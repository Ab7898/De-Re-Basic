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1.7</w:t>
      </w:r>
      <w:r w:rsidR="00D669A4">
        <w:rPr>
          <w:sz w:val="36"/>
          <w:szCs w:val="36"/>
        </w:rPr>
        <w:t>8</w:t>
      </w:r>
      <w:ins w:id="0" w:author="msammartano" w:date="2014-03-17T10:27:00Z">
        <w:r w:rsidR="00670B1F">
          <w:rPr>
            <w:sz w:val="36"/>
            <w:szCs w:val="36"/>
          </w:rPr>
          <w:t>+</w:t>
        </w:r>
      </w:ins>
    </w:p>
    <w:p w:rsidR="00C21152" w:rsidRDefault="00DC2F2C" w:rsidP="00935006">
      <w:pPr>
        <w:pStyle w:val="Subtitle"/>
        <w:jc w:val="center"/>
        <w:rPr>
          <w:rStyle w:val="SubtleEmphasis"/>
        </w:rPr>
      </w:pPr>
      <w:del w:id="1" w:author="msammartano" w:date="2014-03-17T10:28:00Z">
        <w:r w:rsidDel="00670B1F">
          <w:rPr>
            <w:rStyle w:val="SubtleEmphasis"/>
          </w:rPr>
          <w:delText>February</w:delText>
        </w:r>
      </w:del>
      <w:proofErr w:type="gramStart"/>
      <w:ins w:id="2" w:author="msammartano" w:date="2014-03-17T10:28:00Z">
        <w:r w:rsidR="00670B1F">
          <w:rPr>
            <w:rStyle w:val="SubtleEmphasis"/>
          </w:rPr>
          <w:t>March</w:t>
        </w:r>
      </w:ins>
      <w:r>
        <w:rPr>
          <w:rStyle w:val="SubtleEmphasis"/>
        </w:rPr>
        <w:t xml:space="preserve"> </w:t>
      </w:r>
      <w:ins w:id="3" w:author="msammartano" w:date="2014-03-17T10:28:00Z">
        <w:r w:rsidR="00670B1F">
          <w:rPr>
            <w:rStyle w:val="SubtleEmphasis"/>
          </w:rPr>
          <w:t>?</w:t>
        </w:r>
      </w:ins>
      <w:proofErr w:type="gramEnd"/>
      <w:del w:id="4" w:author="msammartano" w:date="2014-03-17T10:28:00Z">
        <w:r w:rsidR="00D669A4" w:rsidDel="00670B1F">
          <w:rPr>
            <w:rStyle w:val="SubtleEmphasis"/>
          </w:rPr>
          <w:delText>22</w:delText>
        </w:r>
      </w:del>
      <w:r w:rsidR="00FB0FD3">
        <w:rPr>
          <w:rStyle w:val="SubtleEmphasis"/>
        </w:rPr>
        <w:t>,</w:t>
      </w:r>
      <w:r w:rsidR="00A612E9">
        <w:rPr>
          <w:rStyle w:val="SubtleEmphasis"/>
        </w:rPr>
        <w:t xml:space="preserve"> 201</w:t>
      </w:r>
      <w:r>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9264"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2A558D" w:rsidRDefault="000F0DAF">
          <w:pPr>
            <w:pStyle w:val="TOC1"/>
            <w:tabs>
              <w:tab w:val="right" w:leader="dot" w:pos="9350"/>
            </w:tabs>
            <w:rPr>
              <w:rFonts w:eastAsiaTheme="minorEastAsia"/>
              <w:noProof/>
            </w:rPr>
          </w:pPr>
          <w:r w:rsidRPr="000F0DAF">
            <w:fldChar w:fldCharType="begin"/>
          </w:r>
          <w:r w:rsidR="00CD5746">
            <w:instrText xml:space="preserve"> TOC \o "1-3" \h \z \u </w:instrText>
          </w:r>
          <w:r w:rsidRPr="000F0DAF">
            <w:fldChar w:fldCharType="separate"/>
          </w:r>
          <w:hyperlink w:anchor="_Toc380828136" w:history="1">
            <w:r w:rsidR="002A558D" w:rsidRPr="00C51083">
              <w:rPr>
                <w:rStyle w:val="Hyperlink"/>
                <w:noProof/>
              </w:rPr>
              <w:t>Changes in this Version</w:t>
            </w:r>
            <w:r w:rsidR="002A558D">
              <w:rPr>
                <w:noProof/>
                <w:webHidden/>
              </w:rPr>
              <w:tab/>
            </w:r>
            <w:r>
              <w:rPr>
                <w:noProof/>
                <w:webHidden/>
              </w:rPr>
              <w:fldChar w:fldCharType="begin"/>
            </w:r>
            <w:r w:rsidR="002A558D">
              <w:rPr>
                <w:noProof/>
                <w:webHidden/>
              </w:rPr>
              <w:instrText xml:space="preserve"> PAGEREF _Toc380828136 \h </w:instrText>
            </w:r>
            <w:r>
              <w:rPr>
                <w:noProof/>
                <w:webHidden/>
              </w:rPr>
            </w:r>
            <w:r>
              <w:rPr>
                <w:noProof/>
                <w:webHidden/>
              </w:rPr>
              <w:fldChar w:fldCharType="separate"/>
            </w:r>
            <w:r w:rsidR="002A558D">
              <w:rPr>
                <w:noProof/>
                <w:webHidden/>
              </w:rPr>
              <w:t>19</w:t>
            </w:r>
            <w:r>
              <w:rPr>
                <w:noProof/>
                <w:webHidden/>
              </w:rPr>
              <w:fldChar w:fldCharType="end"/>
            </w:r>
          </w:hyperlink>
        </w:p>
        <w:p w:rsidR="002A558D" w:rsidRDefault="000F0DAF">
          <w:pPr>
            <w:pStyle w:val="TOC1"/>
            <w:tabs>
              <w:tab w:val="right" w:leader="dot" w:pos="9350"/>
            </w:tabs>
            <w:rPr>
              <w:rFonts w:eastAsiaTheme="minorEastAsia"/>
              <w:noProof/>
            </w:rPr>
          </w:pPr>
          <w:hyperlink w:anchor="_Toc380828137" w:history="1">
            <w:r w:rsidR="002A558D" w:rsidRPr="00C51083">
              <w:rPr>
                <w:rStyle w:val="Hyperlink"/>
                <w:noProof/>
              </w:rPr>
              <w:t>About the Title, De Re BASIC!</w:t>
            </w:r>
            <w:r w:rsidR="002A558D">
              <w:rPr>
                <w:noProof/>
                <w:webHidden/>
              </w:rPr>
              <w:tab/>
            </w:r>
            <w:r>
              <w:rPr>
                <w:noProof/>
                <w:webHidden/>
              </w:rPr>
              <w:fldChar w:fldCharType="begin"/>
            </w:r>
            <w:r w:rsidR="002A558D">
              <w:rPr>
                <w:noProof/>
                <w:webHidden/>
              </w:rPr>
              <w:instrText xml:space="preserve"> PAGEREF _Toc380828137 \h </w:instrText>
            </w:r>
            <w:r>
              <w:rPr>
                <w:noProof/>
                <w:webHidden/>
              </w:rPr>
            </w:r>
            <w:r>
              <w:rPr>
                <w:noProof/>
                <w:webHidden/>
              </w:rPr>
              <w:fldChar w:fldCharType="separate"/>
            </w:r>
            <w:r w:rsidR="002A558D">
              <w:rPr>
                <w:noProof/>
                <w:webHidden/>
              </w:rPr>
              <w:t>19</w:t>
            </w:r>
            <w:r>
              <w:rPr>
                <w:noProof/>
                <w:webHidden/>
              </w:rPr>
              <w:fldChar w:fldCharType="end"/>
            </w:r>
          </w:hyperlink>
        </w:p>
        <w:p w:rsidR="002A558D" w:rsidRDefault="000F0DAF">
          <w:pPr>
            <w:pStyle w:val="TOC1"/>
            <w:tabs>
              <w:tab w:val="right" w:leader="dot" w:pos="9350"/>
            </w:tabs>
            <w:rPr>
              <w:rFonts w:eastAsiaTheme="minorEastAsia"/>
              <w:noProof/>
            </w:rPr>
          </w:pPr>
          <w:hyperlink w:anchor="_Toc380828138" w:history="1">
            <w:r w:rsidR="002A558D" w:rsidRPr="00C51083">
              <w:rPr>
                <w:rStyle w:val="Hyperlink"/>
                <w:noProof/>
              </w:rPr>
              <w:t>About the Cover Art</w:t>
            </w:r>
            <w:r w:rsidR="002A558D">
              <w:rPr>
                <w:noProof/>
                <w:webHidden/>
              </w:rPr>
              <w:tab/>
            </w:r>
            <w:r>
              <w:rPr>
                <w:noProof/>
                <w:webHidden/>
              </w:rPr>
              <w:fldChar w:fldCharType="begin"/>
            </w:r>
            <w:r w:rsidR="002A558D">
              <w:rPr>
                <w:noProof/>
                <w:webHidden/>
              </w:rPr>
              <w:instrText xml:space="preserve"> PAGEREF _Toc380828138 \h </w:instrText>
            </w:r>
            <w:r>
              <w:rPr>
                <w:noProof/>
                <w:webHidden/>
              </w:rPr>
            </w:r>
            <w:r>
              <w:rPr>
                <w:noProof/>
                <w:webHidden/>
              </w:rPr>
              <w:fldChar w:fldCharType="separate"/>
            </w:r>
            <w:r w:rsidR="002A558D">
              <w:rPr>
                <w:noProof/>
                <w:webHidden/>
              </w:rPr>
              <w:t>20</w:t>
            </w:r>
            <w:r>
              <w:rPr>
                <w:noProof/>
                <w:webHidden/>
              </w:rPr>
              <w:fldChar w:fldCharType="end"/>
            </w:r>
          </w:hyperlink>
        </w:p>
        <w:p w:rsidR="002A558D" w:rsidRDefault="000F0DAF">
          <w:pPr>
            <w:pStyle w:val="TOC1"/>
            <w:tabs>
              <w:tab w:val="right" w:leader="dot" w:pos="9350"/>
            </w:tabs>
            <w:rPr>
              <w:rFonts w:eastAsiaTheme="minorEastAsia"/>
              <w:noProof/>
            </w:rPr>
          </w:pPr>
          <w:hyperlink w:anchor="_Toc380828139" w:history="1">
            <w:r w:rsidR="002A558D" w:rsidRPr="00C51083">
              <w:rPr>
                <w:rStyle w:val="Hyperlink"/>
                <w:noProof/>
              </w:rPr>
              <w:t>Technical Editor</w:t>
            </w:r>
            <w:r w:rsidR="002A558D">
              <w:rPr>
                <w:noProof/>
                <w:webHidden/>
              </w:rPr>
              <w:tab/>
            </w:r>
            <w:r>
              <w:rPr>
                <w:noProof/>
                <w:webHidden/>
              </w:rPr>
              <w:fldChar w:fldCharType="begin"/>
            </w:r>
            <w:r w:rsidR="002A558D">
              <w:rPr>
                <w:noProof/>
                <w:webHidden/>
              </w:rPr>
              <w:instrText xml:space="preserve"> PAGEREF _Toc380828139 \h </w:instrText>
            </w:r>
            <w:r>
              <w:rPr>
                <w:noProof/>
                <w:webHidden/>
              </w:rPr>
            </w:r>
            <w:r>
              <w:rPr>
                <w:noProof/>
                <w:webHidden/>
              </w:rPr>
              <w:fldChar w:fldCharType="separate"/>
            </w:r>
            <w:r w:rsidR="002A558D">
              <w:rPr>
                <w:noProof/>
                <w:webHidden/>
              </w:rPr>
              <w:t>20</w:t>
            </w:r>
            <w:r>
              <w:rPr>
                <w:noProof/>
                <w:webHidden/>
              </w:rPr>
              <w:fldChar w:fldCharType="end"/>
            </w:r>
          </w:hyperlink>
        </w:p>
        <w:p w:rsidR="002A558D" w:rsidRDefault="000F0DAF">
          <w:pPr>
            <w:pStyle w:val="TOC1"/>
            <w:tabs>
              <w:tab w:val="right" w:leader="dot" w:pos="9350"/>
            </w:tabs>
            <w:rPr>
              <w:rFonts w:eastAsiaTheme="minorEastAsia"/>
              <w:noProof/>
            </w:rPr>
          </w:pPr>
          <w:hyperlink w:anchor="_Toc380828140" w:history="1">
            <w:r w:rsidR="002A558D" w:rsidRPr="00C51083">
              <w:rPr>
                <w:rStyle w:val="Hyperlink"/>
                <w:noProof/>
              </w:rPr>
              <w:t>BASIC! Forum</w:t>
            </w:r>
            <w:r w:rsidR="002A558D">
              <w:rPr>
                <w:noProof/>
                <w:webHidden/>
              </w:rPr>
              <w:tab/>
            </w:r>
            <w:r>
              <w:rPr>
                <w:noProof/>
                <w:webHidden/>
              </w:rPr>
              <w:fldChar w:fldCharType="begin"/>
            </w:r>
            <w:r w:rsidR="002A558D">
              <w:rPr>
                <w:noProof/>
                <w:webHidden/>
              </w:rPr>
              <w:instrText xml:space="preserve"> PAGEREF _Toc380828140 \h </w:instrText>
            </w:r>
            <w:r>
              <w:rPr>
                <w:noProof/>
                <w:webHidden/>
              </w:rPr>
            </w:r>
            <w:r>
              <w:rPr>
                <w:noProof/>
                <w:webHidden/>
              </w:rPr>
              <w:fldChar w:fldCharType="separate"/>
            </w:r>
            <w:r w:rsidR="002A558D">
              <w:rPr>
                <w:noProof/>
                <w:webHidden/>
              </w:rPr>
              <w:t>20</w:t>
            </w:r>
            <w:r>
              <w:rPr>
                <w:noProof/>
                <w:webHidden/>
              </w:rPr>
              <w:fldChar w:fldCharType="end"/>
            </w:r>
          </w:hyperlink>
        </w:p>
        <w:p w:rsidR="002A558D" w:rsidRDefault="000F0DAF">
          <w:pPr>
            <w:pStyle w:val="TOC1"/>
            <w:tabs>
              <w:tab w:val="right" w:leader="dot" w:pos="9350"/>
            </w:tabs>
            <w:rPr>
              <w:rFonts w:eastAsiaTheme="minorEastAsia"/>
              <w:noProof/>
            </w:rPr>
          </w:pPr>
          <w:hyperlink w:anchor="_Toc380828141" w:history="1">
            <w:r w:rsidR="002A558D" w:rsidRPr="00C51083">
              <w:rPr>
                <w:rStyle w:val="Hyperlink"/>
                <w:noProof/>
              </w:rPr>
              <w:t>BASIC! Tutorial</w:t>
            </w:r>
            <w:r w:rsidR="002A558D">
              <w:rPr>
                <w:noProof/>
                <w:webHidden/>
              </w:rPr>
              <w:tab/>
            </w:r>
            <w:r>
              <w:rPr>
                <w:noProof/>
                <w:webHidden/>
              </w:rPr>
              <w:fldChar w:fldCharType="begin"/>
            </w:r>
            <w:r w:rsidR="002A558D">
              <w:rPr>
                <w:noProof/>
                <w:webHidden/>
              </w:rPr>
              <w:instrText xml:space="preserve"> PAGEREF _Toc380828141 \h </w:instrText>
            </w:r>
            <w:r>
              <w:rPr>
                <w:noProof/>
                <w:webHidden/>
              </w:rPr>
            </w:r>
            <w:r>
              <w:rPr>
                <w:noProof/>
                <w:webHidden/>
              </w:rPr>
              <w:fldChar w:fldCharType="separate"/>
            </w:r>
            <w:r w:rsidR="002A558D">
              <w:rPr>
                <w:noProof/>
                <w:webHidden/>
              </w:rPr>
              <w:t>20</w:t>
            </w:r>
            <w:r>
              <w:rPr>
                <w:noProof/>
                <w:webHidden/>
              </w:rPr>
              <w:fldChar w:fldCharType="end"/>
            </w:r>
          </w:hyperlink>
        </w:p>
        <w:p w:rsidR="002A558D" w:rsidRDefault="000F0DAF">
          <w:pPr>
            <w:pStyle w:val="TOC1"/>
            <w:tabs>
              <w:tab w:val="right" w:leader="dot" w:pos="9350"/>
            </w:tabs>
            <w:rPr>
              <w:rFonts w:eastAsiaTheme="minorEastAsia"/>
              <w:noProof/>
            </w:rPr>
          </w:pPr>
          <w:hyperlink w:anchor="_Toc380828142" w:history="1">
            <w:r w:rsidR="002A558D" w:rsidRPr="00C51083">
              <w:rPr>
                <w:rStyle w:val="Hyperlink"/>
                <w:noProof/>
              </w:rPr>
              <w:t>BASIC! Operation</w:t>
            </w:r>
            <w:r w:rsidR="002A558D">
              <w:rPr>
                <w:noProof/>
                <w:webHidden/>
              </w:rPr>
              <w:tab/>
            </w:r>
            <w:r>
              <w:rPr>
                <w:noProof/>
                <w:webHidden/>
              </w:rPr>
              <w:fldChar w:fldCharType="begin"/>
            </w:r>
            <w:r w:rsidR="002A558D">
              <w:rPr>
                <w:noProof/>
                <w:webHidden/>
              </w:rPr>
              <w:instrText xml:space="preserve"> PAGEREF _Toc380828142 \h </w:instrText>
            </w:r>
            <w:r>
              <w:rPr>
                <w:noProof/>
                <w:webHidden/>
              </w:rPr>
            </w:r>
            <w:r>
              <w:rPr>
                <w:noProof/>
                <w:webHidden/>
              </w:rPr>
              <w:fldChar w:fldCharType="separate"/>
            </w:r>
            <w:r w:rsidR="002A558D">
              <w:rPr>
                <w:noProof/>
                <w:webHidden/>
              </w:rPr>
              <w:t>20</w:t>
            </w:r>
            <w:r>
              <w:rPr>
                <w:noProof/>
                <w:webHidden/>
              </w:rPr>
              <w:fldChar w:fldCharType="end"/>
            </w:r>
          </w:hyperlink>
        </w:p>
        <w:p w:rsidR="002A558D" w:rsidRDefault="000F0DAF">
          <w:pPr>
            <w:pStyle w:val="TOC2"/>
            <w:tabs>
              <w:tab w:val="right" w:leader="dot" w:pos="9350"/>
            </w:tabs>
            <w:rPr>
              <w:rFonts w:eastAsiaTheme="minorEastAsia"/>
              <w:noProof/>
            </w:rPr>
          </w:pPr>
          <w:hyperlink w:anchor="_Toc380828143" w:history="1">
            <w:r w:rsidR="002A558D" w:rsidRPr="00C51083">
              <w:rPr>
                <w:rStyle w:val="Hyperlink"/>
                <w:noProof/>
              </w:rPr>
              <w:t>Permissions</w:t>
            </w:r>
            <w:r w:rsidR="002A558D">
              <w:rPr>
                <w:noProof/>
                <w:webHidden/>
              </w:rPr>
              <w:tab/>
            </w:r>
            <w:r>
              <w:rPr>
                <w:noProof/>
                <w:webHidden/>
              </w:rPr>
              <w:fldChar w:fldCharType="begin"/>
            </w:r>
            <w:r w:rsidR="002A558D">
              <w:rPr>
                <w:noProof/>
                <w:webHidden/>
              </w:rPr>
              <w:instrText xml:space="preserve"> PAGEREF _Toc380828143 \h </w:instrText>
            </w:r>
            <w:r>
              <w:rPr>
                <w:noProof/>
                <w:webHidden/>
              </w:rPr>
            </w:r>
            <w:r>
              <w:rPr>
                <w:noProof/>
                <w:webHidden/>
              </w:rPr>
              <w:fldChar w:fldCharType="separate"/>
            </w:r>
            <w:r w:rsidR="002A558D">
              <w:rPr>
                <w:noProof/>
                <w:webHidden/>
              </w:rPr>
              <w:t>20</w:t>
            </w:r>
            <w:r>
              <w:rPr>
                <w:noProof/>
                <w:webHidden/>
              </w:rPr>
              <w:fldChar w:fldCharType="end"/>
            </w:r>
          </w:hyperlink>
        </w:p>
        <w:p w:rsidR="002A558D" w:rsidRDefault="000F0DAF">
          <w:pPr>
            <w:pStyle w:val="TOC2"/>
            <w:tabs>
              <w:tab w:val="right" w:leader="dot" w:pos="9350"/>
            </w:tabs>
            <w:rPr>
              <w:rFonts w:eastAsiaTheme="minorEastAsia"/>
              <w:noProof/>
            </w:rPr>
          </w:pPr>
          <w:hyperlink w:anchor="_Toc380828144" w:history="1">
            <w:r w:rsidR="002A558D" w:rsidRPr="00C51083">
              <w:rPr>
                <w:rStyle w:val="Hyperlink"/>
                <w:noProof/>
              </w:rPr>
              <w:t>Editor</w:t>
            </w:r>
            <w:r w:rsidR="002A558D">
              <w:rPr>
                <w:noProof/>
                <w:webHidden/>
              </w:rPr>
              <w:tab/>
            </w:r>
            <w:r>
              <w:rPr>
                <w:noProof/>
                <w:webHidden/>
              </w:rPr>
              <w:fldChar w:fldCharType="begin"/>
            </w:r>
            <w:r w:rsidR="002A558D">
              <w:rPr>
                <w:noProof/>
                <w:webHidden/>
              </w:rPr>
              <w:instrText xml:space="preserve"> PAGEREF _Toc380828144 \h </w:instrText>
            </w:r>
            <w:r>
              <w:rPr>
                <w:noProof/>
                <w:webHidden/>
              </w:rPr>
            </w:r>
            <w:r>
              <w:rPr>
                <w:noProof/>
                <w:webHidden/>
              </w:rPr>
              <w:fldChar w:fldCharType="separate"/>
            </w:r>
            <w:r w:rsidR="002A558D">
              <w:rPr>
                <w:noProof/>
                <w:webHidden/>
              </w:rPr>
              <w:t>21</w:t>
            </w:r>
            <w:r>
              <w:rPr>
                <w:noProof/>
                <w:webHidden/>
              </w:rPr>
              <w:fldChar w:fldCharType="end"/>
            </w:r>
          </w:hyperlink>
        </w:p>
        <w:p w:rsidR="002A558D" w:rsidRDefault="000F0DAF">
          <w:pPr>
            <w:pStyle w:val="TOC3"/>
            <w:tabs>
              <w:tab w:val="right" w:leader="dot" w:pos="9350"/>
            </w:tabs>
            <w:rPr>
              <w:rFonts w:eastAsiaTheme="minorEastAsia"/>
              <w:noProof/>
            </w:rPr>
          </w:pPr>
          <w:hyperlink w:anchor="_Toc380828145" w:history="1">
            <w:r w:rsidR="002A558D" w:rsidRPr="00C51083">
              <w:rPr>
                <w:rStyle w:val="Hyperlink"/>
                <w:noProof/>
              </w:rPr>
              <w:t>Editing the program</w:t>
            </w:r>
            <w:r w:rsidR="002A558D">
              <w:rPr>
                <w:noProof/>
                <w:webHidden/>
              </w:rPr>
              <w:tab/>
            </w:r>
            <w:r>
              <w:rPr>
                <w:noProof/>
                <w:webHidden/>
              </w:rPr>
              <w:fldChar w:fldCharType="begin"/>
            </w:r>
            <w:r w:rsidR="002A558D">
              <w:rPr>
                <w:noProof/>
                <w:webHidden/>
              </w:rPr>
              <w:instrText xml:space="preserve"> PAGEREF _Toc380828145 \h </w:instrText>
            </w:r>
            <w:r>
              <w:rPr>
                <w:noProof/>
                <w:webHidden/>
              </w:rPr>
            </w:r>
            <w:r>
              <w:rPr>
                <w:noProof/>
                <w:webHidden/>
              </w:rPr>
              <w:fldChar w:fldCharType="separate"/>
            </w:r>
            <w:r w:rsidR="002A558D">
              <w:rPr>
                <w:noProof/>
                <w:webHidden/>
              </w:rPr>
              <w:t>21</w:t>
            </w:r>
            <w:r>
              <w:rPr>
                <w:noProof/>
                <w:webHidden/>
              </w:rPr>
              <w:fldChar w:fldCharType="end"/>
            </w:r>
          </w:hyperlink>
        </w:p>
        <w:p w:rsidR="002A558D" w:rsidRDefault="000F0DAF">
          <w:pPr>
            <w:pStyle w:val="TOC3"/>
            <w:tabs>
              <w:tab w:val="right" w:leader="dot" w:pos="9350"/>
            </w:tabs>
            <w:rPr>
              <w:rFonts w:eastAsiaTheme="minorEastAsia"/>
              <w:noProof/>
            </w:rPr>
          </w:pPr>
          <w:hyperlink w:anchor="_Toc380828146" w:history="1">
            <w:r w:rsidR="002A558D" w:rsidRPr="00C51083">
              <w:rPr>
                <w:rStyle w:val="Hyperlink"/>
                <w:noProof/>
              </w:rPr>
              <w:t>Line Continuation</w:t>
            </w:r>
            <w:r w:rsidR="002A558D">
              <w:rPr>
                <w:noProof/>
                <w:webHidden/>
              </w:rPr>
              <w:tab/>
            </w:r>
            <w:r>
              <w:rPr>
                <w:noProof/>
                <w:webHidden/>
              </w:rPr>
              <w:fldChar w:fldCharType="begin"/>
            </w:r>
            <w:r w:rsidR="002A558D">
              <w:rPr>
                <w:noProof/>
                <w:webHidden/>
              </w:rPr>
              <w:instrText xml:space="preserve"> PAGEREF _Toc380828146 \h </w:instrText>
            </w:r>
            <w:r>
              <w:rPr>
                <w:noProof/>
                <w:webHidden/>
              </w:rPr>
            </w:r>
            <w:r>
              <w:rPr>
                <w:noProof/>
                <w:webHidden/>
              </w:rPr>
              <w:fldChar w:fldCharType="separate"/>
            </w:r>
            <w:r w:rsidR="002A558D">
              <w:rPr>
                <w:noProof/>
                <w:webHidden/>
              </w:rPr>
              <w:t>21</w:t>
            </w:r>
            <w:r>
              <w:rPr>
                <w:noProof/>
                <w:webHidden/>
              </w:rPr>
              <w:fldChar w:fldCharType="end"/>
            </w:r>
          </w:hyperlink>
        </w:p>
        <w:p w:rsidR="002A558D" w:rsidRDefault="000F0DAF">
          <w:pPr>
            <w:pStyle w:val="TOC3"/>
            <w:tabs>
              <w:tab w:val="right" w:leader="dot" w:pos="9350"/>
            </w:tabs>
            <w:rPr>
              <w:rFonts w:eastAsiaTheme="minorEastAsia"/>
              <w:noProof/>
            </w:rPr>
          </w:pPr>
          <w:hyperlink w:anchor="_Toc380828147" w:history="1">
            <w:r w:rsidR="002A558D" w:rsidRPr="00C51083">
              <w:rPr>
                <w:rStyle w:val="Hyperlink"/>
                <w:noProof/>
              </w:rPr>
              <w:t># - Format Line</w:t>
            </w:r>
            <w:r w:rsidR="002A558D">
              <w:rPr>
                <w:noProof/>
                <w:webHidden/>
              </w:rPr>
              <w:tab/>
            </w:r>
            <w:r>
              <w:rPr>
                <w:noProof/>
                <w:webHidden/>
              </w:rPr>
              <w:fldChar w:fldCharType="begin"/>
            </w:r>
            <w:r w:rsidR="002A558D">
              <w:rPr>
                <w:noProof/>
                <w:webHidden/>
              </w:rPr>
              <w:instrText xml:space="preserve"> PAGEREF _Toc380828147 \h </w:instrText>
            </w:r>
            <w:r>
              <w:rPr>
                <w:noProof/>
                <w:webHidden/>
              </w:rPr>
            </w:r>
            <w:r>
              <w:rPr>
                <w:noProof/>
                <w:webHidden/>
              </w:rPr>
              <w:fldChar w:fldCharType="separate"/>
            </w:r>
            <w:r w:rsidR="002A558D">
              <w:rPr>
                <w:noProof/>
                <w:webHidden/>
              </w:rPr>
              <w:t>22</w:t>
            </w:r>
            <w:r>
              <w:rPr>
                <w:noProof/>
                <w:webHidden/>
              </w:rPr>
              <w:fldChar w:fldCharType="end"/>
            </w:r>
          </w:hyperlink>
        </w:p>
        <w:p w:rsidR="002A558D" w:rsidRDefault="000F0DAF">
          <w:pPr>
            <w:pStyle w:val="TOC3"/>
            <w:tabs>
              <w:tab w:val="right" w:leader="dot" w:pos="9350"/>
            </w:tabs>
            <w:rPr>
              <w:rFonts w:eastAsiaTheme="minorEastAsia"/>
              <w:noProof/>
            </w:rPr>
          </w:pPr>
          <w:hyperlink w:anchor="_Toc380828148" w:history="1">
            <w:r w:rsidR="002A558D" w:rsidRPr="00C51083">
              <w:rPr>
                <w:rStyle w:val="Hyperlink"/>
                <w:noProof/>
              </w:rPr>
              <w:t>Menus</w:t>
            </w:r>
            <w:r w:rsidR="002A558D">
              <w:rPr>
                <w:noProof/>
                <w:webHidden/>
              </w:rPr>
              <w:tab/>
            </w:r>
            <w:r>
              <w:rPr>
                <w:noProof/>
                <w:webHidden/>
              </w:rPr>
              <w:fldChar w:fldCharType="begin"/>
            </w:r>
            <w:r w:rsidR="002A558D">
              <w:rPr>
                <w:noProof/>
                <w:webHidden/>
              </w:rPr>
              <w:instrText xml:space="preserve"> PAGEREF _Toc380828148 \h </w:instrText>
            </w:r>
            <w:r>
              <w:rPr>
                <w:noProof/>
                <w:webHidden/>
              </w:rPr>
            </w:r>
            <w:r>
              <w:rPr>
                <w:noProof/>
                <w:webHidden/>
              </w:rPr>
              <w:fldChar w:fldCharType="separate"/>
            </w:r>
            <w:r w:rsidR="002A558D">
              <w:rPr>
                <w:noProof/>
                <w:webHidden/>
              </w:rPr>
              <w:t>22</w:t>
            </w:r>
            <w:r>
              <w:rPr>
                <w:noProof/>
                <w:webHidden/>
              </w:rPr>
              <w:fldChar w:fldCharType="end"/>
            </w:r>
          </w:hyperlink>
        </w:p>
        <w:p w:rsidR="002A558D" w:rsidRDefault="000F0DAF">
          <w:pPr>
            <w:pStyle w:val="TOC2"/>
            <w:tabs>
              <w:tab w:val="right" w:leader="dot" w:pos="9350"/>
            </w:tabs>
            <w:rPr>
              <w:rFonts w:eastAsiaTheme="minorEastAsia"/>
              <w:noProof/>
            </w:rPr>
          </w:pPr>
          <w:hyperlink w:anchor="_Toc380828149" w:history="1">
            <w:r w:rsidR="002A558D" w:rsidRPr="00C51083">
              <w:rPr>
                <w:rStyle w:val="Hyperlink"/>
                <w:noProof/>
              </w:rPr>
              <w:t>Run</w:t>
            </w:r>
            <w:r w:rsidR="002A558D">
              <w:rPr>
                <w:noProof/>
                <w:webHidden/>
              </w:rPr>
              <w:tab/>
            </w:r>
            <w:r>
              <w:rPr>
                <w:noProof/>
                <w:webHidden/>
              </w:rPr>
              <w:fldChar w:fldCharType="begin"/>
            </w:r>
            <w:r w:rsidR="002A558D">
              <w:rPr>
                <w:noProof/>
                <w:webHidden/>
              </w:rPr>
              <w:instrText xml:space="preserve"> PAGEREF _Toc380828149 \h </w:instrText>
            </w:r>
            <w:r>
              <w:rPr>
                <w:noProof/>
                <w:webHidden/>
              </w:rPr>
            </w:r>
            <w:r>
              <w:rPr>
                <w:noProof/>
                <w:webHidden/>
              </w:rPr>
              <w:fldChar w:fldCharType="separate"/>
            </w:r>
            <w:r w:rsidR="002A558D">
              <w:rPr>
                <w:noProof/>
                <w:webHidden/>
              </w:rPr>
              <w:t>26</w:t>
            </w:r>
            <w:r>
              <w:rPr>
                <w:noProof/>
                <w:webHidden/>
              </w:rPr>
              <w:fldChar w:fldCharType="end"/>
            </w:r>
          </w:hyperlink>
        </w:p>
        <w:p w:rsidR="002A558D" w:rsidRDefault="000F0DAF">
          <w:pPr>
            <w:pStyle w:val="TOC3"/>
            <w:tabs>
              <w:tab w:val="right" w:leader="dot" w:pos="9350"/>
            </w:tabs>
            <w:rPr>
              <w:rFonts w:eastAsiaTheme="minorEastAsia"/>
              <w:noProof/>
            </w:rPr>
          </w:pPr>
          <w:hyperlink w:anchor="_Toc380828150" w:history="1">
            <w:r w:rsidR="002A558D" w:rsidRPr="00C51083">
              <w:rPr>
                <w:rStyle w:val="Hyperlink"/>
                <w:noProof/>
              </w:rPr>
              <w:t>Menu</w:t>
            </w:r>
            <w:r w:rsidR="002A558D">
              <w:rPr>
                <w:noProof/>
                <w:webHidden/>
              </w:rPr>
              <w:tab/>
            </w:r>
            <w:r>
              <w:rPr>
                <w:noProof/>
                <w:webHidden/>
              </w:rPr>
              <w:fldChar w:fldCharType="begin"/>
            </w:r>
            <w:r w:rsidR="002A558D">
              <w:rPr>
                <w:noProof/>
                <w:webHidden/>
              </w:rPr>
              <w:instrText xml:space="preserve"> PAGEREF _Toc380828150 \h </w:instrText>
            </w:r>
            <w:r>
              <w:rPr>
                <w:noProof/>
                <w:webHidden/>
              </w:rPr>
            </w:r>
            <w:r>
              <w:rPr>
                <w:noProof/>
                <w:webHidden/>
              </w:rPr>
              <w:fldChar w:fldCharType="separate"/>
            </w:r>
            <w:r w:rsidR="002A558D">
              <w:rPr>
                <w:noProof/>
                <w:webHidden/>
              </w:rPr>
              <w:t>27</w:t>
            </w:r>
            <w:r>
              <w:rPr>
                <w:noProof/>
                <w:webHidden/>
              </w:rPr>
              <w:fldChar w:fldCharType="end"/>
            </w:r>
          </w:hyperlink>
        </w:p>
        <w:p w:rsidR="002A558D" w:rsidRDefault="000F0DAF">
          <w:pPr>
            <w:pStyle w:val="TOC2"/>
            <w:tabs>
              <w:tab w:val="right" w:leader="dot" w:pos="9350"/>
            </w:tabs>
            <w:rPr>
              <w:rFonts w:eastAsiaTheme="minorEastAsia"/>
              <w:noProof/>
            </w:rPr>
          </w:pPr>
          <w:hyperlink w:anchor="_Toc380828151" w:history="1">
            <w:r w:rsidR="002A558D" w:rsidRPr="00C51083">
              <w:rPr>
                <w:rStyle w:val="Hyperlink"/>
                <w:noProof/>
              </w:rPr>
              <w:t>Crashes</w:t>
            </w:r>
            <w:r w:rsidR="002A558D">
              <w:rPr>
                <w:noProof/>
                <w:webHidden/>
              </w:rPr>
              <w:tab/>
            </w:r>
            <w:r>
              <w:rPr>
                <w:noProof/>
                <w:webHidden/>
              </w:rPr>
              <w:fldChar w:fldCharType="begin"/>
            </w:r>
            <w:r w:rsidR="002A558D">
              <w:rPr>
                <w:noProof/>
                <w:webHidden/>
              </w:rPr>
              <w:instrText xml:space="preserve"> PAGEREF _Toc380828151 \h </w:instrText>
            </w:r>
            <w:r>
              <w:rPr>
                <w:noProof/>
                <w:webHidden/>
              </w:rPr>
            </w:r>
            <w:r>
              <w:rPr>
                <w:noProof/>
                <w:webHidden/>
              </w:rPr>
              <w:fldChar w:fldCharType="separate"/>
            </w:r>
            <w:r w:rsidR="002A558D">
              <w:rPr>
                <w:noProof/>
                <w:webHidden/>
              </w:rPr>
              <w:t>27</w:t>
            </w:r>
            <w:r>
              <w:rPr>
                <w:noProof/>
                <w:webHidden/>
              </w:rPr>
              <w:fldChar w:fldCharType="end"/>
            </w:r>
          </w:hyperlink>
        </w:p>
        <w:p w:rsidR="002A558D" w:rsidRDefault="000F0DAF">
          <w:pPr>
            <w:pStyle w:val="TOC1"/>
            <w:tabs>
              <w:tab w:val="right" w:leader="dot" w:pos="9350"/>
            </w:tabs>
            <w:rPr>
              <w:rFonts w:eastAsiaTheme="minorEastAsia"/>
              <w:noProof/>
            </w:rPr>
          </w:pPr>
          <w:hyperlink w:anchor="_Toc380828152" w:history="1">
            <w:r w:rsidR="002A558D" w:rsidRPr="00C51083">
              <w:rPr>
                <w:rStyle w:val="Hyperlink"/>
                <w:noProof/>
              </w:rPr>
              <w:t>Command Description Syntax</w:t>
            </w:r>
            <w:r w:rsidR="002A558D">
              <w:rPr>
                <w:noProof/>
                <w:webHidden/>
              </w:rPr>
              <w:tab/>
            </w:r>
            <w:r>
              <w:rPr>
                <w:noProof/>
                <w:webHidden/>
              </w:rPr>
              <w:fldChar w:fldCharType="begin"/>
            </w:r>
            <w:r w:rsidR="002A558D">
              <w:rPr>
                <w:noProof/>
                <w:webHidden/>
              </w:rPr>
              <w:instrText xml:space="preserve"> PAGEREF _Toc380828152 \h </w:instrText>
            </w:r>
            <w:r>
              <w:rPr>
                <w:noProof/>
                <w:webHidden/>
              </w:rPr>
            </w:r>
            <w:r>
              <w:rPr>
                <w:noProof/>
                <w:webHidden/>
              </w:rPr>
              <w:fldChar w:fldCharType="separate"/>
            </w:r>
            <w:r w:rsidR="002A558D">
              <w:rPr>
                <w:noProof/>
                <w:webHidden/>
              </w:rPr>
              <w:t>27</w:t>
            </w:r>
            <w:r>
              <w:rPr>
                <w:noProof/>
                <w:webHidden/>
              </w:rPr>
              <w:fldChar w:fldCharType="end"/>
            </w:r>
          </w:hyperlink>
        </w:p>
        <w:p w:rsidR="002A558D" w:rsidRDefault="000F0DAF">
          <w:pPr>
            <w:pStyle w:val="TOC2"/>
            <w:tabs>
              <w:tab w:val="right" w:leader="dot" w:pos="9350"/>
            </w:tabs>
            <w:rPr>
              <w:rFonts w:eastAsiaTheme="minorEastAsia"/>
              <w:noProof/>
            </w:rPr>
          </w:pPr>
          <w:hyperlink w:anchor="_Toc380828153" w:history="1">
            <w:r w:rsidR="002A558D" w:rsidRPr="00C51083">
              <w:rPr>
                <w:rStyle w:val="Hyperlink"/>
                <w:noProof/>
              </w:rPr>
              <w:t>Upper and Lower Case</w:t>
            </w:r>
            <w:r w:rsidR="002A558D">
              <w:rPr>
                <w:noProof/>
                <w:webHidden/>
              </w:rPr>
              <w:tab/>
            </w:r>
            <w:r>
              <w:rPr>
                <w:noProof/>
                <w:webHidden/>
              </w:rPr>
              <w:fldChar w:fldCharType="begin"/>
            </w:r>
            <w:r w:rsidR="002A558D">
              <w:rPr>
                <w:noProof/>
                <w:webHidden/>
              </w:rPr>
              <w:instrText xml:space="preserve"> PAGEREF _Toc380828153 \h </w:instrText>
            </w:r>
            <w:r>
              <w:rPr>
                <w:noProof/>
                <w:webHidden/>
              </w:rPr>
            </w:r>
            <w:r>
              <w:rPr>
                <w:noProof/>
                <w:webHidden/>
              </w:rPr>
              <w:fldChar w:fldCharType="separate"/>
            </w:r>
            <w:r w:rsidR="002A558D">
              <w:rPr>
                <w:noProof/>
                <w:webHidden/>
              </w:rPr>
              <w:t>27</w:t>
            </w:r>
            <w:r>
              <w:rPr>
                <w:noProof/>
                <w:webHidden/>
              </w:rPr>
              <w:fldChar w:fldCharType="end"/>
            </w:r>
          </w:hyperlink>
        </w:p>
        <w:p w:rsidR="002A558D" w:rsidRDefault="000F0DAF">
          <w:pPr>
            <w:pStyle w:val="TOC2"/>
            <w:tabs>
              <w:tab w:val="right" w:leader="dot" w:pos="9350"/>
            </w:tabs>
            <w:rPr>
              <w:rFonts w:eastAsiaTheme="minorEastAsia"/>
              <w:noProof/>
            </w:rPr>
          </w:pPr>
          <w:hyperlink w:anchor="_Toc380828154" w:history="1">
            <w:r w:rsidR="002A558D" w:rsidRPr="00C51083">
              <w:rPr>
                <w:rStyle w:val="Hyperlink"/>
                <w:noProof/>
              </w:rPr>
              <w:t>&lt;nexp&gt;, &lt;sexp&gt; and &lt;lexp&gt;</w:t>
            </w:r>
            <w:r w:rsidR="002A558D">
              <w:rPr>
                <w:noProof/>
                <w:webHidden/>
              </w:rPr>
              <w:tab/>
            </w:r>
            <w:r>
              <w:rPr>
                <w:noProof/>
                <w:webHidden/>
              </w:rPr>
              <w:fldChar w:fldCharType="begin"/>
            </w:r>
            <w:r w:rsidR="002A558D">
              <w:rPr>
                <w:noProof/>
                <w:webHidden/>
              </w:rPr>
              <w:instrText xml:space="preserve"> PAGEREF _Toc380828154 \h </w:instrText>
            </w:r>
            <w:r>
              <w:rPr>
                <w:noProof/>
                <w:webHidden/>
              </w:rPr>
            </w:r>
            <w:r>
              <w:rPr>
                <w:noProof/>
                <w:webHidden/>
              </w:rPr>
              <w:fldChar w:fldCharType="separate"/>
            </w:r>
            <w:r w:rsidR="002A558D">
              <w:rPr>
                <w:noProof/>
                <w:webHidden/>
              </w:rPr>
              <w:t>28</w:t>
            </w:r>
            <w:r>
              <w:rPr>
                <w:noProof/>
                <w:webHidden/>
              </w:rPr>
              <w:fldChar w:fldCharType="end"/>
            </w:r>
          </w:hyperlink>
        </w:p>
        <w:p w:rsidR="002A558D" w:rsidRDefault="000F0DAF">
          <w:pPr>
            <w:pStyle w:val="TOC2"/>
            <w:tabs>
              <w:tab w:val="right" w:leader="dot" w:pos="9350"/>
            </w:tabs>
            <w:rPr>
              <w:rFonts w:eastAsiaTheme="minorEastAsia"/>
              <w:noProof/>
            </w:rPr>
          </w:pPr>
          <w:hyperlink w:anchor="_Toc380828155" w:history="1">
            <w:r w:rsidR="002A558D" w:rsidRPr="00C51083">
              <w:rPr>
                <w:rStyle w:val="Hyperlink"/>
                <w:noProof/>
              </w:rPr>
              <w:t>&lt;nvar&gt;, &lt;svar&gt; and &lt;lvar&gt;</w:t>
            </w:r>
            <w:r w:rsidR="002A558D">
              <w:rPr>
                <w:noProof/>
                <w:webHidden/>
              </w:rPr>
              <w:tab/>
            </w:r>
            <w:r>
              <w:rPr>
                <w:noProof/>
                <w:webHidden/>
              </w:rPr>
              <w:fldChar w:fldCharType="begin"/>
            </w:r>
            <w:r w:rsidR="002A558D">
              <w:rPr>
                <w:noProof/>
                <w:webHidden/>
              </w:rPr>
              <w:instrText xml:space="preserve"> PAGEREF _Toc380828155 \h </w:instrText>
            </w:r>
            <w:r>
              <w:rPr>
                <w:noProof/>
                <w:webHidden/>
              </w:rPr>
            </w:r>
            <w:r>
              <w:rPr>
                <w:noProof/>
                <w:webHidden/>
              </w:rPr>
              <w:fldChar w:fldCharType="separate"/>
            </w:r>
            <w:r w:rsidR="002A558D">
              <w:rPr>
                <w:noProof/>
                <w:webHidden/>
              </w:rPr>
              <w:t>28</w:t>
            </w:r>
            <w:r>
              <w:rPr>
                <w:noProof/>
                <w:webHidden/>
              </w:rPr>
              <w:fldChar w:fldCharType="end"/>
            </w:r>
          </w:hyperlink>
        </w:p>
        <w:p w:rsidR="002A558D" w:rsidRDefault="000F0DAF">
          <w:pPr>
            <w:pStyle w:val="TOC2"/>
            <w:tabs>
              <w:tab w:val="right" w:leader="dot" w:pos="9350"/>
            </w:tabs>
            <w:rPr>
              <w:rFonts w:eastAsiaTheme="minorEastAsia"/>
              <w:noProof/>
            </w:rPr>
          </w:pPr>
          <w:hyperlink w:anchor="_Toc380828156" w:history="1">
            <w:r w:rsidR="002A558D" w:rsidRPr="00C51083">
              <w:rPr>
                <w:rStyle w:val="Hyperlink"/>
                <w:noProof/>
              </w:rPr>
              <w:t>Array[] and Array$[]</w:t>
            </w:r>
            <w:r w:rsidR="002A558D">
              <w:rPr>
                <w:noProof/>
                <w:webHidden/>
              </w:rPr>
              <w:tab/>
            </w:r>
            <w:r>
              <w:rPr>
                <w:noProof/>
                <w:webHidden/>
              </w:rPr>
              <w:fldChar w:fldCharType="begin"/>
            </w:r>
            <w:r w:rsidR="002A558D">
              <w:rPr>
                <w:noProof/>
                <w:webHidden/>
              </w:rPr>
              <w:instrText xml:space="preserve"> PAGEREF _Toc380828156 \h </w:instrText>
            </w:r>
            <w:r>
              <w:rPr>
                <w:noProof/>
                <w:webHidden/>
              </w:rPr>
            </w:r>
            <w:r>
              <w:rPr>
                <w:noProof/>
                <w:webHidden/>
              </w:rPr>
              <w:fldChar w:fldCharType="separate"/>
            </w:r>
            <w:r w:rsidR="002A558D">
              <w:rPr>
                <w:noProof/>
                <w:webHidden/>
              </w:rPr>
              <w:t>28</w:t>
            </w:r>
            <w:r>
              <w:rPr>
                <w:noProof/>
                <w:webHidden/>
              </w:rPr>
              <w:fldChar w:fldCharType="end"/>
            </w:r>
          </w:hyperlink>
        </w:p>
        <w:p w:rsidR="002A558D" w:rsidRDefault="000F0DAF">
          <w:pPr>
            <w:pStyle w:val="TOC2"/>
            <w:tabs>
              <w:tab w:val="right" w:leader="dot" w:pos="9350"/>
            </w:tabs>
            <w:rPr>
              <w:rFonts w:eastAsiaTheme="minorEastAsia"/>
              <w:noProof/>
            </w:rPr>
          </w:pPr>
          <w:hyperlink w:anchor="_Toc380828157" w:history="1">
            <w:r w:rsidR="002A558D" w:rsidRPr="00C51083">
              <w:rPr>
                <w:rStyle w:val="Hyperlink"/>
                <w:noProof/>
              </w:rPr>
              <w:t>Array[{&lt;start&gt;,&lt;length&gt;}] and Array$[{&lt;start&gt;,&lt;length&gt;}]</w:t>
            </w:r>
            <w:r w:rsidR="002A558D">
              <w:rPr>
                <w:noProof/>
                <w:webHidden/>
              </w:rPr>
              <w:tab/>
            </w:r>
            <w:r>
              <w:rPr>
                <w:noProof/>
                <w:webHidden/>
              </w:rPr>
              <w:fldChar w:fldCharType="begin"/>
            </w:r>
            <w:r w:rsidR="002A558D">
              <w:rPr>
                <w:noProof/>
                <w:webHidden/>
              </w:rPr>
              <w:instrText xml:space="preserve"> PAGEREF _Toc380828157 \h </w:instrText>
            </w:r>
            <w:r>
              <w:rPr>
                <w:noProof/>
                <w:webHidden/>
              </w:rPr>
            </w:r>
            <w:r>
              <w:rPr>
                <w:noProof/>
                <w:webHidden/>
              </w:rPr>
              <w:fldChar w:fldCharType="separate"/>
            </w:r>
            <w:r w:rsidR="002A558D">
              <w:rPr>
                <w:noProof/>
                <w:webHidden/>
              </w:rPr>
              <w:t>28</w:t>
            </w:r>
            <w:r>
              <w:rPr>
                <w:noProof/>
                <w:webHidden/>
              </w:rPr>
              <w:fldChar w:fldCharType="end"/>
            </w:r>
          </w:hyperlink>
        </w:p>
        <w:p w:rsidR="002A558D" w:rsidRDefault="000F0DAF">
          <w:pPr>
            <w:pStyle w:val="TOC2"/>
            <w:tabs>
              <w:tab w:val="right" w:leader="dot" w:pos="9350"/>
            </w:tabs>
            <w:rPr>
              <w:rFonts w:eastAsiaTheme="minorEastAsia"/>
              <w:noProof/>
            </w:rPr>
          </w:pPr>
          <w:hyperlink w:anchor="_Toc380828158" w:history="1">
            <w:r w:rsidR="002A558D" w:rsidRPr="00C51083">
              <w:rPr>
                <w:rStyle w:val="Hyperlink"/>
                <w:noProof/>
              </w:rPr>
              <w:t>{something}</w:t>
            </w:r>
            <w:r w:rsidR="002A558D">
              <w:rPr>
                <w:noProof/>
                <w:webHidden/>
              </w:rPr>
              <w:tab/>
            </w:r>
            <w:r>
              <w:rPr>
                <w:noProof/>
                <w:webHidden/>
              </w:rPr>
              <w:fldChar w:fldCharType="begin"/>
            </w:r>
            <w:r w:rsidR="002A558D">
              <w:rPr>
                <w:noProof/>
                <w:webHidden/>
              </w:rPr>
              <w:instrText xml:space="preserve"> PAGEREF _Toc380828158 \h </w:instrText>
            </w:r>
            <w:r>
              <w:rPr>
                <w:noProof/>
                <w:webHidden/>
              </w:rPr>
            </w:r>
            <w:r>
              <w:rPr>
                <w:noProof/>
                <w:webHidden/>
              </w:rPr>
              <w:fldChar w:fldCharType="separate"/>
            </w:r>
            <w:r w:rsidR="002A558D">
              <w:rPr>
                <w:noProof/>
                <w:webHidden/>
              </w:rPr>
              <w:t>28</w:t>
            </w:r>
            <w:r>
              <w:rPr>
                <w:noProof/>
                <w:webHidden/>
              </w:rPr>
              <w:fldChar w:fldCharType="end"/>
            </w:r>
          </w:hyperlink>
        </w:p>
        <w:p w:rsidR="002A558D" w:rsidRDefault="000F0DAF">
          <w:pPr>
            <w:pStyle w:val="TOC2"/>
            <w:tabs>
              <w:tab w:val="right" w:leader="dot" w:pos="9350"/>
            </w:tabs>
            <w:rPr>
              <w:rFonts w:eastAsiaTheme="minorEastAsia"/>
              <w:noProof/>
            </w:rPr>
          </w:pPr>
          <w:hyperlink w:anchor="_Toc380828159" w:history="1">
            <w:r w:rsidR="002A558D" w:rsidRPr="00C51083">
              <w:rPr>
                <w:rStyle w:val="Hyperlink"/>
                <w:noProof/>
              </w:rPr>
              <w:t>{ A | B |C }</w:t>
            </w:r>
            <w:r w:rsidR="002A558D">
              <w:rPr>
                <w:noProof/>
                <w:webHidden/>
              </w:rPr>
              <w:tab/>
            </w:r>
            <w:r>
              <w:rPr>
                <w:noProof/>
                <w:webHidden/>
              </w:rPr>
              <w:fldChar w:fldCharType="begin"/>
            </w:r>
            <w:r w:rsidR="002A558D">
              <w:rPr>
                <w:noProof/>
                <w:webHidden/>
              </w:rPr>
              <w:instrText xml:space="preserve"> PAGEREF _Toc380828159 \h </w:instrText>
            </w:r>
            <w:r>
              <w:rPr>
                <w:noProof/>
                <w:webHidden/>
              </w:rPr>
            </w:r>
            <w:r>
              <w:rPr>
                <w:noProof/>
                <w:webHidden/>
              </w:rPr>
              <w:fldChar w:fldCharType="separate"/>
            </w:r>
            <w:r w:rsidR="002A558D">
              <w:rPr>
                <w:noProof/>
                <w:webHidden/>
              </w:rPr>
              <w:t>28</w:t>
            </w:r>
            <w:r>
              <w:rPr>
                <w:noProof/>
                <w:webHidden/>
              </w:rPr>
              <w:fldChar w:fldCharType="end"/>
            </w:r>
          </w:hyperlink>
        </w:p>
        <w:p w:rsidR="002A558D" w:rsidRDefault="000F0DAF">
          <w:pPr>
            <w:pStyle w:val="TOC2"/>
            <w:tabs>
              <w:tab w:val="right" w:leader="dot" w:pos="9350"/>
            </w:tabs>
            <w:rPr>
              <w:rFonts w:eastAsiaTheme="minorEastAsia"/>
              <w:noProof/>
            </w:rPr>
          </w:pPr>
          <w:hyperlink w:anchor="_Toc380828160" w:history="1">
            <w:r w:rsidR="002A558D" w:rsidRPr="00C51083">
              <w:rPr>
                <w:rStyle w:val="Hyperlink"/>
                <w:noProof/>
              </w:rPr>
              <w:t>X …, X</w:t>
            </w:r>
            <w:r w:rsidR="002A558D">
              <w:rPr>
                <w:noProof/>
                <w:webHidden/>
              </w:rPr>
              <w:tab/>
            </w:r>
            <w:r>
              <w:rPr>
                <w:noProof/>
                <w:webHidden/>
              </w:rPr>
              <w:fldChar w:fldCharType="begin"/>
            </w:r>
            <w:r w:rsidR="002A558D">
              <w:rPr>
                <w:noProof/>
                <w:webHidden/>
              </w:rPr>
              <w:instrText xml:space="preserve"> PAGEREF _Toc380828160 \h </w:instrText>
            </w:r>
            <w:r>
              <w:rPr>
                <w:noProof/>
                <w:webHidden/>
              </w:rPr>
            </w:r>
            <w:r>
              <w:rPr>
                <w:noProof/>
                <w:webHidden/>
              </w:rPr>
              <w:fldChar w:fldCharType="separate"/>
            </w:r>
            <w:r w:rsidR="002A558D">
              <w:rPr>
                <w:noProof/>
                <w:webHidden/>
              </w:rPr>
              <w:t>28</w:t>
            </w:r>
            <w:r>
              <w:rPr>
                <w:noProof/>
                <w:webHidden/>
              </w:rPr>
              <w:fldChar w:fldCharType="end"/>
            </w:r>
          </w:hyperlink>
        </w:p>
        <w:p w:rsidR="002A558D" w:rsidRDefault="000F0DAF">
          <w:pPr>
            <w:pStyle w:val="TOC2"/>
            <w:tabs>
              <w:tab w:val="right" w:leader="dot" w:pos="9350"/>
            </w:tabs>
            <w:rPr>
              <w:rFonts w:eastAsiaTheme="minorEastAsia"/>
              <w:noProof/>
            </w:rPr>
          </w:pPr>
          <w:hyperlink w:anchor="_Toc380828161" w:history="1">
            <w:r w:rsidR="002A558D" w:rsidRPr="00C51083">
              <w:rPr>
                <w:rStyle w:val="Hyperlink"/>
                <w:noProof/>
              </w:rPr>
              <w:t>{,n …,n}</w:t>
            </w:r>
            <w:r w:rsidR="002A558D">
              <w:rPr>
                <w:noProof/>
                <w:webHidden/>
              </w:rPr>
              <w:tab/>
            </w:r>
            <w:r>
              <w:rPr>
                <w:noProof/>
                <w:webHidden/>
              </w:rPr>
              <w:fldChar w:fldCharType="begin"/>
            </w:r>
            <w:r w:rsidR="002A558D">
              <w:rPr>
                <w:noProof/>
                <w:webHidden/>
              </w:rPr>
              <w:instrText xml:space="preserve"> PAGEREF _Toc380828161 \h </w:instrText>
            </w:r>
            <w:r>
              <w:rPr>
                <w:noProof/>
                <w:webHidden/>
              </w:rPr>
            </w:r>
            <w:r>
              <w:rPr>
                <w:noProof/>
                <w:webHidden/>
              </w:rPr>
              <w:fldChar w:fldCharType="separate"/>
            </w:r>
            <w:r w:rsidR="002A558D">
              <w:rPr>
                <w:noProof/>
                <w:webHidden/>
              </w:rPr>
              <w:t>28</w:t>
            </w:r>
            <w:r>
              <w:rPr>
                <w:noProof/>
                <w:webHidden/>
              </w:rPr>
              <w:fldChar w:fldCharType="end"/>
            </w:r>
          </w:hyperlink>
        </w:p>
        <w:p w:rsidR="002A558D" w:rsidRDefault="000F0DAF">
          <w:pPr>
            <w:pStyle w:val="TOC2"/>
            <w:tabs>
              <w:tab w:val="right" w:leader="dot" w:pos="9350"/>
            </w:tabs>
            <w:rPr>
              <w:rFonts w:eastAsiaTheme="minorEastAsia"/>
              <w:noProof/>
            </w:rPr>
          </w:pPr>
          <w:hyperlink w:anchor="_Toc380828162" w:history="1">
            <w:r w:rsidR="002A558D" w:rsidRPr="00C51083">
              <w:rPr>
                <w:rStyle w:val="Hyperlink"/>
                <w:noProof/>
              </w:rPr>
              <w:t>&lt;statement&gt;</w:t>
            </w:r>
            <w:r w:rsidR="002A558D">
              <w:rPr>
                <w:noProof/>
                <w:webHidden/>
              </w:rPr>
              <w:tab/>
            </w:r>
            <w:r>
              <w:rPr>
                <w:noProof/>
                <w:webHidden/>
              </w:rPr>
              <w:fldChar w:fldCharType="begin"/>
            </w:r>
            <w:r w:rsidR="002A558D">
              <w:rPr>
                <w:noProof/>
                <w:webHidden/>
              </w:rPr>
              <w:instrText xml:space="preserve"> PAGEREF _Toc380828162 \h </w:instrText>
            </w:r>
            <w:r>
              <w:rPr>
                <w:noProof/>
                <w:webHidden/>
              </w:rPr>
            </w:r>
            <w:r>
              <w:rPr>
                <w:noProof/>
                <w:webHidden/>
              </w:rPr>
              <w:fldChar w:fldCharType="separate"/>
            </w:r>
            <w:r w:rsidR="002A558D">
              <w:rPr>
                <w:noProof/>
                <w:webHidden/>
              </w:rPr>
              <w:t>29</w:t>
            </w:r>
            <w:r>
              <w:rPr>
                <w:noProof/>
                <w:webHidden/>
              </w:rPr>
              <w:fldChar w:fldCharType="end"/>
            </w:r>
          </w:hyperlink>
        </w:p>
        <w:p w:rsidR="002A558D" w:rsidRDefault="000F0DAF">
          <w:pPr>
            <w:pStyle w:val="TOC1"/>
            <w:tabs>
              <w:tab w:val="right" w:leader="dot" w:pos="9350"/>
            </w:tabs>
            <w:rPr>
              <w:rFonts w:eastAsiaTheme="minorEastAsia"/>
              <w:noProof/>
            </w:rPr>
          </w:pPr>
          <w:hyperlink w:anchor="_Toc380828163" w:history="1">
            <w:r w:rsidR="002A558D" w:rsidRPr="00C51083">
              <w:rPr>
                <w:rStyle w:val="Hyperlink"/>
                <w:noProof/>
              </w:rPr>
              <w:t>Numbers</w:t>
            </w:r>
            <w:r w:rsidR="002A558D">
              <w:rPr>
                <w:noProof/>
                <w:webHidden/>
              </w:rPr>
              <w:tab/>
            </w:r>
            <w:r>
              <w:rPr>
                <w:noProof/>
                <w:webHidden/>
              </w:rPr>
              <w:fldChar w:fldCharType="begin"/>
            </w:r>
            <w:r w:rsidR="002A558D">
              <w:rPr>
                <w:noProof/>
                <w:webHidden/>
              </w:rPr>
              <w:instrText xml:space="preserve"> PAGEREF _Toc380828163 \h </w:instrText>
            </w:r>
            <w:r>
              <w:rPr>
                <w:noProof/>
                <w:webHidden/>
              </w:rPr>
            </w:r>
            <w:r>
              <w:rPr>
                <w:noProof/>
                <w:webHidden/>
              </w:rPr>
              <w:fldChar w:fldCharType="separate"/>
            </w:r>
            <w:r w:rsidR="002A558D">
              <w:rPr>
                <w:noProof/>
                <w:webHidden/>
              </w:rPr>
              <w:t>29</w:t>
            </w:r>
            <w:r>
              <w:rPr>
                <w:noProof/>
                <w:webHidden/>
              </w:rPr>
              <w:fldChar w:fldCharType="end"/>
            </w:r>
          </w:hyperlink>
        </w:p>
        <w:p w:rsidR="002A558D" w:rsidRDefault="000F0DAF">
          <w:pPr>
            <w:pStyle w:val="TOC1"/>
            <w:tabs>
              <w:tab w:val="right" w:leader="dot" w:pos="9350"/>
            </w:tabs>
            <w:rPr>
              <w:rFonts w:eastAsiaTheme="minorEastAsia"/>
              <w:noProof/>
            </w:rPr>
          </w:pPr>
          <w:hyperlink w:anchor="_Toc380828164" w:history="1">
            <w:r w:rsidR="002A558D" w:rsidRPr="00C51083">
              <w:rPr>
                <w:rStyle w:val="Hyperlink"/>
                <w:noProof/>
              </w:rPr>
              <w:t>Strings</w:t>
            </w:r>
            <w:r w:rsidR="002A558D">
              <w:rPr>
                <w:noProof/>
                <w:webHidden/>
              </w:rPr>
              <w:tab/>
            </w:r>
            <w:r>
              <w:rPr>
                <w:noProof/>
                <w:webHidden/>
              </w:rPr>
              <w:fldChar w:fldCharType="begin"/>
            </w:r>
            <w:r w:rsidR="002A558D">
              <w:rPr>
                <w:noProof/>
                <w:webHidden/>
              </w:rPr>
              <w:instrText xml:space="preserve"> PAGEREF _Toc380828164 \h </w:instrText>
            </w:r>
            <w:r>
              <w:rPr>
                <w:noProof/>
                <w:webHidden/>
              </w:rPr>
            </w:r>
            <w:r>
              <w:rPr>
                <w:noProof/>
                <w:webHidden/>
              </w:rPr>
              <w:fldChar w:fldCharType="separate"/>
            </w:r>
            <w:r w:rsidR="002A558D">
              <w:rPr>
                <w:noProof/>
                <w:webHidden/>
              </w:rPr>
              <w:t>29</w:t>
            </w:r>
            <w:r>
              <w:rPr>
                <w:noProof/>
                <w:webHidden/>
              </w:rPr>
              <w:fldChar w:fldCharType="end"/>
            </w:r>
          </w:hyperlink>
        </w:p>
        <w:p w:rsidR="002A558D" w:rsidRDefault="000F0DAF">
          <w:pPr>
            <w:pStyle w:val="TOC1"/>
            <w:tabs>
              <w:tab w:val="right" w:leader="dot" w:pos="9350"/>
            </w:tabs>
            <w:rPr>
              <w:rFonts w:eastAsiaTheme="minorEastAsia"/>
              <w:noProof/>
            </w:rPr>
          </w:pPr>
          <w:hyperlink w:anchor="_Toc380828165" w:history="1">
            <w:r w:rsidR="002A558D" w:rsidRPr="00C51083">
              <w:rPr>
                <w:rStyle w:val="Hyperlink"/>
                <w:noProof/>
              </w:rPr>
              <w:t>Variables</w:t>
            </w:r>
            <w:r w:rsidR="002A558D">
              <w:rPr>
                <w:noProof/>
                <w:webHidden/>
              </w:rPr>
              <w:tab/>
            </w:r>
            <w:r>
              <w:rPr>
                <w:noProof/>
                <w:webHidden/>
              </w:rPr>
              <w:fldChar w:fldCharType="begin"/>
            </w:r>
            <w:r w:rsidR="002A558D">
              <w:rPr>
                <w:noProof/>
                <w:webHidden/>
              </w:rPr>
              <w:instrText xml:space="preserve"> PAGEREF _Toc380828165 \h </w:instrText>
            </w:r>
            <w:r>
              <w:rPr>
                <w:noProof/>
                <w:webHidden/>
              </w:rPr>
            </w:r>
            <w:r>
              <w:rPr>
                <w:noProof/>
                <w:webHidden/>
              </w:rPr>
              <w:fldChar w:fldCharType="separate"/>
            </w:r>
            <w:r w:rsidR="002A558D">
              <w:rPr>
                <w:noProof/>
                <w:webHidden/>
              </w:rPr>
              <w:t>30</w:t>
            </w:r>
            <w:r>
              <w:rPr>
                <w:noProof/>
                <w:webHidden/>
              </w:rPr>
              <w:fldChar w:fldCharType="end"/>
            </w:r>
          </w:hyperlink>
        </w:p>
        <w:p w:rsidR="002A558D" w:rsidRDefault="000F0DAF">
          <w:pPr>
            <w:pStyle w:val="TOC2"/>
            <w:tabs>
              <w:tab w:val="right" w:leader="dot" w:pos="9350"/>
            </w:tabs>
            <w:rPr>
              <w:rFonts w:eastAsiaTheme="minorEastAsia"/>
              <w:noProof/>
            </w:rPr>
          </w:pPr>
          <w:hyperlink w:anchor="_Toc380828166" w:history="1">
            <w:r w:rsidR="002A558D" w:rsidRPr="00C51083">
              <w:rPr>
                <w:rStyle w:val="Hyperlink"/>
                <w:noProof/>
              </w:rPr>
              <w:t>Variable Names</w:t>
            </w:r>
            <w:r w:rsidR="002A558D">
              <w:rPr>
                <w:noProof/>
                <w:webHidden/>
              </w:rPr>
              <w:tab/>
            </w:r>
            <w:r>
              <w:rPr>
                <w:noProof/>
                <w:webHidden/>
              </w:rPr>
              <w:fldChar w:fldCharType="begin"/>
            </w:r>
            <w:r w:rsidR="002A558D">
              <w:rPr>
                <w:noProof/>
                <w:webHidden/>
              </w:rPr>
              <w:instrText xml:space="preserve"> PAGEREF _Toc380828166 \h </w:instrText>
            </w:r>
            <w:r>
              <w:rPr>
                <w:noProof/>
                <w:webHidden/>
              </w:rPr>
            </w:r>
            <w:r>
              <w:rPr>
                <w:noProof/>
                <w:webHidden/>
              </w:rPr>
              <w:fldChar w:fldCharType="separate"/>
            </w:r>
            <w:r w:rsidR="002A558D">
              <w:rPr>
                <w:noProof/>
                <w:webHidden/>
              </w:rPr>
              <w:t>30</w:t>
            </w:r>
            <w:r>
              <w:rPr>
                <w:noProof/>
                <w:webHidden/>
              </w:rPr>
              <w:fldChar w:fldCharType="end"/>
            </w:r>
          </w:hyperlink>
        </w:p>
        <w:p w:rsidR="002A558D" w:rsidRDefault="000F0DAF">
          <w:pPr>
            <w:pStyle w:val="TOC2"/>
            <w:tabs>
              <w:tab w:val="right" w:leader="dot" w:pos="9350"/>
            </w:tabs>
            <w:rPr>
              <w:rFonts w:eastAsiaTheme="minorEastAsia"/>
              <w:noProof/>
            </w:rPr>
          </w:pPr>
          <w:hyperlink w:anchor="_Toc380828167" w:history="1">
            <w:r w:rsidR="002A558D" w:rsidRPr="00C51083">
              <w:rPr>
                <w:rStyle w:val="Hyperlink"/>
                <w:noProof/>
              </w:rPr>
              <w:t>Variable Types</w:t>
            </w:r>
            <w:r w:rsidR="002A558D">
              <w:rPr>
                <w:noProof/>
                <w:webHidden/>
              </w:rPr>
              <w:tab/>
            </w:r>
            <w:r>
              <w:rPr>
                <w:noProof/>
                <w:webHidden/>
              </w:rPr>
              <w:fldChar w:fldCharType="begin"/>
            </w:r>
            <w:r w:rsidR="002A558D">
              <w:rPr>
                <w:noProof/>
                <w:webHidden/>
              </w:rPr>
              <w:instrText xml:space="preserve"> PAGEREF _Toc380828167 \h </w:instrText>
            </w:r>
            <w:r>
              <w:rPr>
                <w:noProof/>
                <w:webHidden/>
              </w:rPr>
            </w:r>
            <w:r>
              <w:rPr>
                <w:noProof/>
                <w:webHidden/>
              </w:rPr>
              <w:fldChar w:fldCharType="separate"/>
            </w:r>
            <w:r w:rsidR="002A558D">
              <w:rPr>
                <w:noProof/>
                <w:webHidden/>
              </w:rPr>
              <w:t>30</w:t>
            </w:r>
            <w:r>
              <w:rPr>
                <w:noProof/>
                <w:webHidden/>
              </w:rPr>
              <w:fldChar w:fldCharType="end"/>
            </w:r>
          </w:hyperlink>
        </w:p>
        <w:p w:rsidR="002A558D" w:rsidRDefault="000F0DAF">
          <w:pPr>
            <w:pStyle w:val="TOC2"/>
            <w:tabs>
              <w:tab w:val="right" w:leader="dot" w:pos="9350"/>
            </w:tabs>
            <w:rPr>
              <w:rFonts w:eastAsiaTheme="minorEastAsia"/>
              <w:noProof/>
            </w:rPr>
          </w:pPr>
          <w:hyperlink w:anchor="_Toc380828168" w:history="1">
            <w:r w:rsidR="002A558D" w:rsidRPr="00C51083">
              <w:rPr>
                <w:rStyle w:val="Hyperlink"/>
                <w:noProof/>
              </w:rPr>
              <w:t>Scalar and Array Variables</w:t>
            </w:r>
            <w:r w:rsidR="002A558D">
              <w:rPr>
                <w:noProof/>
                <w:webHidden/>
              </w:rPr>
              <w:tab/>
            </w:r>
            <w:r>
              <w:rPr>
                <w:noProof/>
                <w:webHidden/>
              </w:rPr>
              <w:fldChar w:fldCharType="begin"/>
            </w:r>
            <w:r w:rsidR="002A558D">
              <w:rPr>
                <w:noProof/>
                <w:webHidden/>
              </w:rPr>
              <w:instrText xml:space="preserve"> PAGEREF _Toc380828168 \h </w:instrText>
            </w:r>
            <w:r>
              <w:rPr>
                <w:noProof/>
                <w:webHidden/>
              </w:rPr>
            </w:r>
            <w:r>
              <w:rPr>
                <w:noProof/>
                <w:webHidden/>
              </w:rPr>
              <w:fldChar w:fldCharType="separate"/>
            </w:r>
            <w:r w:rsidR="002A558D">
              <w:rPr>
                <w:noProof/>
                <w:webHidden/>
              </w:rPr>
              <w:t>30</w:t>
            </w:r>
            <w:r>
              <w:rPr>
                <w:noProof/>
                <w:webHidden/>
              </w:rPr>
              <w:fldChar w:fldCharType="end"/>
            </w:r>
          </w:hyperlink>
        </w:p>
        <w:p w:rsidR="002A558D" w:rsidRDefault="000F0DAF">
          <w:pPr>
            <w:pStyle w:val="TOC2"/>
            <w:tabs>
              <w:tab w:val="right" w:leader="dot" w:pos="9350"/>
            </w:tabs>
            <w:rPr>
              <w:rFonts w:eastAsiaTheme="minorEastAsia"/>
              <w:noProof/>
            </w:rPr>
          </w:pPr>
          <w:hyperlink w:anchor="_Toc380828169" w:history="1">
            <w:r w:rsidR="002A558D" w:rsidRPr="00C51083">
              <w:rPr>
                <w:rStyle w:val="Hyperlink"/>
                <w:noProof/>
              </w:rPr>
              <w:t>Arrays</w:t>
            </w:r>
            <w:r w:rsidR="002A558D">
              <w:rPr>
                <w:noProof/>
                <w:webHidden/>
              </w:rPr>
              <w:tab/>
            </w:r>
            <w:r>
              <w:rPr>
                <w:noProof/>
                <w:webHidden/>
              </w:rPr>
              <w:fldChar w:fldCharType="begin"/>
            </w:r>
            <w:r w:rsidR="002A558D">
              <w:rPr>
                <w:noProof/>
                <w:webHidden/>
              </w:rPr>
              <w:instrText xml:space="preserve"> PAGEREF _Toc380828169 \h </w:instrText>
            </w:r>
            <w:r>
              <w:rPr>
                <w:noProof/>
                <w:webHidden/>
              </w:rPr>
            </w:r>
            <w:r>
              <w:rPr>
                <w:noProof/>
                <w:webHidden/>
              </w:rPr>
              <w:fldChar w:fldCharType="separate"/>
            </w:r>
            <w:r w:rsidR="002A558D">
              <w:rPr>
                <w:noProof/>
                <w:webHidden/>
              </w:rPr>
              <w:t>30</w:t>
            </w:r>
            <w:r>
              <w:rPr>
                <w:noProof/>
                <w:webHidden/>
              </w:rPr>
              <w:fldChar w:fldCharType="end"/>
            </w:r>
          </w:hyperlink>
        </w:p>
        <w:p w:rsidR="002A558D" w:rsidRDefault="000F0DAF">
          <w:pPr>
            <w:pStyle w:val="TOC3"/>
            <w:tabs>
              <w:tab w:val="right" w:leader="dot" w:pos="9350"/>
            </w:tabs>
            <w:rPr>
              <w:rFonts w:eastAsiaTheme="minorEastAsia"/>
              <w:noProof/>
            </w:rPr>
          </w:pPr>
          <w:hyperlink w:anchor="_Toc380828170" w:history="1">
            <w:r w:rsidR="002A558D" w:rsidRPr="00C51083">
              <w:rPr>
                <w:rStyle w:val="Hyperlink"/>
                <w:noProof/>
              </w:rPr>
              <w:t>Array Segments</w:t>
            </w:r>
            <w:r w:rsidR="002A558D">
              <w:rPr>
                <w:noProof/>
                <w:webHidden/>
              </w:rPr>
              <w:tab/>
            </w:r>
            <w:r>
              <w:rPr>
                <w:noProof/>
                <w:webHidden/>
              </w:rPr>
              <w:fldChar w:fldCharType="begin"/>
            </w:r>
            <w:r w:rsidR="002A558D">
              <w:rPr>
                <w:noProof/>
                <w:webHidden/>
              </w:rPr>
              <w:instrText xml:space="preserve"> PAGEREF _Toc380828170 \h </w:instrText>
            </w:r>
            <w:r>
              <w:rPr>
                <w:noProof/>
                <w:webHidden/>
              </w:rPr>
            </w:r>
            <w:r>
              <w:rPr>
                <w:noProof/>
                <w:webHidden/>
              </w:rPr>
              <w:fldChar w:fldCharType="separate"/>
            </w:r>
            <w:r w:rsidR="002A558D">
              <w:rPr>
                <w:noProof/>
                <w:webHidden/>
              </w:rPr>
              <w:t>31</w:t>
            </w:r>
            <w:r>
              <w:rPr>
                <w:noProof/>
                <w:webHidden/>
              </w:rPr>
              <w:fldChar w:fldCharType="end"/>
            </w:r>
          </w:hyperlink>
        </w:p>
        <w:p w:rsidR="002A558D" w:rsidRDefault="000F0DAF">
          <w:pPr>
            <w:pStyle w:val="TOC3"/>
            <w:tabs>
              <w:tab w:val="right" w:leader="dot" w:pos="9350"/>
            </w:tabs>
            <w:rPr>
              <w:rFonts w:eastAsiaTheme="minorEastAsia"/>
              <w:noProof/>
            </w:rPr>
          </w:pPr>
          <w:hyperlink w:anchor="_Toc380828171" w:history="1">
            <w:r w:rsidR="002A558D" w:rsidRPr="00C51083">
              <w:rPr>
                <w:rStyle w:val="Hyperlink"/>
                <w:noProof/>
              </w:rPr>
              <w:t>Array Commands</w:t>
            </w:r>
            <w:r w:rsidR="002A558D">
              <w:rPr>
                <w:noProof/>
                <w:webHidden/>
              </w:rPr>
              <w:tab/>
            </w:r>
            <w:r>
              <w:rPr>
                <w:noProof/>
                <w:webHidden/>
              </w:rPr>
              <w:fldChar w:fldCharType="begin"/>
            </w:r>
            <w:r w:rsidR="002A558D">
              <w:rPr>
                <w:noProof/>
                <w:webHidden/>
              </w:rPr>
              <w:instrText xml:space="preserve"> PAGEREF _Toc380828171 \h </w:instrText>
            </w:r>
            <w:r>
              <w:rPr>
                <w:noProof/>
                <w:webHidden/>
              </w:rPr>
            </w:r>
            <w:r>
              <w:rPr>
                <w:noProof/>
                <w:webHidden/>
              </w:rPr>
              <w:fldChar w:fldCharType="separate"/>
            </w:r>
            <w:r w:rsidR="002A558D">
              <w:rPr>
                <w:noProof/>
                <w:webHidden/>
              </w:rPr>
              <w:t>31</w:t>
            </w:r>
            <w:r>
              <w:rPr>
                <w:noProof/>
                <w:webHidden/>
              </w:rPr>
              <w:fldChar w:fldCharType="end"/>
            </w:r>
          </w:hyperlink>
        </w:p>
        <w:p w:rsidR="002A558D" w:rsidRDefault="000F0DAF">
          <w:pPr>
            <w:pStyle w:val="TOC1"/>
            <w:tabs>
              <w:tab w:val="right" w:leader="dot" w:pos="9350"/>
            </w:tabs>
            <w:rPr>
              <w:rFonts w:eastAsiaTheme="minorEastAsia"/>
              <w:noProof/>
            </w:rPr>
          </w:pPr>
          <w:hyperlink w:anchor="_Toc380828172" w:history="1">
            <w:r w:rsidR="002A558D" w:rsidRPr="00C51083">
              <w:rPr>
                <w:rStyle w:val="Hyperlink"/>
                <w:noProof/>
              </w:rPr>
              <w:t>Data Structures and Pointers in BASIC!</w:t>
            </w:r>
            <w:r w:rsidR="002A558D">
              <w:rPr>
                <w:noProof/>
                <w:webHidden/>
              </w:rPr>
              <w:tab/>
            </w:r>
            <w:r>
              <w:rPr>
                <w:noProof/>
                <w:webHidden/>
              </w:rPr>
              <w:fldChar w:fldCharType="begin"/>
            </w:r>
            <w:r w:rsidR="002A558D">
              <w:rPr>
                <w:noProof/>
                <w:webHidden/>
              </w:rPr>
              <w:instrText xml:space="preserve"> PAGEREF _Toc380828172 \h </w:instrText>
            </w:r>
            <w:r>
              <w:rPr>
                <w:noProof/>
                <w:webHidden/>
              </w:rPr>
            </w:r>
            <w:r>
              <w:rPr>
                <w:noProof/>
                <w:webHidden/>
              </w:rPr>
              <w:fldChar w:fldCharType="separate"/>
            </w:r>
            <w:r w:rsidR="002A558D">
              <w:rPr>
                <w:noProof/>
                <w:webHidden/>
              </w:rPr>
              <w:t>34</w:t>
            </w:r>
            <w:r>
              <w:rPr>
                <w:noProof/>
                <w:webHidden/>
              </w:rPr>
              <w:fldChar w:fldCharType="end"/>
            </w:r>
          </w:hyperlink>
        </w:p>
        <w:p w:rsidR="002A558D" w:rsidRDefault="000F0DAF">
          <w:pPr>
            <w:pStyle w:val="TOC2"/>
            <w:tabs>
              <w:tab w:val="right" w:leader="dot" w:pos="9350"/>
            </w:tabs>
            <w:rPr>
              <w:rFonts w:eastAsiaTheme="minorEastAsia"/>
              <w:noProof/>
            </w:rPr>
          </w:pPr>
          <w:hyperlink w:anchor="_Toc380828173" w:history="1">
            <w:r w:rsidR="002A558D" w:rsidRPr="00C51083">
              <w:rPr>
                <w:rStyle w:val="Hyperlink"/>
                <w:noProof/>
              </w:rPr>
              <w:t>What is a Pointer</w:t>
            </w:r>
            <w:r w:rsidR="002A558D">
              <w:rPr>
                <w:noProof/>
                <w:webHidden/>
              </w:rPr>
              <w:tab/>
            </w:r>
            <w:r>
              <w:rPr>
                <w:noProof/>
                <w:webHidden/>
              </w:rPr>
              <w:fldChar w:fldCharType="begin"/>
            </w:r>
            <w:r w:rsidR="002A558D">
              <w:rPr>
                <w:noProof/>
                <w:webHidden/>
              </w:rPr>
              <w:instrText xml:space="preserve"> PAGEREF _Toc380828173 \h </w:instrText>
            </w:r>
            <w:r>
              <w:rPr>
                <w:noProof/>
                <w:webHidden/>
              </w:rPr>
            </w:r>
            <w:r>
              <w:rPr>
                <w:noProof/>
                <w:webHidden/>
              </w:rPr>
              <w:fldChar w:fldCharType="separate"/>
            </w:r>
            <w:r w:rsidR="002A558D">
              <w:rPr>
                <w:noProof/>
                <w:webHidden/>
              </w:rPr>
              <w:t>34</w:t>
            </w:r>
            <w:r>
              <w:rPr>
                <w:noProof/>
                <w:webHidden/>
              </w:rPr>
              <w:fldChar w:fldCharType="end"/>
            </w:r>
          </w:hyperlink>
        </w:p>
        <w:p w:rsidR="002A558D" w:rsidRDefault="000F0DAF">
          <w:pPr>
            <w:pStyle w:val="TOC2"/>
            <w:tabs>
              <w:tab w:val="right" w:leader="dot" w:pos="9350"/>
            </w:tabs>
            <w:rPr>
              <w:rFonts w:eastAsiaTheme="minorEastAsia"/>
              <w:noProof/>
            </w:rPr>
          </w:pPr>
          <w:hyperlink w:anchor="_Toc380828174" w:history="1">
            <w:r w:rsidR="002A558D" w:rsidRPr="00C51083">
              <w:rPr>
                <w:rStyle w:val="Hyperlink"/>
                <w:noProof/>
              </w:rPr>
              <w:t>Lists</w:t>
            </w:r>
            <w:r w:rsidR="002A558D">
              <w:rPr>
                <w:noProof/>
                <w:webHidden/>
              </w:rPr>
              <w:tab/>
            </w:r>
            <w:r>
              <w:rPr>
                <w:noProof/>
                <w:webHidden/>
              </w:rPr>
              <w:fldChar w:fldCharType="begin"/>
            </w:r>
            <w:r w:rsidR="002A558D">
              <w:rPr>
                <w:noProof/>
                <w:webHidden/>
              </w:rPr>
              <w:instrText xml:space="preserve"> PAGEREF _Toc380828174 \h </w:instrText>
            </w:r>
            <w:r>
              <w:rPr>
                <w:noProof/>
                <w:webHidden/>
              </w:rPr>
            </w:r>
            <w:r>
              <w:rPr>
                <w:noProof/>
                <w:webHidden/>
              </w:rPr>
              <w:fldChar w:fldCharType="separate"/>
            </w:r>
            <w:r w:rsidR="002A558D">
              <w:rPr>
                <w:noProof/>
                <w:webHidden/>
              </w:rPr>
              <w:t>35</w:t>
            </w:r>
            <w:r>
              <w:rPr>
                <w:noProof/>
                <w:webHidden/>
              </w:rPr>
              <w:fldChar w:fldCharType="end"/>
            </w:r>
          </w:hyperlink>
        </w:p>
        <w:p w:rsidR="002A558D" w:rsidRDefault="000F0DAF">
          <w:pPr>
            <w:pStyle w:val="TOC3"/>
            <w:tabs>
              <w:tab w:val="right" w:leader="dot" w:pos="9350"/>
            </w:tabs>
            <w:rPr>
              <w:rFonts w:eastAsiaTheme="minorEastAsia"/>
              <w:noProof/>
            </w:rPr>
          </w:pPr>
          <w:hyperlink w:anchor="_Toc380828175" w:history="1">
            <w:r w:rsidR="002A558D" w:rsidRPr="00C51083">
              <w:rPr>
                <w:rStyle w:val="Hyperlink"/>
                <w:noProof/>
              </w:rPr>
              <w:t>List Commands</w:t>
            </w:r>
            <w:r w:rsidR="002A558D">
              <w:rPr>
                <w:noProof/>
                <w:webHidden/>
              </w:rPr>
              <w:tab/>
            </w:r>
            <w:r>
              <w:rPr>
                <w:noProof/>
                <w:webHidden/>
              </w:rPr>
              <w:fldChar w:fldCharType="begin"/>
            </w:r>
            <w:r w:rsidR="002A558D">
              <w:rPr>
                <w:noProof/>
                <w:webHidden/>
              </w:rPr>
              <w:instrText xml:space="preserve"> PAGEREF _Toc380828175 \h </w:instrText>
            </w:r>
            <w:r>
              <w:rPr>
                <w:noProof/>
                <w:webHidden/>
              </w:rPr>
            </w:r>
            <w:r>
              <w:rPr>
                <w:noProof/>
                <w:webHidden/>
              </w:rPr>
              <w:fldChar w:fldCharType="separate"/>
            </w:r>
            <w:r w:rsidR="002A558D">
              <w:rPr>
                <w:noProof/>
                <w:webHidden/>
              </w:rPr>
              <w:t>36</w:t>
            </w:r>
            <w:r>
              <w:rPr>
                <w:noProof/>
                <w:webHidden/>
              </w:rPr>
              <w:fldChar w:fldCharType="end"/>
            </w:r>
          </w:hyperlink>
        </w:p>
        <w:p w:rsidR="002A558D" w:rsidRDefault="000F0DAF">
          <w:pPr>
            <w:pStyle w:val="TOC2"/>
            <w:tabs>
              <w:tab w:val="right" w:leader="dot" w:pos="9350"/>
            </w:tabs>
            <w:rPr>
              <w:rFonts w:eastAsiaTheme="minorEastAsia"/>
              <w:noProof/>
            </w:rPr>
          </w:pPr>
          <w:hyperlink w:anchor="_Toc380828176" w:history="1">
            <w:r w:rsidR="002A558D" w:rsidRPr="00C51083">
              <w:rPr>
                <w:rStyle w:val="Hyperlink"/>
                <w:noProof/>
              </w:rPr>
              <w:t>Bundles</w:t>
            </w:r>
            <w:r w:rsidR="002A558D">
              <w:rPr>
                <w:noProof/>
                <w:webHidden/>
              </w:rPr>
              <w:tab/>
            </w:r>
            <w:r>
              <w:rPr>
                <w:noProof/>
                <w:webHidden/>
              </w:rPr>
              <w:fldChar w:fldCharType="begin"/>
            </w:r>
            <w:r w:rsidR="002A558D">
              <w:rPr>
                <w:noProof/>
                <w:webHidden/>
              </w:rPr>
              <w:instrText xml:space="preserve"> PAGEREF _Toc380828176 \h </w:instrText>
            </w:r>
            <w:r>
              <w:rPr>
                <w:noProof/>
                <w:webHidden/>
              </w:rPr>
            </w:r>
            <w:r>
              <w:rPr>
                <w:noProof/>
                <w:webHidden/>
              </w:rPr>
              <w:fldChar w:fldCharType="separate"/>
            </w:r>
            <w:r w:rsidR="002A558D">
              <w:rPr>
                <w:noProof/>
                <w:webHidden/>
              </w:rPr>
              <w:t>38</w:t>
            </w:r>
            <w:r>
              <w:rPr>
                <w:noProof/>
                <w:webHidden/>
              </w:rPr>
              <w:fldChar w:fldCharType="end"/>
            </w:r>
          </w:hyperlink>
        </w:p>
        <w:p w:rsidR="002A558D" w:rsidRDefault="000F0DAF">
          <w:pPr>
            <w:pStyle w:val="TOC3"/>
            <w:tabs>
              <w:tab w:val="right" w:leader="dot" w:pos="9350"/>
            </w:tabs>
            <w:rPr>
              <w:rFonts w:eastAsiaTheme="minorEastAsia"/>
              <w:noProof/>
            </w:rPr>
          </w:pPr>
          <w:hyperlink w:anchor="_Toc380828177" w:history="1">
            <w:r w:rsidR="002A558D" w:rsidRPr="00C51083">
              <w:rPr>
                <w:rStyle w:val="Hyperlink"/>
                <w:noProof/>
              </w:rPr>
              <w:t>Bundle Commands</w:t>
            </w:r>
            <w:r w:rsidR="002A558D">
              <w:rPr>
                <w:noProof/>
                <w:webHidden/>
              </w:rPr>
              <w:tab/>
            </w:r>
            <w:r>
              <w:rPr>
                <w:noProof/>
                <w:webHidden/>
              </w:rPr>
              <w:fldChar w:fldCharType="begin"/>
            </w:r>
            <w:r w:rsidR="002A558D">
              <w:rPr>
                <w:noProof/>
                <w:webHidden/>
              </w:rPr>
              <w:instrText xml:space="preserve"> PAGEREF _Toc380828177 \h </w:instrText>
            </w:r>
            <w:r>
              <w:rPr>
                <w:noProof/>
                <w:webHidden/>
              </w:rPr>
            </w:r>
            <w:r>
              <w:rPr>
                <w:noProof/>
                <w:webHidden/>
              </w:rPr>
              <w:fldChar w:fldCharType="separate"/>
            </w:r>
            <w:r w:rsidR="002A558D">
              <w:rPr>
                <w:noProof/>
                <w:webHidden/>
              </w:rPr>
              <w:t>38</w:t>
            </w:r>
            <w:r>
              <w:rPr>
                <w:noProof/>
                <w:webHidden/>
              </w:rPr>
              <w:fldChar w:fldCharType="end"/>
            </w:r>
          </w:hyperlink>
        </w:p>
        <w:p w:rsidR="002A558D" w:rsidRDefault="000F0DAF">
          <w:pPr>
            <w:pStyle w:val="TOC2"/>
            <w:tabs>
              <w:tab w:val="right" w:leader="dot" w:pos="9350"/>
            </w:tabs>
            <w:rPr>
              <w:rFonts w:eastAsiaTheme="minorEastAsia"/>
              <w:noProof/>
            </w:rPr>
          </w:pPr>
          <w:hyperlink w:anchor="_Toc380828178" w:history="1">
            <w:r w:rsidR="002A558D" w:rsidRPr="00C51083">
              <w:rPr>
                <w:rStyle w:val="Hyperlink"/>
                <w:noProof/>
              </w:rPr>
              <w:t>Stacks</w:t>
            </w:r>
            <w:r w:rsidR="002A558D">
              <w:rPr>
                <w:noProof/>
                <w:webHidden/>
              </w:rPr>
              <w:tab/>
            </w:r>
            <w:r>
              <w:rPr>
                <w:noProof/>
                <w:webHidden/>
              </w:rPr>
              <w:fldChar w:fldCharType="begin"/>
            </w:r>
            <w:r w:rsidR="002A558D">
              <w:rPr>
                <w:noProof/>
                <w:webHidden/>
              </w:rPr>
              <w:instrText xml:space="preserve"> PAGEREF _Toc380828178 \h </w:instrText>
            </w:r>
            <w:r>
              <w:rPr>
                <w:noProof/>
                <w:webHidden/>
              </w:rPr>
            </w:r>
            <w:r>
              <w:rPr>
                <w:noProof/>
                <w:webHidden/>
              </w:rPr>
              <w:fldChar w:fldCharType="separate"/>
            </w:r>
            <w:r w:rsidR="002A558D">
              <w:rPr>
                <w:noProof/>
                <w:webHidden/>
              </w:rPr>
              <w:t>40</w:t>
            </w:r>
            <w:r>
              <w:rPr>
                <w:noProof/>
                <w:webHidden/>
              </w:rPr>
              <w:fldChar w:fldCharType="end"/>
            </w:r>
          </w:hyperlink>
        </w:p>
        <w:p w:rsidR="002A558D" w:rsidRDefault="000F0DAF">
          <w:pPr>
            <w:pStyle w:val="TOC3"/>
            <w:tabs>
              <w:tab w:val="right" w:leader="dot" w:pos="9350"/>
            </w:tabs>
            <w:rPr>
              <w:rFonts w:eastAsiaTheme="minorEastAsia"/>
              <w:noProof/>
            </w:rPr>
          </w:pPr>
          <w:hyperlink w:anchor="_Toc380828179" w:history="1">
            <w:r w:rsidR="002A558D" w:rsidRPr="00C51083">
              <w:rPr>
                <w:rStyle w:val="Hyperlink"/>
                <w:noProof/>
              </w:rPr>
              <w:t>Stack Commands</w:t>
            </w:r>
            <w:r w:rsidR="002A558D">
              <w:rPr>
                <w:noProof/>
                <w:webHidden/>
              </w:rPr>
              <w:tab/>
            </w:r>
            <w:r>
              <w:rPr>
                <w:noProof/>
                <w:webHidden/>
              </w:rPr>
              <w:fldChar w:fldCharType="begin"/>
            </w:r>
            <w:r w:rsidR="002A558D">
              <w:rPr>
                <w:noProof/>
                <w:webHidden/>
              </w:rPr>
              <w:instrText xml:space="preserve"> PAGEREF _Toc380828179 \h </w:instrText>
            </w:r>
            <w:r>
              <w:rPr>
                <w:noProof/>
                <w:webHidden/>
              </w:rPr>
            </w:r>
            <w:r>
              <w:rPr>
                <w:noProof/>
                <w:webHidden/>
              </w:rPr>
              <w:fldChar w:fldCharType="separate"/>
            </w:r>
            <w:r w:rsidR="002A558D">
              <w:rPr>
                <w:noProof/>
                <w:webHidden/>
              </w:rPr>
              <w:t>40</w:t>
            </w:r>
            <w:r>
              <w:rPr>
                <w:noProof/>
                <w:webHidden/>
              </w:rPr>
              <w:fldChar w:fldCharType="end"/>
            </w:r>
          </w:hyperlink>
        </w:p>
        <w:p w:rsidR="002A558D" w:rsidRDefault="000F0DAF">
          <w:pPr>
            <w:pStyle w:val="TOC2"/>
            <w:tabs>
              <w:tab w:val="right" w:leader="dot" w:pos="9350"/>
            </w:tabs>
            <w:rPr>
              <w:rFonts w:eastAsiaTheme="minorEastAsia"/>
              <w:noProof/>
            </w:rPr>
          </w:pPr>
          <w:hyperlink w:anchor="_Toc380828180" w:history="1">
            <w:r w:rsidR="002A558D" w:rsidRPr="00C51083">
              <w:rPr>
                <w:rStyle w:val="Hyperlink"/>
                <w:noProof/>
              </w:rPr>
              <w:t>Queues</w:t>
            </w:r>
            <w:r w:rsidR="002A558D">
              <w:rPr>
                <w:noProof/>
                <w:webHidden/>
              </w:rPr>
              <w:tab/>
            </w:r>
            <w:r>
              <w:rPr>
                <w:noProof/>
                <w:webHidden/>
              </w:rPr>
              <w:fldChar w:fldCharType="begin"/>
            </w:r>
            <w:r w:rsidR="002A558D">
              <w:rPr>
                <w:noProof/>
                <w:webHidden/>
              </w:rPr>
              <w:instrText xml:space="preserve"> PAGEREF _Toc380828180 \h </w:instrText>
            </w:r>
            <w:r>
              <w:rPr>
                <w:noProof/>
                <w:webHidden/>
              </w:rPr>
            </w:r>
            <w:r>
              <w:rPr>
                <w:noProof/>
                <w:webHidden/>
              </w:rPr>
              <w:fldChar w:fldCharType="separate"/>
            </w:r>
            <w:r w:rsidR="002A558D">
              <w:rPr>
                <w:noProof/>
                <w:webHidden/>
              </w:rPr>
              <w:t>41</w:t>
            </w:r>
            <w:r>
              <w:rPr>
                <w:noProof/>
                <w:webHidden/>
              </w:rPr>
              <w:fldChar w:fldCharType="end"/>
            </w:r>
          </w:hyperlink>
        </w:p>
        <w:p w:rsidR="002A558D" w:rsidRDefault="000F0DAF">
          <w:pPr>
            <w:pStyle w:val="TOC1"/>
            <w:tabs>
              <w:tab w:val="right" w:leader="dot" w:pos="9350"/>
            </w:tabs>
            <w:rPr>
              <w:rFonts w:eastAsiaTheme="minorEastAsia"/>
              <w:noProof/>
            </w:rPr>
          </w:pPr>
          <w:hyperlink w:anchor="_Toc380828181" w:history="1">
            <w:r w:rsidR="002A558D" w:rsidRPr="00C51083">
              <w:rPr>
                <w:rStyle w:val="Hyperlink"/>
                <w:noProof/>
              </w:rPr>
              <w:t>Comments</w:t>
            </w:r>
            <w:r w:rsidR="002A558D">
              <w:rPr>
                <w:noProof/>
                <w:webHidden/>
              </w:rPr>
              <w:tab/>
            </w:r>
            <w:r>
              <w:rPr>
                <w:noProof/>
                <w:webHidden/>
              </w:rPr>
              <w:fldChar w:fldCharType="begin"/>
            </w:r>
            <w:r w:rsidR="002A558D">
              <w:rPr>
                <w:noProof/>
                <w:webHidden/>
              </w:rPr>
              <w:instrText xml:space="preserve"> PAGEREF _Toc380828181 \h </w:instrText>
            </w:r>
            <w:r>
              <w:rPr>
                <w:noProof/>
                <w:webHidden/>
              </w:rPr>
            </w:r>
            <w:r>
              <w:rPr>
                <w:noProof/>
                <w:webHidden/>
              </w:rPr>
              <w:fldChar w:fldCharType="separate"/>
            </w:r>
            <w:r w:rsidR="002A558D">
              <w:rPr>
                <w:noProof/>
                <w:webHidden/>
              </w:rPr>
              <w:t>41</w:t>
            </w:r>
            <w:r>
              <w:rPr>
                <w:noProof/>
                <w:webHidden/>
              </w:rPr>
              <w:fldChar w:fldCharType="end"/>
            </w:r>
          </w:hyperlink>
        </w:p>
        <w:p w:rsidR="002A558D" w:rsidRDefault="000F0DAF">
          <w:pPr>
            <w:pStyle w:val="TOC2"/>
            <w:tabs>
              <w:tab w:val="right" w:leader="dot" w:pos="9350"/>
            </w:tabs>
            <w:rPr>
              <w:rFonts w:eastAsiaTheme="minorEastAsia"/>
              <w:noProof/>
            </w:rPr>
          </w:pPr>
          <w:hyperlink w:anchor="_Toc380828182" w:history="1">
            <w:r w:rsidR="002A558D" w:rsidRPr="00C51083">
              <w:rPr>
                <w:rStyle w:val="Hyperlink"/>
                <w:noProof/>
              </w:rPr>
              <w:t>! - Single Line Comment</w:t>
            </w:r>
            <w:r w:rsidR="002A558D">
              <w:rPr>
                <w:noProof/>
                <w:webHidden/>
              </w:rPr>
              <w:tab/>
            </w:r>
            <w:r>
              <w:rPr>
                <w:noProof/>
                <w:webHidden/>
              </w:rPr>
              <w:fldChar w:fldCharType="begin"/>
            </w:r>
            <w:r w:rsidR="002A558D">
              <w:rPr>
                <w:noProof/>
                <w:webHidden/>
              </w:rPr>
              <w:instrText xml:space="preserve"> PAGEREF _Toc380828182 \h </w:instrText>
            </w:r>
            <w:r>
              <w:rPr>
                <w:noProof/>
                <w:webHidden/>
              </w:rPr>
            </w:r>
            <w:r>
              <w:rPr>
                <w:noProof/>
                <w:webHidden/>
              </w:rPr>
              <w:fldChar w:fldCharType="separate"/>
            </w:r>
            <w:r w:rsidR="002A558D">
              <w:rPr>
                <w:noProof/>
                <w:webHidden/>
              </w:rPr>
              <w:t>41</w:t>
            </w:r>
            <w:r>
              <w:rPr>
                <w:noProof/>
                <w:webHidden/>
              </w:rPr>
              <w:fldChar w:fldCharType="end"/>
            </w:r>
          </w:hyperlink>
        </w:p>
        <w:p w:rsidR="002A558D" w:rsidRDefault="000F0DAF">
          <w:pPr>
            <w:pStyle w:val="TOC2"/>
            <w:tabs>
              <w:tab w:val="right" w:leader="dot" w:pos="9350"/>
            </w:tabs>
            <w:rPr>
              <w:rFonts w:eastAsiaTheme="minorEastAsia"/>
              <w:noProof/>
            </w:rPr>
          </w:pPr>
          <w:hyperlink w:anchor="_Toc380828183" w:history="1">
            <w:r w:rsidR="002A558D" w:rsidRPr="00C51083">
              <w:rPr>
                <w:rStyle w:val="Hyperlink"/>
                <w:noProof/>
              </w:rPr>
              <w:t>REM - Single Line Comment (legacy)</w:t>
            </w:r>
            <w:r w:rsidR="002A558D">
              <w:rPr>
                <w:noProof/>
                <w:webHidden/>
              </w:rPr>
              <w:tab/>
            </w:r>
            <w:r>
              <w:rPr>
                <w:noProof/>
                <w:webHidden/>
              </w:rPr>
              <w:fldChar w:fldCharType="begin"/>
            </w:r>
            <w:r w:rsidR="002A558D">
              <w:rPr>
                <w:noProof/>
                <w:webHidden/>
              </w:rPr>
              <w:instrText xml:space="preserve"> PAGEREF _Toc380828183 \h </w:instrText>
            </w:r>
            <w:r>
              <w:rPr>
                <w:noProof/>
                <w:webHidden/>
              </w:rPr>
            </w:r>
            <w:r>
              <w:rPr>
                <w:noProof/>
                <w:webHidden/>
              </w:rPr>
              <w:fldChar w:fldCharType="separate"/>
            </w:r>
            <w:r w:rsidR="002A558D">
              <w:rPr>
                <w:noProof/>
                <w:webHidden/>
              </w:rPr>
              <w:t>41</w:t>
            </w:r>
            <w:r>
              <w:rPr>
                <w:noProof/>
                <w:webHidden/>
              </w:rPr>
              <w:fldChar w:fldCharType="end"/>
            </w:r>
          </w:hyperlink>
        </w:p>
        <w:p w:rsidR="002A558D" w:rsidRDefault="000F0DAF">
          <w:pPr>
            <w:pStyle w:val="TOC2"/>
            <w:tabs>
              <w:tab w:val="right" w:leader="dot" w:pos="9350"/>
            </w:tabs>
            <w:rPr>
              <w:rFonts w:eastAsiaTheme="minorEastAsia"/>
              <w:noProof/>
            </w:rPr>
          </w:pPr>
          <w:hyperlink w:anchor="_Toc380828184" w:history="1">
            <w:r w:rsidR="002A558D" w:rsidRPr="00C51083">
              <w:rPr>
                <w:rStyle w:val="Hyperlink"/>
                <w:noProof/>
              </w:rPr>
              <w:t>!! - Block Comment</w:t>
            </w:r>
            <w:r w:rsidR="002A558D">
              <w:rPr>
                <w:noProof/>
                <w:webHidden/>
              </w:rPr>
              <w:tab/>
            </w:r>
            <w:r>
              <w:rPr>
                <w:noProof/>
                <w:webHidden/>
              </w:rPr>
              <w:fldChar w:fldCharType="begin"/>
            </w:r>
            <w:r w:rsidR="002A558D">
              <w:rPr>
                <w:noProof/>
                <w:webHidden/>
              </w:rPr>
              <w:instrText xml:space="preserve"> PAGEREF _Toc380828184 \h </w:instrText>
            </w:r>
            <w:r>
              <w:rPr>
                <w:noProof/>
                <w:webHidden/>
              </w:rPr>
            </w:r>
            <w:r>
              <w:rPr>
                <w:noProof/>
                <w:webHidden/>
              </w:rPr>
              <w:fldChar w:fldCharType="separate"/>
            </w:r>
            <w:r w:rsidR="002A558D">
              <w:rPr>
                <w:noProof/>
                <w:webHidden/>
              </w:rPr>
              <w:t>41</w:t>
            </w:r>
            <w:r>
              <w:rPr>
                <w:noProof/>
                <w:webHidden/>
              </w:rPr>
              <w:fldChar w:fldCharType="end"/>
            </w:r>
          </w:hyperlink>
        </w:p>
        <w:p w:rsidR="002A558D" w:rsidRDefault="000F0DAF">
          <w:pPr>
            <w:pStyle w:val="TOC2"/>
            <w:tabs>
              <w:tab w:val="right" w:leader="dot" w:pos="9350"/>
            </w:tabs>
            <w:rPr>
              <w:rFonts w:eastAsiaTheme="minorEastAsia"/>
              <w:noProof/>
            </w:rPr>
          </w:pPr>
          <w:hyperlink w:anchor="_Toc380828185" w:history="1">
            <w:r w:rsidR="002A558D" w:rsidRPr="00C51083">
              <w:rPr>
                <w:rStyle w:val="Hyperlink"/>
                <w:noProof/>
              </w:rPr>
              <w:t>% - Middle of Line Comment</w:t>
            </w:r>
            <w:r w:rsidR="002A558D">
              <w:rPr>
                <w:noProof/>
                <w:webHidden/>
              </w:rPr>
              <w:tab/>
            </w:r>
            <w:r>
              <w:rPr>
                <w:noProof/>
                <w:webHidden/>
              </w:rPr>
              <w:fldChar w:fldCharType="begin"/>
            </w:r>
            <w:r w:rsidR="002A558D">
              <w:rPr>
                <w:noProof/>
                <w:webHidden/>
              </w:rPr>
              <w:instrText xml:space="preserve"> PAGEREF _Toc380828185 \h </w:instrText>
            </w:r>
            <w:r>
              <w:rPr>
                <w:noProof/>
                <w:webHidden/>
              </w:rPr>
            </w:r>
            <w:r>
              <w:rPr>
                <w:noProof/>
                <w:webHidden/>
              </w:rPr>
              <w:fldChar w:fldCharType="separate"/>
            </w:r>
            <w:r w:rsidR="002A558D">
              <w:rPr>
                <w:noProof/>
                <w:webHidden/>
              </w:rPr>
              <w:t>42</w:t>
            </w:r>
            <w:r>
              <w:rPr>
                <w:noProof/>
                <w:webHidden/>
              </w:rPr>
              <w:fldChar w:fldCharType="end"/>
            </w:r>
          </w:hyperlink>
        </w:p>
        <w:p w:rsidR="002A558D" w:rsidRDefault="000F0DAF">
          <w:pPr>
            <w:pStyle w:val="TOC1"/>
            <w:tabs>
              <w:tab w:val="right" w:leader="dot" w:pos="9350"/>
            </w:tabs>
            <w:rPr>
              <w:rFonts w:eastAsiaTheme="minorEastAsia"/>
              <w:noProof/>
            </w:rPr>
          </w:pPr>
          <w:hyperlink w:anchor="_Toc380828186" w:history="1">
            <w:r w:rsidR="002A558D" w:rsidRPr="00C51083">
              <w:rPr>
                <w:rStyle w:val="Hyperlink"/>
                <w:noProof/>
              </w:rPr>
              <w:t>Expressions</w:t>
            </w:r>
            <w:r w:rsidR="002A558D">
              <w:rPr>
                <w:noProof/>
                <w:webHidden/>
              </w:rPr>
              <w:tab/>
            </w:r>
            <w:r>
              <w:rPr>
                <w:noProof/>
                <w:webHidden/>
              </w:rPr>
              <w:fldChar w:fldCharType="begin"/>
            </w:r>
            <w:r w:rsidR="002A558D">
              <w:rPr>
                <w:noProof/>
                <w:webHidden/>
              </w:rPr>
              <w:instrText xml:space="preserve"> PAGEREF _Toc380828186 \h </w:instrText>
            </w:r>
            <w:r>
              <w:rPr>
                <w:noProof/>
                <w:webHidden/>
              </w:rPr>
            </w:r>
            <w:r>
              <w:rPr>
                <w:noProof/>
                <w:webHidden/>
              </w:rPr>
              <w:fldChar w:fldCharType="separate"/>
            </w:r>
            <w:r w:rsidR="002A558D">
              <w:rPr>
                <w:noProof/>
                <w:webHidden/>
              </w:rPr>
              <w:t>42</w:t>
            </w:r>
            <w:r>
              <w:rPr>
                <w:noProof/>
                <w:webHidden/>
              </w:rPr>
              <w:fldChar w:fldCharType="end"/>
            </w:r>
          </w:hyperlink>
        </w:p>
        <w:p w:rsidR="002A558D" w:rsidRDefault="000F0DAF">
          <w:pPr>
            <w:pStyle w:val="TOC2"/>
            <w:tabs>
              <w:tab w:val="right" w:leader="dot" w:pos="9350"/>
            </w:tabs>
            <w:rPr>
              <w:rFonts w:eastAsiaTheme="minorEastAsia"/>
              <w:noProof/>
            </w:rPr>
          </w:pPr>
          <w:hyperlink w:anchor="_Toc380828187" w:history="1">
            <w:r w:rsidR="002A558D" w:rsidRPr="00C51083">
              <w:rPr>
                <w:rStyle w:val="Hyperlink"/>
                <w:noProof/>
              </w:rPr>
              <w:t>Numeric &lt;nexp&gt; := {&lt;numeric variable&gt;|&lt;numeric constant} {&lt;noperator&gt; &lt;nexp&gt;|&lt;end of line&gt;}</w:t>
            </w:r>
            <w:r w:rsidR="002A558D">
              <w:rPr>
                <w:noProof/>
                <w:webHidden/>
              </w:rPr>
              <w:tab/>
            </w:r>
            <w:r>
              <w:rPr>
                <w:noProof/>
                <w:webHidden/>
              </w:rPr>
              <w:fldChar w:fldCharType="begin"/>
            </w:r>
            <w:r w:rsidR="002A558D">
              <w:rPr>
                <w:noProof/>
                <w:webHidden/>
              </w:rPr>
              <w:instrText xml:space="preserve"> PAGEREF _Toc380828187 \h </w:instrText>
            </w:r>
            <w:r>
              <w:rPr>
                <w:noProof/>
                <w:webHidden/>
              </w:rPr>
            </w:r>
            <w:r>
              <w:rPr>
                <w:noProof/>
                <w:webHidden/>
              </w:rPr>
              <w:fldChar w:fldCharType="separate"/>
            </w:r>
            <w:r w:rsidR="002A558D">
              <w:rPr>
                <w:noProof/>
                <w:webHidden/>
              </w:rPr>
              <w:t>42</w:t>
            </w:r>
            <w:r>
              <w:rPr>
                <w:noProof/>
                <w:webHidden/>
              </w:rPr>
              <w:fldChar w:fldCharType="end"/>
            </w:r>
          </w:hyperlink>
        </w:p>
        <w:p w:rsidR="002A558D" w:rsidRDefault="000F0DAF">
          <w:pPr>
            <w:pStyle w:val="TOC3"/>
            <w:tabs>
              <w:tab w:val="right" w:leader="dot" w:pos="9350"/>
            </w:tabs>
            <w:rPr>
              <w:rFonts w:eastAsiaTheme="minorEastAsia"/>
              <w:noProof/>
            </w:rPr>
          </w:pPr>
          <w:hyperlink w:anchor="_Toc380828188" w:history="1">
            <w:r w:rsidR="002A558D" w:rsidRPr="00C51083">
              <w:rPr>
                <w:rStyle w:val="Hyperlink"/>
                <w:noProof/>
              </w:rPr>
              <w:t>Numeric Operators &lt;noperator&gt;</w:t>
            </w:r>
            <w:r w:rsidR="002A558D">
              <w:rPr>
                <w:noProof/>
                <w:webHidden/>
              </w:rPr>
              <w:tab/>
            </w:r>
            <w:r>
              <w:rPr>
                <w:noProof/>
                <w:webHidden/>
              </w:rPr>
              <w:fldChar w:fldCharType="begin"/>
            </w:r>
            <w:r w:rsidR="002A558D">
              <w:rPr>
                <w:noProof/>
                <w:webHidden/>
              </w:rPr>
              <w:instrText xml:space="preserve"> PAGEREF _Toc380828188 \h </w:instrText>
            </w:r>
            <w:r>
              <w:rPr>
                <w:noProof/>
                <w:webHidden/>
              </w:rPr>
            </w:r>
            <w:r>
              <w:rPr>
                <w:noProof/>
                <w:webHidden/>
              </w:rPr>
              <w:fldChar w:fldCharType="separate"/>
            </w:r>
            <w:r w:rsidR="002A558D">
              <w:rPr>
                <w:noProof/>
                <w:webHidden/>
              </w:rPr>
              <w:t>42</w:t>
            </w:r>
            <w:r>
              <w:rPr>
                <w:noProof/>
                <w:webHidden/>
              </w:rPr>
              <w:fldChar w:fldCharType="end"/>
            </w:r>
          </w:hyperlink>
        </w:p>
        <w:p w:rsidR="002A558D" w:rsidRDefault="000F0DAF">
          <w:pPr>
            <w:pStyle w:val="TOC3"/>
            <w:tabs>
              <w:tab w:val="right" w:leader="dot" w:pos="9350"/>
            </w:tabs>
            <w:rPr>
              <w:rFonts w:eastAsiaTheme="minorEastAsia"/>
              <w:noProof/>
            </w:rPr>
          </w:pPr>
          <w:hyperlink w:anchor="_Toc380828189" w:history="1">
            <w:r w:rsidR="002A558D" w:rsidRPr="00C51083">
              <w:rPr>
                <w:rStyle w:val="Hyperlink"/>
                <w:noProof/>
              </w:rPr>
              <w:t>Numeric Expression Examples</w:t>
            </w:r>
            <w:r w:rsidR="002A558D">
              <w:rPr>
                <w:noProof/>
                <w:webHidden/>
              </w:rPr>
              <w:tab/>
            </w:r>
            <w:r>
              <w:rPr>
                <w:noProof/>
                <w:webHidden/>
              </w:rPr>
              <w:fldChar w:fldCharType="begin"/>
            </w:r>
            <w:r w:rsidR="002A558D">
              <w:rPr>
                <w:noProof/>
                <w:webHidden/>
              </w:rPr>
              <w:instrText xml:space="preserve"> PAGEREF _Toc380828189 \h </w:instrText>
            </w:r>
            <w:r>
              <w:rPr>
                <w:noProof/>
                <w:webHidden/>
              </w:rPr>
            </w:r>
            <w:r>
              <w:rPr>
                <w:noProof/>
                <w:webHidden/>
              </w:rPr>
              <w:fldChar w:fldCharType="separate"/>
            </w:r>
            <w:r w:rsidR="002A558D">
              <w:rPr>
                <w:noProof/>
                <w:webHidden/>
              </w:rPr>
              <w:t>42</w:t>
            </w:r>
            <w:r>
              <w:rPr>
                <w:noProof/>
                <w:webHidden/>
              </w:rPr>
              <w:fldChar w:fldCharType="end"/>
            </w:r>
          </w:hyperlink>
        </w:p>
        <w:p w:rsidR="002A558D" w:rsidRDefault="000F0DAF">
          <w:pPr>
            <w:pStyle w:val="TOC3"/>
            <w:tabs>
              <w:tab w:val="right" w:leader="dot" w:pos="9350"/>
            </w:tabs>
            <w:rPr>
              <w:rFonts w:eastAsiaTheme="minorEastAsia"/>
              <w:noProof/>
            </w:rPr>
          </w:pPr>
          <w:hyperlink w:anchor="_Toc380828190" w:history="1">
            <w:r w:rsidR="002A558D" w:rsidRPr="00C51083">
              <w:rPr>
                <w:rStyle w:val="Hyperlink"/>
                <w:noProof/>
              </w:rPr>
              <w:t>Pre- and Post-Increment Operators</w:t>
            </w:r>
            <w:r w:rsidR="002A558D">
              <w:rPr>
                <w:noProof/>
                <w:webHidden/>
              </w:rPr>
              <w:tab/>
            </w:r>
            <w:r>
              <w:rPr>
                <w:noProof/>
                <w:webHidden/>
              </w:rPr>
              <w:fldChar w:fldCharType="begin"/>
            </w:r>
            <w:r w:rsidR="002A558D">
              <w:rPr>
                <w:noProof/>
                <w:webHidden/>
              </w:rPr>
              <w:instrText xml:space="preserve"> PAGEREF _Toc380828190 \h </w:instrText>
            </w:r>
            <w:r>
              <w:rPr>
                <w:noProof/>
                <w:webHidden/>
              </w:rPr>
            </w:r>
            <w:r>
              <w:rPr>
                <w:noProof/>
                <w:webHidden/>
              </w:rPr>
              <w:fldChar w:fldCharType="separate"/>
            </w:r>
            <w:r w:rsidR="002A558D">
              <w:rPr>
                <w:noProof/>
                <w:webHidden/>
              </w:rPr>
              <w:t>42</w:t>
            </w:r>
            <w:r>
              <w:rPr>
                <w:noProof/>
                <w:webHidden/>
              </w:rPr>
              <w:fldChar w:fldCharType="end"/>
            </w:r>
          </w:hyperlink>
        </w:p>
        <w:p w:rsidR="002A558D" w:rsidRDefault="000F0DAF">
          <w:pPr>
            <w:pStyle w:val="TOC3"/>
            <w:tabs>
              <w:tab w:val="right" w:leader="dot" w:pos="9350"/>
            </w:tabs>
            <w:rPr>
              <w:rFonts w:eastAsiaTheme="minorEastAsia"/>
              <w:noProof/>
            </w:rPr>
          </w:pPr>
          <w:hyperlink w:anchor="_Toc380828191" w:history="1">
            <w:r w:rsidR="002A558D" w:rsidRPr="00C51083">
              <w:rPr>
                <w:rStyle w:val="Hyperlink"/>
                <w:noProof/>
              </w:rPr>
              <w:t>Op Equal Assignment Operations</w:t>
            </w:r>
            <w:r w:rsidR="002A558D">
              <w:rPr>
                <w:noProof/>
                <w:webHidden/>
              </w:rPr>
              <w:tab/>
            </w:r>
            <w:r>
              <w:rPr>
                <w:noProof/>
                <w:webHidden/>
              </w:rPr>
              <w:fldChar w:fldCharType="begin"/>
            </w:r>
            <w:r w:rsidR="002A558D">
              <w:rPr>
                <w:noProof/>
                <w:webHidden/>
              </w:rPr>
              <w:instrText xml:space="preserve"> PAGEREF _Toc380828191 \h </w:instrText>
            </w:r>
            <w:r>
              <w:rPr>
                <w:noProof/>
                <w:webHidden/>
              </w:rPr>
            </w:r>
            <w:r>
              <w:rPr>
                <w:noProof/>
                <w:webHidden/>
              </w:rPr>
              <w:fldChar w:fldCharType="separate"/>
            </w:r>
            <w:r w:rsidR="002A558D">
              <w:rPr>
                <w:noProof/>
                <w:webHidden/>
              </w:rPr>
              <w:t>42</w:t>
            </w:r>
            <w:r>
              <w:rPr>
                <w:noProof/>
                <w:webHidden/>
              </w:rPr>
              <w:fldChar w:fldCharType="end"/>
            </w:r>
          </w:hyperlink>
        </w:p>
        <w:p w:rsidR="002A558D" w:rsidRDefault="000F0DAF">
          <w:pPr>
            <w:pStyle w:val="TOC2"/>
            <w:tabs>
              <w:tab w:val="right" w:leader="dot" w:pos="9350"/>
            </w:tabs>
            <w:rPr>
              <w:rFonts w:eastAsiaTheme="minorEastAsia"/>
              <w:noProof/>
            </w:rPr>
          </w:pPr>
          <w:hyperlink w:anchor="_Toc380828192" w:history="1">
            <w:r w:rsidR="002A558D" w:rsidRPr="00C51083">
              <w:rPr>
                <w:rStyle w:val="Hyperlink"/>
                <w:noProof/>
              </w:rPr>
              <w:t>String &lt;sexp&gt; := {&lt;string variable&gt;|&lt;string constant&gt;} {</w:t>
            </w:r>
            <w:r w:rsidR="002A558D" w:rsidRPr="00C51083">
              <w:rPr>
                <w:rStyle w:val="Hyperlink"/>
                <w:noProof/>
                <w:vertAlign w:val="subscript"/>
              </w:rPr>
              <w:t xml:space="preserve"> </w:t>
            </w:r>
            <w:r w:rsidR="002A558D" w:rsidRPr="00C51083">
              <w:rPr>
                <w:rStyle w:val="Hyperlink"/>
                <w:noProof/>
              </w:rPr>
              <w:t>+ &lt;sexp&gt; | &lt;end of line&gt;}</w:t>
            </w:r>
            <w:r w:rsidR="002A558D">
              <w:rPr>
                <w:noProof/>
                <w:webHidden/>
              </w:rPr>
              <w:tab/>
            </w:r>
            <w:r>
              <w:rPr>
                <w:noProof/>
                <w:webHidden/>
              </w:rPr>
              <w:fldChar w:fldCharType="begin"/>
            </w:r>
            <w:r w:rsidR="002A558D">
              <w:rPr>
                <w:noProof/>
                <w:webHidden/>
              </w:rPr>
              <w:instrText xml:space="preserve"> PAGEREF _Toc380828192 \h </w:instrText>
            </w:r>
            <w:r>
              <w:rPr>
                <w:noProof/>
                <w:webHidden/>
              </w:rPr>
            </w:r>
            <w:r>
              <w:rPr>
                <w:noProof/>
                <w:webHidden/>
              </w:rPr>
              <w:fldChar w:fldCharType="separate"/>
            </w:r>
            <w:r w:rsidR="002A558D">
              <w:rPr>
                <w:noProof/>
                <w:webHidden/>
              </w:rPr>
              <w:t>43</w:t>
            </w:r>
            <w:r>
              <w:rPr>
                <w:noProof/>
                <w:webHidden/>
              </w:rPr>
              <w:fldChar w:fldCharType="end"/>
            </w:r>
          </w:hyperlink>
        </w:p>
        <w:p w:rsidR="002A558D" w:rsidRDefault="000F0DAF">
          <w:pPr>
            <w:pStyle w:val="TOC2"/>
            <w:tabs>
              <w:tab w:val="right" w:leader="dot" w:pos="9350"/>
            </w:tabs>
            <w:rPr>
              <w:rFonts w:eastAsiaTheme="minorEastAsia"/>
              <w:noProof/>
            </w:rPr>
          </w:pPr>
          <w:hyperlink w:anchor="_Toc380828193" w:history="1">
            <w:r w:rsidR="002A558D" w:rsidRPr="00C51083">
              <w:rPr>
                <w:rStyle w:val="Hyperlink"/>
                <w:noProof/>
              </w:rPr>
              <w:t>Logical &lt;lexp&gt;</w:t>
            </w:r>
            <w:r w:rsidR="002A558D">
              <w:rPr>
                <w:noProof/>
                <w:webHidden/>
              </w:rPr>
              <w:tab/>
            </w:r>
            <w:r>
              <w:rPr>
                <w:noProof/>
                <w:webHidden/>
              </w:rPr>
              <w:fldChar w:fldCharType="begin"/>
            </w:r>
            <w:r w:rsidR="002A558D">
              <w:rPr>
                <w:noProof/>
                <w:webHidden/>
              </w:rPr>
              <w:instrText xml:space="preserve"> PAGEREF _Toc380828193 \h </w:instrText>
            </w:r>
            <w:r>
              <w:rPr>
                <w:noProof/>
                <w:webHidden/>
              </w:rPr>
            </w:r>
            <w:r>
              <w:rPr>
                <w:noProof/>
                <w:webHidden/>
              </w:rPr>
              <w:fldChar w:fldCharType="separate"/>
            </w:r>
            <w:r w:rsidR="002A558D">
              <w:rPr>
                <w:noProof/>
                <w:webHidden/>
              </w:rPr>
              <w:t>43</w:t>
            </w:r>
            <w:r>
              <w:rPr>
                <w:noProof/>
                <w:webHidden/>
              </w:rPr>
              <w:fldChar w:fldCharType="end"/>
            </w:r>
          </w:hyperlink>
        </w:p>
        <w:p w:rsidR="002A558D" w:rsidRDefault="000F0DAF">
          <w:pPr>
            <w:pStyle w:val="TOC3"/>
            <w:tabs>
              <w:tab w:val="right" w:leader="dot" w:pos="9350"/>
            </w:tabs>
            <w:rPr>
              <w:rFonts w:eastAsiaTheme="minorEastAsia"/>
              <w:noProof/>
            </w:rPr>
          </w:pPr>
          <w:hyperlink w:anchor="_Toc380828194" w:history="1">
            <w:r w:rsidR="002A558D" w:rsidRPr="00C51083">
              <w:rPr>
                <w:rStyle w:val="Hyperlink"/>
                <w:noProof/>
              </w:rPr>
              <w:t>Logical Operators</w:t>
            </w:r>
            <w:r w:rsidR="002A558D">
              <w:rPr>
                <w:noProof/>
                <w:webHidden/>
              </w:rPr>
              <w:tab/>
            </w:r>
            <w:r>
              <w:rPr>
                <w:noProof/>
                <w:webHidden/>
              </w:rPr>
              <w:fldChar w:fldCharType="begin"/>
            </w:r>
            <w:r w:rsidR="002A558D">
              <w:rPr>
                <w:noProof/>
                <w:webHidden/>
              </w:rPr>
              <w:instrText xml:space="preserve"> PAGEREF _Toc380828194 \h </w:instrText>
            </w:r>
            <w:r>
              <w:rPr>
                <w:noProof/>
                <w:webHidden/>
              </w:rPr>
            </w:r>
            <w:r>
              <w:rPr>
                <w:noProof/>
                <w:webHidden/>
              </w:rPr>
              <w:fldChar w:fldCharType="separate"/>
            </w:r>
            <w:r w:rsidR="002A558D">
              <w:rPr>
                <w:noProof/>
                <w:webHidden/>
              </w:rPr>
              <w:t>43</w:t>
            </w:r>
            <w:r>
              <w:rPr>
                <w:noProof/>
                <w:webHidden/>
              </w:rPr>
              <w:fldChar w:fldCharType="end"/>
            </w:r>
          </w:hyperlink>
        </w:p>
        <w:p w:rsidR="002A558D" w:rsidRDefault="000F0DAF">
          <w:pPr>
            <w:pStyle w:val="TOC3"/>
            <w:tabs>
              <w:tab w:val="right" w:leader="dot" w:pos="9350"/>
            </w:tabs>
            <w:rPr>
              <w:rFonts w:eastAsiaTheme="minorEastAsia"/>
              <w:noProof/>
            </w:rPr>
          </w:pPr>
          <w:hyperlink w:anchor="_Toc380828195" w:history="1">
            <w:r w:rsidR="002A558D" w:rsidRPr="00C51083">
              <w:rPr>
                <w:rStyle w:val="Hyperlink"/>
                <w:noProof/>
              </w:rPr>
              <w:t>Examples of Logical Expressions</w:t>
            </w:r>
            <w:r w:rsidR="002A558D">
              <w:rPr>
                <w:noProof/>
                <w:webHidden/>
              </w:rPr>
              <w:tab/>
            </w:r>
            <w:r>
              <w:rPr>
                <w:noProof/>
                <w:webHidden/>
              </w:rPr>
              <w:fldChar w:fldCharType="begin"/>
            </w:r>
            <w:r w:rsidR="002A558D">
              <w:rPr>
                <w:noProof/>
                <w:webHidden/>
              </w:rPr>
              <w:instrText xml:space="preserve"> PAGEREF _Toc380828195 \h </w:instrText>
            </w:r>
            <w:r>
              <w:rPr>
                <w:noProof/>
                <w:webHidden/>
              </w:rPr>
            </w:r>
            <w:r>
              <w:rPr>
                <w:noProof/>
                <w:webHidden/>
              </w:rPr>
              <w:fldChar w:fldCharType="separate"/>
            </w:r>
            <w:r w:rsidR="002A558D">
              <w:rPr>
                <w:noProof/>
                <w:webHidden/>
              </w:rPr>
              <w:t>43</w:t>
            </w:r>
            <w:r>
              <w:rPr>
                <w:noProof/>
                <w:webHidden/>
              </w:rPr>
              <w:fldChar w:fldCharType="end"/>
            </w:r>
          </w:hyperlink>
        </w:p>
        <w:p w:rsidR="002A558D" w:rsidRDefault="000F0DAF">
          <w:pPr>
            <w:pStyle w:val="TOC1"/>
            <w:tabs>
              <w:tab w:val="right" w:leader="dot" w:pos="9350"/>
            </w:tabs>
            <w:rPr>
              <w:rFonts w:eastAsiaTheme="minorEastAsia"/>
              <w:noProof/>
            </w:rPr>
          </w:pPr>
          <w:hyperlink w:anchor="_Toc380828196" w:history="1">
            <w:r w:rsidR="002A558D" w:rsidRPr="00C51083">
              <w:rPr>
                <w:rStyle w:val="Hyperlink"/>
                <w:noProof/>
              </w:rPr>
              <w:t>Assignment Operations</w:t>
            </w:r>
            <w:r w:rsidR="002A558D">
              <w:rPr>
                <w:noProof/>
                <w:webHidden/>
              </w:rPr>
              <w:tab/>
            </w:r>
            <w:r>
              <w:rPr>
                <w:noProof/>
                <w:webHidden/>
              </w:rPr>
              <w:fldChar w:fldCharType="begin"/>
            </w:r>
            <w:r w:rsidR="002A558D">
              <w:rPr>
                <w:noProof/>
                <w:webHidden/>
              </w:rPr>
              <w:instrText xml:space="preserve"> PAGEREF _Toc380828196 \h </w:instrText>
            </w:r>
            <w:r>
              <w:rPr>
                <w:noProof/>
                <w:webHidden/>
              </w:rPr>
            </w:r>
            <w:r>
              <w:rPr>
                <w:noProof/>
                <w:webHidden/>
              </w:rPr>
              <w:fldChar w:fldCharType="separate"/>
            </w:r>
            <w:r w:rsidR="002A558D">
              <w:rPr>
                <w:noProof/>
                <w:webHidden/>
              </w:rPr>
              <w:t>43</w:t>
            </w:r>
            <w:r>
              <w:rPr>
                <w:noProof/>
                <w:webHidden/>
              </w:rPr>
              <w:fldChar w:fldCharType="end"/>
            </w:r>
          </w:hyperlink>
        </w:p>
        <w:p w:rsidR="002A558D" w:rsidRDefault="000F0DAF">
          <w:pPr>
            <w:pStyle w:val="TOC2"/>
            <w:tabs>
              <w:tab w:val="right" w:leader="dot" w:pos="9350"/>
            </w:tabs>
            <w:rPr>
              <w:rFonts w:eastAsiaTheme="minorEastAsia"/>
              <w:noProof/>
            </w:rPr>
          </w:pPr>
          <w:hyperlink w:anchor="_Toc380828197" w:history="1">
            <w:r w:rsidR="002A558D" w:rsidRPr="00C51083">
              <w:rPr>
                <w:rStyle w:val="Hyperlink"/>
                <w:noProof/>
              </w:rPr>
              <w:t>LET</w:t>
            </w:r>
            <w:r w:rsidR="002A558D">
              <w:rPr>
                <w:noProof/>
                <w:webHidden/>
              </w:rPr>
              <w:tab/>
            </w:r>
            <w:r>
              <w:rPr>
                <w:noProof/>
                <w:webHidden/>
              </w:rPr>
              <w:fldChar w:fldCharType="begin"/>
            </w:r>
            <w:r w:rsidR="002A558D">
              <w:rPr>
                <w:noProof/>
                <w:webHidden/>
              </w:rPr>
              <w:instrText xml:space="preserve"> PAGEREF _Toc380828197 \h </w:instrText>
            </w:r>
            <w:r>
              <w:rPr>
                <w:noProof/>
                <w:webHidden/>
              </w:rPr>
            </w:r>
            <w:r>
              <w:rPr>
                <w:noProof/>
                <w:webHidden/>
              </w:rPr>
              <w:fldChar w:fldCharType="separate"/>
            </w:r>
            <w:r w:rsidR="002A558D">
              <w:rPr>
                <w:noProof/>
                <w:webHidden/>
              </w:rPr>
              <w:t>44</w:t>
            </w:r>
            <w:r>
              <w:rPr>
                <w:noProof/>
                <w:webHidden/>
              </w:rPr>
              <w:fldChar w:fldCharType="end"/>
            </w:r>
          </w:hyperlink>
        </w:p>
        <w:p w:rsidR="002A558D" w:rsidRDefault="000F0DAF">
          <w:pPr>
            <w:pStyle w:val="TOC2"/>
            <w:tabs>
              <w:tab w:val="right" w:leader="dot" w:pos="9350"/>
            </w:tabs>
            <w:rPr>
              <w:rFonts w:eastAsiaTheme="minorEastAsia"/>
              <w:noProof/>
            </w:rPr>
          </w:pPr>
          <w:hyperlink w:anchor="_Toc380828198" w:history="1">
            <w:r w:rsidR="002A558D" w:rsidRPr="00C51083">
              <w:rPr>
                <w:rStyle w:val="Hyperlink"/>
                <w:noProof/>
              </w:rPr>
              <w:t>OpEqual Assignment Operations</w:t>
            </w:r>
            <w:r w:rsidR="002A558D">
              <w:rPr>
                <w:noProof/>
                <w:webHidden/>
              </w:rPr>
              <w:tab/>
            </w:r>
            <w:r>
              <w:rPr>
                <w:noProof/>
                <w:webHidden/>
              </w:rPr>
              <w:fldChar w:fldCharType="begin"/>
            </w:r>
            <w:r w:rsidR="002A558D">
              <w:rPr>
                <w:noProof/>
                <w:webHidden/>
              </w:rPr>
              <w:instrText xml:space="preserve"> PAGEREF _Toc380828198 \h </w:instrText>
            </w:r>
            <w:r>
              <w:rPr>
                <w:noProof/>
                <w:webHidden/>
              </w:rPr>
            </w:r>
            <w:r>
              <w:rPr>
                <w:noProof/>
                <w:webHidden/>
              </w:rPr>
              <w:fldChar w:fldCharType="separate"/>
            </w:r>
            <w:r w:rsidR="002A558D">
              <w:rPr>
                <w:noProof/>
                <w:webHidden/>
              </w:rPr>
              <w:t>44</w:t>
            </w:r>
            <w:r>
              <w:rPr>
                <w:noProof/>
                <w:webHidden/>
              </w:rPr>
              <w:fldChar w:fldCharType="end"/>
            </w:r>
          </w:hyperlink>
        </w:p>
        <w:p w:rsidR="002A558D" w:rsidRDefault="000F0DAF">
          <w:pPr>
            <w:pStyle w:val="TOC1"/>
            <w:tabs>
              <w:tab w:val="right" w:leader="dot" w:pos="9350"/>
            </w:tabs>
            <w:rPr>
              <w:rFonts w:eastAsiaTheme="minorEastAsia"/>
              <w:noProof/>
            </w:rPr>
          </w:pPr>
          <w:hyperlink w:anchor="_Toc380828199" w:history="1">
            <w:r w:rsidR="002A558D" w:rsidRPr="00C51083">
              <w:rPr>
                <w:rStyle w:val="Hyperlink"/>
                <w:noProof/>
              </w:rPr>
              <w:t>Math Functions</w:t>
            </w:r>
            <w:r w:rsidR="002A558D">
              <w:rPr>
                <w:noProof/>
                <w:webHidden/>
              </w:rPr>
              <w:tab/>
            </w:r>
            <w:r>
              <w:rPr>
                <w:noProof/>
                <w:webHidden/>
              </w:rPr>
              <w:fldChar w:fldCharType="begin"/>
            </w:r>
            <w:r w:rsidR="002A558D">
              <w:rPr>
                <w:noProof/>
                <w:webHidden/>
              </w:rPr>
              <w:instrText xml:space="preserve"> PAGEREF _Toc380828199 \h </w:instrText>
            </w:r>
            <w:r>
              <w:rPr>
                <w:noProof/>
                <w:webHidden/>
              </w:rPr>
            </w:r>
            <w:r>
              <w:rPr>
                <w:noProof/>
                <w:webHidden/>
              </w:rPr>
              <w:fldChar w:fldCharType="separate"/>
            </w:r>
            <w:r w:rsidR="002A558D">
              <w:rPr>
                <w:noProof/>
                <w:webHidden/>
              </w:rPr>
              <w:t>44</w:t>
            </w:r>
            <w:r>
              <w:rPr>
                <w:noProof/>
                <w:webHidden/>
              </w:rPr>
              <w:fldChar w:fldCharType="end"/>
            </w:r>
          </w:hyperlink>
        </w:p>
        <w:p w:rsidR="002A558D" w:rsidRDefault="000F0DAF">
          <w:pPr>
            <w:pStyle w:val="TOC2"/>
            <w:tabs>
              <w:tab w:val="right" w:leader="dot" w:pos="9350"/>
            </w:tabs>
            <w:rPr>
              <w:rFonts w:eastAsiaTheme="minorEastAsia"/>
              <w:noProof/>
            </w:rPr>
          </w:pPr>
          <w:hyperlink w:anchor="_Toc380828200" w:history="1">
            <w:r w:rsidR="002A558D" w:rsidRPr="00C51083">
              <w:rPr>
                <w:rStyle w:val="Hyperlink"/>
                <w:noProof/>
              </w:rPr>
              <w:t>BOR(&lt;nexp1&gt;, &lt;nexp2&gt;)</w:t>
            </w:r>
            <w:r w:rsidR="002A558D">
              <w:rPr>
                <w:noProof/>
                <w:webHidden/>
              </w:rPr>
              <w:tab/>
            </w:r>
            <w:r>
              <w:rPr>
                <w:noProof/>
                <w:webHidden/>
              </w:rPr>
              <w:fldChar w:fldCharType="begin"/>
            </w:r>
            <w:r w:rsidR="002A558D">
              <w:rPr>
                <w:noProof/>
                <w:webHidden/>
              </w:rPr>
              <w:instrText xml:space="preserve"> PAGEREF _Toc380828200 \h </w:instrText>
            </w:r>
            <w:r>
              <w:rPr>
                <w:noProof/>
                <w:webHidden/>
              </w:rPr>
            </w:r>
            <w:r>
              <w:rPr>
                <w:noProof/>
                <w:webHidden/>
              </w:rPr>
              <w:fldChar w:fldCharType="separate"/>
            </w:r>
            <w:r w:rsidR="002A558D">
              <w:rPr>
                <w:noProof/>
                <w:webHidden/>
              </w:rPr>
              <w:t>44</w:t>
            </w:r>
            <w:r>
              <w:rPr>
                <w:noProof/>
                <w:webHidden/>
              </w:rPr>
              <w:fldChar w:fldCharType="end"/>
            </w:r>
          </w:hyperlink>
        </w:p>
        <w:p w:rsidR="002A558D" w:rsidRDefault="000F0DAF">
          <w:pPr>
            <w:pStyle w:val="TOC2"/>
            <w:tabs>
              <w:tab w:val="right" w:leader="dot" w:pos="9350"/>
            </w:tabs>
            <w:rPr>
              <w:rFonts w:eastAsiaTheme="minorEastAsia"/>
              <w:noProof/>
            </w:rPr>
          </w:pPr>
          <w:hyperlink w:anchor="_Toc380828201" w:history="1">
            <w:r w:rsidR="002A558D" w:rsidRPr="00C51083">
              <w:rPr>
                <w:rStyle w:val="Hyperlink"/>
                <w:noProof/>
              </w:rPr>
              <w:t>BAND(&lt;nexp1&gt;, &lt;nexp2&gt;)</w:t>
            </w:r>
            <w:r w:rsidR="002A558D">
              <w:rPr>
                <w:noProof/>
                <w:webHidden/>
              </w:rPr>
              <w:tab/>
            </w:r>
            <w:r>
              <w:rPr>
                <w:noProof/>
                <w:webHidden/>
              </w:rPr>
              <w:fldChar w:fldCharType="begin"/>
            </w:r>
            <w:r w:rsidR="002A558D">
              <w:rPr>
                <w:noProof/>
                <w:webHidden/>
              </w:rPr>
              <w:instrText xml:space="preserve"> PAGEREF _Toc380828201 \h </w:instrText>
            </w:r>
            <w:r>
              <w:rPr>
                <w:noProof/>
                <w:webHidden/>
              </w:rPr>
            </w:r>
            <w:r>
              <w:rPr>
                <w:noProof/>
                <w:webHidden/>
              </w:rPr>
              <w:fldChar w:fldCharType="separate"/>
            </w:r>
            <w:r w:rsidR="002A558D">
              <w:rPr>
                <w:noProof/>
                <w:webHidden/>
              </w:rPr>
              <w:t>44</w:t>
            </w:r>
            <w:r>
              <w:rPr>
                <w:noProof/>
                <w:webHidden/>
              </w:rPr>
              <w:fldChar w:fldCharType="end"/>
            </w:r>
          </w:hyperlink>
        </w:p>
        <w:p w:rsidR="002A558D" w:rsidRDefault="000F0DAF">
          <w:pPr>
            <w:pStyle w:val="TOC2"/>
            <w:tabs>
              <w:tab w:val="right" w:leader="dot" w:pos="9350"/>
            </w:tabs>
            <w:rPr>
              <w:rFonts w:eastAsiaTheme="minorEastAsia"/>
              <w:noProof/>
            </w:rPr>
          </w:pPr>
          <w:hyperlink w:anchor="_Toc380828202" w:history="1">
            <w:r w:rsidR="002A558D" w:rsidRPr="00C51083">
              <w:rPr>
                <w:rStyle w:val="Hyperlink"/>
                <w:noProof/>
              </w:rPr>
              <w:t>BXOR(&lt;nexp1&gt;, &lt;nexp2&gt;)</w:t>
            </w:r>
            <w:r w:rsidR="002A558D">
              <w:rPr>
                <w:noProof/>
                <w:webHidden/>
              </w:rPr>
              <w:tab/>
            </w:r>
            <w:r>
              <w:rPr>
                <w:noProof/>
                <w:webHidden/>
              </w:rPr>
              <w:fldChar w:fldCharType="begin"/>
            </w:r>
            <w:r w:rsidR="002A558D">
              <w:rPr>
                <w:noProof/>
                <w:webHidden/>
              </w:rPr>
              <w:instrText xml:space="preserve"> PAGEREF _Toc380828202 \h </w:instrText>
            </w:r>
            <w:r>
              <w:rPr>
                <w:noProof/>
                <w:webHidden/>
              </w:rPr>
            </w:r>
            <w:r>
              <w:rPr>
                <w:noProof/>
                <w:webHidden/>
              </w:rPr>
              <w:fldChar w:fldCharType="separate"/>
            </w:r>
            <w:r w:rsidR="002A558D">
              <w:rPr>
                <w:noProof/>
                <w:webHidden/>
              </w:rPr>
              <w:t>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03" w:history="1">
            <w:r w:rsidR="002A558D" w:rsidRPr="00C51083">
              <w:rPr>
                <w:rStyle w:val="Hyperlink"/>
                <w:noProof/>
              </w:rPr>
              <w:t>ABS(&lt;nexp&gt;)</w:t>
            </w:r>
            <w:r w:rsidR="002A558D">
              <w:rPr>
                <w:noProof/>
                <w:webHidden/>
              </w:rPr>
              <w:tab/>
            </w:r>
            <w:r>
              <w:rPr>
                <w:noProof/>
                <w:webHidden/>
              </w:rPr>
              <w:fldChar w:fldCharType="begin"/>
            </w:r>
            <w:r w:rsidR="002A558D">
              <w:rPr>
                <w:noProof/>
                <w:webHidden/>
              </w:rPr>
              <w:instrText xml:space="preserve"> PAGEREF _Toc380828203 \h </w:instrText>
            </w:r>
            <w:r>
              <w:rPr>
                <w:noProof/>
                <w:webHidden/>
              </w:rPr>
            </w:r>
            <w:r>
              <w:rPr>
                <w:noProof/>
                <w:webHidden/>
              </w:rPr>
              <w:fldChar w:fldCharType="separate"/>
            </w:r>
            <w:r w:rsidR="002A558D">
              <w:rPr>
                <w:noProof/>
                <w:webHidden/>
              </w:rPr>
              <w:t>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04" w:history="1">
            <w:r w:rsidR="002A558D" w:rsidRPr="00C51083">
              <w:rPr>
                <w:rStyle w:val="Hyperlink"/>
                <w:noProof/>
              </w:rPr>
              <w:t>SQR(&lt;nexp&gt;)</w:t>
            </w:r>
            <w:r w:rsidR="002A558D">
              <w:rPr>
                <w:noProof/>
                <w:webHidden/>
              </w:rPr>
              <w:tab/>
            </w:r>
            <w:r>
              <w:rPr>
                <w:noProof/>
                <w:webHidden/>
              </w:rPr>
              <w:fldChar w:fldCharType="begin"/>
            </w:r>
            <w:r w:rsidR="002A558D">
              <w:rPr>
                <w:noProof/>
                <w:webHidden/>
              </w:rPr>
              <w:instrText xml:space="preserve"> PAGEREF _Toc380828204 \h </w:instrText>
            </w:r>
            <w:r>
              <w:rPr>
                <w:noProof/>
                <w:webHidden/>
              </w:rPr>
            </w:r>
            <w:r>
              <w:rPr>
                <w:noProof/>
                <w:webHidden/>
              </w:rPr>
              <w:fldChar w:fldCharType="separate"/>
            </w:r>
            <w:r w:rsidR="002A558D">
              <w:rPr>
                <w:noProof/>
                <w:webHidden/>
              </w:rPr>
              <w:t>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05" w:history="1">
            <w:r w:rsidR="002A558D" w:rsidRPr="00C51083">
              <w:rPr>
                <w:rStyle w:val="Hyperlink"/>
                <w:noProof/>
              </w:rPr>
              <w:t>CBRT(&lt;nexp&gt;)</w:t>
            </w:r>
            <w:r w:rsidR="002A558D">
              <w:rPr>
                <w:noProof/>
                <w:webHidden/>
              </w:rPr>
              <w:tab/>
            </w:r>
            <w:r>
              <w:rPr>
                <w:noProof/>
                <w:webHidden/>
              </w:rPr>
              <w:fldChar w:fldCharType="begin"/>
            </w:r>
            <w:r w:rsidR="002A558D">
              <w:rPr>
                <w:noProof/>
                <w:webHidden/>
              </w:rPr>
              <w:instrText xml:space="preserve"> PAGEREF _Toc380828205 \h </w:instrText>
            </w:r>
            <w:r>
              <w:rPr>
                <w:noProof/>
                <w:webHidden/>
              </w:rPr>
            </w:r>
            <w:r>
              <w:rPr>
                <w:noProof/>
                <w:webHidden/>
              </w:rPr>
              <w:fldChar w:fldCharType="separate"/>
            </w:r>
            <w:r w:rsidR="002A558D">
              <w:rPr>
                <w:noProof/>
                <w:webHidden/>
              </w:rPr>
              <w:t>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06" w:history="1">
            <w:r w:rsidR="002A558D" w:rsidRPr="00C51083">
              <w:rPr>
                <w:rStyle w:val="Hyperlink"/>
                <w:noProof/>
              </w:rPr>
              <w:t>RANDOMIZE(&lt;nexp&gt;)</w:t>
            </w:r>
            <w:r w:rsidR="002A558D">
              <w:rPr>
                <w:noProof/>
                <w:webHidden/>
              </w:rPr>
              <w:tab/>
            </w:r>
            <w:r>
              <w:rPr>
                <w:noProof/>
                <w:webHidden/>
              </w:rPr>
              <w:fldChar w:fldCharType="begin"/>
            </w:r>
            <w:r w:rsidR="002A558D">
              <w:rPr>
                <w:noProof/>
                <w:webHidden/>
              </w:rPr>
              <w:instrText xml:space="preserve"> PAGEREF _Toc380828206 \h </w:instrText>
            </w:r>
            <w:r>
              <w:rPr>
                <w:noProof/>
                <w:webHidden/>
              </w:rPr>
            </w:r>
            <w:r>
              <w:rPr>
                <w:noProof/>
                <w:webHidden/>
              </w:rPr>
              <w:fldChar w:fldCharType="separate"/>
            </w:r>
            <w:r w:rsidR="002A558D">
              <w:rPr>
                <w:noProof/>
                <w:webHidden/>
              </w:rPr>
              <w:t>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07" w:history="1">
            <w:r w:rsidR="002A558D" w:rsidRPr="00C51083">
              <w:rPr>
                <w:rStyle w:val="Hyperlink"/>
                <w:noProof/>
              </w:rPr>
              <w:t>RND()</w:t>
            </w:r>
            <w:r w:rsidR="002A558D">
              <w:rPr>
                <w:noProof/>
                <w:webHidden/>
              </w:rPr>
              <w:tab/>
            </w:r>
            <w:r>
              <w:rPr>
                <w:noProof/>
                <w:webHidden/>
              </w:rPr>
              <w:fldChar w:fldCharType="begin"/>
            </w:r>
            <w:r w:rsidR="002A558D">
              <w:rPr>
                <w:noProof/>
                <w:webHidden/>
              </w:rPr>
              <w:instrText xml:space="preserve"> PAGEREF _Toc380828207 \h </w:instrText>
            </w:r>
            <w:r>
              <w:rPr>
                <w:noProof/>
                <w:webHidden/>
              </w:rPr>
            </w:r>
            <w:r>
              <w:rPr>
                <w:noProof/>
                <w:webHidden/>
              </w:rPr>
              <w:fldChar w:fldCharType="separate"/>
            </w:r>
            <w:r w:rsidR="002A558D">
              <w:rPr>
                <w:noProof/>
                <w:webHidden/>
              </w:rPr>
              <w:t>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08" w:history="1">
            <w:r w:rsidR="002A558D" w:rsidRPr="00C51083">
              <w:rPr>
                <w:rStyle w:val="Hyperlink"/>
                <w:noProof/>
              </w:rPr>
              <w:t>MAX(&lt;nexp&gt;, &lt;nexp&gt;)</w:t>
            </w:r>
            <w:r w:rsidR="002A558D">
              <w:rPr>
                <w:noProof/>
                <w:webHidden/>
              </w:rPr>
              <w:tab/>
            </w:r>
            <w:r>
              <w:rPr>
                <w:noProof/>
                <w:webHidden/>
              </w:rPr>
              <w:fldChar w:fldCharType="begin"/>
            </w:r>
            <w:r w:rsidR="002A558D">
              <w:rPr>
                <w:noProof/>
                <w:webHidden/>
              </w:rPr>
              <w:instrText xml:space="preserve"> PAGEREF _Toc380828208 \h </w:instrText>
            </w:r>
            <w:r>
              <w:rPr>
                <w:noProof/>
                <w:webHidden/>
              </w:rPr>
            </w:r>
            <w:r>
              <w:rPr>
                <w:noProof/>
                <w:webHidden/>
              </w:rPr>
              <w:fldChar w:fldCharType="separate"/>
            </w:r>
            <w:r w:rsidR="002A558D">
              <w:rPr>
                <w:noProof/>
                <w:webHidden/>
              </w:rPr>
              <w:t>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09" w:history="1">
            <w:r w:rsidR="002A558D" w:rsidRPr="00C51083">
              <w:rPr>
                <w:rStyle w:val="Hyperlink"/>
                <w:noProof/>
              </w:rPr>
              <w:t>MIN(&lt;nexp&gt;, &lt;nexp&gt;)</w:t>
            </w:r>
            <w:r w:rsidR="002A558D">
              <w:rPr>
                <w:noProof/>
                <w:webHidden/>
              </w:rPr>
              <w:tab/>
            </w:r>
            <w:r>
              <w:rPr>
                <w:noProof/>
                <w:webHidden/>
              </w:rPr>
              <w:fldChar w:fldCharType="begin"/>
            </w:r>
            <w:r w:rsidR="002A558D">
              <w:rPr>
                <w:noProof/>
                <w:webHidden/>
              </w:rPr>
              <w:instrText xml:space="preserve"> PAGEREF _Toc380828209 \h </w:instrText>
            </w:r>
            <w:r>
              <w:rPr>
                <w:noProof/>
                <w:webHidden/>
              </w:rPr>
            </w:r>
            <w:r>
              <w:rPr>
                <w:noProof/>
                <w:webHidden/>
              </w:rPr>
              <w:fldChar w:fldCharType="separate"/>
            </w:r>
            <w:r w:rsidR="002A558D">
              <w:rPr>
                <w:noProof/>
                <w:webHidden/>
              </w:rPr>
              <w:t>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10" w:history="1">
            <w:r w:rsidR="002A558D" w:rsidRPr="00C51083">
              <w:rPr>
                <w:rStyle w:val="Hyperlink"/>
                <w:noProof/>
              </w:rPr>
              <w:t>CEIL(&lt;nexp&gt;)</w:t>
            </w:r>
            <w:r w:rsidR="002A558D">
              <w:rPr>
                <w:noProof/>
                <w:webHidden/>
              </w:rPr>
              <w:tab/>
            </w:r>
            <w:r>
              <w:rPr>
                <w:noProof/>
                <w:webHidden/>
              </w:rPr>
              <w:fldChar w:fldCharType="begin"/>
            </w:r>
            <w:r w:rsidR="002A558D">
              <w:rPr>
                <w:noProof/>
                <w:webHidden/>
              </w:rPr>
              <w:instrText xml:space="preserve"> PAGEREF _Toc380828210 \h </w:instrText>
            </w:r>
            <w:r>
              <w:rPr>
                <w:noProof/>
                <w:webHidden/>
              </w:rPr>
            </w:r>
            <w:r>
              <w:rPr>
                <w:noProof/>
                <w:webHidden/>
              </w:rPr>
              <w:fldChar w:fldCharType="separate"/>
            </w:r>
            <w:r w:rsidR="002A558D">
              <w:rPr>
                <w:noProof/>
                <w:webHidden/>
              </w:rPr>
              <w:t>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11" w:history="1">
            <w:r w:rsidR="002A558D" w:rsidRPr="00C51083">
              <w:rPr>
                <w:rStyle w:val="Hyperlink"/>
                <w:noProof/>
              </w:rPr>
              <w:t>FLOOR(&lt;nexp&gt;)</w:t>
            </w:r>
            <w:r w:rsidR="002A558D">
              <w:rPr>
                <w:noProof/>
                <w:webHidden/>
              </w:rPr>
              <w:tab/>
            </w:r>
            <w:r>
              <w:rPr>
                <w:noProof/>
                <w:webHidden/>
              </w:rPr>
              <w:fldChar w:fldCharType="begin"/>
            </w:r>
            <w:r w:rsidR="002A558D">
              <w:rPr>
                <w:noProof/>
                <w:webHidden/>
              </w:rPr>
              <w:instrText xml:space="preserve"> PAGEREF _Toc380828211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12" w:history="1">
            <w:r w:rsidR="002A558D" w:rsidRPr="00C51083">
              <w:rPr>
                <w:rStyle w:val="Hyperlink"/>
                <w:noProof/>
              </w:rPr>
              <w:t>MOD(&lt;nexp1&gt;, &lt;nexp2&gt;)</w:t>
            </w:r>
            <w:r w:rsidR="002A558D">
              <w:rPr>
                <w:noProof/>
                <w:webHidden/>
              </w:rPr>
              <w:tab/>
            </w:r>
            <w:r>
              <w:rPr>
                <w:noProof/>
                <w:webHidden/>
              </w:rPr>
              <w:fldChar w:fldCharType="begin"/>
            </w:r>
            <w:r w:rsidR="002A558D">
              <w:rPr>
                <w:noProof/>
                <w:webHidden/>
              </w:rPr>
              <w:instrText xml:space="preserve"> PAGEREF _Toc380828212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13" w:history="1">
            <w:r w:rsidR="002A558D" w:rsidRPr="00C51083">
              <w:rPr>
                <w:rStyle w:val="Hyperlink"/>
                <w:noProof/>
              </w:rPr>
              <w:t>ROUND(&lt;nexp&gt;)</w:t>
            </w:r>
            <w:r w:rsidR="002A558D">
              <w:rPr>
                <w:noProof/>
                <w:webHidden/>
              </w:rPr>
              <w:tab/>
            </w:r>
            <w:r>
              <w:rPr>
                <w:noProof/>
                <w:webHidden/>
              </w:rPr>
              <w:fldChar w:fldCharType="begin"/>
            </w:r>
            <w:r w:rsidR="002A558D">
              <w:rPr>
                <w:noProof/>
                <w:webHidden/>
              </w:rPr>
              <w:instrText xml:space="preserve"> PAGEREF _Toc380828213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14" w:history="1">
            <w:r w:rsidR="002A558D" w:rsidRPr="00C51083">
              <w:rPr>
                <w:rStyle w:val="Hyperlink"/>
                <w:noProof/>
              </w:rPr>
              <w:t>LOG(&lt;nexp&gt;)</w:t>
            </w:r>
            <w:r w:rsidR="002A558D">
              <w:rPr>
                <w:noProof/>
                <w:webHidden/>
              </w:rPr>
              <w:tab/>
            </w:r>
            <w:r>
              <w:rPr>
                <w:noProof/>
                <w:webHidden/>
              </w:rPr>
              <w:fldChar w:fldCharType="begin"/>
            </w:r>
            <w:r w:rsidR="002A558D">
              <w:rPr>
                <w:noProof/>
                <w:webHidden/>
              </w:rPr>
              <w:instrText xml:space="preserve"> PAGEREF _Toc380828214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15" w:history="1">
            <w:r w:rsidR="002A558D" w:rsidRPr="00C51083">
              <w:rPr>
                <w:rStyle w:val="Hyperlink"/>
                <w:noProof/>
              </w:rPr>
              <w:t>LOG10(&lt;nexp&gt;)</w:t>
            </w:r>
            <w:r w:rsidR="002A558D">
              <w:rPr>
                <w:noProof/>
                <w:webHidden/>
              </w:rPr>
              <w:tab/>
            </w:r>
            <w:r>
              <w:rPr>
                <w:noProof/>
                <w:webHidden/>
              </w:rPr>
              <w:fldChar w:fldCharType="begin"/>
            </w:r>
            <w:r w:rsidR="002A558D">
              <w:rPr>
                <w:noProof/>
                <w:webHidden/>
              </w:rPr>
              <w:instrText xml:space="preserve"> PAGEREF _Toc380828215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16" w:history="1">
            <w:r w:rsidR="002A558D" w:rsidRPr="00C51083">
              <w:rPr>
                <w:rStyle w:val="Hyperlink"/>
                <w:noProof/>
              </w:rPr>
              <w:t>EXP(&lt;nexp&gt;)</w:t>
            </w:r>
            <w:r w:rsidR="002A558D">
              <w:rPr>
                <w:noProof/>
                <w:webHidden/>
              </w:rPr>
              <w:tab/>
            </w:r>
            <w:r>
              <w:rPr>
                <w:noProof/>
                <w:webHidden/>
              </w:rPr>
              <w:fldChar w:fldCharType="begin"/>
            </w:r>
            <w:r w:rsidR="002A558D">
              <w:rPr>
                <w:noProof/>
                <w:webHidden/>
              </w:rPr>
              <w:instrText xml:space="preserve"> PAGEREF _Toc380828216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17" w:history="1">
            <w:r w:rsidR="002A558D" w:rsidRPr="00C51083">
              <w:rPr>
                <w:rStyle w:val="Hyperlink"/>
                <w:noProof/>
              </w:rPr>
              <w:t>POW(&lt;nexp1&gt;, &lt;nexp2&gt;)</w:t>
            </w:r>
            <w:r w:rsidR="002A558D">
              <w:rPr>
                <w:noProof/>
                <w:webHidden/>
              </w:rPr>
              <w:tab/>
            </w:r>
            <w:r>
              <w:rPr>
                <w:noProof/>
                <w:webHidden/>
              </w:rPr>
              <w:fldChar w:fldCharType="begin"/>
            </w:r>
            <w:r w:rsidR="002A558D">
              <w:rPr>
                <w:noProof/>
                <w:webHidden/>
              </w:rPr>
              <w:instrText xml:space="preserve"> PAGEREF _Toc380828217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18" w:history="1">
            <w:r w:rsidR="002A558D" w:rsidRPr="00C51083">
              <w:rPr>
                <w:rStyle w:val="Hyperlink"/>
                <w:noProof/>
              </w:rPr>
              <w:t>HYPOT(&lt;nexp_x&gt;, &lt;nexp_y)</w:t>
            </w:r>
            <w:r w:rsidR="002A558D">
              <w:rPr>
                <w:noProof/>
                <w:webHidden/>
              </w:rPr>
              <w:tab/>
            </w:r>
            <w:r>
              <w:rPr>
                <w:noProof/>
                <w:webHidden/>
              </w:rPr>
              <w:fldChar w:fldCharType="begin"/>
            </w:r>
            <w:r w:rsidR="002A558D">
              <w:rPr>
                <w:noProof/>
                <w:webHidden/>
              </w:rPr>
              <w:instrText xml:space="preserve"> PAGEREF _Toc380828218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19" w:history="1">
            <w:r w:rsidR="002A558D" w:rsidRPr="00C51083">
              <w:rPr>
                <w:rStyle w:val="Hyperlink"/>
                <w:noProof/>
              </w:rPr>
              <w:t>PI()</w:t>
            </w:r>
            <w:r w:rsidR="002A558D">
              <w:rPr>
                <w:noProof/>
                <w:webHidden/>
              </w:rPr>
              <w:tab/>
            </w:r>
            <w:r>
              <w:rPr>
                <w:noProof/>
                <w:webHidden/>
              </w:rPr>
              <w:fldChar w:fldCharType="begin"/>
            </w:r>
            <w:r w:rsidR="002A558D">
              <w:rPr>
                <w:noProof/>
                <w:webHidden/>
              </w:rPr>
              <w:instrText xml:space="preserve"> PAGEREF _Toc380828219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20" w:history="1">
            <w:r w:rsidR="002A558D" w:rsidRPr="00C51083">
              <w:rPr>
                <w:rStyle w:val="Hyperlink"/>
                <w:noProof/>
              </w:rPr>
              <w:t>SIN(&lt;nexp&gt;)</w:t>
            </w:r>
            <w:r w:rsidR="002A558D">
              <w:rPr>
                <w:noProof/>
                <w:webHidden/>
              </w:rPr>
              <w:tab/>
            </w:r>
            <w:r>
              <w:rPr>
                <w:noProof/>
                <w:webHidden/>
              </w:rPr>
              <w:fldChar w:fldCharType="begin"/>
            </w:r>
            <w:r w:rsidR="002A558D">
              <w:rPr>
                <w:noProof/>
                <w:webHidden/>
              </w:rPr>
              <w:instrText xml:space="preserve"> PAGEREF _Toc380828220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21" w:history="1">
            <w:r w:rsidR="002A558D" w:rsidRPr="00C51083">
              <w:rPr>
                <w:rStyle w:val="Hyperlink"/>
                <w:noProof/>
              </w:rPr>
              <w:t>COS(&lt;nexp&gt;)</w:t>
            </w:r>
            <w:r w:rsidR="002A558D">
              <w:rPr>
                <w:noProof/>
                <w:webHidden/>
              </w:rPr>
              <w:tab/>
            </w:r>
            <w:r>
              <w:rPr>
                <w:noProof/>
                <w:webHidden/>
              </w:rPr>
              <w:fldChar w:fldCharType="begin"/>
            </w:r>
            <w:r w:rsidR="002A558D">
              <w:rPr>
                <w:noProof/>
                <w:webHidden/>
              </w:rPr>
              <w:instrText xml:space="preserve"> PAGEREF _Toc380828221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22" w:history="1">
            <w:r w:rsidR="002A558D" w:rsidRPr="00C51083">
              <w:rPr>
                <w:rStyle w:val="Hyperlink"/>
                <w:noProof/>
              </w:rPr>
              <w:t>TAN(&lt;nexp&gt;)</w:t>
            </w:r>
            <w:r w:rsidR="002A558D">
              <w:rPr>
                <w:noProof/>
                <w:webHidden/>
              </w:rPr>
              <w:tab/>
            </w:r>
            <w:r>
              <w:rPr>
                <w:noProof/>
                <w:webHidden/>
              </w:rPr>
              <w:fldChar w:fldCharType="begin"/>
            </w:r>
            <w:r w:rsidR="002A558D">
              <w:rPr>
                <w:noProof/>
                <w:webHidden/>
              </w:rPr>
              <w:instrText xml:space="preserve"> PAGEREF _Toc380828222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23" w:history="1">
            <w:r w:rsidR="002A558D" w:rsidRPr="00C51083">
              <w:rPr>
                <w:rStyle w:val="Hyperlink"/>
                <w:noProof/>
              </w:rPr>
              <w:t>COSH(&lt;nexp&gt;)</w:t>
            </w:r>
            <w:r w:rsidR="002A558D">
              <w:rPr>
                <w:noProof/>
                <w:webHidden/>
              </w:rPr>
              <w:tab/>
            </w:r>
            <w:r>
              <w:rPr>
                <w:noProof/>
                <w:webHidden/>
              </w:rPr>
              <w:fldChar w:fldCharType="begin"/>
            </w:r>
            <w:r w:rsidR="002A558D">
              <w:rPr>
                <w:noProof/>
                <w:webHidden/>
              </w:rPr>
              <w:instrText xml:space="preserve"> PAGEREF _Toc380828223 \h </w:instrText>
            </w:r>
            <w:r>
              <w:rPr>
                <w:noProof/>
                <w:webHidden/>
              </w:rPr>
            </w:r>
            <w:r>
              <w:rPr>
                <w:noProof/>
                <w:webHidden/>
              </w:rPr>
              <w:fldChar w:fldCharType="separate"/>
            </w:r>
            <w:r w:rsidR="002A558D">
              <w:rPr>
                <w:noProof/>
                <w:webHidden/>
              </w:rPr>
              <w:t>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24" w:history="1">
            <w:r w:rsidR="002A558D" w:rsidRPr="00C51083">
              <w:rPr>
                <w:rStyle w:val="Hyperlink"/>
                <w:noProof/>
              </w:rPr>
              <w:t>SINH(&lt;nexp&gt;)</w:t>
            </w:r>
            <w:r w:rsidR="002A558D">
              <w:rPr>
                <w:noProof/>
                <w:webHidden/>
              </w:rPr>
              <w:tab/>
            </w:r>
            <w:r>
              <w:rPr>
                <w:noProof/>
                <w:webHidden/>
              </w:rPr>
              <w:fldChar w:fldCharType="begin"/>
            </w:r>
            <w:r w:rsidR="002A558D">
              <w:rPr>
                <w:noProof/>
                <w:webHidden/>
              </w:rPr>
              <w:instrText xml:space="preserve"> PAGEREF _Toc380828224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25" w:history="1">
            <w:r w:rsidR="002A558D" w:rsidRPr="00C51083">
              <w:rPr>
                <w:rStyle w:val="Hyperlink"/>
                <w:noProof/>
              </w:rPr>
              <w:t>ATAN2(&lt;nexp_y&gt;, &lt;nexp_x&gt;)</w:t>
            </w:r>
            <w:r w:rsidR="002A558D">
              <w:rPr>
                <w:noProof/>
                <w:webHidden/>
              </w:rPr>
              <w:tab/>
            </w:r>
            <w:r>
              <w:rPr>
                <w:noProof/>
                <w:webHidden/>
              </w:rPr>
              <w:fldChar w:fldCharType="begin"/>
            </w:r>
            <w:r w:rsidR="002A558D">
              <w:rPr>
                <w:noProof/>
                <w:webHidden/>
              </w:rPr>
              <w:instrText xml:space="preserve"> PAGEREF _Toc380828225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26" w:history="1">
            <w:r w:rsidR="002A558D" w:rsidRPr="00C51083">
              <w:rPr>
                <w:rStyle w:val="Hyperlink"/>
                <w:noProof/>
              </w:rPr>
              <w:t>TODEGREES(&lt;nexp&gt;)</w:t>
            </w:r>
            <w:r w:rsidR="002A558D">
              <w:rPr>
                <w:noProof/>
                <w:webHidden/>
              </w:rPr>
              <w:tab/>
            </w:r>
            <w:r>
              <w:rPr>
                <w:noProof/>
                <w:webHidden/>
              </w:rPr>
              <w:fldChar w:fldCharType="begin"/>
            </w:r>
            <w:r w:rsidR="002A558D">
              <w:rPr>
                <w:noProof/>
                <w:webHidden/>
              </w:rPr>
              <w:instrText xml:space="preserve"> PAGEREF _Toc380828226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27" w:history="1">
            <w:r w:rsidR="002A558D" w:rsidRPr="00C51083">
              <w:rPr>
                <w:rStyle w:val="Hyperlink"/>
                <w:noProof/>
              </w:rPr>
              <w:t>TORADIANS(&lt;nexp&gt;)</w:t>
            </w:r>
            <w:r w:rsidR="002A558D">
              <w:rPr>
                <w:noProof/>
                <w:webHidden/>
              </w:rPr>
              <w:tab/>
            </w:r>
            <w:r>
              <w:rPr>
                <w:noProof/>
                <w:webHidden/>
              </w:rPr>
              <w:fldChar w:fldCharType="begin"/>
            </w:r>
            <w:r w:rsidR="002A558D">
              <w:rPr>
                <w:noProof/>
                <w:webHidden/>
              </w:rPr>
              <w:instrText xml:space="preserve"> PAGEREF _Toc380828227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28" w:history="1">
            <w:r w:rsidR="002A558D" w:rsidRPr="00C51083">
              <w:rPr>
                <w:rStyle w:val="Hyperlink"/>
                <w:noProof/>
              </w:rPr>
              <w:t>ASIN(&lt;nexp&gt;)</w:t>
            </w:r>
            <w:r w:rsidR="002A558D">
              <w:rPr>
                <w:noProof/>
                <w:webHidden/>
              </w:rPr>
              <w:tab/>
            </w:r>
            <w:r>
              <w:rPr>
                <w:noProof/>
                <w:webHidden/>
              </w:rPr>
              <w:fldChar w:fldCharType="begin"/>
            </w:r>
            <w:r w:rsidR="002A558D">
              <w:rPr>
                <w:noProof/>
                <w:webHidden/>
              </w:rPr>
              <w:instrText xml:space="preserve"> PAGEREF _Toc380828228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29" w:history="1">
            <w:r w:rsidR="002A558D" w:rsidRPr="00C51083">
              <w:rPr>
                <w:rStyle w:val="Hyperlink"/>
                <w:noProof/>
              </w:rPr>
              <w:t>ACOS(&lt;nexp&gt;)</w:t>
            </w:r>
            <w:r w:rsidR="002A558D">
              <w:rPr>
                <w:noProof/>
                <w:webHidden/>
              </w:rPr>
              <w:tab/>
            </w:r>
            <w:r>
              <w:rPr>
                <w:noProof/>
                <w:webHidden/>
              </w:rPr>
              <w:fldChar w:fldCharType="begin"/>
            </w:r>
            <w:r w:rsidR="002A558D">
              <w:rPr>
                <w:noProof/>
                <w:webHidden/>
              </w:rPr>
              <w:instrText xml:space="preserve"> PAGEREF _Toc380828229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30" w:history="1">
            <w:r w:rsidR="002A558D" w:rsidRPr="00C51083">
              <w:rPr>
                <w:rStyle w:val="Hyperlink"/>
                <w:noProof/>
              </w:rPr>
              <w:t>ATAN(&lt;nexp&gt;)</w:t>
            </w:r>
            <w:r w:rsidR="002A558D">
              <w:rPr>
                <w:noProof/>
                <w:webHidden/>
              </w:rPr>
              <w:tab/>
            </w:r>
            <w:r>
              <w:rPr>
                <w:noProof/>
                <w:webHidden/>
              </w:rPr>
              <w:fldChar w:fldCharType="begin"/>
            </w:r>
            <w:r w:rsidR="002A558D">
              <w:rPr>
                <w:noProof/>
                <w:webHidden/>
              </w:rPr>
              <w:instrText xml:space="preserve"> PAGEREF _Toc380828230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31" w:history="1">
            <w:r w:rsidR="002A558D" w:rsidRPr="00C51083">
              <w:rPr>
                <w:rStyle w:val="Hyperlink"/>
                <w:noProof/>
              </w:rPr>
              <w:t>VAL( &lt;sexp&gt; )</w:t>
            </w:r>
            <w:r w:rsidR="002A558D">
              <w:rPr>
                <w:noProof/>
                <w:webHidden/>
              </w:rPr>
              <w:tab/>
            </w:r>
            <w:r>
              <w:rPr>
                <w:noProof/>
                <w:webHidden/>
              </w:rPr>
              <w:fldChar w:fldCharType="begin"/>
            </w:r>
            <w:r w:rsidR="002A558D">
              <w:rPr>
                <w:noProof/>
                <w:webHidden/>
              </w:rPr>
              <w:instrText xml:space="preserve"> PAGEREF _Toc380828231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32" w:history="1">
            <w:r w:rsidR="002A558D" w:rsidRPr="00C51083">
              <w:rPr>
                <w:rStyle w:val="Hyperlink"/>
                <w:noProof/>
              </w:rPr>
              <w:t>LEN(&lt;sexp&gt;)</w:t>
            </w:r>
            <w:r w:rsidR="002A558D">
              <w:rPr>
                <w:noProof/>
                <w:webHidden/>
              </w:rPr>
              <w:tab/>
            </w:r>
            <w:r>
              <w:rPr>
                <w:noProof/>
                <w:webHidden/>
              </w:rPr>
              <w:fldChar w:fldCharType="begin"/>
            </w:r>
            <w:r w:rsidR="002A558D">
              <w:rPr>
                <w:noProof/>
                <w:webHidden/>
              </w:rPr>
              <w:instrText xml:space="preserve"> PAGEREF _Toc380828232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33" w:history="1">
            <w:r w:rsidR="002A558D" w:rsidRPr="00C51083">
              <w:rPr>
                <w:rStyle w:val="Hyperlink"/>
                <w:noProof/>
              </w:rPr>
              <w:t>HEX(&lt;sexp&gt;)</w:t>
            </w:r>
            <w:r w:rsidR="002A558D">
              <w:rPr>
                <w:noProof/>
                <w:webHidden/>
              </w:rPr>
              <w:tab/>
            </w:r>
            <w:r>
              <w:rPr>
                <w:noProof/>
                <w:webHidden/>
              </w:rPr>
              <w:fldChar w:fldCharType="begin"/>
            </w:r>
            <w:r w:rsidR="002A558D">
              <w:rPr>
                <w:noProof/>
                <w:webHidden/>
              </w:rPr>
              <w:instrText xml:space="preserve"> PAGEREF _Toc380828233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34" w:history="1">
            <w:r w:rsidR="002A558D" w:rsidRPr="00C51083">
              <w:rPr>
                <w:rStyle w:val="Hyperlink"/>
                <w:noProof/>
              </w:rPr>
              <w:t>OCT(&lt;sexp&gt;)</w:t>
            </w:r>
            <w:r w:rsidR="002A558D">
              <w:rPr>
                <w:noProof/>
                <w:webHidden/>
              </w:rPr>
              <w:tab/>
            </w:r>
            <w:r>
              <w:rPr>
                <w:noProof/>
                <w:webHidden/>
              </w:rPr>
              <w:fldChar w:fldCharType="begin"/>
            </w:r>
            <w:r w:rsidR="002A558D">
              <w:rPr>
                <w:noProof/>
                <w:webHidden/>
              </w:rPr>
              <w:instrText xml:space="preserve"> PAGEREF _Toc380828234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35" w:history="1">
            <w:r w:rsidR="002A558D" w:rsidRPr="00C51083">
              <w:rPr>
                <w:rStyle w:val="Hyperlink"/>
                <w:noProof/>
              </w:rPr>
              <w:t>BIN(&lt;sexp&gt;)</w:t>
            </w:r>
            <w:r w:rsidR="002A558D">
              <w:rPr>
                <w:noProof/>
                <w:webHidden/>
              </w:rPr>
              <w:tab/>
            </w:r>
            <w:r>
              <w:rPr>
                <w:noProof/>
                <w:webHidden/>
              </w:rPr>
              <w:fldChar w:fldCharType="begin"/>
            </w:r>
            <w:r w:rsidR="002A558D">
              <w:rPr>
                <w:noProof/>
                <w:webHidden/>
              </w:rPr>
              <w:instrText xml:space="preserve"> PAGEREF _Toc380828235 \h </w:instrText>
            </w:r>
            <w:r>
              <w:rPr>
                <w:noProof/>
                <w:webHidden/>
              </w:rPr>
            </w:r>
            <w:r>
              <w:rPr>
                <w:noProof/>
                <w:webHidden/>
              </w:rPr>
              <w:fldChar w:fldCharType="separate"/>
            </w:r>
            <w:r w:rsidR="002A558D">
              <w:rPr>
                <w:noProof/>
                <w:webHidden/>
              </w:rPr>
              <w:t>47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36" w:history="1">
            <w:r w:rsidR="002A558D" w:rsidRPr="00C51083">
              <w:rPr>
                <w:rStyle w:val="Hyperlink"/>
                <w:noProof/>
              </w:rPr>
              <w:t>SHIFT(&lt;value_nexp&gt;, &lt;bits_nexp&gt;)</w:t>
            </w:r>
            <w:r w:rsidR="002A558D">
              <w:rPr>
                <w:noProof/>
                <w:webHidden/>
              </w:rPr>
              <w:tab/>
            </w:r>
            <w:r>
              <w:rPr>
                <w:noProof/>
                <w:webHidden/>
              </w:rPr>
              <w:fldChar w:fldCharType="begin"/>
            </w:r>
            <w:r w:rsidR="002A558D">
              <w:rPr>
                <w:noProof/>
                <w:webHidden/>
              </w:rPr>
              <w:instrText xml:space="preserve"> PAGEREF _Toc380828236 \h </w:instrText>
            </w:r>
            <w:r>
              <w:rPr>
                <w:noProof/>
                <w:webHidden/>
              </w:rPr>
            </w:r>
            <w:r>
              <w:rPr>
                <w:noProof/>
                <w:webHidden/>
              </w:rPr>
              <w:fldChar w:fldCharType="separate"/>
            </w:r>
            <w:r w:rsidR="002A558D">
              <w:rPr>
                <w:noProof/>
                <w:webHidden/>
              </w:rPr>
              <w:t>48</w:t>
            </w:r>
            <w:r>
              <w:rPr>
                <w:noProof/>
                <w:webHidden/>
              </w:rPr>
              <w:fldChar w:fldCharType="end"/>
            </w:r>
          </w:hyperlink>
        </w:p>
        <w:p w:rsidR="002A558D" w:rsidRDefault="000F0DAF">
          <w:pPr>
            <w:pStyle w:val="TOC2"/>
            <w:tabs>
              <w:tab w:val="right" w:leader="dot" w:pos="9350"/>
            </w:tabs>
            <w:rPr>
              <w:rFonts w:eastAsiaTheme="minorEastAsia"/>
              <w:noProof/>
            </w:rPr>
          </w:pPr>
          <w:hyperlink w:anchor="_Toc380828237" w:history="1">
            <w:r w:rsidR="002A558D" w:rsidRPr="00C51083">
              <w:rPr>
                <w:rStyle w:val="Hyperlink"/>
                <w:noProof/>
              </w:rPr>
              <w:t>ASCII(&lt;sexp&gt;)</w:t>
            </w:r>
            <w:r w:rsidR="002A558D">
              <w:rPr>
                <w:noProof/>
                <w:webHidden/>
              </w:rPr>
              <w:tab/>
            </w:r>
            <w:r>
              <w:rPr>
                <w:noProof/>
                <w:webHidden/>
              </w:rPr>
              <w:fldChar w:fldCharType="begin"/>
            </w:r>
            <w:r w:rsidR="002A558D">
              <w:rPr>
                <w:noProof/>
                <w:webHidden/>
              </w:rPr>
              <w:instrText xml:space="preserve"> PAGEREF _Toc380828237 \h </w:instrText>
            </w:r>
            <w:r>
              <w:rPr>
                <w:noProof/>
                <w:webHidden/>
              </w:rPr>
            </w:r>
            <w:r>
              <w:rPr>
                <w:noProof/>
                <w:webHidden/>
              </w:rPr>
              <w:fldChar w:fldCharType="separate"/>
            </w:r>
            <w:r w:rsidR="002A558D">
              <w:rPr>
                <w:noProof/>
                <w:webHidden/>
              </w:rPr>
              <w:t>48</w:t>
            </w:r>
            <w:r>
              <w:rPr>
                <w:noProof/>
                <w:webHidden/>
              </w:rPr>
              <w:fldChar w:fldCharType="end"/>
            </w:r>
          </w:hyperlink>
        </w:p>
        <w:p w:rsidR="002A558D" w:rsidRDefault="000F0DAF">
          <w:pPr>
            <w:pStyle w:val="TOC2"/>
            <w:tabs>
              <w:tab w:val="right" w:leader="dot" w:pos="9350"/>
            </w:tabs>
            <w:rPr>
              <w:rFonts w:eastAsiaTheme="minorEastAsia"/>
              <w:noProof/>
            </w:rPr>
          </w:pPr>
          <w:hyperlink w:anchor="_Toc380828238" w:history="1">
            <w:r w:rsidR="002A558D" w:rsidRPr="00C51083">
              <w:rPr>
                <w:rStyle w:val="Hyperlink"/>
                <w:noProof/>
              </w:rPr>
              <w:t>UCODE(&lt;sexp&gt;)</w:t>
            </w:r>
            <w:r w:rsidR="002A558D">
              <w:rPr>
                <w:noProof/>
                <w:webHidden/>
              </w:rPr>
              <w:tab/>
            </w:r>
            <w:r>
              <w:rPr>
                <w:noProof/>
                <w:webHidden/>
              </w:rPr>
              <w:fldChar w:fldCharType="begin"/>
            </w:r>
            <w:r w:rsidR="002A558D">
              <w:rPr>
                <w:noProof/>
                <w:webHidden/>
              </w:rPr>
              <w:instrText xml:space="preserve"> PAGEREF _Toc380828238 \h </w:instrText>
            </w:r>
            <w:r>
              <w:rPr>
                <w:noProof/>
                <w:webHidden/>
              </w:rPr>
            </w:r>
            <w:r>
              <w:rPr>
                <w:noProof/>
                <w:webHidden/>
              </w:rPr>
              <w:fldChar w:fldCharType="separate"/>
            </w:r>
            <w:r w:rsidR="002A558D">
              <w:rPr>
                <w:noProof/>
                <w:webHidden/>
              </w:rPr>
              <w:t>48</w:t>
            </w:r>
            <w:r>
              <w:rPr>
                <w:noProof/>
                <w:webHidden/>
              </w:rPr>
              <w:fldChar w:fldCharType="end"/>
            </w:r>
          </w:hyperlink>
        </w:p>
        <w:p w:rsidR="002A558D" w:rsidRDefault="000F0DAF">
          <w:pPr>
            <w:pStyle w:val="TOC2"/>
            <w:tabs>
              <w:tab w:val="right" w:leader="dot" w:pos="9350"/>
            </w:tabs>
            <w:rPr>
              <w:rFonts w:eastAsiaTheme="minorEastAsia"/>
              <w:noProof/>
            </w:rPr>
          </w:pPr>
          <w:hyperlink w:anchor="_Toc380828239" w:history="1">
            <w:r w:rsidR="002A558D" w:rsidRPr="00C51083">
              <w:rPr>
                <w:rStyle w:val="Hyperlink"/>
                <w:rFonts w:eastAsia="Times New Roman"/>
                <w:noProof/>
              </w:rPr>
              <w:t>Is_In(&lt;Search_for</w:t>
            </w:r>
            <w:r w:rsidR="002A558D" w:rsidRPr="00C51083">
              <w:rPr>
                <w:rStyle w:val="Hyperlink"/>
                <w:noProof/>
              </w:rPr>
              <w:t>_sexp&gt;</w:t>
            </w:r>
            <w:r w:rsidR="002A558D" w:rsidRPr="00C51083">
              <w:rPr>
                <w:rStyle w:val="Hyperlink"/>
                <w:rFonts w:eastAsia="Times New Roman"/>
                <w:noProof/>
              </w:rPr>
              <w:t>, &lt;Search_in</w:t>
            </w:r>
            <w:r w:rsidR="002A558D" w:rsidRPr="00C51083">
              <w:rPr>
                <w:rStyle w:val="Hyperlink"/>
                <w:noProof/>
              </w:rPr>
              <w:t>_sexp&gt;{, &lt;start_nexp&gt;})</w:t>
            </w:r>
            <w:r w:rsidR="002A558D">
              <w:rPr>
                <w:noProof/>
                <w:webHidden/>
              </w:rPr>
              <w:tab/>
            </w:r>
            <w:r>
              <w:rPr>
                <w:noProof/>
                <w:webHidden/>
              </w:rPr>
              <w:fldChar w:fldCharType="begin"/>
            </w:r>
            <w:r w:rsidR="002A558D">
              <w:rPr>
                <w:noProof/>
                <w:webHidden/>
              </w:rPr>
              <w:instrText xml:space="preserve"> PAGEREF _Toc380828239 \h </w:instrText>
            </w:r>
            <w:r>
              <w:rPr>
                <w:noProof/>
                <w:webHidden/>
              </w:rPr>
            </w:r>
            <w:r>
              <w:rPr>
                <w:noProof/>
                <w:webHidden/>
              </w:rPr>
              <w:fldChar w:fldCharType="separate"/>
            </w:r>
            <w:r w:rsidR="002A558D">
              <w:rPr>
                <w:noProof/>
                <w:webHidden/>
              </w:rPr>
              <w:t>48</w:t>
            </w:r>
            <w:r>
              <w:rPr>
                <w:noProof/>
                <w:webHidden/>
              </w:rPr>
              <w:fldChar w:fldCharType="end"/>
            </w:r>
          </w:hyperlink>
        </w:p>
        <w:p w:rsidR="002A558D" w:rsidRDefault="000F0DAF">
          <w:pPr>
            <w:pStyle w:val="TOC2"/>
            <w:tabs>
              <w:tab w:val="right" w:leader="dot" w:pos="9350"/>
            </w:tabs>
            <w:rPr>
              <w:rFonts w:eastAsiaTheme="minorEastAsia"/>
              <w:noProof/>
            </w:rPr>
          </w:pPr>
          <w:hyperlink w:anchor="_Toc380828240" w:history="1">
            <w:r w:rsidR="002A558D" w:rsidRPr="00C51083">
              <w:rPr>
                <w:rStyle w:val="Hyperlink"/>
                <w:noProof/>
              </w:rPr>
              <w:t>Starts_with(&lt;Search_for_sexp&gt;, &lt;Search_in_sexp&gt;{,&lt;start_nexp&gt;})</w:t>
            </w:r>
            <w:r w:rsidR="002A558D">
              <w:rPr>
                <w:noProof/>
                <w:webHidden/>
              </w:rPr>
              <w:tab/>
            </w:r>
            <w:r>
              <w:rPr>
                <w:noProof/>
                <w:webHidden/>
              </w:rPr>
              <w:fldChar w:fldCharType="begin"/>
            </w:r>
            <w:r w:rsidR="002A558D">
              <w:rPr>
                <w:noProof/>
                <w:webHidden/>
              </w:rPr>
              <w:instrText xml:space="preserve"> PAGEREF _Toc380828240 \h </w:instrText>
            </w:r>
            <w:r>
              <w:rPr>
                <w:noProof/>
                <w:webHidden/>
              </w:rPr>
            </w:r>
            <w:r>
              <w:rPr>
                <w:noProof/>
                <w:webHidden/>
              </w:rPr>
              <w:fldChar w:fldCharType="separate"/>
            </w:r>
            <w:r w:rsidR="002A558D">
              <w:rPr>
                <w:noProof/>
                <w:webHidden/>
              </w:rPr>
              <w:t>48</w:t>
            </w:r>
            <w:r>
              <w:rPr>
                <w:noProof/>
                <w:webHidden/>
              </w:rPr>
              <w:fldChar w:fldCharType="end"/>
            </w:r>
          </w:hyperlink>
        </w:p>
        <w:p w:rsidR="002A558D" w:rsidRDefault="000F0DAF">
          <w:pPr>
            <w:pStyle w:val="TOC2"/>
            <w:tabs>
              <w:tab w:val="right" w:leader="dot" w:pos="9350"/>
            </w:tabs>
            <w:rPr>
              <w:rFonts w:eastAsiaTheme="minorEastAsia"/>
              <w:noProof/>
            </w:rPr>
          </w:pPr>
          <w:hyperlink w:anchor="_Toc380828241" w:history="1">
            <w:r w:rsidR="002A558D" w:rsidRPr="00C51083">
              <w:rPr>
                <w:rStyle w:val="Hyperlink"/>
                <w:noProof/>
              </w:rPr>
              <w:t>Ends_with(&lt;Look_for_sexp&gt;, &lt;look_in_sexp&gt;)</w:t>
            </w:r>
            <w:r w:rsidR="002A558D">
              <w:rPr>
                <w:noProof/>
                <w:webHidden/>
              </w:rPr>
              <w:tab/>
            </w:r>
            <w:r>
              <w:rPr>
                <w:noProof/>
                <w:webHidden/>
              </w:rPr>
              <w:fldChar w:fldCharType="begin"/>
            </w:r>
            <w:r w:rsidR="002A558D">
              <w:rPr>
                <w:noProof/>
                <w:webHidden/>
              </w:rPr>
              <w:instrText xml:space="preserve"> PAGEREF _Toc380828241 \h </w:instrText>
            </w:r>
            <w:r>
              <w:rPr>
                <w:noProof/>
                <w:webHidden/>
              </w:rPr>
            </w:r>
            <w:r>
              <w:rPr>
                <w:noProof/>
                <w:webHidden/>
              </w:rPr>
              <w:fldChar w:fldCharType="separate"/>
            </w:r>
            <w:r w:rsidR="002A558D">
              <w:rPr>
                <w:noProof/>
                <w:webHidden/>
              </w:rPr>
              <w:t>48</w:t>
            </w:r>
            <w:r>
              <w:rPr>
                <w:noProof/>
                <w:webHidden/>
              </w:rPr>
              <w:fldChar w:fldCharType="end"/>
            </w:r>
          </w:hyperlink>
        </w:p>
        <w:p w:rsidR="002A558D" w:rsidRDefault="000F0DAF">
          <w:pPr>
            <w:pStyle w:val="TOC2"/>
            <w:tabs>
              <w:tab w:val="right" w:leader="dot" w:pos="9350"/>
            </w:tabs>
            <w:rPr>
              <w:rFonts w:eastAsiaTheme="minorEastAsia"/>
              <w:noProof/>
            </w:rPr>
          </w:pPr>
          <w:hyperlink w:anchor="_Toc380828242" w:history="1">
            <w:r w:rsidR="002A558D" w:rsidRPr="00C51083">
              <w:rPr>
                <w:rStyle w:val="Hyperlink"/>
                <w:noProof/>
              </w:rPr>
              <w:t>Gr_collision(&lt;object_1_nvar&gt;, &lt;object_2_nvar&gt;)</w:t>
            </w:r>
            <w:r w:rsidR="002A558D">
              <w:rPr>
                <w:noProof/>
                <w:webHidden/>
              </w:rPr>
              <w:tab/>
            </w:r>
            <w:r>
              <w:rPr>
                <w:noProof/>
                <w:webHidden/>
              </w:rPr>
              <w:fldChar w:fldCharType="begin"/>
            </w:r>
            <w:r w:rsidR="002A558D">
              <w:rPr>
                <w:noProof/>
                <w:webHidden/>
              </w:rPr>
              <w:instrText xml:space="preserve"> PAGEREF _Toc380828242 \h </w:instrText>
            </w:r>
            <w:r>
              <w:rPr>
                <w:noProof/>
                <w:webHidden/>
              </w:rPr>
            </w:r>
            <w:r>
              <w:rPr>
                <w:noProof/>
                <w:webHidden/>
              </w:rPr>
              <w:fldChar w:fldCharType="separate"/>
            </w:r>
            <w:r w:rsidR="002A558D">
              <w:rPr>
                <w:noProof/>
                <w:webHidden/>
              </w:rPr>
              <w:t>48</w:t>
            </w:r>
            <w:r>
              <w:rPr>
                <w:noProof/>
                <w:webHidden/>
              </w:rPr>
              <w:fldChar w:fldCharType="end"/>
            </w:r>
          </w:hyperlink>
        </w:p>
        <w:p w:rsidR="002A558D" w:rsidRDefault="000F0DAF">
          <w:pPr>
            <w:pStyle w:val="TOC2"/>
            <w:tabs>
              <w:tab w:val="right" w:leader="dot" w:pos="9350"/>
            </w:tabs>
            <w:rPr>
              <w:rFonts w:eastAsiaTheme="minorEastAsia"/>
              <w:noProof/>
            </w:rPr>
          </w:pPr>
          <w:hyperlink w:anchor="_Toc380828243" w:history="1">
            <w:r w:rsidR="002A558D" w:rsidRPr="00C51083">
              <w:rPr>
                <w:rStyle w:val="Hyperlink"/>
                <w:noProof/>
              </w:rPr>
              <w:t>Background()</w:t>
            </w:r>
            <w:r w:rsidR="002A558D">
              <w:rPr>
                <w:noProof/>
                <w:webHidden/>
              </w:rPr>
              <w:tab/>
            </w:r>
            <w:r>
              <w:rPr>
                <w:noProof/>
                <w:webHidden/>
              </w:rPr>
              <w:fldChar w:fldCharType="begin"/>
            </w:r>
            <w:r w:rsidR="002A558D">
              <w:rPr>
                <w:noProof/>
                <w:webHidden/>
              </w:rPr>
              <w:instrText xml:space="preserve"> PAGEREF _Toc380828243 \h </w:instrText>
            </w:r>
            <w:r>
              <w:rPr>
                <w:noProof/>
                <w:webHidden/>
              </w:rPr>
            </w:r>
            <w:r>
              <w:rPr>
                <w:noProof/>
                <w:webHidden/>
              </w:rPr>
              <w:fldChar w:fldCharType="separate"/>
            </w:r>
            <w:r w:rsidR="002A558D">
              <w:rPr>
                <w:noProof/>
                <w:webHidden/>
              </w:rPr>
              <w:t>49</w:t>
            </w:r>
            <w:r>
              <w:rPr>
                <w:noProof/>
                <w:webHidden/>
              </w:rPr>
              <w:fldChar w:fldCharType="end"/>
            </w:r>
          </w:hyperlink>
        </w:p>
        <w:p w:rsidR="002A558D" w:rsidRDefault="000F0DAF">
          <w:pPr>
            <w:pStyle w:val="TOC1"/>
            <w:tabs>
              <w:tab w:val="right" w:leader="dot" w:pos="9350"/>
            </w:tabs>
            <w:rPr>
              <w:rFonts w:eastAsiaTheme="minorEastAsia"/>
              <w:noProof/>
            </w:rPr>
          </w:pPr>
          <w:hyperlink w:anchor="_Toc380828244" w:history="1">
            <w:r w:rsidR="002A558D" w:rsidRPr="00C51083">
              <w:rPr>
                <w:rStyle w:val="Hyperlink"/>
                <w:noProof/>
              </w:rPr>
              <w:t>Time Functions</w:t>
            </w:r>
            <w:r w:rsidR="002A558D">
              <w:rPr>
                <w:noProof/>
                <w:webHidden/>
              </w:rPr>
              <w:tab/>
            </w:r>
            <w:r>
              <w:rPr>
                <w:noProof/>
                <w:webHidden/>
              </w:rPr>
              <w:fldChar w:fldCharType="begin"/>
            </w:r>
            <w:r w:rsidR="002A558D">
              <w:rPr>
                <w:noProof/>
                <w:webHidden/>
              </w:rPr>
              <w:instrText xml:space="preserve"> PAGEREF _Toc380828244 \h </w:instrText>
            </w:r>
            <w:r>
              <w:rPr>
                <w:noProof/>
                <w:webHidden/>
              </w:rPr>
            </w:r>
            <w:r>
              <w:rPr>
                <w:noProof/>
                <w:webHidden/>
              </w:rPr>
              <w:fldChar w:fldCharType="separate"/>
            </w:r>
            <w:r w:rsidR="002A558D">
              <w:rPr>
                <w:noProof/>
                <w:webHidden/>
              </w:rPr>
              <w:t>49</w:t>
            </w:r>
            <w:r>
              <w:rPr>
                <w:noProof/>
                <w:webHidden/>
              </w:rPr>
              <w:fldChar w:fldCharType="end"/>
            </w:r>
          </w:hyperlink>
        </w:p>
        <w:p w:rsidR="002A558D" w:rsidRDefault="000F0DAF">
          <w:pPr>
            <w:pStyle w:val="TOC2"/>
            <w:tabs>
              <w:tab w:val="right" w:leader="dot" w:pos="9350"/>
            </w:tabs>
            <w:rPr>
              <w:rFonts w:eastAsiaTheme="minorEastAsia"/>
              <w:noProof/>
            </w:rPr>
          </w:pPr>
          <w:hyperlink w:anchor="_Toc380828245" w:history="1">
            <w:r w:rsidR="002A558D" w:rsidRPr="00C51083">
              <w:rPr>
                <w:rStyle w:val="Hyperlink"/>
                <w:noProof/>
              </w:rPr>
              <w:t>CLOCK()</w:t>
            </w:r>
            <w:r w:rsidR="002A558D">
              <w:rPr>
                <w:noProof/>
                <w:webHidden/>
              </w:rPr>
              <w:tab/>
            </w:r>
            <w:r>
              <w:rPr>
                <w:noProof/>
                <w:webHidden/>
              </w:rPr>
              <w:fldChar w:fldCharType="begin"/>
            </w:r>
            <w:r w:rsidR="002A558D">
              <w:rPr>
                <w:noProof/>
                <w:webHidden/>
              </w:rPr>
              <w:instrText xml:space="preserve"> PAGEREF _Toc380828245 \h </w:instrText>
            </w:r>
            <w:r>
              <w:rPr>
                <w:noProof/>
                <w:webHidden/>
              </w:rPr>
            </w:r>
            <w:r>
              <w:rPr>
                <w:noProof/>
                <w:webHidden/>
              </w:rPr>
              <w:fldChar w:fldCharType="separate"/>
            </w:r>
            <w:r w:rsidR="002A558D">
              <w:rPr>
                <w:noProof/>
                <w:webHidden/>
              </w:rPr>
              <w:t>49</w:t>
            </w:r>
            <w:r>
              <w:rPr>
                <w:noProof/>
                <w:webHidden/>
              </w:rPr>
              <w:fldChar w:fldCharType="end"/>
            </w:r>
          </w:hyperlink>
        </w:p>
        <w:p w:rsidR="002A558D" w:rsidRDefault="000F0DAF">
          <w:pPr>
            <w:pStyle w:val="TOC2"/>
            <w:tabs>
              <w:tab w:val="right" w:leader="dot" w:pos="9350"/>
            </w:tabs>
            <w:rPr>
              <w:rFonts w:eastAsiaTheme="minorEastAsia"/>
              <w:noProof/>
            </w:rPr>
          </w:pPr>
          <w:hyperlink w:anchor="_Toc380828246" w:history="1">
            <w:r w:rsidR="002A558D" w:rsidRPr="00C51083">
              <w:rPr>
                <w:rStyle w:val="Hyperlink"/>
                <w:noProof/>
              </w:rPr>
              <w:t>TIME()</w:t>
            </w:r>
            <w:r w:rsidR="002A558D">
              <w:rPr>
                <w:noProof/>
                <w:webHidden/>
              </w:rPr>
              <w:tab/>
            </w:r>
            <w:r>
              <w:rPr>
                <w:noProof/>
                <w:webHidden/>
              </w:rPr>
              <w:fldChar w:fldCharType="begin"/>
            </w:r>
            <w:r w:rsidR="002A558D">
              <w:rPr>
                <w:noProof/>
                <w:webHidden/>
              </w:rPr>
              <w:instrText xml:space="preserve"> PAGEREF _Toc380828246 \h </w:instrText>
            </w:r>
            <w:r>
              <w:rPr>
                <w:noProof/>
                <w:webHidden/>
              </w:rPr>
            </w:r>
            <w:r>
              <w:rPr>
                <w:noProof/>
                <w:webHidden/>
              </w:rPr>
              <w:fldChar w:fldCharType="separate"/>
            </w:r>
            <w:r w:rsidR="002A558D">
              <w:rPr>
                <w:noProof/>
                <w:webHidden/>
              </w:rPr>
              <w:t>49</w:t>
            </w:r>
            <w:r>
              <w:rPr>
                <w:noProof/>
                <w:webHidden/>
              </w:rPr>
              <w:fldChar w:fldCharType="end"/>
            </w:r>
          </w:hyperlink>
        </w:p>
        <w:p w:rsidR="002A558D" w:rsidRDefault="000F0DAF">
          <w:pPr>
            <w:pStyle w:val="TOC2"/>
            <w:tabs>
              <w:tab w:val="right" w:leader="dot" w:pos="9350"/>
            </w:tabs>
            <w:rPr>
              <w:rFonts w:eastAsiaTheme="minorEastAsia"/>
              <w:noProof/>
            </w:rPr>
          </w:pPr>
          <w:hyperlink w:anchor="_Toc380828247" w:history="1">
            <w:r w:rsidR="002A558D" w:rsidRPr="00C51083">
              <w:rPr>
                <w:rStyle w:val="Hyperlink"/>
                <w:noProof/>
              </w:rPr>
              <w:t>TIME(&lt;year_exp&gt;, &lt;month_exp&gt;, &lt;day_exp&gt;, &lt;hour_exp&gt;, &lt;minute_exp&gt;, &lt;second_exp&gt;)</w:t>
            </w:r>
            <w:r w:rsidR="002A558D">
              <w:rPr>
                <w:noProof/>
                <w:webHidden/>
              </w:rPr>
              <w:tab/>
            </w:r>
            <w:r>
              <w:rPr>
                <w:noProof/>
                <w:webHidden/>
              </w:rPr>
              <w:fldChar w:fldCharType="begin"/>
            </w:r>
            <w:r w:rsidR="002A558D">
              <w:rPr>
                <w:noProof/>
                <w:webHidden/>
              </w:rPr>
              <w:instrText xml:space="preserve"> PAGEREF _Toc380828247 \h </w:instrText>
            </w:r>
            <w:r>
              <w:rPr>
                <w:noProof/>
                <w:webHidden/>
              </w:rPr>
            </w:r>
            <w:r>
              <w:rPr>
                <w:noProof/>
                <w:webHidden/>
              </w:rPr>
              <w:fldChar w:fldCharType="separate"/>
            </w:r>
            <w:r w:rsidR="002A558D">
              <w:rPr>
                <w:noProof/>
                <w:webHidden/>
              </w:rPr>
              <w:t>49</w:t>
            </w:r>
            <w:r>
              <w:rPr>
                <w:noProof/>
                <w:webHidden/>
              </w:rPr>
              <w:fldChar w:fldCharType="end"/>
            </w:r>
          </w:hyperlink>
        </w:p>
        <w:p w:rsidR="002A558D" w:rsidRDefault="000F0DAF">
          <w:pPr>
            <w:pStyle w:val="TOC1"/>
            <w:tabs>
              <w:tab w:val="right" w:leader="dot" w:pos="9350"/>
            </w:tabs>
            <w:rPr>
              <w:rFonts w:eastAsiaTheme="minorEastAsia"/>
              <w:noProof/>
            </w:rPr>
          </w:pPr>
          <w:hyperlink w:anchor="_Toc380828248" w:history="1">
            <w:r w:rsidR="002A558D" w:rsidRPr="00C51083">
              <w:rPr>
                <w:rStyle w:val="Hyperlink"/>
                <w:noProof/>
              </w:rPr>
              <w:t>String Functions</w:t>
            </w:r>
            <w:r w:rsidR="002A558D">
              <w:rPr>
                <w:noProof/>
                <w:webHidden/>
              </w:rPr>
              <w:tab/>
            </w:r>
            <w:r>
              <w:rPr>
                <w:noProof/>
                <w:webHidden/>
              </w:rPr>
              <w:fldChar w:fldCharType="begin"/>
            </w:r>
            <w:r w:rsidR="002A558D">
              <w:rPr>
                <w:noProof/>
                <w:webHidden/>
              </w:rPr>
              <w:instrText xml:space="preserve"> PAGEREF _Toc380828248 \h </w:instrText>
            </w:r>
            <w:r>
              <w:rPr>
                <w:noProof/>
                <w:webHidden/>
              </w:rPr>
            </w:r>
            <w:r>
              <w:rPr>
                <w:noProof/>
                <w:webHidden/>
              </w:rPr>
              <w:fldChar w:fldCharType="separate"/>
            </w:r>
            <w:r w:rsidR="002A558D">
              <w:rPr>
                <w:noProof/>
                <w:webHidden/>
              </w:rPr>
              <w:t>50</w:t>
            </w:r>
            <w:r>
              <w:rPr>
                <w:noProof/>
                <w:webHidden/>
              </w:rPr>
              <w:fldChar w:fldCharType="end"/>
            </w:r>
          </w:hyperlink>
        </w:p>
        <w:p w:rsidR="002A558D" w:rsidRDefault="000F0DAF">
          <w:pPr>
            <w:pStyle w:val="TOC2"/>
            <w:tabs>
              <w:tab w:val="right" w:leader="dot" w:pos="9350"/>
            </w:tabs>
            <w:rPr>
              <w:rFonts w:eastAsiaTheme="minorEastAsia"/>
              <w:noProof/>
            </w:rPr>
          </w:pPr>
          <w:hyperlink w:anchor="_Toc380828249" w:history="1">
            <w:r w:rsidR="002A558D" w:rsidRPr="00C51083">
              <w:rPr>
                <w:rStyle w:val="Hyperlink"/>
                <w:noProof/>
              </w:rPr>
              <w:t>GETERROR$()</w:t>
            </w:r>
            <w:r w:rsidR="002A558D">
              <w:rPr>
                <w:noProof/>
                <w:webHidden/>
              </w:rPr>
              <w:tab/>
            </w:r>
            <w:r>
              <w:rPr>
                <w:noProof/>
                <w:webHidden/>
              </w:rPr>
              <w:fldChar w:fldCharType="begin"/>
            </w:r>
            <w:r w:rsidR="002A558D">
              <w:rPr>
                <w:noProof/>
                <w:webHidden/>
              </w:rPr>
              <w:instrText xml:space="preserve"> PAGEREF _Toc380828249 \h </w:instrText>
            </w:r>
            <w:r>
              <w:rPr>
                <w:noProof/>
                <w:webHidden/>
              </w:rPr>
            </w:r>
            <w:r>
              <w:rPr>
                <w:noProof/>
                <w:webHidden/>
              </w:rPr>
              <w:fldChar w:fldCharType="separate"/>
            </w:r>
            <w:r w:rsidR="002A558D">
              <w:rPr>
                <w:noProof/>
                <w:webHidden/>
              </w:rPr>
              <w:t>50</w:t>
            </w:r>
            <w:r>
              <w:rPr>
                <w:noProof/>
                <w:webHidden/>
              </w:rPr>
              <w:fldChar w:fldCharType="end"/>
            </w:r>
          </w:hyperlink>
        </w:p>
        <w:p w:rsidR="002A558D" w:rsidRDefault="000F0DAF">
          <w:pPr>
            <w:pStyle w:val="TOC2"/>
            <w:tabs>
              <w:tab w:val="right" w:leader="dot" w:pos="9350"/>
            </w:tabs>
            <w:rPr>
              <w:rFonts w:eastAsiaTheme="minorEastAsia"/>
              <w:noProof/>
            </w:rPr>
          </w:pPr>
          <w:hyperlink w:anchor="_Toc380828250" w:history="1">
            <w:r w:rsidR="002A558D" w:rsidRPr="00C51083">
              <w:rPr>
                <w:rStyle w:val="Hyperlink"/>
                <w:noProof/>
              </w:rPr>
              <w:t>CHR$(&lt;nexp&gt;)</w:t>
            </w:r>
            <w:r w:rsidR="002A558D">
              <w:rPr>
                <w:noProof/>
                <w:webHidden/>
              </w:rPr>
              <w:tab/>
            </w:r>
            <w:r>
              <w:rPr>
                <w:noProof/>
                <w:webHidden/>
              </w:rPr>
              <w:fldChar w:fldCharType="begin"/>
            </w:r>
            <w:r w:rsidR="002A558D">
              <w:rPr>
                <w:noProof/>
                <w:webHidden/>
              </w:rPr>
              <w:instrText xml:space="preserve"> PAGEREF _Toc380828250 \h </w:instrText>
            </w:r>
            <w:r>
              <w:rPr>
                <w:noProof/>
                <w:webHidden/>
              </w:rPr>
            </w:r>
            <w:r>
              <w:rPr>
                <w:noProof/>
                <w:webHidden/>
              </w:rPr>
              <w:fldChar w:fldCharType="separate"/>
            </w:r>
            <w:r w:rsidR="002A558D">
              <w:rPr>
                <w:noProof/>
                <w:webHidden/>
              </w:rPr>
              <w:t>50</w:t>
            </w:r>
            <w:r>
              <w:rPr>
                <w:noProof/>
                <w:webHidden/>
              </w:rPr>
              <w:fldChar w:fldCharType="end"/>
            </w:r>
          </w:hyperlink>
        </w:p>
        <w:p w:rsidR="002A558D" w:rsidRDefault="000F0DAF">
          <w:pPr>
            <w:pStyle w:val="TOC2"/>
            <w:tabs>
              <w:tab w:val="right" w:leader="dot" w:pos="9350"/>
            </w:tabs>
            <w:rPr>
              <w:rFonts w:eastAsiaTheme="minorEastAsia"/>
              <w:noProof/>
            </w:rPr>
          </w:pPr>
          <w:hyperlink w:anchor="_Toc380828251" w:history="1">
            <w:r w:rsidR="002A558D" w:rsidRPr="00C51083">
              <w:rPr>
                <w:rStyle w:val="Hyperlink"/>
                <w:rFonts w:eastAsia="Times New Roman"/>
                <w:noProof/>
              </w:rPr>
              <w:t xml:space="preserve">LEFT$(&lt;sexp&gt;, </w:t>
            </w:r>
            <w:r w:rsidR="002A558D" w:rsidRPr="00C51083">
              <w:rPr>
                <w:rStyle w:val="Hyperlink"/>
                <w:noProof/>
              </w:rPr>
              <w:t>&lt;nexp&gt;</w:t>
            </w:r>
            <w:r w:rsidR="002A558D" w:rsidRPr="00C51083">
              <w:rPr>
                <w:rStyle w:val="Hyperlink"/>
                <w:rFonts w:eastAsia="Times New Roman"/>
                <w:noProof/>
              </w:rPr>
              <w:t>)</w:t>
            </w:r>
            <w:r w:rsidR="002A558D">
              <w:rPr>
                <w:noProof/>
                <w:webHidden/>
              </w:rPr>
              <w:tab/>
            </w:r>
            <w:r>
              <w:rPr>
                <w:noProof/>
                <w:webHidden/>
              </w:rPr>
              <w:fldChar w:fldCharType="begin"/>
            </w:r>
            <w:r w:rsidR="002A558D">
              <w:rPr>
                <w:noProof/>
                <w:webHidden/>
              </w:rPr>
              <w:instrText xml:space="preserve"> PAGEREF _Toc380828251 \h </w:instrText>
            </w:r>
            <w:r>
              <w:rPr>
                <w:noProof/>
                <w:webHidden/>
              </w:rPr>
            </w:r>
            <w:r>
              <w:rPr>
                <w:noProof/>
                <w:webHidden/>
              </w:rPr>
              <w:fldChar w:fldCharType="separate"/>
            </w:r>
            <w:r w:rsidR="002A558D">
              <w:rPr>
                <w:noProof/>
                <w:webHidden/>
              </w:rPr>
              <w:t>50</w:t>
            </w:r>
            <w:r>
              <w:rPr>
                <w:noProof/>
                <w:webHidden/>
              </w:rPr>
              <w:fldChar w:fldCharType="end"/>
            </w:r>
          </w:hyperlink>
        </w:p>
        <w:p w:rsidR="002A558D" w:rsidRDefault="000F0DAF">
          <w:pPr>
            <w:pStyle w:val="TOC2"/>
            <w:tabs>
              <w:tab w:val="right" w:leader="dot" w:pos="9350"/>
            </w:tabs>
            <w:rPr>
              <w:rFonts w:eastAsiaTheme="minorEastAsia"/>
              <w:noProof/>
            </w:rPr>
          </w:pPr>
          <w:hyperlink w:anchor="_Toc380828252" w:history="1">
            <w:r w:rsidR="002A558D" w:rsidRPr="00C51083">
              <w:rPr>
                <w:rStyle w:val="Hyperlink"/>
                <w:rFonts w:eastAsia="Times New Roman"/>
                <w:noProof/>
              </w:rPr>
              <w:t xml:space="preserve">MID$(&lt;sexp&gt;, </w:t>
            </w:r>
            <w:r w:rsidR="002A558D" w:rsidRPr="00C51083">
              <w:rPr>
                <w:rStyle w:val="Hyperlink"/>
                <w:noProof/>
              </w:rPr>
              <w:t>&lt;start_nexp&gt;{, &lt;count_nexp&gt;}</w:t>
            </w:r>
            <w:r w:rsidR="002A558D" w:rsidRPr="00C51083">
              <w:rPr>
                <w:rStyle w:val="Hyperlink"/>
                <w:rFonts w:eastAsia="Times New Roman"/>
                <w:noProof/>
              </w:rPr>
              <w:t>)</w:t>
            </w:r>
            <w:r w:rsidR="002A558D">
              <w:rPr>
                <w:noProof/>
                <w:webHidden/>
              </w:rPr>
              <w:tab/>
            </w:r>
            <w:r>
              <w:rPr>
                <w:noProof/>
                <w:webHidden/>
              </w:rPr>
              <w:fldChar w:fldCharType="begin"/>
            </w:r>
            <w:r w:rsidR="002A558D">
              <w:rPr>
                <w:noProof/>
                <w:webHidden/>
              </w:rPr>
              <w:instrText xml:space="preserve"> PAGEREF _Toc380828252 \h </w:instrText>
            </w:r>
            <w:r>
              <w:rPr>
                <w:noProof/>
                <w:webHidden/>
              </w:rPr>
            </w:r>
            <w:r>
              <w:rPr>
                <w:noProof/>
                <w:webHidden/>
              </w:rPr>
              <w:fldChar w:fldCharType="separate"/>
            </w:r>
            <w:r w:rsidR="002A558D">
              <w:rPr>
                <w:noProof/>
                <w:webHidden/>
              </w:rPr>
              <w:t>50</w:t>
            </w:r>
            <w:r>
              <w:rPr>
                <w:noProof/>
                <w:webHidden/>
              </w:rPr>
              <w:fldChar w:fldCharType="end"/>
            </w:r>
          </w:hyperlink>
        </w:p>
        <w:p w:rsidR="002A558D" w:rsidRDefault="000F0DAF">
          <w:pPr>
            <w:pStyle w:val="TOC2"/>
            <w:tabs>
              <w:tab w:val="right" w:leader="dot" w:pos="9350"/>
            </w:tabs>
            <w:rPr>
              <w:rFonts w:eastAsiaTheme="minorEastAsia"/>
              <w:noProof/>
            </w:rPr>
          </w:pPr>
          <w:hyperlink w:anchor="_Toc380828253" w:history="1">
            <w:r w:rsidR="002A558D" w:rsidRPr="00C51083">
              <w:rPr>
                <w:rStyle w:val="Hyperlink"/>
                <w:rFonts w:eastAsia="Times New Roman"/>
                <w:noProof/>
              </w:rPr>
              <w:t>RIGHT$(</w:t>
            </w:r>
            <w:r w:rsidR="002A558D" w:rsidRPr="00C51083">
              <w:rPr>
                <w:rStyle w:val="Hyperlink"/>
                <w:noProof/>
              </w:rPr>
              <w:t>&lt;sexp&gt;, &lt;nexp&gt;</w:t>
            </w:r>
            <w:r w:rsidR="002A558D" w:rsidRPr="00C51083">
              <w:rPr>
                <w:rStyle w:val="Hyperlink"/>
                <w:rFonts w:eastAsia="Times New Roman"/>
                <w:noProof/>
              </w:rPr>
              <w:t>)</w:t>
            </w:r>
            <w:r w:rsidR="002A558D">
              <w:rPr>
                <w:noProof/>
                <w:webHidden/>
              </w:rPr>
              <w:tab/>
            </w:r>
            <w:r>
              <w:rPr>
                <w:noProof/>
                <w:webHidden/>
              </w:rPr>
              <w:fldChar w:fldCharType="begin"/>
            </w:r>
            <w:r w:rsidR="002A558D">
              <w:rPr>
                <w:noProof/>
                <w:webHidden/>
              </w:rPr>
              <w:instrText xml:space="preserve"> PAGEREF _Toc380828253 \h </w:instrText>
            </w:r>
            <w:r>
              <w:rPr>
                <w:noProof/>
                <w:webHidden/>
              </w:rPr>
            </w:r>
            <w:r>
              <w:rPr>
                <w:noProof/>
                <w:webHidden/>
              </w:rPr>
              <w:fldChar w:fldCharType="separate"/>
            </w:r>
            <w:r w:rsidR="002A558D">
              <w:rPr>
                <w:noProof/>
                <w:webHidden/>
              </w:rPr>
              <w:t>50</w:t>
            </w:r>
            <w:r>
              <w:rPr>
                <w:noProof/>
                <w:webHidden/>
              </w:rPr>
              <w:fldChar w:fldCharType="end"/>
            </w:r>
          </w:hyperlink>
        </w:p>
        <w:p w:rsidR="002A558D" w:rsidRDefault="000F0DAF">
          <w:pPr>
            <w:pStyle w:val="TOC2"/>
            <w:tabs>
              <w:tab w:val="right" w:leader="dot" w:pos="9350"/>
            </w:tabs>
            <w:rPr>
              <w:rFonts w:eastAsiaTheme="minorEastAsia"/>
              <w:noProof/>
            </w:rPr>
          </w:pPr>
          <w:hyperlink w:anchor="_Toc380828254" w:history="1">
            <w:r w:rsidR="002A558D" w:rsidRPr="00C51083">
              <w:rPr>
                <w:rStyle w:val="Hyperlink"/>
                <w:rFonts w:eastAsia="Times New Roman"/>
                <w:noProof/>
              </w:rPr>
              <w:t>REPLACE$(&lt;target_sexp&gt;, &lt;argument_sexp&gt;, &lt;replace_sexp&gt;)</w:t>
            </w:r>
            <w:r w:rsidR="002A558D">
              <w:rPr>
                <w:noProof/>
                <w:webHidden/>
              </w:rPr>
              <w:tab/>
            </w:r>
            <w:r>
              <w:rPr>
                <w:noProof/>
                <w:webHidden/>
              </w:rPr>
              <w:fldChar w:fldCharType="begin"/>
            </w:r>
            <w:r w:rsidR="002A558D">
              <w:rPr>
                <w:noProof/>
                <w:webHidden/>
              </w:rPr>
              <w:instrText xml:space="preserve"> PAGEREF _Toc380828254 \h </w:instrText>
            </w:r>
            <w:r>
              <w:rPr>
                <w:noProof/>
                <w:webHidden/>
              </w:rPr>
            </w:r>
            <w:r>
              <w:rPr>
                <w:noProof/>
                <w:webHidden/>
              </w:rPr>
              <w:fldChar w:fldCharType="separate"/>
            </w:r>
            <w:r w:rsidR="002A558D">
              <w:rPr>
                <w:noProof/>
                <w:webHidden/>
              </w:rPr>
              <w:t>50</w:t>
            </w:r>
            <w:r>
              <w:rPr>
                <w:noProof/>
                <w:webHidden/>
              </w:rPr>
              <w:fldChar w:fldCharType="end"/>
            </w:r>
          </w:hyperlink>
        </w:p>
        <w:p w:rsidR="002A558D" w:rsidRDefault="000F0DAF">
          <w:pPr>
            <w:pStyle w:val="TOC2"/>
            <w:tabs>
              <w:tab w:val="right" w:leader="dot" w:pos="9350"/>
            </w:tabs>
            <w:rPr>
              <w:rFonts w:eastAsiaTheme="minorEastAsia"/>
              <w:noProof/>
            </w:rPr>
          </w:pPr>
          <w:hyperlink w:anchor="_Toc380828255" w:history="1">
            <w:r w:rsidR="002A558D" w:rsidRPr="00C51083">
              <w:rPr>
                <w:rStyle w:val="Hyperlink"/>
                <w:rFonts w:eastAsia="Times New Roman"/>
                <w:noProof/>
              </w:rPr>
              <w:t>WORD$(&lt;source_sexp&gt;, &lt;n_nexp&gt; {, &lt;delimiter_sexp&gt;})</w:t>
            </w:r>
            <w:r w:rsidR="002A558D">
              <w:rPr>
                <w:noProof/>
                <w:webHidden/>
              </w:rPr>
              <w:tab/>
            </w:r>
            <w:r>
              <w:rPr>
                <w:noProof/>
                <w:webHidden/>
              </w:rPr>
              <w:fldChar w:fldCharType="begin"/>
            </w:r>
            <w:r w:rsidR="002A558D">
              <w:rPr>
                <w:noProof/>
                <w:webHidden/>
              </w:rPr>
              <w:instrText xml:space="preserve"> PAGEREF _Toc380828255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2"/>
            <w:tabs>
              <w:tab w:val="right" w:leader="dot" w:pos="9350"/>
            </w:tabs>
            <w:rPr>
              <w:rFonts w:eastAsiaTheme="minorEastAsia"/>
              <w:noProof/>
            </w:rPr>
          </w:pPr>
          <w:hyperlink w:anchor="_Toc380828256" w:history="1">
            <w:r w:rsidR="002A558D" w:rsidRPr="00C51083">
              <w:rPr>
                <w:rStyle w:val="Hyperlink"/>
                <w:rFonts w:eastAsia="Times New Roman"/>
                <w:noProof/>
              </w:rPr>
              <w:t>STR$(</w:t>
            </w:r>
            <w:r w:rsidR="002A558D" w:rsidRPr="00C51083">
              <w:rPr>
                <w:rStyle w:val="Hyperlink"/>
                <w:noProof/>
              </w:rPr>
              <w:t>&lt;nexp&gt;</w:t>
            </w:r>
            <w:r w:rsidR="002A558D" w:rsidRPr="00C51083">
              <w:rPr>
                <w:rStyle w:val="Hyperlink"/>
                <w:rFonts w:eastAsia="Times New Roman"/>
                <w:noProof/>
              </w:rPr>
              <w:t>)</w:t>
            </w:r>
            <w:r w:rsidR="002A558D">
              <w:rPr>
                <w:noProof/>
                <w:webHidden/>
              </w:rPr>
              <w:tab/>
            </w:r>
            <w:r>
              <w:rPr>
                <w:noProof/>
                <w:webHidden/>
              </w:rPr>
              <w:fldChar w:fldCharType="begin"/>
            </w:r>
            <w:r w:rsidR="002A558D">
              <w:rPr>
                <w:noProof/>
                <w:webHidden/>
              </w:rPr>
              <w:instrText xml:space="preserve"> PAGEREF _Toc380828256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2"/>
            <w:tabs>
              <w:tab w:val="right" w:leader="dot" w:pos="9350"/>
            </w:tabs>
            <w:rPr>
              <w:rFonts w:eastAsiaTheme="minorEastAsia"/>
              <w:noProof/>
            </w:rPr>
          </w:pPr>
          <w:hyperlink w:anchor="_Toc380828257" w:history="1">
            <w:r w:rsidR="002A558D" w:rsidRPr="00C51083">
              <w:rPr>
                <w:rStyle w:val="Hyperlink"/>
                <w:rFonts w:eastAsia="Times New Roman"/>
                <w:noProof/>
              </w:rPr>
              <w:t>LOWER$(</w:t>
            </w:r>
            <w:r w:rsidR="002A558D" w:rsidRPr="00C51083">
              <w:rPr>
                <w:rStyle w:val="Hyperlink"/>
                <w:noProof/>
              </w:rPr>
              <w:t>&lt;sexp&gt;</w:t>
            </w:r>
            <w:r w:rsidR="002A558D" w:rsidRPr="00C51083">
              <w:rPr>
                <w:rStyle w:val="Hyperlink"/>
                <w:rFonts w:eastAsia="Times New Roman"/>
                <w:noProof/>
              </w:rPr>
              <w:t>)</w:t>
            </w:r>
            <w:r w:rsidR="002A558D">
              <w:rPr>
                <w:noProof/>
                <w:webHidden/>
              </w:rPr>
              <w:tab/>
            </w:r>
            <w:r>
              <w:rPr>
                <w:noProof/>
                <w:webHidden/>
              </w:rPr>
              <w:fldChar w:fldCharType="begin"/>
            </w:r>
            <w:r w:rsidR="002A558D">
              <w:rPr>
                <w:noProof/>
                <w:webHidden/>
              </w:rPr>
              <w:instrText xml:space="preserve"> PAGEREF _Toc380828257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2"/>
            <w:tabs>
              <w:tab w:val="right" w:leader="dot" w:pos="9350"/>
            </w:tabs>
            <w:rPr>
              <w:rFonts w:eastAsiaTheme="minorEastAsia"/>
              <w:noProof/>
            </w:rPr>
          </w:pPr>
          <w:hyperlink w:anchor="_Toc380828258" w:history="1">
            <w:r w:rsidR="002A558D" w:rsidRPr="00C51083">
              <w:rPr>
                <w:rStyle w:val="Hyperlink"/>
                <w:rFonts w:eastAsia="Times New Roman"/>
                <w:noProof/>
              </w:rPr>
              <w:t>UPPER$(</w:t>
            </w:r>
            <w:r w:rsidR="002A558D" w:rsidRPr="00C51083">
              <w:rPr>
                <w:rStyle w:val="Hyperlink"/>
                <w:noProof/>
              </w:rPr>
              <w:t>&lt;sexp&gt;</w:t>
            </w:r>
            <w:r w:rsidR="002A558D" w:rsidRPr="00C51083">
              <w:rPr>
                <w:rStyle w:val="Hyperlink"/>
                <w:rFonts w:eastAsia="Times New Roman"/>
                <w:noProof/>
              </w:rPr>
              <w:t>)</w:t>
            </w:r>
            <w:r w:rsidR="002A558D">
              <w:rPr>
                <w:noProof/>
                <w:webHidden/>
              </w:rPr>
              <w:tab/>
            </w:r>
            <w:r>
              <w:rPr>
                <w:noProof/>
                <w:webHidden/>
              </w:rPr>
              <w:fldChar w:fldCharType="begin"/>
            </w:r>
            <w:r w:rsidR="002A558D">
              <w:rPr>
                <w:noProof/>
                <w:webHidden/>
              </w:rPr>
              <w:instrText xml:space="preserve"> PAGEREF _Toc380828258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2"/>
            <w:tabs>
              <w:tab w:val="right" w:leader="dot" w:pos="9350"/>
            </w:tabs>
            <w:rPr>
              <w:rFonts w:eastAsiaTheme="minorEastAsia"/>
              <w:noProof/>
            </w:rPr>
          </w:pPr>
          <w:hyperlink w:anchor="_Toc380828259" w:history="1">
            <w:r w:rsidR="002A558D" w:rsidRPr="00C51083">
              <w:rPr>
                <w:rStyle w:val="Hyperlink"/>
                <w:rFonts w:eastAsia="Times New Roman"/>
                <w:noProof/>
              </w:rPr>
              <w:t>VERSION$()</w:t>
            </w:r>
            <w:r w:rsidR="002A558D">
              <w:rPr>
                <w:noProof/>
                <w:webHidden/>
              </w:rPr>
              <w:tab/>
            </w:r>
            <w:r>
              <w:rPr>
                <w:noProof/>
                <w:webHidden/>
              </w:rPr>
              <w:fldChar w:fldCharType="begin"/>
            </w:r>
            <w:r w:rsidR="002A558D">
              <w:rPr>
                <w:noProof/>
                <w:webHidden/>
              </w:rPr>
              <w:instrText xml:space="preserve"> PAGEREF _Toc380828259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2"/>
            <w:tabs>
              <w:tab w:val="right" w:leader="dot" w:pos="9350"/>
            </w:tabs>
            <w:rPr>
              <w:rFonts w:eastAsiaTheme="minorEastAsia"/>
              <w:noProof/>
            </w:rPr>
          </w:pPr>
          <w:hyperlink w:anchor="_Toc380828260" w:history="1">
            <w:r w:rsidR="002A558D" w:rsidRPr="00C51083">
              <w:rPr>
                <w:rStyle w:val="Hyperlink"/>
                <w:rFonts w:eastAsia="Times New Roman"/>
                <w:noProof/>
              </w:rPr>
              <w:t>HEX$(&lt;nexp&gt;)</w:t>
            </w:r>
            <w:r w:rsidR="002A558D">
              <w:rPr>
                <w:noProof/>
                <w:webHidden/>
              </w:rPr>
              <w:tab/>
            </w:r>
            <w:r>
              <w:rPr>
                <w:noProof/>
                <w:webHidden/>
              </w:rPr>
              <w:fldChar w:fldCharType="begin"/>
            </w:r>
            <w:r w:rsidR="002A558D">
              <w:rPr>
                <w:noProof/>
                <w:webHidden/>
              </w:rPr>
              <w:instrText xml:space="preserve"> PAGEREF _Toc380828260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2"/>
            <w:tabs>
              <w:tab w:val="right" w:leader="dot" w:pos="9350"/>
            </w:tabs>
            <w:rPr>
              <w:rFonts w:eastAsiaTheme="minorEastAsia"/>
              <w:noProof/>
            </w:rPr>
          </w:pPr>
          <w:hyperlink w:anchor="_Toc380828261" w:history="1">
            <w:r w:rsidR="002A558D" w:rsidRPr="00C51083">
              <w:rPr>
                <w:rStyle w:val="Hyperlink"/>
                <w:noProof/>
              </w:rPr>
              <w:t>OCT$(&lt;nexp&gt;)</w:t>
            </w:r>
            <w:r w:rsidR="002A558D">
              <w:rPr>
                <w:noProof/>
                <w:webHidden/>
              </w:rPr>
              <w:tab/>
            </w:r>
            <w:r>
              <w:rPr>
                <w:noProof/>
                <w:webHidden/>
              </w:rPr>
              <w:fldChar w:fldCharType="begin"/>
            </w:r>
            <w:r w:rsidR="002A558D">
              <w:rPr>
                <w:noProof/>
                <w:webHidden/>
              </w:rPr>
              <w:instrText xml:space="preserve"> PAGEREF _Toc380828261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2"/>
            <w:tabs>
              <w:tab w:val="right" w:leader="dot" w:pos="9350"/>
            </w:tabs>
            <w:rPr>
              <w:rFonts w:eastAsiaTheme="minorEastAsia"/>
              <w:noProof/>
            </w:rPr>
          </w:pPr>
          <w:hyperlink w:anchor="_Toc380828262" w:history="1">
            <w:r w:rsidR="002A558D" w:rsidRPr="00C51083">
              <w:rPr>
                <w:rStyle w:val="Hyperlink"/>
                <w:noProof/>
              </w:rPr>
              <w:t>BIN$(&lt;nexp&gt;)</w:t>
            </w:r>
            <w:r w:rsidR="002A558D">
              <w:rPr>
                <w:noProof/>
                <w:webHidden/>
              </w:rPr>
              <w:tab/>
            </w:r>
            <w:r>
              <w:rPr>
                <w:noProof/>
                <w:webHidden/>
              </w:rPr>
              <w:fldChar w:fldCharType="begin"/>
            </w:r>
            <w:r w:rsidR="002A558D">
              <w:rPr>
                <w:noProof/>
                <w:webHidden/>
              </w:rPr>
              <w:instrText xml:space="preserve"> PAGEREF _Toc380828262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2"/>
            <w:tabs>
              <w:tab w:val="right" w:leader="dot" w:pos="9350"/>
            </w:tabs>
            <w:rPr>
              <w:rFonts w:eastAsiaTheme="minorEastAsia"/>
              <w:noProof/>
            </w:rPr>
          </w:pPr>
          <w:hyperlink w:anchor="_Toc380828263" w:history="1">
            <w:r w:rsidR="002A558D" w:rsidRPr="00C51083">
              <w:rPr>
                <w:rStyle w:val="Hyperlink"/>
                <w:rFonts w:eastAsia="Times New Roman"/>
                <w:noProof/>
              </w:rPr>
              <w:t>FORMAT$(</w:t>
            </w:r>
            <w:r w:rsidR="002A558D" w:rsidRPr="00C51083">
              <w:rPr>
                <w:rStyle w:val="Hyperlink"/>
                <w:noProof/>
              </w:rPr>
              <w:t>&lt;pattern_sexp&gt;</w:t>
            </w:r>
            <w:r w:rsidR="002A558D" w:rsidRPr="00C51083">
              <w:rPr>
                <w:rStyle w:val="Hyperlink"/>
                <w:rFonts w:eastAsia="Times New Roman"/>
                <w:noProof/>
              </w:rPr>
              <w:t xml:space="preserve">, </w:t>
            </w:r>
            <w:r w:rsidR="002A558D" w:rsidRPr="00C51083">
              <w:rPr>
                <w:rStyle w:val="Hyperlink"/>
                <w:noProof/>
              </w:rPr>
              <w:t>&lt;nexp&gt;</w:t>
            </w:r>
            <w:r w:rsidR="002A558D" w:rsidRPr="00C51083">
              <w:rPr>
                <w:rStyle w:val="Hyperlink"/>
                <w:rFonts w:eastAsia="Times New Roman"/>
                <w:noProof/>
              </w:rPr>
              <w:t>)</w:t>
            </w:r>
            <w:r w:rsidR="002A558D">
              <w:rPr>
                <w:noProof/>
                <w:webHidden/>
              </w:rPr>
              <w:tab/>
            </w:r>
            <w:r>
              <w:rPr>
                <w:noProof/>
                <w:webHidden/>
              </w:rPr>
              <w:fldChar w:fldCharType="begin"/>
            </w:r>
            <w:r w:rsidR="002A558D">
              <w:rPr>
                <w:noProof/>
                <w:webHidden/>
              </w:rPr>
              <w:instrText xml:space="preserve"> PAGEREF _Toc380828263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3"/>
            <w:tabs>
              <w:tab w:val="right" w:leader="dot" w:pos="9350"/>
            </w:tabs>
            <w:rPr>
              <w:rFonts w:eastAsiaTheme="minorEastAsia"/>
              <w:noProof/>
            </w:rPr>
          </w:pPr>
          <w:hyperlink w:anchor="_Toc380828264" w:history="1">
            <w:r w:rsidR="002A558D" w:rsidRPr="00C51083">
              <w:rPr>
                <w:rStyle w:val="Hyperlink"/>
                <w:noProof/>
              </w:rPr>
              <w:t>Leading Sign</w:t>
            </w:r>
            <w:r w:rsidR="002A558D">
              <w:rPr>
                <w:noProof/>
                <w:webHidden/>
              </w:rPr>
              <w:tab/>
            </w:r>
            <w:r>
              <w:rPr>
                <w:noProof/>
                <w:webHidden/>
              </w:rPr>
              <w:fldChar w:fldCharType="begin"/>
            </w:r>
            <w:r w:rsidR="002A558D">
              <w:rPr>
                <w:noProof/>
                <w:webHidden/>
              </w:rPr>
              <w:instrText xml:space="preserve"> PAGEREF _Toc380828264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3"/>
            <w:tabs>
              <w:tab w:val="right" w:leader="dot" w:pos="9350"/>
            </w:tabs>
            <w:rPr>
              <w:rFonts w:eastAsiaTheme="minorEastAsia"/>
              <w:noProof/>
            </w:rPr>
          </w:pPr>
          <w:hyperlink w:anchor="_Toc380828265" w:history="1">
            <w:r w:rsidR="002A558D" w:rsidRPr="00C51083">
              <w:rPr>
                <w:rStyle w:val="Hyperlink"/>
                <w:noProof/>
              </w:rPr>
              <w:t>Floating Field</w:t>
            </w:r>
            <w:r w:rsidR="002A558D">
              <w:rPr>
                <w:noProof/>
                <w:webHidden/>
              </w:rPr>
              <w:tab/>
            </w:r>
            <w:r>
              <w:rPr>
                <w:noProof/>
                <w:webHidden/>
              </w:rPr>
              <w:fldChar w:fldCharType="begin"/>
            </w:r>
            <w:r w:rsidR="002A558D">
              <w:rPr>
                <w:noProof/>
                <w:webHidden/>
              </w:rPr>
              <w:instrText xml:space="preserve"> PAGEREF _Toc380828265 \h </w:instrText>
            </w:r>
            <w:r>
              <w:rPr>
                <w:noProof/>
                <w:webHidden/>
              </w:rPr>
            </w:r>
            <w:r>
              <w:rPr>
                <w:noProof/>
                <w:webHidden/>
              </w:rPr>
              <w:fldChar w:fldCharType="separate"/>
            </w:r>
            <w:r w:rsidR="002A558D">
              <w:rPr>
                <w:noProof/>
                <w:webHidden/>
              </w:rPr>
              <w:t>51</w:t>
            </w:r>
            <w:r>
              <w:rPr>
                <w:noProof/>
                <w:webHidden/>
              </w:rPr>
              <w:fldChar w:fldCharType="end"/>
            </w:r>
          </w:hyperlink>
        </w:p>
        <w:p w:rsidR="002A558D" w:rsidRDefault="000F0DAF">
          <w:pPr>
            <w:pStyle w:val="TOC3"/>
            <w:tabs>
              <w:tab w:val="right" w:leader="dot" w:pos="9350"/>
            </w:tabs>
            <w:rPr>
              <w:rFonts w:eastAsiaTheme="minorEastAsia"/>
              <w:noProof/>
            </w:rPr>
          </w:pPr>
          <w:hyperlink w:anchor="_Toc380828266" w:history="1">
            <w:r w:rsidR="002A558D" w:rsidRPr="00C51083">
              <w:rPr>
                <w:rStyle w:val="Hyperlink"/>
                <w:noProof/>
              </w:rPr>
              <w:t>Decimal Point</w:t>
            </w:r>
            <w:r w:rsidR="002A558D">
              <w:rPr>
                <w:noProof/>
                <w:webHidden/>
              </w:rPr>
              <w:tab/>
            </w:r>
            <w:r>
              <w:rPr>
                <w:noProof/>
                <w:webHidden/>
              </w:rPr>
              <w:fldChar w:fldCharType="begin"/>
            </w:r>
            <w:r w:rsidR="002A558D">
              <w:rPr>
                <w:noProof/>
                <w:webHidden/>
              </w:rPr>
              <w:instrText xml:space="preserve"> PAGEREF _Toc380828266 \h </w:instrText>
            </w:r>
            <w:r>
              <w:rPr>
                <w:noProof/>
                <w:webHidden/>
              </w:rPr>
            </w:r>
            <w:r>
              <w:rPr>
                <w:noProof/>
                <w:webHidden/>
              </w:rPr>
              <w:fldChar w:fldCharType="separate"/>
            </w:r>
            <w:r w:rsidR="002A558D">
              <w:rPr>
                <w:noProof/>
                <w:webHidden/>
              </w:rPr>
              <w:t>52</w:t>
            </w:r>
            <w:r>
              <w:rPr>
                <w:noProof/>
                <w:webHidden/>
              </w:rPr>
              <w:fldChar w:fldCharType="end"/>
            </w:r>
          </w:hyperlink>
        </w:p>
        <w:p w:rsidR="002A558D" w:rsidRDefault="000F0DAF">
          <w:pPr>
            <w:pStyle w:val="TOC3"/>
            <w:tabs>
              <w:tab w:val="right" w:leader="dot" w:pos="9350"/>
            </w:tabs>
            <w:rPr>
              <w:rFonts w:eastAsiaTheme="minorEastAsia"/>
              <w:noProof/>
            </w:rPr>
          </w:pPr>
          <w:hyperlink w:anchor="_Toc380828267" w:history="1">
            <w:r w:rsidR="002A558D" w:rsidRPr="00C51083">
              <w:rPr>
                <w:rStyle w:val="Hyperlink"/>
                <w:noProof/>
              </w:rPr>
              <w:t>Pattern Character #</w:t>
            </w:r>
            <w:r w:rsidR="002A558D">
              <w:rPr>
                <w:noProof/>
                <w:webHidden/>
              </w:rPr>
              <w:tab/>
            </w:r>
            <w:r>
              <w:rPr>
                <w:noProof/>
                <w:webHidden/>
              </w:rPr>
              <w:fldChar w:fldCharType="begin"/>
            </w:r>
            <w:r w:rsidR="002A558D">
              <w:rPr>
                <w:noProof/>
                <w:webHidden/>
              </w:rPr>
              <w:instrText xml:space="preserve"> PAGEREF _Toc380828267 \h </w:instrText>
            </w:r>
            <w:r>
              <w:rPr>
                <w:noProof/>
                <w:webHidden/>
              </w:rPr>
            </w:r>
            <w:r>
              <w:rPr>
                <w:noProof/>
                <w:webHidden/>
              </w:rPr>
              <w:fldChar w:fldCharType="separate"/>
            </w:r>
            <w:r w:rsidR="002A558D">
              <w:rPr>
                <w:noProof/>
                <w:webHidden/>
              </w:rPr>
              <w:t>52</w:t>
            </w:r>
            <w:r>
              <w:rPr>
                <w:noProof/>
                <w:webHidden/>
              </w:rPr>
              <w:fldChar w:fldCharType="end"/>
            </w:r>
          </w:hyperlink>
        </w:p>
        <w:p w:rsidR="002A558D" w:rsidRDefault="000F0DAF">
          <w:pPr>
            <w:pStyle w:val="TOC3"/>
            <w:tabs>
              <w:tab w:val="right" w:leader="dot" w:pos="9350"/>
            </w:tabs>
            <w:rPr>
              <w:rFonts w:eastAsiaTheme="minorEastAsia"/>
              <w:noProof/>
            </w:rPr>
          </w:pPr>
          <w:hyperlink w:anchor="_Toc380828268" w:history="1">
            <w:r w:rsidR="002A558D" w:rsidRPr="00C51083">
              <w:rPr>
                <w:rStyle w:val="Hyperlink"/>
                <w:noProof/>
              </w:rPr>
              <w:t>Pattern Character %</w:t>
            </w:r>
            <w:r w:rsidR="002A558D">
              <w:rPr>
                <w:noProof/>
                <w:webHidden/>
              </w:rPr>
              <w:tab/>
            </w:r>
            <w:r>
              <w:rPr>
                <w:noProof/>
                <w:webHidden/>
              </w:rPr>
              <w:fldChar w:fldCharType="begin"/>
            </w:r>
            <w:r w:rsidR="002A558D">
              <w:rPr>
                <w:noProof/>
                <w:webHidden/>
              </w:rPr>
              <w:instrText xml:space="preserve"> PAGEREF _Toc380828268 \h </w:instrText>
            </w:r>
            <w:r>
              <w:rPr>
                <w:noProof/>
                <w:webHidden/>
              </w:rPr>
            </w:r>
            <w:r>
              <w:rPr>
                <w:noProof/>
                <w:webHidden/>
              </w:rPr>
              <w:fldChar w:fldCharType="separate"/>
            </w:r>
            <w:r w:rsidR="002A558D">
              <w:rPr>
                <w:noProof/>
                <w:webHidden/>
              </w:rPr>
              <w:t>52</w:t>
            </w:r>
            <w:r>
              <w:rPr>
                <w:noProof/>
                <w:webHidden/>
              </w:rPr>
              <w:fldChar w:fldCharType="end"/>
            </w:r>
          </w:hyperlink>
        </w:p>
        <w:p w:rsidR="002A558D" w:rsidRDefault="000F0DAF">
          <w:pPr>
            <w:pStyle w:val="TOC3"/>
            <w:tabs>
              <w:tab w:val="right" w:leader="dot" w:pos="9350"/>
            </w:tabs>
            <w:rPr>
              <w:rFonts w:eastAsiaTheme="minorEastAsia"/>
              <w:noProof/>
            </w:rPr>
          </w:pPr>
          <w:hyperlink w:anchor="_Toc380828269" w:history="1">
            <w:r w:rsidR="002A558D" w:rsidRPr="00C51083">
              <w:rPr>
                <w:rStyle w:val="Hyperlink"/>
                <w:noProof/>
              </w:rPr>
              <w:t>Overflow</w:t>
            </w:r>
            <w:r w:rsidR="002A558D">
              <w:rPr>
                <w:noProof/>
                <w:webHidden/>
              </w:rPr>
              <w:tab/>
            </w:r>
            <w:r>
              <w:rPr>
                <w:noProof/>
                <w:webHidden/>
              </w:rPr>
              <w:fldChar w:fldCharType="begin"/>
            </w:r>
            <w:r w:rsidR="002A558D">
              <w:rPr>
                <w:noProof/>
                <w:webHidden/>
              </w:rPr>
              <w:instrText xml:space="preserve"> PAGEREF _Toc380828269 \h </w:instrText>
            </w:r>
            <w:r>
              <w:rPr>
                <w:noProof/>
                <w:webHidden/>
              </w:rPr>
            </w:r>
            <w:r>
              <w:rPr>
                <w:noProof/>
                <w:webHidden/>
              </w:rPr>
              <w:fldChar w:fldCharType="separate"/>
            </w:r>
            <w:r w:rsidR="002A558D">
              <w:rPr>
                <w:noProof/>
                <w:webHidden/>
              </w:rPr>
              <w:t>52</w:t>
            </w:r>
            <w:r>
              <w:rPr>
                <w:noProof/>
                <w:webHidden/>
              </w:rPr>
              <w:fldChar w:fldCharType="end"/>
            </w:r>
          </w:hyperlink>
        </w:p>
        <w:p w:rsidR="002A558D" w:rsidRDefault="000F0DAF">
          <w:pPr>
            <w:pStyle w:val="TOC3"/>
            <w:tabs>
              <w:tab w:val="right" w:leader="dot" w:pos="9350"/>
            </w:tabs>
            <w:rPr>
              <w:rFonts w:eastAsiaTheme="minorEastAsia"/>
              <w:noProof/>
            </w:rPr>
          </w:pPr>
          <w:hyperlink w:anchor="_Toc380828270" w:history="1">
            <w:r w:rsidR="002A558D" w:rsidRPr="00C51083">
              <w:rPr>
                <w:rStyle w:val="Hyperlink"/>
                <w:noProof/>
              </w:rPr>
              <w:t>Non pattern characters</w:t>
            </w:r>
            <w:r w:rsidR="002A558D">
              <w:rPr>
                <w:noProof/>
                <w:webHidden/>
              </w:rPr>
              <w:tab/>
            </w:r>
            <w:r>
              <w:rPr>
                <w:noProof/>
                <w:webHidden/>
              </w:rPr>
              <w:fldChar w:fldCharType="begin"/>
            </w:r>
            <w:r w:rsidR="002A558D">
              <w:rPr>
                <w:noProof/>
                <w:webHidden/>
              </w:rPr>
              <w:instrText xml:space="preserve"> PAGEREF _Toc380828270 \h </w:instrText>
            </w:r>
            <w:r>
              <w:rPr>
                <w:noProof/>
                <w:webHidden/>
              </w:rPr>
            </w:r>
            <w:r>
              <w:rPr>
                <w:noProof/>
                <w:webHidden/>
              </w:rPr>
              <w:fldChar w:fldCharType="separate"/>
            </w:r>
            <w:r w:rsidR="002A558D">
              <w:rPr>
                <w:noProof/>
                <w:webHidden/>
              </w:rPr>
              <w:t>52</w:t>
            </w:r>
            <w:r>
              <w:rPr>
                <w:noProof/>
                <w:webHidden/>
              </w:rPr>
              <w:fldChar w:fldCharType="end"/>
            </w:r>
          </w:hyperlink>
        </w:p>
        <w:p w:rsidR="002A558D" w:rsidRDefault="000F0DAF">
          <w:pPr>
            <w:pStyle w:val="TOC3"/>
            <w:tabs>
              <w:tab w:val="right" w:leader="dot" w:pos="9350"/>
            </w:tabs>
            <w:rPr>
              <w:rFonts w:eastAsiaTheme="minorEastAsia"/>
              <w:noProof/>
            </w:rPr>
          </w:pPr>
          <w:hyperlink w:anchor="_Toc380828271" w:history="1">
            <w:r w:rsidR="002A558D" w:rsidRPr="00C51083">
              <w:rPr>
                <w:rStyle w:val="Hyperlink"/>
                <w:noProof/>
              </w:rPr>
              <w:t>Output Size</w:t>
            </w:r>
            <w:r w:rsidR="002A558D">
              <w:rPr>
                <w:noProof/>
                <w:webHidden/>
              </w:rPr>
              <w:tab/>
            </w:r>
            <w:r>
              <w:rPr>
                <w:noProof/>
                <w:webHidden/>
              </w:rPr>
              <w:fldChar w:fldCharType="begin"/>
            </w:r>
            <w:r w:rsidR="002A558D">
              <w:rPr>
                <w:noProof/>
                <w:webHidden/>
              </w:rPr>
              <w:instrText xml:space="preserve"> PAGEREF _Toc380828271 \h </w:instrText>
            </w:r>
            <w:r>
              <w:rPr>
                <w:noProof/>
                <w:webHidden/>
              </w:rPr>
            </w:r>
            <w:r>
              <w:rPr>
                <w:noProof/>
                <w:webHidden/>
              </w:rPr>
              <w:fldChar w:fldCharType="separate"/>
            </w:r>
            <w:r w:rsidR="002A558D">
              <w:rPr>
                <w:noProof/>
                <w:webHidden/>
              </w:rPr>
              <w:t>52</w:t>
            </w:r>
            <w:r>
              <w:rPr>
                <w:noProof/>
                <w:webHidden/>
              </w:rPr>
              <w:fldChar w:fldCharType="end"/>
            </w:r>
          </w:hyperlink>
        </w:p>
        <w:p w:rsidR="002A558D" w:rsidRDefault="000F0DAF">
          <w:pPr>
            <w:pStyle w:val="TOC3"/>
            <w:tabs>
              <w:tab w:val="right" w:leader="dot" w:pos="9350"/>
            </w:tabs>
            <w:rPr>
              <w:rFonts w:eastAsiaTheme="minorEastAsia"/>
              <w:noProof/>
            </w:rPr>
          </w:pPr>
          <w:hyperlink w:anchor="_Toc380828272" w:history="1">
            <w:r w:rsidR="002A558D" w:rsidRPr="00C51083">
              <w:rPr>
                <w:rStyle w:val="Hyperlink"/>
                <w:noProof/>
              </w:rPr>
              <w:t>Examples:</w:t>
            </w:r>
            <w:r w:rsidR="002A558D">
              <w:rPr>
                <w:noProof/>
                <w:webHidden/>
              </w:rPr>
              <w:tab/>
            </w:r>
            <w:r>
              <w:rPr>
                <w:noProof/>
                <w:webHidden/>
              </w:rPr>
              <w:fldChar w:fldCharType="begin"/>
            </w:r>
            <w:r w:rsidR="002A558D">
              <w:rPr>
                <w:noProof/>
                <w:webHidden/>
              </w:rPr>
              <w:instrText xml:space="preserve"> PAGEREF _Toc380828272 \h </w:instrText>
            </w:r>
            <w:r>
              <w:rPr>
                <w:noProof/>
                <w:webHidden/>
              </w:rPr>
            </w:r>
            <w:r>
              <w:rPr>
                <w:noProof/>
                <w:webHidden/>
              </w:rPr>
              <w:fldChar w:fldCharType="separate"/>
            </w:r>
            <w:r w:rsidR="002A558D">
              <w:rPr>
                <w:noProof/>
                <w:webHidden/>
              </w:rPr>
              <w:t>52</w:t>
            </w:r>
            <w:r>
              <w:rPr>
                <w:noProof/>
                <w:webHidden/>
              </w:rPr>
              <w:fldChar w:fldCharType="end"/>
            </w:r>
          </w:hyperlink>
        </w:p>
        <w:p w:rsidR="002A558D" w:rsidRDefault="000F0DAF">
          <w:pPr>
            <w:pStyle w:val="TOC1"/>
            <w:tabs>
              <w:tab w:val="right" w:leader="dot" w:pos="9350"/>
            </w:tabs>
            <w:rPr>
              <w:rFonts w:eastAsiaTheme="minorEastAsia"/>
              <w:noProof/>
            </w:rPr>
          </w:pPr>
          <w:hyperlink w:anchor="_Toc380828273" w:history="1">
            <w:r w:rsidR="002A558D" w:rsidRPr="00C51083">
              <w:rPr>
                <w:rStyle w:val="Hyperlink"/>
                <w:noProof/>
              </w:rPr>
              <w:t>User-Defined Functions</w:t>
            </w:r>
            <w:r w:rsidR="002A558D">
              <w:rPr>
                <w:noProof/>
                <w:webHidden/>
              </w:rPr>
              <w:tab/>
            </w:r>
            <w:r>
              <w:rPr>
                <w:noProof/>
                <w:webHidden/>
              </w:rPr>
              <w:fldChar w:fldCharType="begin"/>
            </w:r>
            <w:r w:rsidR="002A558D">
              <w:rPr>
                <w:noProof/>
                <w:webHidden/>
              </w:rPr>
              <w:instrText xml:space="preserve"> PAGEREF _Toc380828273 \h </w:instrText>
            </w:r>
            <w:r>
              <w:rPr>
                <w:noProof/>
                <w:webHidden/>
              </w:rPr>
            </w:r>
            <w:r>
              <w:rPr>
                <w:noProof/>
                <w:webHidden/>
              </w:rPr>
              <w:fldChar w:fldCharType="separate"/>
            </w:r>
            <w:r w:rsidR="002A558D">
              <w:rPr>
                <w:noProof/>
                <w:webHidden/>
              </w:rPr>
              <w:t>52</w:t>
            </w:r>
            <w:r>
              <w:rPr>
                <w:noProof/>
                <w:webHidden/>
              </w:rPr>
              <w:fldChar w:fldCharType="end"/>
            </w:r>
          </w:hyperlink>
        </w:p>
        <w:p w:rsidR="002A558D" w:rsidRDefault="000F0DAF">
          <w:pPr>
            <w:pStyle w:val="TOC2"/>
            <w:tabs>
              <w:tab w:val="right" w:leader="dot" w:pos="9350"/>
            </w:tabs>
            <w:rPr>
              <w:rFonts w:eastAsiaTheme="minorEastAsia"/>
              <w:noProof/>
            </w:rPr>
          </w:pPr>
          <w:hyperlink w:anchor="_Toc380828274" w:history="1">
            <w:r w:rsidR="002A558D" w:rsidRPr="00C51083">
              <w:rPr>
                <w:rStyle w:val="Hyperlink"/>
                <w:noProof/>
              </w:rPr>
              <w:t>Commands</w:t>
            </w:r>
            <w:r w:rsidR="002A558D">
              <w:rPr>
                <w:noProof/>
                <w:webHidden/>
              </w:rPr>
              <w:tab/>
            </w:r>
            <w:r>
              <w:rPr>
                <w:noProof/>
                <w:webHidden/>
              </w:rPr>
              <w:fldChar w:fldCharType="begin"/>
            </w:r>
            <w:r w:rsidR="002A558D">
              <w:rPr>
                <w:noProof/>
                <w:webHidden/>
              </w:rPr>
              <w:instrText xml:space="preserve"> PAGEREF _Toc380828274 \h </w:instrText>
            </w:r>
            <w:r>
              <w:rPr>
                <w:noProof/>
                <w:webHidden/>
              </w:rPr>
            </w:r>
            <w:r>
              <w:rPr>
                <w:noProof/>
                <w:webHidden/>
              </w:rPr>
              <w:fldChar w:fldCharType="separate"/>
            </w:r>
            <w:r w:rsidR="002A558D">
              <w:rPr>
                <w:noProof/>
                <w:webHidden/>
              </w:rPr>
              <w:t>53</w:t>
            </w:r>
            <w:r>
              <w:rPr>
                <w:noProof/>
                <w:webHidden/>
              </w:rPr>
              <w:fldChar w:fldCharType="end"/>
            </w:r>
          </w:hyperlink>
        </w:p>
        <w:p w:rsidR="002A558D" w:rsidRDefault="000F0DAF">
          <w:pPr>
            <w:pStyle w:val="TOC3"/>
            <w:tabs>
              <w:tab w:val="right" w:leader="dot" w:pos="9350"/>
            </w:tabs>
            <w:rPr>
              <w:rFonts w:eastAsiaTheme="minorEastAsia"/>
              <w:noProof/>
            </w:rPr>
          </w:pPr>
          <w:hyperlink w:anchor="_Toc380828275" w:history="1">
            <w:r w:rsidR="002A558D" w:rsidRPr="00C51083">
              <w:rPr>
                <w:rStyle w:val="Hyperlink"/>
                <w:noProof/>
              </w:rPr>
              <w:t>Fn.def  name|name$( {nvar}|{svar}|Array[]|Array$[], ... {nvar}|{svar}|Array[]|Array$[])</w:t>
            </w:r>
            <w:r w:rsidR="002A558D">
              <w:rPr>
                <w:noProof/>
                <w:webHidden/>
              </w:rPr>
              <w:tab/>
            </w:r>
            <w:r>
              <w:rPr>
                <w:noProof/>
                <w:webHidden/>
              </w:rPr>
              <w:fldChar w:fldCharType="begin"/>
            </w:r>
            <w:r w:rsidR="002A558D">
              <w:rPr>
                <w:noProof/>
                <w:webHidden/>
              </w:rPr>
              <w:instrText xml:space="preserve"> PAGEREF _Toc380828275 \h </w:instrText>
            </w:r>
            <w:r>
              <w:rPr>
                <w:noProof/>
                <w:webHidden/>
              </w:rPr>
            </w:r>
            <w:r>
              <w:rPr>
                <w:noProof/>
                <w:webHidden/>
              </w:rPr>
              <w:fldChar w:fldCharType="separate"/>
            </w:r>
            <w:r w:rsidR="002A558D">
              <w:rPr>
                <w:noProof/>
                <w:webHidden/>
              </w:rPr>
              <w:t>53</w:t>
            </w:r>
            <w:r>
              <w:rPr>
                <w:noProof/>
                <w:webHidden/>
              </w:rPr>
              <w:fldChar w:fldCharType="end"/>
            </w:r>
          </w:hyperlink>
        </w:p>
        <w:p w:rsidR="002A558D" w:rsidRDefault="000F0DAF">
          <w:pPr>
            <w:pStyle w:val="TOC3"/>
            <w:tabs>
              <w:tab w:val="right" w:leader="dot" w:pos="9350"/>
            </w:tabs>
            <w:rPr>
              <w:rFonts w:eastAsiaTheme="minorEastAsia"/>
              <w:noProof/>
            </w:rPr>
          </w:pPr>
          <w:hyperlink w:anchor="_Toc380828276" w:history="1">
            <w:r w:rsidR="002A558D" w:rsidRPr="00C51083">
              <w:rPr>
                <w:rStyle w:val="Hyperlink"/>
                <w:noProof/>
              </w:rPr>
              <w:t>Fn.rtn &lt;sexp&gt;|&lt;nexp&gt;</w:t>
            </w:r>
            <w:r w:rsidR="002A558D">
              <w:rPr>
                <w:noProof/>
                <w:webHidden/>
              </w:rPr>
              <w:tab/>
            </w:r>
            <w:r>
              <w:rPr>
                <w:noProof/>
                <w:webHidden/>
              </w:rPr>
              <w:fldChar w:fldCharType="begin"/>
            </w:r>
            <w:r w:rsidR="002A558D">
              <w:rPr>
                <w:noProof/>
                <w:webHidden/>
              </w:rPr>
              <w:instrText xml:space="preserve"> PAGEREF _Toc380828276 \h </w:instrText>
            </w:r>
            <w:r>
              <w:rPr>
                <w:noProof/>
                <w:webHidden/>
              </w:rPr>
            </w:r>
            <w:r>
              <w:rPr>
                <w:noProof/>
                <w:webHidden/>
              </w:rPr>
              <w:fldChar w:fldCharType="separate"/>
            </w:r>
            <w:r w:rsidR="002A558D">
              <w:rPr>
                <w:noProof/>
                <w:webHidden/>
              </w:rPr>
              <w:t>54</w:t>
            </w:r>
            <w:r>
              <w:rPr>
                <w:noProof/>
                <w:webHidden/>
              </w:rPr>
              <w:fldChar w:fldCharType="end"/>
            </w:r>
          </w:hyperlink>
        </w:p>
        <w:p w:rsidR="002A558D" w:rsidRDefault="000F0DAF">
          <w:pPr>
            <w:pStyle w:val="TOC3"/>
            <w:tabs>
              <w:tab w:val="right" w:leader="dot" w:pos="9350"/>
            </w:tabs>
            <w:rPr>
              <w:rFonts w:eastAsiaTheme="minorEastAsia"/>
              <w:noProof/>
            </w:rPr>
          </w:pPr>
          <w:hyperlink w:anchor="_Toc380828277" w:history="1">
            <w:r w:rsidR="002A558D" w:rsidRPr="00C51083">
              <w:rPr>
                <w:rStyle w:val="Hyperlink"/>
                <w:noProof/>
              </w:rPr>
              <w:t>Fn.end</w:t>
            </w:r>
            <w:r w:rsidR="002A558D">
              <w:rPr>
                <w:noProof/>
                <w:webHidden/>
              </w:rPr>
              <w:tab/>
            </w:r>
            <w:r>
              <w:rPr>
                <w:noProof/>
                <w:webHidden/>
              </w:rPr>
              <w:fldChar w:fldCharType="begin"/>
            </w:r>
            <w:r w:rsidR="002A558D">
              <w:rPr>
                <w:noProof/>
                <w:webHidden/>
              </w:rPr>
              <w:instrText xml:space="preserve"> PAGEREF _Toc380828277 \h </w:instrText>
            </w:r>
            <w:r>
              <w:rPr>
                <w:noProof/>
                <w:webHidden/>
              </w:rPr>
            </w:r>
            <w:r>
              <w:rPr>
                <w:noProof/>
                <w:webHidden/>
              </w:rPr>
              <w:fldChar w:fldCharType="separate"/>
            </w:r>
            <w:r w:rsidR="002A558D">
              <w:rPr>
                <w:noProof/>
                <w:webHidden/>
              </w:rPr>
              <w:t>54</w:t>
            </w:r>
            <w:r>
              <w:rPr>
                <w:noProof/>
                <w:webHidden/>
              </w:rPr>
              <w:fldChar w:fldCharType="end"/>
            </w:r>
          </w:hyperlink>
        </w:p>
        <w:p w:rsidR="002A558D" w:rsidRDefault="000F0DAF">
          <w:pPr>
            <w:pStyle w:val="TOC3"/>
            <w:tabs>
              <w:tab w:val="right" w:leader="dot" w:pos="9350"/>
            </w:tabs>
            <w:rPr>
              <w:rFonts w:eastAsiaTheme="minorEastAsia"/>
              <w:noProof/>
            </w:rPr>
          </w:pPr>
          <w:hyperlink w:anchor="_Toc380828278" w:history="1">
            <w:r w:rsidR="002A558D" w:rsidRPr="00C51083">
              <w:rPr>
                <w:rStyle w:val="Hyperlink"/>
                <w:noProof/>
              </w:rPr>
              <w:t>Call &lt;user_defined_function&gt;</w:t>
            </w:r>
            <w:r w:rsidR="002A558D">
              <w:rPr>
                <w:noProof/>
                <w:webHidden/>
              </w:rPr>
              <w:tab/>
            </w:r>
            <w:r>
              <w:rPr>
                <w:noProof/>
                <w:webHidden/>
              </w:rPr>
              <w:fldChar w:fldCharType="begin"/>
            </w:r>
            <w:r w:rsidR="002A558D">
              <w:rPr>
                <w:noProof/>
                <w:webHidden/>
              </w:rPr>
              <w:instrText xml:space="preserve"> PAGEREF _Toc380828278 \h </w:instrText>
            </w:r>
            <w:r>
              <w:rPr>
                <w:noProof/>
                <w:webHidden/>
              </w:rPr>
            </w:r>
            <w:r>
              <w:rPr>
                <w:noProof/>
                <w:webHidden/>
              </w:rPr>
              <w:fldChar w:fldCharType="separate"/>
            </w:r>
            <w:r w:rsidR="002A558D">
              <w:rPr>
                <w:noProof/>
                <w:webHidden/>
              </w:rPr>
              <w:t>54</w:t>
            </w:r>
            <w:r>
              <w:rPr>
                <w:noProof/>
                <w:webHidden/>
              </w:rPr>
              <w:fldChar w:fldCharType="end"/>
            </w:r>
          </w:hyperlink>
        </w:p>
        <w:p w:rsidR="002A558D" w:rsidRDefault="000F0DAF">
          <w:pPr>
            <w:pStyle w:val="TOC1"/>
            <w:tabs>
              <w:tab w:val="right" w:leader="dot" w:pos="9350"/>
            </w:tabs>
            <w:rPr>
              <w:rFonts w:eastAsiaTheme="minorEastAsia"/>
              <w:noProof/>
            </w:rPr>
          </w:pPr>
          <w:hyperlink w:anchor="_Toc380828279" w:history="1">
            <w:r w:rsidR="002A558D" w:rsidRPr="00C51083">
              <w:rPr>
                <w:rStyle w:val="Hyperlink"/>
                <w:noProof/>
              </w:rPr>
              <w:t>Program Control Commands</w:t>
            </w:r>
            <w:r w:rsidR="002A558D">
              <w:rPr>
                <w:noProof/>
                <w:webHidden/>
              </w:rPr>
              <w:tab/>
            </w:r>
            <w:r>
              <w:rPr>
                <w:noProof/>
                <w:webHidden/>
              </w:rPr>
              <w:fldChar w:fldCharType="begin"/>
            </w:r>
            <w:r w:rsidR="002A558D">
              <w:rPr>
                <w:noProof/>
                <w:webHidden/>
              </w:rPr>
              <w:instrText xml:space="preserve"> PAGEREF _Toc380828279 \h </w:instrText>
            </w:r>
            <w:r>
              <w:rPr>
                <w:noProof/>
                <w:webHidden/>
              </w:rPr>
            </w:r>
            <w:r>
              <w:rPr>
                <w:noProof/>
                <w:webHidden/>
              </w:rPr>
              <w:fldChar w:fldCharType="separate"/>
            </w:r>
            <w:r w:rsidR="002A558D">
              <w:rPr>
                <w:noProof/>
                <w:webHidden/>
              </w:rPr>
              <w:t>54</w:t>
            </w:r>
            <w:r>
              <w:rPr>
                <w:noProof/>
                <w:webHidden/>
              </w:rPr>
              <w:fldChar w:fldCharType="end"/>
            </w:r>
          </w:hyperlink>
        </w:p>
        <w:p w:rsidR="002A558D" w:rsidRDefault="000F0DAF">
          <w:pPr>
            <w:pStyle w:val="TOC2"/>
            <w:tabs>
              <w:tab w:val="right" w:leader="dot" w:pos="9350"/>
            </w:tabs>
            <w:rPr>
              <w:rFonts w:eastAsiaTheme="minorEastAsia"/>
              <w:noProof/>
            </w:rPr>
          </w:pPr>
          <w:hyperlink w:anchor="_Toc380828280" w:history="1">
            <w:r w:rsidR="002A558D" w:rsidRPr="00C51083">
              <w:rPr>
                <w:rStyle w:val="Hyperlink"/>
                <w:noProof/>
              </w:rPr>
              <w:t>If  - Then - Else - Elseif - Endif</w:t>
            </w:r>
            <w:r w:rsidR="002A558D">
              <w:rPr>
                <w:noProof/>
                <w:webHidden/>
              </w:rPr>
              <w:tab/>
            </w:r>
            <w:r>
              <w:rPr>
                <w:noProof/>
                <w:webHidden/>
              </w:rPr>
              <w:fldChar w:fldCharType="begin"/>
            </w:r>
            <w:r w:rsidR="002A558D">
              <w:rPr>
                <w:noProof/>
                <w:webHidden/>
              </w:rPr>
              <w:instrText xml:space="preserve"> PAGEREF _Toc380828280 \h </w:instrText>
            </w:r>
            <w:r>
              <w:rPr>
                <w:noProof/>
                <w:webHidden/>
              </w:rPr>
            </w:r>
            <w:r>
              <w:rPr>
                <w:noProof/>
                <w:webHidden/>
              </w:rPr>
              <w:fldChar w:fldCharType="separate"/>
            </w:r>
            <w:r w:rsidR="002A558D">
              <w:rPr>
                <w:noProof/>
                <w:webHidden/>
              </w:rPr>
              <w:t>54</w:t>
            </w:r>
            <w:r>
              <w:rPr>
                <w:noProof/>
                <w:webHidden/>
              </w:rPr>
              <w:fldChar w:fldCharType="end"/>
            </w:r>
          </w:hyperlink>
        </w:p>
        <w:p w:rsidR="002A558D" w:rsidRDefault="000F0DAF">
          <w:pPr>
            <w:pStyle w:val="TOC2"/>
            <w:tabs>
              <w:tab w:val="right" w:leader="dot" w:pos="9350"/>
            </w:tabs>
            <w:rPr>
              <w:rFonts w:eastAsiaTheme="minorEastAsia"/>
              <w:noProof/>
            </w:rPr>
          </w:pPr>
          <w:hyperlink w:anchor="_Toc380828281" w:history="1">
            <w:r w:rsidR="002A558D" w:rsidRPr="00C51083">
              <w:rPr>
                <w:rStyle w:val="Hyperlink"/>
                <w:noProof/>
              </w:rPr>
              <w:t>If  - Then - Else</w:t>
            </w:r>
            <w:r w:rsidR="002A558D">
              <w:rPr>
                <w:noProof/>
                <w:webHidden/>
              </w:rPr>
              <w:tab/>
            </w:r>
            <w:r>
              <w:rPr>
                <w:noProof/>
                <w:webHidden/>
              </w:rPr>
              <w:fldChar w:fldCharType="begin"/>
            </w:r>
            <w:r w:rsidR="002A558D">
              <w:rPr>
                <w:noProof/>
                <w:webHidden/>
              </w:rPr>
              <w:instrText xml:space="preserve"> PAGEREF _Toc380828281 \h </w:instrText>
            </w:r>
            <w:r>
              <w:rPr>
                <w:noProof/>
                <w:webHidden/>
              </w:rPr>
            </w:r>
            <w:r>
              <w:rPr>
                <w:noProof/>
                <w:webHidden/>
              </w:rPr>
              <w:fldChar w:fldCharType="separate"/>
            </w:r>
            <w:r w:rsidR="002A558D">
              <w:rPr>
                <w:noProof/>
                <w:webHidden/>
              </w:rPr>
              <w:t>55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82" w:history="1">
            <w:r w:rsidR="002A558D" w:rsidRPr="00C51083">
              <w:rPr>
                <w:rStyle w:val="Hyperlink"/>
                <w:noProof/>
              </w:rPr>
              <w:t>For - To - Step - Next</w:t>
            </w:r>
            <w:r w:rsidR="002A558D">
              <w:rPr>
                <w:noProof/>
                <w:webHidden/>
              </w:rPr>
              <w:tab/>
            </w:r>
            <w:r>
              <w:rPr>
                <w:noProof/>
                <w:webHidden/>
              </w:rPr>
              <w:fldChar w:fldCharType="begin"/>
            </w:r>
            <w:r w:rsidR="002A558D">
              <w:rPr>
                <w:noProof/>
                <w:webHidden/>
              </w:rPr>
              <w:instrText xml:space="preserve"> PAGEREF _Toc380828282 \h </w:instrText>
            </w:r>
            <w:r>
              <w:rPr>
                <w:noProof/>
                <w:webHidden/>
              </w:rPr>
            </w:r>
            <w:r>
              <w:rPr>
                <w:noProof/>
                <w:webHidden/>
              </w:rPr>
              <w:fldChar w:fldCharType="separate"/>
            </w:r>
            <w:r w:rsidR="002A558D">
              <w:rPr>
                <w:noProof/>
                <w:webHidden/>
              </w:rPr>
              <w:t>55</w:t>
            </w:r>
            <w:r>
              <w:rPr>
                <w:noProof/>
                <w:webHidden/>
              </w:rPr>
              <w:fldChar w:fldCharType="end"/>
            </w:r>
          </w:hyperlink>
        </w:p>
        <w:p w:rsidR="002A558D" w:rsidRDefault="000F0DAF">
          <w:pPr>
            <w:pStyle w:val="TOC2"/>
            <w:tabs>
              <w:tab w:val="right" w:leader="dot" w:pos="9350"/>
            </w:tabs>
            <w:rPr>
              <w:rFonts w:eastAsiaTheme="minorEastAsia"/>
              <w:noProof/>
            </w:rPr>
          </w:pPr>
          <w:hyperlink w:anchor="_Toc380828283" w:history="1">
            <w:r w:rsidR="002A558D" w:rsidRPr="00C51083">
              <w:rPr>
                <w:rStyle w:val="Hyperlink"/>
                <w:noProof/>
              </w:rPr>
              <w:t>F_N.continue</w:t>
            </w:r>
            <w:r w:rsidR="002A558D">
              <w:rPr>
                <w:noProof/>
                <w:webHidden/>
              </w:rPr>
              <w:tab/>
            </w:r>
            <w:r>
              <w:rPr>
                <w:noProof/>
                <w:webHidden/>
              </w:rPr>
              <w:fldChar w:fldCharType="begin"/>
            </w:r>
            <w:r w:rsidR="002A558D">
              <w:rPr>
                <w:noProof/>
                <w:webHidden/>
              </w:rPr>
              <w:instrText xml:space="preserve"> PAGEREF _Toc380828283 \h </w:instrText>
            </w:r>
            <w:r>
              <w:rPr>
                <w:noProof/>
                <w:webHidden/>
              </w:rPr>
            </w:r>
            <w:r>
              <w:rPr>
                <w:noProof/>
                <w:webHidden/>
              </w:rPr>
              <w:fldChar w:fldCharType="separate"/>
            </w:r>
            <w:r w:rsidR="002A558D">
              <w:rPr>
                <w:noProof/>
                <w:webHidden/>
              </w:rPr>
              <w:t>56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84" w:history="1">
            <w:r w:rsidR="002A558D" w:rsidRPr="00C51083">
              <w:rPr>
                <w:rStyle w:val="Hyperlink"/>
                <w:noProof/>
              </w:rPr>
              <w:t>F_N.break</w:t>
            </w:r>
            <w:r w:rsidR="002A558D">
              <w:rPr>
                <w:noProof/>
                <w:webHidden/>
              </w:rPr>
              <w:tab/>
            </w:r>
            <w:r>
              <w:rPr>
                <w:noProof/>
                <w:webHidden/>
              </w:rPr>
              <w:fldChar w:fldCharType="begin"/>
            </w:r>
            <w:r w:rsidR="002A558D">
              <w:rPr>
                <w:noProof/>
                <w:webHidden/>
              </w:rPr>
              <w:instrText xml:space="preserve"> PAGEREF _Toc380828284 \h </w:instrText>
            </w:r>
            <w:r>
              <w:rPr>
                <w:noProof/>
                <w:webHidden/>
              </w:rPr>
            </w:r>
            <w:r>
              <w:rPr>
                <w:noProof/>
                <w:webHidden/>
              </w:rPr>
              <w:fldChar w:fldCharType="separate"/>
            </w:r>
            <w:r w:rsidR="002A558D">
              <w:rPr>
                <w:noProof/>
                <w:webHidden/>
              </w:rPr>
              <w:t>56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85" w:history="1">
            <w:r w:rsidR="002A558D" w:rsidRPr="00C51083">
              <w:rPr>
                <w:rStyle w:val="Hyperlink"/>
                <w:noProof/>
              </w:rPr>
              <w:t>While &lt;lexp&gt; - Repeat</w:t>
            </w:r>
            <w:r w:rsidR="002A558D">
              <w:rPr>
                <w:noProof/>
                <w:webHidden/>
              </w:rPr>
              <w:tab/>
            </w:r>
            <w:r>
              <w:rPr>
                <w:noProof/>
                <w:webHidden/>
              </w:rPr>
              <w:fldChar w:fldCharType="begin"/>
            </w:r>
            <w:r w:rsidR="002A558D">
              <w:rPr>
                <w:noProof/>
                <w:webHidden/>
              </w:rPr>
              <w:instrText xml:space="preserve"> PAGEREF _Toc380828285 \h </w:instrText>
            </w:r>
            <w:r>
              <w:rPr>
                <w:noProof/>
                <w:webHidden/>
              </w:rPr>
            </w:r>
            <w:r>
              <w:rPr>
                <w:noProof/>
                <w:webHidden/>
              </w:rPr>
              <w:fldChar w:fldCharType="separate"/>
            </w:r>
            <w:r w:rsidR="002A558D">
              <w:rPr>
                <w:noProof/>
                <w:webHidden/>
              </w:rPr>
              <w:t>56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86" w:history="1">
            <w:r w:rsidR="002A558D" w:rsidRPr="00C51083">
              <w:rPr>
                <w:rStyle w:val="Hyperlink"/>
                <w:noProof/>
              </w:rPr>
              <w:t>W_R.continue</w:t>
            </w:r>
            <w:r w:rsidR="002A558D">
              <w:rPr>
                <w:noProof/>
                <w:webHidden/>
              </w:rPr>
              <w:tab/>
            </w:r>
            <w:r>
              <w:rPr>
                <w:noProof/>
                <w:webHidden/>
              </w:rPr>
              <w:fldChar w:fldCharType="begin"/>
            </w:r>
            <w:r w:rsidR="002A558D">
              <w:rPr>
                <w:noProof/>
                <w:webHidden/>
              </w:rPr>
              <w:instrText xml:space="preserve"> PAGEREF _Toc380828286 \h </w:instrText>
            </w:r>
            <w:r>
              <w:rPr>
                <w:noProof/>
                <w:webHidden/>
              </w:rPr>
            </w:r>
            <w:r>
              <w:rPr>
                <w:noProof/>
                <w:webHidden/>
              </w:rPr>
              <w:fldChar w:fldCharType="separate"/>
            </w:r>
            <w:r w:rsidR="002A558D">
              <w:rPr>
                <w:noProof/>
                <w:webHidden/>
              </w:rPr>
              <w:t>56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87" w:history="1">
            <w:r w:rsidR="002A558D" w:rsidRPr="00C51083">
              <w:rPr>
                <w:rStyle w:val="Hyperlink"/>
                <w:noProof/>
              </w:rPr>
              <w:t>W_R.break</w:t>
            </w:r>
            <w:r w:rsidR="002A558D">
              <w:rPr>
                <w:noProof/>
                <w:webHidden/>
              </w:rPr>
              <w:tab/>
            </w:r>
            <w:r>
              <w:rPr>
                <w:noProof/>
                <w:webHidden/>
              </w:rPr>
              <w:fldChar w:fldCharType="begin"/>
            </w:r>
            <w:r w:rsidR="002A558D">
              <w:rPr>
                <w:noProof/>
                <w:webHidden/>
              </w:rPr>
              <w:instrText xml:space="preserve"> PAGEREF _Toc380828287 \h </w:instrText>
            </w:r>
            <w:r>
              <w:rPr>
                <w:noProof/>
                <w:webHidden/>
              </w:rPr>
            </w:r>
            <w:r>
              <w:rPr>
                <w:noProof/>
                <w:webHidden/>
              </w:rPr>
              <w:fldChar w:fldCharType="separate"/>
            </w:r>
            <w:r w:rsidR="002A558D">
              <w:rPr>
                <w:noProof/>
                <w:webHidden/>
              </w:rPr>
              <w:t>56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88" w:history="1">
            <w:r w:rsidR="002A558D" w:rsidRPr="00C51083">
              <w:rPr>
                <w:rStyle w:val="Hyperlink"/>
                <w:noProof/>
              </w:rPr>
              <w:t>Do - Until &lt;lexp&gt;</w:t>
            </w:r>
            <w:r w:rsidR="002A558D">
              <w:rPr>
                <w:noProof/>
                <w:webHidden/>
              </w:rPr>
              <w:tab/>
            </w:r>
            <w:r>
              <w:rPr>
                <w:noProof/>
                <w:webHidden/>
              </w:rPr>
              <w:fldChar w:fldCharType="begin"/>
            </w:r>
            <w:r w:rsidR="002A558D">
              <w:rPr>
                <w:noProof/>
                <w:webHidden/>
              </w:rPr>
              <w:instrText xml:space="preserve"> PAGEREF _Toc380828288 \h </w:instrText>
            </w:r>
            <w:r>
              <w:rPr>
                <w:noProof/>
                <w:webHidden/>
              </w:rPr>
            </w:r>
            <w:r>
              <w:rPr>
                <w:noProof/>
                <w:webHidden/>
              </w:rPr>
              <w:fldChar w:fldCharType="separate"/>
            </w:r>
            <w:r w:rsidR="002A558D">
              <w:rPr>
                <w:noProof/>
                <w:webHidden/>
              </w:rPr>
              <w:t>56</w:t>
            </w:r>
            <w:r>
              <w:rPr>
                <w:noProof/>
                <w:webHidden/>
              </w:rPr>
              <w:fldChar w:fldCharType="end"/>
            </w:r>
          </w:hyperlink>
        </w:p>
        <w:p w:rsidR="002A558D" w:rsidRDefault="000F0DAF">
          <w:pPr>
            <w:pStyle w:val="TOC2"/>
            <w:tabs>
              <w:tab w:val="right" w:leader="dot" w:pos="9350"/>
            </w:tabs>
            <w:rPr>
              <w:rFonts w:eastAsiaTheme="minorEastAsia"/>
              <w:noProof/>
            </w:rPr>
          </w:pPr>
          <w:hyperlink w:anchor="_Toc380828289" w:history="1">
            <w:r w:rsidR="002A558D" w:rsidRPr="00C51083">
              <w:rPr>
                <w:rStyle w:val="Hyperlink"/>
                <w:noProof/>
              </w:rPr>
              <w:t>D_U.continue</w:t>
            </w:r>
            <w:r w:rsidR="002A558D">
              <w:rPr>
                <w:noProof/>
                <w:webHidden/>
              </w:rPr>
              <w:tab/>
            </w:r>
            <w:r>
              <w:rPr>
                <w:noProof/>
                <w:webHidden/>
              </w:rPr>
              <w:fldChar w:fldCharType="begin"/>
            </w:r>
            <w:r w:rsidR="002A558D">
              <w:rPr>
                <w:noProof/>
                <w:webHidden/>
              </w:rPr>
              <w:instrText xml:space="preserve"> PAGEREF _Toc380828289 \h </w:instrText>
            </w:r>
            <w:r>
              <w:rPr>
                <w:noProof/>
                <w:webHidden/>
              </w:rPr>
            </w:r>
            <w:r>
              <w:rPr>
                <w:noProof/>
                <w:webHidden/>
              </w:rPr>
              <w:fldChar w:fldCharType="separate"/>
            </w:r>
            <w:r w:rsidR="002A558D">
              <w:rPr>
                <w:noProof/>
                <w:webHidden/>
              </w:rPr>
              <w:t>57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90" w:history="1">
            <w:r w:rsidR="002A558D" w:rsidRPr="00C51083">
              <w:rPr>
                <w:rStyle w:val="Hyperlink"/>
                <w:noProof/>
              </w:rPr>
              <w:t>D_U.break</w:t>
            </w:r>
            <w:r w:rsidR="002A558D">
              <w:rPr>
                <w:noProof/>
                <w:webHidden/>
              </w:rPr>
              <w:tab/>
            </w:r>
            <w:r>
              <w:rPr>
                <w:noProof/>
                <w:webHidden/>
              </w:rPr>
              <w:fldChar w:fldCharType="begin"/>
            </w:r>
            <w:r w:rsidR="002A558D">
              <w:rPr>
                <w:noProof/>
                <w:webHidden/>
              </w:rPr>
              <w:instrText xml:space="preserve"> PAGEREF _Toc380828290 \h </w:instrText>
            </w:r>
            <w:r>
              <w:rPr>
                <w:noProof/>
                <w:webHidden/>
              </w:rPr>
            </w:r>
            <w:r>
              <w:rPr>
                <w:noProof/>
                <w:webHidden/>
              </w:rPr>
              <w:fldChar w:fldCharType="separate"/>
            </w:r>
            <w:r w:rsidR="002A558D">
              <w:rPr>
                <w:noProof/>
                <w:webHidden/>
              </w:rPr>
              <w:t>57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91" w:history="1">
            <w:r w:rsidR="002A558D" w:rsidRPr="00C51083">
              <w:rPr>
                <w:rStyle w:val="Hyperlink"/>
                <w:noProof/>
              </w:rPr>
              <w:t>GoSub &lt;label&gt;, Return</w:t>
            </w:r>
            <w:r w:rsidR="002A558D">
              <w:rPr>
                <w:noProof/>
                <w:webHidden/>
              </w:rPr>
              <w:tab/>
            </w:r>
            <w:r>
              <w:rPr>
                <w:noProof/>
                <w:webHidden/>
              </w:rPr>
              <w:fldChar w:fldCharType="begin"/>
            </w:r>
            <w:r w:rsidR="002A558D">
              <w:rPr>
                <w:noProof/>
                <w:webHidden/>
              </w:rPr>
              <w:instrText xml:space="preserve"> PAGEREF _Toc380828291 \h </w:instrText>
            </w:r>
            <w:r>
              <w:rPr>
                <w:noProof/>
                <w:webHidden/>
              </w:rPr>
            </w:r>
            <w:r>
              <w:rPr>
                <w:noProof/>
                <w:webHidden/>
              </w:rPr>
              <w:fldChar w:fldCharType="separate"/>
            </w:r>
            <w:r w:rsidR="002A558D">
              <w:rPr>
                <w:noProof/>
                <w:webHidden/>
              </w:rPr>
              <w:t>57</w:t>
            </w:r>
            <w:r>
              <w:rPr>
                <w:noProof/>
                <w:webHidden/>
              </w:rPr>
              <w:fldChar w:fldCharType="end"/>
            </w:r>
          </w:hyperlink>
        </w:p>
        <w:p w:rsidR="002A558D" w:rsidRDefault="000F0DAF">
          <w:pPr>
            <w:pStyle w:val="TOC2"/>
            <w:tabs>
              <w:tab w:val="right" w:leader="dot" w:pos="9350"/>
            </w:tabs>
            <w:rPr>
              <w:rFonts w:eastAsiaTheme="minorEastAsia"/>
              <w:noProof/>
            </w:rPr>
          </w:pPr>
          <w:hyperlink w:anchor="_Toc380828292" w:history="1">
            <w:r w:rsidR="002A558D" w:rsidRPr="00C51083">
              <w:rPr>
                <w:rStyle w:val="Hyperlink"/>
                <w:noProof/>
              </w:rPr>
              <w:t>GoTo &lt;label&gt;</w:t>
            </w:r>
            <w:r w:rsidR="002A558D">
              <w:rPr>
                <w:noProof/>
                <w:webHidden/>
              </w:rPr>
              <w:tab/>
            </w:r>
            <w:r>
              <w:rPr>
                <w:noProof/>
                <w:webHidden/>
              </w:rPr>
              <w:fldChar w:fldCharType="begin"/>
            </w:r>
            <w:r w:rsidR="002A558D">
              <w:rPr>
                <w:noProof/>
                <w:webHidden/>
              </w:rPr>
              <w:instrText xml:space="preserve"> PAGEREF _Toc380828292 \h </w:instrText>
            </w:r>
            <w:r>
              <w:rPr>
                <w:noProof/>
                <w:webHidden/>
              </w:rPr>
            </w:r>
            <w:r>
              <w:rPr>
                <w:noProof/>
                <w:webHidden/>
              </w:rPr>
              <w:fldChar w:fldCharType="separate"/>
            </w:r>
            <w:r w:rsidR="002A558D">
              <w:rPr>
                <w:noProof/>
                <w:webHidden/>
              </w:rPr>
              <w:t>58</w:t>
            </w:r>
            <w:r>
              <w:rPr>
                <w:noProof/>
                <w:webHidden/>
              </w:rPr>
              <w:fldChar w:fldCharType="end"/>
            </w:r>
          </w:hyperlink>
        </w:p>
        <w:p w:rsidR="002A558D" w:rsidRDefault="000F0DAF">
          <w:pPr>
            <w:pStyle w:val="TOC2"/>
            <w:tabs>
              <w:tab w:val="right" w:leader="dot" w:pos="9350"/>
            </w:tabs>
            <w:rPr>
              <w:rFonts w:eastAsiaTheme="minorEastAsia"/>
              <w:noProof/>
            </w:rPr>
          </w:pPr>
          <w:hyperlink w:anchor="_Toc380828293" w:history="1">
            <w:r w:rsidR="002A558D" w:rsidRPr="00C51083">
              <w:rPr>
                <w:rStyle w:val="Hyperlink"/>
                <w:noProof/>
              </w:rPr>
              <w:t>Run &lt;filename_sexp&gt; {, &lt;data_sexp&gt;}</w:t>
            </w:r>
            <w:r w:rsidR="002A558D">
              <w:rPr>
                <w:noProof/>
                <w:webHidden/>
              </w:rPr>
              <w:tab/>
            </w:r>
            <w:r>
              <w:rPr>
                <w:noProof/>
                <w:webHidden/>
              </w:rPr>
              <w:fldChar w:fldCharType="begin"/>
            </w:r>
            <w:r w:rsidR="002A558D">
              <w:rPr>
                <w:noProof/>
                <w:webHidden/>
              </w:rPr>
              <w:instrText xml:space="preserve"> PAGEREF _Toc380828293 \h </w:instrText>
            </w:r>
            <w:r>
              <w:rPr>
                <w:noProof/>
                <w:webHidden/>
              </w:rPr>
            </w:r>
            <w:r>
              <w:rPr>
                <w:noProof/>
                <w:webHidden/>
              </w:rPr>
              <w:fldChar w:fldCharType="separate"/>
            </w:r>
            <w:r w:rsidR="002A558D">
              <w:rPr>
                <w:noProof/>
                <w:webHidden/>
              </w:rPr>
              <w:t>58</w:t>
            </w:r>
            <w:r>
              <w:rPr>
                <w:noProof/>
                <w:webHidden/>
              </w:rPr>
              <w:fldChar w:fldCharType="end"/>
            </w:r>
          </w:hyperlink>
        </w:p>
        <w:p w:rsidR="002A558D" w:rsidRDefault="000F0DAF">
          <w:pPr>
            <w:pStyle w:val="TOC2"/>
            <w:tabs>
              <w:tab w:val="right" w:leader="dot" w:pos="9350"/>
            </w:tabs>
            <w:rPr>
              <w:rFonts w:eastAsiaTheme="minorEastAsia"/>
              <w:noProof/>
            </w:rPr>
          </w:pPr>
          <w:hyperlink w:anchor="_Toc380828294" w:history="1">
            <w:r w:rsidR="002A558D" w:rsidRPr="00C51083">
              <w:rPr>
                <w:rStyle w:val="Hyperlink"/>
                <w:noProof/>
              </w:rPr>
              <w:t>Switch Commands</w:t>
            </w:r>
            <w:r w:rsidR="002A558D">
              <w:rPr>
                <w:noProof/>
                <w:webHidden/>
              </w:rPr>
              <w:tab/>
            </w:r>
            <w:r>
              <w:rPr>
                <w:noProof/>
                <w:webHidden/>
              </w:rPr>
              <w:fldChar w:fldCharType="begin"/>
            </w:r>
            <w:r w:rsidR="002A558D">
              <w:rPr>
                <w:noProof/>
                <w:webHidden/>
              </w:rPr>
              <w:instrText xml:space="preserve"> PAGEREF _Toc380828294 \h </w:instrText>
            </w:r>
            <w:r>
              <w:rPr>
                <w:noProof/>
                <w:webHidden/>
              </w:rPr>
            </w:r>
            <w:r>
              <w:rPr>
                <w:noProof/>
                <w:webHidden/>
              </w:rPr>
              <w:fldChar w:fldCharType="separate"/>
            </w:r>
            <w:r w:rsidR="002A558D">
              <w:rPr>
                <w:noProof/>
                <w:webHidden/>
              </w:rPr>
              <w:t>58</w:t>
            </w:r>
            <w:r>
              <w:rPr>
                <w:noProof/>
                <w:webHidden/>
              </w:rPr>
              <w:fldChar w:fldCharType="end"/>
            </w:r>
          </w:hyperlink>
        </w:p>
        <w:p w:rsidR="002A558D" w:rsidRDefault="000F0DAF">
          <w:pPr>
            <w:pStyle w:val="TOC3"/>
            <w:tabs>
              <w:tab w:val="right" w:leader="dot" w:pos="9350"/>
            </w:tabs>
            <w:rPr>
              <w:rFonts w:eastAsiaTheme="minorEastAsia"/>
              <w:noProof/>
            </w:rPr>
          </w:pPr>
          <w:hyperlink w:anchor="_Toc380828295" w:history="1">
            <w:r w:rsidR="002A558D" w:rsidRPr="00C51083">
              <w:rPr>
                <w:rStyle w:val="Hyperlink"/>
                <w:noProof/>
              </w:rPr>
              <w:t>Nesting Switch Operations</w:t>
            </w:r>
            <w:r w:rsidR="002A558D">
              <w:rPr>
                <w:noProof/>
                <w:webHidden/>
              </w:rPr>
              <w:tab/>
            </w:r>
            <w:r>
              <w:rPr>
                <w:noProof/>
                <w:webHidden/>
              </w:rPr>
              <w:fldChar w:fldCharType="begin"/>
            </w:r>
            <w:r w:rsidR="002A558D">
              <w:rPr>
                <w:noProof/>
                <w:webHidden/>
              </w:rPr>
              <w:instrText xml:space="preserve"> PAGEREF _Toc380828295 \h </w:instrText>
            </w:r>
            <w:r>
              <w:rPr>
                <w:noProof/>
                <w:webHidden/>
              </w:rPr>
            </w:r>
            <w:r>
              <w:rPr>
                <w:noProof/>
                <w:webHidden/>
              </w:rPr>
              <w:fldChar w:fldCharType="separate"/>
            </w:r>
            <w:r w:rsidR="002A558D">
              <w:rPr>
                <w:noProof/>
                <w:webHidden/>
              </w:rPr>
              <w:t>59</w:t>
            </w:r>
            <w:r>
              <w:rPr>
                <w:noProof/>
                <w:webHidden/>
              </w:rPr>
              <w:fldChar w:fldCharType="end"/>
            </w:r>
          </w:hyperlink>
        </w:p>
        <w:p w:rsidR="002A558D" w:rsidRDefault="000F0DAF">
          <w:pPr>
            <w:pStyle w:val="TOC3"/>
            <w:tabs>
              <w:tab w:val="right" w:leader="dot" w:pos="9350"/>
            </w:tabs>
            <w:rPr>
              <w:rFonts w:eastAsiaTheme="minorEastAsia"/>
              <w:noProof/>
            </w:rPr>
          </w:pPr>
          <w:hyperlink w:anchor="_Toc380828296" w:history="1">
            <w:r w:rsidR="002A558D" w:rsidRPr="00C51083">
              <w:rPr>
                <w:rStyle w:val="Hyperlink"/>
                <w:noProof/>
              </w:rPr>
              <w:t>Sw.begin &lt;nexp&gt;|&lt;sexp&gt;</w:t>
            </w:r>
            <w:r w:rsidR="002A558D">
              <w:rPr>
                <w:noProof/>
                <w:webHidden/>
              </w:rPr>
              <w:tab/>
            </w:r>
            <w:r>
              <w:rPr>
                <w:noProof/>
                <w:webHidden/>
              </w:rPr>
              <w:fldChar w:fldCharType="begin"/>
            </w:r>
            <w:r w:rsidR="002A558D">
              <w:rPr>
                <w:noProof/>
                <w:webHidden/>
              </w:rPr>
              <w:instrText xml:space="preserve"> PAGEREF _Toc380828296 \h </w:instrText>
            </w:r>
            <w:r>
              <w:rPr>
                <w:noProof/>
                <w:webHidden/>
              </w:rPr>
            </w:r>
            <w:r>
              <w:rPr>
                <w:noProof/>
                <w:webHidden/>
              </w:rPr>
              <w:fldChar w:fldCharType="separate"/>
            </w:r>
            <w:r w:rsidR="002A558D">
              <w:rPr>
                <w:noProof/>
                <w:webHidden/>
              </w:rPr>
              <w:t>59</w:t>
            </w:r>
            <w:r>
              <w:rPr>
                <w:noProof/>
                <w:webHidden/>
              </w:rPr>
              <w:fldChar w:fldCharType="end"/>
            </w:r>
          </w:hyperlink>
        </w:p>
        <w:p w:rsidR="002A558D" w:rsidRDefault="000F0DAF">
          <w:pPr>
            <w:pStyle w:val="TOC3"/>
            <w:tabs>
              <w:tab w:val="right" w:leader="dot" w:pos="9350"/>
            </w:tabs>
            <w:rPr>
              <w:rFonts w:eastAsiaTheme="minorEastAsia"/>
              <w:noProof/>
            </w:rPr>
          </w:pPr>
          <w:hyperlink w:anchor="_Toc380828297" w:history="1">
            <w:r w:rsidR="002A558D" w:rsidRPr="00C51083">
              <w:rPr>
                <w:rStyle w:val="Hyperlink"/>
                <w:noProof/>
              </w:rPr>
              <w:t>Sw.case &lt;nexp&gt;|&lt;sexp&gt;</w:t>
            </w:r>
            <w:r w:rsidR="002A558D">
              <w:rPr>
                <w:noProof/>
                <w:webHidden/>
              </w:rPr>
              <w:tab/>
            </w:r>
            <w:r>
              <w:rPr>
                <w:noProof/>
                <w:webHidden/>
              </w:rPr>
              <w:fldChar w:fldCharType="begin"/>
            </w:r>
            <w:r w:rsidR="002A558D">
              <w:rPr>
                <w:noProof/>
                <w:webHidden/>
              </w:rPr>
              <w:instrText xml:space="preserve"> PAGEREF _Toc380828297 \h </w:instrText>
            </w:r>
            <w:r>
              <w:rPr>
                <w:noProof/>
                <w:webHidden/>
              </w:rPr>
            </w:r>
            <w:r>
              <w:rPr>
                <w:noProof/>
                <w:webHidden/>
              </w:rPr>
              <w:fldChar w:fldCharType="separate"/>
            </w:r>
            <w:r w:rsidR="002A558D">
              <w:rPr>
                <w:noProof/>
                <w:webHidden/>
              </w:rPr>
              <w:t>59</w:t>
            </w:r>
            <w:r>
              <w:rPr>
                <w:noProof/>
                <w:webHidden/>
              </w:rPr>
              <w:fldChar w:fldCharType="end"/>
            </w:r>
          </w:hyperlink>
        </w:p>
        <w:p w:rsidR="002A558D" w:rsidRDefault="000F0DAF">
          <w:pPr>
            <w:pStyle w:val="TOC3"/>
            <w:tabs>
              <w:tab w:val="right" w:leader="dot" w:pos="9350"/>
            </w:tabs>
            <w:rPr>
              <w:rFonts w:eastAsiaTheme="minorEastAsia"/>
              <w:noProof/>
            </w:rPr>
          </w:pPr>
          <w:hyperlink w:anchor="_Toc380828298" w:history="1">
            <w:r w:rsidR="002A558D" w:rsidRPr="00C51083">
              <w:rPr>
                <w:rStyle w:val="Hyperlink"/>
                <w:noProof/>
              </w:rPr>
              <w:t>Sw.break</w:t>
            </w:r>
            <w:r w:rsidR="002A558D">
              <w:rPr>
                <w:noProof/>
                <w:webHidden/>
              </w:rPr>
              <w:tab/>
            </w:r>
            <w:r>
              <w:rPr>
                <w:noProof/>
                <w:webHidden/>
              </w:rPr>
              <w:fldChar w:fldCharType="begin"/>
            </w:r>
            <w:r w:rsidR="002A558D">
              <w:rPr>
                <w:noProof/>
                <w:webHidden/>
              </w:rPr>
              <w:instrText xml:space="preserve"> PAGEREF _Toc380828298 \h </w:instrText>
            </w:r>
            <w:r>
              <w:rPr>
                <w:noProof/>
                <w:webHidden/>
              </w:rPr>
            </w:r>
            <w:r>
              <w:rPr>
                <w:noProof/>
                <w:webHidden/>
              </w:rPr>
              <w:fldChar w:fldCharType="separate"/>
            </w:r>
            <w:r w:rsidR="002A558D">
              <w:rPr>
                <w:noProof/>
                <w:webHidden/>
              </w:rPr>
              <w:t>59</w:t>
            </w:r>
            <w:r>
              <w:rPr>
                <w:noProof/>
                <w:webHidden/>
              </w:rPr>
              <w:fldChar w:fldCharType="end"/>
            </w:r>
          </w:hyperlink>
        </w:p>
        <w:p w:rsidR="002A558D" w:rsidRDefault="000F0DAF">
          <w:pPr>
            <w:pStyle w:val="TOC3"/>
            <w:tabs>
              <w:tab w:val="right" w:leader="dot" w:pos="9350"/>
            </w:tabs>
            <w:rPr>
              <w:rFonts w:eastAsiaTheme="minorEastAsia"/>
              <w:noProof/>
            </w:rPr>
          </w:pPr>
          <w:hyperlink w:anchor="_Toc380828299" w:history="1">
            <w:r w:rsidR="002A558D" w:rsidRPr="00C51083">
              <w:rPr>
                <w:rStyle w:val="Hyperlink"/>
                <w:noProof/>
              </w:rPr>
              <w:t>Sw.default</w:t>
            </w:r>
            <w:r w:rsidR="002A558D">
              <w:rPr>
                <w:noProof/>
                <w:webHidden/>
              </w:rPr>
              <w:tab/>
            </w:r>
            <w:r>
              <w:rPr>
                <w:noProof/>
                <w:webHidden/>
              </w:rPr>
              <w:fldChar w:fldCharType="begin"/>
            </w:r>
            <w:r w:rsidR="002A558D">
              <w:rPr>
                <w:noProof/>
                <w:webHidden/>
              </w:rPr>
              <w:instrText xml:space="preserve"> PAGEREF _Toc380828299 \h </w:instrText>
            </w:r>
            <w:r>
              <w:rPr>
                <w:noProof/>
                <w:webHidden/>
              </w:rPr>
            </w:r>
            <w:r>
              <w:rPr>
                <w:noProof/>
                <w:webHidden/>
              </w:rPr>
              <w:fldChar w:fldCharType="separate"/>
            </w:r>
            <w:r w:rsidR="002A558D">
              <w:rPr>
                <w:noProof/>
                <w:webHidden/>
              </w:rPr>
              <w:t>59</w:t>
            </w:r>
            <w:r>
              <w:rPr>
                <w:noProof/>
                <w:webHidden/>
              </w:rPr>
              <w:fldChar w:fldCharType="end"/>
            </w:r>
          </w:hyperlink>
        </w:p>
        <w:p w:rsidR="002A558D" w:rsidRDefault="000F0DAF">
          <w:pPr>
            <w:pStyle w:val="TOC3"/>
            <w:tabs>
              <w:tab w:val="right" w:leader="dot" w:pos="9350"/>
            </w:tabs>
            <w:rPr>
              <w:rFonts w:eastAsiaTheme="minorEastAsia"/>
              <w:noProof/>
            </w:rPr>
          </w:pPr>
          <w:hyperlink w:anchor="_Toc380828300" w:history="1">
            <w:r w:rsidR="002A558D" w:rsidRPr="00C51083">
              <w:rPr>
                <w:rStyle w:val="Hyperlink"/>
                <w:noProof/>
              </w:rPr>
              <w:t>Sw.end</w:t>
            </w:r>
            <w:r w:rsidR="002A558D">
              <w:rPr>
                <w:noProof/>
                <w:webHidden/>
              </w:rPr>
              <w:tab/>
            </w:r>
            <w:r>
              <w:rPr>
                <w:noProof/>
                <w:webHidden/>
              </w:rPr>
              <w:fldChar w:fldCharType="begin"/>
            </w:r>
            <w:r w:rsidR="002A558D">
              <w:rPr>
                <w:noProof/>
                <w:webHidden/>
              </w:rPr>
              <w:instrText xml:space="preserve"> PAGEREF _Toc380828300 \h </w:instrText>
            </w:r>
            <w:r>
              <w:rPr>
                <w:noProof/>
                <w:webHidden/>
              </w:rPr>
            </w:r>
            <w:r>
              <w:rPr>
                <w:noProof/>
                <w:webHidden/>
              </w:rPr>
              <w:fldChar w:fldCharType="separate"/>
            </w:r>
            <w:r w:rsidR="002A558D">
              <w:rPr>
                <w:noProof/>
                <w:webHidden/>
              </w:rPr>
              <w:t>59</w:t>
            </w:r>
            <w:r>
              <w:rPr>
                <w:noProof/>
                <w:webHidden/>
              </w:rPr>
              <w:fldChar w:fldCharType="end"/>
            </w:r>
          </w:hyperlink>
        </w:p>
        <w:p w:rsidR="002A558D" w:rsidRDefault="000F0DAF">
          <w:pPr>
            <w:pStyle w:val="TOC2"/>
            <w:tabs>
              <w:tab w:val="right" w:leader="dot" w:pos="9350"/>
            </w:tabs>
            <w:rPr>
              <w:rFonts w:eastAsiaTheme="minorEastAsia"/>
              <w:noProof/>
            </w:rPr>
          </w:pPr>
          <w:hyperlink w:anchor="_Toc380828301" w:history="1">
            <w:r w:rsidR="002A558D" w:rsidRPr="00C51083">
              <w:rPr>
                <w:rStyle w:val="Hyperlink"/>
                <w:noProof/>
              </w:rPr>
              <w:t>OnError:</w:t>
            </w:r>
            <w:r w:rsidR="002A558D">
              <w:rPr>
                <w:noProof/>
                <w:webHidden/>
              </w:rPr>
              <w:tab/>
            </w:r>
            <w:r>
              <w:rPr>
                <w:noProof/>
                <w:webHidden/>
              </w:rPr>
              <w:fldChar w:fldCharType="begin"/>
            </w:r>
            <w:r w:rsidR="002A558D">
              <w:rPr>
                <w:noProof/>
                <w:webHidden/>
              </w:rPr>
              <w:instrText xml:space="preserve"> PAGEREF _Toc380828301 \h </w:instrText>
            </w:r>
            <w:r>
              <w:rPr>
                <w:noProof/>
                <w:webHidden/>
              </w:rPr>
            </w:r>
            <w:r>
              <w:rPr>
                <w:noProof/>
                <w:webHidden/>
              </w:rPr>
              <w:fldChar w:fldCharType="separate"/>
            </w:r>
            <w:r w:rsidR="002A558D">
              <w:rPr>
                <w:noProof/>
                <w:webHidden/>
              </w:rPr>
              <w:t>59</w:t>
            </w:r>
            <w:r>
              <w:rPr>
                <w:noProof/>
                <w:webHidden/>
              </w:rPr>
              <w:fldChar w:fldCharType="end"/>
            </w:r>
          </w:hyperlink>
        </w:p>
        <w:p w:rsidR="002A558D" w:rsidRDefault="000F0DAF">
          <w:pPr>
            <w:pStyle w:val="TOC2"/>
            <w:tabs>
              <w:tab w:val="right" w:leader="dot" w:pos="9350"/>
            </w:tabs>
            <w:rPr>
              <w:rFonts w:eastAsiaTheme="minorEastAsia"/>
              <w:noProof/>
            </w:rPr>
          </w:pPr>
          <w:hyperlink w:anchor="_Toc380828302" w:history="1">
            <w:r w:rsidR="002A558D" w:rsidRPr="00C51083">
              <w:rPr>
                <w:rStyle w:val="Hyperlink"/>
                <w:noProof/>
              </w:rPr>
              <w:t>OnConsoleTouch:</w:t>
            </w:r>
            <w:r w:rsidR="002A558D">
              <w:rPr>
                <w:noProof/>
                <w:webHidden/>
              </w:rPr>
              <w:tab/>
            </w:r>
            <w:r>
              <w:rPr>
                <w:noProof/>
                <w:webHidden/>
              </w:rPr>
              <w:fldChar w:fldCharType="begin"/>
            </w:r>
            <w:r w:rsidR="002A558D">
              <w:rPr>
                <w:noProof/>
                <w:webHidden/>
              </w:rPr>
              <w:instrText xml:space="preserve"> PAGEREF _Toc380828302 \h </w:instrText>
            </w:r>
            <w:r>
              <w:rPr>
                <w:noProof/>
                <w:webHidden/>
              </w:rPr>
            </w:r>
            <w:r>
              <w:rPr>
                <w:noProof/>
                <w:webHidden/>
              </w:rPr>
              <w:fldChar w:fldCharType="separate"/>
            </w:r>
            <w:r w:rsidR="002A558D">
              <w:rPr>
                <w:noProof/>
                <w:webHidden/>
              </w:rPr>
              <w:t>60</w:t>
            </w:r>
            <w:r>
              <w:rPr>
                <w:noProof/>
                <w:webHidden/>
              </w:rPr>
              <w:fldChar w:fldCharType="end"/>
            </w:r>
          </w:hyperlink>
        </w:p>
        <w:p w:rsidR="002A558D" w:rsidRDefault="000F0DAF">
          <w:pPr>
            <w:pStyle w:val="TOC3"/>
            <w:tabs>
              <w:tab w:val="right" w:leader="dot" w:pos="9350"/>
            </w:tabs>
            <w:rPr>
              <w:rFonts w:eastAsiaTheme="minorEastAsia"/>
              <w:noProof/>
            </w:rPr>
          </w:pPr>
          <w:hyperlink w:anchor="_Toc380828303" w:history="1">
            <w:r w:rsidR="002A558D" w:rsidRPr="00C51083">
              <w:rPr>
                <w:rStyle w:val="Hyperlink"/>
                <w:noProof/>
              </w:rPr>
              <w:t>ConsoleTouch.Resume</w:t>
            </w:r>
            <w:r w:rsidR="002A558D">
              <w:rPr>
                <w:noProof/>
                <w:webHidden/>
              </w:rPr>
              <w:tab/>
            </w:r>
            <w:r>
              <w:rPr>
                <w:noProof/>
                <w:webHidden/>
              </w:rPr>
              <w:fldChar w:fldCharType="begin"/>
            </w:r>
            <w:r w:rsidR="002A558D">
              <w:rPr>
                <w:noProof/>
                <w:webHidden/>
              </w:rPr>
              <w:instrText xml:space="preserve"> PAGEREF _Toc380828303 \h </w:instrText>
            </w:r>
            <w:r>
              <w:rPr>
                <w:noProof/>
                <w:webHidden/>
              </w:rPr>
            </w:r>
            <w:r>
              <w:rPr>
                <w:noProof/>
                <w:webHidden/>
              </w:rPr>
              <w:fldChar w:fldCharType="separate"/>
            </w:r>
            <w:r w:rsidR="002A558D">
              <w:rPr>
                <w:noProof/>
                <w:webHidden/>
              </w:rPr>
              <w:t>60</w:t>
            </w:r>
            <w:r>
              <w:rPr>
                <w:noProof/>
                <w:webHidden/>
              </w:rPr>
              <w:fldChar w:fldCharType="end"/>
            </w:r>
          </w:hyperlink>
        </w:p>
        <w:p w:rsidR="002A558D" w:rsidRDefault="000F0DAF">
          <w:pPr>
            <w:pStyle w:val="TOC2"/>
            <w:tabs>
              <w:tab w:val="right" w:leader="dot" w:pos="9350"/>
            </w:tabs>
            <w:rPr>
              <w:rFonts w:eastAsiaTheme="minorEastAsia"/>
              <w:noProof/>
            </w:rPr>
          </w:pPr>
          <w:hyperlink w:anchor="_Toc380828304" w:history="1">
            <w:r w:rsidR="002A558D" w:rsidRPr="00C51083">
              <w:rPr>
                <w:rStyle w:val="Hyperlink"/>
                <w:noProof/>
              </w:rPr>
              <w:t>OnBackKey:</w:t>
            </w:r>
            <w:r w:rsidR="002A558D">
              <w:rPr>
                <w:noProof/>
                <w:webHidden/>
              </w:rPr>
              <w:tab/>
            </w:r>
            <w:r>
              <w:rPr>
                <w:noProof/>
                <w:webHidden/>
              </w:rPr>
              <w:fldChar w:fldCharType="begin"/>
            </w:r>
            <w:r w:rsidR="002A558D">
              <w:rPr>
                <w:noProof/>
                <w:webHidden/>
              </w:rPr>
              <w:instrText xml:space="preserve"> PAGEREF _Toc380828304 \h </w:instrText>
            </w:r>
            <w:r>
              <w:rPr>
                <w:noProof/>
                <w:webHidden/>
              </w:rPr>
            </w:r>
            <w:r>
              <w:rPr>
                <w:noProof/>
                <w:webHidden/>
              </w:rPr>
              <w:fldChar w:fldCharType="separate"/>
            </w:r>
            <w:r w:rsidR="002A558D">
              <w:rPr>
                <w:noProof/>
                <w:webHidden/>
              </w:rPr>
              <w:t>60</w:t>
            </w:r>
            <w:r>
              <w:rPr>
                <w:noProof/>
                <w:webHidden/>
              </w:rPr>
              <w:fldChar w:fldCharType="end"/>
            </w:r>
          </w:hyperlink>
        </w:p>
        <w:p w:rsidR="002A558D" w:rsidRDefault="000F0DAF">
          <w:pPr>
            <w:pStyle w:val="TOC3"/>
            <w:tabs>
              <w:tab w:val="right" w:leader="dot" w:pos="9350"/>
            </w:tabs>
            <w:rPr>
              <w:rFonts w:eastAsiaTheme="minorEastAsia"/>
              <w:noProof/>
            </w:rPr>
          </w:pPr>
          <w:hyperlink w:anchor="_Toc380828305" w:history="1">
            <w:r w:rsidR="002A558D" w:rsidRPr="00C51083">
              <w:rPr>
                <w:rStyle w:val="Hyperlink"/>
                <w:noProof/>
              </w:rPr>
              <w:t>Back.resume</w:t>
            </w:r>
            <w:r w:rsidR="002A558D">
              <w:rPr>
                <w:noProof/>
                <w:webHidden/>
              </w:rPr>
              <w:tab/>
            </w:r>
            <w:r>
              <w:rPr>
                <w:noProof/>
                <w:webHidden/>
              </w:rPr>
              <w:fldChar w:fldCharType="begin"/>
            </w:r>
            <w:r w:rsidR="002A558D">
              <w:rPr>
                <w:noProof/>
                <w:webHidden/>
              </w:rPr>
              <w:instrText xml:space="preserve"> PAGEREF _Toc380828305 \h </w:instrText>
            </w:r>
            <w:r>
              <w:rPr>
                <w:noProof/>
                <w:webHidden/>
              </w:rPr>
            </w:r>
            <w:r>
              <w:rPr>
                <w:noProof/>
                <w:webHidden/>
              </w:rPr>
              <w:fldChar w:fldCharType="separate"/>
            </w:r>
            <w:r w:rsidR="002A558D">
              <w:rPr>
                <w:noProof/>
                <w:webHidden/>
              </w:rPr>
              <w:t>60</w:t>
            </w:r>
            <w:r>
              <w:rPr>
                <w:noProof/>
                <w:webHidden/>
              </w:rPr>
              <w:fldChar w:fldCharType="end"/>
            </w:r>
          </w:hyperlink>
        </w:p>
        <w:p w:rsidR="002A558D" w:rsidRDefault="000F0DAF">
          <w:pPr>
            <w:pStyle w:val="TOC2"/>
            <w:tabs>
              <w:tab w:val="right" w:leader="dot" w:pos="9350"/>
            </w:tabs>
            <w:rPr>
              <w:rFonts w:eastAsiaTheme="minorEastAsia"/>
              <w:noProof/>
            </w:rPr>
          </w:pPr>
          <w:hyperlink w:anchor="_Toc380828306" w:history="1">
            <w:r w:rsidR="002A558D" w:rsidRPr="00C51083">
              <w:rPr>
                <w:rStyle w:val="Hyperlink"/>
                <w:noProof/>
              </w:rPr>
              <w:t>OnMenuKey:</w:t>
            </w:r>
            <w:r w:rsidR="002A558D">
              <w:rPr>
                <w:noProof/>
                <w:webHidden/>
              </w:rPr>
              <w:tab/>
            </w:r>
            <w:r>
              <w:rPr>
                <w:noProof/>
                <w:webHidden/>
              </w:rPr>
              <w:fldChar w:fldCharType="begin"/>
            </w:r>
            <w:r w:rsidR="002A558D">
              <w:rPr>
                <w:noProof/>
                <w:webHidden/>
              </w:rPr>
              <w:instrText xml:space="preserve"> PAGEREF _Toc380828306 \h </w:instrText>
            </w:r>
            <w:r>
              <w:rPr>
                <w:noProof/>
                <w:webHidden/>
              </w:rPr>
            </w:r>
            <w:r>
              <w:rPr>
                <w:noProof/>
                <w:webHidden/>
              </w:rPr>
              <w:fldChar w:fldCharType="separate"/>
            </w:r>
            <w:r w:rsidR="002A558D">
              <w:rPr>
                <w:noProof/>
                <w:webHidden/>
              </w:rPr>
              <w:t>61</w:t>
            </w:r>
            <w:r>
              <w:rPr>
                <w:noProof/>
                <w:webHidden/>
              </w:rPr>
              <w:fldChar w:fldCharType="end"/>
            </w:r>
          </w:hyperlink>
        </w:p>
        <w:p w:rsidR="002A558D" w:rsidRDefault="000F0DAF">
          <w:pPr>
            <w:pStyle w:val="TOC3"/>
            <w:tabs>
              <w:tab w:val="right" w:leader="dot" w:pos="9350"/>
            </w:tabs>
            <w:rPr>
              <w:rFonts w:eastAsiaTheme="minorEastAsia"/>
              <w:noProof/>
            </w:rPr>
          </w:pPr>
          <w:hyperlink w:anchor="_Toc380828307" w:history="1">
            <w:r w:rsidR="002A558D" w:rsidRPr="00C51083">
              <w:rPr>
                <w:rStyle w:val="Hyperlink"/>
                <w:noProof/>
              </w:rPr>
              <w:t>MenuKey.resume</w:t>
            </w:r>
            <w:r w:rsidR="002A558D">
              <w:rPr>
                <w:noProof/>
                <w:webHidden/>
              </w:rPr>
              <w:tab/>
            </w:r>
            <w:r>
              <w:rPr>
                <w:noProof/>
                <w:webHidden/>
              </w:rPr>
              <w:fldChar w:fldCharType="begin"/>
            </w:r>
            <w:r w:rsidR="002A558D">
              <w:rPr>
                <w:noProof/>
                <w:webHidden/>
              </w:rPr>
              <w:instrText xml:space="preserve"> PAGEREF _Toc380828307 \h </w:instrText>
            </w:r>
            <w:r>
              <w:rPr>
                <w:noProof/>
                <w:webHidden/>
              </w:rPr>
            </w:r>
            <w:r>
              <w:rPr>
                <w:noProof/>
                <w:webHidden/>
              </w:rPr>
              <w:fldChar w:fldCharType="separate"/>
            </w:r>
            <w:r w:rsidR="002A558D">
              <w:rPr>
                <w:noProof/>
                <w:webHidden/>
              </w:rPr>
              <w:t>61</w:t>
            </w:r>
            <w:r>
              <w:rPr>
                <w:noProof/>
                <w:webHidden/>
              </w:rPr>
              <w:fldChar w:fldCharType="end"/>
            </w:r>
          </w:hyperlink>
        </w:p>
        <w:p w:rsidR="002A558D" w:rsidRDefault="000F0DAF">
          <w:pPr>
            <w:pStyle w:val="TOC2"/>
            <w:tabs>
              <w:tab w:val="right" w:leader="dot" w:pos="9350"/>
            </w:tabs>
            <w:rPr>
              <w:rFonts w:eastAsiaTheme="minorEastAsia"/>
              <w:noProof/>
            </w:rPr>
          </w:pPr>
          <w:hyperlink w:anchor="_Toc380828308" w:history="1">
            <w:r w:rsidR="002A558D" w:rsidRPr="00C51083">
              <w:rPr>
                <w:rStyle w:val="Hyperlink"/>
                <w:noProof/>
              </w:rPr>
              <w:t>OnKeyPress:</w:t>
            </w:r>
            <w:r w:rsidR="002A558D">
              <w:rPr>
                <w:noProof/>
                <w:webHidden/>
              </w:rPr>
              <w:tab/>
            </w:r>
            <w:r>
              <w:rPr>
                <w:noProof/>
                <w:webHidden/>
              </w:rPr>
              <w:fldChar w:fldCharType="begin"/>
            </w:r>
            <w:r w:rsidR="002A558D">
              <w:rPr>
                <w:noProof/>
                <w:webHidden/>
              </w:rPr>
              <w:instrText xml:space="preserve"> PAGEREF _Toc380828308 \h </w:instrText>
            </w:r>
            <w:r>
              <w:rPr>
                <w:noProof/>
                <w:webHidden/>
              </w:rPr>
            </w:r>
            <w:r>
              <w:rPr>
                <w:noProof/>
                <w:webHidden/>
              </w:rPr>
              <w:fldChar w:fldCharType="separate"/>
            </w:r>
            <w:r w:rsidR="002A558D">
              <w:rPr>
                <w:noProof/>
                <w:webHidden/>
              </w:rPr>
              <w:t>61</w:t>
            </w:r>
            <w:r>
              <w:rPr>
                <w:noProof/>
                <w:webHidden/>
              </w:rPr>
              <w:fldChar w:fldCharType="end"/>
            </w:r>
          </w:hyperlink>
        </w:p>
        <w:p w:rsidR="002A558D" w:rsidRDefault="000F0DAF">
          <w:pPr>
            <w:pStyle w:val="TOC3"/>
            <w:tabs>
              <w:tab w:val="right" w:leader="dot" w:pos="9350"/>
            </w:tabs>
            <w:rPr>
              <w:rFonts w:eastAsiaTheme="minorEastAsia"/>
              <w:noProof/>
            </w:rPr>
          </w:pPr>
          <w:hyperlink w:anchor="_Toc380828309" w:history="1">
            <w:r w:rsidR="002A558D" w:rsidRPr="00C51083">
              <w:rPr>
                <w:rStyle w:val="Hyperlink"/>
                <w:noProof/>
              </w:rPr>
              <w:t>Key.Resume</w:t>
            </w:r>
            <w:r w:rsidR="002A558D">
              <w:rPr>
                <w:noProof/>
                <w:webHidden/>
              </w:rPr>
              <w:tab/>
            </w:r>
            <w:r>
              <w:rPr>
                <w:noProof/>
                <w:webHidden/>
              </w:rPr>
              <w:fldChar w:fldCharType="begin"/>
            </w:r>
            <w:r w:rsidR="002A558D">
              <w:rPr>
                <w:noProof/>
                <w:webHidden/>
              </w:rPr>
              <w:instrText xml:space="preserve"> PAGEREF _Toc380828309 \h </w:instrText>
            </w:r>
            <w:r>
              <w:rPr>
                <w:noProof/>
                <w:webHidden/>
              </w:rPr>
            </w:r>
            <w:r>
              <w:rPr>
                <w:noProof/>
                <w:webHidden/>
              </w:rPr>
              <w:fldChar w:fldCharType="separate"/>
            </w:r>
            <w:r w:rsidR="002A558D">
              <w:rPr>
                <w:noProof/>
                <w:webHidden/>
              </w:rPr>
              <w:t>61</w:t>
            </w:r>
            <w:r>
              <w:rPr>
                <w:noProof/>
                <w:webHidden/>
              </w:rPr>
              <w:fldChar w:fldCharType="end"/>
            </w:r>
          </w:hyperlink>
        </w:p>
        <w:p w:rsidR="002A558D" w:rsidRDefault="000F0DAF">
          <w:pPr>
            <w:pStyle w:val="TOC2"/>
            <w:tabs>
              <w:tab w:val="right" w:leader="dot" w:pos="9350"/>
            </w:tabs>
            <w:rPr>
              <w:rFonts w:eastAsiaTheme="minorEastAsia"/>
              <w:noProof/>
            </w:rPr>
          </w:pPr>
          <w:hyperlink w:anchor="_Toc380828310" w:history="1">
            <w:r w:rsidR="002A558D" w:rsidRPr="00C51083">
              <w:rPr>
                <w:rStyle w:val="Hyperlink"/>
                <w:noProof/>
              </w:rPr>
              <w:t>End{ &lt;msg_sexp&gt;}</w:t>
            </w:r>
            <w:r w:rsidR="002A558D">
              <w:rPr>
                <w:noProof/>
                <w:webHidden/>
              </w:rPr>
              <w:tab/>
            </w:r>
            <w:r>
              <w:rPr>
                <w:noProof/>
                <w:webHidden/>
              </w:rPr>
              <w:fldChar w:fldCharType="begin"/>
            </w:r>
            <w:r w:rsidR="002A558D">
              <w:rPr>
                <w:noProof/>
                <w:webHidden/>
              </w:rPr>
              <w:instrText xml:space="preserve"> PAGEREF _Toc380828310 \h </w:instrText>
            </w:r>
            <w:r>
              <w:rPr>
                <w:noProof/>
                <w:webHidden/>
              </w:rPr>
            </w:r>
            <w:r>
              <w:rPr>
                <w:noProof/>
                <w:webHidden/>
              </w:rPr>
              <w:fldChar w:fldCharType="separate"/>
            </w:r>
            <w:r w:rsidR="002A558D">
              <w:rPr>
                <w:noProof/>
                <w:webHidden/>
              </w:rPr>
              <w:t>61</w:t>
            </w:r>
            <w:r>
              <w:rPr>
                <w:noProof/>
                <w:webHidden/>
              </w:rPr>
              <w:fldChar w:fldCharType="end"/>
            </w:r>
          </w:hyperlink>
        </w:p>
        <w:p w:rsidR="002A558D" w:rsidRDefault="000F0DAF">
          <w:pPr>
            <w:pStyle w:val="TOC2"/>
            <w:tabs>
              <w:tab w:val="right" w:leader="dot" w:pos="9350"/>
            </w:tabs>
            <w:rPr>
              <w:rFonts w:eastAsiaTheme="minorEastAsia"/>
              <w:noProof/>
            </w:rPr>
          </w:pPr>
          <w:hyperlink w:anchor="_Toc380828311" w:history="1">
            <w:r w:rsidR="002A558D" w:rsidRPr="00C51083">
              <w:rPr>
                <w:rStyle w:val="Hyperlink"/>
                <w:noProof/>
              </w:rPr>
              <w:t>Exit</w:t>
            </w:r>
            <w:r w:rsidR="002A558D">
              <w:rPr>
                <w:noProof/>
                <w:webHidden/>
              </w:rPr>
              <w:tab/>
            </w:r>
            <w:r>
              <w:rPr>
                <w:noProof/>
                <w:webHidden/>
              </w:rPr>
              <w:fldChar w:fldCharType="begin"/>
            </w:r>
            <w:r w:rsidR="002A558D">
              <w:rPr>
                <w:noProof/>
                <w:webHidden/>
              </w:rPr>
              <w:instrText xml:space="preserve"> PAGEREF _Toc380828311 \h </w:instrText>
            </w:r>
            <w:r>
              <w:rPr>
                <w:noProof/>
                <w:webHidden/>
              </w:rPr>
            </w:r>
            <w:r>
              <w:rPr>
                <w:noProof/>
                <w:webHidden/>
              </w:rPr>
              <w:fldChar w:fldCharType="separate"/>
            </w:r>
            <w:r w:rsidR="002A558D">
              <w:rPr>
                <w:noProof/>
                <w:webHidden/>
              </w:rPr>
              <w:t>61</w:t>
            </w:r>
            <w:r>
              <w:rPr>
                <w:noProof/>
                <w:webHidden/>
              </w:rPr>
              <w:fldChar w:fldCharType="end"/>
            </w:r>
          </w:hyperlink>
        </w:p>
        <w:p w:rsidR="002A558D" w:rsidRDefault="000F0DAF">
          <w:pPr>
            <w:pStyle w:val="TOC1"/>
            <w:tabs>
              <w:tab w:val="right" w:leader="dot" w:pos="9350"/>
            </w:tabs>
            <w:rPr>
              <w:rFonts w:eastAsiaTheme="minorEastAsia"/>
              <w:noProof/>
            </w:rPr>
          </w:pPr>
          <w:hyperlink w:anchor="_Toc380828312" w:history="1">
            <w:r w:rsidR="002A558D" w:rsidRPr="00C51083">
              <w:rPr>
                <w:rStyle w:val="Hyperlink"/>
                <w:noProof/>
              </w:rPr>
              <w:t>READ – DATA – RESTORE Commands</w:t>
            </w:r>
            <w:r w:rsidR="002A558D">
              <w:rPr>
                <w:noProof/>
                <w:webHidden/>
              </w:rPr>
              <w:tab/>
            </w:r>
            <w:r>
              <w:rPr>
                <w:noProof/>
                <w:webHidden/>
              </w:rPr>
              <w:fldChar w:fldCharType="begin"/>
            </w:r>
            <w:r w:rsidR="002A558D">
              <w:rPr>
                <w:noProof/>
                <w:webHidden/>
              </w:rPr>
              <w:instrText xml:space="preserve"> PAGEREF _Toc380828312 \h </w:instrText>
            </w:r>
            <w:r>
              <w:rPr>
                <w:noProof/>
                <w:webHidden/>
              </w:rPr>
            </w:r>
            <w:r>
              <w:rPr>
                <w:noProof/>
                <w:webHidden/>
              </w:rPr>
              <w:fldChar w:fldCharType="separate"/>
            </w:r>
            <w:r w:rsidR="002A558D">
              <w:rPr>
                <w:noProof/>
                <w:webHidden/>
              </w:rPr>
              <w:t>61</w:t>
            </w:r>
            <w:r>
              <w:rPr>
                <w:noProof/>
                <w:webHidden/>
              </w:rPr>
              <w:fldChar w:fldCharType="end"/>
            </w:r>
          </w:hyperlink>
        </w:p>
        <w:p w:rsidR="002A558D" w:rsidRDefault="000F0DAF">
          <w:pPr>
            <w:pStyle w:val="TOC2"/>
            <w:tabs>
              <w:tab w:val="right" w:leader="dot" w:pos="9350"/>
            </w:tabs>
            <w:rPr>
              <w:rFonts w:eastAsiaTheme="minorEastAsia"/>
              <w:noProof/>
            </w:rPr>
          </w:pPr>
          <w:hyperlink w:anchor="_Toc380828313" w:history="1">
            <w:r w:rsidR="002A558D" w:rsidRPr="00C51083">
              <w:rPr>
                <w:rStyle w:val="Hyperlink"/>
                <w:noProof/>
              </w:rPr>
              <w:t>Read.data &lt;number&gt;|&lt;string&gt;{,&lt;number&gt;|&lt;string&gt;…,&lt;number&gt;|&lt;string&gt;}</w:t>
            </w:r>
            <w:r w:rsidR="002A558D">
              <w:rPr>
                <w:noProof/>
                <w:webHidden/>
              </w:rPr>
              <w:tab/>
            </w:r>
            <w:r>
              <w:rPr>
                <w:noProof/>
                <w:webHidden/>
              </w:rPr>
              <w:fldChar w:fldCharType="begin"/>
            </w:r>
            <w:r w:rsidR="002A558D">
              <w:rPr>
                <w:noProof/>
                <w:webHidden/>
              </w:rPr>
              <w:instrText xml:space="preserve"> PAGEREF _Toc380828313 \h </w:instrText>
            </w:r>
            <w:r>
              <w:rPr>
                <w:noProof/>
                <w:webHidden/>
              </w:rPr>
            </w:r>
            <w:r>
              <w:rPr>
                <w:noProof/>
                <w:webHidden/>
              </w:rPr>
              <w:fldChar w:fldCharType="separate"/>
            </w:r>
            <w:r w:rsidR="002A558D">
              <w:rPr>
                <w:noProof/>
                <w:webHidden/>
              </w:rPr>
              <w:t>61</w:t>
            </w:r>
            <w:r>
              <w:rPr>
                <w:noProof/>
                <w:webHidden/>
              </w:rPr>
              <w:fldChar w:fldCharType="end"/>
            </w:r>
          </w:hyperlink>
        </w:p>
        <w:p w:rsidR="002A558D" w:rsidRDefault="000F0DAF">
          <w:pPr>
            <w:pStyle w:val="TOC2"/>
            <w:tabs>
              <w:tab w:val="right" w:leader="dot" w:pos="9350"/>
            </w:tabs>
            <w:rPr>
              <w:rFonts w:eastAsiaTheme="minorEastAsia"/>
              <w:noProof/>
            </w:rPr>
          </w:pPr>
          <w:hyperlink w:anchor="_Toc380828314" w:history="1">
            <w:r w:rsidR="002A558D" w:rsidRPr="00C51083">
              <w:rPr>
                <w:rStyle w:val="Hyperlink"/>
                <w:noProof/>
              </w:rPr>
              <w:t>Read.next  &lt;svar&gt;|&lt;nvar&gt;{,&lt;svar&gt;|&lt;nvar&gt;…, &lt;svar&gt;|&lt;nvar&gt;}</w:t>
            </w:r>
            <w:r w:rsidR="002A558D">
              <w:rPr>
                <w:noProof/>
                <w:webHidden/>
              </w:rPr>
              <w:tab/>
            </w:r>
            <w:r>
              <w:rPr>
                <w:noProof/>
                <w:webHidden/>
              </w:rPr>
              <w:fldChar w:fldCharType="begin"/>
            </w:r>
            <w:r w:rsidR="002A558D">
              <w:rPr>
                <w:noProof/>
                <w:webHidden/>
              </w:rPr>
              <w:instrText xml:space="preserve"> PAGEREF _Toc380828314 \h </w:instrText>
            </w:r>
            <w:r>
              <w:rPr>
                <w:noProof/>
                <w:webHidden/>
              </w:rPr>
            </w:r>
            <w:r>
              <w:rPr>
                <w:noProof/>
                <w:webHidden/>
              </w:rPr>
              <w:fldChar w:fldCharType="separate"/>
            </w:r>
            <w:r w:rsidR="002A558D">
              <w:rPr>
                <w:noProof/>
                <w:webHidden/>
              </w:rPr>
              <w:t>62</w:t>
            </w:r>
            <w:r>
              <w:rPr>
                <w:noProof/>
                <w:webHidden/>
              </w:rPr>
              <w:fldChar w:fldCharType="end"/>
            </w:r>
          </w:hyperlink>
        </w:p>
        <w:p w:rsidR="002A558D" w:rsidRDefault="000F0DAF">
          <w:pPr>
            <w:pStyle w:val="TOC2"/>
            <w:tabs>
              <w:tab w:val="right" w:leader="dot" w:pos="9350"/>
            </w:tabs>
            <w:rPr>
              <w:rFonts w:eastAsiaTheme="minorEastAsia"/>
              <w:noProof/>
            </w:rPr>
          </w:pPr>
          <w:hyperlink w:anchor="_Toc380828315" w:history="1">
            <w:r w:rsidR="002A558D" w:rsidRPr="00C51083">
              <w:rPr>
                <w:rStyle w:val="Hyperlink"/>
                <w:noProof/>
              </w:rPr>
              <w:t>Read.from &lt;nexp&gt;</w:t>
            </w:r>
            <w:r w:rsidR="002A558D">
              <w:rPr>
                <w:noProof/>
                <w:webHidden/>
              </w:rPr>
              <w:tab/>
            </w:r>
            <w:r>
              <w:rPr>
                <w:noProof/>
                <w:webHidden/>
              </w:rPr>
              <w:fldChar w:fldCharType="begin"/>
            </w:r>
            <w:r w:rsidR="002A558D">
              <w:rPr>
                <w:noProof/>
                <w:webHidden/>
              </w:rPr>
              <w:instrText xml:space="preserve"> PAGEREF _Toc380828315 \h </w:instrText>
            </w:r>
            <w:r>
              <w:rPr>
                <w:noProof/>
                <w:webHidden/>
              </w:rPr>
            </w:r>
            <w:r>
              <w:rPr>
                <w:noProof/>
                <w:webHidden/>
              </w:rPr>
              <w:fldChar w:fldCharType="separate"/>
            </w:r>
            <w:r w:rsidR="002A558D">
              <w:rPr>
                <w:noProof/>
                <w:webHidden/>
              </w:rPr>
              <w:t>62</w:t>
            </w:r>
            <w:r>
              <w:rPr>
                <w:noProof/>
                <w:webHidden/>
              </w:rPr>
              <w:fldChar w:fldCharType="end"/>
            </w:r>
          </w:hyperlink>
        </w:p>
        <w:p w:rsidR="002A558D" w:rsidRDefault="000F0DAF">
          <w:pPr>
            <w:pStyle w:val="TOC1"/>
            <w:tabs>
              <w:tab w:val="right" w:leader="dot" w:pos="9350"/>
            </w:tabs>
            <w:rPr>
              <w:rFonts w:eastAsiaTheme="minorEastAsia"/>
              <w:noProof/>
            </w:rPr>
          </w:pPr>
          <w:hyperlink w:anchor="_Toc380828316" w:history="1">
            <w:r w:rsidR="002A558D" w:rsidRPr="00C51083">
              <w:rPr>
                <w:rStyle w:val="Hyperlink"/>
                <w:noProof/>
              </w:rPr>
              <w:t>Debug Commands</w:t>
            </w:r>
            <w:r w:rsidR="002A558D">
              <w:rPr>
                <w:noProof/>
                <w:webHidden/>
              </w:rPr>
              <w:tab/>
            </w:r>
            <w:r>
              <w:rPr>
                <w:noProof/>
                <w:webHidden/>
              </w:rPr>
              <w:fldChar w:fldCharType="begin"/>
            </w:r>
            <w:r w:rsidR="002A558D">
              <w:rPr>
                <w:noProof/>
                <w:webHidden/>
              </w:rPr>
              <w:instrText xml:space="preserve"> PAGEREF _Toc380828316 \h </w:instrText>
            </w:r>
            <w:r>
              <w:rPr>
                <w:noProof/>
                <w:webHidden/>
              </w:rPr>
            </w:r>
            <w:r>
              <w:rPr>
                <w:noProof/>
                <w:webHidden/>
              </w:rPr>
              <w:fldChar w:fldCharType="separate"/>
            </w:r>
            <w:r w:rsidR="002A558D">
              <w:rPr>
                <w:noProof/>
                <w:webHidden/>
              </w:rPr>
              <w:t>62</w:t>
            </w:r>
            <w:r>
              <w:rPr>
                <w:noProof/>
                <w:webHidden/>
              </w:rPr>
              <w:fldChar w:fldCharType="end"/>
            </w:r>
          </w:hyperlink>
        </w:p>
        <w:p w:rsidR="002A558D" w:rsidRDefault="000F0DAF">
          <w:pPr>
            <w:pStyle w:val="TOC2"/>
            <w:tabs>
              <w:tab w:val="right" w:leader="dot" w:pos="9350"/>
            </w:tabs>
            <w:rPr>
              <w:rFonts w:eastAsiaTheme="minorEastAsia"/>
              <w:noProof/>
            </w:rPr>
          </w:pPr>
          <w:hyperlink w:anchor="_Toc380828317" w:history="1">
            <w:r w:rsidR="002A558D" w:rsidRPr="00C51083">
              <w:rPr>
                <w:rStyle w:val="Hyperlink"/>
                <w:noProof/>
              </w:rPr>
              <w:t>Debug.on</w:t>
            </w:r>
            <w:r w:rsidR="002A558D">
              <w:rPr>
                <w:noProof/>
                <w:webHidden/>
              </w:rPr>
              <w:tab/>
            </w:r>
            <w:r>
              <w:rPr>
                <w:noProof/>
                <w:webHidden/>
              </w:rPr>
              <w:fldChar w:fldCharType="begin"/>
            </w:r>
            <w:r w:rsidR="002A558D">
              <w:rPr>
                <w:noProof/>
                <w:webHidden/>
              </w:rPr>
              <w:instrText xml:space="preserve"> PAGEREF _Toc380828317 \h </w:instrText>
            </w:r>
            <w:r>
              <w:rPr>
                <w:noProof/>
                <w:webHidden/>
              </w:rPr>
            </w:r>
            <w:r>
              <w:rPr>
                <w:noProof/>
                <w:webHidden/>
              </w:rPr>
              <w:fldChar w:fldCharType="separate"/>
            </w:r>
            <w:r w:rsidR="002A558D">
              <w:rPr>
                <w:noProof/>
                <w:webHidden/>
              </w:rPr>
              <w:t>62</w:t>
            </w:r>
            <w:r>
              <w:rPr>
                <w:noProof/>
                <w:webHidden/>
              </w:rPr>
              <w:fldChar w:fldCharType="end"/>
            </w:r>
          </w:hyperlink>
        </w:p>
        <w:p w:rsidR="002A558D" w:rsidRDefault="000F0DAF">
          <w:pPr>
            <w:pStyle w:val="TOC2"/>
            <w:tabs>
              <w:tab w:val="right" w:leader="dot" w:pos="9350"/>
            </w:tabs>
            <w:rPr>
              <w:rFonts w:eastAsiaTheme="minorEastAsia"/>
              <w:noProof/>
            </w:rPr>
          </w:pPr>
          <w:hyperlink w:anchor="_Toc380828318" w:history="1">
            <w:r w:rsidR="002A558D" w:rsidRPr="00C51083">
              <w:rPr>
                <w:rStyle w:val="Hyperlink"/>
                <w:noProof/>
              </w:rPr>
              <w:t>Debug.off</w:t>
            </w:r>
            <w:r w:rsidR="002A558D">
              <w:rPr>
                <w:noProof/>
                <w:webHidden/>
              </w:rPr>
              <w:tab/>
            </w:r>
            <w:r>
              <w:rPr>
                <w:noProof/>
                <w:webHidden/>
              </w:rPr>
              <w:fldChar w:fldCharType="begin"/>
            </w:r>
            <w:r w:rsidR="002A558D">
              <w:rPr>
                <w:noProof/>
                <w:webHidden/>
              </w:rPr>
              <w:instrText xml:space="preserve"> PAGEREF _Toc380828318 \h </w:instrText>
            </w:r>
            <w:r>
              <w:rPr>
                <w:noProof/>
                <w:webHidden/>
              </w:rPr>
            </w:r>
            <w:r>
              <w:rPr>
                <w:noProof/>
                <w:webHidden/>
              </w:rPr>
              <w:fldChar w:fldCharType="separate"/>
            </w:r>
            <w:r w:rsidR="002A558D">
              <w:rPr>
                <w:noProof/>
                <w:webHidden/>
              </w:rPr>
              <w:t>62</w:t>
            </w:r>
            <w:r>
              <w:rPr>
                <w:noProof/>
                <w:webHidden/>
              </w:rPr>
              <w:fldChar w:fldCharType="end"/>
            </w:r>
          </w:hyperlink>
        </w:p>
        <w:p w:rsidR="002A558D" w:rsidRDefault="000F0DAF">
          <w:pPr>
            <w:pStyle w:val="TOC2"/>
            <w:tabs>
              <w:tab w:val="right" w:leader="dot" w:pos="9350"/>
            </w:tabs>
            <w:rPr>
              <w:rFonts w:eastAsiaTheme="minorEastAsia"/>
              <w:noProof/>
            </w:rPr>
          </w:pPr>
          <w:hyperlink w:anchor="_Toc380828319" w:history="1">
            <w:r w:rsidR="002A558D" w:rsidRPr="00C51083">
              <w:rPr>
                <w:rStyle w:val="Hyperlink"/>
                <w:noProof/>
              </w:rPr>
              <w:t>Debug.echo.on</w:t>
            </w:r>
            <w:r w:rsidR="002A558D">
              <w:rPr>
                <w:noProof/>
                <w:webHidden/>
              </w:rPr>
              <w:tab/>
            </w:r>
            <w:r>
              <w:rPr>
                <w:noProof/>
                <w:webHidden/>
              </w:rPr>
              <w:fldChar w:fldCharType="begin"/>
            </w:r>
            <w:r w:rsidR="002A558D">
              <w:rPr>
                <w:noProof/>
                <w:webHidden/>
              </w:rPr>
              <w:instrText xml:space="preserve"> PAGEREF _Toc380828319 \h </w:instrText>
            </w:r>
            <w:r>
              <w:rPr>
                <w:noProof/>
                <w:webHidden/>
              </w:rPr>
            </w:r>
            <w:r>
              <w:rPr>
                <w:noProof/>
                <w:webHidden/>
              </w:rPr>
              <w:fldChar w:fldCharType="separate"/>
            </w:r>
            <w:r w:rsidR="002A558D">
              <w:rPr>
                <w:noProof/>
                <w:webHidden/>
              </w:rPr>
              <w:t>62</w:t>
            </w:r>
            <w:r>
              <w:rPr>
                <w:noProof/>
                <w:webHidden/>
              </w:rPr>
              <w:fldChar w:fldCharType="end"/>
            </w:r>
          </w:hyperlink>
        </w:p>
        <w:p w:rsidR="002A558D" w:rsidRDefault="000F0DAF">
          <w:pPr>
            <w:pStyle w:val="TOC2"/>
            <w:tabs>
              <w:tab w:val="right" w:leader="dot" w:pos="9350"/>
            </w:tabs>
            <w:rPr>
              <w:rFonts w:eastAsiaTheme="minorEastAsia"/>
              <w:noProof/>
            </w:rPr>
          </w:pPr>
          <w:hyperlink w:anchor="_Toc380828320" w:history="1">
            <w:r w:rsidR="002A558D" w:rsidRPr="00C51083">
              <w:rPr>
                <w:rStyle w:val="Hyperlink"/>
                <w:noProof/>
              </w:rPr>
              <w:t>Debug.echo.off</w:t>
            </w:r>
            <w:r w:rsidR="002A558D">
              <w:rPr>
                <w:noProof/>
                <w:webHidden/>
              </w:rPr>
              <w:tab/>
            </w:r>
            <w:r>
              <w:rPr>
                <w:noProof/>
                <w:webHidden/>
              </w:rPr>
              <w:fldChar w:fldCharType="begin"/>
            </w:r>
            <w:r w:rsidR="002A558D">
              <w:rPr>
                <w:noProof/>
                <w:webHidden/>
              </w:rPr>
              <w:instrText xml:space="preserve"> PAGEREF _Toc380828320 \h </w:instrText>
            </w:r>
            <w:r>
              <w:rPr>
                <w:noProof/>
                <w:webHidden/>
              </w:rPr>
            </w:r>
            <w:r>
              <w:rPr>
                <w:noProof/>
                <w:webHidden/>
              </w:rPr>
              <w:fldChar w:fldCharType="separate"/>
            </w:r>
            <w:r w:rsidR="002A558D">
              <w:rPr>
                <w:noProof/>
                <w:webHidden/>
              </w:rPr>
              <w:t>62</w:t>
            </w:r>
            <w:r>
              <w:rPr>
                <w:noProof/>
                <w:webHidden/>
              </w:rPr>
              <w:fldChar w:fldCharType="end"/>
            </w:r>
          </w:hyperlink>
        </w:p>
        <w:p w:rsidR="002A558D" w:rsidRDefault="000F0DAF">
          <w:pPr>
            <w:pStyle w:val="TOC2"/>
            <w:tabs>
              <w:tab w:val="right" w:leader="dot" w:pos="9350"/>
            </w:tabs>
            <w:rPr>
              <w:rFonts w:eastAsiaTheme="minorEastAsia"/>
              <w:noProof/>
            </w:rPr>
          </w:pPr>
          <w:hyperlink w:anchor="_Toc380828321" w:history="1">
            <w:r w:rsidR="002A558D" w:rsidRPr="00C51083">
              <w:rPr>
                <w:rStyle w:val="Hyperlink"/>
                <w:noProof/>
              </w:rPr>
              <w:t>Debug.print</w:t>
            </w:r>
            <w:r w:rsidR="002A558D">
              <w:rPr>
                <w:noProof/>
                <w:webHidden/>
              </w:rPr>
              <w:tab/>
            </w:r>
            <w:r>
              <w:rPr>
                <w:noProof/>
                <w:webHidden/>
              </w:rPr>
              <w:fldChar w:fldCharType="begin"/>
            </w:r>
            <w:r w:rsidR="002A558D">
              <w:rPr>
                <w:noProof/>
                <w:webHidden/>
              </w:rPr>
              <w:instrText xml:space="preserve"> PAGEREF _Toc380828321 \h </w:instrText>
            </w:r>
            <w:r>
              <w:rPr>
                <w:noProof/>
                <w:webHidden/>
              </w:rPr>
            </w:r>
            <w:r>
              <w:rPr>
                <w:noProof/>
                <w:webHidden/>
              </w:rPr>
              <w:fldChar w:fldCharType="separate"/>
            </w:r>
            <w:r w:rsidR="002A558D">
              <w:rPr>
                <w:noProof/>
                <w:webHidden/>
              </w:rPr>
              <w:t>63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22" w:history="1">
            <w:r w:rsidR="002A558D" w:rsidRPr="00C51083">
              <w:rPr>
                <w:rStyle w:val="Hyperlink"/>
                <w:noProof/>
              </w:rPr>
              <w:t>Debug.dump.scalars</w:t>
            </w:r>
            <w:r w:rsidR="002A558D">
              <w:rPr>
                <w:noProof/>
                <w:webHidden/>
              </w:rPr>
              <w:tab/>
            </w:r>
            <w:r>
              <w:rPr>
                <w:noProof/>
                <w:webHidden/>
              </w:rPr>
              <w:fldChar w:fldCharType="begin"/>
            </w:r>
            <w:r w:rsidR="002A558D">
              <w:rPr>
                <w:noProof/>
                <w:webHidden/>
              </w:rPr>
              <w:instrText xml:space="preserve"> PAGEREF _Toc380828322 \h </w:instrText>
            </w:r>
            <w:r>
              <w:rPr>
                <w:noProof/>
                <w:webHidden/>
              </w:rPr>
            </w:r>
            <w:r>
              <w:rPr>
                <w:noProof/>
                <w:webHidden/>
              </w:rPr>
              <w:fldChar w:fldCharType="separate"/>
            </w:r>
            <w:r w:rsidR="002A558D">
              <w:rPr>
                <w:noProof/>
                <w:webHidden/>
              </w:rPr>
              <w:t>63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23" w:history="1">
            <w:r w:rsidR="002A558D" w:rsidRPr="00C51083">
              <w:rPr>
                <w:rStyle w:val="Hyperlink"/>
                <w:noProof/>
              </w:rPr>
              <w:t>Debug.dump.array Array[]</w:t>
            </w:r>
            <w:r w:rsidR="002A558D">
              <w:rPr>
                <w:noProof/>
                <w:webHidden/>
              </w:rPr>
              <w:tab/>
            </w:r>
            <w:r>
              <w:rPr>
                <w:noProof/>
                <w:webHidden/>
              </w:rPr>
              <w:fldChar w:fldCharType="begin"/>
            </w:r>
            <w:r w:rsidR="002A558D">
              <w:rPr>
                <w:noProof/>
                <w:webHidden/>
              </w:rPr>
              <w:instrText xml:space="preserve"> PAGEREF _Toc380828323 \h </w:instrText>
            </w:r>
            <w:r>
              <w:rPr>
                <w:noProof/>
                <w:webHidden/>
              </w:rPr>
            </w:r>
            <w:r>
              <w:rPr>
                <w:noProof/>
                <w:webHidden/>
              </w:rPr>
              <w:fldChar w:fldCharType="separate"/>
            </w:r>
            <w:r w:rsidR="002A558D">
              <w:rPr>
                <w:noProof/>
                <w:webHidden/>
              </w:rPr>
              <w:t>63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24" w:history="1">
            <w:r w:rsidR="002A558D" w:rsidRPr="00C51083">
              <w:rPr>
                <w:rStyle w:val="Hyperlink"/>
                <w:noProof/>
              </w:rPr>
              <w:t>Debug.dump.bundle  &lt;bundlePtr_nexp&gt;</w:t>
            </w:r>
            <w:r w:rsidR="002A558D">
              <w:rPr>
                <w:noProof/>
                <w:webHidden/>
              </w:rPr>
              <w:tab/>
            </w:r>
            <w:r>
              <w:rPr>
                <w:noProof/>
                <w:webHidden/>
              </w:rPr>
              <w:fldChar w:fldCharType="begin"/>
            </w:r>
            <w:r w:rsidR="002A558D">
              <w:rPr>
                <w:noProof/>
                <w:webHidden/>
              </w:rPr>
              <w:instrText xml:space="preserve"> PAGEREF _Toc380828324 \h </w:instrText>
            </w:r>
            <w:r>
              <w:rPr>
                <w:noProof/>
                <w:webHidden/>
              </w:rPr>
            </w:r>
            <w:r>
              <w:rPr>
                <w:noProof/>
                <w:webHidden/>
              </w:rPr>
              <w:fldChar w:fldCharType="separate"/>
            </w:r>
            <w:r w:rsidR="002A558D">
              <w:rPr>
                <w:noProof/>
                <w:webHidden/>
              </w:rPr>
              <w:t>63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25" w:history="1">
            <w:r w:rsidR="002A558D" w:rsidRPr="00C51083">
              <w:rPr>
                <w:rStyle w:val="Hyperlink"/>
                <w:noProof/>
              </w:rPr>
              <w:t>Debug.dump.list  &lt;listPtr_nexp&gt;</w:t>
            </w:r>
            <w:r w:rsidR="002A558D">
              <w:rPr>
                <w:noProof/>
                <w:webHidden/>
              </w:rPr>
              <w:tab/>
            </w:r>
            <w:r>
              <w:rPr>
                <w:noProof/>
                <w:webHidden/>
              </w:rPr>
              <w:fldChar w:fldCharType="begin"/>
            </w:r>
            <w:r w:rsidR="002A558D">
              <w:rPr>
                <w:noProof/>
                <w:webHidden/>
              </w:rPr>
              <w:instrText xml:space="preserve"> PAGEREF _Toc380828325 \h </w:instrText>
            </w:r>
            <w:r>
              <w:rPr>
                <w:noProof/>
                <w:webHidden/>
              </w:rPr>
            </w:r>
            <w:r>
              <w:rPr>
                <w:noProof/>
                <w:webHidden/>
              </w:rPr>
              <w:fldChar w:fldCharType="separate"/>
            </w:r>
            <w:r w:rsidR="002A558D">
              <w:rPr>
                <w:noProof/>
                <w:webHidden/>
              </w:rPr>
              <w:t>63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26" w:history="1">
            <w:r w:rsidR="002A558D" w:rsidRPr="00C51083">
              <w:rPr>
                <w:rStyle w:val="Hyperlink"/>
                <w:noProof/>
              </w:rPr>
              <w:t>Debug.dump.stack  &lt;stackPtr_nexp&gt;</w:t>
            </w:r>
            <w:r w:rsidR="002A558D">
              <w:rPr>
                <w:noProof/>
                <w:webHidden/>
              </w:rPr>
              <w:tab/>
            </w:r>
            <w:r>
              <w:rPr>
                <w:noProof/>
                <w:webHidden/>
              </w:rPr>
              <w:fldChar w:fldCharType="begin"/>
            </w:r>
            <w:r w:rsidR="002A558D">
              <w:rPr>
                <w:noProof/>
                <w:webHidden/>
              </w:rPr>
              <w:instrText xml:space="preserve"> PAGEREF _Toc380828326 \h </w:instrText>
            </w:r>
            <w:r>
              <w:rPr>
                <w:noProof/>
                <w:webHidden/>
              </w:rPr>
            </w:r>
            <w:r>
              <w:rPr>
                <w:noProof/>
                <w:webHidden/>
              </w:rPr>
              <w:fldChar w:fldCharType="separate"/>
            </w:r>
            <w:r w:rsidR="002A558D">
              <w:rPr>
                <w:noProof/>
                <w:webHidden/>
              </w:rPr>
              <w:t>63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27" w:history="1">
            <w:r w:rsidR="002A558D" w:rsidRPr="00C51083">
              <w:rPr>
                <w:rStyle w:val="Hyperlink"/>
                <w:noProof/>
              </w:rPr>
              <w:t>Debug.show.scalars</w:t>
            </w:r>
            <w:r w:rsidR="002A558D">
              <w:rPr>
                <w:noProof/>
                <w:webHidden/>
              </w:rPr>
              <w:tab/>
            </w:r>
            <w:r>
              <w:rPr>
                <w:noProof/>
                <w:webHidden/>
              </w:rPr>
              <w:fldChar w:fldCharType="begin"/>
            </w:r>
            <w:r w:rsidR="002A558D">
              <w:rPr>
                <w:noProof/>
                <w:webHidden/>
              </w:rPr>
              <w:instrText xml:space="preserve"> PAGEREF _Toc380828327 \h </w:instrText>
            </w:r>
            <w:r>
              <w:rPr>
                <w:noProof/>
                <w:webHidden/>
              </w:rPr>
            </w:r>
            <w:r>
              <w:rPr>
                <w:noProof/>
                <w:webHidden/>
              </w:rPr>
              <w:fldChar w:fldCharType="separate"/>
            </w:r>
            <w:r w:rsidR="002A558D">
              <w:rPr>
                <w:noProof/>
                <w:webHidden/>
              </w:rPr>
              <w:t>63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28" w:history="1">
            <w:r w:rsidR="002A558D" w:rsidRPr="00C51083">
              <w:rPr>
                <w:rStyle w:val="Hyperlink"/>
                <w:noProof/>
              </w:rPr>
              <w:t>Debug.show.array Array[]</w:t>
            </w:r>
            <w:r w:rsidR="002A558D">
              <w:rPr>
                <w:noProof/>
                <w:webHidden/>
              </w:rPr>
              <w:tab/>
            </w:r>
            <w:r>
              <w:rPr>
                <w:noProof/>
                <w:webHidden/>
              </w:rPr>
              <w:fldChar w:fldCharType="begin"/>
            </w:r>
            <w:r w:rsidR="002A558D">
              <w:rPr>
                <w:noProof/>
                <w:webHidden/>
              </w:rPr>
              <w:instrText xml:space="preserve"> PAGEREF _Toc380828328 \h </w:instrText>
            </w:r>
            <w:r>
              <w:rPr>
                <w:noProof/>
                <w:webHidden/>
              </w:rPr>
            </w:r>
            <w:r>
              <w:rPr>
                <w:noProof/>
                <w:webHidden/>
              </w:rPr>
              <w:fldChar w:fldCharType="separate"/>
            </w:r>
            <w:r w:rsidR="002A558D">
              <w:rPr>
                <w:noProof/>
                <w:webHidden/>
              </w:rPr>
              <w:t>63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29" w:history="1">
            <w:r w:rsidR="002A558D" w:rsidRPr="00C51083">
              <w:rPr>
                <w:rStyle w:val="Hyperlink"/>
                <w:noProof/>
              </w:rPr>
              <w:t>Debug.show.bundle  &lt;bundlePtr_nexp&gt;</w:t>
            </w:r>
            <w:r w:rsidR="002A558D">
              <w:rPr>
                <w:noProof/>
                <w:webHidden/>
              </w:rPr>
              <w:tab/>
            </w:r>
            <w:r>
              <w:rPr>
                <w:noProof/>
                <w:webHidden/>
              </w:rPr>
              <w:fldChar w:fldCharType="begin"/>
            </w:r>
            <w:r w:rsidR="002A558D">
              <w:rPr>
                <w:noProof/>
                <w:webHidden/>
              </w:rPr>
              <w:instrText xml:space="preserve"> PAGEREF _Toc380828329 \h </w:instrText>
            </w:r>
            <w:r>
              <w:rPr>
                <w:noProof/>
                <w:webHidden/>
              </w:rPr>
            </w:r>
            <w:r>
              <w:rPr>
                <w:noProof/>
                <w:webHidden/>
              </w:rPr>
              <w:fldChar w:fldCharType="separate"/>
            </w:r>
            <w:r w:rsidR="002A558D">
              <w:rPr>
                <w:noProof/>
                <w:webHidden/>
              </w:rPr>
              <w:t>64</w:t>
            </w:r>
            <w:r>
              <w:rPr>
                <w:noProof/>
                <w:webHidden/>
              </w:rPr>
              <w:fldChar w:fldCharType="end"/>
            </w:r>
          </w:hyperlink>
        </w:p>
        <w:p w:rsidR="002A558D" w:rsidRDefault="000F0DAF">
          <w:pPr>
            <w:pStyle w:val="TOC2"/>
            <w:tabs>
              <w:tab w:val="right" w:leader="dot" w:pos="9350"/>
            </w:tabs>
            <w:rPr>
              <w:rFonts w:eastAsiaTheme="minorEastAsia"/>
              <w:noProof/>
            </w:rPr>
          </w:pPr>
          <w:hyperlink w:anchor="_Toc380828330" w:history="1">
            <w:r w:rsidR="002A558D" w:rsidRPr="00C51083">
              <w:rPr>
                <w:rStyle w:val="Hyperlink"/>
                <w:noProof/>
              </w:rPr>
              <w:t>Debug.show.list  &lt;listPtr_nexp&gt;</w:t>
            </w:r>
            <w:r w:rsidR="002A558D">
              <w:rPr>
                <w:noProof/>
                <w:webHidden/>
              </w:rPr>
              <w:tab/>
            </w:r>
            <w:r>
              <w:rPr>
                <w:noProof/>
                <w:webHidden/>
              </w:rPr>
              <w:fldChar w:fldCharType="begin"/>
            </w:r>
            <w:r w:rsidR="002A558D">
              <w:rPr>
                <w:noProof/>
                <w:webHidden/>
              </w:rPr>
              <w:instrText xml:space="preserve"> PAGEREF _Toc380828330 \h </w:instrText>
            </w:r>
            <w:r>
              <w:rPr>
                <w:noProof/>
                <w:webHidden/>
              </w:rPr>
            </w:r>
            <w:r>
              <w:rPr>
                <w:noProof/>
                <w:webHidden/>
              </w:rPr>
              <w:fldChar w:fldCharType="separate"/>
            </w:r>
            <w:r w:rsidR="002A558D">
              <w:rPr>
                <w:noProof/>
                <w:webHidden/>
              </w:rPr>
              <w:t>64</w:t>
            </w:r>
            <w:r>
              <w:rPr>
                <w:noProof/>
                <w:webHidden/>
              </w:rPr>
              <w:fldChar w:fldCharType="end"/>
            </w:r>
          </w:hyperlink>
        </w:p>
        <w:p w:rsidR="002A558D" w:rsidRDefault="000F0DAF">
          <w:pPr>
            <w:pStyle w:val="TOC2"/>
            <w:tabs>
              <w:tab w:val="right" w:leader="dot" w:pos="9350"/>
            </w:tabs>
            <w:rPr>
              <w:rFonts w:eastAsiaTheme="minorEastAsia"/>
              <w:noProof/>
            </w:rPr>
          </w:pPr>
          <w:hyperlink w:anchor="_Toc380828331" w:history="1">
            <w:r w:rsidR="002A558D" w:rsidRPr="00C51083">
              <w:rPr>
                <w:rStyle w:val="Hyperlink"/>
                <w:noProof/>
              </w:rPr>
              <w:t>Debug.show.stack  &lt;stackPtr_nexp&gt;</w:t>
            </w:r>
            <w:r w:rsidR="002A558D">
              <w:rPr>
                <w:noProof/>
                <w:webHidden/>
              </w:rPr>
              <w:tab/>
            </w:r>
            <w:r>
              <w:rPr>
                <w:noProof/>
                <w:webHidden/>
              </w:rPr>
              <w:fldChar w:fldCharType="begin"/>
            </w:r>
            <w:r w:rsidR="002A558D">
              <w:rPr>
                <w:noProof/>
                <w:webHidden/>
              </w:rPr>
              <w:instrText xml:space="preserve"> PAGEREF _Toc380828331 \h </w:instrText>
            </w:r>
            <w:r>
              <w:rPr>
                <w:noProof/>
                <w:webHidden/>
              </w:rPr>
            </w:r>
            <w:r>
              <w:rPr>
                <w:noProof/>
                <w:webHidden/>
              </w:rPr>
              <w:fldChar w:fldCharType="separate"/>
            </w:r>
            <w:r w:rsidR="002A558D">
              <w:rPr>
                <w:noProof/>
                <w:webHidden/>
              </w:rPr>
              <w:t>64</w:t>
            </w:r>
            <w:r>
              <w:rPr>
                <w:noProof/>
                <w:webHidden/>
              </w:rPr>
              <w:fldChar w:fldCharType="end"/>
            </w:r>
          </w:hyperlink>
        </w:p>
        <w:p w:rsidR="002A558D" w:rsidRDefault="000F0DAF">
          <w:pPr>
            <w:pStyle w:val="TOC2"/>
            <w:tabs>
              <w:tab w:val="right" w:leader="dot" w:pos="9350"/>
            </w:tabs>
            <w:rPr>
              <w:rFonts w:eastAsiaTheme="minorEastAsia"/>
              <w:noProof/>
            </w:rPr>
          </w:pPr>
          <w:hyperlink w:anchor="_Toc380828332" w:history="1">
            <w:r w:rsidR="002A558D" w:rsidRPr="00C51083">
              <w:rPr>
                <w:rStyle w:val="Hyperlink"/>
                <w:noProof/>
              </w:rPr>
              <w:t>Debug.watch var, var, …, var</w:t>
            </w:r>
            <w:r w:rsidR="002A558D">
              <w:rPr>
                <w:noProof/>
                <w:webHidden/>
              </w:rPr>
              <w:tab/>
            </w:r>
            <w:r>
              <w:rPr>
                <w:noProof/>
                <w:webHidden/>
              </w:rPr>
              <w:fldChar w:fldCharType="begin"/>
            </w:r>
            <w:r w:rsidR="002A558D">
              <w:rPr>
                <w:noProof/>
                <w:webHidden/>
              </w:rPr>
              <w:instrText xml:space="preserve"> PAGEREF _Toc380828332 \h </w:instrText>
            </w:r>
            <w:r>
              <w:rPr>
                <w:noProof/>
                <w:webHidden/>
              </w:rPr>
            </w:r>
            <w:r>
              <w:rPr>
                <w:noProof/>
                <w:webHidden/>
              </w:rPr>
              <w:fldChar w:fldCharType="separate"/>
            </w:r>
            <w:r w:rsidR="002A558D">
              <w:rPr>
                <w:noProof/>
                <w:webHidden/>
              </w:rPr>
              <w:t>64</w:t>
            </w:r>
            <w:r>
              <w:rPr>
                <w:noProof/>
                <w:webHidden/>
              </w:rPr>
              <w:fldChar w:fldCharType="end"/>
            </w:r>
          </w:hyperlink>
        </w:p>
        <w:p w:rsidR="002A558D" w:rsidRDefault="000F0DAF">
          <w:pPr>
            <w:pStyle w:val="TOC2"/>
            <w:tabs>
              <w:tab w:val="right" w:leader="dot" w:pos="9350"/>
            </w:tabs>
            <w:rPr>
              <w:rFonts w:eastAsiaTheme="minorEastAsia"/>
              <w:noProof/>
            </w:rPr>
          </w:pPr>
          <w:hyperlink w:anchor="_Toc380828333" w:history="1">
            <w:r w:rsidR="002A558D" w:rsidRPr="00C51083">
              <w:rPr>
                <w:rStyle w:val="Hyperlink"/>
                <w:noProof/>
              </w:rPr>
              <w:t>Debug.show.watch</w:t>
            </w:r>
            <w:r w:rsidR="002A558D">
              <w:rPr>
                <w:noProof/>
                <w:webHidden/>
              </w:rPr>
              <w:tab/>
            </w:r>
            <w:r>
              <w:rPr>
                <w:noProof/>
                <w:webHidden/>
              </w:rPr>
              <w:fldChar w:fldCharType="begin"/>
            </w:r>
            <w:r w:rsidR="002A558D">
              <w:rPr>
                <w:noProof/>
                <w:webHidden/>
              </w:rPr>
              <w:instrText xml:space="preserve"> PAGEREF _Toc380828333 \h </w:instrText>
            </w:r>
            <w:r>
              <w:rPr>
                <w:noProof/>
                <w:webHidden/>
              </w:rPr>
            </w:r>
            <w:r>
              <w:rPr>
                <w:noProof/>
                <w:webHidden/>
              </w:rPr>
              <w:fldChar w:fldCharType="separate"/>
            </w:r>
            <w:r w:rsidR="002A558D">
              <w:rPr>
                <w:noProof/>
                <w:webHidden/>
              </w:rPr>
              <w:t>64</w:t>
            </w:r>
            <w:r>
              <w:rPr>
                <w:noProof/>
                <w:webHidden/>
              </w:rPr>
              <w:fldChar w:fldCharType="end"/>
            </w:r>
          </w:hyperlink>
        </w:p>
        <w:p w:rsidR="002A558D" w:rsidRDefault="000F0DAF">
          <w:pPr>
            <w:pStyle w:val="TOC2"/>
            <w:tabs>
              <w:tab w:val="right" w:leader="dot" w:pos="9350"/>
            </w:tabs>
            <w:rPr>
              <w:rFonts w:eastAsiaTheme="minorEastAsia"/>
              <w:noProof/>
            </w:rPr>
          </w:pPr>
          <w:hyperlink w:anchor="_Toc380828334" w:history="1">
            <w:r w:rsidR="002A558D" w:rsidRPr="00C51083">
              <w:rPr>
                <w:rStyle w:val="Hyperlink"/>
                <w:noProof/>
              </w:rPr>
              <w:t>Debug.show.program</w:t>
            </w:r>
            <w:r w:rsidR="002A558D">
              <w:rPr>
                <w:noProof/>
                <w:webHidden/>
              </w:rPr>
              <w:tab/>
            </w:r>
            <w:r>
              <w:rPr>
                <w:noProof/>
                <w:webHidden/>
              </w:rPr>
              <w:fldChar w:fldCharType="begin"/>
            </w:r>
            <w:r w:rsidR="002A558D">
              <w:rPr>
                <w:noProof/>
                <w:webHidden/>
              </w:rPr>
              <w:instrText xml:space="preserve"> PAGEREF _Toc380828334 \h </w:instrText>
            </w:r>
            <w:r>
              <w:rPr>
                <w:noProof/>
                <w:webHidden/>
              </w:rPr>
            </w:r>
            <w:r>
              <w:rPr>
                <w:noProof/>
                <w:webHidden/>
              </w:rPr>
              <w:fldChar w:fldCharType="separate"/>
            </w:r>
            <w:r w:rsidR="002A558D">
              <w:rPr>
                <w:noProof/>
                <w:webHidden/>
              </w:rPr>
              <w:t>65</w:t>
            </w:r>
            <w:r>
              <w:rPr>
                <w:noProof/>
                <w:webHidden/>
              </w:rPr>
              <w:fldChar w:fldCharType="end"/>
            </w:r>
          </w:hyperlink>
        </w:p>
        <w:p w:rsidR="002A558D" w:rsidRDefault="000F0DAF">
          <w:pPr>
            <w:pStyle w:val="TOC2"/>
            <w:tabs>
              <w:tab w:val="right" w:leader="dot" w:pos="9350"/>
            </w:tabs>
            <w:rPr>
              <w:rFonts w:eastAsiaTheme="minorEastAsia"/>
              <w:noProof/>
            </w:rPr>
          </w:pPr>
          <w:hyperlink w:anchor="_Toc380828335" w:history="1">
            <w:r w:rsidR="002A558D" w:rsidRPr="00C51083">
              <w:rPr>
                <w:rStyle w:val="Hyperlink"/>
                <w:noProof/>
              </w:rPr>
              <w:t>Debug.show</w:t>
            </w:r>
            <w:r w:rsidR="002A558D">
              <w:rPr>
                <w:noProof/>
                <w:webHidden/>
              </w:rPr>
              <w:tab/>
            </w:r>
            <w:r>
              <w:rPr>
                <w:noProof/>
                <w:webHidden/>
              </w:rPr>
              <w:fldChar w:fldCharType="begin"/>
            </w:r>
            <w:r w:rsidR="002A558D">
              <w:rPr>
                <w:noProof/>
                <w:webHidden/>
              </w:rPr>
              <w:instrText xml:space="preserve"> PAGEREF _Toc380828335 \h </w:instrText>
            </w:r>
            <w:r>
              <w:rPr>
                <w:noProof/>
                <w:webHidden/>
              </w:rPr>
            </w:r>
            <w:r>
              <w:rPr>
                <w:noProof/>
                <w:webHidden/>
              </w:rPr>
              <w:fldChar w:fldCharType="separate"/>
            </w:r>
            <w:r w:rsidR="002A558D">
              <w:rPr>
                <w:noProof/>
                <w:webHidden/>
              </w:rPr>
              <w:t>65</w:t>
            </w:r>
            <w:r>
              <w:rPr>
                <w:noProof/>
                <w:webHidden/>
              </w:rPr>
              <w:fldChar w:fldCharType="end"/>
            </w:r>
          </w:hyperlink>
        </w:p>
        <w:p w:rsidR="002A558D" w:rsidRDefault="000F0DAF">
          <w:pPr>
            <w:pStyle w:val="TOC1"/>
            <w:tabs>
              <w:tab w:val="right" w:leader="dot" w:pos="9350"/>
            </w:tabs>
            <w:rPr>
              <w:rFonts w:eastAsiaTheme="minorEastAsia"/>
              <w:noProof/>
            </w:rPr>
          </w:pPr>
          <w:hyperlink w:anchor="_Toc380828336" w:history="1">
            <w:r w:rsidR="002A558D" w:rsidRPr="00C51083">
              <w:rPr>
                <w:rStyle w:val="Hyperlink"/>
                <w:noProof/>
              </w:rPr>
              <w:t>Console I/O</w:t>
            </w:r>
            <w:r w:rsidR="002A558D">
              <w:rPr>
                <w:noProof/>
                <w:webHidden/>
              </w:rPr>
              <w:tab/>
            </w:r>
            <w:r>
              <w:rPr>
                <w:noProof/>
                <w:webHidden/>
              </w:rPr>
              <w:fldChar w:fldCharType="begin"/>
            </w:r>
            <w:r w:rsidR="002A558D">
              <w:rPr>
                <w:noProof/>
                <w:webHidden/>
              </w:rPr>
              <w:instrText xml:space="preserve"> PAGEREF _Toc380828336 \h </w:instrText>
            </w:r>
            <w:r>
              <w:rPr>
                <w:noProof/>
                <w:webHidden/>
              </w:rPr>
            </w:r>
            <w:r>
              <w:rPr>
                <w:noProof/>
                <w:webHidden/>
              </w:rPr>
              <w:fldChar w:fldCharType="separate"/>
            </w:r>
            <w:r w:rsidR="002A558D">
              <w:rPr>
                <w:noProof/>
                <w:webHidden/>
              </w:rPr>
              <w:t>65</w:t>
            </w:r>
            <w:r>
              <w:rPr>
                <w:noProof/>
                <w:webHidden/>
              </w:rPr>
              <w:fldChar w:fldCharType="end"/>
            </w:r>
          </w:hyperlink>
        </w:p>
        <w:p w:rsidR="002A558D" w:rsidRDefault="000F0DAF">
          <w:pPr>
            <w:pStyle w:val="TOC2"/>
            <w:tabs>
              <w:tab w:val="right" w:leader="dot" w:pos="9350"/>
            </w:tabs>
            <w:rPr>
              <w:rFonts w:eastAsiaTheme="minorEastAsia"/>
              <w:noProof/>
            </w:rPr>
          </w:pPr>
          <w:hyperlink w:anchor="_Toc380828337" w:history="1">
            <w:r w:rsidR="002A558D" w:rsidRPr="00C51083">
              <w:rPr>
                <w:rStyle w:val="Hyperlink"/>
                <w:noProof/>
              </w:rPr>
              <w:t>Output Console</w:t>
            </w:r>
            <w:r w:rsidR="002A558D">
              <w:rPr>
                <w:noProof/>
                <w:webHidden/>
              </w:rPr>
              <w:tab/>
            </w:r>
            <w:r>
              <w:rPr>
                <w:noProof/>
                <w:webHidden/>
              </w:rPr>
              <w:fldChar w:fldCharType="begin"/>
            </w:r>
            <w:r w:rsidR="002A558D">
              <w:rPr>
                <w:noProof/>
                <w:webHidden/>
              </w:rPr>
              <w:instrText xml:space="preserve"> PAGEREF _Toc380828337 \h </w:instrText>
            </w:r>
            <w:r>
              <w:rPr>
                <w:noProof/>
                <w:webHidden/>
              </w:rPr>
            </w:r>
            <w:r>
              <w:rPr>
                <w:noProof/>
                <w:webHidden/>
              </w:rPr>
              <w:fldChar w:fldCharType="separate"/>
            </w:r>
            <w:r w:rsidR="002A558D">
              <w:rPr>
                <w:noProof/>
                <w:webHidden/>
              </w:rPr>
              <w:t>65</w:t>
            </w:r>
            <w:r>
              <w:rPr>
                <w:noProof/>
                <w:webHidden/>
              </w:rPr>
              <w:fldChar w:fldCharType="end"/>
            </w:r>
          </w:hyperlink>
        </w:p>
        <w:p w:rsidR="002A558D" w:rsidRDefault="000F0DAF">
          <w:pPr>
            <w:pStyle w:val="TOC3"/>
            <w:tabs>
              <w:tab w:val="right" w:leader="dot" w:pos="9350"/>
            </w:tabs>
            <w:rPr>
              <w:rFonts w:eastAsiaTheme="minorEastAsia"/>
              <w:noProof/>
            </w:rPr>
          </w:pPr>
          <w:hyperlink w:anchor="_Toc380828338" w:history="1">
            <w:r w:rsidR="002A558D" w:rsidRPr="00C51083">
              <w:rPr>
                <w:rStyle w:val="Hyperlink"/>
                <w:noProof/>
              </w:rPr>
              <w:t>Console.Title { &lt;title_sexp&gt;}</w:t>
            </w:r>
            <w:r w:rsidR="002A558D">
              <w:rPr>
                <w:noProof/>
                <w:webHidden/>
              </w:rPr>
              <w:tab/>
            </w:r>
            <w:r>
              <w:rPr>
                <w:noProof/>
                <w:webHidden/>
              </w:rPr>
              <w:fldChar w:fldCharType="begin"/>
            </w:r>
            <w:r w:rsidR="002A558D">
              <w:rPr>
                <w:noProof/>
                <w:webHidden/>
              </w:rPr>
              <w:instrText xml:space="preserve"> PAGEREF _Toc380828338 \h </w:instrText>
            </w:r>
            <w:r>
              <w:rPr>
                <w:noProof/>
                <w:webHidden/>
              </w:rPr>
            </w:r>
            <w:r>
              <w:rPr>
                <w:noProof/>
                <w:webHidden/>
              </w:rPr>
              <w:fldChar w:fldCharType="separate"/>
            </w:r>
            <w:r w:rsidR="002A558D">
              <w:rPr>
                <w:noProof/>
                <w:webHidden/>
              </w:rPr>
              <w:t>65</w:t>
            </w:r>
            <w:r>
              <w:rPr>
                <w:noProof/>
                <w:webHidden/>
              </w:rPr>
              <w:fldChar w:fldCharType="end"/>
            </w:r>
          </w:hyperlink>
        </w:p>
        <w:p w:rsidR="002A558D" w:rsidRDefault="000F0DAF">
          <w:pPr>
            <w:pStyle w:val="TOC3"/>
            <w:tabs>
              <w:tab w:val="right" w:leader="dot" w:pos="9350"/>
            </w:tabs>
            <w:rPr>
              <w:rFonts w:eastAsiaTheme="minorEastAsia"/>
              <w:noProof/>
            </w:rPr>
          </w:pPr>
          <w:hyperlink w:anchor="_Toc380828339" w:history="1">
            <w:r w:rsidR="002A558D" w:rsidRPr="00C51083">
              <w:rPr>
                <w:rStyle w:val="Hyperlink"/>
                <w:noProof/>
              </w:rPr>
              <w:t>CLS</w:t>
            </w:r>
            <w:r w:rsidR="002A558D">
              <w:rPr>
                <w:noProof/>
                <w:webHidden/>
              </w:rPr>
              <w:tab/>
            </w:r>
            <w:r>
              <w:rPr>
                <w:noProof/>
                <w:webHidden/>
              </w:rPr>
              <w:fldChar w:fldCharType="begin"/>
            </w:r>
            <w:r w:rsidR="002A558D">
              <w:rPr>
                <w:noProof/>
                <w:webHidden/>
              </w:rPr>
              <w:instrText xml:space="preserve"> PAGEREF _Toc380828339 \h </w:instrText>
            </w:r>
            <w:r>
              <w:rPr>
                <w:noProof/>
                <w:webHidden/>
              </w:rPr>
            </w:r>
            <w:r>
              <w:rPr>
                <w:noProof/>
                <w:webHidden/>
              </w:rPr>
              <w:fldChar w:fldCharType="separate"/>
            </w:r>
            <w:r w:rsidR="002A558D">
              <w:rPr>
                <w:noProof/>
                <w:webHidden/>
              </w:rPr>
              <w:t>66</w:t>
            </w:r>
            <w:r>
              <w:rPr>
                <w:noProof/>
                <w:webHidden/>
              </w:rPr>
              <w:fldChar w:fldCharType="end"/>
            </w:r>
          </w:hyperlink>
        </w:p>
        <w:p w:rsidR="002A558D" w:rsidRDefault="000F0DAF">
          <w:pPr>
            <w:pStyle w:val="TOC3"/>
            <w:tabs>
              <w:tab w:val="right" w:leader="dot" w:pos="9350"/>
            </w:tabs>
            <w:rPr>
              <w:rFonts w:eastAsiaTheme="minorEastAsia"/>
              <w:noProof/>
            </w:rPr>
          </w:pPr>
          <w:hyperlink w:anchor="_Toc380828340" w:history="1">
            <w:r w:rsidR="002A558D" w:rsidRPr="00C51083">
              <w:rPr>
                <w:rStyle w:val="Hyperlink"/>
                <w:noProof/>
              </w:rPr>
              <w:t>Print &lt;sexp&gt;|&lt;nexp&gt; {,|;} . . . . &lt;sexp&gt;|&lt;nexp&gt;{,|;}</w:t>
            </w:r>
            <w:r w:rsidR="002A558D">
              <w:rPr>
                <w:noProof/>
                <w:webHidden/>
              </w:rPr>
              <w:tab/>
            </w:r>
            <w:r>
              <w:rPr>
                <w:noProof/>
                <w:webHidden/>
              </w:rPr>
              <w:fldChar w:fldCharType="begin"/>
            </w:r>
            <w:r w:rsidR="002A558D">
              <w:rPr>
                <w:noProof/>
                <w:webHidden/>
              </w:rPr>
              <w:instrText xml:space="preserve"> PAGEREF _Toc380828340 \h </w:instrText>
            </w:r>
            <w:r>
              <w:rPr>
                <w:noProof/>
                <w:webHidden/>
              </w:rPr>
            </w:r>
            <w:r>
              <w:rPr>
                <w:noProof/>
                <w:webHidden/>
              </w:rPr>
              <w:fldChar w:fldCharType="separate"/>
            </w:r>
            <w:r w:rsidR="002A558D">
              <w:rPr>
                <w:noProof/>
                <w:webHidden/>
              </w:rPr>
              <w:t>66</w:t>
            </w:r>
            <w:r>
              <w:rPr>
                <w:noProof/>
                <w:webHidden/>
              </w:rPr>
              <w:fldChar w:fldCharType="end"/>
            </w:r>
          </w:hyperlink>
        </w:p>
        <w:p w:rsidR="002A558D" w:rsidRDefault="000F0DAF">
          <w:pPr>
            <w:pStyle w:val="TOC3"/>
            <w:tabs>
              <w:tab w:val="right" w:leader="dot" w:pos="9350"/>
            </w:tabs>
            <w:rPr>
              <w:rFonts w:eastAsiaTheme="minorEastAsia"/>
              <w:noProof/>
            </w:rPr>
          </w:pPr>
          <w:hyperlink w:anchor="_Toc380828341" w:history="1">
            <w:r w:rsidR="002A558D" w:rsidRPr="00C51083">
              <w:rPr>
                <w:rStyle w:val="Hyperlink"/>
                <w:noProof/>
              </w:rPr>
              <w:t>Console.line.text &lt;line_nexp&gt;, &lt;text_svar&gt;</w:t>
            </w:r>
            <w:r w:rsidR="002A558D">
              <w:rPr>
                <w:noProof/>
                <w:webHidden/>
              </w:rPr>
              <w:tab/>
            </w:r>
            <w:r>
              <w:rPr>
                <w:noProof/>
                <w:webHidden/>
              </w:rPr>
              <w:fldChar w:fldCharType="begin"/>
            </w:r>
            <w:r w:rsidR="002A558D">
              <w:rPr>
                <w:noProof/>
                <w:webHidden/>
              </w:rPr>
              <w:instrText xml:space="preserve"> PAGEREF _Toc380828341 \h </w:instrText>
            </w:r>
            <w:r>
              <w:rPr>
                <w:noProof/>
                <w:webHidden/>
              </w:rPr>
            </w:r>
            <w:r>
              <w:rPr>
                <w:noProof/>
                <w:webHidden/>
              </w:rPr>
              <w:fldChar w:fldCharType="separate"/>
            </w:r>
            <w:r w:rsidR="002A558D">
              <w:rPr>
                <w:noProof/>
                <w:webHidden/>
              </w:rPr>
              <w:t>66</w:t>
            </w:r>
            <w:r>
              <w:rPr>
                <w:noProof/>
                <w:webHidden/>
              </w:rPr>
              <w:fldChar w:fldCharType="end"/>
            </w:r>
          </w:hyperlink>
        </w:p>
        <w:p w:rsidR="002A558D" w:rsidRDefault="000F0DAF">
          <w:pPr>
            <w:pStyle w:val="TOC3"/>
            <w:tabs>
              <w:tab w:val="right" w:leader="dot" w:pos="9350"/>
            </w:tabs>
            <w:rPr>
              <w:rFonts w:eastAsiaTheme="minorEastAsia"/>
              <w:noProof/>
            </w:rPr>
          </w:pPr>
          <w:hyperlink w:anchor="_Toc380828342" w:history="1">
            <w:r w:rsidR="002A558D" w:rsidRPr="00C51083">
              <w:rPr>
                <w:rStyle w:val="Hyperlink"/>
                <w:noProof/>
              </w:rPr>
              <w:t>Console.line.touched &lt;line_nvar&gt; {, &lt;press_lvar&gt;}</w:t>
            </w:r>
            <w:r w:rsidR="002A558D">
              <w:rPr>
                <w:noProof/>
                <w:webHidden/>
              </w:rPr>
              <w:tab/>
            </w:r>
            <w:r>
              <w:rPr>
                <w:noProof/>
                <w:webHidden/>
              </w:rPr>
              <w:fldChar w:fldCharType="begin"/>
            </w:r>
            <w:r w:rsidR="002A558D">
              <w:rPr>
                <w:noProof/>
                <w:webHidden/>
              </w:rPr>
              <w:instrText xml:space="preserve"> PAGEREF _Toc380828342 \h </w:instrText>
            </w:r>
            <w:r>
              <w:rPr>
                <w:noProof/>
                <w:webHidden/>
              </w:rPr>
            </w:r>
            <w:r>
              <w:rPr>
                <w:noProof/>
                <w:webHidden/>
              </w:rPr>
              <w:fldChar w:fldCharType="separate"/>
            </w:r>
            <w:r w:rsidR="002A558D">
              <w:rPr>
                <w:noProof/>
                <w:webHidden/>
              </w:rPr>
              <w:t>66</w:t>
            </w:r>
            <w:r>
              <w:rPr>
                <w:noProof/>
                <w:webHidden/>
              </w:rPr>
              <w:fldChar w:fldCharType="end"/>
            </w:r>
          </w:hyperlink>
        </w:p>
        <w:p w:rsidR="002A558D" w:rsidRDefault="000F0DAF">
          <w:pPr>
            <w:pStyle w:val="TOC3"/>
            <w:tabs>
              <w:tab w:val="right" w:leader="dot" w:pos="9350"/>
            </w:tabs>
            <w:rPr>
              <w:rFonts w:eastAsiaTheme="minorEastAsia"/>
              <w:noProof/>
            </w:rPr>
          </w:pPr>
          <w:hyperlink w:anchor="_Toc380828343" w:history="1">
            <w:r w:rsidR="002A558D" w:rsidRPr="00C51083">
              <w:rPr>
                <w:rStyle w:val="Hyperlink"/>
                <w:noProof/>
              </w:rPr>
              <w:t>Console.save &lt;filename_sexp&gt;</w:t>
            </w:r>
            <w:r w:rsidR="002A558D">
              <w:rPr>
                <w:noProof/>
                <w:webHidden/>
              </w:rPr>
              <w:tab/>
            </w:r>
            <w:r>
              <w:rPr>
                <w:noProof/>
                <w:webHidden/>
              </w:rPr>
              <w:fldChar w:fldCharType="begin"/>
            </w:r>
            <w:r w:rsidR="002A558D">
              <w:rPr>
                <w:noProof/>
                <w:webHidden/>
              </w:rPr>
              <w:instrText xml:space="preserve"> PAGEREF _Toc380828343 \h </w:instrText>
            </w:r>
            <w:r>
              <w:rPr>
                <w:noProof/>
                <w:webHidden/>
              </w:rPr>
            </w:r>
            <w:r>
              <w:rPr>
                <w:noProof/>
                <w:webHidden/>
              </w:rPr>
              <w:fldChar w:fldCharType="separate"/>
            </w:r>
            <w:r w:rsidR="002A558D">
              <w:rPr>
                <w:noProof/>
                <w:webHidden/>
              </w:rPr>
              <w:t>67</w:t>
            </w:r>
            <w:r>
              <w:rPr>
                <w:noProof/>
                <w:webHidden/>
              </w:rPr>
              <w:fldChar w:fldCharType="end"/>
            </w:r>
          </w:hyperlink>
        </w:p>
        <w:p w:rsidR="002A558D" w:rsidRDefault="000F0DAF">
          <w:pPr>
            <w:pStyle w:val="TOC2"/>
            <w:tabs>
              <w:tab w:val="right" w:leader="dot" w:pos="9350"/>
            </w:tabs>
            <w:rPr>
              <w:rFonts w:eastAsiaTheme="minorEastAsia"/>
              <w:noProof/>
            </w:rPr>
          </w:pPr>
          <w:hyperlink w:anchor="_Toc380828344" w:history="1">
            <w:r w:rsidR="002A558D" w:rsidRPr="00C51083">
              <w:rPr>
                <w:rStyle w:val="Hyperlink"/>
                <w:noProof/>
              </w:rPr>
              <w:t>User Input</w:t>
            </w:r>
            <w:r w:rsidR="002A558D">
              <w:rPr>
                <w:noProof/>
                <w:webHidden/>
              </w:rPr>
              <w:tab/>
            </w:r>
            <w:r>
              <w:rPr>
                <w:noProof/>
                <w:webHidden/>
              </w:rPr>
              <w:fldChar w:fldCharType="begin"/>
            </w:r>
            <w:r w:rsidR="002A558D">
              <w:rPr>
                <w:noProof/>
                <w:webHidden/>
              </w:rPr>
              <w:instrText xml:space="preserve"> PAGEREF _Toc380828344 \h </w:instrText>
            </w:r>
            <w:r>
              <w:rPr>
                <w:noProof/>
                <w:webHidden/>
              </w:rPr>
            </w:r>
            <w:r>
              <w:rPr>
                <w:noProof/>
                <w:webHidden/>
              </w:rPr>
              <w:fldChar w:fldCharType="separate"/>
            </w:r>
            <w:r w:rsidR="002A558D">
              <w:rPr>
                <w:noProof/>
                <w:webHidden/>
              </w:rPr>
              <w:t>67</w:t>
            </w:r>
            <w:r>
              <w:rPr>
                <w:noProof/>
                <w:webHidden/>
              </w:rPr>
              <w:fldChar w:fldCharType="end"/>
            </w:r>
          </w:hyperlink>
        </w:p>
        <w:p w:rsidR="002A558D" w:rsidRDefault="000F0DAF">
          <w:pPr>
            <w:pStyle w:val="TOC3"/>
            <w:tabs>
              <w:tab w:val="right" w:leader="dot" w:pos="9350"/>
            </w:tabs>
            <w:rPr>
              <w:rFonts w:eastAsiaTheme="minorEastAsia"/>
              <w:noProof/>
            </w:rPr>
          </w:pPr>
          <w:hyperlink w:anchor="_Toc380828345" w:history="1">
            <w:r w:rsidR="002A558D" w:rsidRPr="00C51083">
              <w:rPr>
                <w:rStyle w:val="Hyperlink"/>
                <w:noProof/>
              </w:rPr>
              <w:t>Input &lt;Prompt_sexp&gt;, &lt;nvar&gt;|&lt;svar&gt;{, &lt;Default_sexp&gt;|&lt;Default_nexp&gt;}</w:t>
            </w:r>
            <w:r w:rsidR="002A558D">
              <w:rPr>
                <w:noProof/>
                <w:webHidden/>
              </w:rPr>
              <w:tab/>
            </w:r>
            <w:r>
              <w:rPr>
                <w:noProof/>
                <w:webHidden/>
              </w:rPr>
              <w:fldChar w:fldCharType="begin"/>
            </w:r>
            <w:r w:rsidR="002A558D">
              <w:rPr>
                <w:noProof/>
                <w:webHidden/>
              </w:rPr>
              <w:instrText xml:space="preserve"> PAGEREF _Toc380828345 \h </w:instrText>
            </w:r>
            <w:r>
              <w:rPr>
                <w:noProof/>
                <w:webHidden/>
              </w:rPr>
            </w:r>
            <w:r>
              <w:rPr>
                <w:noProof/>
                <w:webHidden/>
              </w:rPr>
              <w:fldChar w:fldCharType="separate"/>
            </w:r>
            <w:r w:rsidR="002A558D">
              <w:rPr>
                <w:noProof/>
                <w:webHidden/>
              </w:rPr>
              <w:t>67</w:t>
            </w:r>
            <w:r>
              <w:rPr>
                <w:noProof/>
                <w:webHidden/>
              </w:rPr>
              <w:fldChar w:fldCharType="end"/>
            </w:r>
          </w:hyperlink>
        </w:p>
        <w:p w:rsidR="002A558D" w:rsidRDefault="000F0DAF">
          <w:pPr>
            <w:pStyle w:val="TOC3"/>
            <w:tabs>
              <w:tab w:val="right" w:leader="dot" w:pos="9350"/>
            </w:tabs>
            <w:rPr>
              <w:rFonts w:eastAsiaTheme="minorEastAsia"/>
              <w:noProof/>
            </w:rPr>
          </w:pPr>
          <w:hyperlink w:anchor="_Toc380828346" w:history="1">
            <w:r w:rsidR="002A558D" w:rsidRPr="00C51083">
              <w:rPr>
                <w:rStyle w:val="Hyperlink"/>
                <w:noProof/>
              </w:rPr>
              <w:t>Inkey$ &lt;svar&gt;</w:t>
            </w:r>
            <w:r w:rsidR="002A558D">
              <w:rPr>
                <w:noProof/>
                <w:webHidden/>
              </w:rPr>
              <w:tab/>
            </w:r>
            <w:r>
              <w:rPr>
                <w:noProof/>
                <w:webHidden/>
              </w:rPr>
              <w:fldChar w:fldCharType="begin"/>
            </w:r>
            <w:r w:rsidR="002A558D">
              <w:rPr>
                <w:noProof/>
                <w:webHidden/>
              </w:rPr>
              <w:instrText xml:space="preserve"> PAGEREF _Toc380828346 \h </w:instrText>
            </w:r>
            <w:r>
              <w:rPr>
                <w:noProof/>
                <w:webHidden/>
              </w:rPr>
            </w:r>
            <w:r>
              <w:rPr>
                <w:noProof/>
                <w:webHidden/>
              </w:rPr>
              <w:fldChar w:fldCharType="separate"/>
            </w:r>
            <w:r w:rsidR="002A558D">
              <w:rPr>
                <w:noProof/>
                <w:webHidden/>
              </w:rPr>
              <w:t>67</w:t>
            </w:r>
            <w:r>
              <w:rPr>
                <w:noProof/>
                <w:webHidden/>
              </w:rPr>
              <w:fldChar w:fldCharType="end"/>
            </w:r>
          </w:hyperlink>
        </w:p>
        <w:p w:rsidR="002A558D" w:rsidRDefault="000F0DAF">
          <w:pPr>
            <w:pStyle w:val="TOC3"/>
            <w:tabs>
              <w:tab w:val="right" w:leader="dot" w:pos="9350"/>
            </w:tabs>
            <w:rPr>
              <w:rFonts w:eastAsiaTheme="minorEastAsia"/>
              <w:noProof/>
            </w:rPr>
          </w:pPr>
          <w:hyperlink w:anchor="_Toc380828347" w:history="1">
            <w:r w:rsidR="002A558D" w:rsidRPr="00C51083">
              <w:rPr>
                <w:rStyle w:val="Hyperlink"/>
                <w:rFonts w:eastAsia="Times New Roman"/>
                <w:noProof/>
              </w:rPr>
              <w:t>Text.input &lt;svar&gt;{, { &lt;text_sexp&gt;} , &lt;title_sexp&gt; }</w:t>
            </w:r>
            <w:r w:rsidR="002A558D">
              <w:rPr>
                <w:noProof/>
                <w:webHidden/>
              </w:rPr>
              <w:tab/>
            </w:r>
            <w:r>
              <w:rPr>
                <w:noProof/>
                <w:webHidden/>
              </w:rPr>
              <w:fldChar w:fldCharType="begin"/>
            </w:r>
            <w:r w:rsidR="002A558D">
              <w:rPr>
                <w:noProof/>
                <w:webHidden/>
              </w:rPr>
              <w:instrText xml:space="preserve"> PAGEREF _Toc380828347 \h </w:instrText>
            </w:r>
            <w:r>
              <w:rPr>
                <w:noProof/>
                <w:webHidden/>
              </w:rPr>
            </w:r>
            <w:r>
              <w:rPr>
                <w:noProof/>
                <w:webHidden/>
              </w:rPr>
              <w:fldChar w:fldCharType="separate"/>
            </w:r>
            <w:r w:rsidR="002A558D">
              <w:rPr>
                <w:noProof/>
                <w:webHidden/>
              </w:rPr>
              <w:t>68</w:t>
            </w:r>
            <w:r>
              <w:rPr>
                <w:noProof/>
                <w:webHidden/>
              </w:rPr>
              <w:fldChar w:fldCharType="end"/>
            </w:r>
          </w:hyperlink>
        </w:p>
        <w:p w:rsidR="002A558D" w:rsidRDefault="000F0DAF">
          <w:pPr>
            <w:pStyle w:val="TOC3"/>
            <w:tabs>
              <w:tab w:val="right" w:leader="dot" w:pos="9350"/>
            </w:tabs>
            <w:rPr>
              <w:rFonts w:eastAsiaTheme="minorEastAsia"/>
              <w:noProof/>
            </w:rPr>
          </w:pPr>
          <w:hyperlink w:anchor="_Toc380828348" w:history="1">
            <w:r w:rsidR="002A558D" w:rsidRPr="00C51083">
              <w:rPr>
                <w:rStyle w:val="Hyperlink"/>
                <w:noProof/>
              </w:rPr>
              <w:t>TGet &lt;result_svar&gt;, &lt;prompt_sexp&gt; {,  &lt;title_sexp&gt;}</w:t>
            </w:r>
            <w:r w:rsidR="002A558D">
              <w:rPr>
                <w:noProof/>
                <w:webHidden/>
              </w:rPr>
              <w:tab/>
            </w:r>
            <w:r>
              <w:rPr>
                <w:noProof/>
                <w:webHidden/>
              </w:rPr>
              <w:fldChar w:fldCharType="begin"/>
            </w:r>
            <w:r w:rsidR="002A558D">
              <w:rPr>
                <w:noProof/>
                <w:webHidden/>
              </w:rPr>
              <w:instrText xml:space="preserve"> PAGEREF _Toc380828348 \h </w:instrText>
            </w:r>
            <w:r>
              <w:rPr>
                <w:noProof/>
                <w:webHidden/>
              </w:rPr>
            </w:r>
            <w:r>
              <w:rPr>
                <w:noProof/>
                <w:webHidden/>
              </w:rPr>
              <w:fldChar w:fldCharType="separate"/>
            </w:r>
            <w:r w:rsidR="002A558D">
              <w:rPr>
                <w:noProof/>
                <w:webHidden/>
              </w:rPr>
              <w:t>68</w:t>
            </w:r>
            <w:r>
              <w:rPr>
                <w:noProof/>
                <w:webHidden/>
              </w:rPr>
              <w:fldChar w:fldCharType="end"/>
            </w:r>
          </w:hyperlink>
        </w:p>
        <w:p w:rsidR="002A558D" w:rsidRDefault="000F0DAF">
          <w:pPr>
            <w:pStyle w:val="TOC2"/>
            <w:tabs>
              <w:tab w:val="right" w:leader="dot" w:pos="9350"/>
            </w:tabs>
            <w:rPr>
              <w:rFonts w:eastAsiaTheme="minorEastAsia"/>
              <w:noProof/>
            </w:rPr>
          </w:pPr>
          <w:hyperlink w:anchor="_Toc380828349" w:history="1">
            <w:r w:rsidR="002A558D" w:rsidRPr="00C51083">
              <w:rPr>
                <w:rStyle w:val="Hyperlink"/>
                <w:noProof/>
              </w:rPr>
              <w:t>Kb.toggle</w:t>
            </w:r>
            <w:r w:rsidR="002A558D">
              <w:rPr>
                <w:noProof/>
                <w:webHidden/>
              </w:rPr>
              <w:tab/>
            </w:r>
            <w:r>
              <w:rPr>
                <w:noProof/>
                <w:webHidden/>
              </w:rPr>
              <w:fldChar w:fldCharType="begin"/>
            </w:r>
            <w:r w:rsidR="002A558D">
              <w:rPr>
                <w:noProof/>
                <w:webHidden/>
              </w:rPr>
              <w:instrText xml:space="preserve"> PAGEREF _Toc380828349 \h </w:instrText>
            </w:r>
            <w:r>
              <w:rPr>
                <w:noProof/>
                <w:webHidden/>
              </w:rPr>
            </w:r>
            <w:r>
              <w:rPr>
                <w:noProof/>
                <w:webHidden/>
              </w:rPr>
              <w:fldChar w:fldCharType="separate"/>
            </w:r>
            <w:r w:rsidR="002A558D">
              <w:rPr>
                <w:noProof/>
                <w:webHidden/>
              </w:rPr>
              <w:t>68</w:t>
            </w:r>
            <w:r>
              <w:rPr>
                <w:noProof/>
                <w:webHidden/>
              </w:rPr>
              <w:fldChar w:fldCharType="end"/>
            </w:r>
          </w:hyperlink>
        </w:p>
        <w:p w:rsidR="002A558D" w:rsidRDefault="000F0DAF">
          <w:pPr>
            <w:pStyle w:val="TOC2"/>
            <w:tabs>
              <w:tab w:val="right" w:leader="dot" w:pos="9350"/>
            </w:tabs>
            <w:rPr>
              <w:rFonts w:eastAsiaTheme="minorEastAsia"/>
              <w:noProof/>
            </w:rPr>
          </w:pPr>
          <w:hyperlink w:anchor="_Toc380828350" w:history="1">
            <w:r w:rsidR="002A558D" w:rsidRPr="00C51083">
              <w:rPr>
                <w:rStyle w:val="Hyperlink"/>
                <w:noProof/>
              </w:rPr>
              <w:t>Kb.hide</w:t>
            </w:r>
            <w:r w:rsidR="002A558D">
              <w:rPr>
                <w:noProof/>
                <w:webHidden/>
              </w:rPr>
              <w:tab/>
            </w:r>
            <w:r>
              <w:rPr>
                <w:noProof/>
                <w:webHidden/>
              </w:rPr>
              <w:fldChar w:fldCharType="begin"/>
            </w:r>
            <w:r w:rsidR="002A558D">
              <w:rPr>
                <w:noProof/>
                <w:webHidden/>
              </w:rPr>
              <w:instrText xml:space="preserve"> PAGEREF _Toc380828350 \h </w:instrText>
            </w:r>
            <w:r>
              <w:rPr>
                <w:noProof/>
                <w:webHidden/>
              </w:rPr>
            </w:r>
            <w:r>
              <w:rPr>
                <w:noProof/>
                <w:webHidden/>
              </w:rPr>
              <w:fldChar w:fldCharType="separate"/>
            </w:r>
            <w:r w:rsidR="002A558D">
              <w:rPr>
                <w:noProof/>
                <w:webHidden/>
              </w:rPr>
              <w:t>68</w:t>
            </w:r>
            <w:r>
              <w:rPr>
                <w:noProof/>
                <w:webHidden/>
              </w:rPr>
              <w:fldChar w:fldCharType="end"/>
            </w:r>
          </w:hyperlink>
        </w:p>
        <w:p w:rsidR="002A558D" w:rsidRDefault="000F0DAF">
          <w:pPr>
            <w:pStyle w:val="TOC1"/>
            <w:tabs>
              <w:tab w:val="right" w:leader="dot" w:pos="9350"/>
            </w:tabs>
            <w:rPr>
              <w:rFonts w:eastAsiaTheme="minorEastAsia"/>
              <w:noProof/>
            </w:rPr>
          </w:pPr>
          <w:hyperlink w:anchor="_Toc380828351" w:history="1">
            <w:r w:rsidR="002A558D" w:rsidRPr="00C51083">
              <w:rPr>
                <w:rStyle w:val="Hyperlink"/>
                <w:noProof/>
              </w:rPr>
              <w:t>Working with Files</w:t>
            </w:r>
            <w:r w:rsidR="002A558D">
              <w:rPr>
                <w:noProof/>
                <w:webHidden/>
              </w:rPr>
              <w:tab/>
            </w:r>
            <w:r>
              <w:rPr>
                <w:noProof/>
                <w:webHidden/>
              </w:rPr>
              <w:fldChar w:fldCharType="begin"/>
            </w:r>
            <w:r w:rsidR="002A558D">
              <w:rPr>
                <w:noProof/>
                <w:webHidden/>
              </w:rPr>
              <w:instrText xml:space="preserve"> PAGEREF _Toc380828351 \h </w:instrText>
            </w:r>
            <w:r>
              <w:rPr>
                <w:noProof/>
                <w:webHidden/>
              </w:rPr>
            </w:r>
            <w:r>
              <w:rPr>
                <w:noProof/>
                <w:webHidden/>
              </w:rPr>
              <w:fldChar w:fldCharType="separate"/>
            </w:r>
            <w:r w:rsidR="002A558D">
              <w:rPr>
                <w:noProof/>
                <w:webHidden/>
              </w:rPr>
              <w:t>69</w:t>
            </w:r>
            <w:r>
              <w:rPr>
                <w:noProof/>
                <w:webHidden/>
              </w:rPr>
              <w:fldChar w:fldCharType="end"/>
            </w:r>
          </w:hyperlink>
        </w:p>
        <w:p w:rsidR="002A558D" w:rsidRDefault="000F0DAF">
          <w:pPr>
            <w:pStyle w:val="TOC2"/>
            <w:tabs>
              <w:tab w:val="right" w:leader="dot" w:pos="9350"/>
            </w:tabs>
            <w:rPr>
              <w:rFonts w:eastAsiaTheme="minorEastAsia"/>
              <w:noProof/>
            </w:rPr>
          </w:pPr>
          <w:hyperlink w:anchor="_Toc380828352" w:history="1">
            <w:r w:rsidR="002A558D" w:rsidRPr="00C51083">
              <w:rPr>
                <w:rStyle w:val="Hyperlink"/>
                <w:noProof/>
              </w:rPr>
              <w:t>Paths Explained</w:t>
            </w:r>
            <w:r w:rsidR="002A558D">
              <w:rPr>
                <w:noProof/>
                <w:webHidden/>
              </w:rPr>
              <w:tab/>
            </w:r>
            <w:r>
              <w:rPr>
                <w:noProof/>
                <w:webHidden/>
              </w:rPr>
              <w:fldChar w:fldCharType="begin"/>
            </w:r>
            <w:r w:rsidR="002A558D">
              <w:rPr>
                <w:noProof/>
                <w:webHidden/>
              </w:rPr>
              <w:instrText xml:space="preserve"> PAGEREF _Toc380828352 \h </w:instrText>
            </w:r>
            <w:r>
              <w:rPr>
                <w:noProof/>
                <w:webHidden/>
              </w:rPr>
            </w:r>
            <w:r>
              <w:rPr>
                <w:noProof/>
                <w:webHidden/>
              </w:rPr>
              <w:fldChar w:fldCharType="separate"/>
            </w:r>
            <w:r w:rsidR="002A558D">
              <w:rPr>
                <w:noProof/>
                <w:webHidden/>
              </w:rPr>
              <w:t>69</w:t>
            </w:r>
            <w:r>
              <w:rPr>
                <w:noProof/>
                <w:webHidden/>
              </w:rPr>
              <w:fldChar w:fldCharType="end"/>
            </w:r>
          </w:hyperlink>
        </w:p>
        <w:p w:rsidR="002A558D" w:rsidRDefault="000F0DAF">
          <w:pPr>
            <w:pStyle w:val="TOC2"/>
            <w:tabs>
              <w:tab w:val="right" w:leader="dot" w:pos="9350"/>
            </w:tabs>
            <w:rPr>
              <w:rFonts w:eastAsiaTheme="minorEastAsia"/>
              <w:noProof/>
            </w:rPr>
          </w:pPr>
          <w:hyperlink w:anchor="_Toc380828353" w:history="1">
            <w:r w:rsidR="002A558D" w:rsidRPr="00C51083">
              <w:rPr>
                <w:rStyle w:val="Hyperlink"/>
                <w:noProof/>
              </w:rPr>
              <w:t>Paths and Case-sensitivity</w:t>
            </w:r>
            <w:r w:rsidR="002A558D">
              <w:rPr>
                <w:noProof/>
                <w:webHidden/>
              </w:rPr>
              <w:tab/>
            </w:r>
            <w:r>
              <w:rPr>
                <w:noProof/>
                <w:webHidden/>
              </w:rPr>
              <w:fldChar w:fldCharType="begin"/>
            </w:r>
            <w:r w:rsidR="002A558D">
              <w:rPr>
                <w:noProof/>
                <w:webHidden/>
              </w:rPr>
              <w:instrText xml:space="preserve"> PAGEREF _Toc380828353 \h </w:instrText>
            </w:r>
            <w:r>
              <w:rPr>
                <w:noProof/>
                <w:webHidden/>
              </w:rPr>
            </w:r>
            <w:r>
              <w:rPr>
                <w:noProof/>
                <w:webHidden/>
              </w:rPr>
              <w:fldChar w:fldCharType="separate"/>
            </w:r>
            <w:r w:rsidR="002A558D">
              <w:rPr>
                <w:noProof/>
                <w:webHidden/>
              </w:rPr>
              <w:t>70</w:t>
            </w:r>
            <w:r>
              <w:rPr>
                <w:noProof/>
                <w:webHidden/>
              </w:rPr>
              <w:fldChar w:fldCharType="end"/>
            </w:r>
          </w:hyperlink>
        </w:p>
        <w:p w:rsidR="002A558D" w:rsidRDefault="000F0DAF">
          <w:pPr>
            <w:pStyle w:val="TOC2"/>
            <w:tabs>
              <w:tab w:val="right" w:leader="dot" w:pos="9350"/>
            </w:tabs>
            <w:rPr>
              <w:rFonts w:eastAsiaTheme="minorEastAsia"/>
              <w:noProof/>
            </w:rPr>
          </w:pPr>
          <w:hyperlink w:anchor="_Toc380828354" w:history="1">
            <w:r w:rsidR="002A558D" w:rsidRPr="00C51083">
              <w:rPr>
                <w:rStyle w:val="Hyperlink"/>
                <w:noProof/>
              </w:rPr>
              <w:t>File.delete &lt;lvar&gt;, &lt;path_sexp&gt;</w:t>
            </w:r>
            <w:r w:rsidR="002A558D">
              <w:rPr>
                <w:noProof/>
                <w:webHidden/>
              </w:rPr>
              <w:tab/>
            </w:r>
            <w:r>
              <w:rPr>
                <w:noProof/>
                <w:webHidden/>
              </w:rPr>
              <w:fldChar w:fldCharType="begin"/>
            </w:r>
            <w:r w:rsidR="002A558D">
              <w:rPr>
                <w:noProof/>
                <w:webHidden/>
              </w:rPr>
              <w:instrText xml:space="preserve"> PAGEREF _Toc380828354 \h </w:instrText>
            </w:r>
            <w:r>
              <w:rPr>
                <w:noProof/>
                <w:webHidden/>
              </w:rPr>
            </w:r>
            <w:r>
              <w:rPr>
                <w:noProof/>
                <w:webHidden/>
              </w:rPr>
              <w:fldChar w:fldCharType="separate"/>
            </w:r>
            <w:r w:rsidR="002A558D">
              <w:rPr>
                <w:noProof/>
                <w:webHidden/>
              </w:rPr>
              <w:t>70</w:t>
            </w:r>
            <w:r>
              <w:rPr>
                <w:noProof/>
                <w:webHidden/>
              </w:rPr>
              <w:fldChar w:fldCharType="end"/>
            </w:r>
          </w:hyperlink>
        </w:p>
        <w:p w:rsidR="002A558D" w:rsidRDefault="000F0DAF">
          <w:pPr>
            <w:pStyle w:val="TOC2"/>
            <w:tabs>
              <w:tab w:val="right" w:leader="dot" w:pos="9350"/>
            </w:tabs>
            <w:rPr>
              <w:rFonts w:eastAsiaTheme="minorEastAsia"/>
              <w:noProof/>
            </w:rPr>
          </w:pPr>
          <w:hyperlink w:anchor="_Toc380828355" w:history="1">
            <w:r w:rsidR="002A558D" w:rsidRPr="00C51083">
              <w:rPr>
                <w:rStyle w:val="Hyperlink"/>
                <w:noProof/>
              </w:rPr>
              <w:t>File.dir &lt;path_sexp&gt;, Array$[]</w:t>
            </w:r>
            <w:r w:rsidR="002A558D">
              <w:rPr>
                <w:noProof/>
                <w:webHidden/>
              </w:rPr>
              <w:tab/>
            </w:r>
            <w:r>
              <w:rPr>
                <w:noProof/>
                <w:webHidden/>
              </w:rPr>
              <w:fldChar w:fldCharType="begin"/>
            </w:r>
            <w:r w:rsidR="002A558D">
              <w:rPr>
                <w:noProof/>
                <w:webHidden/>
              </w:rPr>
              <w:instrText xml:space="preserve"> PAGEREF _Toc380828355 \h </w:instrText>
            </w:r>
            <w:r>
              <w:rPr>
                <w:noProof/>
                <w:webHidden/>
              </w:rPr>
            </w:r>
            <w:r>
              <w:rPr>
                <w:noProof/>
                <w:webHidden/>
              </w:rPr>
              <w:fldChar w:fldCharType="separate"/>
            </w:r>
            <w:r w:rsidR="002A558D">
              <w:rPr>
                <w:noProof/>
                <w:webHidden/>
              </w:rPr>
              <w:t>70</w:t>
            </w:r>
            <w:r>
              <w:rPr>
                <w:noProof/>
                <w:webHidden/>
              </w:rPr>
              <w:fldChar w:fldCharType="end"/>
            </w:r>
          </w:hyperlink>
        </w:p>
        <w:p w:rsidR="002A558D" w:rsidRDefault="000F0DAF">
          <w:pPr>
            <w:pStyle w:val="TOC2"/>
            <w:tabs>
              <w:tab w:val="right" w:leader="dot" w:pos="9350"/>
            </w:tabs>
            <w:rPr>
              <w:rFonts w:eastAsiaTheme="minorEastAsia"/>
              <w:noProof/>
            </w:rPr>
          </w:pPr>
          <w:hyperlink w:anchor="_Toc380828356" w:history="1">
            <w:r w:rsidR="002A558D" w:rsidRPr="00C51083">
              <w:rPr>
                <w:rStyle w:val="Hyperlink"/>
                <w:noProof/>
              </w:rPr>
              <w:t>File.exists &lt;lvar&gt;, &lt;path_sexp&gt;</w:t>
            </w:r>
            <w:r w:rsidR="002A558D">
              <w:rPr>
                <w:noProof/>
                <w:webHidden/>
              </w:rPr>
              <w:tab/>
            </w:r>
            <w:r>
              <w:rPr>
                <w:noProof/>
                <w:webHidden/>
              </w:rPr>
              <w:fldChar w:fldCharType="begin"/>
            </w:r>
            <w:r w:rsidR="002A558D">
              <w:rPr>
                <w:noProof/>
                <w:webHidden/>
              </w:rPr>
              <w:instrText xml:space="preserve"> PAGEREF _Toc380828356 \h </w:instrText>
            </w:r>
            <w:r>
              <w:rPr>
                <w:noProof/>
                <w:webHidden/>
              </w:rPr>
            </w:r>
            <w:r>
              <w:rPr>
                <w:noProof/>
                <w:webHidden/>
              </w:rPr>
              <w:fldChar w:fldCharType="separate"/>
            </w:r>
            <w:r w:rsidR="002A558D">
              <w:rPr>
                <w:noProof/>
                <w:webHidden/>
              </w:rPr>
              <w:t>71</w:t>
            </w:r>
            <w:r>
              <w:rPr>
                <w:noProof/>
                <w:webHidden/>
              </w:rPr>
              <w:fldChar w:fldCharType="end"/>
            </w:r>
          </w:hyperlink>
        </w:p>
        <w:p w:rsidR="002A558D" w:rsidRDefault="000F0DAF">
          <w:pPr>
            <w:pStyle w:val="TOC2"/>
            <w:tabs>
              <w:tab w:val="right" w:leader="dot" w:pos="9350"/>
            </w:tabs>
            <w:rPr>
              <w:rFonts w:eastAsiaTheme="minorEastAsia"/>
              <w:noProof/>
            </w:rPr>
          </w:pPr>
          <w:hyperlink w:anchor="_Toc380828357" w:history="1">
            <w:r w:rsidR="002A558D" w:rsidRPr="00C51083">
              <w:rPr>
                <w:rStyle w:val="Hyperlink"/>
                <w:noProof/>
              </w:rPr>
              <w:t>File.mkdir &lt;path_sexp&gt;</w:t>
            </w:r>
            <w:r w:rsidR="002A558D">
              <w:rPr>
                <w:noProof/>
                <w:webHidden/>
              </w:rPr>
              <w:tab/>
            </w:r>
            <w:r>
              <w:rPr>
                <w:noProof/>
                <w:webHidden/>
              </w:rPr>
              <w:fldChar w:fldCharType="begin"/>
            </w:r>
            <w:r w:rsidR="002A558D">
              <w:rPr>
                <w:noProof/>
                <w:webHidden/>
              </w:rPr>
              <w:instrText xml:space="preserve"> PAGEREF _Toc380828357 \h </w:instrText>
            </w:r>
            <w:r>
              <w:rPr>
                <w:noProof/>
                <w:webHidden/>
              </w:rPr>
            </w:r>
            <w:r>
              <w:rPr>
                <w:noProof/>
                <w:webHidden/>
              </w:rPr>
              <w:fldChar w:fldCharType="separate"/>
            </w:r>
            <w:r w:rsidR="002A558D">
              <w:rPr>
                <w:noProof/>
                <w:webHidden/>
              </w:rPr>
              <w:t>71</w:t>
            </w:r>
            <w:r>
              <w:rPr>
                <w:noProof/>
                <w:webHidden/>
              </w:rPr>
              <w:fldChar w:fldCharType="end"/>
            </w:r>
          </w:hyperlink>
        </w:p>
        <w:p w:rsidR="002A558D" w:rsidRDefault="000F0DAF">
          <w:pPr>
            <w:pStyle w:val="TOC2"/>
            <w:tabs>
              <w:tab w:val="right" w:leader="dot" w:pos="9350"/>
            </w:tabs>
            <w:rPr>
              <w:rFonts w:eastAsiaTheme="minorEastAsia"/>
              <w:noProof/>
            </w:rPr>
          </w:pPr>
          <w:hyperlink w:anchor="_Toc380828358" w:history="1">
            <w:r w:rsidR="002A558D" w:rsidRPr="00C51083">
              <w:rPr>
                <w:rStyle w:val="Hyperlink"/>
                <w:noProof/>
              </w:rPr>
              <w:t>File.rename &lt;Old_Path_sexp&gt;, &lt;New_Path_sexp&gt;</w:t>
            </w:r>
            <w:r w:rsidR="002A558D">
              <w:rPr>
                <w:noProof/>
                <w:webHidden/>
              </w:rPr>
              <w:tab/>
            </w:r>
            <w:r>
              <w:rPr>
                <w:noProof/>
                <w:webHidden/>
              </w:rPr>
              <w:fldChar w:fldCharType="begin"/>
            </w:r>
            <w:r w:rsidR="002A558D">
              <w:rPr>
                <w:noProof/>
                <w:webHidden/>
              </w:rPr>
              <w:instrText xml:space="preserve"> PAGEREF _Toc380828358 \h </w:instrText>
            </w:r>
            <w:r>
              <w:rPr>
                <w:noProof/>
                <w:webHidden/>
              </w:rPr>
            </w:r>
            <w:r>
              <w:rPr>
                <w:noProof/>
                <w:webHidden/>
              </w:rPr>
              <w:fldChar w:fldCharType="separate"/>
            </w:r>
            <w:r w:rsidR="002A558D">
              <w:rPr>
                <w:noProof/>
                <w:webHidden/>
              </w:rPr>
              <w:t>71</w:t>
            </w:r>
            <w:r>
              <w:rPr>
                <w:noProof/>
                <w:webHidden/>
              </w:rPr>
              <w:fldChar w:fldCharType="end"/>
            </w:r>
          </w:hyperlink>
        </w:p>
        <w:p w:rsidR="002A558D" w:rsidRDefault="000F0DAF">
          <w:pPr>
            <w:pStyle w:val="TOC2"/>
            <w:tabs>
              <w:tab w:val="right" w:leader="dot" w:pos="9350"/>
            </w:tabs>
            <w:rPr>
              <w:rFonts w:eastAsiaTheme="minorEastAsia"/>
              <w:noProof/>
            </w:rPr>
          </w:pPr>
          <w:hyperlink w:anchor="_Toc380828359" w:history="1">
            <w:r w:rsidR="002A558D" w:rsidRPr="00C51083">
              <w:rPr>
                <w:rStyle w:val="Hyperlink"/>
                <w:noProof/>
              </w:rPr>
              <w:t>File.root &lt;svar&gt;</w:t>
            </w:r>
            <w:r w:rsidR="002A558D">
              <w:rPr>
                <w:noProof/>
                <w:webHidden/>
              </w:rPr>
              <w:tab/>
            </w:r>
            <w:r>
              <w:rPr>
                <w:noProof/>
                <w:webHidden/>
              </w:rPr>
              <w:fldChar w:fldCharType="begin"/>
            </w:r>
            <w:r w:rsidR="002A558D">
              <w:rPr>
                <w:noProof/>
                <w:webHidden/>
              </w:rPr>
              <w:instrText xml:space="preserve"> PAGEREF _Toc380828359 \h </w:instrText>
            </w:r>
            <w:r>
              <w:rPr>
                <w:noProof/>
                <w:webHidden/>
              </w:rPr>
            </w:r>
            <w:r>
              <w:rPr>
                <w:noProof/>
                <w:webHidden/>
              </w:rPr>
              <w:fldChar w:fldCharType="separate"/>
            </w:r>
            <w:r w:rsidR="002A558D">
              <w:rPr>
                <w:noProof/>
                <w:webHidden/>
              </w:rPr>
              <w:t>71</w:t>
            </w:r>
            <w:r>
              <w:rPr>
                <w:noProof/>
                <w:webHidden/>
              </w:rPr>
              <w:fldChar w:fldCharType="end"/>
            </w:r>
          </w:hyperlink>
        </w:p>
        <w:p w:rsidR="002A558D" w:rsidRDefault="000F0DAF">
          <w:pPr>
            <w:pStyle w:val="TOC2"/>
            <w:tabs>
              <w:tab w:val="right" w:leader="dot" w:pos="9350"/>
            </w:tabs>
            <w:rPr>
              <w:rFonts w:eastAsiaTheme="minorEastAsia"/>
              <w:noProof/>
            </w:rPr>
          </w:pPr>
          <w:hyperlink w:anchor="_Toc380828360" w:history="1">
            <w:r w:rsidR="002A558D" w:rsidRPr="00C51083">
              <w:rPr>
                <w:rStyle w:val="Hyperlink"/>
                <w:noProof/>
              </w:rPr>
              <w:t>File.size &lt;size_nvar&gt;, &lt;path_sexp&gt;</w:t>
            </w:r>
            <w:r w:rsidR="002A558D">
              <w:rPr>
                <w:noProof/>
                <w:webHidden/>
              </w:rPr>
              <w:tab/>
            </w:r>
            <w:r>
              <w:rPr>
                <w:noProof/>
                <w:webHidden/>
              </w:rPr>
              <w:fldChar w:fldCharType="begin"/>
            </w:r>
            <w:r w:rsidR="002A558D">
              <w:rPr>
                <w:noProof/>
                <w:webHidden/>
              </w:rPr>
              <w:instrText xml:space="preserve"> PAGEREF _Toc380828360 \h </w:instrText>
            </w:r>
            <w:r>
              <w:rPr>
                <w:noProof/>
                <w:webHidden/>
              </w:rPr>
            </w:r>
            <w:r>
              <w:rPr>
                <w:noProof/>
                <w:webHidden/>
              </w:rPr>
              <w:fldChar w:fldCharType="separate"/>
            </w:r>
            <w:r w:rsidR="002A558D">
              <w:rPr>
                <w:noProof/>
                <w:webHidden/>
              </w:rPr>
              <w:t>71</w:t>
            </w:r>
            <w:r>
              <w:rPr>
                <w:noProof/>
                <w:webHidden/>
              </w:rPr>
              <w:fldChar w:fldCharType="end"/>
            </w:r>
          </w:hyperlink>
        </w:p>
        <w:p w:rsidR="002A558D" w:rsidRDefault="000F0DAF">
          <w:pPr>
            <w:pStyle w:val="TOC1"/>
            <w:tabs>
              <w:tab w:val="right" w:leader="dot" w:pos="9350"/>
            </w:tabs>
            <w:rPr>
              <w:rFonts w:eastAsiaTheme="minorEastAsia"/>
              <w:noProof/>
            </w:rPr>
          </w:pPr>
          <w:hyperlink w:anchor="_Toc380828361" w:history="1">
            <w:r w:rsidR="002A558D" w:rsidRPr="00C51083">
              <w:rPr>
                <w:rStyle w:val="Hyperlink"/>
                <w:noProof/>
              </w:rPr>
              <w:t>Text File I/O</w:t>
            </w:r>
            <w:r w:rsidR="002A558D">
              <w:rPr>
                <w:noProof/>
                <w:webHidden/>
              </w:rPr>
              <w:tab/>
            </w:r>
            <w:r>
              <w:rPr>
                <w:noProof/>
                <w:webHidden/>
              </w:rPr>
              <w:fldChar w:fldCharType="begin"/>
            </w:r>
            <w:r w:rsidR="002A558D">
              <w:rPr>
                <w:noProof/>
                <w:webHidden/>
              </w:rPr>
              <w:instrText xml:space="preserve"> PAGEREF _Toc380828361 \h </w:instrText>
            </w:r>
            <w:r>
              <w:rPr>
                <w:noProof/>
                <w:webHidden/>
              </w:rPr>
            </w:r>
            <w:r>
              <w:rPr>
                <w:noProof/>
                <w:webHidden/>
              </w:rPr>
              <w:fldChar w:fldCharType="separate"/>
            </w:r>
            <w:r w:rsidR="002A558D">
              <w:rPr>
                <w:noProof/>
                <w:webHidden/>
              </w:rPr>
              <w:t>72</w:t>
            </w:r>
            <w:r>
              <w:rPr>
                <w:noProof/>
                <w:webHidden/>
              </w:rPr>
              <w:fldChar w:fldCharType="end"/>
            </w:r>
          </w:hyperlink>
        </w:p>
        <w:p w:rsidR="002A558D" w:rsidRDefault="000F0DAF">
          <w:pPr>
            <w:pStyle w:val="TOC2"/>
            <w:tabs>
              <w:tab w:val="right" w:leader="dot" w:pos="9350"/>
            </w:tabs>
            <w:rPr>
              <w:rFonts w:eastAsiaTheme="minorEastAsia"/>
              <w:noProof/>
            </w:rPr>
          </w:pPr>
          <w:hyperlink w:anchor="_Toc380828362" w:history="1">
            <w:r w:rsidR="002A558D" w:rsidRPr="00C51083">
              <w:rPr>
                <w:rStyle w:val="Hyperlink"/>
                <w:noProof/>
              </w:rPr>
              <w:t>Text.open {r|w|a}, &lt;file_table_nvar&gt;, &lt;path_sexp&gt;</w:t>
            </w:r>
            <w:r w:rsidR="002A558D">
              <w:rPr>
                <w:noProof/>
                <w:webHidden/>
              </w:rPr>
              <w:tab/>
            </w:r>
            <w:r>
              <w:rPr>
                <w:noProof/>
                <w:webHidden/>
              </w:rPr>
              <w:fldChar w:fldCharType="begin"/>
            </w:r>
            <w:r w:rsidR="002A558D">
              <w:rPr>
                <w:noProof/>
                <w:webHidden/>
              </w:rPr>
              <w:instrText xml:space="preserve"> PAGEREF _Toc380828362 \h </w:instrText>
            </w:r>
            <w:r>
              <w:rPr>
                <w:noProof/>
                <w:webHidden/>
              </w:rPr>
            </w:r>
            <w:r>
              <w:rPr>
                <w:noProof/>
                <w:webHidden/>
              </w:rPr>
              <w:fldChar w:fldCharType="separate"/>
            </w:r>
            <w:r w:rsidR="002A558D">
              <w:rPr>
                <w:noProof/>
                <w:webHidden/>
              </w:rPr>
              <w:t>72</w:t>
            </w:r>
            <w:r>
              <w:rPr>
                <w:noProof/>
                <w:webHidden/>
              </w:rPr>
              <w:fldChar w:fldCharType="end"/>
            </w:r>
          </w:hyperlink>
        </w:p>
        <w:p w:rsidR="002A558D" w:rsidRDefault="000F0DAF">
          <w:pPr>
            <w:pStyle w:val="TOC2"/>
            <w:tabs>
              <w:tab w:val="right" w:leader="dot" w:pos="9350"/>
            </w:tabs>
            <w:rPr>
              <w:rFonts w:eastAsiaTheme="minorEastAsia"/>
              <w:noProof/>
            </w:rPr>
          </w:pPr>
          <w:hyperlink w:anchor="_Toc380828363" w:history="1">
            <w:r w:rsidR="002A558D" w:rsidRPr="00C51083">
              <w:rPr>
                <w:rStyle w:val="Hyperlink"/>
                <w:noProof/>
              </w:rPr>
              <w:t>Text.close &lt;file_table_nvar&gt;</w:t>
            </w:r>
            <w:r w:rsidR="002A558D">
              <w:rPr>
                <w:noProof/>
                <w:webHidden/>
              </w:rPr>
              <w:tab/>
            </w:r>
            <w:r>
              <w:rPr>
                <w:noProof/>
                <w:webHidden/>
              </w:rPr>
              <w:fldChar w:fldCharType="begin"/>
            </w:r>
            <w:r w:rsidR="002A558D">
              <w:rPr>
                <w:noProof/>
                <w:webHidden/>
              </w:rPr>
              <w:instrText xml:space="preserve"> PAGEREF _Toc380828363 \h </w:instrText>
            </w:r>
            <w:r>
              <w:rPr>
                <w:noProof/>
                <w:webHidden/>
              </w:rPr>
            </w:r>
            <w:r>
              <w:rPr>
                <w:noProof/>
                <w:webHidden/>
              </w:rPr>
              <w:fldChar w:fldCharType="separate"/>
            </w:r>
            <w:r w:rsidR="002A558D">
              <w:rPr>
                <w:noProof/>
                <w:webHidden/>
              </w:rPr>
              <w:t>72</w:t>
            </w:r>
            <w:r>
              <w:rPr>
                <w:noProof/>
                <w:webHidden/>
              </w:rPr>
              <w:fldChar w:fldCharType="end"/>
            </w:r>
          </w:hyperlink>
        </w:p>
        <w:p w:rsidR="002A558D" w:rsidRDefault="000F0DAF">
          <w:pPr>
            <w:pStyle w:val="TOC2"/>
            <w:tabs>
              <w:tab w:val="right" w:leader="dot" w:pos="9350"/>
            </w:tabs>
            <w:rPr>
              <w:rFonts w:eastAsiaTheme="minorEastAsia"/>
              <w:noProof/>
            </w:rPr>
          </w:pPr>
          <w:hyperlink w:anchor="_Toc380828364" w:history="1">
            <w:r w:rsidR="002A558D" w:rsidRPr="00C51083">
              <w:rPr>
                <w:rStyle w:val="Hyperlink"/>
                <w:noProof/>
              </w:rPr>
              <w:t>Text.readln &lt;file_table_nvar&gt;, &lt;line_svar&gt;</w:t>
            </w:r>
            <w:r w:rsidR="002A558D">
              <w:rPr>
                <w:noProof/>
                <w:webHidden/>
              </w:rPr>
              <w:tab/>
            </w:r>
            <w:r>
              <w:rPr>
                <w:noProof/>
                <w:webHidden/>
              </w:rPr>
              <w:fldChar w:fldCharType="begin"/>
            </w:r>
            <w:r w:rsidR="002A558D">
              <w:rPr>
                <w:noProof/>
                <w:webHidden/>
              </w:rPr>
              <w:instrText xml:space="preserve"> PAGEREF _Toc380828364 \h </w:instrText>
            </w:r>
            <w:r>
              <w:rPr>
                <w:noProof/>
                <w:webHidden/>
              </w:rPr>
            </w:r>
            <w:r>
              <w:rPr>
                <w:noProof/>
                <w:webHidden/>
              </w:rPr>
              <w:fldChar w:fldCharType="separate"/>
            </w:r>
            <w:r w:rsidR="002A558D">
              <w:rPr>
                <w:noProof/>
                <w:webHidden/>
              </w:rPr>
              <w:t>72</w:t>
            </w:r>
            <w:r>
              <w:rPr>
                <w:noProof/>
                <w:webHidden/>
              </w:rPr>
              <w:fldChar w:fldCharType="end"/>
            </w:r>
          </w:hyperlink>
        </w:p>
        <w:p w:rsidR="002A558D" w:rsidRDefault="000F0DAF">
          <w:pPr>
            <w:pStyle w:val="TOC2"/>
            <w:tabs>
              <w:tab w:val="right" w:leader="dot" w:pos="9350"/>
            </w:tabs>
            <w:rPr>
              <w:rFonts w:eastAsiaTheme="minorEastAsia"/>
              <w:noProof/>
            </w:rPr>
          </w:pPr>
          <w:hyperlink w:anchor="_Toc380828365" w:history="1">
            <w:r w:rsidR="002A558D" w:rsidRPr="00C51083">
              <w:rPr>
                <w:rStyle w:val="Hyperlink"/>
                <w:noProof/>
              </w:rPr>
              <w:t>Text.writeln &lt;file_table_nexp&gt;, &lt;parms same as print&gt;</w:t>
            </w:r>
            <w:r w:rsidR="002A558D">
              <w:rPr>
                <w:noProof/>
                <w:webHidden/>
              </w:rPr>
              <w:tab/>
            </w:r>
            <w:r>
              <w:rPr>
                <w:noProof/>
                <w:webHidden/>
              </w:rPr>
              <w:fldChar w:fldCharType="begin"/>
            </w:r>
            <w:r w:rsidR="002A558D">
              <w:rPr>
                <w:noProof/>
                <w:webHidden/>
              </w:rPr>
              <w:instrText xml:space="preserve"> PAGEREF _Toc380828365 \h </w:instrText>
            </w:r>
            <w:r>
              <w:rPr>
                <w:noProof/>
                <w:webHidden/>
              </w:rPr>
            </w:r>
            <w:r>
              <w:rPr>
                <w:noProof/>
                <w:webHidden/>
              </w:rPr>
              <w:fldChar w:fldCharType="separate"/>
            </w:r>
            <w:r w:rsidR="002A558D">
              <w:rPr>
                <w:noProof/>
                <w:webHidden/>
              </w:rPr>
              <w:t>73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66" w:history="1">
            <w:r w:rsidR="002A558D" w:rsidRPr="00C51083">
              <w:rPr>
                <w:rStyle w:val="Hyperlink"/>
                <w:noProof/>
              </w:rPr>
              <w:t>Text.position.get  &lt;file_table_nvar&gt;, &lt;position_nvar&gt;</w:t>
            </w:r>
            <w:r w:rsidR="002A558D">
              <w:rPr>
                <w:noProof/>
                <w:webHidden/>
              </w:rPr>
              <w:tab/>
            </w:r>
            <w:r>
              <w:rPr>
                <w:noProof/>
                <w:webHidden/>
              </w:rPr>
              <w:fldChar w:fldCharType="begin"/>
            </w:r>
            <w:r w:rsidR="002A558D">
              <w:rPr>
                <w:noProof/>
                <w:webHidden/>
              </w:rPr>
              <w:instrText xml:space="preserve"> PAGEREF _Toc380828366 \h </w:instrText>
            </w:r>
            <w:r>
              <w:rPr>
                <w:noProof/>
                <w:webHidden/>
              </w:rPr>
            </w:r>
            <w:r>
              <w:rPr>
                <w:noProof/>
                <w:webHidden/>
              </w:rPr>
              <w:fldChar w:fldCharType="separate"/>
            </w:r>
            <w:r w:rsidR="002A558D">
              <w:rPr>
                <w:noProof/>
                <w:webHidden/>
              </w:rPr>
              <w:t>73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67" w:history="1">
            <w:r w:rsidR="002A558D" w:rsidRPr="00C51083">
              <w:rPr>
                <w:rStyle w:val="Hyperlink"/>
                <w:noProof/>
              </w:rPr>
              <w:t>Text.position.set &lt;file_table_nvar&gt;, &lt;position_nexp&gt;</w:t>
            </w:r>
            <w:r w:rsidR="002A558D">
              <w:rPr>
                <w:noProof/>
                <w:webHidden/>
              </w:rPr>
              <w:tab/>
            </w:r>
            <w:r>
              <w:rPr>
                <w:noProof/>
                <w:webHidden/>
              </w:rPr>
              <w:fldChar w:fldCharType="begin"/>
            </w:r>
            <w:r w:rsidR="002A558D">
              <w:rPr>
                <w:noProof/>
                <w:webHidden/>
              </w:rPr>
              <w:instrText xml:space="preserve"> PAGEREF _Toc380828367 \h </w:instrText>
            </w:r>
            <w:r>
              <w:rPr>
                <w:noProof/>
                <w:webHidden/>
              </w:rPr>
            </w:r>
            <w:r>
              <w:rPr>
                <w:noProof/>
                <w:webHidden/>
              </w:rPr>
              <w:fldChar w:fldCharType="separate"/>
            </w:r>
            <w:r w:rsidR="002A558D">
              <w:rPr>
                <w:noProof/>
                <w:webHidden/>
              </w:rPr>
              <w:t>73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68" w:history="1">
            <w:r w:rsidR="002A558D" w:rsidRPr="00C51083">
              <w:rPr>
                <w:rStyle w:val="Hyperlink"/>
                <w:noProof/>
              </w:rPr>
              <w:t>GrabURL &lt;result_svar&gt;, &lt;url_sexp&gt;{, &lt;timeout_nexp&gt;}</w:t>
            </w:r>
            <w:r w:rsidR="002A558D">
              <w:rPr>
                <w:noProof/>
                <w:webHidden/>
              </w:rPr>
              <w:tab/>
            </w:r>
            <w:r>
              <w:rPr>
                <w:noProof/>
                <w:webHidden/>
              </w:rPr>
              <w:fldChar w:fldCharType="begin"/>
            </w:r>
            <w:r w:rsidR="002A558D">
              <w:rPr>
                <w:noProof/>
                <w:webHidden/>
              </w:rPr>
              <w:instrText xml:space="preserve"> PAGEREF _Toc380828368 \h </w:instrText>
            </w:r>
            <w:r>
              <w:rPr>
                <w:noProof/>
                <w:webHidden/>
              </w:rPr>
            </w:r>
            <w:r>
              <w:rPr>
                <w:noProof/>
                <w:webHidden/>
              </w:rPr>
              <w:fldChar w:fldCharType="separate"/>
            </w:r>
            <w:r w:rsidR="002A558D">
              <w:rPr>
                <w:noProof/>
                <w:webHidden/>
              </w:rPr>
              <w:t>73</w:t>
            </w:r>
            <w:r>
              <w:rPr>
                <w:noProof/>
                <w:webHidden/>
              </w:rPr>
              <w:fldChar w:fldCharType="end"/>
            </w:r>
          </w:hyperlink>
        </w:p>
        <w:p w:rsidR="002A558D" w:rsidRDefault="000F0DAF">
          <w:pPr>
            <w:pStyle w:val="TOC2"/>
            <w:tabs>
              <w:tab w:val="right" w:leader="dot" w:pos="9350"/>
            </w:tabs>
            <w:rPr>
              <w:rFonts w:eastAsiaTheme="minorEastAsia"/>
              <w:noProof/>
            </w:rPr>
          </w:pPr>
          <w:hyperlink w:anchor="_Toc380828369" w:history="1">
            <w:r w:rsidR="002A558D" w:rsidRPr="00C51083">
              <w:rPr>
                <w:rStyle w:val="Hyperlink"/>
                <w:noProof/>
              </w:rPr>
              <w:t>GrabFile &lt;result_svar&gt;, &lt;path_sexp&gt;{, &lt;unicode_flag_lexp&gt;}</w:t>
            </w:r>
            <w:r w:rsidR="002A558D">
              <w:rPr>
                <w:noProof/>
                <w:webHidden/>
              </w:rPr>
              <w:tab/>
            </w:r>
            <w:r>
              <w:rPr>
                <w:noProof/>
                <w:webHidden/>
              </w:rPr>
              <w:fldChar w:fldCharType="begin"/>
            </w:r>
            <w:r w:rsidR="002A558D">
              <w:rPr>
                <w:noProof/>
                <w:webHidden/>
              </w:rPr>
              <w:instrText xml:space="preserve"> PAGEREF _Toc380828369 \h </w:instrText>
            </w:r>
            <w:r>
              <w:rPr>
                <w:noProof/>
                <w:webHidden/>
              </w:rPr>
            </w:r>
            <w:r>
              <w:rPr>
                <w:noProof/>
                <w:webHidden/>
              </w:rPr>
              <w:fldChar w:fldCharType="separate"/>
            </w:r>
            <w:r w:rsidR="002A558D">
              <w:rPr>
                <w:noProof/>
                <w:webHidden/>
              </w:rPr>
              <w:t>73</w:t>
            </w:r>
            <w:r>
              <w:rPr>
                <w:noProof/>
                <w:webHidden/>
              </w:rPr>
              <w:fldChar w:fldCharType="end"/>
            </w:r>
          </w:hyperlink>
        </w:p>
        <w:p w:rsidR="002A558D" w:rsidRDefault="000F0DAF">
          <w:pPr>
            <w:pStyle w:val="TOC1"/>
            <w:tabs>
              <w:tab w:val="right" w:leader="dot" w:pos="9350"/>
            </w:tabs>
            <w:rPr>
              <w:rFonts w:eastAsiaTheme="minorEastAsia"/>
              <w:noProof/>
            </w:rPr>
          </w:pPr>
          <w:hyperlink w:anchor="_Toc380828370" w:history="1">
            <w:r w:rsidR="002A558D" w:rsidRPr="00C51083">
              <w:rPr>
                <w:rStyle w:val="Hyperlink"/>
                <w:noProof/>
              </w:rPr>
              <w:t>Byte File I/O</w:t>
            </w:r>
            <w:r w:rsidR="002A558D">
              <w:rPr>
                <w:noProof/>
                <w:webHidden/>
              </w:rPr>
              <w:tab/>
            </w:r>
            <w:r>
              <w:rPr>
                <w:noProof/>
                <w:webHidden/>
              </w:rPr>
              <w:fldChar w:fldCharType="begin"/>
            </w:r>
            <w:r w:rsidR="002A558D">
              <w:rPr>
                <w:noProof/>
                <w:webHidden/>
              </w:rPr>
              <w:instrText xml:space="preserve"> PAGEREF _Toc380828370 \h </w:instrText>
            </w:r>
            <w:r>
              <w:rPr>
                <w:noProof/>
                <w:webHidden/>
              </w:rPr>
            </w:r>
            <w:r>
              <w:rPr>
                <w:noProof/>
                <w:webHidden/>
              </w:rPr>
              <w:fldChar w:fldCharType="separate"/>
            </w:r>
            <w:r w:rsidR="002A558D">
              <w:rPr>
                <w:noProof/>
                <w:webHidden/>
              </w:rPr>
              <w:t>74</w:t>
            </w:r>
            <w:r>
              <w:rPr>
                <w:noProof/>
                <w:webHidden/>
              </w:rPr>
              <w:fldChar w:fldCharType="end"/>
            </w:r>
          </w:hyperlink>
        </w:p>
        <w:p w:rsidR="002A558D" w:rsidRDefault="000F0DAF">
          <w:pPr>
            <w:pStyle w:val="TOC2"/>
            <w:tabs>
              <w:tab w:val="right" w:leader="dot" w:pos="9350"/>
            </w:tabs>
            <w:rPr>
              <w:rFonts w:eastAsiaTheme="minorEastAsia"/>
              <w:noProof/>
            </w:rPr>
          </w:pPr>
          <w:hyperlink w:anchor="_Toc380828371" w:history="1">
            <w:r w:rsidR="002A558D" w:rsidRPr="00C51083">
              <w:rPr>
                <w:rStyle w:val="Hyperlink"/>
                <w:noProof/>
              </w:rPr>
              <w:t>Byte.open {r|w|a}, &lt;file_table_nvar&gt;, &lt;path_sexp&gt;</w:t>
            </w:r>
            <w:r w:rsidR="002A558D">
              <w:rPr>
                <w:noProof/>
                <w:webHidden/>
              </w:rPr>
              <w:tab/>
            </w:r>
            <w:r>
              <w:rPr>
                <w:noProof/>
                <w:webHidden/>
              </w:rPr>
              <w:fldChar w:fldCharType="begin"/>
            </w:r>
            <w:r w:rsidR="002A558D">
              <w:rPr>
                <w:noProof/>
                <w:webHidden/>
              </w:rPr>
              <w:instrText xml:space="preserve"> PAGEREF _Toc380828371 \h </w:instrText>
            </w:r>
            <w:r>
              <w:rPr>
                <w:noProof/>
                <w:webHidden/>
              </w:rPr>
            </w:r>
            <w:r>
              <w:rPr>
                <w:noProof/>
                <w:webHidden/>
              </w:rPr>
              <w:fldChar w:fldCharType="separate"/>
            </w:r>
            <w:r w:rsidR="002A558D">
              <w:rPr>
                <w:noProof/>
                <w:webHidden/>
              </w:rPr>
              <w:t>74</w:t>
            </w:r>
            <w:r>
              <w:rPr>
                <w:noProof/>
                <w:webHidden/>
              </w:rPr>
              <w:fldChar w:fldCharType="end"/>
            </w:r>
          </w:hyperlink>
        </w:p>
        <w:p w:rsidR="002A558D" w:rsidRDefault="000F0DAF">
          <w:pPr>
            <w:pStyle w:val="TOC2"/>
            <w:tabs>
              <w:tab w:val="right" w:leader="dot" w:pos="9350"/>
            </w:tabs>
            <w:rPr>
              <w:rFonts w:eastAsiaTheme="minorEastAsia"/>
              <w:noProof/>
            </w:rPr>
          </w:pPr>
          <w:hyperlink w:anchor="_Toc380828372" w:history="1">
            <w:r w:rsidR="002A558D" w:rsidRPr="00C51083">
              <w:rPr>
                <w:rStyle w:val="Hyperlink"/>
                <w:noProof/>
              </w:rPr>
              <w:t>Byte.close &lt;file_table_nvar&gt;</w:t>
            </w:r>
            <w:r w:rsidR="002A558D">
              <w:rPr>
                <w:noProof/>
                <w:webHidden/>
              </w:rPr>
              <w:tab/>
            </w:r>
            <w:r>
              <w:rPr>
                <w:noProof/>
                <w:webHidden/>
              </w:rPr>
              <w:fldChar w:fldCharType="begin"/>
            </w:r>
            <w:r w:rsidR="002A558D">
              <w:rPr>
                <w:noProof/>
                <w:webHidden/>
              </w:rPr>
              <w:instrText xml:space="preserve"> PAGEREF _Toc380828372 \h </w:instrText>
            </w:r>
            <w:r>
              <w:rPr>
                <w:noProof/>
                <w:webHidden/>
              </w:rPr>
            </w:r>
            <w:r>
              <w:rPr>
                <w:noProof/>
                <w:webHidden/>
              </w:rPr>
              <w:fldChar w:fldCharType="separate"/>
            </w:r>
            <w:r w:rsidR="002A558D">
              <w:rPr>
                <w:noProof/>
                <w:webHidden/>
              </w:rPr>
              <w:t>74</w:t>
            </w:r>
            <w:r>
              <w:rPr>
                <w:noProof/>
                <w:webHidden/>
              </w:rPr>
              <w:fldChar w:fldCharType="end"/>
            </w:r>
          </w:hyperlink>
        </w:p>
        <w:p w:rsidR="002A558D" w:rsidRDefault="000F0DAF">
          <w:pPr>
            <w:pStyle w:val="TOC2"/>
            <w:tabs>
              <w:tab w:val="right" w:leader="dot" w:pos="9350"/>
            </w:tabs>
            <w:rPr>
              <w:rFonts w:eastAsiaTheme="minorEastAsia"/>
              <w:noProof/>
            </w:rPr>
          </w:pPr>
          <w:hyperlink w:anchor="_Toc380828373" w:history="1">
            <w:r w:rsidR="002A558D" w:rsidRPr="00C51083">
              <w:rPr>
                <w:rStyle w:val="Hyperlink"/>
                <w:noProof/>
              </w:rPr>
              <w:t>Byte.read.byte &lt;file_table_nvar&gt;, &lt;byte_nvar&gt;</w:t>
            </w:r>
            <w:r w:rsidR="002A558D">
              <w:rPr>
                <w:noProof/>
                <w:webHidden/>
              </w:rPr>
              <w:tab/>
            </w:r>
            <w:r>
              <w:rPr>
                <w:noProof/>
                <w:webHidden/>
              </w:rPr>
              <w:fldChar w:fldCharType="begin"/>
            </w:r>
            <w:r w:rsidR="002A558D">
              <w:rPr>
                <w:noProof/>
                <w:webHidden/>
              </w:rPr>
              <w:instrText xml:space="preserve"> PAGEREF _Toc380828373 \h </w:instrText>
            </w:r>
            <w:r>
              <w:rPr>
                <w:noProof/>
                <w:webHidden/>
              </w:rPr>
            </w:r>
            <w:r>
              <w:rPr>
                <w:noProof/>
                <w:webHidden/>
              </w:rPr>
              <w:fldChar w:fldCharType="separate"/>
            </w:r>
            <w:r w:rsidR="002A558D">
              <w:rPr>
                <w:noProof/>
                <w:webHidden/>
              </w:rPr>
              <w:t>74</w:t>
            </w:r>
            <w:r>
              <w:rPr>
                <w:noProof/>
                <w:webHidden/>
              </w:rPr>
              <w:fldChar w:fldCharType="end"/>
            </w:r>
          </w:hyperlink>
        </w:p>
        <w:p w:rsidR="002A558D" w:rsidRDefault="000F0DAF">
          <w:pPr>
            <w:pStyle w:val="TOC2"/>
            <w:tabs>
              <w:tab w:val="right" w:leader="dot" w:pos="9350"/>
            </w:tabs>
            <w:rPr>
              <w:rFonts w:eastAsiaTheme="minorEastAsia"/>
              <w:noProof/>
            </w:rPr>
          </w:pPr>
          <w:hyperlink w:anchor="_Toc380828374" w:history="1">
            <w:r w:rsidR="002A558D" w:rsidRPr="00C51083">
              <w:rPr>
                <w:rStyle w:val="Hyperlink"/>
                <w:noProof/>
              </w:rPr>
              <w:t>Byte.write.byte &lt;file_table_nvar&gt;, &lt;byte_nexp&gt;|&lt;sexp&gt;</w:t>
            </w:r>
            <w:r w:rsidR="002A558D">
              <w:rPr>
                <w:noProof/>
                <w:webHidden/>
              </w:rPr>
              <w:tab/>
            </w:r>
            <w:r>
              <w:rPr>
                <w:noProof/>
                <w:webHidden/>
              </w:rPr>
              <w:fldChar w:fldCharType="begin"/>
            </w:r>
            <w:r w:rsidR="002A558D">
              <w:rPr>
                <w:noProof/>
                <w:webHidden/>
              </w:rPr>
              <w:instrText xml:space="preserve"> PAGEREF _Toc380828374 \h </w:instrText>
            </w:r>
            <w:r>
              <w:rPr>
                <w:noProof/>
                <w:webHidden/>
              </w:rPr>
            </w:r>
            <w:r>
              <w:rPr>
                <w:noProof/>
                <w:webHidden/>
              </w:rPr>
              <w:fldChar w:fldCharType="separate"/>
            </w:r>
            <w:r w:rsidR="002A558D">
              <w:rPr>
                <w:noProof/>
                <w:webHidden/>
              </w:rPr>
              <w:t>75</w:t>
            </w:r>
            <w:r>
              <w:rPr>
                <w:noProof/>
                <w:webHidden/>
              </w:rPr>
              <w:fldChar w:fldCharType="end"/>
            </w:r>
          </w:hyperlink>
        </w:p>
        <w:p w:rsidR="002A558D" w:rsidRDefault="000F0DAF">
          <w:pPr>
            <w:pStyle w:val="TOC2"/>
            <w:tabs>
              <w:tab w:val="right" w:leader="dot" w:pos="9350"/>
            </w:tabs>
            <w:rPr>
              <w:rFonts w:eastAsiaTheme="minorEastAsia"/>
              <w:noProof/>
            </w:rPr>
          </w:pPr>
          <w:hyperlink w:anchor="_Toc380828375" w:history="1">
            <w:r w:rsidR="002A558D" w:rsidRPr="00C51083">
              <w:rPr>
                <w:rStyle w:val="Hyperlink"/>
                <w:noProof/>
              </w:rPr>
              <w:t>Byte.read.buffer &lt;file_table_nvar&gt;, &lt;count_nexp&gt;, &lt;buffer_svar&gt;</w:t>
            </w:r>
            <w:r w:rsidR="002A558D">
              <w:rPr>
                <w:noProof/>
                <w:webHidden/>
              </w:rPr>
              <w:tab/>
            </w:r>
            <w:r>
              <w:rPr>
                <w:noProof/>
                <w:webHidden/>
              </w:rPr>
              <w:fldChar w:fldCharType="begin"/>
            </w:r>
            <w:r w:rsidR="002A558D">
              <w:rPr>
                <w:noProof/>
                <w:webHidden/>
              </w:rPr>
              <w:instrText xml:space="preserve"> PAGEREF _Toc380828375 \h </w:instrText>
            </w:r>
            <w:r>
              <w:rPr>
                <w:noProof/>
                <w:webHidden/>
              </w:rPr>
            </w:r>
            <w:r>
              <w:rPr>
                <w:noProof/>
                <w:webHidden/>
              </w:rPr>
              <w:fldChar w:fldCharType="separate"/>
            </w:r>
            <w:r w:rsidR="002A558D">
              <w:rPr>
                <w:noProof/>
                <w:webHidden/>
              </w:rPr>
              <w:t>75</w:t>
            </w:r>
            <w:r>
              <w:rPr>
                <w:noProof/>
                <w:webHidden/>
              </w:rPr>
              <w:fldChar w:fldCharType="end"/>
            </w:r>
          </w:hyperlink>
        </w:p>
        <w:p w:rsidR="002A558D" w:rsidRDefault="000F0DAF">
          <w:pPr>
            <w:pStyle w:val="TOC2"/>
            <w:tabs>
              <w:tab w:val="right" w:leader="dot" w:pos="9350"/>
            </w:tabs>
            <w:rPr>
              <w:rFonts w:eastAsiaTheme="minorEastAsia"/>
              <w:noProof/>
            </w:rPr>
          </w:pPr>
          <w:hyperlink w:anchor="_Toc380828376" w:history="1">
            <w:r w:rsidR="002A558D" w:rsidRPr="00C51083">
              <w:rPr>
                <w:rStyle w:val="Hyperlink"/>
                <w:noProof/>
              </w:rPr>
              <w:t>Byte.write.buffer &lt;file_table_nvar&gt;, &lt;sexp&gt;</w:t>
            </w:r>
            <w:r w:rsidR="002A558D">
              <w:rPr>
                <w:noProof/>
                <w:webHidden/>
              </w:rPr>
              <w:tab/>
            </w:r>
            <w:r>
              <w:rPr>
                <w:noProof/>
                <w:webHidden/>
              </w:rPr>
              <w:fldChar w:fldCharType="begin"/>
            </w:r>
            <w:r w:rsidR="002A558D">
              <w:rPr>
                <w:noProof/>
                <w:webHidden/>
              </w:rPr>
              <w:instrText xml:space="preserve"> PAGEREF _Toc380828376 \h </w:instrText>
            </w:r>
            <w:r>
              <w:rPr>
                <w:noProof/>
                <w:webHidden/>
              </w:rPr>
            </w:r>
            <w:r>
              <w:rPr>
                <w:noProof/>
                <w:webHidden/>
              </w:rPr>
              <w:fldChar w:fldCharType="separate"/>
            </w:r>
            <w:r w:rsidR="002A558D">
              <w:rPr>
                <w:noProof/>
                <w:webHidden/>
              </w:rPr>
              <w:t>75</w:t>
            </w:r>
            <w:r>
              <w:rPr>
                <w:noProof/>
                <w:webHidden/>
              </w:rPr>
              <w:fldChar w:fldCharType="end"/>
            </w:r>
          </w:hyperlink>
        </w:p>
        <w:p w:rsidR="002A558D" w:rsidRDefault="000F0DAF">
          <w:pPr>
            <w:pStyle w:val="TOC2"/>
            <w:tabs>
              <w:tab w:val="right" w:leader="dot" w:pos="9350"/>
            </w:tabs>
            <w:rPr>
              <w:rFonts w:eastAsiaTheme="minorEastAsia"/>
              <w:noProof/>
            </w:rPr>
          </w:pPr>
          <w:hyperlink w:anchor="_Toc380828377" w:history="1">
            <w:r w:rsidR="002A558D" w:rsidRPr="00C51083">
              <w:rPr>
                <w:rStyle w:val="Hyperlink"/>
                <w:noProof/>
              </w:rPr>
              <w:t>Byte.position.get  &lt;file_table_nvar&gt;, &lt;position_nvar&gt;</w:t>
            </w:r>
            <w:r w:rsidR="002A558D">
              <w:rPr>
                <w:noProof/>
                <w:webHidden/>
              </w:rPr>
              <w:tab/>
            </w:r>
            <w:r>
              <w:rPr>
                <w:noProof/>
                <w:webHidden/>
              </w:rPr>
              <w:fldChar w:fldCharType="begin"/>
            </w:r>
            <w:r w:rsidR="002A558D">
              <w:rPr>
                <w:noProof/>
                <w:webHidden/>
              </w:rPr>
              <w:instrText xml:space="preserve"> PAGEREF _Toc380828377 \h </w:instrText>
            </w:r>
            <w:r>
              <w:rPr>
                <w:noProof/>
                <w:webHidden/>
              </w:rPr>
            </w:r>
            <w:r>
              <w:rPr>
                <w:noProof/>
                <w:webHidden/>
              </w:rPr>
              <w:fldChar w:fldCharType="separate"/>
            </w:r>
            <w:r w:rsidR="002A558D">
              <w:rPr>
                <w:noProof/>
                <w:webHidden/>
              </w:rPr>
              <w:t>75</w:t>
            </w:r>
            <w:r>
              <w:rPr>
                <w:noProof/>
                <w:webHidden/>
              </w:rPr>
              <w:fldChar w:fldCharType="end"/>
            </w:r>
          </w:hyperlink>
        </w:p>
        <w:p w:rsidR="002A558D" w:rsidRDefault="000F0DAF">
          <w:pPr>
            <w:pStyle w:val="TOC2"/>
            <w:tabs>
              <w:tab w:val="right" w:leader="dot" w:pos="9350"/>
            </w:tabs>
            <w:rPr>
              <w:rFonts w:eastAsiaTheme="minorEastAsia"/>
              <w:noProof/>
            </w:rPr>
          </w:pPr>
          <w:hyperlink w:anchor="_Toc380828378" w:history="1">
            <w:r w:rsidR="002A558D" w:rsidRPr="00C51083">
              <w:rPr>
                <w:rStyle w:val="Hyperlink"/>
                <w:noProof/>
              </w:rPr>
              <w:t>Byte.position.set &lt;file_table_nvar&gt;, &lt;position_nexp&gt;</w:t>
            </w:r>
            <w:r w:rsidR="002A558D">
              <w:rPr>
                <w:noProof/>
                <w:webHidden/>
              </w:rPr>
              <w:tab/>
            </w:r>
            <w:r>
              <w:rPr>
                <w:noProof/>
                <w:webHidden/>
              </w:rPr>
              <w:fldChar w:fldCharType="begin"/>
            </w:r>
            <w:r w:rsidR="002A558D">
              <w:rPr>
                <w:noProof/>
                <w:webHidden/>
              </w:rPr>
              <w:instrText xml:space="preserve"> PAGEREF _Toc380828378 \h </w:instrText>
            </w:r>
            <w:r>
              <w:rPr>
                <w:noProof/>
                <w:webHidden/>
              </w:rPr>
            </w:r>
            <w:r>
              <w:rPr>
                <w:noProof/>
                <w:webHidden/>
              </w:rPr>
              <w:fldChar w:fldCharType="separate"/>
            </w:r>
            <w:r w:rsidR="002A558D">
              <w:rPr>
                <w:noProof/>
                <w:webHidden/>
              </w:rPr>
              <w:t>75</w:t>
            </w:r>
            <w:r>
              <w:rPr>
                <w:noProof/>
                <w:webHidden/>
              </w:rPr>
              <w:fldChar w:fldCharType="end"/>
            </w:r>
          </w:hyperlink>
        </w:p>
        <w:p w:rsidR="002A558D" w:rsidRDefault="000F0DAF">
          <w:pPr>
            <w:pStyle w:val="TOC2"/>
            <w:tabs>
              <w:tab w:val="right" w:leader="dot" w:pos="9350"/>
            </w:tabs>
            <w:rPr>
              <w:rFonts w:eastAsiaTheme="minorEastAsia"/>
              <w:noProof/>
            </w:rPr>
          </w:pPr>
          <w:hyperlink w:anchor="_Toc380828379" w:history="1">
            <w:r w:rsidR="002A558D" w:rsidRPr="00C51083">
              <w:rPr>
                <w:rStyle w:val="Hyperlink"/>
                <w:noProof/>
              </w:rPr>
              <w:t>Byte.copy &lt;file_table_nvar&gt;,&lt;output_file_svar&gt;</w:t>
            </w:r>
            <w:r w:rsidR="002A558D">
              <w:rPr>
                <w:noProof/>
                <w:webHidden/>
              </w:rPr>
              <w:tab/>
            </w:r>
            <w:r>
              <w:rPr>
                <w:noProof/>
                <w:webHidden/>
              </w:rPr>
              <w:fldChar w:fldCharType="begin"/>
            </w:r>
            <w:r w:rsidR="002A558D">
              <w:rPr>
                <w:noProof/>
                <w:webHidden/>
              </w:rPr>
              <w:instrText xml:space="preserve"> PAGEREF _Toc380828379 \h </w:instrText>
            </w:r>
            <w:r>
              <w:rPr>
                <w:noProof/>
                <w:webHidden/>
              </w:rPr>
            </w:r>
            <w:r>
              <w:rPr>
                <w:noProof/>
                <w:webHidden/>
              </w:rPr>
              <w:fldChar w:fldCharType="separate"/>
            </w:r>
            <w:r w:rsidR="002A558D">
              <w:rPr>
                <w:noProof/>
                <w:webHidden/>
              </w:rPr>
              <w:t>75</w:t>
            </w:r>
            <w:r>
              <w:rPr>
                <w:noProof/>
                <w:webHidden/>
              </w:rPr>
              <w:fldChar w:fldCharType="end"/>
            </w:r>
          </w:hyperlink>
        </w:p>
        <w:p w:rsidR="002A558D" w:rsidRDefault="000F0DAF">
          <w:pPr>
            <w:pStyle w:val="TOC1"/>
            <w:tabs>
              <w:tab w:val="right" w:leader="dot" w:pos="9350"/>
            </w:tabs>
            <w:rPr>
              <w:rFonts w:eastAsiaTheme="minorEastAsia"/>
              <w:noProof/>
            </w:rPr>
          </w:pPr>
          <w:hyperlink w:anchor="_Toc380828380" w:history="1">
            <w:r w:rsidR="002A558D" w:rsidRPr="00C51083">
              <w:rPr>
                <w:rStyle w:val="Hyperlink"/>
                <w:noProof/>
              </w:rPr>
              <w:t>HTML</w:t>
            </w:r>
            <w:r w:rsidR="002A558D">
              <w:rPr>
                <w:noProof/>
                <w:webHidden/>
              </w:rPr>
              <w:tab/>
            </w:r>
            <w:r>
              <w:rPr>
                <w:noProof/>
                <w:webHidden/>
              </w:rPr>
              <w:fldChar w:fldCharType="begin"/>
            </w:r>
            <w:r w:rsidR="002A558D">
              <w:rPr>
                <w:noProof/>
                <w:webHidden/>
              </w:rPr>
              <w:instrText xml:space="preserve"> PAGEREF _Toc380828380 \h </w:instrText>
            </w:r>
            <w:r>
              <w:rPr>
                <w:noProof/>
                <w:webHidden/>
              </w:rPr>
            </w:r>
            <w:r>
              <w:rPr>
                <w:noProof/>
                <w:webHidden/>
              </w:rPr>
              <w:fldChar w:fldCharType="separate"/>
            </w:r>
            <w:r w:rsidR="002A558D">
              <w:rPr>
                <w:noProof/>
                <w:webHidden/>
              </w:rPr>
              <w:t>76</w:t>
            </w:r>
            <w:r>
              <w:rPr>
                <w:noProof/>
                <w:webHidden/>
              </w:rPr>
              <w:fldChar w:fldCharType="end"/>
            </w:r>
          </w:hyperlink>
        </w:p>
        <w:p w:rsidR="002A558D" w:rsidRDefault="000F0DAF">
          <w:pPr>
            <w:pStyle w:val="TOC2"/>
            <w:tabs>
              <w:tab w:val="right" w:leader="dot" w:pos="9350"/>
            </w:tabs>
            <w:rPr>
              <w:rFonts w:eastAsiaTheme="minorEastAsia"/>
              <w:noProof/>
            </w:rPr>
          </w:pPr>
          <w:hyperlink w:anchor="_Toc380828381" w:history="1">
            <w:r w:rsidR="002A558D" w:rsidRPr="00C51083">
              <w:rPr>
                <w:rStyle w:val="Hyperlink"/>
                <w:noProof/>
              </w:rPr>
              <w:t>Introduction</w:t>
            </w:r>
            <w:r w:rsidR="002A558D">
              <w:rPr>
                <w:noProof/>
                <w:webHidden/>
              </w:rPr>
              <w:tab/>
            </w:r>
            <w:r>
              <w:rPr>
                <w:noProof/>
                <w:webHidden/>
              </w:rPr>
              <w:fldChar w:fldCharType="begin"/>
            </w:r>
            <w:r w:rsidR="002A558D">
              <w:rPr>
                <w:noProof/>
                <w:webHidden/>
              </w:rPr>
              <w:instrText xml:space="preserve"> PAGEREF _Toc380828381 \h </w:instrText>
            </w:r>
            <w:r>
              <w:rPr>
                <w:noProof/>
                <w:webHidden/>
              </w:rPr>
            </w:r>
            <w:r>
              <w:rPr>
                <w:noProof/>
                <w:webHidden/>
              </w:rPr>
              <w:fldChar w:fldCharType="separate"/>
            </w:r>
            <w:r w:rsidR="002A558D">
              <w:rPr>
                <w:noProof/>
                <w:webHidden/>
              </w:rPr>
              <w:t>76</w:t>
            </w:r>
            <w:r>
              <w:rPr>
                <w:noProof/>
                <w:webHidden/>
              </w:rPr>
              <w:fldChar w:fldCharType="end"/>
            </w:r>
          </w:hyperlink>
        </w:p>
        <w:p w:rsidR="002A558D" w:rsidRDefault="000F0DAF">
          <w:pPr>
            <w:pStyle w:val="TOC2"/>
            <w:tabs>
              <w:tab w:val="right" w:leader="dot" w:pos="9350"/>
            </w:tabs>
            <w:rPr>
              <w:rFonts w:eastAsiaTheme="minorEastAsia"/>
              <w:noProof/>
            </w:rPr>
          </w:pPr>
          <w:hyperlink w:anchor="_Toc380828382" w:history="1">
            <w:r w:rsidR="002A558D" w:rsidRPr="00C51083">
              <w:rPr>
                <w:rStyle w:val="Hyperlink"/>
                <w:noProof/>
              </w:rPr>
              <w:t>Commands</w:t>
            </w:r>
            <w:r w:rsidR="002A558D">
              <w:rPr>
                <w:noProof/>
                <w:webHidden/>
              </w:rPr>
              <w:tab/>
            </w:r>
            <w:r>
              <w:rPr>
                <w:noProof/>
                <w:webHidden/>
              </w:rPr>
              <w:fldChar w:fldCharType="begin"/>
            </w:r>
            <w:r w:rsidR="002A558D">
              <w:rPr>
                <w:noProof/>
                <w:webHidden/>
              </w:rPr>
              <w:instrText xml:space="preserve"> PAGEREF _Toc380828382 \h </w:instrText>
            </w:r>
            <w:r>
              <w:rPr>
                <w:noProof/>
                <w:webHidden/>
              </w:rPr>
            </w:r>
            <w:r>
              <w:rPr>
                <w:noProof/>
                <w:webHidden/>
              </w:rPr>
              <w:fldChar w:fldCharType="separate"/>
            </w:r>
            <w:r w:rsidR="002A558D">
              <w:rPr>
                <w:noProof/>
                <w:webHidden/>
              </w:rPr>
              <w:t>76</w:t>
            </w:r>
            <w:r>
              <w:rPr>
                <w:noProof/>
                <w:webHidden/>
              </w:rPr>
              <w:fldChar w:fldCharType="end"/>
            </w:r>
          </w:hyperlink>
        </w:p>
        <w:p w:rsidR="002A558D" w:rsidRDefault="000F0DAF">
          <w:pPr>
            <w:pStyle w:val="TOC3"/>
            <w:tabs>
              <w:tab w:val="right" w:leader="dot" w:pos="9350"/>
            </w:tabs>
            <w:rPr>
              <w:rFonts w:eastAsiaTheme="minorEastAsia"/>
              <w:noProof/>
            </w:rPr>
          </w:pPr>
          <w:hyperlink w:anchor="_Toc380828383" w:history="1">
            <w:r w:rsidR="002A558D" w:rsidRPr="00C51083">
              <w:rPr>
                <w:rStyle w:val="Hyperlink"/>
                <w:noProof/>
              </w:rPr>
              <w:t>Html.open {&lt;show_status_bar_nexp&gt;}</w:t>
            </w:r>
            <w:r w:rsidR="002A558D">
              <w:rPr>
                <w:noProof/>
                <w:webHidden/>
              </w:rPr>
              <w:tab/>
            </w:r>
            <w:r>
              <w:rPr>
                <w:noProof/>
                <w:webHidden/>
              </w:rPr>
              <w:fldChar w:fldCharType="begin"/>
            </w:r>
            <w:r w:rsidR="002A558D">
              <w:rPr>
                <w:noProof/>
                <w:webHidden/>
              </w:rPr>
              <w:instrText xml:space="preserve"> PAGEREF _Toc380828383 \h </w:instrText>
            </w:r>
            <w:r>
              <w:rPr>
                <w:noProof/>
                <w:webHidden/>
              </w:rPr>
            </w:r>
            <w:r>
              <w:rPr>
                <w:noProof/>
                <w:webHidden/>
              </w:rPr>
              <w:fldChar w:fldCharType="separate"/>
            </w:r>
            <w:r w:rsidR="002A558D">
              <w:rPr>
                <w:noProof/>
                <w:webHidden/>
              </w:rPr>
              <w:t>76</w:t>
            </w:r>
            <w:r>
              <w:rPr>
                <w:noProof/>
                <w:webHidden/>
              </w:rPr>
              <w:fldChar w:fldCharType="end"/>
            </w:r>
          </w:hyperlink>
        </w:p>
        <w:p w:rsidR="002A558D" w:rsidRDefault="000F0DAF">
          <w:pPr>
            <w:pStyle w:val="TOC3"/>
            <w:tabs>
              <w:tab w:val="right" w:leader="dot" w:pos="9350"/>
            </w:tabs>
            <w:rPr>
              <w:rFonts w:eastAsiaTheme="minorEastAsia"/>
              <w:noProof/>
            </w:rPr>
          </w:pPr>
          <w:hyperlink w:anchor="_Toc380828384" w:history="1">
            <w:r w:rsidR="002A558D" w:rsidRPr="00C51083">
              <w:rPr>
                <w:rStyle w:val="Hyperlink"/>
                <w:noProof/>
              </w:rPr>
              <w:t>Html.load.url &lt;file_sexp&gt;</w:t>
            </w:r>
            <w:r w:rsidR="002A558D">
              <w:rPr>
                <w:noProof/>
                <w:webHidden/>
              </w:rPr>
              <w:tab/>
            </w:r>
            <w:r>
              <w:rPr>
                <w:noProof/>
                <w:webHidden/>
              </w:rPr>
              <w:fldChar w:fldCharType="begin"/>
            </w:r>
            <w:r w:rsidR="002A558D">
              <w:rPr>
                <w:noProof/>
                <w:webHidden/>
              </w:rPr>
              <w:instrText xml:space="preserve"> PAGEREF _Toc380828384 \h </w:instrText>
            </w:r>
            <w:r>
              <w:rPr>
                <w:noProof/>
                <w:webHidden/>
              </w:rPr>
            </w:r>
            <w:r>
              <w:rPr>
                <w:noProof/>
                <w:webHidden/>
              </w:rPr>
              <w:fldChar w:fldCharType="separate"/>
            </w:r>
            <w:r w:rsidR="002A558D">
              <w:rPr>
                <w:noProof/>
                <w:webHidden/>
              </w:rPr>
              <w:t>76</w:t>
            </w:r>
            <w:r>
              <w:rPr>
                <w:noProof/>
                <w:webHidden/>
              </w:rPr>
              <w:fldChar w:fldCharType="end"/>
            </w:r>
          </w:hyperlink>
        </w:p>
        <w:p w:rsidR="002A558D" w:rsidRDefault="000F0DAF">
          <w:pPr>
            <w:pStyle w:val="TOC3"/>
            <w:tabs>
              <w:tab w:val="right" w:leader="dot" w:pos="9350"/>
            </w:tabs>
            <w:rPr>
              <w:rFonts w:eastAsiaTheme="minorEastAsia"/>
              <w:noProof/>
            </w:rPr>
          </w:pPr>
          <w:hyperlink w:anchor="_Toc380828385" w:history="1">
            <w:r w:rsidR="002A558D" w:rsidRPr="00C51083">
              <w:rPr>
                <w:rStyle w:val="Hyperlink"/>
                <w:noProof/>
              </w:rPr>
              <w:t>Html.load.string &lt;html_sexp&gt;</w:t>
            </w:r>
            <w:r w:rsidR="002A558D">
              <w:rPr>
                <w:noProof/>
                <w:webHidden/>
              </w:rPr>
              <w:tab/>
            </w:r>
            <w:r>
              <w:rPr>
                <w:noProof/>
                <w:webHidden/>
              </w:rPr>
              <w:fldChar w:fldCharType="begin"/>
            </w:r>
            <w:r w:rsidR="002A558D">
              <w:rPr>
                <w:noProof/>
                <w:webHidden/>
              </w:rPr>
              <w:instrText xml:space="preserve"> PAGEREF _Toc380828385 \h </w:instrText>
            </w:r>
            <w:r>
              <w:rPr>
                <w:noProof/>
                <w:webHidden/>
              </w:rPr>
            </w:r>
            <w:r>
              <w:rPr>
                <w:noProof/>
                <w:webHidden/>
              </w:rPr>
              <w:fldChar w:fldCharType="separate"/>
            </w:r>
            <w:r w:rsidR="002A558D">
              <w:rPr>
                <w:noProof/>
                <w:webHidden/>
              </w:rPr>
              <w:t>77</w:t>
            </w:r>
            <w:r>
              <w:rPr>
                <w:noProof/>
                <w:webHidden/>
              </w:rPr>
              <w:fldChar w:fldCharType="end"/>
            </w:r>
          </w:hyperlink>
        </w:p>
        <w:p w:rsidR="002A558D" w:rsidRDefault="000F0DAF">
          <w:pPr>
            <w:pStyle w:val="TOC3"/>
            <w:tabs>
              <w:tab w:val="right" w:leader="dot" w:pos="9350"/>
            </w:tabs>
            <w:rPr>
              <w:rFonts w:eastAsiaTheme="minorEastAsia"/>
              <w:noProof/>
            </w:rPr>
          </w:pPr>
          <w:hyperlink w:anchor="_Toc380828386" w:history="1">
            <w:r w:rsidR="002A558D" w:rsidRPr="00C51083">
              <w:rPr>
                <w:rStyle w:val="Hyperlink"/>
                <w:noProof/>
              </w:rPr>
              <w:t>Html.post &lt;url_sexp&gt;, &lt;list_nexp&gt;</w:t>
            </w:r>
            <w:r w:rsidR="002A558D">
              <w:rPr>
                <w:noProof/>
                <w:webHidden/>
              </w:rPr>
              <w:tab/>
            </w:r>
            <w:r>
              <w:rPr>
                <w:noProof/>
                <w:webHidden/>
              </w:rPr>
              <w:fldChar w:fldCharType="begin"/>
            </w:r>
            <w:r w:rsidR="002A558D">
              <w:rPr>
                <w:noProof/>
                <w:webHidden/>
              </w:rPr>
              <w:instrText xml:space="preserve"> PAGEREF _Toc380828386 \h </w:instrText>
            </w:r>
            <w:r>
              <w:rPr>
                <w:noProof/>
                <w:webHidden/>
              </w:rPr>
            </w:r>
            <w:r>
              <w:rPr>
                <w:noProof/>
                <w:webHidden/>
              </w:rPr>
              <w:fldChar w:fldCharType="separate"/>
            </w:r>
            <w:r w:rsidR="002A558D">
              <w:rPr>
                <w:noProof/>
                <w:webHidden/>
              </w:rPr>
              <w:t>77</w:t>
            </w:r>
            <w:r>
              <w:rPr>
                <w:noProof/>
                <w:webHidden/>
              </w:rPr>
              <w:fldChar w:fldCharType="end"/>
            </w:r>
          </w:hyperlink>
        </w:p>
        <w:p w:rsidR="002A558D" w:rsidRDefault="000F0DAF">
          <w:pPr>
            <w:pStyle w:val="TOC3"/>
            <w:tabs>
              <w:tab w:val="right" w:leader="dot" w:pos="9350"/>
            </w:tabs>
            <w:rPr>
              <w:rFonts w:eastAsiaTheme="minorEastAsia"/>
              <w:noProof/>
            </w:rPr>
          </w:pPr>
          <w:hyperlink w:anchor="_Toc380828387" w:history="1">
            <w:r w:rsidR="002A558D" w:rsidRPr="00C51083">
              <w:rPr>
                <w:rStyle w:val="Hyperlink"/>
                <w:noProof/>
              </w:rPr>
              <w:t>Html.get.datalink &lt;data_svar&gt;</w:t>
            </w:r>
            <w:r w:rsidR="002A558D">
              <w:rPr>
                <w:noProof/>
                <w:webHidden/>
              </w:rPr>
              <w:tab/>
            </w:r>
            <w:r>
              <w:rPr>
                <w:noProof/>
                <w:webHidden/>
              </w:rPr>
              <w:fldChar w:fldCharType="begin"/>
            </w:r>
            <w:r w:rsidR="002A558D">
              <w:rPr>
                <w:noProof/>
                <w:webHidden/>
              </w:rPr>
              <w:instrText xml:space="preserve"> PAGEREF _Toc380828387 \h </w:instrText>
            </w:r>
            <w:r>
              <w:rPr>
                <w:noProof/>
                <w:webHidden/>
              </w:rPr>
            </w:r>
            <w:r>
              <w:rPr>
                <w:noProof/>
                <w:webHidden/>
              </w:rPr>
              <w:fldChar w:fldCharType="separate"/>
            </w:r>
            <w:r w:rsidR="002A558D">
              <w:rPr>
                <w:noProof/>
                <w:webHidden/>
              </w:rPr>
              <w:t>77</w:t>
            </w:r>
            <w:r>
              <w:rPr>
                <w:noProof/>
                <w:webHidden/>
              </w:rPr>
              <w:fldChar w:fldCharType="end"/>
            </w:r>
          </w:hyperlink>
        </w:p>
        <w:p w:rsidR="002A558D" w:rsidRDefault="000F0DAF">
          <w:pPr>
            <w:pStyle w:val="TOC3"/>
            <w:tabs>
              <w:tab w:val="right" w:leader="dot" w:pos="9350"/>
            </w:tabs>
            <w:rPr>
              <w:rFonts w:eastAsiaTheme="minorEastAsia"/>
              <w:noProof/>
            </w:rPr>
          </w:pPr>
          <w:hyperlink w:anchor="_Toc380828388" w:history="1">
            <w:r w:rsidR="002A558D" w:rsidRPr="00C51083">
              <w:rPr>
                <w:rStyle w:val="Hyperlink"/>
                <w:noProof/>
              </w:rPr>
              <w:t>Html.go.back</w:t>
            </w:r>
            <w:r w:rsidR="002A558D">
              <w:rPr>
                <w:noProof/>
                <w:webHidden/>
              </w:rPr>
              <w:tab/>
            </w:r>
            <w:r>
              <w:rPr>
                <w:noProof/>
                <w:webHidden/>
              </w:rPr>
              <w:fldChar w:fldCharType="begin"/>
            </w:r>
            <w:r w:rsidR="002A558D">
              <w:rPr>
                <w:noProof/>
                <w:webHidden/>
              </w:rPr>
              <w:instrText xml:space="preserve"> PAGEREF _Toc380828388 \h </w:instrText>
            </w:r>
            <w:r>
              <w:rPr>
                <w:noProof/>
                <w:webHidden/>
              </w:rPr>
            </w:r>
            <w:r>
              <w:rPr>
                <w:noProof/>
                <w:webHidden/>
              </w:rPr>
              <w:fldChar w:fldCharType="separate"/>
            </w:r>
            <w:r w:rsidR="002A558D">
              <w:rPr>
                <w:noProof/>
                <w:webHidden/>
              </w:rPr>
              <w:t>78</w:t>
            </w:r>
            <w:r>
              <w:rPr>
                <w:noProof/>
                <w:webHidden/>
              </w:rPr>
              <w:fldChar w:fldCharType="end"/>
            </w:r>
          </w:hyperlink>
        </w:p>
        <w:p w:rsidR="002A558D" w:rsidRDefault="000F0DAF">
          <w:pPr>
            <w:pStyle w:val="TOC3"/>
            <w:tabs>
              <w:tab w:val="right" w:leader="dot" w:pos="9350"/>
            </w:tabs>
            <w:rPr>
              <w:rFonts w:eastAsiaTheme="minorEastAsia"/>
              <w:noProof/>
            </w:rPr>
          </w:pPr>
          <w:hyperlink w:anchor="_Toc380828389" w:history="1">
            <w:r w:rsidR="002A558D" w:rsidRPr="00C51083">
              <w:rPr>
                <w:rStyle w:val="Hyperlink"/>
                <w:noProof/>
              </w:rPr>
              <w:t>Html.go.forward</w:t>
            </w:r>
            <w:r w:rsidR="002A558D">
              <w:rPr>
                <w:noProof/>
                <w:webHidden/>
              </w:rPr>
              <w:tab/>
            </w:r>
            <w:r>
              <w:rPr>
                <w:noProof/>
                <w:webHidden/>
              </w:rPr>
              <w:fldChar w:fldCharType="begin"/>
            </w:r>
            <w:r w:rsidR="002A558D">
              <w:rPr>
                <w:noProof/>
                <w:webHidden/>
              </w:rPr>
              <w:instrText xml:space="preserve"> PAGEREF _Toc380828389 \h </w:instrText>
            </w:r>
            <w:r>
              <w:rPr>
                <w:noProof/>
                <w:webHidden/>
              </w:rPr>
            </w:r>
            <w:r>
              <w:rPr>
                <w:noProof/>
                <w:webHidden/>
              </w:rPr>
              <w:fldChar w:fldCharType="separate"/>
            </w:r>
            <w:r w:rsidR="002A558D">
              <w:rPr>
                <w:noProof/>
                <w:webHidden/>
              </w:rPr>
              <w:t>78</w:t>
            </w:r>
            <w:r>
              <w:rPr>
                <w:noProof/>
                <w:webHidden/>
              </w:rPr>
              <w:fldChar w:fldCharType="end"/>
            </w:r>
          </w:hyperlink>
        </w:p>
        <w:p w:rsidR="002A558D" w:rsidRDefault="000F0DAF">
          <w:pPr>
            <w:pStyle w:val="TOC3"/>
            <w:tabs>
              <w:tab w:val="right" w:leader="dot" w:pos="9350"/>
            </w:tabs>
            <w:rPr>
              <w:rFonts w:eastAsiaTheme="minorEastAsia"/>
              <w:noProof/>
            </w:rPr>
          </w:pPr>
          <w:hyperlink w:anchor="_Toc380828390" w:history="1">
            <w:r w:rsidR="002A558D" w:rsidRPr="00C51083">
              <w:rPr>
                <w:rStyle w:val="Hyperlink"/>
                <w:noProof/>
              </w:rPr>
              <w:t>Html.close</w:t>
            </w:r>
            <w:r w:rsidR="002A558D">
              <w:rPr>
                <w:noProof/>
                <w:webHidden/>
              </w:rPr>
              <w:tab/>
            </w:r>
            <w:r>
              <w:rPr>
                <w:noProof/>
                <w:webHidden/>
              </w:rPr>
              <w:fldChar w:fldCharType="begin"/>
            </w:r>
            <w:r w:rsidR="002A558D">
              <w:rPr>
                <w:noProof/>
                <w:webHidden/>
              </w:rPr>
              <w:instrText xml:space="preserve"> PAGEREF _Toc380828390 \h </w:instrText>
            </w:r>
            <w:r>
              <w:rPr>
                <w:noProof/>
                <w:webHidden/>
              </w:rPr>
            </w:r>
            <w:r>
              <w:rPr>
                <w:noProof/>
                <w:webHidden/>
              </w:rPr>
              <w:fldChar w:fldCharType="separate"/>
            </w:r>
            <w:r w:rsidR="002A558D">
              <w:rPr>
                <w:noProof/>
                <w:webHidden/>
              </w:rPr>
              <w:t>78</w:t>
            </w:r>
            <w:r>
              <w:rPr>
                <w:noProof/>
                <w:webHidden/>
              </w:rPr>
              <w:fldChar w:fldCharType="end"/>
            </w:r>
          </w:hyperlink>
        </w:p>
        <w:p w:rsidR="002A558D" w:rsidRDefault="000F0DAF">
          <w:pPr>
            <w:pStyle w:val="TOC3"/>
            <w:tabs>
              <w:tab w:val="right" w:leader="dot" w:pos="9350"/>
            </w:tabs>
            <w:rPr>
              <w:rFonts w:eastAsiaTheme="minorEastAsia"/>
              <w:noProof/>
            </w:rPr>
          </w:pPr>
          <w:hyperlink w:anchor="_Toc380828391" w:history="1">
            <w:r w:rsidR="002A558D" w:rsidRPr="00C51083">
              <w:rPr>
                <w:rStyle w:val="Hyperlink"/>
                <w:noProof/>
              </w:rPr>
              <w:t>Html.clear.cache</w:t>
            </w:r>
            <w:r w:rsidR="002A558D">
              <w:rPr>
                <w:noProof/>
                <w:webHidden/>
              </w:rPr>
              <w:tab/>
            </w:r>
            <w:r>
              <w:rPr>
                <w:noProof/>
                <w:webHidden/>
              </w:rPr>
              <w:fldChar w:fldCharType="begin"/>
            </w:r>
            <w:r w:rsidR="002A558D">
              <w:rPr>
                <w:noProof/>
                <w:webHidden/>
              </w:rPr>
              <w:instrText xml:space="preserve"> PAGEREF _Toc380828391 \h </w:instrText>
            </w:r>
            <w:r>
              <w:rPr>
                <w:noProof/>
                <w:webHidden/>
              </w:rPr>
            </w:r>
            <w:r>
              <w:rPr>
                <w:noProof/>
                <w:webHidden/>
              </w:rPr>
              <w:fldChar w:fldCharType="separate"/>
            </w:r>
            <w:r w:rsidR="002A558D">
              <w:rPr>
                <w:noProof/>
                <w:webHidden/>
              </w:rPr>
              <w:t>78</w:t>
            </w:r>
            <w:r>
              <w:rPr>
                <w:noProof/>
                <w:webHidden/>
              </w:rPr>
              <w:fldChar w:fldCharType="end"/>
            </w:r>
          </w:hyperlink>
        </w:p>
        <w:p w:rsidR="002A558D" w:rsidRDefault="000F0DAF">
          <w:pPr>
            <w:pStyle w:val="TOC3"/>
            <w:tabs>
              <w:tab w:val="right" w:leader="dot" w:pos="9350"/>
            </w:tabs>
            <w:rPr>
              <w:rFonts w:eastAsiaTheme="minorEastAsia"/>
              <w:noProof/>
            </w:rPr>
          </w:pPr>
          <w:hyperlink w:anchor="_Toc380828392" w:history="1">
            <w:r w:rsidR="002A558D" w:rsidRPr="00C51083">
              <w:rPr>
                <w:rStyle w:val="Hyperlink"/>
                <w:noProof/>
              </w:rPr>
              <w:t>Html.clear.history</w:t>
            </w:r>
            <w:r w:rsidR="002A558D">
              <w:rPr>
                <w:noProof/>
                <w:webHidden/>
              </w:rPr>
              <w:tab/>
            </w:r>
            <w:r>
              <w:rPr>
                <w:noProof/>
                <w:webHidden/>
              </w:rPr>
              <w:fldChar w:fldCharType="begin"/>
            </w:r>
            <w:r w:rsidR="002A558D">
              <w:rPr>
                <w:noProof/>
                <w:webHidden/>
              </w:rPr>
              <w:instrText xml:space="preserve"> PAGEREF _Toc380828392 \h </w:instrText>
            </w:r>
            <w:r>
              <w:rPr>
                <w:noProof/>
                <w:webHidden/>
              </w:rPr>
            </w:r>
            <w:r>
              <w:rPr>
                <w:noProof/>
                <w:webHidden/>
              </w:rPr>
              <w:fldChar w:fldCharType="separate"/>
            </w:r>
            <w:r w:rsidR="002A558D">
              <w:rPr>
                <w:noProof/>
                <w:webHidden/>
              </w:rPr>
              <w:t>78</w:t>
            </w:r>
            <w:r>
              <w:rPr>
                <w:noProof/>
                <w:webHidden/>
              </w:rPr>
              <w:fldChar w:fldCharType="end"/>
            </w:r>
          </w:hyperlink>
        </w:p>
        <w:p w:rsidR="002A558D" w:rsidRDefault="000F0DAF">
          <w:pPr>
            <w:pStyle w:val="TOC1"/>
            <w:tabs>
              <w:tab w:val="right" w:leader="dot" w:pos="9350"/>
            </w:tabs>
            <w:rPr>
              <w:rFonts w:eastAsiaTheme="minorEastAsia"/>
              <w:noProof/>
            </w:rPr>
          </w:pPr>
          <w:hyperlink w:anchor="_Toc380828393" w:history="1">
            <w:r w:rsidR="002A558D" w:rsidRPr="00C51083">
              <w:rPr>
                <w:rStyle w:val="Hyperlink"/>
                <w:noProof/>
              </w:rPr>
              <w:t>TCP/IP Sockets</w:t>
            </w:r>
            <w:r w:rsidR="002A558D">
              <w:rPr>
                <w:noProof/>
                <w:webHidden/>
              </w:rPr>
              <w:tab/>
            </w:r>
            <w:r>
              <w:rPr>
                <w:noProof/>
                <w:webHidden/>
              </w:rPr>
              <w:fldChar w:fldCharType="begin"/>
            </w:r>
            <w:r w:rsidR="002A558D">
              <w:rPr>
                <w:noProof/>
                <w:webHidden/>
              </w:rPr>
              <w:instrText xml:space="preserve"> PAGEREF _Toc380828393 \h </w:instrText>
            </w:r>
            <w:r>
              <w:rPr>
                <w:noProof/>
                <w:webHidden/>
              </w:rPr>
            </w:r>
            <w:r>
              <w:rPr>
                <w:noProof/>
                <w:webHidden/>
              </w:rPr>
              <w:fldChar w:fldCharType="separate"/>
            </w:r>
            <w:r w:rsidR="002A558D">
              <w:rPr>
                <w:noProof/>
                <w:webHidden/>
              </w:rPr>
              <w:t>78</w:t>
            </w:r>
            <w:r>
              <w:rPr>
                <w:noProof/>
                <w:webHidden/>
              </w:rPr>
              <w:fldChar w:fldCharType="end"/>
            </w:r>
          </w:hyperlink>
        </w:p>
        <w:p w:rsidR="002A558D" w:rsidRDefault="000F0DAF">
          <w:pPr>
            <w:pStyle w:val="TOC2"/>
            <w:tabs>
              <w:tab w:val="right" w:leader="dot" w:pos="9350"/>
            </w:tabs>
            <w:rPr>
              <w:rFonts w:eastAsiaTheme="minorEastAsia"/>
              <w:noProof/>
            </w:rPr>
          </w:pPr>
          <w:hyperlink w:anchor="_Toc380828394" w:history="1">
            <w:r w:rsidR="002A558D" w:rsidRPr="00C51083">
              <w:rPr>
                <w:rStyle w:val="Hyperlink"/>
                <w:noProof/>
              </w:rPr>
              <w:t>TCP/IP Client Socket Commands</w:t>
            </w:r>
            <w:r w:rsidR="002A558D">
              <w:rPr>
                <w:noProof/>
                <w:webHidden/>
              </w:rPr>
              <w:tab/>
            </w:r>
            <w:r>
              <w:rPr>
                <w:noProof/>
                <w:webHidden/>
              </w:rPr>
              <w:fldChar w:fldCharType="begin"/>
            </w:r>
            <w:r w:rsidR="002A558D">
              <w:rPr>
                <w:noProof/>
                <w:webHidden/>
              </w:rPr>
              <w:instrText xml:space="preserve"> PAGEREF _Toc380828394 \h </w:instrText>
            </w:r>
            <w:r>
              <w:rPr>
                <w:noProof/>
                <w:webHidden/>
              </w:rPr>
            </w:r>
            <w:r>
              <w:rPr>
                <w:noProof/>
                <w:webHidden/>
              </w:rPr>
              <w:fldChar w:fldCharType="separate"/>
            </w:r>
            <w:r w:rsidR="002A558D">
              <w:rPr>
                <w:noProof/>
                <w:webHidden/>
              </w:rPr>
              <w:t>79</w:t>
            </w:r>
            <w:r>
              <w:rPr>
                <w:noProof/>
                <w:webHidden/>
              </w:rPr>
              <w:fldChar w:fldCharType="end"/>
            </w:r>
          </w:hyperlink>
        </w:p>
        <w:p w:rsidR="002A558D" w:rsidRDefault="000F0DAF">
          <w:pPr>
            <w:pStyle w:val="TOC3"/>
            <w:tabs>
              <w:tab w:val="right" w:leader="dot" w:pos="9350"/>
            </w:tabs>
            <w:rPr>
              <w:rFonts w:eastAsiaTheme="minorEastAsia"/>
              <w:noProof/>
            </w:rPr>
          </w:pPr>
          <w:hyperlink w:anchor="_Toc380828395" w:history="1">
            <w:r w:rsidR="002A558D" w:rsidRPr="00C51083">
              <w:rPr>
                <w:rStyle w:val="Hyperlink"/>
                <w:noProof/>
              </w:rPr>
              <w:t>Socket.client.connect &lt;server_ip_sexp&gt;, &lt;port_nexp&gt;</w:t>
            </w:r>
            <w:r w:rsidR="002A558D">
              <w:rPr>
                <w:noProof/>
                <w:webHidden/>
              </w:rPr>
              <w:tab/>
            </w:r>
            <w:r>
              <w:rPr>
                <w:noProof/>
                <w:webHidden/>
              </w:rPr>
              <w:fldChar w:fldCharType="begin"/>
            </w:r>
            <w:r w:rsidR="002A558D">
              <w:rPr>
                <w:noProof/>
                <w:webHidden/>
              </w:rPr>
              <w:instrText xml:space="preserve"> PAGEREF _Toc380828395 \h </w:instrText>
            </w:r>
            <w:r>
              <w:rPr>
                <w:noProof/>
                <w:webHidden/>
              </w:rPr>
            </w:r>
            <w:r>
              <w:rPr>
                <w:noProof/>
                <w:webHidden/>
              </w:rPr>
              <w:fldChar w:fldCharType="separate"/>
            </w:r>
            <w:r w:rsidR="002A558D">
              <w:rPr>
                <w:noProof/>
                <w:webHidden/>
              </w:rPr>
              <w:t>79</w:t>
            </w:r>
            <w:r>
              <w:rPr>
                <w:noProof/>
                <w:webHidden/>
              </w:rPr>
              <w:fldChar w:fldCharType="end"/>
            </w:r>
          </w:hyperlink>
        </w:p>
        <w:p w:rsidR="002A558D" w:rsidRDefault="000F0DAF">
          <w:pPr>
            <w:pStyle w:val="TOC3"/>
            <w:tabs>
              <w:tab w:val="right" w:leader="dot" w:pos="9350"/>
            </w:tabs>
            <w:rPr>
              <w:rFonts w:eastAsiaTheme="minorEastAsia"/>
              <w:noProof/>
            </w:rPr>
          </w:pPr>
          <w:hyperlink w:anchor="_Toc380828396" w:history="1">
            <w:r w:rsidR="002A558D" w:rsidRPr="00C51083">
              <w:rPr>
                <w:rStyle w:val="Hyperlink"/>
                <w:noProof/>
              </w:rPr>
              <w:t>Socket.client.status &lt;status_nvar&gt;</w:t>
            </w:r>
            <w:r w:rsidR="002A558D">
              <w:rPr>
                <w:noProof/>
                <w:webHidden/>
              </w:rPr>
              <w:tab/>
            </w:r>
            <w:r>
              <w:rPr>
                <w:noProof/>
                <w:webHidden/>
              </w:rPr>
              <w:fldChar w:fldCharType="begin"/>
            </w:r>
            <w:r w:rsidR="002A558D">
              <w:rPr>
                <w:noProof/>
                <w:webHidden/>
              </w:rPr>
              <w:instrText xml:space="preserve"> PAGEREF _Toc380828396 \h </w:instrText>
            </w:r>
            <w:r>
              <w:rPr>
                <w:noProof/>
                <w:webHidden/>
              </w:rPr>
            </w:r>
            <w:r>
              <w:rPr>
                <w:noProof/>
                <w:webHidden/>
              </w:rPr>
              <w:fldChar w:fldCharType="separate"/>
            </w:r>
            <w:r w:rsidR="002A558D">
              <w:rPr>
                <w:noProof/>
                <w:webHidden/>
              </w:rPr>
              <w:t>79</w:t>
            </w:r>
            <w:r>
              <w:rPr>
                <w:noProof/>
                <w:webHidden/>
              </w:rPr>
              <w:fldChar w:fldCharType="end"/>
            </w:r>
          </w:hyperlink>
        </w:p>
        <w:p w:rsidR="002A558D" w:rsidRDefault="000F0DAF">
          <w:pPr>
            <w:pStyle w:val="TOC3"/>
            <w:tabs>
              <w:tab w:val="right" w:leader="dot" w:pos="9350"/>
            </w:tabs>
            <w:rPr>
              <w:rFonts w:eastAsiaTheme="minorEastAsia"/>
              <w:noProof/>
            </w:rPr>
          </w:pPr>
          <w:hyperlink w:anchor="_Toc380828397" w:history="1">
            <w:r w:rsidR="002A558D" w:rsidRPr="00C51083">
              <w:rPr>
                <w:rStyle w:val="Hyperlink"/>
                <w:noProof/>
              </w:rPr>
              <w:t>Socket.client.server.ip &lt;svar&gt;</w:t>
            </w:r>
            <w:r w:rsidR="002A558D">
              <w:rPr>
                <w:noProof/>
                <w:webHidden/>
              </w:rPr>
              <w:tab/>
            </w:r>
            <w:r>
              <w:rPr>
                <w:noProof/>
                <w:webHidden/>
              </w:rPr>
              <w:fldChar w:fldCharType="begin"/>
            </w:r>
            <w:r w:rsidR="002A558D">
              <w:rPr>
                <w:noProof/>
                <w:webHidden/>
              </w:rPr>
              <w:instrText xml:space="preserve"> PAGEREF _Toc380828397 \h </w:instrText>
            </w:r>
            <w:r>
              <w:rPr>
                <w:noProof/>
                <w:webHidden/>
              </w:rPr>
            </w:r>
            <w:r>
              <w:rPr>
                <w:noProof/>
                <w:webHidden/>
              </w:rPr>
              <w:fldChar w:fldCharType="separate"/>
            </w:r>
            <w:r w:rsidR="002A558D">
              <w:rPr>
                <w:noProof/>
                <w:webHidden/>
              </w:rPr>
              <w:t>79</w:t>
            </w:r>
            <w:r>
              <w:rPr>
                <w:noProof/>
                <w:webHidden/>
              </w:rPr>
              <w:fldChar w:fldCharType="end"/>
            </w:r>
          </w:hyperlink>
        </w:p>
        <w:p w:rsidR="002A558D" w:rsidRDefault="000F0DAF">
          <w:pPr>
            <w:pStyle w:val="TOC3"/>
            <w:tabs>
              <w:tab w:val="right" w:leader="dot" w:pos="9350"/>
            </w:tabs>
            <w:rPr>
              <w:rFonts w:eastAsiaTheme="minorEastAsia"/>
              <w:noProof/>
            </w:rPr>
          </w:pPr>
          <w:hyperlink w:anchor="_Toc380828398" w:history="1">
            <w:r w:rsidR="002A558D" w:rsidRPr="00C51083">
              <w:rPr>
                <w:rStyle w:val="Hyperlink"/>
                <w:noProof/>
              </w:rPr>
              <w:t>Socket.client.read.line &lt;line_svar&gt;</w:t>
            </w:r>
            <w:r w:rsidR="002A558D">
              <w:rPr>
                <w:noProof/>
                <w:webHidden/>
              </w:rPr>
              <w:tab/>
            </w:r>
            <w:r>
              <w:rPr>
                <w:noProof/>
                <w:webHidden/>
              </w:rPr>
              <w:fldChar w:fldCharType="begin"/>
            </w:r>
            <w:r w:rsidR="002A558D">
              <w:rPr>
                <w:noProof/>
                <w:webHidden/>
              </w:rPr>
              <w:instrText xml:space="preserve"> PAGEREF _Toc380828398 \h </w:instrText>
            </w:r>
            <w:r>
              <w:rPr>
                <w:noProof/>
                <w:webHidden/>
              </w:rPr>
            </w:r>
            <w:r>
              <w:rPr>
                <w:noProof/>
                <w:webHidden/>
              </w:rPr>
              <w:fldChar w:fldCharType="separate"/>
            </w:r>
            <w:r w:rsidR="002A558D">
              <w:rPr>
                <w:noProof/>
                <w:webHidden/>
              </w:rPr>
              <w:t>79</w:t>
            </w:r>
            <w:r>
              <w:rPr>
                <w:noProof/>
                <w:webHidden/>
              </w:rPr>
              <w:fldChar w:fldCharType="end"/>
            </w:r>
          </w:hyperlink>
        </w:p>
        <w:p w:rsidR="002A558D" w:rsidRDefault="000F0DAF">
          <w:pPr>
            <w:pStyle w:val="TOC3"/>
            <w:tabs>
              <w:tab w:val="right" w:leader="dot" w:pos="9350"/>
            </w:tabs>
            <w:rPr>
              <w:rFonts w:eastAsiaTheme="minorEastAsia"/>
              <w:noProof/>
            </w:rPr>
          </w:pPr>
          <w:hyperlink w:anchor="_Toc380828399" w:history="1">
            <w:r w:rsidR="002A558D" w:rsidRPr="00C51083">
              <w:rPr>
                <w:rStyle w:val="Hyperlink"/>
                <w:noProof/>
              </w:rPr>
              <w:t>Socket.client.read.ready &lt;nvar&gt;</w:t>
            </w:r>
            <w:r w:rsidR="002A558D">
              <w:rPr>
                <w:noProof/>
                <w:webHidden/>
              </w:rPr>
              <w:tab/>
            </w:r>
            <w:r>
              <w:rPr>
                <w:noProof/>
                <w:webHidden/>
              </w:rPr>
              <w:fldChar w:fldCharType="begin"/>
            </w:r>
            <w:r w:rsidR="002A558D">
              <w:rPr>
                <w:noProof/>
                <w:webHidden/>
              </w:rPr>
              <w:instrText xml:space="preserve"> PAGEREF _Toc380828399 \h </w:instrText>
            </w:r>
            <w:r>
              <w:rPr>
                <w:noProof/>
                <w:webHidden/>
              </w:rPr>
            </w:r>
            <w:r>
              <w:rPr>
                <w:noProof/>
                <w:webHidden/>
              </w:rPr>
              <w:fldChar w:fldCharType="separate"/>
            </w:r>
            <w:r w:rsidR="002A558D">
              <w:rPr>
                <w:noProof/>
                <w:webHidden/>
              </w:rPr>
              <w:t>80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00" w:history="1">
            <w:r w:rsidR="002A558D" w:rsidRPr="00C51083">
              <w:rPr>
                <w:rStyle w:val="Hyperlink"/>
                <w:noProof/>
              </w:rPr>
              <w:t>Socket.client.read.file  &lt;fw_nexp&gt;</w:t>
            </w:r>
            <w:r w:rsidR="002A558D">
              <w:rPr>
                <w:noProof/>
                <w:webHidden/>
              </w:rPr>
              <w:tab/>
            </w:r>
            <w:r>
              <w:rPr>
                <w:noProof/>
                <w:webHidden/>
              </w:rPr>
              <w:fldChar w:fldCharType="begin"/>
            </w:r>
            <w:r w:rsidR="002A558D">
              <w:rPr>
                <w:noProof/>
                <w:webHidden/>
              </w:rPr>
              <w:instrText xml:space="preserve"> PAGEREF _Toc380828400 \h </w:instrText>
            </w:r>
            <w:r>
              <w:rPr>
                <w:noProof/>
                <w:webHidden/>
              </w:rPr>
            </w:r>
            <w:r>
              <w:rPr>
                <w:noProof/>
                <w:webHidden/>
              </w:rPr>
              <w:fldChar w:fldCharType="separate"/>
            </w:r>
            <w:r w:rsidR="002A558D">
              <w:rPr>
                <w:noProof/>
                <w:webHidden/>
              </w:rPr>
              <w:t>80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01" w:history="1">
            <w:r w:rsidR="002A558D" w:rsidRPr="00C51083">
              <w:rPr>
                <w:rStyle w:val="Hyperlink"/>
                <w:noProof/>
              </w:rPr>
              <w:t>Socket.client.write.line &lt;line_sexp&gt;</w:t>
            </w:r>
            <w:r w:rsidR="002A558D">
              <w:rPr>
                <w:noProof/>
                <w:webHidden/>
              </w:rPr>
              <w:tab/>
            </w:r>
            <w:r>
              <w:rPr>
                <w:noProof/>
                <w:webHidden/>
              </w:rPr>
              <w:fldChar w:fldCharType="begin"/>
            </w:r>
            <w:r w:rsidR="002A558D">
              <w:rPr>
                <w:noProof/>
                <w:webHidden/>
              </w:rPr>
              <w:instrText xml:space="preserve"> PAGEREF _Toc380828401 \h </w:instrText>
            </w:r>
            <w:r>
              <w:rPr>
                <w:noProof/>
                <w:webHidden/>
              </w:rPr>
            </w:r>
            <w:r>
              <w:rPr>
                <w:noProof/>
                <w:webHidden/>
              </w:rPr>
              <w:fldChar w:fldCharType="separate"/>
            </w:r>
            <w:r w:rsidR="002A558D">
              <w:rPr>
                <w:noProof/>
                <w:webHidden/>
              </w:rPr>
              <w:t>80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02" w:history="1">
            <w:r w:rsidR="002A558D" w:rsidRPr="00C51083">
              <w:rPr>
                <w:rStyle w:val="Hyperlink"/>
                <w:noProof/>
              </w:rPr>
              <w:t>Socket.client.write.bytes &lt;sexp&gt;</w:t>
            </w:r>
            <w:r w:rsidR="002A558D">
              <w:rPr>
                <w:noProof/>
                <w:webHidden/>
              </w:rPr>
              <w:tab/>
            </w:r>
            <w:r>
              <w:rPr>
                <w:noProof/>
                <w:webHidden/>
              </w:rPr>
              <w:fldChar w:fldCharType="begin"/>
            </w:r>
            <w:r w:rsidR="002A558D">
              <w:rPr>
                <w:noProof/>
                <w:webHidden/>
              </w:rPr>
              <w:instrText xml:space="preserve"> PAGEREF _Toc380828402 \h </w:instrText>
            </w:r>
            <w:r>
              <w:rPr>
                <w:noProof/>
                <w:webHidden/>
              </w:rPr>
            </w:r>
            <w:r>
              <w:rPr>
                <w:noProof/>
                <w:webHidden/>
              </w:rPr>
              <w:fldChar w:fldCharType="separate"/>
            </w:r>
            <w:r w:rsidR="002A558D">
              <w:rPr>
                <w:noProof/>
                <w:webHidden/>
              </w:rPr>
              <w:t>80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03" w:history="1">
            <w:r w:rsidR="002A558D" w:rsidRPr="00C51083">
              <w:rPr>
                <w:rStyle w:val="Hyperlink"/>
                <w:noProof/>
              </w:rPr>
              <w:t>Socket.client.write.file  &lt;fr_nexp&gt;</w:t>
            </w:r>
            <w:r w:rsidR="002A558D">
              <w:rPr>
                <w:noProof/>
                <w:webHidden/>
              </w:rPr>
              <w:tab/>
            </w:r>
            <w:r>
              <w:rPr>
                <w:noProof/>
                <w:webHidden/>
              </w:rPr>
              <w:fldChar w:fldCharType="begin"/>
            </w:r>
            <w:r w:rsidR="002A558D">
              <w:rPr>
                <w:noProof/>
                <w:webHidden/>
              </w:rPr>
              <w:instrText xml:space="preserve"> PAGEREF _Toc380828403 \h </w:instrText>
            </w:r>
            <w:r>
              <w:rPr>
                <w:noProof/>
                <w:webHidden/>
              </w:rPr>
            </w:r>
            <w:r>
              <w:rPr>
                <w:noProof/>
                <w:webHidden/>
              </w:rPr>
              <w:fldChar w:fldCharType="separate"/>
            </w:r>
            <w:r w:rsidR="002A558D">
              <w:rPr>
                <w:noProof/>
                <w:webHidden/>
              </w:rPr>
              <w:t>80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04" w:history="1">
            <w:r w:rsidR="002A558D" w:rsidRPr="00C51083">
              <w:rPr>
                <w:rStyle w:val="Hyperlink"/>
                <w:noProof/>
              </w:rPr>
              <w:t>Socket.client.close</w:t>
            </w:r>
            <w:r w:rsidR="002A558D">
              <w:rPr>
                <w:noProof/>
                <w:webHidden/>
              </w:rPr>
              <w:tab/>
            </w:r>
            <w:r>
              <w:rPr>
                <w:noProof/>
                <w:webHidden/>
              </w:rPr>
              <w:fldChar w:fldCharType="begin"/>
            </w:r>
            <w:r w:rsidR="002A558D">
              <w:rPr>
                <w:noProof/>
                <w:webHidden/>
              </w:rPr>
              <w:instrText xml:space="preserve"> PAGEREF _Toc380828404 \h </w:instrText>
            </w:r>
            <w:r>
              <w:rPr>
                <w:noProof/>
                <w:webHidden/>
              </w:rPr>
            </w:r>
            <w:r>
              <w:rPr>
                <w:noProof/>
                <w:webHidden/>
              </w:rPr>
              <w:fldChar w:fldCharType="separate"/>
            </w:r>
            <w:r w:rsidR="002A558D">
              <w:rPr>
                <w:noProof/>
                <w:webHidden/>
              </w:rPr>
              <w:t>80</w:t>
            </w:r>
            <w:r>
              <w:rPr>
                <w:noProof/>
                <w:webHidden/>
              </w:rPr>
              <w:fldChar w:fldCharType="end"/>
            </w:r>
          </w:hyperlink>
        </w:p>
        <w:p w:rsidR="002A558D" w:rsidRDefault="000F0DAF">
          <w:pPr>
            <w:pStyle w:val="TOC2"/>
            <w:tabs>
              <w:tab w:val="right" w:leader="dot" w:pos="9350"/>
            </w:tabs>
            <w:rPr>
              <w:rFonts w:eastAsiaTheme="minorEastAsia"/>
              <w:noProof/>
            </w:rPr>
          </w:pPr>
          <w:hyperlink w:anchor="_Toc380828405" w:history="1">
            <w:r w:rsidR="002A558D" w:rsidRPr="00C51083">
              <w:rPr>
                <w:rStyle w:val="Hyperlink"/>
                <w:noProof/>
              </w:rPr>
              <w:t>TCP/IP Server Socket Commands</w:t>
            </w:r>
            <w:r w:rsidR="002A558D">
              <w:rPr>
                <w:noProof/>
                <w:webHidden/>
              </w:rPr>
              <w:tab/>
            </w:r>
            <w:r>
              <w:rPr>
                <w:noProof/>
                <w:webHidden/>
              </w:rPr>
              <w:fldChar w:fldCharType="begin"/>
            </w:r>
            <w:r w:rsidR="002A558D">
              <w:rPr>
                <w:noProof/>
                <w:webHidden/>
              </w:rPr>
              <w:instrText xml:space="preserve"> PAGEREF _Toc380828405 \h </w:instrText>
            </w:r>
            <w:r>
              <w:rPr>
                <w:noProof/>
                <w:webHidden/>
              </w:rPr>
            </w:r>
            <w:r>
              <w:rPr>
                <w:noProof/>
                <w:webHidden/>
              </w:rPr>
              <w:fldChar w:fldCharType="separate"/>
            </w:r>
            <w:r w:rsidR="002A558D">
              <w:rPr>
                <w:noProof/>
                <w:webHidden/>
              </w:rPr>
              <w:t>80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06" w:history="1">
            <w:r w:rsidR="002A558D" w:rsidRPr="00C51083">
              <w:rPr>
                <w:rStyle w:val="Hyperlink"/>
                <w:noProof/>
              </w:rPr>
              <w:t>Socket.myip  &lt;svar&gt;</w:t>
            </w:r>
            <w:r w:rsidR="002A558D">
              <w:rPr>
                <w:noProof/>
                <w:webHidden/>
              </w:rPr>
              <w:tab/>
            </w:r>
            <w:r>
              <w:rPr>
                <w:noProof/>
                <w:webHidden/>
              </w:rPr>
              <w:fldChar w:fldCharType="begin"/>
            </w:r>
            <w:r w:rsidR="002A558D">
              <w:rPr>
                <w:noProof/>
                <w:webHidden/>
              </w:rPr>
              <w:instrText xml:space="preserve"> PAGEREF _Toc380828406 \h </w:instrText>
            </w:r>
            <w:r>
              <w:rPr>
                <w:noProof/>
                <w:webHidden/>
              </w:rPr>
            </w:r>
            <w:r>
              <w:rPr>
                <w:noProof/>
                <w:webHidden/>
              </w:rPr>
              <w:fldChar w:fldCharType="separate"/>
            </w:r>
            <w:r w:rsidR="002A558D">
              <w:rPr>
                <w:noProof/>
                <w:webHidden/>
              </w:rPr>
              <w:t>80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07" w:history="1">
            <w:r w:rsidR="002A558D" w:rsidRPr="00C51083">
              <w:rPr>
                <w:rStyle w:val="Hyperlink"/>
                <w:noProof/>
              </w:rPr>
              <w:t>Socket.server.create &lt;port_nexp&gt;</w:t>
            </w:r>
            <w:r w:rsidR="002A558D">
              <w:rPr>
                <w:noProof/>
                <w:webHidden/>
              </w:rPr>
              <w:tab/>
            </w:r>
            <w:r>
              <w:rPr>
                <w:noProof/>
                <w:webHidden/>
              </w:rPr>
              <w:fldChar w:fldCharType="begin"/>
            </w:r>
            <w:r w:rsidR="002A558D">
              <w:rPr>
                <w:noProof/>
                <w:webHidden/>
              </w:rPr>
              <w:instrText xml:space="preserve"> PAGEREF _Toc380828407 \h </w:instrText>
            </w:r>
            <w:r>
              <w:rPr>
                <w:noProof/>
                <w:webHidden/>
              </w:rPr>
            </w:r>
            <w:r>
              <w:rPr>
                <w:noProof/>
                <w:webHidden/>
              </w:rPr>
              <w:fldChar w:fldCharType="separate"/>
            </w:r>
            <w:r w:rsidR="002A558D">
              <w:rPr>
                <w:noProof/>
                <w:webHidden/>
              </w:rPr>
              <w:t>81</w:t>
            </w:r>
            <w:r>
              <w:rPr>
                <w:noProof/>
                <w:webHidden/>
              </w:rPr>
              <w:fldChar w:fldCharType="end"/>
            </w:r>
          </w:hyperlink>
        </w:p>
        <w:p w:rsidR="002A558D" w:rsidRDefault="000F0DAF">
          <w:pPr>
            <w:pStyle w:val="TOC3"/>
            <w:tabs>
              <w:tab w:val="right" w:leader="dot" w:pos="9350"/>
            </w:tabs>
            <w:rPr>
              <w:rFonts w:eastAsiaTheme="minorEastAsia"/>
              <w:noProof/>
            </w:rPr>
          </w:pPr>
          <w:hyperlink w:anchor="_Toc380828408" w:history="1">
            <w:r w:rsidR="002A558D" w:rsidRPr="00C51083">
              <w:rPr>
                <w:rStyle w:val="Hyperlink"/>
                <w:noProof/>
              </w:rPr>
              <w:t>Socket.server.connect {&lt;wait_lexp&gt;}</w:t>
            </w:r>
            <w:r w:rsidR="002A558D">
              <w:rPr>
                <w:noProof/>
                <w:webHidden/>
              </w:rPr>
              <w:tab/>
            </w:r>
            <w:r>
              <w:rPr>
                <w:noProof/>
                <w:webHidden/>
              </w:rPr>
              <w:fldChar w:fldCharType="begin"/>
            </w:r>
            <w:r w:rsidR="002A558D">
              <w:rPr>
                <w:noProof/>
                <w:webHidden/>
              </w:rPr>
              <w:instrText xml:space="preserve"> PAGEREF _Toc380828408 \h </w:instrText>
            </w:r>
            <w:r>
              <w:rPr>
                <w:noProof/>
                <w:webHidden/>
              </w:rPr>
            </w:r>
            <w:r>
              <w:rPr>
                <w:noProof/>
                <w:webHidden/>
              </w:rPr>
              <w:fldChar w:fldCharType="separate"/>
            </w:r>
            <w:r w:rsidR="002A558D">
              <w:rPr>
                <w:noProof/>
                <w:webHidden/>
              </w:rPr>
              <w:t>81</w:t>
            </w:r>
            <w:r>
              <w:rPr>
                <w:noProof/>
                <w:webHidden/>
              </w:rPr>
              <w:fldChar w:fldCharType="end"/>
            </w:r>
          </w:hyperlink>
        </w:p>
        <w:p w:rsidR="002A558D" w:rsidRDefault="000F0DAF">
          <w:pPr>
            <w:pStyle w:val="TOC3"/>
            <w:tabs>
              <w:tab w:val="right" w:leader="dot" w:pos="9350"/>
            </w:tabs>
            <w:rPr>
              <w:rFonts w:eastAsiaTheme="minorEastAsia"/>
              <w:noProof/>
            </w:rPr>
          </w:pPr>
          <w:hyperlink w:anchor="_Toc380828409" w:history="1">
            <w:r w:rsidR="002A558D" w:rsidRPr="00C51083">
              <w:rPr>
                <w:rStyle w:val="Hyperlink"/>
                <w:noProof/>
              </w:rPr>
              <w:t>Socket.server.status &lt;status_nvar&gt;</w:t>
            </w:r>
            <w:r w:rsidR="002A558D">
              <w:rPr>
                <w:noProof/>
                <w:webHidden/>
              </w:rPr>
              <w:tab/>
            </w:r>
            <w:r>
              <w:rPr>
                <w:noProof/>
                <w:webHidden/>
              </w:rPr>
              <w:fldChar w:fldCharType="begin"/>
            </w:r>
            <w:r w:rsidR="002A558D">
              <w:rPr>
                <w:noProof/>
                <w:webHidden/>
              </w:rPr>
              <w:instrText xml:space="preserve"> PAGEREF _Toc380828409 \h </w:instrText>
            </w:r>
            <w:r>
              <w:rPr>
                <w:noProof/>
                <w:webHidden/>
              </w:rPr>
            </w:r>
            <w:r>
              <w:rPr>
                <w:noProof/>
                <w:webHidden/>
              </w:rPr>
              <w:fldChar w:fldCharType="separate"/>
            </w:r>
            <w:r w:rsidR="002A558D">
              <w:rPr>
                <w:noProof/>
                <w:webHidden/>
              </w:rPr>
              <w:t>81</w:t>
            </w:r>
            <w:r>
              <w:rPr>
                <w:noProof/>
                <w:webHidden/>
              </w:rPr>
              <w:fldChar w:fldCharType="end"/>
            </w:r>
          </w:hyperlink>
        </w:p>
        <w:p w:rsidR="002A558D" w:rsidRDefault="000F0DAF">
          <w:pPr>
            <w:pStyle w:val="TOC3"/>
            <w:tabs>
              <w:tab w:val="right" w:leader="dot" w:pos="9350"/>
            </w:tabs>
            <w:rPr>
              <w:rFonts w:eastAsiaTheme="minorEastAsia"/>
              <w:noProof/>
            </w:rPr>
          </w:pPr>
          <w:hyperlink w:anchor="_Toc380828410" w:history="1">
            <w:r w:rsidR="002A558D" w:rsidRPr="00C51083">
              <w:rPr>
                <w:rStyle w:val="Hyperlink"/>
                <w:noProof/>
              </w:rPr>
              <w:t>Socket.server.read.line &lt;svar&gt;</w:t>
            </w:r>
            <w:r w:rsidR="002A558D">
              <w:rPr>
                <w:noProof/>
                <w:webHidden/>
              </w:rPr>
              <w:tab/>
            </w:r>
            <w:r>
              <w:rPr>
                <w:noProof/>
                <w:webHidden/>
              </w:rPr>
              <w:fldChar w:fldCharType="begin"/>
            </w:r>
            <w:r w:rsidR="002A558D">
              <w:rPr>
                <w:noProof/>
                <w:webHidden/>
              </w:rPr>
              <w:instrText xml:space="preserve"> PAGEREF _Toc380828410 \h </w:instrText>
            </w:r>
            <w:r>
              <w:rPr>
                <w:noProof/>
                <w:webHidden/>
              </w:rPr>
            </w:r>
            <w:r>
              <w:rPr>
                <w:noProof/>
                <w:webHidden/>
              </w:rPr>
              <w:fldChar w:fldCharType="separate"/>
            </w:r>
            <w:r w:rsidR="002A558D">
              <w:rPr>
                <w:noProof/>
                <w:webHidden/>
              </w:rPr>
              <w:t>81</w:t>
            </w:r>
            <w:r>
              <w:rPr>
                <w:noProof/>
                <w:webHidden/>
              </w:rPr>
              <w:fldChar w:fldCharType="end"/>
            </w:r>
          </w:hyperlink>
        </w:p>
        <w:p w:rsidR="002A558D" w:rsidRDefault="000F0DAF">
          <w:pPr>
            <w:pStyle w:val="TOC3"/>
            <w:tabs>
              <w:tab w:val="right" w:leader="dot" w:pos="9350"/>
            </w:tabs>
            <w:rPr>
              <w:rFonts w:eastAsiaTheme="minorEastAsia"/>
              <w:noProof/>
            </w:rPr>
          </w:pPr>
          <w:hyperlink w:anchor="_Toc380828411" w:history="1">
            <w:r w:rsidR="002A558D" w:rsidRPr="00C51083">
              <w:rPr>
                <w:rStyle w:val="Hyperlink"/>
                <w:noProof/>
              </w:rPr>
              <w:t>Socket.server.read.ready &lt;nvar&gt;</w:t>
            </w:r>
            <w:r w:rsidR="002A558D">
              <w:rPr>
                <w:noProof/>
                <w:webHidden/>
              </w:rPr>
              <w:tab/>
            </w:r>
            <w:r>
              <w:rPr>
                <w:noProof/>
                <w:webHidden/>
              </w:rPr>
              <w:fldChar w:fldCharType="begin"/>
            </w:r>
            <w:r w:rsidR="002A558D">
              <w:rPr>
                <w:noProof/>
                <w:webHidden/>
              </w:rPr>
              <w:instrText xml:space="preserve"> PAGEREF _Toc380828411 \h </w:instrText>
            </w:r>
            <w:r>
              <w:rPr>
                <w:noProof/>
                <w:webHidden/>
              </w:rPr>
            </w:r>
            <w:r>
              <w:rPr>
                <w:noProof/>
                <w:webHidden/>
              </w:rPr>
              <w:fldChar w:fldCharType="separate"/>
            </w:r>
            <w:r w:rsidR="002A558D">
              <w:rPr>
                <w:noProof/>
                <w:webHidden/>
              </w:rPr>
              <w:t>81</w:t>
            </w:r>
            <w:r>
              <w:rPr>
                <w:noProof/>
                <w:webHidden/>
              </w:rPr>
              <w:fldChar w:fldCharType="end"/>
            </w:r>
          </w:hyperlink>
        </w:p>
        <w:p w:rsidR="002A558D" w:rsidRDefault="000F0DAF">
          <w:pPr>
            <w:pStyle w:val="TOC3"/>
            <w:tabs>
              <w:tab w:val="right" w:leader="dot" w:pos="9350"/>
            </w:tabs>
            <w:rPr>
              <w:rFonts w:eastAsiaTheme="minorEastAsia"/>
              <w:noProof/>
            </w:rPr>
          </w:pPr>
          <w:hyperlink w:anchor="_Toc380828412" w:history="1">
            <w:r w:rsidR="002A558D" w:rsidRPr="00C51083">
              <w:rPr>
                <w:rStyle w:val="Hyperlink"/>
                <w:noProof/>
              </w:rPr>
              <w:t>Socket.server.write.line &lt;sexp&gt;</w:t>
            </w:r>
            <w:r w:rsidR="002A558D">
              <w:rPr>
                <w:noProof/>
                <w:webHidden/>
              </w:rPr>
              <w:tab/>
            </w:r>
            <w:r>
              <w:rPr>
                <w:noProof/>
                <w:webHidden/>
              </w:rPr>
              <w:fldChar w:fldCharType="begin"/>
            </w:r>
            <w:r w:rsidR="002A558D">
              <w:rPr>
                <w:noProof/>
                <w:webHidden/>
              </w:rPr>
              <w:instrText xml:space="preserve"> PAGEREF _Toc380828412 \h </w:instrText>
            </w:r>
            <w:r>
              <w:rPr>
                <w:noProof/>
                <w:webHidden/>
              </w:rPr>
            </w:r>
            <w:r>
              <w:rPr>
                <w:noProof/>
                <w:webHidden/>
              </w:rPr>
              <w:fldChar w:fldCharType="separate"/>
            </w:r>
            <w:r w:rsidR="002A558D">
              <w:rPr>
                <w:noProof/>
                <w:webHidden/>
              </w:rPr>
              <w:t>81</w:t>
            </w:r>
            <w:r>
              <w:rPr>
                <w:noProof/>
                <w:webHidden/>
              </w:rPr>
              <w:fldChar w:fldCharType="end"/>
            </w:r>
          </w:hyperlink>
        </w:p>
        <w:p w:rsidR="002A558D" w:rsidRDefault="000F0DAF">
          <w:pPr>
            <w:pStyle w:val="TOC3"/>
            <w:tabs>
              <w:tab w:val="right" w:leader="dot" w:pos="9350"/>
            </w:tabs>
            <w:rPr>
              <w:rFonts w:eastAsiaTheme="minorEastAsia"/>
              <w:noProof/>
            </w:rPr>
          </w:pPr>
          <w:hyperlink w:anchor="_Toc380828413" w:history="1">
            <w:r w:rsidR="002A558D" w:rsidRPr="00C51083">
              <w:rPr>
                <w:rStyle w:val="Hyperlink"/>
                <w:noProof/>
              </w:rPr>
              <w:t>Socket.server.write.bytes &lt;sexp&gt;</w:t>
            </w:r>
            <w:r w:rsidR="002A558D">
              <w:rPr>
                <w:noProof/>
                <w:webHidden/>
              </w:rPr>
              <w:tab/>
            </w:r>
            <w:r>
              <w:rPr>
                <w:noProof/>
                <w:webHidden/>
              </w:rPr>
              <w:fldChar w:fldCharType="begin"/>
            </w:r>
            <w:r w:rsidR="002A558D">
              <w:rPr>
                <w:noProof/>
                <w:webHidden/>
              </w:rPr>
              <w:instrText xml:space="preserve"> PAGEREF _Toc380828413 \h </w:instrText>
            </w:r>
            <w:r>
              <w:rPr>
                <w:noProof/>
                <w:webHidden/>
              </w:rPr>
            </w:r>
            <w:r>
              <w:rPr>
                <w:noProof/>
                <w:webHidden/>
              </w:rPr>
              <w:fldChar w:fldCharType="separate"/>
            </w:r>
            <w:r w:rsidR="002A558D">
              <w:rPr>
                <w:noProof/>
                <w:webHidden/>
              </w:rPr>
              <w:t>81</w:t>
            </w:r>
            <w:r>
              <w:rPr>
                <w:noProof/>
                <w:webHidden/>
              </w:rPr>
              <w:fldChar w:fldCharType="end"/>
            </w:r>
          </w:hyperlink>
        </w:p>
        <w:p w:rsidR="002A558D" w:rsidRDefault="000F0DAF">
          <w:pPr>
            <w:pStyle w:val="TOC3"/>
            <w:tabs>
              <w:tab w:val="right" w:leader="dot" w:pos="9350"/>
            </w:tabs>
            <w:rPr>
              <w:rFonts w:eastAsiaTheme="minorEastAsia"/>
              <w:noProof/>
            </w:rPr>
          </w:pPr>
          <w:hyperlink w:anchor="_Toc380828414" w:history="1">
            <w:r w:rsidR="002A558D" w:rsidRPr="00C51083">
              <w:rPr>
                <w:rStyle w:val="Hyperlink"/>
                <w:noProof/>
              </w:rPr>
              <w:t>Socket.server.write.file  &lt;fr_nexp&gt;</w:t>
            </w:r>
            <w:r w:rsidR="002A558D">
              <w:rPr>
                <w:noProof/>
                <w:webHidden/>
              </w:rPr>
              <w:tab/>
            </w:r>
            <w:r>
              <w:rPr>
                <w:noProof/>
                <w:webHidden/>
              </w:rPr>
              <w:fldChar w:fldCharType="begin"/>
            </w:r>
            <w:r w:rsidR="002A558D">
              <w:rPr>
                <w:noProof/>
                <w:webHidden/>
              </w:rPr>
              <w:instrText xml:space="preserve"> PAGEREF _Toc380828414 \h </w:instrText>
            </w:r>
            <w:r>
              <w:rPr>
                <w:noProof/>
                <w:webHidden/>
              </w:rPr>
            </w:r>
            <w:r>
              <w:rPr>
                <w:noProof/>
                <w:webHidden/>
              </w:rPr>
              <w:fldChar w:fldCharType="separate"/>
            </w:r>
            <w:r w:rsidR="002A558D">
              <w:rPr>
                <w:noProof/>
                <w:webHidden/>
              </w:rPr>
              <w:t>82</w:t>
            </w:r>
            <w:r>
              <w:rPr>
                <w:noProof/>
                <w:webHidden/>
              </w:rPr>
              <w:fldChar w:fldCharType="end"/>
            </w:r>
          </w:hyperlink>
        </w:p>
        <w:p w:rsidR="002A558D" w:rsidRDefault="000F0DAF">
          <w:pPr>
            <w:pStyle w:val="TOC3"/>
            <w:tabs>
              <w:tab w:val="right" w:leader="dot" w:pos="9350"/>
            </w:tabs>
            <w:rPr>
              <w:rFonts w:eastAsiaTheme="minorEastAsia"/>
              <w:noProof/>
            </w:rPr>
          </w:pPr>
          <w:hyperlink w:anchor="_Toc380828415" w:history="1">
            <w:r w:rsidR="002A558D" w:rsidRPr="00C51083">
              <w:rPr>
                <w:rStyle w:val="Hyperlink"/>
                <w:noProof/>
              </w:rPr>
              <w:t>Socket.server.read.file &lt;fw_nexp&gt;</w:t>
            </w:r>
            <w:r w:rsidR="002A558D">
              <w:rPr>
                <w:noProof/>
                <w:webHidden/>
              </w:rPr>
              <w:tab/>
            </w:r>
            <w:r>
              <w:rPr>
                <w:noProof/>
                <w:webHidden/>
              </w:rPr>
              <w:fldChar w:fldCharType="begin"/>
            </w:r>
            <w:r w:rsidR="002A558D">
              <w:rPr>
                <w:noProof/>
                <w:webHidden/>
              </w:rPr>
              <w:instrText xml:space="preserve"> PAGEREF _Toc380828415 \h </w:instrText>
            </w:r>
            <w:r>
              <w:rPr>
                <w:noProof/>
                <w:webHidden/>
              </w:rPr>
            </w:r>
            <w:r>
              <w:rPr>
                <w:noProof/>
                <w:webHidden/>
              </w:rPr>
              <w:fldChar w:fldCharType="separate"/>
            </w:r>
            <w:r w:rsidR="002A558D">
              <w:rPr>
                <w:noProof/>
                <w:webHidden/>
              </w:rPr>
              <w:t>82</w:t>
            </w:r>
            <w:r>
              <w:rPr>
                <w:noProof/>
                <w:webHidden/>
              </w:rPr>
              <w:fldChar w:fldCharType="end"/>
            </w:r>
          </w:hyperlink>
        </w:p>
        <w:p w:rsidR="002A558D" w:rsidRDefault="000F0DAF">
          <w:pPr>
            <w:pStyle w:val="TOC3"/>
            <w:tabs>
              <w:tab w:val="right" w:leader="dot" w:pos="9350"/>
            </w:tabs>
            <w:rPr>
              <w:rFonts w:eastAsiaTheme="minorEastAsia"/>
              <w:noProof/>
            </w:rPr>
          </w:pPr>
          <w:hyperlink w:anchor="_Toc380828416" w:history="1">
            <w:r w:rsidR="002A558D" w:rsidRPr="00C51083">
              <w:rPr>
                <w:rStyle w:val="Hyperlink"/>
                <w:noProof/>
              </w:rPr>
              <w:t>Socket.server.disconnect</w:t>
            </w:r>
            <w:r w:rsidR="002A558D">
              <w:rPr>
                <w:noProof/>
                <w:webHidden/>
              </w:rPr>
              <w:tab/>
            </w:r>
            <w:r>
              <w:rPr>
                <w:noProof/>
                <w:webHidden/>
              </w:rPr>
              <w:fldChar w:fldCharType="begin"/>
            </w:r>
            <w:r w:rsidR="002A558D">
              <w:rPr>
                <w:noProof/>
                <w:webHidden/>
              </w:rPr>
              <w:instrText xml:space="preserve"> PAGEREF _Toc380828416 \h </w:instrText>
            </w:r>
            <w:r>
              <w:rPr>
                <w:noProof/>
                <w:webHidden/>
              </w:rPr>
            </w:r>
            <w:r>
              <w:rPr>
                <w:noProof/>
                <w:webHidden/>
              </w:rPr>
              <w:fldChar w:fldCharType="separate"/>
            </w:r>
            <w:r w:rsidR="002A558D">
              <w:rPr>
                <w:noProof/>
                <w:webHidden/>
              </w:rPr>
              <w:t>82</w:t>
            </w:r>
            <w:r>
              <w:rPr>
                <w:noProof/>
                <w:webHidden/>
              </w:rPr>
              <w:fldChar w:fldCharType="end"/>
            </w:r>
          </w:hyperlink>
        </w:p>
        <w:p w:rsidR="002A558D" w:rsidRDefault="000F0DAF">
          <w:pPr>
            <w:pStyle w:val="TOC3"/>
            <w:tabs>
              <w:tab w:val="right" w:leader="dot" w:pos="9350"/>
            </w:tabs>
            <w:rPr>
              <w:rFonts w:eastAsiaTheme="minorEastAsia"/>
              <w:noProof/>
            </w:rPr>
          </w:pPr>
          <w:hyperlink w:anchor="_Toc380828417" w:history="1">
            <w:r w:rsidR="002A558D" w:rsidRPr="00C51083">
              <w:rPr>
                <w:rStyle w:val="Hyperlink"/>
                <w:noProof/>
              </w:rPr>
              <w:t>Socket.server.close</w:t>
            </w:r>
            <w:r w:rsidR="002A558D">
              <w:rPr>
                <w:noProof/>
                <w:webHidden/>
              </w:rPr>
              <w:tab/>
            </w:r>
            <w:r>
              <w:rPr>
                <w:noProof/>
                <w:webHidden/>
              </w:rPr>
              <w:fldChar w:fldCharType="begin"/>
            </w:r>
            <w:r w:rsidR="002A558D">
              <w:rPr>
                <w:noProof/>
                <w:webHidden/>
              </w:rPr>
              <w:instrText xml:space="preserve"> PAGEREF _Toc380828417 \h </w:instrText>
            </w:r>
            <w:r>
              <w:rPr>
                <w:noProof/>
                <w:webHidden/>
              </w:rPr>
            </w:r>
            <w:r>
              <w:rPr>
                <w:noProof/>
                <w:webHidden/>
              </w:rPr>
              <w:fldChar w:fldCharType="separate"/>
            </w:r>
            <w:r w:rsidR="002A558D">
              <w:rPr>
                <w:noProof/>
                <w:webHidden/>
              </w:rPr>
              <w:t>82</w:t>
            </w:r>
            <w:r>
              <w:rPr>
                <w:noProof/>
                <w:webHidden/>
              </w:rPr>
              <w:fldChar w:fldCharType="end"/>
            </w:r>
          </w:hyperlink>
        </w:p>
        <w:p w:rsidR="002A558D" w:rsidRDefault="000F0DAF">
          <w:pPr>
            <w:pStyle w:val="TOC3"/>
            <w:tabs>
              <w:tab w:val="right" w:leader="dot" w:pos="9350"/>
            </w:tabs>
            <w:rPr>
              <w:rFonts w:eastAsiaTheme="minorEastAsia"/>
              <w:noProof/>
            </w:rPr>
          </w:pPr>
          <w:hyperlink w:anchor="_Toc380828418" w:history="1">
            <w:r w:rsidR="002A558D" w:rsidRPr="00C51083">
              <w:rPr>
                <w:rStyle w:val="Hyperlink"/>
                <w:noProof/>
              </w:rPr>
              <w:t>Socket.server.client.ip &lt;nvar&gt;</w:t>
            </w:r>
            <w:r w:rsidR="002A558D">
              <w:rPr>
                <w:noProof/>
                <w:webHidden/>
              </w:rPr>
              <w:tab/>
            </w:r>
            <w:r>
              <w:rPr>
                <w:noProof/>
                <w:webHidden/>
              </w:rPr>
              <w:fldChar w:fldCharType="begin"/>
            </w:r>
            <w:r w:rsidR="002A558D">
              <w:rPr>
                <w:noProof/>
                <w:webHidden/>
              </w:rPr>
              <w:instrText xml:space="preserve"> PAGEREF _Toc380828418 \h </w:instrText>
            </w:r>
            <w:r>
              <w:rPr>
                <w:noProof/>
                <w:webHidden/>
              </w:rPr>
            </w:r>
            <w:r>
              <w:rPr>
                <w:noProof/>
                <w:webHidden/>
              </w:rPr>
              <w:fldChar w:fldCharType="separate"/>
            </w:r>
            <w:r w:rsidR="002A558D">
              <w:rPr>
                <w:noProof/>
                <w:webHidden/>
              </w:rPr>
              <w:t>82</w:t>
            </w:r>
            <w:r>
              <w:rPr>
                <w:noProof/>
                <w:webHidden/>
              </w:rPr>
              <w:fldChar w:fldCharType="end"/>
            </w:r>
          </w:hyperlink>
        </w:p>
        <w:p w:rsidR="002A558D" w:rsidRDefault="000F0DAF">
          <w:pPr>
            <w:pStyle w:val="TOC1"/>
            <w:tabs>
              <w:tab w:val="right" w:leader="dot" w:pos="9350"/>
            </w:tabs>
            <w:rPr>
              <w:rFonts w:eastAsiaTheme="minorEastAsia"/>
              <w:noProof/>
            </w:rPr>
          </w:pPr>
          <w:hyperlink w:anchor="_Toc380828419" w:history="1">
            <w:r w:rsidR="002A558D" w:rsidRPr="00C51083">
              <w:rPr>
                <w:rStyle w:val="Hyperlink"/>
                <w:noProof/>
              </w:rPr>
              <w:t>FTP Client</w:t>
            </w:r>
            <w:r w:rsidR="002A558D">
              <w:rPr>
                <w:noProof/>
                <w:webHidden/>
              </w:rPr>
              <w:tab/>
            </w:r>
            <w:r>
              <w:rPr>
                <w:noProof/>
                <w:webHidden/>
              </w:rPr>
              <w:fldChar w:fldCharType="begin"/>
            </w:r>
            <w:r w:rsidR="002A558D">
              <w:rPr>
                <w:noProof/>
                <w:webHidden/>
              </w:rPr>
              <w:instrText xml:space="preserve"> PAGEREF _Toc380828419 \h </w:instrText>
            </w:r>
            <w:r>
              <w:rPr>
                <w:noProof/>
                <w:webHidden/>
              </w:rPr>
            </w:r>
            <w:r>
              <w:rPr>
                <w:noProof/>
                <w:webHidden/>
              </w:rPr>
              <w:fldChar w:fldCharType="separate"/>
            </w:r>
            <w:r w:rsidR="002A558D">
              <w:rPr>
                <w:noProof/>
                <w:webHidden/>
              </w:rPr>
              <w:t>82</w:t>
            </w:r>
            <w:r>
              <w:rPr>
                <w:noProof/>
                <w:webHidden/>
              </w:rPr>
              <w:fldChar w:fldCharType="end"/>
            </w:r>
          </w:hyperlink>
        </w:p>
        <w:p w:rsidR="002A558D" w:rsidRDefault="000F0DAF">
          <w:pPr>
            <w:pStyle w:val="TOC2"/>
            <w:tabs>
              <w:tab w:val="right" w:leader="dot" w:pos="9350"/>
            </w:tabs>
            <w:rPr>
              <w:rFonts w:eastAsiaTheme="minorEastAsia"/>
              <w:noProof/>
            </w:rPr>
          </w:pPr>
          <w:hyperlink w:anchor="_Toc380828420" w:history="1">
            <w:r w:rsidR="002A558D" w:rsidRPr="00C51083">
              <w:rPr>
                <w:rStyle w:val="Hyperlink"/>
                <w:noProof/>
              </w:rPr>
              <w:t>Ftp.open &lt;url_sexp&gt;, &lt;port_nexp&gt;, &lt;user_sexp&gt;, &lt;pw_sexp&gt;</w:t>
            </w:r>
            <w:r w:rsidR="002A558D">
              <w:rPr>
                <w:noProof/>
                <w:webHidden/>
              </w:rPr>
              <w:tab/>
            </w:r>
            <w:r>
              <w:rPr>
                <w:noProof/>
                <w:webHidden/>
              </w:rPr>
              <w:fldChar w:fldCharType="begin"/>
            </w:r>
            <w:r w:rsidR="002A558D">
              <w:rPr>
                <w:noProof/>
                <w:webHidden/>
              </w:rPr>
              <w:instrText xml:space="preserve"> PAGEREF _Toc380828420 \h </w:instrText>
            </w:r>
            <w:r>
              <w:rPr>
                <w:noProof/>
                <w:webHidden/>
              </w:rPr>
            </w:r>
            <w:r>
              <w:rPr>
                <w:noProof/>
                <w:webHidden/>
              </w:rPr>
              <w:fldChar w:fldCharType="separate"/>
            </w:r>
            <w:r w:rsidR="002A558D">
              <w:rPr>
                <w:noProof/>
                <w:webHidden/>
              </w:rPr>
              <w:t>82</w:t>
            </w:r>
            <w:r>
              <w:rPr>
                <w:noProof/>
                <w:webHidden/>
              </w:rPr>
              <w:fldChar w:fldCharType="end"/>
            </w:r>
          </w:hyperlink>
        </w:p>
        <w:p w:rsidR="002A558D" w:rsidRDefault="000F0DAF">
          <w:pPr>
            <w:pStyle w:val="TOC2"/>
            <w:tabs>
              <w:tab w:val="right" w:leader="dot" w:pos="9350"/>
            </w:tabs>
            <w:rPr>
              <w:rFonts w:eastAsiaTheme="minorEastAsia"/>
              <w:noProof/>
            </w:rPr>
          </w:pPr>
          <w:hyperlink w:anchor="_Toc380828421" w:history="1">
            <w:r w:rsidR="002A558D" w:rsidRPr="00C51083">
              <w:rPr>
                <w:rStyle w:val="Hyperlink"/>
                <w:noProof/>
              </w:rPr>
              <w:t>Ftp.close</w:t>
            </w:r>
            <w:r w:rsidR="002A558D">
              <w:rPr>
                <w:noProof/>
                <w:webHidden/>
              </w:rPr>
              <w:tab/>
            </w:r>
            <w:r>
              <w:rPr>
                <w:noProof/>
                <w:webHidden/>
              </w:rPr>
              <w:fldChar w:fldCharType="begin"/>
            </w:r>
            <w:r w:rsidR="002A558D">
              <w:rPr>
                <w:noProof/>
                <w:webHidden/>
              </w:rPr>
              <w:instrText xml:space="preserve"> PAGEREF _Toc380828421 \h </w:instrText>
            </w:r>
            <w:r>
              <w:rPr>
                <w:noProof/>
                <w:webHidden/>
              </w:rPr>
            </w:r>
            <w:r>
              <w:rPr>
                <w:noProof/>
                <w:webHidden/>
              </w:rPr>
              <w:fldChar w:fldCharType="separate"/>
            </w:r>
            <w:r w:rsidR="002A558D">
              <w:rPr>
                <w:noProof/>
                <w:webHidden/>
              </w:rPr>
              <w:t>82</w:t>
            </w:r>
            <w:r>
              <w:rPr>
                <w:noProof/>
                <w:webHidden/>
              </w:rPr>
              <w:fldChar w:fldCharType="end"/>
            </w:r>
          </w:hyperlink>
        </w:p>
        <w:p w:rsidR="002A558D" w:rsidRDefault="000F0DAF">
          <w:pPr>
            <w:pStyle w:val="TOC2"/>
            <w:tabs>
              <w:tab w:val="right" w:leader="dot" w:pos="9350"/>
            </w:tabs>
            <w:rPr>
              <w:rFonts w:eastAsiaTheme="minorEastAsia"/>
              <w:noProof/>
            </w:rPr>
          </w:pPr>
          <w:hyperlink w:anchor="_Toc380828422" w:history="1">
            <w:r w:rsidR="002A558D" w:rsidRPr="00C51083">
              <w:rPr>
                <w:rStyle w:val="Hyperlink"/>
                <w:noProof/>
              </w:rPr>
              <w:t>Ftp.put &lt;source_sexp&gt;, &lt;destination_sexp&gt;</w:t>
            </w:r>
            <w:r w:rsidR="002A558D">
              <w:rPr>
                <w:noProof/>
                <w:webHidden/>
              </w:rPr>
              <w:tab/>
            </w:r>
            <w:r>
              <w:rPr>
                <w:noProof/>
                <w:webHidden/>
              </w:rPr>
              <w:fldChar w:fldCharType="begin"/>
            </w:r>
            <w:r w:rsidR="002A558D">
              <w:rPr>
                <w:noProof/>
                <w:webHidden/>
              </w:rPr>
              <w:instrText xml:space="preserve"> PAGEREF _Toc380828422 \h </w:instrText>
            </w:r>
            <w:r>
              <w:rPr>
                <w:noProof/>
                <w:webHidden/>
              </w:rPr>
            </w:r>
            <w:r>
              <w:rPr>
                <w:noProof/>
                <w:webHidden/>
              </w:rPr>
              <w:fldChar w:fldCharType="separate"/>
            </w:r>
            <w:r w:rsidR="002A558D">
              <w:rPr>
                <w:noProof/>
                <w:webHidden/>
              </w:rPr>
              <w:t>82</w:t>
            </w:r>
            <w:r>
              <w:rPr>
                <w:noProof/>
                <w:webHidden/>
              </w:rPr>
              <w:fldChar w:fldCharType="end"/>
            </w:r>
          </w:hyperlink>
        </w:p>
        <w:p w:rsidR="002A558D" w:rsidRDefault="000F0DAF">
          <w:pPr>
            <w:pStyle w:val="TOC2"/>
            <w:tabs>
              <w:tab w:val="right" w:leader="dot" w:pos="9350"/>
            </w:tabs>
            <w:rPr>
              <w:rFonts w:eastAsiaTheme="minorEastAsia"/>
              <w:noProof/>
            </w:rPr>
          </w:pPr>
          <w:hyperlink w:anchor="_Toc380828423" w:history="1">
            <w:r w:rsidR="002A558D" w:rsidRPr="00C51083">
              <w:rPr>
                <w:rStyle w:val="Hyperlink"/>
                <w:noProof/>
              </w:rPr>
              <w:t>Ftp.get &lt;source_sexp&gt;, &lt;destination_sexp&gt;</w:t>
            </w:r>
            <w:r w:rsidR="002A558D">
              <w:rPr>
                <w:noProof/>
                <w:webHidden/>
              </w:rPr>
              <w:tab/>
            </w:r>
            <w:r>
              <w:rPr>
                <w:noProof/>
                <w:webHidden/>
              </w:rPr>
              <w:fldChar w:fldCharType="begin"/>
            </w:r>
            <w:r w:rsidR="002A558D">
              <w:rPr>
                <w:noProof/>
                <w:webHidden/>
              </w:rPr>
              <w:instrText xml:space="preserve"> PAGEREF _Toc380828423 \h </w:instrText>
            </w:r>
            <w:r>
              <w:rPr>
                <w:noProof/>
                <w:webHidden/>
              </w:rPr>
            </w:r>
            <w:r>
              <w:rPr>
                <w:noProof/>
                <w:webHidden/>
              </w:rPr>
              <w:fldChar w:fldCharType="separate"/>
            </w:r>
            <w:r w:rsidR="002A558D">
              <w:rPr>
                <w:noProof/>
                <w:webHidden/>
              </w:rPr>
              <w:t>83</w:t>
            </w:r>
            <w:r>
              <w:rPr>
                <w:noProof/>
                <w:webHidden/>
              </w:rPr>
              <w:fldChar w:fldCharType="end"/>
            </w:r>
          </w:hyperlink>
        </w:p>
        <w:p w:rsidR="002A558D" w:rsidRDefault="000F0DAF">
          <w:pPr>
            <w:pStyle w:val="TOC2"/>
            <w:tabs>
              <w:tab w:val="right" w:leader="dot" w:pos="9350"/>
            </w:tabs>
            <w:rPr>
              <w:rFonts w:eastAsiaTheme="minorEastAsia"/>
              <w:noProof/>
            </w:rPr>
          </w:pPr>
          <w:hyperlink w:anchor="_Toc380828424" w:history="1">
            <w:r w:rsidR="002A558D" w:rsidRPr="00C51083">
              <w:rPr>
                <w:rStyle w:val="Hyperlink"/>
                <w:noProof/>
              </w:rPr>
              <w:t>Ftp.dir &lt;list_nvar&gt;</w:t>
            </w:r>
            <w:r w:rsidR="002A558D">
              <w:rPr>
                <w:noProof/>
                <w:webHidden/>
              </w:rPr>
              <w:tab/>
            </w:r>
            <w:r>
              <w:rPr>
                <w:noProof/>
                <w:webHidden/>
              </w:rPr>
              <w:fldChar w:fldCharType="begin"/>
            </w:r>
            <w:r w:rsidR="002A558D">
              <w:rPr>
                <w:noProof/>
                <w:webHidden/>
              </w:rPr>
              <w:instrText xml:space="preserve"> PAGEREF _Toc380828424 \h </w:instrText>
            </w:r>
            <w:r>
              <w:rPr>
                <w:noProof/>
                <w:webHidden/>
              </w:rPr>
            </w:r>
            <w:r>
              <w:rPr>
                <w:noProof/>
                <w:webHidden/>
              </w:rPr>
              <w:fldChar w:fldCharType="separate"/>
            </w:r>
            <w:r w:rsidR="002A558D">
              <w:rPr>
                <w:noProof/>
                <w:webHidden/>
              </w:rPr>
              <w:t>83</w:t>
            </w:r>
            <w:r>
              <w:rPr>
                <w:noProof/>
                <w:webHidden/>
              </w:rPr>
              <w:fldChar w:fldCharType="end"/>
            </w:r>
          </w:hyperlink>
        </w:p>
        <w:p w:rsidR="002A558D" w:rsidRDefault="000F0DAF">
          <w:pPr>
            <w:pStyle w:val="TOC2"/>
            <w:tabs>
              <w:tab w:val="right" w:leader="dot" w:pos="9350"/>
            </w:tabs>
            <w:rPr>
              <w:rFonts w:eastAsiaTheme="minorEastAsia"/>
              <w:noProof/>
            </w:rPr>
          </w:pPr>
          <w:hyperlink w:anchor="_Toc380828425" w:history="1">
            <w:r w:rsidR="002A558D" w:rsidRPr="00C51083">
              <w:rPr>
                <w:rStyle w:val="Hyperlink"/>
                <w:noProof/>
              </w:rPr>
              <w:t>Ftp.cd &lt;new_directory_sexp&gt;</w:t>
            </w:r>
            <w:r w:rsidR="002A558D">
              <w:rPr>
                <w:noProof/>
                <w:webHidden/>
              </w:rPr>
              <w:tab/>
            </w:r>
            <w:r>
              <w:rPr>
                <w:noProof/>
                <w:webHidden/>
              </w:rPr>
              <w:fldChar w:fldCharType="begin"/>
            </w:r>
            <w:r w:rsidR="002A558D">
              <w:rPr>
                <w:noProof/>
                <w:webHidden/>
              </w:rPr>
              <w:instrText xml:space="preserve"> PAGEREF _Toc380828425 \h </w:instrText>
            </w:r>
            <w:r>
              <w:rPr>
                <w:noProof/>
                <w:webHidden/>
              </w:rPr>
            </w:r>
            <w:r>
              <w:rPr>
                <w:noProof/>
                <w:webHidden/>
              </w:rPr>
              <w:fldChar w:fldCharType="separate"/>
            </w:r>
            <w:r w:rsidR="002A558D">
              <w:rPr>
                <w:noProof/>
                <w:webHidden/>
              </w:rPr>
              <w:t>83</w:t>
            </w:r>
            <w:r>
              <w:rPr>
                <w:noProof/>
                <w:webHidden/>
              </w:rPr>
              <w:fldChar w:fldCharType="end"/>
            </w:r>
          </w:hyperlink>
        </w:p>
        <w:p w:rsidR="002A558D" w:rsidRDefault="000F0DAF">
          <w:pPr>
            <w:pStyle w:val="TOC2"/>
            <w:tabs>
              <w:tab w:val="right" w:leader="dot" w:pos="9350"/>
            </w:tabs>
            <w:rPr>
              <w:rFonts w:eastAsiaTheme="minorEastAsia"/>
              <w:noProof/>
            </w:rPr>
          </w:pPr>
          <w:hyperlink w:anchor="_Toc380828426" w:history="1">
            <w:r w:rsidR="002A558D" w:rsidRPr="00C51083">
              <w:rPr>
                <w:rStyle w:val="Hyperlink"/>
                <w:noProof/>
              </w:rPr>
              <w:t>Ftp.rename &lt;old_filename_sexp&gt;, &lt;new_filename_sexp&gt;</w:t>
            </w:r>
            <w:r w:rsidR="002A558D">
              <w:rPr>
                <w:noProof/>
                <w:webHidden/>
              </w:rPr>
              <w:tab/>
            </w:r>
            <w:r>
              <w:rPr>
                <w:noProof/>
                <w:webHidden/>
              </w:rPr>
              <w:fldChar w:fldCharType="begin"/>
            </w:r>
            <w:r w:rsidR="002A558D">
              <w:rPr>
                <w:noProof/>
                <w:webHidden/>
              </w:rPr>
              <w:instrText xml:space="preserve"> PAGEREF _Toc380828426 \h </w:instrText>
            </w:r>
            <w:r>
              <w:rPr>
                <w:noProof/>
                <w:webHidden/>
              </w:rPr>
            </w:r>
            <w:r>
              <w:rPr>
                <w:noProof/>
                <w:webHidden/>
              </w:rPr>
              <w:fldChar w:fldCharType="separate"/>
            </w:r>
            <w:r w:rsidR="002A558D">
              <w:rPr>
                <w:noProof/>
                <w:webHidden/>
              </w:rPr>
              <w:t>83</w:t>
            </w:r>
            <w:r>
              <w:rPr>
                <w:noProof/>
                <w:webHidden/>
              </w:rPr>
              <w:fldChar w:fldCharType="end"/>
            </w:r>
          </w:hyperlink>
        </w:p>
        <w:p w:rsidR="002A558D" w:rsidRDefault="000F0DAF">
          <w:pPr>
            <w:pStyle w:val="TOC2"/>
            <w:tabs>
              <w:tab w:val="right" w:leader="dot" w:pos="9350"/>
            </w:tabs>
            <w:rPr>
              <w:rFonts w:eastAsiaTheme="minorEastAsia"/>
              <w:noProof/>
            </w:rPr>
          </w:pPr>
          <w:hyperlink w:anchor="_Toc380828427" w:history="1">
            <w:r w:rsidR="002A558D" w:rsidRPr="00C51083">
              <w:rPr>
                <w:rStyle w:val="Hyperlink"/>
                <w:noProof/>
              </w:rPr>
              <w:t>Ftp.delete &lt;filename_sexp&gt;</w:t>
            </w:r>
            <w:r w:rsidR="002A558D">
              <w:rPr>
                <w:noProof/>
                <w:webHidden/>
              </w:rPr>
              <w:tab/>
            </w:r>
            <w:r>
              <w:rPr>
                <w:noProof/>
                <w:webHidden/>
              </w:rPr>
              <w:fldChar w:fldCharType="begin"/>
            </w:r>
            <w:r w:rsidR="002A558D">
              <w:rPr>
                <w:noProof/>
                <w:webHidden/>
              </w:rPr>
              <w:instrText xml:space="preserve"> PAGEREF _Toc380828427 \h </w:instrText>
            </w:r>
            <w:r>
              <w:rPr>
                <w:noProof/>
                <w:webHidden/>
              </w:rPr>
            </w:r>
            <w:r>
              <w:rPr>
                <w:noProof/>
                <w:webHidden/>
              </w:rPr>
              <w:fldChar w:fldCharType="separate"/>
            </w:r>
            <w:r w:rsidR="002A558D">
              <w:rPr>
                <w:noProof/>
                <w:webHidden/>
              </w:rPr>
              <w:t>83</w:t>
            </w:r>
            <w:r>
              <w:rPr>
                <w:noProof/>
                <w:webHidden/>
              </w:rPr>
              <w:fldChar w:fldCharType="end"/>
            </w:r>
          </w:hyperlink>
        </w:p>
        <w:p w:rsidR="002A558D" w:rsidRDefault="000F0DAF">
          <w:pPr>
            <w:pStyle w:val="TOC2"/>
            <w:tabs>
              <w:tab w:val="right" w:leader="dot" w:pos="9350"/>
            </w:tabs>
            <w:rPr>
              <w:rFonts w:eastAsiaTheme="minorEastAsia"/>
              <w:noProof/>
            </w:rPr>
          </w:pPr>
          <w:hyperlink w:anchor="_Toc380828428" w:history="1">
            <w:r w:rsidR="002A558D" w:rsidRPr="00C51083">
              <w:rPr>
                <w:rStyle w:val="Hyperlink"/>
                <w:noProof/>
              </w:rPr>
              <w:t>Ftp.rmdir &lt;directory_sexp&gt;</w:t>
            </w:r>
            <w:r w:rsidR="002A558D">
              <w:rPr>
                <w:noProof/>
                <w:webHidden/>
              </w:rPr>
              <w:tab/>
            </w:r>
            <w:r>
              <w:rPr>
                <w:noProof/>
                <w:webHidden/>
              </w:rPr>
              <w:fldChar w:fldCharType="begin"/>
            </w:r>
            <w:r w:rsidR="002A558D">
              <w:rPr>
                <w:noProof/>
                <w:webHidden/>
              </w:rPr>
              <w:instrText xml:space="preserve"> PAGEREF _Toc380828428 \h </w:instrText>
            </w:r>
            <w:r>
              <w:rPr>
                <w:noProof/>
                <w:webHidden/>
              </w:rPr>
            </w:r>
            <w:r>
              <w:rPr>
                <w:noProof/>
                <w:webHidden/>
              </w:rPr>
              <w:fldChar w:fldCharType="separate"/>
            </w:r>
            <w:r w:rsidR="002A558D">
              <w:rPr>
                <w:noProof/>
                <w:webHidden/>
              </w:rPr>
              <w:t>83</w:t>
            </w:r>
            <w:r>
              <w:rPr>
                <w:noProof/>
                <w:webHidden/>
              </w:rPr>
              <w:fldChar w:fldCharType="end"/>
            </w:r>
          </w:hyperlink>
        </w:p>
        <w:p w:rsidR="002A558D" w:rsidRDefault="000F0DAF">
          <w:pPr>
            <w:pStyle w:val="TOC2"/>
            <w:tabs>
              <w:tab w:val="right" w:leader="dot" w:pos="9350"/>
            </w:tabs>
            <w:rPr>
              <w:rFonts w:eastAsiaTheme="minorEastAsia"/>
              <w:noProof/>
            </w:rPr>
          </w:pPr>
          <w:hyperlink w:anchor="_Toc380828429" w:history="1">
            <w:r w:rsidR="002A558D" w:rsidRPr="00C51083">
              <w:rPr>
                <w:rStyle w:val="Hyperlink"/>
                <w:noProof/>
              </w:rPr>
              <w:t>Ftp.mkdir &lt;directory_sexp&gt;</w:t>
            </w:r>
            <w:r w:rsidR="002A558D">
              <w:rPr>
                <w:noProof/>
                <w:webHidden/>
              </w:rPr>
              <w:tab/>
            </w:r>
            <w:r>
              <w:rPr>
                <w:noProof/>
                <w:webHidden/>
              </w:rPr>
              <w:fldChar w:fldCharType="begin"/>
            </w:r>
            <w:r w:rsidR="002A558D">
              <w:rPr>
                <w:noProof/>
                <w:webHidden/>
              </w:rPr>
              <w:instrText xml:space="preserve"> PAGEREF _Toc380828429 \h </w:instrText>
            </w:r>
            <w:r>
              <w:rPr>
                <w:noProof/>
                <w:webHidden/>
              </w:rPr>
            </w:r>
            <w:r>
              <w:rPr>
                <w:noProof/>
                <w:webHidden/>
              </w:rPr>
              <w:fldChar w:fldCharType="separate"/>
            </w:r>
            <w:r w:rsidR="002A558D">
              <w:rPr>
                <w:noProof/>
                <w:webHidden/>
              </w:rPr>
              <w:t>83</w:t>
            </w:r>
            <w:r>
              <w:rPr>
                <w:noProof/>
                <w:webHidden/>
              </w:rPr>
              <w:fldChar w:fldCharType="end"/>
            </w:r>
          </w:hyperlink>
        </w:p>
        <w:p w:rsidR="002A558D" w:rsidRDefault="000F0DAF">
          <w:pPr>
            <w:pStyle w:val="TOC1"/>
            <w:tabs>
              <w:tab w:val="right" w:leader="dot" w:pos="9350"/>
            </w:tabs>
            <w:rPr>
              <w:rFonts w:eastAsiaTheme="minorEastAsia"/>
              <w:noProof/>
            </w:rPr>
          </w:pPr>
          <w:hyperlink w:anchor="_Toc380828430" w:history="1">
            <w:r w:rsidR="002A558D" w:rsidRPr="00C51083">
              <w:rPr>
                <w:rStyle w:val="Hyperlink"/>
                <w:noProof/>
              </w:rPr>
              <w:t>Bluetooth</w:t>
            </w:r>
            <w:r w:rsidR="002A558D">
              <w:rPr>
                <w:noProof/>
                <w:webHidden/>
              </w:rPr>
              <w:tab/>
            </w:r>
            <w:r>
              <w:rPr>
                <w:noProof/>
                <w:webHidden/>
              </w:rPr>
              <w:fldChar w:fldCharType="begin"/>
            </w:r>
            <w:r w:rsidR="002A558D">
              <w:rPr>
                <w:noProof/>
                <w:webHidden/>
              </w:rPr>
              <w:instrText xml:space="preserve"> PAGEREF _Toc380828430 \h </w:instrText>
            </w:r>
            <w:r>
              <w:rPr>
                <w:noProof/>
                <w:webHidden/>
              </w:rPr>
            </w:r>
            <w:r>
              <w:rPr>
                <w:noProof/>
                <w:webHidden/>
              </w:rPr>
              <w:fldChar w:fldCharType="separate"/>
            </w:r>
            <w:r w:rsidR="002A558D">
              <w:rPr>
                <w:noProof/>
                <w:webHidden/>
              </w:rPr>
              <w:t>84</w:t>
            </w:r>
            <w:r>
              <w:rPr>
                <w:noProof/>
                <w:webHidden/>
              </w:rPr>
              <w:fldChar w:fldCharType="end"/>
            </w:r>
          </w:hyperlink>
        </w:p>
        <w:p w:rsidR="002A558D" w:rsidRDefault="000F0DAF">
          <w:pPr>
            <w:pStyle w:val="TOC2"/>
            <w:tabs>
              <w:tab w:val="right" w:leader="dot" w:pos="9350"/>
            </w:tabs>
            <w:rPr>
              <w:rFonts w:eastAsiaTheme="minorEastAsia"/>
              <w:noProof/>
            </w:rPr>
          </w:pPr>
          <w:hyperlink w:anchor="_Toc380828431" w:history="1">
            <w:r w:rsidR="002A558D" w:rsidRPr="00C51083">
              <w:rPr>
                <w:rStyle w:val="Hyperlink"/>
                <w:noProof/>
              </w:rPr>
              <w:t>Bt.open {0|1}</w:t>
            </w:r>
            <w:r w:rsidR="002A558D">
              <w:rPr>
                <w:noProof/>
                <w:webHidden/>
              </w:rPr>
              <w:tab/>
            </w:r>
            <w:r>
              <w:rPr>
                <w:noProof/>
                <w:webHidden/>
              </w:rPr>
              <w:fldChar w:fldCharType="begin"/>
            </w:r>
            <w:r w:rsidR="002A558D">
              <w:rPr>
                <w:noProof/>
                <w:webHidden/>
              </w:rPr>
              <w:instrText xml:space="preserve"> PAGEREF _Toc380828431 \h </w:instrText>
            </w:r>
            <w:r>
              <w:rPr>
                <w:noProof/>
                <w:webHidden/>
              </w:rPr>
            </w:r>
            <w:r>
              <w:rPr>
                <w:noProof/>
                <w:webHidden/>
              </w:rPr>
              <w:fldChar w:fldCharType="separate"/>
            </w:r>
            <w:r w:rsidR="002A558D">
              <w:rPr>
                <w:noProof/>
                <w:webHidden/>
              </w:rPr>
              <w:t>84</w:t>
            </w:r>
            <w:r>
              <w:rPr>
                <w:noProof/>
                <w:webHidden/>
              </w:rPr>
              <w:fldChar w:fldCharType="end"/>
            </w:r>
          </w:hyperlink>
        </w:p>
        <w:p w:rsidR="002A558D" w:rsidRDefault="000F0DAF">
          <w:pPr>
            <w:pStyle w:val="TOC2"/>
            <w:tabs>
              <w:tab w:val="right" w:leader="dot" w:pos="9350"/>
            </w:tabs>
            <w:rPr>
              <w:rFonts w:eastAsiaTheme="minorEastAsia"/>
              <w:noProof/>
            </w:rPr>
          </w:pPr>
          <w:hyperlink w:anchor="_Toc380828432" w:history="1">
            <w:r w:rsidR="002A558D" w:rsidRPr="00C51083">
              <w:rPr>
                <w:rStyle w:val="Hyperlink"/>
                <w:noProof/>
              </w:rPr>
              <w:t>Bt.close</w:t>
            </w:r>
            <w:r w:rsidR="002A558D">
              <w:rPr>
                <w:noProof/>
                <w:webHidden/>
              </w:rPr>
              <w:tab/>
            </w:r>
            <w:r>
              <w:rPr>
                <w:noProof/>
                <w:webHidden/>
              </w:rPr>
              <w:fldChar w:fldCharType="begin"/>
            </w:r>
            <w:r w:rsidR="002A558D">
              <w:rPr>
                <w:noProof/>
                <w:webHidden/>
              </w:rPr>
              <w:instrText xml:space="preserve"> PAGEREF _Toc380828432 \h </w:instrText>
            </w:r>
            <w:r>
              <w:rPr>
                <w:noProof/>
                <w:webHidden/>
              </w:rPr>
            </w:r>
            <w:r>
              <w:rPr>
                <w:noProof/>
                <w:webHidden/>
              </w:rPr>
              <w:fldChar w:fldCharType="separate"/>
            </w:r>
            <w:r w:rsidR="002A558D">
              <w:rPr>
                <w:noProof/>
                <w:webHidden/>
              </w:rPr>
              <w:t>85</w:t>
            </w:r>
            <w:r>
              <w:rPr>
                <w:noProof/>
                <w:webHidden/>
              </w:rPr>
              <w:fldChar w:fldCharType="end"/>
            </w:r>
          </w:hyperlink>
        </w:p>
        <w:p w:rsidR="002A558D" w:rsidRDefault="000F0DAF">
          <w:pPr>
            <w:pStyle w:val="TOC2"/>
            <w:tabs>
              <w:tab w:val="right" w:leader="dot" w:pos="9350"/>
            </w:tabs>
            <w:rPr>
              <w:rFonts w:eastAsiaTheme="minorEastAsia"/>
              <w:noProof/>
            </w:rPr>
          </w:pPr>
          <w:hyperlink w:anchor="_Toc380828433" w:history="1">
            <w:r w:rsidR="002A558D" w:rsidRPr="00C51083">
              <w:rPr>
                <w:rStyle w:val="Hyperlink"/>
                <w:noProof/>
              </w:rPr>
              <w:t>Bt.connect {0|1}</w:t>
            </w:r>
            <w:r w:rsidR="002A558D">
              <w:rPr>
                <w:noProof/>
                <w:webHidden/>
              </w:rPr>
              <w:tab/>
            </w:r>
            <w:r>
              <w:rPr>
                <w:noProof/>
                <w:webHidden/>
              </w:rPr>
              <w:fldChar w:fldCharType="begin"/>
            </w:r>
            <w:r w:rsidR="002A558D">
              <w:rPr>
                <w:noProof/>
                <w:webHidden/>
              </w:rPr>
              <w:instrText xml:space="preserve"> PAGEREF _Toc380828433 \h </w:instrText>
            </w:r>
            <w:r>
              <w:rPr>
                <w:noProof/>
                <w:webHidden/>
              </w:rPr>
            </w:r>
            <w:r>
              <w:rPr>
                <w:noProof/>
                <w:webHidden/>
              </w:rPr>
              <w:fldChar w:fldCharType="separate"/>
            </w:r>
            <w:r w:rsidR="002A558D">
              <w:rPr>
                <w:noProof/>
                <w:webHidden/>
              </w:rPr>
              <w:t>85</w:t>
            </w:r>
            <w:r>
              <w:rPr>
                <w:noProof/>
                <w:webHidden/>
              </w:rPr>
              <w:fldChar w:fldCharType="end"/>
            </w:r>
          </w:hyperlink>
        </w:p>
        <w:p w:rsidR="002A558D" w:rsidRDefault="000F0DAF">
          <w:pPr>
            <w:pStyle w:val="TOC2"/>
            <w:tabs>
              <w:tab w:val="right" w:leader="dot" w:pos="9350"/>
            </w:tabs>
            <w:rPr>
              <w:rFonts w:eastAsiaTheme="minorEastAsia"/>
              <w:noProof/>
            </w:rPr>
          </w:pPr>
          <w:hyperlink w:anchor="_Toc380828434" w:history="1">
            <w:r w:rsidR="002A558D" w:rsidRPr="00C51083">
              <w:rPr>
                <w:rStyle w:val="Hyperlink"/>
                <w:noProof/>
              </w:rPr>
              <w:t>Bt.disconnect</w:t>
            </w:r>
            <w:r w:rsidR="002A558D">
              <w:rPr>
                <w:noProof/>
                <w:webHidden/>
              </w:rPr>
              <w:tab/>
            </w:r>
            <w:r>
              <w:rPr>
                <w:noProof/>
                <w:webHidden/>
              </w:rPr>
              <w:fldChar w:fldCharType="begin"/>
            </w:r>
            <w:r w:rsidR="002A558D">
              <w:rPr>
                <w:noProof/>
                <w:webHidden/>
              </w:rPr>
              <w:instrText xml:space="preserve"> PAGEREF _Toc380828434 \h </w:instrText>
            </w:r>
            <w:r>
              <w:rPr>
                <w:noProof/>
                <w:webHidden/>
              </w:rPr>
            </w:r>
            <w:r>
              <w:rPr>
                <w:noProof/>
                <w:webHidden/>
              </w:rPr>
              <w:fldChar w:fldCharType="separate"/>
            </w:r>
            <w:r w:rsidR="002A558D">
              <w:rPr>
                <w:noProof/>
                <w:webHidden/>
              </w:rPr>
              <w:t>85</w:t>
            </w:r>
            <w:r>
              <w:rPr>
                <w:noProof/>
                <w:webHidden/>
              </w:rPr>
              <w:fldChar w:fldCharType="end"/>
            </w:r>
          </w:hyperlink>
        </w:p>
        <w:p w:rsidR="002A558D" w:rsidRDefault="000F0DAF">
          <w:pPr>
            <w:pStyle w:val="TOC2"/>
            <w:tabs>
              <w:tab w:val="right" w:leader="dot" w:pos="9350"/>
            </w:tabs>
            <w:rPr>
              <w:rFonts w:eastAsiaTheme="minorEastAsia"/>
              <w:noProof/>
            </w:rPr>
          </w:pPr>
          <w:hyperlink w:anchor="_Toc380828435" w:history="1">
            <w:r w:rsidR="002A558D" w:rsidRPr="00C51083">
              <w:rPr>
                <w:rStyle w:val="Hyperlink"/>
                <w:noProof/>
              </w:rPr>
              <w:t>Bt.reconnect</w:t>
            </w:r>
            <w:r w:rsidR="002A558D">
              <w:rPr>
                <w:noProof/>
                <w:webHidden/>
              </w:rPr>
              <w:tab/>
            </w:r>
            <w:r>
              <w:rPr>
                <w:noProof/>
                <w:webHidden/>
              </w:rPr>
              <w:fldChar w:fldCharType="begin"/>
            </w:r>
            <w:r w:rsidR="002A558D">
              <w:rPr>
                <w:noProof/>
                <w:webHidden/>
              </w:rPr>
              <w:instrText xml:space="preserve"> PAGEREF _Toc380828435 \h </w:instrText>
            </w:r>
            <w:r>
              <w:rPr>
                <w:noProof/>
                <w:webHidden/>
              </w:rPr>
            </w:r>
            <w:r>
              <w:rPr>
                <w:noProof/>
                <w:webHidden/>
              </w:rPr>
              <w:fldChar w:fldCharType="separate"/>
            </w:r>
            <w:r w:rsidR="002A558D">
              <w:rPr>
                <w:noProof/>
                <w:webHidden/>
              </w:rPr>
              <w:t>85</w:t>
            </w:r>
            <w:r>
              <w:rPr>
                <w:noProof/>
                <w:webHidden/>
              </w:rPr>
              <w:fldChar w:fldCharType="end"/>
            </w:r>
          </w:hyperlink>
        </w:p>
        <w:p w:rsidR="002A558D" w:rsidRDefault="000F0DAF">
          <w:pPr>
            <w:pStyle w:val="TOC2"/>
            <w:tabs>
              <w:tab w:val="right" w:leader="dot" w:pos="9350"/>
            </w:tabs>
            <w:rPr>
              <w:rFonts w:eastAsiaTheme="minorEastAsia"/>
              <w:noProof/>
            </w:rPr>
          </w:pPr>
          <w:hyperlink w:anchor="_Toc380828436" w:history="1">
            <w:r w:rsidR="002A558D" w:rsidRPr="00C51083">
              <w:rPr>
                <w:rStyle w:val="Hyperlink"/>
                <w:noProof/>
              </w:rPr>
              <w:t>Bt.status &lt;nvar&gt;</w:t>
            </w:r>
            <w:r w:rsidR="002A558D">
              <w:rPr>
                <w:noProof/>
                <w:webHidden/>
              </w:rPr>
              <w:tab/>
            </w:r>
            <w:r>
              <w:rPr>
                <w:noProof/>
                <w:webHidden/>
              </w:rPr>
              <w:fldChar w:fldCharType="begin"/>
            </w:r>
            <w:r w:rsidR="002A558D">
              <w:rPr>
                <w:noProof/>
                <w:webHidden/>
              </w:rPr>
              <w:instrText xml:space="preserve"> PAGEREF _Toc380828436 \h </w:instrText>
            </w:r>
            <w:r>
              <w:rPr>
                <w:noProof/>
                <w:webHidden/>
              </w:rPr>
            </w:r>
            <w:r>
              <w:rPr>
                <w:noProof/>
                <w:webHidden/>
              </w:rPr>
              <w:fldChar w:fldCharType="separate"/>
            </w:r>
            <w:r w:rsidR="002A558D">
              <w:rPr>
                <w:noProof/>
                <w:webHidden/>
              </w:rPr>
              <w:t>85</w:t>
            </w:r>
            <w:r>
              <w:rPr>
                <w:noProof/>
                <w:webHidden/>
              </w:rPr>
              <w:fldChar w:fldCharType="end"/>
            </w:r>
          </w:hyperlink>
        </w:p>
        <w:p w:rsidR="002A558D" w:rsidRDefault="000F0DAF">
          <w:pPr>
            <w:pStyle w:val="TOC2"/>
            <w:tabs>
              <w:tab w:val="right" w:leader="dot" w:pos="9350"/>
            </w:tabs>
            <w:rPr>
              <w:rFonts w:eastAsiaTheme="minorEastAsia"/>
              <w:noProof/>
            </w:rPr>
          </w:pPr>
          <w:hyperlink w:anchor="_Toc380828437" w:history="1">
            <w:r w:rsidR="002A558D" w:rsidRPr="00C51083">
              <w:rPr>
                <w:rStyle w:val="Hyperlink"/>
                <w:noProof/>
              </w:rPr>
              <w:t>Bt.write &lt;sexp&gt;|&lt;nexp&gt; {,|;} . . . . &lt;sexp&gt;|&lt;nexp&gt;{,|;}</w:t>
            </w:r>
            <w:r w:rsidR="002A558D">
              <w:rPr>
                <w:noProof/>
                <w:webHidden/>
              </w:rPr>
              <w:tab/>
            </w:r>
            <w:r>
              <w:rPr>
                <w:noProof/>
                <w:webHidden/>
              </w:rPr>
              <w:fldChar w:fldCharType="begin"/>
            </w:r>
            <w:r w:rsidR="002A558D">
              <w:rPr>
                <w:noProof/>
                <w:webHidden/>
              </w:rPr>
              <w:instrText xml:space="preserve"> PAGEREF _Toc380828437 \h </w:instrText>
            </w:r>
            <w:r>
              <w:rPr>
                <w:noProof/>
                <w:webHidden/>
              </w:rPr>
            </w:r>
            <w:r>
              <w:rPr>
                <w:noProof/>
                <w:webHidden/>
              </w:rPr>
              <w:fldChar w:fldCharType="separate"/>
            </w:r>
            <w:r w:rsidR="002A558D">
              <w:rPr>
                <w:noProof/>
                <w:webHidden/>
              </w:rPr>
              <w:t>85</w:t>
            </w:r>
            <w:r>
              <w:rPr>
                <w:noProof/>
                <w:webHidden/>
              </w:rPr>
              <w:fldChar w:fldCharType="end"/>
            </w:r>
          </w:hyperlink>
        </w:p>
        <w:p w:rsidR="002A558D" w:rsidRDefault="000F0DAF">
          <w:pPr>
            <w:pStyle w:val="TOC2"/>
            <w:tabs>
              <w:tab w:val="right" w:leader="dot" w:pos="9350"/>
            </w:tabs>
            <w:rPr>
              <w:rFonts w:eastAsiaTheme="minorEastAsia"/>
              <w:noProof/>
            </w:rPr>
          </w:pPr>
          <w:hyperlink w:anchor="_Toc380828438" w:history="1">
            <w:r w:rsidR="002A558D" w:rsidRPr="00C51083">
              <w:rPr>
                <w:rStyle w:val="Hyperlink"/>
                <w:noProof/>
              </w:rPr>
              <w:t>Bt.read.ready &lt;nvar&gt;</w:t>
            </w:r>
            <w:r w:rsidR="002A558D">
              <w:rPr>
                <w:noProof/>
                <w:webHidden/>
              </w:rPr>
              <w:tab/>
            </w:r>
            <w:r>
              <w:rPr>
                <w:noProof/>
                <w:webHidden/>
              </w:rPr>
              <w:fldChar w:fldCharType="begin"/>
            </w:r>
            <w:r w:rsidR="002A558D">
              <w:rPr>
                <w:noProof/>
                <w:webHidden/>
              </w:rPr>
              <w:instrText xml:space="preserve"> PAGEREF _Toc380828438 \h </w:instrText>
            </w:r>
            <w:r>
              <w:rPr>
                <w:noProof/>
                <w:webHidden/>
              </w:rPr>
            </w:r>
            <w:r>
              <w:rPr>
                <w:noProof/>
                <w:webHidden/>
              </w:rPr>
              <w:fldChar w:fldCharType="separate"/>
            </w:r>
            <w:r w:rsidR="002A558D">
              <w:rPr>
                <w:noProof/>
                <w:webHidden/>
              </w:rPr>
              <w:t>86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39" w:history="1">
            <w:r w:rsidR="002A558D" w:rsidRPr="00C51083">
              <w:rPr>
                <w:rStyle w:val="Hyperlink"/>
                <w:noProof/>
              </w:rPr>
              <w:t>OnBtReadReady:</w:t>
            </w:r>
            <w:r w:rsidR="002A558D">
              <w:rPr>
                <w:noProof/>
                <w:webHidden/>
              </w:rPr>
              <w:tab/>
            </w:r>
            <w:r>
              <w:rPr>
                <w:noProof/>
                <w:webHidden/>
              </w:rPr>
              <w:fldChar w:fldCharType="begin"/>
            </w:r>
            <w:r w:rsidR="002A558D">
              <w:rPr>
                <w:noProof/>
                <w:webHidden/>
              </w:rPr>
              <w:instrText xml:space="preserve"> PAGEREF _Toc380828439 \h </w:instrText>
            </w:r>
            <w:r>
              <w:rPr>
                <w:noProof/>
                <w:webHidden/>
              </w:rPr>
            </w:r>
            <w:r>
              <w:rPr>
                <w:noProof/>
                <w:webHidden/>
              </w:rPr>
              <w:fldChar w:fldCharType="separate"/>
            </w:r>
            <w:r w:rsidR="002A558D">
              <w:rPr>
                <w:noProof/>
                <w:webHidden/>
              </w:rPr>
              <w:t>86</w:t>
            </w:r>
            <w:r>
              <w:rPr>
                <w:noProof/>
                <w:webHidden/>
              </w:rPr>
              <w:fldChar w:fldCharType="end"/>
            </w:r>
          </w:hyperlink>
        </w:p>
        <w:p w:rsidR="002A558D" w:rsidRDefault="000F0DAF">
          <w:pPr>
            <w:pStyle w:val="TOC3"/>
            <w:tabs>
              <w:tab w:val="right" w:leader="dot" w:pos="9350"/>
            </w:tabs>
            <w:rPr>
              <w:rFonts w:eastAsiaTheme="minorEastAsia"/>
              <w:noProof/>
            </w:rPr>
          </w:pPr>
          <w:hyperlink w:anchor="_Toc380828440" w:history="1">
            <w:r w:rsidR="002A558D" w:rsidRPr="00C51083">
              <w:rPr>
                <w:rStyle w:val="Hyperlink"/>
                <w:noProof/>
              </w:rPr>
              <w:t>Bt.onReadReady.Resume</w:t>
            </w:r>
            <w:r w:rsidR="002A558D">
              <w:rPr>
                <w:noProof/>
                <w:webHidden/>
              </w:rPr>
              <w:tab/>
            </w:r>
            <w:r>
              <w:rPr>
                <w:noProof/>
                <w:webHidden/>
              </w:rPr>
              <w:fldChar w:fldCharType="begin"/>
            </w:r>
            <w:r w:rsidR="002A558D">
              <w:rPr>
                <w:noProof/>
                <w:webHidden/>
              </w:rPr>
              <w:instrText xml:space="preserve"> PAGEREF _Toc380828440 \h </w:instrText>
            </w:r>
            <w:r>
              <w:rPr>
                <w:noProof/>
                <w:webHidden/>
              </w:rPr>
            </w:r>
            <w:r>
              <w:rPr>
                <w:noProof/>
                <w:webHidden/>
              </w:rPr>
              <w:fldChar w:fldCharType="separate"/>
            </w:r>
            <w:r w:rsidR="002A558D">
              <w:rPr>
                <w:noProof/>
                <w:webHidden/>
              </w:rPr>
              <w:t>86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41" w:history="1">
            <w:r w:rsidR="002A558D" w:rsidRPr="00C51083">
              <w:rPr>
                <w:rStyle w:val="Hyperlink"/>
                <w:noProof/>
              </w:rPr>
              <w:t>Bt.read.bytes &lt;svar&gt;</w:t>
            </w:r>
            <w:r w:rsidR="002A558D">
              <w:rPr>
                <w:noProof/>
                <w:webHidden/>
              </w:rPr>
              <w:tab/>
            </w:r>
            <w:r>
              <w:rPr>
                <w:noProof/>
                <w:webHidden/>
              </w:rPr>
              <w:fldChar w:fldCharType="begin"/>
            </w:r>
            <w:r w:rsidR="002A558D">
              <w:rPr>
                <w:noProof/>
                <w:webHidden/>
              </w:rPr>
              <w:instrText xml:space="preserve"> PAGEREF _Toc380828441 \h </w:instrText>
            </w:r>
            <w:r>
              <w:rPr>
                <w:noProof/>
                <w:webHidden/>
              </w:rPr>
            </w:r>
            <w:r>
              <w:rPr>
                <w:noProof/>
                <w:webHidden/>
              </w:rPr>
              <w:fldChar w:fldCharType="separate"/>
            </w:r>
            <w:r w:rsidR="002A558D">
              <w:rPr>
                <w:noProof/>
                <w:webHidden/>
              </w:rPr>
              <w:t>86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42" w:history="1">
            <w:r w:rsidR="002A558D" w:rsidRPr="00C51083">
              <w:rPr>
                <w:rStyle w:val="Hyperlink"/>
                <w:noProof/>
              </w:rPr>
              <w:t>Bt.device.name &lt;svar&gt;</w:t>
            </w:r>
            <w:r w:rsidR="002A558D">
              <w:rPr>
                <w:noProof/>
                <w:webHidden/>
              </w:rPr>
              <w:tab/>
            </w:r>
            <w:r>
              <w:rPr>
                <w:noProof/>
                <w:webHidden/>
              </w:rPr>
              <w:fldChar w:fldCharType="begin"/>
            </w:r>
            <w:r w:rsidR="002A558D">
              <w:rPr>
                <w:noProof/>
                <w:webHidden/>
              </w:rPr>
              <w:instrText xml:space="preserve"> PAGEREF _Toc380828442 \h </w:instrText>
            </w:r>
            <w:r>
              <w:rPr>
                <w:noProof/>
                <w:webHidden/>
              </w:rPr>
            </w:r>
            <w:r>
              <w:rPr>
                <w:noProof/>
                <w:webHidden/>
              </w:rPr>
              <w:fldChar w:fldCharType="separate"/>
            </w:r>
            <w:r w:rsidR="002A558D">
              <w:rPr>
                <w:noProof/>
                <w:webHidden/>
              </w:rPr>
              <w:t>86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43" w:history="1">
            <w:r w:rsidR="002A558D" w:rsidRPr="00C51083">
              <w:rPr>
                <w:rStyle w:val="Hyperlink"/>
                <w:noProof/>
              </w:rPr>
              <w:t>Bt.set.uuid &lt;sexp&gt;</w:t>
            </w:r>
            <w:r w:rsidR="002A558D">
              <w:rPr>
                <w:noProof/>
                <w:webHidden/>
              </w:rPr>
              <w:tab/>
            </w:r>
            <w:r>
              <w:rPr>
                <w:noProof/>
                <w:webHidden/>
              </w:rPr>
              <w:fldChar w:fldCharType="begin"/>
            </w:r>
            <w:r w:rsidR="002A558D">
              <w:rPr>
                <w:noProof/>
                <w:webHidden/>
              </w:rPr>
              <w:instrText xml:space="preserve"> PAGEREF _Toc380828443 \h </w:instrText>
            </w:r>
            <w:r>
              <w:rPr>
                <w:noProof/>
                <w:webHidden/>
              </w:rPr>
            </w:r>
            <w:r>
              <w:rPr>
                <w:noProof/>
                <w:webHidden/>
              </w:rPr>
              <w:fldChar w:fldCharType="separate"/>
            </w:r>
            <w:r w:rsidR="002A558D">
              <w:rPr>
                <w:noProof/>
                <w:webHidden/>
              </w:rPr>
              <w:t>86</w:t>
            </w:r>
            <w:r>
              <w:rPr>
                <w:noProof/>
                <w:webHidden/>
              </w:rPr>
              <w:fldChar w:fldCharType="end"/>
            </w:r>
          </w:hyperlink>
        </w:p>
        <w:p w:rsidR="002A558D" w:rsidRDefault="000F0DAF">
          <w:pPr>
            <w:pStyle w:val="TOC1"/>
            <w:tabs>
              <w:tab w:val="right" w:leader="dot" w:pos="9350"/>
            </w:tabs>
            <w:rPr>
              <w:rFonts w:eastAsiaTheme="minorEastAsia"/>
              <w:noProof/>
            </w:rPr>
          </w:pPr>
          <w:hyperlink w:anchor="_Toc380828444" w:history="1">
            <w:r w:rsidR="002A558D" w:rsidRPr="00C51083">
              <w:rPr>
                <w:rStyle w:val="Hyperlink"/>
                <w:noProof/>
              </w:rPr>
              <w:t>Miscellaneous Commands</w:t>
            </w:r>
            <w:r w:rsidR="002A558D">
              <w:rPr>
                <w:noProof/>
                <w:webHidden/>
              </w:rPr>
              <w:tab/>
            </w:r>
            <w:r>
              <w:rPr>
                <w:noProof/>
                <w:webHidden/>
              </w:rPr>
              <w:fldChar w:fldCharType="begin"/>
            </w:r>
            <w:r w:rsidR="002A558D">
              <w:rPr>
                <w:noProof/>
                <w:webHidden/>
              </w:rPr>
              <w:instrText xml:space="preserve"> PAGEREF _Toc380828444 \h </w:instrText>
            </w:r>
            <w:r>
              <w:rPr>
                <w:noProof/>
                <w:webHidden/>
              </w:rPr>
            </w:r>
            <w:r>
              <w:rPr>
                <w:noProof/>
                <w:webHidden/>
              </w:rPr>
              <w:fldChar w:fldCharType="separate"/>
            </w:r>
            <w:r w:rsidR="002A558D">
              <w:rPr>
                <w:noProof/>
                <w:webHidden/>
              </w:rPr>
              <w:t>87</w:t>
            </w:r>
            <w:r>
              <w:rPr>
                <w:noProof/>
                <w:webHidden/>
              </w:rPr>
              <w:fldChar w:fldCharType="end"/>
            </w:r>
          </w:hyperlink>
        </w:p>
        <w:p w:rsidR="002A558D" w:rsidRDefault="000F0DAF">
          <w:pPr>
            <w:pStyle w:val="TOC2"/>
            <w:tabs>
              <w:tab w:val="right" w:leader="dot" w:pos="9350"/>
            </w:tabs>
            <w:rPr>
              <w:rFonts w:eastAsiaTheme="minorEastAsia"/>
              <w:noProof/>
            </w:rPr>
          </w:pPr>
          <w:hyperlink w:anchor="_Toc380828445" w:history="1">
            <w:r w:rsidR="002A558D" w:rsidRPr="00C51083">
              <w:rPr>
                <w:rStyle w:val="Hyperlink"/>
                <w:noProof/>
              </w:rPr>
              <w:t>Browse &lt;url_sexp&gt;</w:t>
            </w:r>
            <w:r w:rsidR="002A558D">
              <w:rPr>
                <w:noProof/>
                <w:webHidden/>
              </w:rPr>
              <w:tab/>
            </w:r>
            <w:r>
              <w:rPr>
                <w:noProof/>
                <w:webHidden/>
              </w:rPr>
              <w:fldChar w:fldCharType="begin"/>
            </w:r>
            <w:r w:rsidR="002A558D">
              <w:rPr>
                <w:noProof/>
                <w:webHidden/>
              </w:rPr>
              <w:instrText xml:space="preserve"> PAGEREF _Toc380828445 \h </w:instrText>
            </w:r>
            <w:r>
              <w:rPr>
                <w:noProof/>
                <w:webHidden/>
              </w:rPr>
            </w:r>
            <w:r>
              <w:rPr>
                <w:noProof/>
                <w:webHidden/>
              </w:rPr>
              <w:fldChar w:fldCharType="separate"/>
            </w:r>
            <w:r w:rsidR="002A558D">
              <w:rPr>
                <w:noProof/>
                <w:webHidden/>
              </w:rPr>
              <w:t>87</w:t>
            </w:r>
            <w:r>
              <w:rPr>
                <w:noProof/>
                <w:webHidden/>
              </w:rPr>
              <w:fldChar w:fldCharType="end"/>
            </w:r>
          </w:hyperlink>
        </w:p>
        <w:p w:rsidR="002A558D" w:rsidRDefault="000F0DAF">
          <w:pPr>
            <w:pStyle w:val="TOC2"/>
            <w:tabs>
              <w:tab w:val="right" w:leader="dot" w:pos="9350"/>
            </w:tabs>
            <w:rPr>
              <w:rFonts w:eastAsiaTheme="minorEastAsia"/>
              <w:noProof/>
            </w:rPr>
          </w:pPr>
          <w:hyperlink w:anchor="_Toc380828446" w:history="1">
            <w:r w:rsidR="002A558D" w:rsidRPr="00C51083">
              <w:rPr>
                <w:rStyle w:val="Hyperlink"/>
                <w:noProof/>
              </w:rPr>
              <w:t>Swap &lt;nvar_a&gt;|&lt;svar_a&gt;, &lt;nvar_b&gt;|&lt;svar_b&gt;</w:t>
            </w:r>
            <w:r w:rsidR="002A558D">
              <w:rPr>
                <w:noProof/>
                <w:webHidden/>
              </w:rPr>
              <w:tab/>
            </w:r>
            <w:r>
              <w:rPr>
                <w:noProof/>
                <w:webHidden/>
              </w:rPr>
              <w:fldChar w:fldCharType="begin"/>
            </w:r>
            <w:r w:rsidR="002A558D">
              <w:rPr>
                <w:noProof/>
                <w:webHidden/>
              </w:rPr>
              <w:instrText xml:space="preserve"> PAGEREF _Toc380828446 \h </w:instrText>
            </w:r>
            <w:r>
              <w:rPr>
                <w:noProof/>
                <w:webHidden/>
              </w:rPr>
            </w:r>
            <w:r>
              <w:rPr>
                <w:noProof/>
                <w:webHidden/>
              </w:rPr>
              <w:fldChar w:fldCharType="separate"/>
            </w:r>
            <w:r w:rsidR="002A558D">
              <w:rPr>
                <w:noProof/>
                <w:webHidden/>
              </w:rPr>
              <w:t>87</w:t>
            </w:r>
            <w:r>
              <w:rPr>
                <w:noProof/>
                <w:webHidden/>
              </w:rPr>
              <w:fldChar w:fldCharType="end"/>
            </w:r>
          </w:hyperlink>
        </w:p>
        <w:p w:rsidR="002A558D" w:rsidRDefault="000F0DAF">
          <w:pPr>
            <w:pStyle w:val="TOC2"/>
            <w:tabs>
              <w:tab w:val="right" w:leader="dot" w:pos="9350"/>
            </w:tabs>
            <w:rPr>
              <w:rFonts w:eastAsiaTheme="minorEastAsia"/>
              <w:noProof/>
            </w:rPr>
          </w:pPr>
          <w:hyperlink w:anchor="_Toc380828447" w:history="1">
            <w:r w:rsidR="002A558D" w:rsidRPr="00C51083">
              <w:rPr>
                <w:rStyle w:val="Hyperlink"/>
                <w:noProof/>
              </w:rPr>
              <w:t>Clipboard</w:t>
            </w:r>
            <w:r w:rsidR="002A558D">
              <w:rPr>
                <w:noProof/>
                <w:webHidden/>
              </w:rPr>
              <w:tab/>
            </w:r>
            <w:r>
              <w:rPr>
                <w:noProof/>
                <w:webHidden/>
              </w:rPr>
              <w:fldChar w:fldCharType="begin"/>
            </w:r>
            <w:r w:rsidR="002A558D">
              <w:rPr>
                <w:noProof/>
                <w:webHidden/>
              </w:rPr>
              <w:instrText xml:space="preserve"> PAGEREF _Toc380828447 \h </w:instrText>
            </w:r>
            <w:r>
              <w:rPr>
                <w:noProof/>
                <w:webHidden/>
              </w:rPr>
            </w:r>
            <w:r>
              <w:rPr>
                <w:noProof/>
                <w:webHidden/>
              </w:rPr>
              <w:fldChar w:fldCharType="separate"/>
            </w:r>
            <w:r w:rsidR="002A558D">
              <w:rPr>
                <w:noProof/>
                <w:webHidden/>
              </w:rPr>
              <w:t>87</w:t>
            </w:r>
            <w:r>
              <w:rPr>
                <w:noProof/>
                <w:webHidden/>
              </w:rPr>
              <w:fldChar w:fldCharType="end"/>
            </w:r>
          </w:hyperlink>
        </w:p>
        <w:p w:rsidR="002A558D" w:rsidRDefault="000F0DAF">
          <w:pPr>
            <w:pStyle w:val="TOC3"/>
            <w:tabs>
              <w:tab w:val="right" w:leader="dot" w:pos="9350"/>
            </w:tabs>
            <w:rPr>
              <w:rFonts w:eastAsiaTheme="minorEastAsia"/>
              <w:noProof/>
            </w:rPr>
          </w:pPr>
          <w:hyperlink w:anchor="_Toc380828448" w:history="1">
            <w:r w:rsidR="002A558D" w:rsidRPr="00C51083">
              <w:rPr>
                <w:rStyle w:val="Hyperlink"/>
                <w:noProof/>
              </w:rPr>
              <w:t>Clipboard.get &lt;svar&gt;</w:t>
            </w:r>
            <w:r w:rsidR="002A558D">
              <w:rPr>
                <w:noProof/>
                <w:webHidden/>
              </w:rPr>
              <w:tab/>
            </w:r>
            <w:r>
              <w:rPr>
                <w:noProof/>
                <w:webHidden/>
              </w:rPr>
              <w:fldChar w:fldCharType="begin"/>
            </w:r>
            <w:r w:rsidR="002A558D">
              <w:rPr>
                <w:noProof/>
                <w:webHidden/>
              </w:rPr>
              <w:instrText xml:space="preserve"> PAGEREF _Toc380828448 \h </w:instrText>
            </w:r>
            <w:r>
              <w:rPr>
                <w:noProof/>
                <w:webHidden/>
              </w:rPr>
            </w:r>
            <w:r>
              <w:rPr>
                <w:noProof/>
                <w:webHidden/>
              </w:rPr>
              <w:fldChar w:fldCharType="separate"/>
            </w:r>
            <w:r w:rsidR="002A558D">
              <w:rPr>
                <w:noProof/>
                <w:webHidden/>
              </w:rPr>
              <w:t>87</w:t>
            </w:r>
            <w:r>
              <w:rPr>
                <w:noProof/>
                <w:webHidden/>
              </w:rPr>
              <w:fldChar w:fldCharType="end"/>
            </w:r>
          </w:hyperlink>
        </w:p>
        <w:p w:rsidR="002A558D" w:rsidRDefault="000F0DAF">
          <w:pPr>
            <w:pStyle w:val="TOC3"/>
            <w:tabs>
              <w:tab w:val="right" w:leader="dot" w:pos="9350"/>
            </w:tabs>
            <w:rPr>
              <w:rFonts w:eastAsiaTheme="minorEastAsia"/>
              <w:noProof/>
            </w:rPr>
          </w:pPr>
          <w:hyperlink w:anchor="_Toc380828449" w:history="1">
            <w:r w:rsidR="002A558D" w:rsidRPr="00C51083">
              <w:rPr>
                <w:rStyle w:val="Hyperlink"/>
                <w:noProof/>
              </w:rPr>
              <w:t>Clipboard.put &lt;sexp&gt;</w:t>
            </w:r>
            <w:r w:rsidR="002A558D">
              <w:rPr>
                <w:noProof/>
                <w:webHidden/>
              </w:rPr>
              <w:tab/>
            </w:r>
            <w:r>
              <w:rPr>
                <w:noProof/>
                <w:webHidden/>
              </w:rPr>
              <w:fldChar w:fldCharType="begin"/>
            </w:r>
            <w:r w:rsidR="002A558D">
              <w:rPr>
                <w:noProof/>
                <w:webHidden/>
              </w:rPr>
              <w:instrText xml:space="preserve"> PAGEREF _Toc380828449 \h </w:instrText>
            </w:r>
            <w:r>
              <w:rPr>
                <w:noProof/>
                <w:webHidden/>
              </w:rPr>
            </w:r>
            <w:r>
              <w:rPr>
                <w:noProof/>
                <w:webHidden/>
              </w:rPr>
              <w:fldChar w:fldCharType="separate"/>
            </w:r>
            <w:r w:rsidR="002A558D">
              <w:rPr>
                <w:noProof/>
                <w:webHidden/>
              </w:rPr>
              <w:t>87</w:t>
            </w:r>
            <w:r>
              <w:rPr>
                <w:noProof/>
                <w:webHidden/>
              </w:rPr>
              <w:fldChar w:fldCharType="end"/>
            </w:r>
          </w:hyperlink>
        </w:p>
        <w:p w:rsidR="002A558D" w:rsidRDefault="000F0DAF">
          <w:pPr>
            <w:pStyle w:val="TOC2"/>
            <w:tabs>
              <w:tab w:val="right" w:leader="dot" w:pos="9350"/>
            </w:tabs>
            <w:rPr>
              <w:rFonts w:eastAsiaTheme="minorEastAsia"/>
              <w:noProof/>
            </w:rPr>
          </w:pPr>
          <w:hyperlink w:anchor="_Toc380828450" w:history="1">
            <w:r w:rsidR="002A558D" w:rsidRPr="00C51083">
              <w:rPr>
                <w:rStyle w:val="Hyperlink"/>
                <w:noProof/>
              </w:rPr>
              <w:t>Echo.on</w:t>
            </w:r>
            <w:r w:rsidR="002A558D">
              <w:rPr>
                <w:noProof/>
                <w:webHidden/>
              </w:rPr>
              <w:tab/>
            </w:r>
            <w:r>
              <w:rPr>
                <w:noProof/>
                <w:webHidden/>
              </w:rPr>
              <w:fldChar w:fldCharType="begin"/>
            </w:r>
            <w:r w:rsidR="002A558D">
              <w:rPr>
                <w:noProof/>
                <w:webHidden/>
              </w:rPr>
              <w:instrText xml:space="preserve"> PAGEREF _Toc380828450 \h </w:instrText>
            </w:r>
            <w:r>
              <w:rPr>
                <w:noProof/>
                <w:webHidden/>
              </w:rPr>
            </w:r>
            <w:r>
              <w:rPr>
                <w:noProof/>
                <w:webHidden/>
              </w:rPr>
              <w:fldChar w:fldCharType="separate"/>
            </w:r>
            <w:r w:rsidR="002A558D">
              <w:rPr>
                <w:noProof/>
                <w:webHidden/>
              </w:rPr>
              <w:t>87</w:t>
            </w:r>
            <w:r>
              <w:rPr>
                <w:noProof/>
                <w:webHidden/>
              </w:rPr>
              <w:fldChar w:fldCharType="end"/>
            </w:r>
          </w:hyperlink>
        </w:p>
        <w:p w:rsidR="002A558D" w:rsidRDefault="000F0DAF">
          <w:pPr>
            <w:pStyle w:val="TOC2"/>
            <w:tabs>
              <w:tab w:val="right" w:leader="dot" w:pos="9350"/>
            </w:tabs>
            <w:rPr>
              <w:rFonts w:eastAsiaTheme="minorEastAsia"/>
              <w:noProof/>
            </w:rPr>
          </w:pPr>
          <w:hyperlink w:anchor="_Toc380828451" w:history="1">
            <w:r w:rsidR="002A558D" w:rsidRPr="00C51083">
              <w:rPr>
                <w:rStyle w:val="Hyperlink"/>
                <w:noProof/>
              </w:rPr>
              <w:t>Echo.off</w:t>
            </w:r>
            <w:r w:rsidR="002A558D">
              <w:rPr>
                <w:noProof/>
                <w:webHidden/>
              </w:rPr>
              <w:tab/>
            </w:r>
            <w:r>
              <w:rPr>
                <w:noProof/>
                <w:webHidden/>
              </w:rPr>
              <w:fldChar w:fldCharType="begin"/>
            </w:r>
            <w:r w:rsidR="002A558D">
              <w:rPr>
                <w:noProof/>
                <w:webHidden/>
              </w:rPr>
              <w:instrText xml:space="preserve"> PAGEREF _Toc380828451 \h </w:instrText>
            </w:r>
            <w:r>
              <w:rPr>
                <w:noProof/>
                <w:webHidden/>
              </w:rPr>
            </w:r>
            <w:r>
              <w:rPr>
                <w:noProof/>
                <w:webHidden/>
              </w:rPr>
              <w:fldChar w:fldCharType="separate"/>
            </w:r>
            <w:r w:rsidR="002A558D">
              <w:rPr>
                <w:noProof/>
                <w:webHidden/>
              </w:rPr>
              <w:t>87</w:t>
            </w:r>
            <w:r>
              <w:rPr>
                <w:noProof/>
                <w:webHidden/>
              </w:rPr>
              <w:fldChar w:fldCharType="end"/>
            </w:r>
          </w:hyperlink>
        </w:p>
        <w:p w:rsidR="002A558D" w:rsidRDefault="000F0DAF">
          <w:pPr>
            <w:pStyle w:val="TOC2"/>
            <w:tabs>
              <w:tab w:val="right" w:leader="dot" w:pos="9350"/>
            </w:tabs>
            <w:rPr>
              <w:rFonts w:eastAsiaTheme="minorEastAsia"/>
              <w:noProof/>
            </w:rPr>
          </w:pPr>
          <w:hyperlink w:anchor="_Toc380828452" w:history="1">
            <w:r w:rsidR="002A558D" w:rsidRPr="00C51083">
              <w:rPr>
                <w:rStyle w:val="Hyperlink"/>
                <w:noProof/>
              </w:rPr>
              <w:t>Encryption</w:t>
            </w:r>
            <w:r w:rsidR="002A558D">
              <w:rPr>
                <w:noProof/>
                <w:webHidden/>
              </w:rPr>
              <w:tab/>
            </w:r>
            <w:r>
              <w:rPr>
                <w:noProof/>
                <w:webHidden/>
              </w:rPr>
              <w:fldChar w:fldCharType="begin"/>
            </w:r>
            <w:r w:rsidR="002A558D">
              <w:rPr>
                <w:noProof/>
                <w:webHidden/>
              </w:rPr>
              <w:instrText xml:space="preserve"> PAGEREF _Toc380828452 \h </w:instrText>
            </w:r>
            <w:r>
              <w:rPr>
                <w:noProof/>
                <w:webHidden/>
              </w:rPr>
            </w:r>
            <w:r>
              <w:rPr>
                <w:noProof/>
                <w:webHidden/>
              </w:rPr>
              <w:fldChar w:fldCharType="separate"/>
            </w:r>
            <w:r w:rsidR="002A558D">
              <w:rPr>
                <w:noProof/>
                <w:webHidden/>
              </w:rPr>
              <w:t>87</w:t>
            </w:r>
            <w:r>
              <w:rPr>
                <w:noProof/>
                <w:webHidden/>
              </w:rPr>
              <w:fldChar w:fldCharType="end"/>
            </w:r>
          </w:hyperlink>
        </w:p>
        <w:p w:rsidR="002A558D" w:rsidRDefault="000F0DAF">
          <w:pPr>
            <w:pStyle w:val="TOC3"/>
            <w:tabs>
              <w:tab w:val="right" w:leader="dot" w:pos="9350"/>
            </w:tabs>
            <w:rPr>
              <w:rFonts w:eastAsiaTheme="minorEastAsia"/>
              <w:noProof/>
            </w:rPr>
          </w:pPr>
          <w:hyperlink w:anchor="_Toc380828453" w:history="1">
            <w:r w:rsidR="002A558D" w:rsidRPr="00C51083">
              <w:rPr>
                <w:rStyle w:val="Hyperlink"/>
                <w:noProof/>
              </w:rPr>
              <w:t>Encrypt &lt;pw_sexp&gt;, &lt;source_sexp&gt;, &lt;encrypted_svar&gt;</w:t>
            </w:r>
            <w:r w:rsidR="002A558D">
              <w:rPr>
                <w:noProof/>
                <w:webHidden/>
              </w:rPr>
              <w:tab/>
            </w:r>
            <w:r>
              <w:rPr>
                <w:noProof/>
                <w:webHidden/>
              </w:rPr>
              <w:fldChar w:fldCharType="begin"/>
            </w:r>
            <w:r w:rsidR="002A558D">
              <w:rPr>
                <w:noProof/>
                <w:webHidden/>
              </w:rPr>
              <w:instrText xml:space="preserve"> PAGEREF _Toc380828453 \h </w:instrText>
            </w:r>
            <w:r>
              <w:rPr>
                <w:noProof/>
                <w:webHidden/>
              </w:rPr>
            </w:r>
            <w:r>
              <w:rPr>
                <w:noProof/>
                <w:webHidden/>
              </w:rPr>
              <w:fldChar w:fldCharType="separate"/>
            </w:r>
            <w:r w:rsidR="002A558D">
              <w:rPr>
                <w:noProof/>
                <w:webHidden/>
              </w:rPr>
              <w:t>88</w:t>
            </w:r>
            <w:r>
              <w:rPr>
                <w:noProof/>
                <w:webHidden/>
              </w:rPr>
              <w:fldChar w:fldCharType="end"/>
            </w:r>
          </w:hyperlink>
        </w:p>
        <w:p w:rsidR="002A558D" w:rsidRDefault="000F0DAF">
          <w:pPr>
            <w:pStyle w:val="TOC3"/>
            <w:tabs>
              <w:tab w:val="right" w:leader="dot" w:pos="9350"/>
            </w:tabs>
            <w:rPr>
              <w:rFonts w:eastAsiaTheme="minorEastAsia"/>
              <w:noProof/>
            </w:rPr>
          </w:pPr>
          <w:hyperlink w:anchor="_Toc380828454" w:history="1">
            <w:r w:rsidR="002A558D" w:rsidRPr="00C51083">
              <w:rPr>
                <w:rStyle w:val="Hyperlink"/>
                <w:noProof/>
              </w:rPr>
              <w:t>Decrypt  &lt;pw_sexp&gt;, &lt;encrypted_svar&gt;, &lt;decrypted_svar&gt;</w:t>
            </w:r>
            <w:r w:rsidR="002A558D">
              <w:rPr>
                <w:noProof/>
                <w:webHidden/>
              </w:rPr>
              <w:tab/>
            </w:r>
            <w:r>
              <w:rPr>
                <w:noProof/>
                <w:webHidden/>
              </w:rPr>
              <w:fldChar w:fldCharType="begin"/>
            </w:r>
            <w:r w:rsidR="002A558D">
              <w:rPr>
                <w:noProof/>
                <w:webHidden/>
              </w:rPr>
              <w:instrText xml:space="preserve"> PAGEREF _Toc380828454 \h </w:instrText>
            </w:r>
            <w:r>
              <w:rPr>
                <w:noProof/>
                <w:webHidden/>
              </w:rPr>
            </w:r>
            <w:r>
              <w:rPr>
                <w:noProof/>
                <w:webHidden/>
              </w:rPr>
              <w:fldChar w:fldCharType="separate"/>
            </w:r>
            <w:r w:rsidR="002A558D">
              <w:rPr>
                <w:noProof/>
                <w:webHidden/>
              </w:rPr>
              <w:t>88</w:t>
            </w:r>
            <w:r>
              <w:rPr>
                <w:noProof/>
                <w:webHidden/>
              </w:rPr>
              <w:fldChar w:fldCharType="end"/>
            </w:r>
          </w:hyperlink>
        </w:p>
        <w:p w:rsidR="002A558D" w:rsidRDefault="000F0DAF">
          <w:pPr>
            <w:pStyle w:val="TOC2"/>
            <w:tabs>
              <w:tab w:val="right" w:leader="dot" w:pos="9350"/>
            </w:tabs>
            <w:rPr>
              <w:rFonts w:eastAsiaTheme="minorEastAsia"/>
              <w:noProof/>
            </w:rPr>
          </w:pPr>
          <w:hyperlink w:anchor="_Toc380828455" w:history="1">
            <w:r w:rsidR="002A558D" w:rsidRPr="00C51083">
              <w:rPr>
                <w:rStyle w:val="Hyperlink"/>
                <w:noProof/>
              </w:rPr>
              <w:t>Text To Speech</w:t>
            </w:r>
            <w:r w:rsidR="002A558D">
              <w:rPr>
                <w:noProof/>
                <w:webHidden/>
              </w:rPr>
              <w:tab/>
            </w:r>
            <w:r>
              <w:rPr>
                <w:noProof/>
                <w:webHidden/>
              </w:rPr>
              <w:fldChar w:fldCharType="begin"/>
            </w:r>
            <w:r w:rsidR="002A558D">
              <w:rPr>
                <w:noProof/>
                <w:webHidden/>
              </w:rPr>
              <w:instrText xml:space="preserve"> PAGEREF _Toc380828455 \h </w:instrText>
            </w:r>
            <w:r>
              <w:rPr>
                <w:noProof/>
                <w:webHidden/>
              </w:rPr>
            </w:r>
            <w:r>
              <w:rPr>
                <w:noProof/>
                <w:webHidden/>
              </w:rPr>
              <w:fldChar w:fldCharType="separate"/>
            </w:r>
            <w:r w:rsidR="002A558D">
              <w:rPr>
                <w:noProof/>
                <w:webHidden/>
              </w:rPr>
              <w:t>88</w:t>
            </w:r>
            <w:r>
              <w:rPr>
                <w:noProof/>
                <w:webHidden/>
              </w:rPr>
              <w:fldChar w:fldCharType="end"/>
            </w:r>
          </w:hyperlink>
        </w:p>
        <w:p w:rsidR="002A558D" w:rsidRDefault="000F0DAF">
          <w:pPr>
            <w:pStyle w:val="TOC3"/>
            <w:tabs>
              <w:tab w:val="right" w:leader="dot" w:pos="9350"/>
            </w:tabs>
            <w:rPr>
              <w:rFonts w:eastAsiaTheme="minorEastAsia"/>
              <w:noProof/>
            </w:rPr>
          </w:pPr>
          <w:hyperlink w:anchor="_Toc380828456" w:history="1">
            <w:r w:rsidR="002A558D" w:rsidRPr="00C51083">
              <w:rPr>
                <w:rStyle w:val="Hyperlink"/>
                <w:noProof/>
              </w:rPr>
              <w:t>Tts.init</w:t>
            </w:r>
            <w:r w:rsidR="002A558D">
              <w:rPr>
                <w:noProof/>
                <w:webHidden/>
              </w:rPr>
              <w:tab/>
            </w:r>
            <w:r>
              <w:rPr>
                <w:noProof/>
                <w:webHidden/>
              </w:rPr>
              <w:fldChar w:fldCharType="begin"/>
            </w:r>
            <w:r w:rsidR="002A558D">
              <w:rPr>
                <w:noProof/>
                <w:webHidden/>
              </w:rPr>
              <w:instrText xml:space="preserve"> PAGEREF _Toc380828456 \h </w:instrText>
            </w:r>
            <w:r>
              <w:rPr>
                <w:noProof/>
                <w:webHidden/>
              </w:rPr>
            </w:r>
            <w:r>
              <w:rPr>
                <w:noProof/>
                <w:webHidden/>
              </w:rPr>
              <w:fldChar w:fldCharType="separate"/>
            </w:r>
            <w:r w:rsidR="002A558D">
              <w:rPr>
                <w:noProof/>
                <w:webHidden/>
              </w:rPr>
              <w:t>88</w:t>
            </w:r>
            <w:r>
              <w:rPr>
                <w:noProof/>
                <w:webHidden/>
              </w:rPr>
              <w:fldChar w:fldCharType="end"/>
            </w:r>
          </w:hyperlink>
        </w:p>
        <w:p w:rsidR="002A558D" w:rsidRDefault="000F0DAF">
          <w:pPr>
            <w:pStyle w:val="TOC3"/>
            <w:tabs>
              <w:tab w:val="right" w:leader="dot" w:pos="9350"/>
            </w:tabs>
            <w:rPr>
              <w:rFonts w:eastAsiaTheme="minorEastAsia"/>
              <w:noProof/>
            </w:rPr>
          </w:pPr>
          <w:hyperlink w:anchor="_Toc380828457" w:history="1">
            <w:r w:rsidR="002A558D" w:rsidRPr="00C51083">
              <w:rPr>
                <w:rStyle w:val="Hyperlink"/>
                <w:noProof/>
              </w:rPr>
              <w:t>Tts.speak  &lt;sexp&gt; {, &lt;wait_lexp&gt;}</w:t>
            </w:r>
            <w:r w:rsidR="002A558D">
              <w:rPr>
                <w:noProof/>
                <w:webHidden/>
              </w:rPr>
              <w:tab/>
            </w:r>
            <w:r>
              <w:rPr>
                <w:noProof/>
                <w:webHidden/>
              </w:rPr>
              <w:fldChar w:fldCharType="begin"/>
            </w:r>
            <w:r w:rsidR="002A558D">
              <w:rPr>
                <w:noProof/>
                <w:webHidden/>
              </w:rPr>
              <w:instrText xml:space="preserve"> PAGEREF _Toc380828457 \h </w:instrText>
            </w:r>
            <w:r>
              <w:rPr>
                <w:noProof/>
                <w:webHidden/>
              </w:rPr>
            </w:r>
            <w:r>
              <w:rPr>
                <w:noProof/>
                <w:webHidden/>
              </w:rPr>
              <w:fldChar w:fldCharType="separate"/>
            </w:r>
            <w:r w:rsidR="002A558D">
              <w:rPr>
                <w:noProof/>
                <w:webHidden/>
              </w:rPr>
              <w:t>88</w:t>
            </w:r>
            <w:r>
              <w:rPr>
                <w:noProof/>
                <w:webHidden/>
              </w:rPr>
              <w:fldChar w:fldCharType="end"/>
            </w:r>
          </w:hyperlink>
        </w:p>
        <w:p w:rsidR="002A558D" w:rsidRDefault="000F0DAF">
          <w:pPr>
            <w:pStyle w:val="TOC3"/>
            <w:tabs>
              <w:tab w:val="right" w:leader="dot" w:pos="9350"/>
            </w:tabs>
            <w:rPr>
              <w:rFonts w:eastAsiaTheme="minorEastAsia"/>
              <w:noProof/>
            </w:rPr>
          </w:pPr>
          <w:hyperlink w:anchor="_Toc380828458" w:history="1">
            <w:r w:rsidR="002A558D" w:rsidRPr="00C51083">
              <w:rPr>
                <w:rStyle w:val="Hyperlink"/>
                <w:noProof/>
              </w:rPr>
              <w:t>Tts.speak.toFile &lt;sexp&gt; {, &lt;path_sexp&gt;}</w:t>
            </w:r>
            <w:r w:rsidR="002A558D">
              <w:rPr>
                <w:noProof/>
                <w:webHidden/>
              </w:rPr>
              <w:tab/>
            </w:r>
            <w:r>
              <w:rPr>
                <w:noProof/>
                <w:webHidden/>
              </w:rPr>
              <w:fldChar w:fldCharType="begin"/>
            </w:r>
            <w:r w:rsidR="002A558D">
              <w:rPr>
                <w:noProof/>
                <w:webHidden/>
              </w:rPr>
              <w:instrText xml:space="preserve"> PAGEREF _Toc380828458 \h </w:instrText>
            </w:r>
            <w:r>
              <w:rPr>
                <w:noProof/>
                <w:webHidden/>
              </w:rPr>
            </w:r>
            <w:r>
              <w:rPr>
                <w:noProof/>
                <w:webHidden/>
              </w:rPr>
              <w:fldChar w:fldCharType="separate"/>
            </w:r>
            <w:r w:rsidR="002A558D">
              <w:rPr>
                <w:noProof/>
                <w:webHidden/>
              </w:rPr>
              <w:t>88</w:t>
            </w:r>
            <w:r>
              <w:rPr>
                <w:noProof/>
                <w:webHidden/>
              </w:rPr>
              <w:fldChar w:fldCharType="end"/>
            </w:r>
          </w:hyperlink>
        </w:p>
        <w:p w:rsidR="002A558D" w:rsidRDefault="000F0DAF">
          <w:pPr>
            <w:pStyle w:val="TOC3"/>
            <w:tabs>
              <w:tab w:val="right" w:leader="dot" w:pos="9350"/>
            </w:tabs>
            <w:rPr>
              <w:rFonts w:eastAsiaTheme="minorEastAsia"/>
              <w:noProof/>
            </w:rPr>
          </w:pPr>
          <w:hyperlink w:anchor="_Toc380828459" w:history="1">
            <w:r w:rsidR="002A558D" w:rsidRPr="00C51083">
              <w:rPr>
                <w:rStyle w:val="Hyperlink"/>
                <w:noProof/>
              </w:rPr>
              <w:t>Tts.stop</w:t>
            </w:r>
            <w:r w:rsidR="002A558D">
              <w:rPr>
                <w:noProof/>
                <w:webHidden/>
              </w:rPr>
              <w:tab/>
            </w:r>
            <w:r>
              <w:rPr>
                <w:noProof/>
                <w:webHidden/>
              </w:rPr>
              <w:fldChar w:fldCharType="begin"/>
            </w:r>
            <w:r w:rsidR="002A558D">
              <w:rPr>
                <w:noProof/>
                <w:webHidden/>
              </w:rPr>
              <w:instrText xml:space="preserve"> PAGEREF _Toc380828459 \h </w:instrText>
            </w:r>
            <w:r>
              <w:rPr>
                <w:noProof/>
                <w:webHidden/>
              </w:rPr>
            </w:r>
            <w:r>
              <w:rPr>
                <w:noProof/>
                <w:webHidden/>
              </w:rPr>
              <w:fldChar w:fldCharType="separate"/>
            </w:r>
            <w:r w:rsidR="002A558D">
              <w:rPr>
                <w:noProof/>
                <w:webHidden/>
              </w:rPr>
              <w:t>88</w:t>
            </w:r>
            <w:r>
              <w:rPr>
                <w:noProof/>
                <w:webHidden/>
              </w:rPr>
              <w:fldChar w:fldCharType="end"/>
            </w:r>
          </w:hyperlink>
        </w:p>
        <w:p w:rsidR="002A558D" w:rsidRDefault="000F0DAF">
          <w:pPr>
            <w:pStyle w:val="TOC2"/>
            <w:tabs>
              <w:tab w:val="right" w:leader="dot" w:pos="9350"/>
            </w:tabs>
            <w:rPr>
              <w:rFonts w:eastAsiaTheme="minorEastAsia"/>
              <w:noProof/>
            </w:rPr>
          </w:pPr>
          <w:hyperlink w:anchor="_Toc380828460" w:history="1">
            <w:r w:rsidR="002A558D" w:rsidRPr="00C51083">
              <w:rPr>
                <w:rStyle w:val="Hyperlink"/>
                <w:noProof/>
              </w:rPr>
              <w:t>Speech To Text (Voice Recognition)</w:t>
            </w:r>
            <w:r w:rsidR="002A558D">
              <w:rPr>
                <w:noProof/>
                <w:webHidden/>
              </w:rPr>
              <w:tab/>
            </w:r>
            <w:r>
              <w:rPr>
                <w:noProof/>
                <w:webHidden/>
              </w:rPr>
              <w:fldChar w:fldCharType="begin"/>
            </w:r>
            <w:r w:rsidR="002A558D">
              <w:rPr>
                <w:noProof/>
                <w:webHidden/>
              </w:rPr>
              <w:instrText xml:space="preserve"> PAGEREF _Toc380828460 \h </w:instrText>
            </w:r>
            <w:r>
              <w:rPr>
                <w:noProof/>
                <w:webHidden/>
              </w:rPr>
            </w:r>
            <w:r>
              <w:rPr>
                <w:noProof/>
                <w:webHidden/>
              </w:rPr>
              <w:fldChar w:fldCharType="separate"/>
            </w:r>
            <w:r w:rsidR="002A558D">
              <w:rPr>
                <w:noProof/>
                <w:webHidden/>
              </w:rPr>
              <w:t>88</w:t>
            </w:r>
            <w:r>
              <w:rPr>
                <w:noProof/>
                <w:webHidden/>
              </w:rPr>
              <w:fldChar w:fldCharType="end"/>
            </w:r>
          </w:hyperlink>
        </w:p>
        <w:p w:rsidR="002A558D" w:rsidRDefault="000F0DAF">
          <w:pPr>
            <w:pStyle w:val="TOC3"/>
            <w:tabs>
              <w:tab w:val="right" w:leader="dot" w:pos="9350"/>
            </w:tabs>
            <w:rPr>
              <w:rFonts w:eastAsiaTheme="minorEastAsia"/>
              <w:noProof/>
            </w:rPr>
          </w:pPr>
          <w:hyperlink w:anchor="_Toc380828461" w:history="1">
            <w:r w:rsidR="002A558D" w:rsidRPr="00C51083">
              <w:rPr>
                <w:rStyle w:val="Hyperlink"/>
                <w:noProof/>
              </w:rPr>
              <w:t>Stt.listen</w:t>
            </w:r>
            <w:r w:rsidR="002A558D">
              <w:rPr>
                <w:noProof/>
                <w:webHidden/>
              </w:rPr>
              <w:tab/>
            </w:r>
            <w:r>
              <w:rPr>
                <w:noProof/>
                <w:webHidden/>
              </w:rPr>
              <w:fldChar w:fldCharType="begin"/>
            </w:r>
            <w:r w:rsidR="002A558D">
              <w:rPr>
                <w:noProof/>
                <w:webHidden/>
              </w:rPr>
              <w:instrText xml:space="preserve"> PAGEREF _Toc380828461 \h </w:instrText>
            </w:r>
            <w:r>
              <w:rPr>
                <w:noProof/>
                <w:webHidden/>
              </w:rPr>
            </w:r>
            <w:r>
              <w:rPr>
                <w:noProof/>
                <w:webHidden/>
              </w:rPr>
              <w:fldChar w:fldCharType="separate"/>
            </w:r>
            <w:r w:rsidR="002A558D">
              <w:rPr>
                <w:noProof/>
                <w:webHidden/>
              </w:rPr>
              <w:t>89</w:t>
            </w:r>
            <w:r>
              <w:rPr>
                <w:noProof/>
                <w:webHidden/>
              </w:rPr>
              <w:fldChar w:fldCharType="end"/>
            </w:r>
          </w:hyperlink>
        </w:p>
        <w:p w:rsidR="002A558D" w:rsidRDefault="000F0DAF">
          <w:pPr>
            <w:pStyle w:val="TOC3"/>
            <w:tabs>
              <w:tab w:val="right" w:leader="dot" w:pos="9350"/>
            </w:tabs>
            <w:rPr>
              <w:rFonts w:eastAsiaTheme="minorEastAsia"/>
              <w:noProof/>
            </w:rPr>
          </w:pPr>
          <w:hyperlink w:anchor="_Toc380828462" w:history="1">
            <w:r w:rsidR="002A558D" w:rsidRPr="00C51083">
              <w:rPr>
                <w:rStyle w:val="Hyperlink"/>
                <w:noProof/>
              </w:rPr>
              <w:t>Stt.results &lt;string_list_ptr_nvar&gt;</w:t>
            </w:r>
            <w:r w:rsidR="002A558D">
              <w:rPr>
                <w:noProof/>
                <w:webHidden/>
              </w:rPr>
              <w:tab/>
            </w:r>
            <w:r>
              <w:rPr>
                <w:noProof/>
                <w:webHidden/>
              </w:rPr>
              <w:fldChar w:fldCharType="begin"/>
            </w:r>
            <w:r w:rsidR="002A558D">
              <w:rPr>
                <w:noProof/>
                <w:webHidden/>
              </w:rPr>
              <w:instrText xml:space="preserve"> PAGEREF _Toc380828462 \h </w:instrText>
            </w:r>
            <w:r>
              <w:rPr>
                <w:noProof/>
                <w:webHidden/>
              </w:rPr>
            </w:r>
            <w:r>
              <w:rPr>
                <w:noProof/>
                <w:webHidden/>
              </w:rPr>
              <w:fldChar w:fldCharType="separate"/>
            </w:r>
            <w:r w:rsidR="002A558D">
              <w:rPr>
                <w:noProof/>
                <w:webHidden/>
              </w:rPr>
              <w:t>89</w:t>
            </w:r>
            <w:r>
              <w:rPr>
                <w:noProof/>
                <w:webHidden/>
              </w:rPr>
              <w:fldChar w:fldCharType="end"/>
            </w:r>
          </w:hyperlink>
        </w:p>
        <w:p w:rsidR="002A558D" w:rsidRDefault="000F0DAF">
          <w:pPr>
            <w:pStyle w:val="TOC2"/>
            <w:tabs>
              <w:tab w:val="right" w:leader="dot" w:pos="9350"/>
            </w:tabs>
            <w:rPr>
              <w:rFonts w:eastAsiaTheme="minorEastAsia"/>
              <w:noProof/>
            </w:rPr>
          </w:pPr>
          <w:hyperlink w:anchor="_Toc380828463" w:history="1">
            <w:r w:rsidR="002A558D" w:rsidRPr="00C51083">
              <w:rPr>
                <w:rStyle w:val="Hyperlink"/>
                <w:noProof/>
              </w:rPr>
              <w:t>Timer Interrupts and Commands</w:t>
            </w:r>
            <w:r w:rsidR="002A558D">
              <w:rPr>
                <w:noProof/>
                <w:webHidden/>
              </w:rPr>
              <w:tab/>
            </w:r>
            <w:r>
              <w:rPr>
                <w:noProof/>
                <w:webHidden/>
              </w:rPr>
              <w:fldChar w:fldCharType="begin"/>
            </w:r>
            <w:r w:rsidR="002A558D">
              <w:rPr>
                <w:noProof/>
                <w:webHidden/>
              </w:rPr>
              <w:instrText xml:space="preserve"> PAGEREF _Toc380828463 \h </w:instrText>
            </w:r>
            <w:r>
              <w:rPr>
                <w:noProof/>
                <w:webHidden/>
              </w:rPr>
            </w:r>
            <w:r>
              <w:rPr>
                <w:noProof/>
                <w:webHidden/>
              </w:rPr>
              <w:fldChar w:fldCharType="separate"/>
            </w:r>
            <w:r w:rsidR="002A558D">
              <w:rPr>
                <w:noProof/>
                <w:webHidden/>
              </w:rPr>
              <w:t>90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64" w:history="1">
            <w:r w:rsidR="002A558D" w:rsidRPr="00C51083">
              <w:rPr>
                <w:rStyle w:val="Hyperlink"/>
                <w:noProof/>
              </w:rPr>
              <w:t>Timer.set &lt;interval_nexp&gt;</w:t>
            </w:r>
            <w:r w:rsidR="002A558D">
              <w:rPr>
                <w:noProof/>
                <w:webHidden/>
              </w:rPr>
              <w:tab/>
            </w:r>
            <w:r>
              <w:rPr>
                <w:noProof/>
                <w:webHidden/>
              </w:rPr>
              <w:fldChar w:fldCharType="begin"/>
            </w:r>
            <w:r w:rsidR="002A558D">
              <w:rPr>
                <w:noProof/>
                <w:webHidden/>
              </w:rPr>
              <w:instrText xml:space="preserve"> PAGEREF _Toc380828464 \h </w:instrText>
            </w:r>
            <w:r>
              <w:rPr>
                <w:noProof/>
                <w:webHidden/>
              </w:rPr>
            </w:r>
            <w:r>
              <w:rPr>
                <w:noProof/>
                <w:webHidden/>
              </w:rPr>
              <w:fldChar w:fldCharType="separate"/>
            </w:r>
            <w:r w:rsidR="002A558D">
              <w:rPr>
                <w:noProof/>
                <w:webHidden/>
              </w:rPr>
              <w:t>90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65" w:history="1">
            <w:r w:rsidR="002A558D" w:rsidRPr="00C51083">
              <w:rPr>
                <w:rStyle w:val="Hyperlink"/>
                <w:noProof/>
              </w:rPr>
              <w:t>OnTimer:</w:t>
            </w:r>
            <w:r w:rsidR="002A558D">
              <w:rPr>
                <w:noProof/>
                <w:webHidden/>
              </w:rPr>
              <w:tab/>
            </w:r>
            <w:r>
              <w:rPr>
                <w:noProof/>
                <w:webHidden/>
              </w:rPr>
              <w:fldChar w:fldCharType="begin"/>
            </w:r>
            <w:r w:rsidR="002A558D">
              <w:rPr>
                <w:noProof/>
                <w:webHidden/>
              </w:rPr>
              <w:instrText xml:space="preserve"> PAGEREF _Toc380828465 \h </w:instrText>
            </w:r>
            <w:r>
              <w:rPr>
                <w:noProof/>
                <w:webHidden/>
              </w:rPr>
            </w:r>
            <w:r>
              <w:rPr>
                <w:noProof/>
                <w:webHidden/>
              </w:rPr>
              <w:fldChar w:fldCharType="separate"/>
            </w:r>
            <w:r w:rsidR="002A558D">
              <w:rPr>
                <w:noProof/>
                <w:webHidden/>
              </w:rPr>
              <w:t>90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66" w:history="1">
            <w:r w:rsidR="002A558D" w:rsidRPr="00C51083">
              <w:rPr>
                <w:rStyle w:val="Hyperlink"/>
                <w:noProof/>
              </w:rPr>
              <w:t>Timer.Resume</w:t>
            </w:r>
            <w:r w:rsidR="002A558D">
              <w:rPr>
                <w:noProof/>
                <w:webHidden/>
              </w:rPr>
              <w:tab/>
            </w:r>
            <w:r>
              <w:rPr>
                <w:noProof/>
                <w:webHidden/>
              </w:rPr>
              <w:fldChar w:fldCharType="begin"/>
            </w:r>
            <w:r w:rsidR="002A558D">
              <w:rPr>
                <w:noProof/>
                <w:webHidden/>
              </w:rPr>
              <w:instrText xml:space="preserve"> PAGEREF _Toc380828466 \h </w:instrText>
            </w:r>
            <w:r>
              <w:rPr>
                <w:noProof/>
                <w:webHidden/>
              </w:rPr>
            </w:r>
            <w:r>
              <w:rPr>
                <w:noProof/>
                <w:webHidden/>
              </w:rPr>
              <w:fldChar w:fldCharType="separate"/>
            </w:r>
            <w:r w:rsidR="002A558D">
              <w:rPr>
                <w:noProof/>
                <w:webHidden/>
              </w:rPr>
              <w:t>90</w:t>
            </w:r>
            <w:r>
              <w:rPr>
                <w:noProof/>
                <w:webHidden/>
              </w:rPr>
              <w:fldChar w:fldCharType="end"/>
            </w:r>
          </w:hyperlink>
        </w:p>
        <w:p w:rsidR="002A558D" w:rsidRDefault="000F0DAF">
          <w:pPr>
            <w:pStyle w:val="TOC3"/>
            <w:tabs>
              <w:tab w:val="right" w:leader="dot" w:pos="9350"/>
            </w:tabs>
            <w:rPr>
              <w:rFonts w:eastAsiaTheme="minorEastAsia"/>
              <w:noProof/>
            </w:rPr>
          </w:pPr>
          <w:hyperlink w:anchor="_Toc380828467" w:history="1">
            <w:r w:rsidR="002A558D" w:rsidRPr="00C51083">
              <w:rPr>
                <w:rStyle w:val="Hyperlink"/>
                <w:noProof/>
              </w:rPr>
              <w:t>Timer.Clear</w:t>
            </w:r>
            <w:r w:rsidR="002A558D">
              <w:rPr>
                <w:noProof/>
                <w:webHidden/>
              </w:rPr>
              <w:tab/>
            </w:r>
            <w:r>
              <w:rPr>
                <w:noProof/>
                <w:webHidden/>
              </w:rPr>
              <w:fldChar w:fldCharType="begin"/>
            </w:r>
            <w:r w:rsidR="002A558D">
              <w:rPr>
                <w:noProof/>
                <w:webHidden/>
              </w:rPr>
              <w:instrText xml:space="preserve"> PAGEREF _Toc380828467 \h </w:instrText>
            </w:r>
            <w:r>
              <w:rPr>
                <w:noProof/>
                <w:webHidden/>
              </w:rPr>
            </w:r>
            <w:r>
              <w:rPr>
                <w:noProof/>
                <w:webHidden/>
              </w:rPr>
              <w:fldChar w:fldCharType="separate"/>
            </w:r>
            <w:r w:rsidR="002A558D">
              <w:rPr>
                <w:noProof/>
                <w:webHidden/>
              </w:rPr>
              <w:t>91</w:t>
            </w:r>
            <w:r>
              <w:rPr>
                <w:noProof/>
                <w:webHidden/>
              </w:rPr>
              <w:fldChar w:fldCharType="end"/>
            </w:r>
          </w:hyperlink>
        </w:p>
        <w:p w:rsidR="002A558D" w:rsidRDefault="000F0DAF">
          <w:pPr>
            <w:pStyle w:val="TOC3"/>
            <w:tabs>
              <w:tab w:val="right" w:leader="dot" w:pos="9350"/>
            </w:tabs>
            <w:rPr>
              <w:rFonts w:eastAsiaTheme="minorEastAsia"/>
              <w:noProof/>
            </w:rPr>
          </w:pPr>
          <w:hyperlink w:anchor="_Toc380828468" w:history="1">
            <w:r w:rsidR="002A558D" w:rsidRPr="00C51083">
              <w:rPr>
                <w:rStyle w:val="Hyperlink"/>
                <w:noProof/>
              </w:rPr>
              <w:t>Sample Code</w:t>
            </w:r>
            <w:r w:rsidR="002A558D">
              <w:rPr>
                <w:noProof/>
                <w:webHidden/>
              </w:rPr>
              <w:tab/>
            </w:r>
            <w:r>
              <w:rPr>
                <w:noProof/>
                <w:webHidden/>
              </w:rPr>
              <w:fldChar w:fldCharType="begin"/>
            </w:r>
            <w:r w:rsidR="002A558D">
              <w:rPr>
                <w:noProof/>
                <w:webHidden/>
              </w:rPr>
              <w:instrText xml:space="preserve"> PAGEREF _Toc380828468 \h </w:instrText>
            </w:r>
            <w:r>
              <w:rPr>
                <w:noProof/>
                <w:webHidden/>
              </w:rPr>
            </w:r>
            <w:r>
              <w:rPr>
                <w:noProof/>
                <w:webHidden/>
              </w:rPr>
              <w:fldChar w:fldCharType="separate"/>
            </w:r>
            <w:r w:rsidR="002A558D">
              <w:rPr>
                <w:noProof/>
                <w:webHidden/>
              </w:rPr>
              <w:t>91</w:t>
            </w:r>
            <w:r>
              <w:rPr>
                <w:noProof/>
                <w:webHidden/>
              </w:rPr>
              <w:fldChar w:fldCharType="end"/>
            </w:r>
          </w:hyperlink>
        </w:p>
        <w:p w:rsidR="002A558D" w:rsidRDefault="000F0DAF">
          <w:pPr>
            <w:pStyle w:val="TOC2"/>
            <w:tabs>
              <w:tab w:val="right" w:leader="dot" w:pos="9350"/>
            </w:tabs>
            <w:rPr>
              <w:rFonts w:eastAsiaTheme="minorEastAsia"/>
              <w:noProof/>
            </w:rPr>
          </w:pPr>
          <w:hyperlink w:anchor="_Toc380828469" w:history="1">
            <w:r w:rsidR="002A558D" w:rsidRPr="00C51083">
              <w:rPr>
                <w:rStyle w:val="Hyperlink"/>
                <w:noProof/>
              </w:rPr>
              <w:t>Device &lt;svar&gt;</w:t>
            </w:r>
            <w:r w:rsidR="002A558D">
              <w:rPr>
                <w:noProof/>
                <w:webHidden/>
              </w:rPr>
              <w:tab/>
            </w:r>
            <w:r>
              <w:rPr>
                <w:noProof/>
                <w:webHidden/>
              </w:rPr>
              <w:fldChar w:fldCharType="begin"/>
            </w:r>
            <w:r w:rsidR="002A558D">
              <w:rPr>
                <w:noProof/>
                <w:webHidden/>
              </w:rPr>
              <w:instrText xml:space="preserve"> PAGEREF _Toc380828469 \h </w:instrText>
            </w:r>
            <w:r>
              <w:rPr>
                <w:noProof/>
                <w:webHidden/>
              </w:rPr>
            </w:r>
            <w:r>
              <w:rPr>
                <w:noProof/>
                <w:webHidden/>
              </w:rPr>
              <w:fldChar w:fldCharType="separate"/>
            </w:r>
            <w:r w:rsidR="002A558D">
              <w:rPr>
                <w:noProof/>
                <w:webHidden/>
              </w:rPr>
              <w:t>91</w:t>
            </w:r>
            <w:r>
              <w:rPr>
                <w:noProof/>
                <w:webHidden/>
              </w:rPr>
              <w:fldChar w:fldCharType="end"/>
            </w:r>
          </w:hyperlink>
        </w:p>
        <w:p w:rsidR="002A558D" w:rsidRDefault="000F0DAF">
          <w:pPr>
            <w:pStyle w:val="TOC2"/>
            <w:tabs>
              <w:tab w:val="right" w:leader="dot" w:pos="9350"/>
            </w:tabs>
            <w:rPr>
              <w:rFonts w:eastAsiaTheme="minorEastAsia"/>
              <w:noProof/>
            </w:rPr>
          </w:pPr>
          <w:hyperlink w:anchor="_Toc380828470" w:history="1">
            <w:r w:rsidR="002A558D" w:rsidRPr="00C51083">
              <w:rPr>
                <w:rStyle w:val="Hyperlink"/>
                <w:noProof/>
              </w:rPr>
              <w:t>Include FileNamePath</w:t>
            </w:r>
            <w:r w:rsidR="002A558D">
              <w:rPr>
                <w:noProof/>
                <w:webHidden/>
              </w:rPr>
              <w:tab/>
            </w:r>
            <w:r>
              <w:rPr>
                <w:noProof/>
                <w:webHidden/>
              </w:rPr>
              <w:fldChar w:fldCharType="begin"/>
            </w:r>
            <w:r w:rsidR="002A558D">
              <w:rPr>
                <w:noProof/>
                <w:webHidden/>
              </w:rPr>
              <w:instrText xml:space="preserve"> PAGEREF _Toc380828470 \h </w:instrText>
            </w:r>
            <w:r>
              <w:rPr>
                <w:noProof/>
                <w:webHidden/>
              </w:rPr>
            </w:r>
            <w:r>
              <w:rPr>
                <w:noProof/>
                <w:webHidden/>
              </w:rPr>
              <w:fldChar w:fldCharType="separate"/>
            </w:r>
            <w:r w:rsidR="002A558D">
              <w:rPr>
                <w:noProof/>
                <w:webHidden/>
              </w:rPr>
              <w:t>91</w:t>
            </w:r>
            <w:r>
              <w:rPr>
                <w:noProof/>
                <w:webHidden/>
              </w:rPr>
              <w:fldChar w:fldCharType="end"/>
            </w:r>
          </w:hyperlink>
        </w:p>
        <w:p w:rsidR="002A558D" w:rsidRDefault="000F0DAF">
          <w:pPr>
            <w:pStyle w:val="TOC2"/>
            <w:tabs>
              <w:tab w:val="right" w:leader="dot" w:pos="9350"/>
            </w:tabs>
            <w:rPr>
              <w:rFonts w:eastAsiaTheme="minorEastAsia"/>
              <w:noProof/>
            </w:rPr>
          </w:pPr>
          <w:hyperlink w:anchor="_Toc380828471" w:history="1">
            <w:r w:rsidR="002A558D" w:rsidRPr="00C51083">
              <w:rPr>
                <w:rStyle w:val="Hyperlink"/>
                <w:noProof/>
              </w:rPr>
              <w:t>Pause &lt;ticks_nexp&gt;</w:t>
            </w:r>
            <w:r w:rsidR="002A558D">
              <w:rPr>
                <w:noProof/>
                <w:webHidden/>
              </w:rPr>
              <w:tab/>
            </w:r>
            <w:r>
              <w:rPr>
                <w:noProof/>
                <w:webHidden/>
              </w:rPr>
              <w:fldChar w:fldCharType="begin"/>
            </w:r>
            <w:r w:rsidR="002A558D">
              <w:rPr>
                <w:noProof/>
                <w:webHidden/>
              </w:rPr>
              <w:instrText xml:space="preserve"> PAGEREF _Toc380828471 \h </w:instrText>
            </w:r>
            <w:r>
              <w:rPr>
                <w:noProof/>
                <w:webHidden/>
              </w:rPr>
            </w:r>
            <w:r>
              <w:rPr>
                <w:noProof/>
                <w:webHidden/>
              </w:rPr>
              <w:fldChar w:fldCharType="separate"/>
            </w:r>
            <w:r w:rsidR="002A558D">
              <w:rPr>
                <w:noProof/>
                <w:webHidden/>
              </w:rPr>
              <w:t>91</w:t>
            </w:r>
            <w:r>
              <w:rPr>
                <w:noProof/>
                <w:webHidden/>
              </w:rPr>
              <w:fldChar w:fldCharType="end"/>
            </w:r>
          </w:hyperlink>
        </w:p>
        <w:p w:rsidR="002A558D" w:rsidRDefault="000F0DAF">
          <w:pPr>
            <w:pStyle w:val="TOC2"/>
            <w:tabs>
              <w:tab w:val="right" w:leader="dot" w:pos="9350"/>
            </w:tabs>
            <w:rPr>
              <w:rFonts w:eastAsiaTheme="minorEastAsia"/>
              <w:noProof/>
            </w:rPr>
          </w:pPr>
          <w:hyperlink w:anchor="_Toc380828472" w:history="1">
            <w:r w:rsidR="002A558D" w:rsidRPr="00C51083">
              <w:rPr>
                <w:rStyle w:val="Hyperlink"/>
                <w:noProof/>
              </w:rPr>
              <w:t>Popup &lt;message_sexp&gt;, &lt;x_nexp&gt;, &lt;y_nexp&gt;, &lt;duration_nexp&gt;</w:t>
            </w:r>
            <w:r w:rsidR="002A558D">
              <w:rPr>
                <w:noProof/>
                <w:webHidden/>
              </w:rPr>
              <w:tab/>
            </w:r>
            <w:r>
              <w:rPr>
                <w:noProof/>
                <w:webHidden/>
              </w:rPr>
              <w:fldChar w:fldCharType="begin"/>
            </w:r>
            <w:r w:rsidR="002A558D">
              <w:rPr>
                <w:noProof/>
                <w:webHidden/>
              </w:rPr>
              <w:instrText xml:space="preserve"> PAGEREF _Toc380828472 \h </w:instrText>
            </w:r>
            <w:r>
              <w:rPr>
                <w:noProof/>
                <w:webHidden/>
              </w:rPr>
            </w:r>
            <w:r>
              <w:rPr>
                <w:noProof/>
                <w:webHidden/>
              </w:rPr>
              <w:fldChar w:fldCharType="separate"/>
            </w:r>
            <w:r w:rsidR="002A558D">
              <w:rPr>
                <w:noProof/>
                <w:webHidden/>
              </w:rPr>
              <w:t>91</w:t>
            </w:r>
            <w:r>
              <w:rPr>
                <w:noProof/>
                <w:webHidden/>
              </w:rPr>
              <w:fldChar w:fldCharType="end"/>
            </w:r>
          </w:hyperlink>
        </w:p>
        <w:p w:rsidR="002A558D" w:rsidRDefault="000F0DAF">
          <w:pPr>
            <w:pStyle w:val="TOC2"/>
            <w:tabs>
              <w:tab w:val="right" w:leader="dot" w:pos="9350"/>
            </w:tabs>
            <w:rPr>
              <w:rFonts w:eastAsiaTheme="minorEastAsia"/>
              <w:noProof/>
            </w:rPr>
          </w:pPr>
          <w:hyperlink w:anchor="_Toc380828473" w:history="1">
            <w:r w:rsidR="002A558D" w:rsidRPr="00C51083">
              <w:rPr>
                <w:rStyle w:val="Hyperlink"/>
                <w:noProof/>
              </w:rPr>
              <w:t>Select &lt;selection_nvar&gt;, &lt;Array$[]&gt;|&lt;list_nexp&gt; {,&lt;title_sexp&gt; {, &lt;message_sexp&gt; } } {,&lt;press_lvar&gt; }</w:t>
            </w:r>
            <w:r w:rsidR="002A558D">
              <w:rPr>
                <w:noProof/>
                <w:webHidden/>
              </w:rPr>
              <w:tab/>
            </w:r>
            <w:r>
              <w:rPr>
                <w:noProof/>
                <w:webHidden/>
              </w:rPr>
              <w:fldChar w:fldCharType="begin"/>
            </w:r>
            <w:r w:rsidR="002A558D">
              <w:rPr>
                <w:noProof/>
                <w:webHidden/>
              </w:rPr>
              <w:instrText xml:space="preserve"> PAGEREF _Toc380828473 \h </w:instrText>
            </w:r>
            <w:r>
              <w:rPr>
                <w:noProof/>
                <w:webHidden/>
              </w:rPr>
            </w:r>
            <w:r>
              <w:rPr>
                <w:noProof/>
                <w:webHidden/>
              </w:rPr>
              <w:fldChar w:fldCharType="separate"/>
            </w:r>
            <w:r w:rsidR="002A558D">
              <w:rPr>
                <w:noProof/>
                <w:webHidden/>
              </w:rPr>
              <w:t>92</w:t>
            </w:r>
            <w:r>
              <w:rPr>
                <w:noProof/>
                <w:webHidden/>
              </w:rPr>
              <w:fldChar w:fldCharType="end"/>
            </w:r>
          </w:hyperlink>
        </w:p>
        <w:p w:rsidR="002A558D" w:rsidRDefault="000F0DAF">
          <w:pPr>
            <w:pStyle w:val="TOC2"/>
            <w:tabs>
              <w:tab w:val="right" w:leader="dot" w:pos="9350"/>
            </w:tabs>
            <w:rPr>
              <w:rFonts w:eastAsiaTheme="minorEastAsia"/>
              <w:noProof/>
            </w:rPr>
          </w:pPr>
          <w:hyperlink w:anchor="_Toc380828474" w:history="1">
            <w:r w:rsidR="002A558D" w:rsidRPr="00C51083">
              <w:rPr>
                <w:rStyle w:val="Hyperlink"/>
                <w:noProof/>
              </w:rPr>
              <w:t>Split &lt;result_array$[]&gt;, &lt;source_sexp&gt; {, &lt;test_sexp&gt;}</w:t>
            </w:r>
            <w:r w:rsidR="002A558D">
              <w:rPr>
                <w:noProof/>
                <w:webHidden/>
              </w:rPr>
              <w:tab/>
            </w:r>
            <w:r>
              <w:rPr>
                <w:noProof/>
                <w:webHidden/>
              </w:rPr>
              <w:fldChar w:fldCharType="begin"/>
            </w:r>
            <w:r w:rsidR="002A558D">
              <w:rPr>
                <w:noProof/>
                <w:webHidden/>
              </w:rPr>
              <w:instrText xml:space="preserve"> PAGEREF _Toc380828474 \h </w:instrText>
            </w:r>
            <w:r>
              <w:rPr>
                <w:noProof/>
                <w:webHidden/>
              </w:rPr>
            </w:r>
            <w:r>
              <w:rPr>
                <w:noProof/>
                <w:webHidden/>
              </w:rPr>
              <w:fldChar w:fldCharType="separate"/>
            </w:r>
            <w:r w:rsidR="002A558D">
              <w:rPr>
                <w:noProof/>
                <w:webHidden/>
              </w:rPr>
              <w:t>92</w:t>
            </w:r>
            <w:r>
              <w:rPr>
                <w:noProof/>
                <w:webHidden/>
              </w:rPr>
              <w:fldChar w:fldCharType="end"/>
            </w:r>
          </w:hyperlink>
        </w:p>
        <w:p w:rsidR="002A558D" w:rsidRDefault="000F0DAF">
          <w:pPr>
            <w:pStyle w:val="TOC2"/>
            <w:tabs>
              <w:tab w:val="right" w:leader="dot" w:pos="9350"/>
            </w:tabs>
            <w:rPr>
              <w:rFonts w:eastAsiaTheme="minorEastAsia"/>
              <w:noProof/>
            </w:rPr>
          </w:pPr>
          <w:hyperlink w:anchor="_Toc380828475" w:history="1">
            <w:r w:rsidR="002A558D" w:rsidRPr="00C51083">
              <w:rPr>
                <w:rStyle w:val="Hyperlink"/>
                <w:noProof/>
              </w:rPr>
              <w:t>Split.all &lt;result_array$[]&gt;, &lt;source_sexp&gt; {, &lt;test_sexp&gt;}</w:t>
            </w:r>
            <w:r w:rsidR="002A558D">
              <w:rPr>
                <w:noProof/>
                <w:webHidden/>
              </w:rPr>
              <w:tab/>
            </w:r>
            <w:r>
              <w:rPr>
                <w:noProof/>
                <w:webHidden/>
              </w:rPr>
              <w:fldChar w:fldCharType="begin"/>
            </w:r>
            <w:r w:rsidR="002A558D">
              <w:rPr>
                <w:noProof/>
                <w:webHidden/>
              </w:rPr>
              <w:instrText xml:space="preserve"> PAGEREF _Toc380828475 \h </w:instrText>
            </w:r>
            <w:r>
              <w:rPr>
                <w:noProof/>
                <w:webHidden/>
              </w:rPr>
            </w:r>
            <w:r>
              <w:rPr>
                <w:noProof/>
                <w:webHidden/>
              </w:rPr>
              <w:fldChar w:fldCharType="separate"/>
            </w:r>
            <w:r w:rsidR="002A558D">
              <w:rPr>
                <w:noProof/>
                <w:webHidden/>
              </w:rPr>
              <w:t>92</w:t>
            </w:r>
            <w:r>
              <w:rPr>
                <w:noProof/>
                <w:webHidden/>
              </w:rPr>
              <w:fldChar w:fldCharType="end"/>
            </w:r>
          </w:hyperlink>
        </w:p>
        <w:p w:rsidR="002A558D" w:rsidRDefault="000F0DAF">
          <w:pPr>
            <w:pStyle w:val="TOC2"/>
            <w:tabs>
              <w:tab w:val="right" w:leader="dot" w:pos="9350"/>
            </w:tabs>
            <w:rPr>
              <w:rFonts w:eastAsiaTheme="minorEastAsia"/>
              <w:noProof/>
            </w:rPr>
          </w:pPr>
          <w:hyperlink w:anchor="_Toc380828476" w:history="1">
            <w:r w:rsidR="002A558D" w:rsidRPr="00C51083">
              <w:rPr>
                <w:rStyle w:val="Hyperlink"/>
                <w:noProof/>
              </w:rPr>
              <w:t>Time {&lt;time_nexp&gt;,} Year$, Month$, Day$, Hour$, Minute$, Second$, WeekDay, isDST</w:t>
            </w:r>
            <w:r w:rsidR="002A558D">
              <w:rPr>
                <w:noProof/>
                <w:webHidden/>
              </w:rPr>
              <w:tab/>
            </w:r>
            <w:r>
              <w:rPr>
                <w:noProof/>
                <w:webHidden/>
              </w:rPr>
              <w:fldChar w:fldCharType="begin"/>
            </w:r>
            <w:r w:rsidR="002A558D">
              <w:rPr>
                <w:noProof/>
                <w:webHidden/>
              </w:rPr>
              <w:instrText xml:space="preserve"> PAGEREF _Toc380828476 \h </w:instrText>
            </w:r>
            <w:r>
              <w:rPr>
                <w:noProof/>
                <w:webHidden/>
              </w:rPr>
            </w:r>
            <w:r>
              <w:rPr>
                <w:noProof/>
                <w:webHidden/>
              </w:rPr>
              <w:fldChar w:fldCharType="separate"/>
            </w:r>
            <w:r w:rsidR="002A558D">
              <w:rPr>
                <w:noProof/>
                <w:webHidden/>
              </w:rPr>
              <w:t>93</w:t>
            </w:r>
            <w:r>
              <w:rPr>
                <w:noProof/>
                <w:webHidden/>
              </w:rPr>
              <w:fldChar w:fldCharType="end"/>
            </w:r>
          </w:hyperlink>
        </w:p>
        <w:p w:rsidR="002A558D" w:rsidRDefault="000F0DAF">
          <w:pPr>
            <w:pStyle w:val="TOC2"/>
            <w:tabs>
              <w:tab w:val="right" w:leader="dot" w:pos="9350"/>
            </w:tabs>
            <w:rPr>
              <w:rFonts w:eastAsiaTheme="minorEastAsia"/>
              <w:noProof/>
            </w:rPr>
          </w:pPr>
          <w:hyperlink w:anchor="_Toc380828477" w:history="1">
            <w:r w:rsidR="002A558D" w:rsidRPr="00C51083">
              <w:rPr>
                <w:rStyle w:val="Hyperlink"/>
                <w:noProof/>
              </w:rPr>
              <w:t>TimeZone Commands</w:t>
            </w:r>
            <w:r w:rsidR="002A558D">
              <w:rPr>
                <w:noProof/>
                <w:webHidden/>
              </w:rPr>
              <w:tab/>
            </w:r>
            <w:r>
              <w:rPr>
                <w:noProof/>
                <w:webHidden/>
              </w:rPr>
              <w:fldChar w:fldCharType="begin"/>
            </w:r>
            <w:r w:rsidR="002A558D">
              <w:rPr>
                <w:noProof/>
                <w:webHidden/>
              </w:rPr>
              <w:instrText xml:space="preserve"> PAGEREF _Toc380828477 \h </w:instrText>
            </w:r>
            <w:r>
              <w:rPr>
                <w:noProof/>
                <w:webHidden/>
              </w:rPr>
            </w:r>
            <w:r>
              <w:rPr>
                <w:noProof/>
                <w:webHidden/>
              </w:rPr>
              <w:fldChar w:fldCharType="separate"/>
            </w:r>
            <w:r w:rsidR="002A558D">
              <w:rPr>
                <w:noProof/>
                <w:webHidden/>
              </w:rPr>
              <w:t>94</w:t>
            </w:r>
            <w:r>
              <w:rPr>
                <w:noProof/>
                <w:webHidden/>
              </w:rPr>
              <w:fldChar w:fldCharType="end"/>
            </w:r>
          </w:hyperlink>
        </w:p>
        <w:p w:rsidR="002A558D" w:rsidRDefault="000F0DAF">
          <w:pPr>
            <w:pStyle w:val="TOC2"/>
            <w:tabs>
              <w:tab w:val="right" w:leader="dot" w:pos="9350"/>
            </w:tabs>
            <w:rPr>
              <w:rFonts w:eastAsiaTheme="minorEastAsia"/>
              <w:noProof/>
            </w:rPr>
          </w:pPr>
          <w:hyperlink w:anchor="_Toc380828478" w:history="1">
            <w:r w:rsidR="002A558D" w:rsidRPr="00C51083">
              <w:rPr>
                <w:rStyle w:val="Hyperlink"/>
                <w:noProof/>
              </w:rPr>
              <w:t>TimeZone.set { &lt;tz_sexp&gt; }</w:t>
            </w:r>
            <w:r w:rsidR="002A558D">
              <w:rPr>
                <w:noProof/>
                <w:webHidden/>
              </w:rPr>
              <w:tab/>
            </w:r>
            <w:r>
              <w:rPr>
                <w:noProof/>
                <w:webHidden/>
              </w:rPr>
              <w:fldChar w:fldCharType="begin"/>
            </w:r>
            <w:r w:rsidR="002A558D">
              <w:rPr>
                <w:noProof/>
                <w:webHidden/>
              </w:rPr>
              <w:instrText xml:space="preserve"> PAGEREF _Toc380828478 \h </w:instrText>
            </w:r>
            <w:r>
              <w:rPr>
                <w:noProof/>
                <w:webHidden/>
              </w:rPr>
            </w:r>
            <w:r>
              <w:rPr>
                <w:noProof/>
                <w:webHidden/>
              </w:rPr>
              <w:fldChar w:fldCharType="separate"/>
            </w:r>
            <w:r w:rsidR="002A558D">
              <w:rPr>
                <w:noProof/>
                <w:webHidden/>
              </w:rPr>
              <w:t>94</w:t>
            </w:r>
            <w:r>
              <w:rPr>
                <w:noProof/>
                <w:webHidden/>
              </w:rPr>
              <w:fldChar w:fldCharType="end"/>
            </w:r>
          </w:hyperlink>
        </w:p>
        <w:p w:rsidR="002A558D" w:rsidRDefault="000F0DAF">
          <w:pPr>
            <w:pStyle w:val="TOC2"/>
            <w:tabs>
              <w:tab w:val="right" w:leader="dot" w:pos="9350"/>
            </w:tabs>
            <w:rPr>
              <w:rFonts w:eastAsiaTheme="minorEastAsia"/>
              <w:noProof/>
            </w:rPr>
          </w:pPr>
          <w:hyperlink w:anchor="_Toc380828479" w:history="1">
            <w:r w:rsidR="002A558D" w:rsidRPr="00C51083">
              <w:rPr>
                <w:rStyle w:val="Hyperlink"/>
                <w:noProof/>
              </w:rPr>
              <w:t>TimeZone.get &lt;tz_svar&gt;</w:t>
            </w:r>
            <w:r w:rsidR="002A558D">
              <w:rPr>
                <w:noProof/>
                <w:webHidden/>
              </w:rPr>
              <w:tab/>
            </w:r>
            <w:r>
              <w:rPr>
                <w:noProof/>
                <w:webHidden/>
              </w:rPr>
              <w:fldChar w:fldCharType="begin"/>
            </w:r>
            <w:r w:rsidR="002A558D">
              <w:rPr>
                <w:noProof/>
                <w:webHidden/>
              </w:rPr>
              <w:instrText xml:space="preserve"> PAGEREF _Toc380828479 \h </w:instrText>
            </w:r>
            <w:r>
              <w:rPr>
                <w:noProof/>
                <w:webHidden/>
              </w:rPr>
            </w:r>
            <w:r>
              <w:rPr>
                <w:noProof/>
                <w:webHidden/>
              </w:rPr>
              <w:fldChar w:fldCharType="separate"/>
            </w:r>
            <w:r w:rsidR="002A558D">
              <w:rPr>
                <w:noProof/>
                <w:webHidden/>
              </w:rPr>
              <w:t>94</w:t>
            </w:r>
            <w:r>
              <w:rPr>
                <w:noProof/>
                <w:webHidden/>
              </w:rPr>
              <w:fldChar w:fldCharType="end"/>
            </w:r>
          </w:hyperlink>
        </w:p>
        <w:p w:rsidR="002A558D" w:rsidRDefault="000F0DAF">
          <w:pPr>
            <w:pStyle w:val="TOC2"/>
            <w:tabs>
              <w:tab w:val="right" w:leader="dot" w:pos="9350"/>
            </w:tabs>
            <w:rPr>
              <w:rFonts w:eastAsiaTheme="minorEastAsia"/>
              <w:noProof/>
            </w:rPr>
          </w:pPr>
          <w:hyperlink w:anchor="_Toc380828480" w:history="1">
            <w:r w:rsidR="002A558D" w:rsidRPr="00C51083">
              <w:rPr>
                <w:rStyle w:val="Hyperlink"/>
                <w:noProof/>
              </w:rPr>
              <w:t>TimeZone.list &lt;tz_list_pointer_nvar&gt;</w:t>
            </w:r>
            <w:r w:rsidR="002A558D">
              <w:rPr>
                <w:noProof/>
                <w:webHidden/>
              </w:rPr>
              <w:tab/>
            </w:r>
            <w:r>
              <w:rPr>
                <w:noProof/>
                <w:webHidden/>
              </w:rPr>
              <w:fldChar w:fldCharType="begin"/>
            </w:r>
            <w:r w:rsidR="002A558D">
              <w:rPr>
                <w:noProof/>
                <w:webHidden/>
              </w:rPr>
              <w:instrText xml:space="preserve"> PAGEREF _Toc380828480 \h </w:instrText>
            </w:r>
            <w:r>
              <w:rPr>
                <w:noProof/>
                <w:webHidden/>
              </w:rPr>
            </w:r>
            <w:r>
              <w:rPr>
                <w:noProof/>
                <w:webHidden/>
              </w:rPr>
              <w:fldChar w:fldCharType="separate"/>
            </w:r>
            <w:r w:rsidR="002A558D">
              <w:rPr>
                <w:noProof/>
                <w:webHidden/>
              </w:rPr>
              <w:t>94</w:t>
            </w:r>
            <w:r>
              <w:rPr>
                <w:noProof/>
                <w:webHidden/>
              </w:rPr>
              <w:fldChar w:fldCharType="end"/>
            </w:r>
          </w:hyperlink>
        </w:p>
        <w:p w:rsidR="002A558D" w:rsidRDefault="000F0DAF">
          <w:pPr>
            <w:pStyle w:val="TOC2"/>
            <w:tabs>
              <w:tab w:val="right" w:leader="dot" w:pos="9350"/>
            </w:tabs>
            <w:rPr>
              <w:rFonts w:eastAsiaTheme="minorEastAsia"/>
              <w:noProof/>
            </w:rPr>
          </w:pPr>
          <w:hyperlink w:anchor="_Toc380828481" w:history="1">
            <w:r w:rsidR="002A558D" w:rsidRPr="00C51083">
              <w:rPr>
                <w:rStyle w:val="Hyperlink"/>
                <w:noProof/>
              </w:rPr>
              <w:t>Tone &lt;frequency_nexp&gt;, &lt;duration_nexp&gt;</w:t>
            </w:r>
            <w:r w:rsidR="002A558D">
              <w:rPr>
                <w:noProof/>
                <w:webHidden/>
              </w:rPr>
              <w:tab/>
            </w:r>
            <w:r>
              <w:rPr>
                <w:noProof/>
                <w:webHidden/>
              </w:rPr>
              <w:fldChar w:fldCharType="begin"/>
            </w:r>
            <w:r w:rsidR="002A558D">
              <w:rPr>
                <w:noProof/>
                <w:webHidden/>
              </w:rPr>
              <w:instrText xml:space="preserve"> PAGEREF _Toc380828481 \h </w:instrText>
            </w:r>
            <w:r>
              <w:rPr>
                <w:noProof/>
                <w:webHidden/>
              </w:rPr>
            </w:r>
            <w:r>
              <w:rPr>
                <w:noProof/>
                <w:webHidden/>
              </w:rPr>
              <w:fldChar w:fldCharType="separate"/>
            </w:r>
            <w:r w:rsidR="002A558D">
              <w:rPr>
                <w:noProof/>
                <w:webHidden/>
              </w:rPr>
              <w:t>94</w:t>
            </w:r>
            <w:r>
              <w:rPr>
                <w:noProof/>
                <w:webHidden/>
              </w:rPr>
              <w:fldChar w:fldCharType="end"/>
            </w:r>
          </w:hyperlink>
        </w:p>
        <w:p w:rsidR="002A558D" w:rsidRDefault="000F0DAF">
          <w:pPr>
            <w:pStyle w:val="TOC2"/>
            <w:tabs>
              <w:tab w:val="right" w:leader="dot" w:pos="9350"/>
            </w:tabs>
            <w:rPr>
              <w:rFonts w:eastAsiaTheme="minorEastAsia"/>
              <w:noProof/>
            </w:rPr>
          </w:pPr>
          <w:hyperlink w:anchor="_Toc380828482" w:history="1">
            <w:r w:rsidR="002A558D" w:rsidRPr="00C51083">
              <w:rPr>
                <w:rStyle w:val="Hyperlink"/>
                <w:noProof/>
              </w:rPr>
              <w:t>Vibrate &lt;pattern_array[{&lt;start&gt;,&lt;length&gt;}]&gt;,&lt;nexp&gt;</w:t>
            </w:r>
            <w:r w:rsidR="002A558D">
              <w:rPr>
                <w:noProof/>
                <w:webHidden/>
              </w:rPr>
              <w:tab/>
            </w:r>
            <w:r>
              <w:rPr>
                <w:noProof/>
                <w:webHidden/>
              </w:rPr>
              <w:fldChar w:fldCharType="begin"/>
            </w:r>
            <w:r w:rsidR="002A558D">
              <w:rPr>
                <w:noProof/>
                <w:webHidden/>
              </w:rPr>
              <w:instrText xml:space="preserve"> PAGEREF _Toc380828482 \h </w:instrText>
            </w:r>
            <w:r>
              <w:rPr>
                <w:noProof/>
                <w:webHidden/>
              </w:rPr>
            </w:r>
            <w:r>
              <w:rPr>
                <w:noProof/>
                <w:webHidden/>
              </w:rPr>
              <w:fldChar w:fldCharType="separate"/>
            </w:r>
            <w:r w:rsidR="002A558D">
              <w:rPr>
                <w:noProof/>
                <w:webHidden/>
              </w:rPr>
              <w:t>94</w:t>
            </w:r>
            <w:r>
              <w:rPr>
                <w:noProof/>
                <w:webHidden/>
              </w:rPr>
              <w:fldChar w:fldCharType="end"/>
            </w:r>
          </w:hyperlink>
        </w:p>
        <w:p w:rsidR="002A558D" w:rsidRDefault="000F0DAF">
          <w:pPr>
            <w:pStyle w:val="TOC2"/>
            <w:tabs>
              <w:tab w:val="right" w:leader="dot" w:pos="9350"/>
            </w:tabs>
            <w:rPr>
              <w:rFonts w:eastAsiaTheme="minorEastAsia"/>
              <w:noProof/>
            </w:rPr>
          </w:pPr>
          <w:hyperlink w:anchor="_Toc380828483" w:history="1">
            <w:r w:rsidR="002A558D" w:rsidRPr="00C51083">
              <w:rPr>
                <w:rStyle w:val="Hyperlink"/>
                <w:noProof/>
              </w:rPr>
              <w:t>WakeLock &lt;code_nexp&gt;</w:t>
            </w:r>
            <w:r w:rsidR="002A558D">
              <w:rPr>
                <w:noProof/>
                <w:webHidden/>
              </w:rPr>
              <w:tab/>
            </w:r>
            <w:r>
              <w:rPr>
                <w:noProof/>
                <w:webHidden/>
              </w:rPr>
              <w:fldChar w:fldCharType="begin"/>
            </w:r>
            <w:r w:rsidR="002A558D">
              <w:rPr>
                <w:noProof/>
                <w:webHidden/>
              </w:rPr>
              <w:instrText xml:space="preserve"> PAGEREF _Toc380828483 \h </w:instrText>
            </w:r>
            <w:r>
              <w:rPr>
                <w:noProof/>
                <w:webHidden/>
              </w:rPr>
            </w:r>
            <w:r>
              <w:rPr>
                <w:noProof/>
                <w:webHidden/>
              </w:rPr>
              <w:fldChar w:fldCharType="separate"/>
            </w:r>
            <w:r w:rsidR="002A558D">
              <w:rPr>
                <w:noProof/>
                <w:webHidden/>
              </w:rPr>
              <w:t>95</w:t>
            </w:r>
            <w:r>
              <w:rPr>
                <w:noProof/>
                <w:webHidden/>
              </w:rPr>
              <w:fldChar w:fldCharType="end"/>
            </w:r>
          </w:hyperlink>
        </w:p>
        <w:p w:rsidR="002A558D" w:rsidRDefault="000F0DAF">
          <w:pPr>
            <w:pStyle w:val="TOC2"/>
            <w:tabs>
              <w:tab w:val="right" w:leader="dot" w:pos="9350"/>
            </w:tabs>
            <w:rPr>
              <w:rFonts w:eastAsiaTheme="minorEastAsia"/>
              <w:noProof/>
            </w:rPr>
          </w:pPr>
          <w:hyperlink w:anchor="_Toc380828484" w:history="1">
            <w:r w:rsidR="002A558D" w:rsidRPr="00C51083">
              <w:rPr>
                <w:rStyle w:val="Hyperlink"/>
                <w:noProof/>
              </w:rPr>
              <w:t>Http.post &lt;url_sexp&gt;, &lt;list_nexp&gt;, &lt;result_svar&gt;</w:t>
            </w:r>
            <w:r w:rsidR="002A558D">
              <w:rPr>
                <w:noProof/>
                <w:webHidden/>
              </w:rPr>
              <w:tab/>
            </w:r>
            <w:r>
              <w:rPr>
                <w:noProof/>
                <w:webHidden/>
              </w:rPr>
              <w:fldChar w:fldCharType="begin"/>
            </w:r>
            <w:r w:rsidR="002A558D">
              <w:rPr>
                <w:noProof/>
                <w:webHidden/>
              </w:rPr>
              <w:instrText xml:space="preserve"> PAGEREF _Toc380828484 \h </w:instrText>
            </w:r>
            <w:r>
              <w:rPr>
                <w:noProof/>
                <w:webHidden/>
              </w:rPr>
            </w:r>
            <w:r>
              <w:rPr>
                <w:noProof/>
                <w:webHidden/>
              </w:rPr>
              <w:fldChar w:fldCharType="separate"/>
            </w:r>
            <w:r w:rsidR="002A558D">
              <w:rPr>
                <w:noProof/>
                <w:webHidden/>
              </w:rPr>
              <w:t>95</w:t>
            </w:r>
            <w:r>
              <w:rPr>
                <w:noProof/>
                <w:webHidden/>
              </w:rPr>
              <w:fldChar w:fldCharType="end"/>
            </w:r>
          </w:hyperlink>
        </w:p>
        <w:p w:rsidR="002A558D" w:rsidRDefault="000F0DAF">
          <w:pPr>
            <w:pStyle w:val="TOC2"/>
            <w:tabs>
              <w:tab w:val="right" w:leader="dot" w:pos="9350"/>
            </w:tabs>
            <w:rPr>
              <w:rFonts w:eastAsiaTheme="minorEastAsia"/>
              <w:noProof/>
            </w:rPr>
          </w:pPr>
          <w:hyperlink w:anchor="_Toc380828485" w:history="1">
            <w:r w:rsidR="002A558D" w:rsidRPr="00C51083">
              <w:rPr>
                <w:rStyle w:val="Hyperlink"/>
                <w:noProof/>
              </w:rPr>
              <w:t>MyPhoneNumber &lt;svar&gt;</w:t>
            </w:r>
            <w:r w:rsidR="002A558D">
              <w:rPr>
                <w:noProof/>
                <w:webHidden/>
              </w:rPr>
              <w:tab/>
            </w:r>
            <w:r>
              <w:rPr>
                <w:noProof/>
                <w:webHidden/>
              </w:rPr>
              <w:fldChar w:fldCharType="begin"/>
            </w:r>
            <w:r w:rsidR="002A558D">
              <w:rPr>
                <w:noProof/>
                <w:webHidden/>
              </w:rPr>
              <w:instrText xml:space="preserve"> PAGEREF _Toc380828485 \h </w:instrText>
            </w:r>
            <w:r>
              <w:rPr>
                <w:noProof/>
                <w:webHidden/>
              </w:rPr>
            </w:r>
            <w:r>
              <w:rPr>
                <w:noProof/>
                <w:webHidden/>
              </w:rPr>
              <w:fldChar w:fldCharType="separate"/>
            </w:r>
            <w:r w:rsidR="002A558D">
              <w:rPr>
                <w:noProof/>
                <w:webHidden/>
              </w:rPr>
              <w:t>96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86" w:history="1">
            <w:r w:rsidR="002A558D" w:rsidRPr="00C51083">
              <w:rPr>
                <w:rStyle w:val="Hyperlink"/>
                <w:noProof/>
              </w:rPr>
              <w:t>Phone.call &lt;sexp&gt;</w:t>
            </w:r>
            <w:r w:rsidR="002A558D">
              <w:rPr>
                <w:noProof/>
                <w:webHidden/>
              </w:rPr>
              <w:tab/>
            </w:r>
            <w:r>
              <w:rPr>
                <w:noProof/>
                <w:webHidden/>
              </w:rPr>
              <w:fldChar w:fldCharType="begin"/>
            </w:r>
            <w:r w:rsidR="002A558D">
              <w:rPr>
                <w:noProof/>
                <w:webHidden/>
              </w:rPr>
              <w:instrText xml:space="preserve"> PAGEREF _Toc380828486 \h </w:instrText>
            </w:r>
            <w:r>
              <w:rPr>
                <w:noProof/>
                <w:webHidden/>
              </w:rPr>
            </w:r>
            <w:r>
              <w:rPr>
                <w:noProof/>
                <w:webHidden/>
              </w:rPr>
              <w:fldChar w:fldCharType="separate"/>
            </w:r>
            <w:r w:rsidR="002A558D">
              <w:rPr>
                <w:noProof/>
                <w:webHidden/>
              </w:rPr>
              <w:t>96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87" w:history="1">
            <w:r w:rsidR="002A558D" w:rsidRPr="00C51083">
              <w:rPr>
                <w:rStyle w:val="Hyperlink"/>
                <w:noProof/>
              </w:rPr>
              <w:t>Phone.rcv.init</w:t>
            </w:r>
            <w:r w:rsidR="002A558D">
              <w:rPr>
                <w:noProof/>
                <w:webHidden/>
              </w:rPr>
              <w:tab/>
            </w:r>
            <w:r>
              <w:rPr>
                <w:noProof/>
                <w:webHidden/>
              </w:rPr>
              <w:fldChar w:fldCharType="begin"/>
            </w:r>
            <w:r w:rsidR="002A558D">
              <w:rPr>
                <w:noProof/>
                <w:webHidden/>
              </w:rPr>
              <w:instrText xml:space="preserve"> PAGEREF _Toc380828487 \h </w:instrText>
            </w:r>
            <w:r>
              <w:rPr>
                <w:noProof/>
                <w:webHidden/>
              </w:rPr>
            </w:r>
            <w:r>
              <w:rPr>
                <w:noProof/>
                <w:webHidden/>
              </w:rPr>
              <w:fldChar w:fldCharType="separate"/>
            </w:r>
            <w:r w:rsidR="002A558D">
              <w:rPr>
                <w:noProof/>
                <w:webHidden/>
              </w:rPr>
              <w:t>96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88" w:history="1">
            <w:r w:rsidR="002A558D" w:rsidRPr="00C51083">
              <w:rPr>
                <w:rStyle w:val="Hyperlink"/>
                <w:noProof/>
              </w:rPr>
              <w:t>Phone.rcv.next  &lt;state_nvar&gt;, &lt;number_svar&gt;</w:t>
            </w:r>
            <w:r w:rsidR="002A558D">
              <w:rPr>
                <w:noProof/>
                <w:webHidden/>
              </w:rPr>
              <w:tab/>
            </w:r>
            <w:r>
              <w:rPr>
                <w:noProof/>
                <w:webHidden/>
              </w:rPr>
              <w:fldChar w:fldCharType="begin"/>
            </w:r>
            <w:r w:rsidR="002A558D">
              <w:rPr>
                <w:noProof/>
                <w:webHidden/>
              </w:rPr>
              <w:instrText xml:space="preserve"> PAGEREF _Toc380828488 \h </w:instrText>
            </w:r>
            <w:r>
              <w:rPr>
                <w:noProof/>
                <w:webHidden/>
              </w:rPr>
            </w:r>
            <w:r>
              <w:rPr>
                <w:noProof/>
                <w:webHidden/>
              </w:rPr>
              <w:fldChar w:fldCharType="separate"/>
            </w:r>
            <w:r w:rsidR="002A558D">
              <w:rPr>
                <w:noProof/>
                <w:webHidden/>
              </w:rPr>
              <w:t>96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89" w:history="1">
            <w:r w:rsidR="002A558D" w:rsidRPr="00C51083">
              <w:rPr>
                <w:rStyle w:val="Hyperlink"/>
                <w:noProof/>
              </w:rPr>
              <w:t>Sms.send &lt;number_sexp&gt;, &lt;message_sexp&gt;</w:t>
            </w:r>
            <w:r w:rsidR="002A558D">
              <w:rPr>
                <w:noProof/>
                <w:webHidden/>
              </w:rPr>
              <w:tab/>
            </w:r>
            <w:r>
              <w:rPr>
                <w:noProof/>
                <w:webHidden/>
              </w:rPr>
              <w:fldChar w:fldCharType="begin"/>
            </w:r>
            <w:r w:rsidR="002A558D">
              <w:rPr>
                <w:noProof/>
                <w:webHidden/>
              </w:rPr>
              <w:instrText xml:space="preserve"> PAGEREF _Toc380828489 \h </w:instrText>
            </w:r>
            <w:r>
              <w:rPr>
                <w:noProof/>
                <w:webHidden/>
              </w:rPr>
            </w:r>
            <w:r>
              <w:rPr>
                <w:noProof/>
                <w:webHidden/>
              </w:rPr>
              <w:fldChar w:fldCharType="separate"/>
            </w:r>
            <w:r w:rsidR="002A558D">
              <w:rPr>
                <w:noProof/>
                <w:webHidden/>
              </w:rPr>
              <w:t>96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90" w:history="1">
            <w:r w:rsidR="002A558D" w:rsidRPr="00C51083">
              <w:rPr>
                <w:rStyle w:val="Hyperlink"/>
                <w:noProof/>
              </w:rPr>
              <w:t>Sms.rcv.init</w:t>
            </w:r>
            <w:r w:rsidR="002A558D">
              <w:rPr>
                <w:noProof/>
                <w:webHidden/>
              </w:rPr>
              <w:tab/>
            </w:r>
            <w:r>
              <w:rPr>
                <w:noProof/>
                <w:webHidden/>
              </w:rPr>
              <w:fldChar w:fldCharType="begin"/>
            </w:r>
            <w:r w:rsidR="002A558D">
              <w:rPr>
                <w:noProof/>
                <w:webHidden/>
              </w:rPr>
              <w:instrText xml:space="preserve"> PAGEREF _Toc380828490 \h </w:instrText>
            </w:r>
            <w:r>
              <w:rPr>
                <w:noProof/>
                <w:webHidden/>
              </w:rPr>
            </w:r>
            <w:r>
              <w:rPr>
                <w:noProof/>
                <w:webHidden/>
              </w:rPr>
              <w:fldChar w:fldCharType="separate"/>
            </w:r>
            <w:r w:rsidR="002A558D">
              <w:rPr>
                <w:noProof/>
                <w:webHidden/>
              </w:rPr>
              <w:t>96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91" w:history="1">
            <w:r w:rsidR="002A558D" w:rsidRPr="00C51083">
              <w:rPr>
                <w:rStyle w:val="Hyperlink"/>
                <w:noProof/>
              </w:rPr>
              <w:t>Sms.rcv.next &lt;svar&gt;</w:t>
            </w:r>
            <w:r w:rsidR="002A558D">
              <w:rPr>
                <w:noProof/>
                <w:webHidden/>
              </w:rPr>
              <w:tab/>
            </w:r>
            <w:r>
              <w:rPr>
                <w:noProof/>
                <w:webHidden/>
              </w:rPr>
              <w:fldChar w:fldCharType="begin"/>
            </w:r>
            <w:r w:rsidR="002A558D">
              <w:rPr>
                <w:noProof/>
                <w:webHidden/>
              </w:rPr>
              <w:instrText xml:space="preserve"> PAGEREF _Toc380828491 \h </w:instrText>
            </w:r>
            <w:r>
              <w:rPr>
                <w:noProof/>
                <w:webHidden/>
              </w:rPr>
            </w:r>
            <w:r>
              <w:rPr>
                <w:noProof/>
                <w:webHidden/>
              </w:rPr>
              <w:fldChar w:fldCharType="separate"/>
            </w:r>
            <w:r w:rsidR="002A558D">
              <w:rPr>
                <w:noProof/>
                <w:webHidden/>
              </w:rPr>
              <w:t>96</w:t>
            </w:r>
            <w:r>
              <w:rPr>
                <w:noProof/>
                <w:webHidden/>
              </w:rPr>
              <w:fldChar w:fldCharType="end"/>
            </w:r>
          </w:hyperlink>
        </w:p>
        <w:p w:rsidR="002A558D" w:rsidRDefault="000F0DAF">
          <w:pPr>
            <w:pStyle w:val="TOC2"/>
            <w:tabs>
              <w:tab w:val="right" w:leader="dot" w:pos="9350"/>
            </w:tabs>
            <w:rPr>
              <w:rFonts w:eastAsiaTheme="minorEastAsia"/>
              <w:noProof/>
            </w:rPr>
          </w:pPr>
          <w:hyperlink w:anchor="_Toc380828492" w:history="1">
            <w:r w:rsidR="002A558D" w:rsidRPr="00C51083">
              <w:rPr>
                <w:rStyle w:val="Hyperlink"/>
                <w:noProof/>
              </w:rPr>
              <w:t>Email.send &lt;recipient_sxep&gt;, &lt;subject_sexp&gt;, &lt;body_sexp&gt;</w:t>
            </w:r>
            <w:r w:rsidR="002A558D">
              <w:rPr>
                <w:noProof/>
                <w:webHidden/>
              </w:rPr>
              <w:tab/>
            </w:r>
            <w:r>
              <w:rPr>
                <w:noProof/>
                <w:webHidden/>
              </w:rPr>
              <w:fldChar w:fldCharType="begin"/>
            </w:r>
            <w:r w:rsidR="002A558D">
              <w:rPr>
                <w:noProof/>
                <w:webHidden/>
              </w:rPr>
              <w:instrText xml:space="preserve"> PAGEREF _Toc380828492 \h </w:instrText>
            </w:r>
            <w:r>
              <w:rPr>
                <w:noProof/>
                <w:webHidden/>
              </w:rPr>
            </w:r>
            <w:r>
              <w:rPr>
                <w:noProof/>
                <w:webHidden/>
              </w:rPr>
              <w:fldChar w:fldCharType="separate"/>
            </w:r>
            <w:r w:rsidR="002A558D">
              <w:rPr>
                <w:noProof/>
                <w:webHidden/>
              </w:rPr>
              <w:t>97</w:t>
            </w:r>
            <w:r>
              <w:rPr>
                <w:noProof/>
                <w:webHidden/>
              </w:rPr>
              <w:fldChar w:fldCharType="end"/>
            </w:r>
          </w:hyperlink>
        </w:p>
        <w:p w:rsidR="002A558D" w:rsidRDefault="000F0DAF">
          <w:pPr>
            <w:pStyle w:val="TOC2"/>
            <w:tabs>
              <w:tab w:val="right" w:leader="dot" w:pos="9350"/>
            </w:tabs>
            <w:rPr>
              <w:rFonts w:eastAsiaTheme="minorEastAsia"/>
              <w:noProof/>
            </w:rPr>
          </w:pPr>
          <w:hyperlink w:anchor="_Toc380828493" w:history="1">
            <w:r w:rsidR="002A558D" w:rsidRPr="00C51083">
              <w:rPr>
                <w:rStyle w:val="Hyperlink"/>
                <w:noProof/>
              </w:rPr>
              <w:t>Headset &lt;state_nvar&gt;, &lt;type_svar&gt;, &lt;mic_nvar&gt;</w:t>
            </w:r>
            <w:r w:rsidR="002A558D">
              <w:rPr>
                <w:noProof/>
                <w:webHidden/>
              </w:rPr>
              <w:tab/>
            </w:r>
            <w:r>
              <w:rPr>
                <w:noProof/>
                <w:webHidden/>
              </w:rPr>
              <w:fldChar w:fldCharType="begin"/>
            </w:r>
            <w:r w:rsidR="002A558D">
              <w:rPr>
                <w:noProof/>
                <w:webHidden/>
              </w:rPr>
              <w:instrText xml:space="preserve"> PAGEREF _Toc380828493 \h </w:instrText>
            </w:r>
            <w:r>
              <w:rPr>
                <w:noProof/>
                <w:webHidden/>
              </w:rPr>
            </w:r>
            <w:r>
              <w:rPr>
                <w:noProof/>
                <w:webHidden/>
              </w:rPr>
              <w:fldChar w:fldCharType="separate"/>
            </w:r>
            <w:r w:rsidR="002A558D">
              <w:rPr>
                <w:noProof/>
                <w:webHidden/>
              </w:rPr>
              <w:t>97</w:t>
            </w:r>
            <w:r>
              <w:rPr>
                <w:noProof/>
                <w:webHidden/>
              </w:rPr>
              <w:fldChar w:fldCharType="end"/>
            </w:r>
          </w:hyperlink>
        </w:p>
        <w:p w:rsidR="002A558D" w:rsidRDefault="000F0DAF">
          <w:pPr>
            <w:pStyle w:val="TOC2"/>
            <w:tabs>
              <w:tab w:val="right" w:leader="dot" w:pos="9350"/>
            </w:tabs>
            <w:rPr>
              <w:rFonts w:eastAsiaTheme="minorEastAsia"/>
              <w:noProof/>
            </w:rPr>
          </w:pPr>
          <w:hyperlink w:anchor="_Toc380828494" w:history="1">
            <w:r w:rsidR="002A558D" w:rsidRPr="00C51083">
              <w:rPr>
                <w:rStyle w:val="Hyperlink"/>
                <w:noProof/>
              </w:rPr>
              <w:t>Notify &lt;title_sexp&gt;, &lt;subtitle_sexp&gt;, &lt;alert_sexp&gt;, &lt;wait_lexp&gt;</w:t>
            </w:r>
            <w:r w:rsidR="002A558D">
              <w:rPr>
                <w:noProof/>
                <w:webHidden/>
              </w:rPr>
              <w:tab/>
            </w:r>
            <w:r>
              <w:rPr>
                <w:noProof/>
                <w:webHidden/>
              </w:rPr>
              <w:fldChar w:fldCharType="begin"/>
            </w:r>
            <w:r w:rsidR="002A558D">
              <w:rPr>
                <w:noProof/>
                <w:webHidden/>
              </w:rPr>
              <w:instrText xml:space="preserve"> PAGEREF _Toc380828494 \h </w:instrText>
            </w:r>
            <w:r>
              <w:rPr>
                <w:noProof/>
                <w:webHidden/>
              </w:rPr>
            </w:r>
            <w:r>
              <w:rPr>
                <w:noProof/>
                <w:webHidden/>
              </w:rPr>
              <w:fldChar w:fldCharType="separate"/>
            </w:r>
            <w:r w:rsidR="002A558D">
              <w:rPr>
                <w:noProof/>
                <w:webHidden/>
              </w:rPr>
              <w:t>97</w:t>
            </w:r>
            <w:r>
              <w:rPr>
                <w:noProof/>
                <w:webHidden/>
              </w:rPr>
              <w:fldChar w:fldCharType="end"/>
            </w:r>
          </w:hyperlink>
        </w:p>
        <w:p w:rsidR="002A558D" w:rsidRDefault="000F0DAF">
          <w:pPr>
            <w:pStyle w:val="TOC2"/>
            <w:tabs>
              <w:tab w:val="right" w:leader="dot" w:pos="9350"/>
            </w:tabs>
            <w:rPr>
              <w:rFonts w:eastAsiaTheme="minorEastAsia"/>
              <w:noProof/>
            </w:rPr>
          </w:pPr>
          <w:hyperlink w:anchor="_Toc380828495" w:history="1">
            <w:r w:rsidR="002A558D" w:rsidRPr="00C51083">
              <w:rPr>
                <w:rStyle w:val="Hyperlink"/>
                <w:noProof/>
              </w:rPr>
              <w:t>Home</w:t>
            </w:r>
            <w:r w:rsidR="002A558D">
              <w:rPr>
                <w:noProof/>
                <w:webHidden/>
              </w:rPr>
              <w:tab/>
            </w:r>
            <w:r>
              <w:rPr>
                <w:noProof/>
                <w:webHidden/>
              </w:rPr>
              <w:fldChar w:fldCharType="begin"/>
            </w:r>
            <w:r w:rsidR="002A558D">
              <w:rPr>
                <w:noProof/>
                <w:webHidden/>
              </w:rPr>
              <w:instrText xml:space="preserve"> PAGEREF _Toc380828495 \h </w:instrText>
            </w:r>
            <w:r>
              <w:rPr>
                <w:noProof/>
                <w:webHidden/>
              </w:rPr>
            </w:r>
            <w:r>
              <w:rPr>
                <w:noProof/>
                <w:webHidden/>
              </w:rPr>
              <w:fldChar w:fldCharType="separate"/>
            </w:r>
            <w:r w:rsidR="002A558D">
              <w:rPr>
                <w:noProof/>
                <w:webHidden/>
              </w:rPr>
              <w:t>98</w:t>
            </w:r>
            <w:r>
              <w:rPr>
                <w:noProof/>
                <w:webHidden/>
              </w:rPr>
              <w:fldChar w:fldCharType="end"/>
            </w:r>
          </w:hyperlink>
        </w:p>
        <w:p w:rsidR="002A558D" w:rsidRDefault="000F0DAF">
          <w:pPr>
            <w:pStyle w:val="TOC2"/>
            <w:tabs>
              <w:tab w:val="right" w:leader="dot" w:pos="9350"/>
            </w:tabs>
            <w:rPr>
              <w:rFonts w:eastAsiaTheme="minorEastAsia"/>
              <w:noProof/>
            </w:rPr>
          </w:pPr>
          <w:hyperlink w:anchor="_Toc380828496" w:history="1">
            <w:r w:rsidR="002A558D" w:rsidRPr="00C51083">
              <w:rPr>
                <w:rStyle w:val="Hyperlink"/>
                <w:noProof/>
              </w:rPr>
              <w:t>OnBackGround:</w:t>
            </w:r>
            <w:r w:rsidR="002A558D">
              <w:rPr>
                <w:noProof/>
                <w:webHidden/>
              </w:rPr>
              <w:tab/>
            </w:r>
            <w:r>
              <w:rPr>
                <w:noProof/>
                <w:webHidden/>
              </w:rPr>
              <w:fldChar w:fldCharType="begin"/>
            </w:r>
            <w:r w:rsidR="002A558D">
              <w:rPr>
                <w:noProof/>
                <w:webHidden/>
              </w:rPr>
              <w:instrText xml:space="preserve"> PAGEREF _Toc380828496 \h </w:instrText>
            </w:r>
            <w:r>
              <w:rPr>
                <w:noProof/>
                <w:webHidden/>
              </w:rPr>
            </w:r>
            <w:r>
              <w:rPr>
                <w:noProof/>
                <w:webHidden/>
              </w:rPr>
              <w:fldChar w:fldCharType="separate"/>
            </w:r>
            <w:r w:rsidR="002A558D">
              <w:rPr>
                <w:noProof/>
                <w:webHidden/>
              </w:rPr>
              <w:t>98</w:t>
            </w:r>
            <w:r>
              <w:rPr>
                <w:noProof/>
                <w:webHidden/>
              </w:rPr>
              <w:fldChar w:fldCharType="end"/>
            </w:r>
          </w:hyperlink>
        </w:p>
        <w:p w:rsidR="002A558D" w:rsidRDefault="000F0DAF">
          <w:pPr>
            <w:pStyle w:val="TOC2"/>
            <w:tabs>
              <w:tab w:val="right" w:leader="dot" w:pos="9350"/>
            </w:tabs>
            <w:rPr>
              <w:rFonts w:eastAsiaTheme="minorEastAsia"/>
              <w:noProof/>
            </w:rPr>
          </w:pPr>
          <w:hyperlink w:anchor="_Toc380828497" w:history="1">
            <w:r w:rsidR="002A558D" w:rsidRPr="00C51083">
              <w:rPr>
                <w:rStyle w:val="Hyperlink"/>
                <w:noProof/>
              </w:rPr>
              <w:t>Background.Resume</w:t>
            </w:r>
            <w:r w:rsidR="002A558D">
              <w:rPr>
                <w:noProof/>
                <w:webHidden/>
              </w:rPr>
              <w:tab/>
            </w:r>
            <w:r>
              <w:rPr>
                <w:noProof/>
                <w:webHidden/>
              </w:rPr>
              <w:fldChar w:fldCharType="begin"/>
            </w:r>
            <w:r w:rsidR="002A558D">
              <w:rPr>
                <w:noProof/>
                <w:webHidden/>
              </w:rPr>
              <w:instrText xml:space="preserve"> PAGEREF _Toc380828497 \h </w:instrText>
            </w:r>
            <w:r>
              <w:rPr>
                <w:noProof/>
                <w:webHidden/>
              </w:rPr>
            </w:r>
            <w:r>
              <w:rPr>
                <w:noProof/>
                <w:webHidden/>
              </w:rPr>
              <w:fldChar w:fldCharType="separate"/>
            </w:r>
            <w:r w:rsidR="002A558D">
              <w:rPr>
                <w:noProof/>
                <w:webHidden/>
              </w:rPr>
              <w:t>98</w:t>
            </w:r>
            <w:r>
              <w:rPr>
                <w:noProof/>
                <w:webHidden/>
              </w:rPr>
              <w:fldChar w:fldCharType="end"/>
            </w:r>
          </w:hyperlink>
        </w:p>
        <w:p w:rsidR="002A558D" w:rsidRDefault="000F0DAF">
          <w:pPr>
            <w:pStyle w:val="TOC1"/>
            <w:tabs>
              <w:tab w:val="right" w:leader="dot" w:pos="9350"/>
            </w:tabs>
            <w:rPr>
              <w:rFonts w:eastAsiaTheme="minorEastAsia"/>
              <w:noProof/>
            </w:rPr>
          </w:pPr>
          <w:hyperlink w:anchor="_Toc380828498" w:history="1">
            <w:r w:rsidR="002A558D" w:rsidRPr="00C51083">
              <w:rPr>
                <w:rStyle w:val="Hyperlink"/>
                <w:noProof/>
              </w:rPr>
              <w:t>SQLITE</w:t>
            </w:r>
            <w:r w:rsidR="002A558D">
              <w:rPr>
                <w:noProof/>
                <w:webHidden/>
              </w:rPr>
              <w:tab/>
            </w:r>
            <w:r>
              <w:rPr>
                <w:noProof/>
                <w:webHidden/>
              </w:rPr>
              <w:fldChar w:fldCharType="begin"/>
            </w:r>
            <w:r w:rsidR="002A558D">
              <w:rPr>
                <w:noProof/>
                <w:webHidden/>
              </w:rPr>
              <w:instrText xml:space="preserve"> PAGEREF _Toc380828498 \h </w:instrText>
            </w:r>
            <w:r>
              <w:rPr>
                <w:noProof/>
                <w:webHidden/>
              </w:rPr>
            </w:r>
            <w:r>
              <w:rPr>
                <w:noProof/>
                <w:webHidden/>
              </w:rPr>
              <w:fldChar w:fldCharType="separate"/>
            </w:r>
            <w:r w:rsidR="002A558D">
              <w:rPr>
                <w:noProof/>
                <w:webHidden/>
              </w:rPr>
              <w:t>98</w:t>
            </w:r>
            <w:r>
              <w:rPr>
                <w:noProof/>
                <w:webHidden/>
              </w:rPr>
              <w:fldChar w:fldCharType="end"/>
            </w:r>
          </w:hyperlink>
        </w:p>
        <w:p w:rsidR="002A558D" w:rsidRDefault="000F0DAF">
          <w:pPr>
            <w:pStyle w:val="TOC2"/>
            <w:tabs>
              <w:tab w:val="right" w:leader="dot" w:pos="9350"/>
            </w:tabs>
            <w:rPr>
              <w:rFonts w:eastAsiaTheme="minorEastAsia"/>
              <w:noProof/>
            </w:rPr>
          </w:pPr>
          <w:hyperlink w:anchor="_Toc380828499" w:history="1">
            <w:r w:rsidR="002A558D" w:rsidRPr="00C51083">
              <w:rPr>
                <w:rStyle w:val="Hyperlink"/>
                <w:noProof/>
              </w:rPr>
              <w:t>Overview</w:t>
            </w:r>
            <w:r w:rsidR="002A558D">
              <w:rPr>
                <w:noProof/>
                <w:webHidden/>
              </w:rPr>
              <w:tab/>
            </w:r>
            <w:r>
              <w:rPr>
                <w:noProof/>
                <w:webHidden/>
              </w:rPr>
              <w:fldChar w:fldCharType="begin"/>
            </w:r>
            <w:r w:rsidR="002A558D">
              <w:rPr>
                <w:noProof/>
                <w:webHidden/>
              </w:rPr>
              <w:instrText xml:space="preserve"> PAGEREF _Toc380828499 \h </w:instrText>
            </w:r>
            <w:r>
              <w:rPr>
                <w:noProof/>
                <w:webHidden/>
              </w:rPr>
            </w:r>
            <w:r>
              <w:rPr>
                <w:noProof/>
                <w:webHidden/>
              </w:rPr>
              <w:fldChar w:fldCharType="separate"/>
            </w:r>
            <w:r w:rsidR="002A558D">
              <w:rPr>
                <w:noProof/>
                <w:webHidden/>
              </w:rPr>
              <w:t>98</w:t>
            </w:r>
            <w:r>
              <w:rPr>
                <w:noProof/>
                <w:webHidden/>
              </w:rPr>
              <w:fldChar w:fldCharType="end"/>
            </w:r>
          </w:hyperlink>
        </w:p>
        <w:p w:rsidR="002A558D" w:rsidRDefault="000F0DAF">
          <w:pPr>
            <w:pStyle w:val="TOC2"/>
            <w:tabs>
              <w:tab w:val="right" w:leader="dot" w:pos="9350"/>
            </w:tabs>
            <w:rPr>
              <w:rFonts w:eastAsiaTheme="minorEastAsia"/>
              <w:noProof/>
            </w:rPr>
          </w:pPr>
          <w:hyperlink w:anchor="_Toc380828500" w:history="1">
            <w:r w:rsidR="002A558D" w:rsidRPr="00C51083">
              <w:rPr>
                <w:rStyle w:val="Hyperlink"/>
                <w:noProof/>
              </w:rPr>
              <w:t>SQLITE Commands</w:t>
            </w:r>
            <w:r w:rsidR="002A558D">
              <w:rPr>
                <w:noProof/>
                <w:webHidden/>
              </w:rPr>
              <w:tab/>
            </w:r>
            <w:r>
              <w:rPr>
                <w:noProof/>
                <w:webHidden/>
              </w:rPr>
              <w:fldChar w:fldCharType="begin"/>
            </w:r>
            <w:r w:rsidR="002A558D">
              <w:rPr>
                <w:noProof/>
                <w:webHidden/>
              </w:rPr>
              <w:instrText xml:space="preserve"> PAGEREF _Toc380828500 \h </w:instrText>
            </w:r>
            <w:r>
              <w:rPr>
                <w:noProof/>
                <w:webHidden/>
              </w:rPr>
            </w:r>
            <w:r>
              <w:rPr>
                <w:noProof/>
                <w:webHidden/>
              </w:rPr>
              <w:fldChar w:fldCharType="separate"/>
            </w:r>
            <w:r w:rsidR="002A558D">
              <w:rPr>
                <w:noProof/>
                <w:webHidden/>
              </w:rPr>
              <w:t>98</w:t>
            </w:r>
            <w:r>
              <w:rPr>
                <w:noProof/>
                <w:webHidden/>
              </w:rPr>
              <w:fldChar w:fldCharType="end"/>
            </w:r>
          </w:hyperlink>
        </w:p>
        <w:p w:rsidR="002A558D" w:rsidRDefault="000F0DAF">
          <w:pPr>
            <w:pStyle w:val="TOC3"/>
            <w:tabs>
              <w:tab w:val="right" w:leader="dot" w:pos="9350"/>
            </w:tabs>
            <w:rPr>
              <w:rFonts w:eastAsiaTheme="minorEastAsia"/>
              <w:noProof/>
            </w:rPr>
          </w:pPr>
          <w:hyperlink w:anchor="_Toc380828501" w:history="1">
            <w:r w:rsidR="002A558D" w:rsidRPr="00C51083">
              <w:rPr>
                <w:rStyle w:val="Hyperlink"/>
                <w:noProof/>
              </w:rPr>
              <w:t>Sql.open &lt;DB_pointer_nvar&gt;, &lt;DB_name_sexp&gt;</w:t>
            </w:r>
            <w:r w:rsidR="002A558D">
              <w:rPr>
                <w:noProof/>
                <w:webHidden/>
              </w:rPr>
              <w:tab/>
            </w:r>
            <w:r>
              <w:rPr>
                <w:noProof/>
                <w:webHidden/>
              </w:rPr>
              <w:fldChar w:fldCharType="begin"/>
            </w:r>
            <w:r w:rsidR="002A558D">
              <w:rPr>
                <w:noProof/>
                <w:webHidden/>
              </w:rPr>
              <w:instrText xml:space="preserve"> PAGEREF _Toc380828501 \h </w:instrText>
            </w:r>
            <w:r>
              <w:rPr>
                <w:noProof/>
                <w:webHidden/>
              </w:rPr>
            </w:r>
            <w:r>
              <w:rPr>
                <w:noProof/>
                <w:webHidden/>
              </w:rPr>
              <w:fldChar w:fldCharType="separate"/>
            </w:r>
            <w:r w:rsidR="002A558D">
              <w:rPr>
                <w:noProof/>
                <w:webHidden/>
              </w:rPr>
              <w:t>98</w:t>
            </w:r>
            <w:r>
              <w:rPr>
                <w:noProof/>
                <w:webHidden/>
              </w:rPr>
              <w:fldChar w:fldCharType="end"/>
            </w:r>
          </w:hyperlink>
        </w:p>
        <w:p w:rsidR="002A558D" w:rsidRDefault="000F0DAF">
          <w:pPr>
            <w:pStyle w:val="TOC3"/>
            <w:tabs>
              <w:tab w:val="right" w:leader="dot" w:pos="9350"/>
            </w:tabs>
            <w:rPr>
              <w:rFonts w:eastAsiaTheme="minorEastAsia"/>
              <w:noProof/>
            </w:rPr>
          </w:pPr>
          <w:hyperlink w:anchor="_Toc380828502" w:history="1">
            <w:r w:rsidR="002A558D" w:rsidRPr="00C51083">
              <w:rPr>
                <w:rStyle w:val="Hyperlink"/>
                <w:noProof/>
              </w:rPr>
              <w:t>Sql.close &lt;DB_pointer_nvar&gt;</w:t>
            </w:r>
            <w:r w:rsidR="002A558D">
              <w:rPr>
                <w:noProof/>
                <w:webHidden/>
              </w:rPr>
              <w:tab/>
            </w:r>
            <w:r>
              <w:rPr>
                <w:noProof/>
                <w:webHidden/>
              </w:rPr>
              <w:fldChar w:fldCharType="begin"/>
            </w:r>
            <w:r w:rsidR="002A558D">
              <w:rPr>
                <w:noProof/>
                <w:webHidden/>
              </w:rPr>
              <w:instrText xml:space="preserve"> PAGEREF _Toc380828502 \h </w:instrText>
            </w:r>
            <w:r>
              <w:rPr>
                <w:noProof/>
                <w:webHidden/>
              </w:rPr>
            </w:r>
            <w:r>
              <w:rPr>
                <w:noProof/>
                <w:webHidden/>
              </w:rPr>
              <w:fldChar w:fldCharType="separate"/>
            </w:r>
            <w:r w:rsidR="002A558D">
              <w:rPr>
                <w:noProof/>
                <w:webHidden/>
              </w:rPr>
              <w:t>99</w:t>
            </w:r>
            <w:r>
              <w:rPr>
                <w:noProof/>
                <w:webHidden/>
              </w:rPr>
              <w:fldChar w:fldCharType="end"/>
            </w:r>
          </w:hyperlink>
        </w:p>
        <w:p w:rsidR="002A558D" w:rsidRDefault="000F0DAF">
          <w:pPr>
            <w:pStyle w:val="TOC3"/>
            <w:tabs>
              <w:tab w:val="right" w:leader="dot" w:pos="9350"/>
            </w:tabs>
            <w:rPr>
              <w:rFonts w:eastAsiaTheme="minorEastAsia"/>
              <w:noProof/>
            </w:rPr>
          </w:pPr>
          <w:hyperlink w:anchor="_Toc380828503" w:history="1">
            <w:r w:rsidR="002A558D" w:rsidRPr="00C51083">
              <w:rPr>
                <w:rStyle w:val="Hyperlink"/>
                <w:noProof/>
              </w:rPr>
              <w:t>Sql.new_table &lt;DB_pointer_nvar&gt;, &lt;table_name_sexp&gt;, C1$, C2$, ...,CN$</w:t>
            </w:r>
            <w:r w:rsidR="002A558D">
              <w:rPr>
                <w:noProof/>
                <w:webHidden/>
              </w:rPr>
              <w:tab/>
            </w:r>
            <w:r>
              <w:rPr>
                <w:noProof/>
                <w:webHidden/>
              </w:rPr>
              <w:fldChar w:fldCharType="begin"/>
            </w:r>
            <w:r w:rsidR="002A558D">
              <w:rPr>
                <w:noProof/>
                <w:webHidden/>
              </w:rPr>
              <w:instrText xml:space="preserve"> PAGEREF _Toc380828503 \h </w:instrText>
            </w:r>
            <w:r>
              <w:rPr>
                <w:noProof/>
                <w:webHidden/>
              </w:rPr>
            </w:r>
            <w:r>
              <w:rPr>
                <w:noProof/>
                <w:webHidden/>
              </w:rPr>
              <w:fldChar w:fldCharType="separate"/>
            </w:r>
            <w:r w:rsidR="002A558D">
              <w:rPr>
                <w:noProof/>
                <w:webHidden/>
              </w:rPr>
              <w:t>99</w:t>
            </w:r>
            <w:r>
              <w:rPr>
                <w:noProof/>
                <w:webHidden/>
              </w:rPr>
              <w:fldChar w:fldCharType="end"/>
            </w:r>
          </w:hyperlink>
        </w:p>
        <w:p w:rsidR="002A558D" w:rsidRDefault="000F0DAF">
          <w:pPr>
            <w:pStyle w:val="TOC3"/>
            <w:tabs>
              <w:tab w:val="right" w:leader="dot" w:pos="9350"/>
            </w:tabs>
            <w:rPr>
              <w:rFonts w:eastAsiaTheme="minorEastAsia"/>
              <w:noProof/>
            </w:rPr>
          </w:pPr>
          <w:hyperlink w:anchor="_Toc380828504" w:history="1">
            <w:r w:rsidR="002A558D" w:rsidRPr="00C51083">
              <w:rPr>
                <w:rStyle w:val="Hyperlink"/>
                <w:noProof/>
              </w:rPr>
              <w:t>Sql.drop_table &lt;DB_pointer_nvar&gt;, &lt;table_name_sexp&gt;</w:t>
            </w:r>
            <w:r w:rsidR="002A558D">
              <w:rPr>
                <w:noProof/>
                <w:webHidden/>
              </w:rPr>
              <w:tab/>
            </w:r>
            <w:r>
              <w:rPr>
                <w:noProof/>
                <w:webHidden/>
              </w:rPr>
              <w:fldChar w:fldCharType="begin"/>
            </w:r>
            <w:r w:rsidR="002A558D">
              <w:rPr>
                <w:noProof/>
                <w:webHidden/>
              </w:rPr>
              <w:instrText xml:space="preserve"> PAGEREF _Toc380828504 \h </w:instrText>
            </w:r>
            <w:r>
              <w:rPr>
                <w:noProof/>
                <w:webHidden/>
              </w:rPr>
            </w:r>
            <w:r>
              <w:rPr>
                <w:noProof/>
                <w:webHidden/>
              </w:rPr>
              <w:fldChar w:fldCharType="separate"/>
            </w:r>
            <w:r w:rsidR="002A558D">
              <w:rPr>
                <w:noProof/>
                <w:webHidden/>
              </w:rPr>
              <w:t>99</w:t>
            </w:r>
            <w:r>
              <w:rPr>
                <w:noProof/>
                <w:webHidden/>
              </w:rPr>
              <w:fldChar w:fldCharType="end"/>
            </w:r>
          </w:hyperlink>
        </w:p>
        <w:p w:rsidR="002A558D" w:rsidRDefault="000F0DAF">
          <w:pPr>
            <w:pStyle w:val="TOC3"/>
            <w:tabs>
              <w:tab w:val="right" w:leader="dot" w:pos="9350"/>
            </w:tabs>
            <w:rPr>
              <w:rFonts w:eastAsiaTheme="minorEastAsia"/>
              <w:noProof/>
            </w:rPr>
          </w:pPr>
          <w:hyperlink w:anchor="_Toc380828505" w:history="1">
            <w:r w:rsidR="002A558D" w:rsidRPr="00C51083">
              <w:rPr>
                <w:rStyle w:val="Hyperlink"/>
                <w:noProof/>
              </w:rPr>
              <w:t>Sql.insert &lt;DB_pointer_nvar&gt;, &lt;table_name_sexp&gt;, C1$, V1$, C2$, V2$, …, CN$, VN$</w:t>
            </w:r>
            <w:r w:rsidR="002A558D">
              <w:rPr>
                <w:noProof/>
                <w:webHidden/>
              </w:rPr>
              <w:tab/>
            </w:r>
            <w:r>
              <w:rPr>
                <w:noProof/>
                <w:webHidden/>
              </w:rPr>
              <w:fldChar w:fldCharType="begin"/>
            </w:r>
            <w:r w:rsidR="002A558D">
              <w:rPr>
                <w:noProof/>
                <w:webHidden/>
              </w:rPr>
              <w:instrText xml:space="preserve"> PAGEREF _Toc380828505 \h </w:instrText>
            </w:r>
            <w:r>
              <w:rPr>
                <w:noProof/>
                <w:webHidden/>
              </w:rPr>
            </w:r>
            <w:r>
              <w:rPr>
                <w:noProof/>
                <w:webHidden/>
              </w:rPr>
              <w:fldChar w:fldCharType="separate"/>
            </w:r>
            <w:r w:rsidR="002A558D">
              <w:rPr>
                <w:noProof/>
                <w:webHidden/>
              </w:rPr>
              <w:t>99</w:t>
            </w:r>
            <w:r>
              <w:rPr>
                <w:noProof/>
                <w:webHidden/>
              </w:rPr>
              <w:fldChar w:fldCharType="end"/>
            </w:r>
          </w:hyperlink>
        </w:p>
        <w:p w:rsidR="002A558D" w:rsidRDefault="000F0DAF">
          <w:pPr>
            <w:pStyle w:val="TOC3"/>
            <w:tabs>
              <w:tab w:val="right" w:leader="dot" w:pos="9350"/>
            </w:tabs>
            <w:rPr>
              <w:rFonts w:eastAsiaTheme="minorEastAsia"/>
              <w:noProof/>
            </w:rPr>
          </w:pPr>
          <w:hyperlink w:anchor="_Toc380828506" w:history="1">
            <w:r w:rsidR="002A558D" w:rsidRPr="00C51083">
              <w:rPr>
                <w:rStyle w:val="Hyperlink"/>
                <w:noProof/>
              </w:rPr>
              <w:t>Sql.query &lt;cursor_nvar&gt;, &lt;DB_pointer_nvar&gt;, &lt;table_name_sexp&gt;, &lt;columns_sexp&gt; {, &lt;where_sexp&gt; {, &lt;order_sexp&gt;} }</w:t>
            </w:r>
            <w:r w:rsidR="002A558D">
              <w:rPr>
                <w:noProof/>
                <w:webHidden/>
              </w:rPr>
              <w:tab/>
            </w:r>
            <w:r>
              <w:rPr>
                <w:noProof/>
                <w:webHidden/>
              </w:rPr>
              <w:fldChar w:fldCharType="begin"/>
            </w:r>
            <w:r w:rsidR="002A558D">
              <w:rPr>
                <w:noProof/>
                <w:webHidden/>
              </w:rPr>
              <w:instrText xml:space="preserve"> PAGEREF _Toc380828506 \h </w:instrText>
            </w:r>
            <w:r>
              <w:rPr>
                <w:noProof/>
                <w:webHidden/>
              </w:rPr>
            </w:r>
            <w:r>
              <w:rPr>
                <w:noProof/>
                <w:webHidden/>
              </w:rPr>
              <w:fldChar w:fldCharType="separate"/>
            </w:r>
            <w:r w:rsidR="002A558D">
              <w:rPr>
                <w:noProof/>
                <w:webHidden/>
              </w:rPr>
              <w:t>100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07" w:history="1">
            <w:r w:rsidR="002A558D" w:rsidRPr="00C51083">
              <w:rPr>
                <w:rStyle w:val="Hyperlink"/>
                <w:noProof/>
              </w:rPr>
              <w:t>Sql.query.length &lt;length_nvar&gt;, &lt;cursor_nvar&gt;</w:t>
            </w:r>
            <w:r w:rsidR="002A558D">
              <w:rPr>
                <w:noProof/>
                <w:webHidden/>
              </w:rPr>
              <w:tab/>
            </w:r>
            <w:r>
              <w:rPr>
                <w:noProof/>
                <w:webHidden/>
              </w:rPr>
              <w:fldChar w:fldCharType="begin"/>
            </w:r>
            <w:r w:rsidR="002A558D">
              <w:rPr>
                <w:noProof/>
                <w:webHidden/>
              </w:rPr>
              <w:instrText xml:space="preserve"> PAGEREF _Toc380828507 \h </w:instrText>
            </w:r>
            <w:r>
              <w:rPr>
                <w:noProof/>
                <w:webHidden/>
              </w:rPr>
            </w:r>
            <w:r>
              <w:rPr>
                <w:noProof/>
                <w:webHidden/>
              </w:rPr>
              <w:fldChar w:fldCharType="separate"/>
            </w:r>
            <w:r w:rsidR="002A558D">
              <w:rPr>
                <w:noProof/>
                <w:webHidden/>
              </w:rPr>
              <w:t>100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08" w:history="1">
            <w:r w:rsidR="002A558D" w:rsidRPr="00C51083">
              <w:rPr>
                <w:rStyle w:val="Hyperlink"/>
                <w:noProof/>
              </w:rPr>
              <w:t>Sql.query.position &lt;position_nvar&gt;, &lt;cursor_nvar&gt;</w:t>
            </w:r>
            <w:r w:rsidR="002A558D">
              <w:rPr>
                <w:noProof/>
                <w:webHidden/>
              </w:rPr>
              <w:tab/>
            </w:r>
            <w:r>
              <w:rPr>
                <w:noProof/>
                <w:webHidden/>
              </w:rPr>
              <w:fldChar w:fldCharType="begin"/>
            </w:r>
            <w:r w:rsidR="002A558D">
              <w:rPr>
                <w:noProof/>
                <w:webHidden/>
              </w:rPr>
              <w:instrText xml:space="preserve"> PAGEREF _Toc380828508 \h </w:instrText>
            </w:r>
            <w:r>
              <w:rPr>
                <w:noProof/>
                <w:webHidden/>
              </w:rPr>
            </w:r>
            <w:r>
              <w:rPr>
                <w:noProof/>
                <w:webHidden/>
              </w:rPr>
              <w:fldChar w:fldCharType="separate"/>
            </w:r>
            <w:r w:rsidR="002A558D">
              <w:rPr>
                <w:noProof/>
                <w:webHidden/>
              </w:rPr>
              <w:t>100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09" w:history="1">
            <w:r w:rsidR="002A558D" w:rsidRPr="00C51083">
              <w:rPr>
                <w:rStyle w:val="Hyperlink"/>
                <w:noProof/>
              </w:rPr>
              <w:t>Sql.next &lt;done_lvar&gt;, &lt;cursor_nvar&gt;, C1V$, C2V$, ..., CNV$</w:t>
            </w:r>
            <w:r w:rsidR="002A558D">
              <w:rPr>
                <w:noProof/>
                <w:webHidden/>
              </w:rPr>
              <w:tab/>
            </w:r>
            <w:r>
              <w:rPr>
                <w:noProof/>
                <w:webHidden/>
              </w:rPr>
              <w:fldChar w:fldCharType="begin"/>
            </w:r>
            <w:r w:rsidR="002A558D">
              <w:rPr>
                <w:noProof/>
                <w:webHidden/>
              </w:rPr>
              <w:instrText xml:space="preserve"> PAGEREF _Toc380828509 \h </w:instrText>
            </w:r>
            <w:r>
              <w:rPr>
                <w:noProof/>
                <w:webHidden/>
              </w:rPr>
            </w:r>
            <w:r>
              <w:rPr>
                <w:noProof/>
                <w:webHidden/>
              </w:rPr>
              <w:fldChar w:fldCharType="separate"/>
            </w:r>
            <w:r w:rsidR="002A558D">
              <w:rPr>
                <w:noProof/>
                <w:webHidden/>
              </w:rPr>
              <w:t>100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10" w:history="1">
            <w:r w:rsidR="002A558D" w:rsidRPr="00C51083">
              <w:rPr>
                <w:rStyle w:val="Hyperlink"/>
                <w:noProof/>
              </w:rPr>
              <w:t>Sql.delete &lt;DB_pointer_nvar&gt;, &lt;table_name_sexp&gt;{,&lt;where_sexp&gt;{,&lt;count_nvar&gt;} }</w:t>
            </w:r>
            <w:r w:rsidR="002A558D">
              <w:rPr>
                <w:noProof/>
                <w:webHidden/>
              </w:rPr>
              <w:tab/>
            </w:r>
            <w:r>
              <w:rPr>
                <w:noProof/>
                <w:webHidden/>
              </w:rPr>
              <w:fldChar w:fldCharType="begin"/>
            </w:r>
            <w:r w:rsidR="002A558D">
              <w:rPr>
                <w:noProof/>
                <w:webHidden/>
              </w:rPr>
              <w:instrText xml:space="preserve"> PAGEREF _Toc380828510 \h </w:instrText>
            </w:r>
            <w:r>
              <w:rPr>
                <w:noProof/>
                <w:webHidden/>
              </w:rPr>
            </w:r>
            <w:r>
              <w:rPr>
                <w:noProof/>
                <w:webHidden/>
              </w:rPr>
              <w:fldChar w:fldCharType="separate"/>
            </w:r>
            <w:r w:rsidR="002A558D">
              <w:rPr>
                <w:noProof/>
                <w:webHidden/>
              </w:rPr>
              <w:t>101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11" w:history="1">
            <w:r w:rsidR="002A558D" w:rsidRPr="00C51083">
              <w:rPr>
                <w:rStyle w:val="Hyperlink"/>
                <w:noProof/>
              </w:rPr>
              <w:t>Sql.update &lt;DB_pointer_nvar&gt;, &lt;table_name_sexp&gt;, C1$, V1$, C2$, V2$,...,CN$, VN$: &lt;where_sexp&gt;</w:t>
            </w:r>
            <w:r w:rsidR="002A558D">
              <w:rPr>
                <w:noProof/>
                <w:webHidden/>
              </w:rPr>
              <w:tab/>
            </w:r>
            <w:r>
              <w:rPr>
                <w:noProof/>
                <w:webHidden/>
              </w:rPr>
              <w:fldChar w:fldCharType="begin"/>
            </w:r>
            <w:r w:rsidR="002A558D">
              <w:rPr>
                <w:noProof/>
                <w:webHidden/>
              </w:rPr>
              <w:instrText xml:space="preserve"> PAGEREF _Toc380828511 \h </w:instrText>
            </w:r>
            <w:r>
              <w:rPr>
                <w:noProof/>
                <w:webHidden/>
              </w:rPr>
            </w:r>
            <w:r>
              <w:rPr>
                <w:noProof/>
                <w:webHidden/>
              </w:rPr>
              <w:fldChar w:fldCharType="separate"/>
            </w:r>
            <w:r w:rsidR="002A558D">
              <w:rPr>
                <w:noProof/>
                <w:webHidden/>
              </w:rPr>
              <w:t>101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12" w:history="1">
            <w:r w:rsidR="002A558D" w:rsidRPr="00C51083">
              <w:rPr>
                <w:rStyle w:val="Hyperlink"/>
                <w:noProof/>
              </w:rPr>
              <w:t>Sql.exec &lt;DB_pointer_nvar&gt;, &lt;command_sexp&gt;</w:t>
            </w:r>
            <w:r w:rsidR="002A558D">
              <w:rPr>
                <w:noProof/>
                <w:webHidden/>
              </w:rPr>
              <w:tab/>
            </w:r>
            <w:r>
              <w:rPr>
                <w:noProof/>
                <w:webHidden/>
              </w:rPr>
              <w:fldChar w:fldCharType="begin"/>
            </w:r>
            <w:r w:rsidR="002A558D">
              <w:rPr>
                <w:noProof/>
                <w:webHidden/>
              </w:rPr>
              <w:instrText xml:space="preserve"> PAGEREF _Toc380828512 \h </w:instrText>
            </w:r>
            <w:r>
              <w:rPr>
                <w:noProof/>
                <w:webHidden/>
              </w:rPr>
            </w:r>
            <w:r>
              <w:rPr>
                <w:noProof/>
                <w:webHidden/>
              </w:rPr>
              <w:fldChar w:fldCharType="separate"/>
            </w:r>
            <w:r w:rsidR="002A558D">
              <w:rPr>
                <w:noProof/>
                <w:webHidden/>
              </w:rPr>
              <w:t>101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13" w:history="1">
            <w:r w:rsidR="002A558D" w:rsidRPr="00C51083">
              <w:rPr>
                <w:rStyle w:val="Hyperlink"/>
                <w:noProof/>
              </w:rPr>
              <w:t>Sql.raw_query &lt;cursor_nvar&gt;, &lt;DB_pointer_nvar&gt;, &lt;query_sexp&gt;</w:t>
            </w:r>
            <w:r w:rsidR="002A558D">
              <w:rPr>
                <w:noProof/>
                <w:webHidden/>
              </w:rPr>
              <w:tab/>
            </w:r>
            <w:r>
              <w:rPr>
                <w:noProof/>
                <w:webHidden/>
              </w:rPr>
              <w:fldChar w:fldCharType="begin"/>
            </w:r>
            <w:r w:rsidR="002A558D">
              <w:rPr>
                <w:noProof/>
                <w:webHidden/>
              </w:rPr>
              <w:instrText xml:space="preserve"> PAGEREF _Toc380828513 \h </w:instrText>
            </w:r>
            <w:r>
              <w:rPr>
                <w:noProof/>
                <w:webHidden/>
              </w:rPr>
            </w:r>
            <w:r>
              <w:rPr>
                <w:noProof/>
                <w:webHidden/>
              </w:rPr>
              <w:fldChar w:fldCharType="separate"/>
            </w:r>
            <w:r w:rsidR="002A558D">
              <w:rPr>
                <w:noProof/>
                <w:webHidden/>
              </w:rPr>
              <w:t>101</w:t>
            </w:r>
            <w:r>
              <w:rPr>
                <w:noProof/>
                <w:webHidden/>
              </w:rPr>
              <w:fldChar w:fldCharType="end"/>
            </w:r>
          </w:hyperlink>
        </w:p>
        <w:p w:rsidR="002A558D" w:rsidRDefault="000F0DAF">
          <w:pPr>
            <w:pStyle w:val="TOC1"/>
            <w:tabs>
              <w:tab w:val="right" w:leader="dot" w:pos="9350"/>
            </w:tabs>
            <w:rPr>
              <w:rFonts w:eastAsiaTheme="minorEastAsia"/>
              <w:noProof/>
            </w:rPr>
          </w:pPr>
          <w:hyperlink w:anchor="_Toc380828514" w:history="1">
            <w:r w:rsidR="002A558D" w:rsidRPr="00C51083">
              <w:rPr>
                <w:rStyle w:val="Hyperlink"/>
                <w:noProof/>
              </w:rPr>
              <w:t>Graphics</w:t>
            </w:r>
            <w:r w:rsidR="002A558D">
              <w:rPr>
                <w:noProof/>
                <w:webHidden/>
              </w:rPr>
              <w:tab/>
            </w:r>
            <w:r>
              <w:rPr>
                <w:noProof/>
                <w:webHidden/>
              </w:rPr>
              <w:fldChar w:fldCharType="begin"/>
            </w:r>
            <w:r w:rsidR="002A558D">
              <w:rPr>
                <w:noProof/>
                <w:webHidden/>
              </w:rPr>
              <w:instrText xml:space="preserve"> PAGEREF _Toc380828514 \h </w:instrText>
            </w:r>
            <w:r>
              <w:rPr>
                <w:noProof/>
                <w:webHidden/>
              </w:rPr>
            </w:r>
            <w:r>
              <w:rPr>
                <w:noProof/>
                <w:webHidden/>
              </w:rPr>
              <w:fldChar w:fldCharType="separate"/>
            </w:r>
            <w:r w:rsidR="002A558D">
              <w:rPr>
                <w:noProof/>
                <w:webHidden/>
              </w:rPr>
              <w:t>101</w:t>
            </w:r>
            <w:r>
              <w:rPr>
                <w:noProof/>
                <w:webHidden/>
              </w:rPr>
              <w:fldChar w:fldCharType="end"/>
            </w:r>
          </w:hyperlink>
        </w:p>
        <w:p w:rsidR="002A558D" w:rsidRDefault="000F0DAF">
          <w:pPr>
            <w:pStyle w:val="TOC2"/>
            <w:tabs>
              <w:tab w:val="right" w:leader="dot" w:pos="9350"/>
            </w:tabs>
            <w:rPr>
              <w:rFonts w:eastAsiaTheme="minorEastAsia"/>
              <w:noProof/>
            </w:rPr>
          </w:pPr>
          <w:hyperlink w:anchor="_Toc380828515" w:history="1">
            <w:r w:rsidR="002A558D" w:rsidRPr="00C51083">
              <w:rPr>
                <w:rStyle w:val="Hyperlink"/>
                <w:noProof/>
              </w:rPr>
              <w:t>Introduction</w:t>
            </w:r>
            <w:r w:rsidR="002A558D">
              <w:rPr>
                <w:noProof/>
                <w:webHidden/>
              </w:rPr>
              <w:tab/>
            </w:r>
            <w:r>
              <w:rPr>
                <w:noProof/>
                <w:webHidden/>
              </w:rPr>
              <w:fldChar w:fldCharType="begin"/>
            </w:r>
            <w:r w:rsidR="002A558D">
              <w:rPr>
                <w:noProof/>
                <w:webHidden/>
              </w:rPr>
              <w:instrText xml:space="preserve"> PAGEREF _Toc380828515 \h </w:instrText>
            </w:r>
            <w:r>
              <w:rPr>
                <w:noProof/>
                <w:webHidden/>
              </w:rPr>
            </w:r>
            <w:r>
              <w:rPr>
                <w:noProof/>
                <w:webHidden/>
              </w:rPr>
              <w:fldChar w:fldCharType="separate"/>
            </w:r>
            <w:r w:rsidR="002A558D">
              <w:rPr>
                <w:noProof/>
                <w:webHidden/>
              </w:rPr>
              <w:t>101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16" w:history="1">
            <w:r w:rsidR="002A558D" w:rsidRPr="00C51083">
              <w:rPr>
                <w:rStyle w:val="Hyperlink"/>
                <w:noProof/>
              </w:rPr>
              <w:t>The Graphics Screen and Graphics Mode</w:t>
            </w:r>
            <w:r w:rsidR="002A558D">
              <w:rPr>
                <w:noProof/>
                <w:webHidden/>
              </w:rPr>
              <w:tab/>
            </w:r>
            <w:r>
              <w:rPr>
                <w:noProof/>
                <w:webHidden/>
              </w:rPr>
              <w:fldChar w:fldCharType="begin"/>
            </w:r>
            <w:r w:rsidR="002A558D">
              <w:rPr>
                <w:noProof/>
                <w:webHidden/>
              </w:rPr>
              <w:instrText xml:space="preserve"> PAGEREF _Toc380828516 \h </w:instrText>
            </w:r>
            <w:r>
              <w:rPr>
                <w:noProof/>
                <w:webHidden/>
              </w:rPr>
            </w:r>
            <w:r>
              <w:rPr>
                <w:noProof/>
                <w:webHidden/>
              </w:rPr>
              <w:fldChar w:fldCharType="separate"/>
            </w:r>
            <w:r w:rsidR="002A558D">
              <w:rPr>
                <w:noProof/>
                <w:webHidden/>
              </w:rPr>
              <w:t>101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17" w:history="1">
            <w:r w:rsidR="002A558D" w:rsidRPr="00C51083">
              <w:rPr>
                <w:rStyle w:val="Hyperlink"/>
                <w:noProof/>
              </w:rPr>
              <w:t>Display Lists</w:t>
            </w:r>
            <w:r w:rsidR="002A558D">
              <w:rPr>
                <w:noProof/>
                <w:webHidden/>
              </w:rPr>
              <w:tab/>
            </w:r>
            <w:r>
              <w:rPr>
                <w:noProof/>
                <w:webHidden/>
              </w:rPr>
              <w:fldChar w:fldCharType="begin"/>
            </w:r>
            <w:r w:rsidR="002A558D">
              <w:rPr>
                <w:noProof/>
                <w:webHidden/>
              </w:rPr>
              <w:instrText xml:space="preserve"> PAGEREF _Toc380828517 \h </w:instrText>
            </w:r>
            <w:r>
              <w:rPr>
                <w:noProof/>
                <w:webHidden/>
              </w:rPr>
            </w:r>
            <w:r>
              <w:rPr>
                <w:noProof/>
                <w:webHidden/>
              </w:rPr>
              <w:fldChar w:fldCharType="separate"/>
            </w:r>
            <w:r w:rsidR="002A558D">
              <w:rPr>
                <w:noProof/>
                <w:webHidden/>
              </w:rPr>
              <w:t>102</w:t>
            </w:r>
            <w:r>
              <w:rPr>
                <w:noProof/>
                <w:webHidden/>
              </w:rPr>
              <w:fldChar w:fldCharType="end"/>
            </w:r>
          </w:hyperlink>
        </w:p>
        <w:p w:rsidR="002A558D" w:rsidRDefault="000F0DAF">
          <w:pPr>
            <w:pStyle w:val="TOC3"/>
            <w:tabs>
              <w:tab w:val="right" w:leader="dot" w:pos="9350"/>
            </w:tabs>
            <w:rPr>
              <w:rFonts w:eastAsiaTheme="minorEastAsia"/>
              <w:noProof/>
            </w:rPr>
          </w:pPr>
          <w:hyperlink w:anchor="_Toc380828518" w:history="1">
            <w:r w:rsidR="002A558D" w:rsidRPr="00C51083">
              <w:rPr>
                <w:rStyle w:val="Hyperlink"/>
                <w:noProof/>
              </w:rPr>
              <w:t>Drawing into Bitmaps</w:t>
            </w:r>
            <w:r w:rsidR="002A558D">
              <w:rPr>
                <w:noProof/>
                <w:webHidden/>
              </w:rPr>
              <w:tab/>
            </w:r>
            <w:r>
              <w:rPr>
                <w:noProof/>
                <w:webHidden/>
              </w:rPr>
              <w:fldChar w:fldCharType="begin"/>
            </w:r>
            <w:r w:rsidR="002A558D">
              <w:rPr>
                <w:noProof/>
                <w:webHidden/>
              </w:rPr>
              <w:instrText xml:space="preserve"> PAGEREF _Toc380828518 \h </w:instrText>
            </w:r>
            <w:r>
              <w:rPr>
                <w:noProof/>
                <w:webHidden/>
              </w:rPr>
            </w:r>
            <w:r>
              <w:rPr>
                <w:noProof/>
                <w:webHidden/>
              </w:rPr>
              <w:fldChar w:fldCharType="separate"/>
            </w:r>
            <w:r w:rsidR="002A558D">
              <w:rPr>
                <w:noProof/>
                <w:webHidden/>
              </w:rPr>
              <w:t>102</w:t>
            </w:r>
            <w:r>
              <w:rPr>
                <w:noProof/>
                <w:webHidden/>
              </w:rPr>
              <w:fldChar w:fldCharType="end"/>
            </w:r>
          </w:hyperlink>
        </w:p>
        <w:p w:rsidR="002A558D" w:rsidRDefault="000F0DAF">
          <w:pPr>
            <w:pStyle w:val="TOC3"/>
            <w:tabs>
              <w:tab w:val="right" w:leader="dot" w:pos="9350"/>
            </w:tabs>
            <w:rPr>
              <w:rFonts w:eastAsiaTheme="minorEastAsia"/>
              <w:noProof/>
            </w:rPr>
          </w:pPr>
          <w:hyperlink w:anchor="_Toc380828519" w:history="1">
            <w:r w:rsidR="002A558D" w:rsidRPr="00C51083">
              <w:rPr>
                <w:rStyle w:val="Hyperlink"/>
                <w:noProof/>
              </w:rPr>
              <w:t>Colors</w:t>
            </w:r>
            <w:r w:rsidR="002A558D">
              <w:rPr>
                <w:noProof/>
                <w:webHidden/>
              </w:rPr>
              <w:tab/>
            </w:r>
            <w:r>
              <w:rPr>
                <w:noProof/>
                <w:webHidden/>
              </w:rPr>
              <w:fldChar w:fldCharType="begin"/>
            </w:r>
            <w:r w:rsidR="002A558D">
              <w:rPr>
                <w:noProof/>
                <w:webHidden/>
              </w:rPr>
              <w:instrText xml:space="preserve"> PAGEREF _Toc380828519 \h </w:instrText>
            </w:r>
            <w:r>
              <w:rPr>
                <w:noProof/>
                <w:webHidden/>
              </w:rPr>
            </w:r>
            <w:r>
              <w:rPr>
                <w:noProof/>
                <w:webHidden/>
              </w:rPr>
              <w:fldChar w:fldCharType="separate"/>
            </w:r>
            <w:r w:rsidR="002A558D">
              <w:rPr>
                <w:noProof/>
                <w:webHidden/>
              </w:rPr>
              <w:t>103</w:t>
            </w:r>
            <w:r>
              <w:rPr>
                <w:noProof/>
                <w:webHidden/>
              </w:rPr>
              <w:fldChar w:fldCharType="end"/>
            </w:r>
          </w:hyperlink>
        </w:p>
        <w:p w:rsidR="002A558D" w:rsidRDefault="000F0DAF">
          <w:pPr>
            <w:pStyle w:val="TOC2"/>
            <w:tabs>
              <w:tab w:val="right" w:leader="dot" w:pos="9350"/>
            </w:tabs>
            <w:rPr>
              <w:rFonts w:eastAsiaTheme="minorEastAsia"/>
              <w:noProof/>
            </w:rPr>
          </w:pPr>
          <w:hyperlink w:anchor="_Toc380828520" w:history="1">
            <w:r w:rsidR="002A558D" w:rsidRPr="00C51083">
              <w:rPr>
                <w:rStyle w:val="Hyperlink"/>
                <w:noProof/>
              </w:rPr>
              <w:t>Graphics Setup Commands</w:t>
            </w:r>
            <w:r w:rsidR="002A558D">
              <w:rPr>
                <w:noProof/>
                <w:webHidden/>
              </w:rPr>
              <w:tab/>
            </w:r>
            <w:r>
              <w:rPr>
                <w:noProof/>
                <w:webHidden/>
              </w:rPr>
              <w:fldChar w:fldCharType="begin"/>
            </w:r>
            <w:r w:rsidR="002A558D">
              <w:rPr>
                <w:noProof/>
                <w:webHidden/>
              </w:rPr>
              <w:instrText xml:space="preserve"> PAGEREF _Toc380828520 \h </w:instrText>
            </w:r>
            <w:r>
              <w:rPr>
                <w:noProof/>
                <w:webHidden/>
              </w:rPr>
            </w:r>
            <w:r>
              <w:rPr>
                <w:noProof/>
                <w:webHidden/>
              </w:rPr>
              <w:fldChar w:fldCharType="separate"/>
            </w:r>
            <w:r w:rsidR="002A558D">
              <w:rPr>
                <w:noProof/>
                <w:webHidden/>
              </w:rPr>
              <w:t>103</w:t>
            </w:r>
            <w:r>
              <w:rPr>
                <w:noProof/>
                <w:webHidden/>
              </w:rPr>
              <w:fldChar w:fldCharType="end"/>
            </w:r>
          </w:hyperlink>
        </w:p>
        <w:p w:rsidR="002A558D" w:rsidRDefault="000F0DAF">
          <w:pPr>
            <w:pStyle w:val="TOC3"/>
            <w:tabs>
              <w:tab w:val="right" w:leader="dot" w:pos="9350"/>
            </w:tabs>
            <w:rPr>
              <w:rFonts w:eastAsiaTheme="minorEastAsia"/>
              <w:noProof/>
            </w:rPr>
          </w:pPr>
          <w:hyperlink w:anchor="_Toc380828521" w:history="1">
            <w:r w:rsidR="002A558D" w:rsidRPr="00C51083">
              <w:rPr>
                <w:rStyle w:val="Hyperlink"/>
                <w:noProof/>
              </w:rPr>
              <w:t>Gr.open alpha, red, green, blue {, &lt;ShowStatusBar_lexp&gt; {, &lt;orientation_nexp&gt;}}</w:t>
            </w:r>
            <w:r w:rsidR="002A558D">
              <w:rPr>
                <w:noProof/>
                <w:webHidden/>
              </w:rPr>
              <w:tab/>
            </w:r>
            <w:r>
              <w:rPr>
                <w:noProof/>
                <w:webHidden/>
              </w:rPr>
              <w:fldChar w:fldCharType="begin"/>
            </w:r>
            <w:r w:rsidR="002A558D">
              <w:rPr>
                <w:noProof/>
                <w:webHidden/>
              </w:rPr>
              <w:instrText xml:space="preserve"> PAGEREF _Toc380828521 \h </w:instrText>
            </w:r>
            <w:r>
              <w:rPr>
                <w:noProof/>
                <w:webHidden/>
              </w:rPr>
            </w:r>
            <w:r>
              <w:rPr>
                <w:noProof/>
                <w:webHidden/>
              </w:rPr>
              <w:fldChar w:fldCharType="separate"/>
            </w:r>
            <w:r w:rsidR="002A558D">
              <w:rPr>
                <w:noProof/>
                <w:webHidden/>
              </w:rPr>
              <w:t>103</w:t>
            </w:r>
            <w:r>
              <w:rPr>
                <w:noProof/>
                <w:webHidden/>
              </w:rPr>
              <w:fldChar w:fldCharType="end"/>
            </w:r>
          </w:hyperlink>
        </w:p>
        <w:p w:rsidR="002A558D" w:rsidRDefault="000F0DAF">
          <w:pPr>
            <w:pStyle w:val="TOC3"/>
            <w:tabs>
              <w:tab w:val="right" w:leader="dot" w:pos="9350"/>
            </w:tabs>
            <w:rPr>
              <w:rFonts w:eastAsiaTheme="minorEastAsia"/>
              <w:noProof/>
            </w:rPr>
          </w:pPr>
          <w:hyperlink w:anchor="_Toc380828522" w:history="1">
            <w:r w:rsidR="002A558D" w:rsidRPr="00C51083">
              <w:rPr>
                <w:rStyle w:val="Hyperlink"/>
                <w:noProof/>
              </w:rPr>
              <w:t>Gr.color alpha, red, green, blue, &lt;style_nexp&gt;</w:t>
            </w:r>
            <w:r w:rsidR="002A558D">
              <w:rPr>
                <w:noProof/>
                <w:webHidden/>
              </w:rPr>
              <w:tab/>
            </w:r>
            <w:r>
              <w:rPr>
                <w:noProof/>
                <w:webHidden/>
              </w:rPr>
              <w:fldChar w:fldCharType="begin"/>
            </w:r>
            <w:r w:rsidR="002A558D">
              <w:rPr>
                <w:noProof/>
                <w:webHidden/>
              </w:rPr>
              <w:instrText xml:space="preserve"> PAGEREF _Toc380828522 \h </w:instrText>
            </w:r>
            <w:r>
              <w:rPr>
                <w:noProof/>
                <w:webHidden/>
              </w:rPr>
            </w:r>
            <w:r>
              <w:rPr>
                <w:noProof/>
                <w:webHidden/>
              </w:rPr>
              <w:fldChar w:fldCharType="separate"/>
            </w:r>
            <w:r w:rsidR="002A558D">
              <w:rPr>
                <w:noProof/>
                <w:webHidden/>
              </w:rPr>
              <w:t>103</w:t>
            </w:r>
            <w:r>
              <w:rPr>
                <w:noProof/>
                <w:webHidden/>
              </w:rPr>
              <w:fldChar w:fldCharType="end"/>
            </w:r>
          </w:hyperlink>
        </w:p>
        <w:p w:rsidR="002A558D" w:rsidRDefault="000F0DAF">
          <w:pPr>
            <w:pStyle w:val="TOC3"/>
            <w:tabs>
              <w:tab w:val="right" w:leader="dot" w:pos="9350"/>
            </w:tabs>
            <w:rPr>
              <w:rFonts w:eastAsiaTheme="minorEastAsia"/>
              <w:noProof/>
            </w:rPr>
          </w:pPr>
          <w:hyperlink w:anchor="_Toc380828523" w:history="1">
            <w:r w:rsidR="002A558D" w:rsidRPr="00C51083">
              <w:rPr>
                <w:rStyle w:val="Hyperlink"/>
                <w:noProof/>
              </w:rPr>
              <w:t>Gr.set.AntiAlias &lt;lexp&gt;</w:t>
            </w:r>
            <w:r w:rsidR="002A558D">
              <w:rPr>
                <w:noProof/>
                <w:webHidden/>
              </w:rPr>
              <w:tab/>
            </w:r>
            <w:r>
              <w:rPr>
                <w:noProof/>
                <w:webHidden/>
              </w:rPr>
              <w:fldChar w:fldCharType="begin"/>
            </w:r>
            <w:r w:rsidR="002A558D">
              <w:rPr>
                <w:noProof/>
                <w:webHidden/>
              </w:rPr>
              <w:instrText xml:space="preserve"> PAGEREF _Toc380828523 \h </w:instrText>
            </w:r>
            <w:r>
              <w:rPr>
                <w:noProof/>
                <w:webHidden/>
              </w:rPr>
            </w:r>
            <w:r>
              <w:rPr>
                <w:noProof/>
                <w:webHidden/>
              </w:rPr>
              <w:fldChar w:fldCharType="separate"/>
            </w:r>
            <w:r w:rsidR="002A558D">
              <w:rPr>
                <w:noProof/>
                <w:webHidden/>
              </w:rPr>
              <w:t>104</w:t>
            </w:r>
            <w:r>
              <w:rPr>
                <w:noProof/>
                <w:webHidden/>
              </w:rPr>
              <w:fldChar w:fldCharType="end"/>
            </w:r>
          </w:hyperlink>
        </w:p>
        <w:p w:rsidR="002A558D" w:rsidRDefault="000F0DAF">
          <w:pPr>
            <w:pStyle w:val="TOC3"/>
            <w:tabs>
              <w:tab w:val="right" w:leader="dot" w:pos="9350"/>
            </w:tabs>
            <w:rPr>
              <w:rFonts w:eastAsiaTheme="minorEastAsia"/>
              <w:noProof/>
            </w:rPr>
          </w:pPr>
          <w:hyperlink w:anchor="_Toc380828524" w:history="1">
            <w:r w:rsidR="002A558D" w:rsidRPr="00C51083">
              <w:rPr>
                <w:rStyle w:val="Hyperlink"/>
                <w:noProof/>
              </w:rPr>
              <w:t>Gr.set.stroke &lt;nexp&gt;</w:t>
            </w:r>
            <w:r w:rsidR="002A558D">
              <w:rPr>
                <w:noProof/>
                <w:webHidden/>
              </w:rPr>
              <w:tab/>
            </w:r>
            <w:r>
              <w:rPr>
                <w:noProof/>
                <w:webHidden/>
              </w:rPr>
              <w:fldChar w:fldCharType="begin"/>
            </w:r>
            <w:r w:rsidR="002A558D">
              <w:rPr>
                <w:noProof/>
                <w:webHidden/>
              </w:rPr>
              <w:instrText xml:space="preserve"> PAGEREF _Toc380828524 \h </w:instrText>
            </w:r>
            <w:r>
              <w:rPr>
                <w:noProof/>
                <w:webHidden/>
              </w:rPr>
            </w:r>
            <w:r>
              <w:rPr>
                <w:noProof/>
                <w:webHidden/>
              </w:rPr>
              <w:fldChar w:fldCharType="separate"/>
            </w:r>
            <w:r w:rsidR="002A558D">
              <w:rPr>
                <w:noProof/>
                <w:webHidden/>
              </w:rPr>
              <w:t>104</w:t>
            </w:r>
            <w:r>
              <w:rPr>
                <w:noProof/>
                <w:webHidden/>
              </w:rPr>
              <w:fldChar w:fldCharType="end"/>
            </w:r>
          </w:hyperlink>
        </w:p>
        <w:p w:rsidR="002A558D" w:rsidRDefault="000F0DAF">
          <w:pPr>
            <w:pStyle w:val="TOC3"/>
            <w:tabs>
              <w:tab w:val="right" w:leader="dot" w:pos="9350"/>
            </w:tabs>
            <w:rPr>
              <w:rFonts w:eastAsiaTheme="minorEastAsia"/>
              <w:noProof/>
            </w:rPr>
          </w:pPr>
          <w:hyperlink w:anchor="_Toc380828525" w:history="1">
            <w:r w:rsidR="002A558D" w:rsidRPr="00C51083">
              <w:rPr>
                <w:rStyle w:val="Hyperlink"/>
                <w:noProof/>
              </w:rPr>
              <w:t>Gr.orientation &lt;nexp&gt;</w:t>
            </w:r>
            <w:r w:rsidR="002A558D">
              <w:rPr>
                <w:noProof/>
                <w:webHidden/>
              </w:rPr>
              <w:tab/>
            </w:r>
            <w:r>
              <w:rPr>
                <w:noProof/>
                <w:webHidden/>
              </w:rPr>
              <w:fldChar w:fldCharType="begin"/>
            </w:r>
            <w:r w:rsidR="002A558D">
              <w:rPr>
                <w:noProof/>
                <w:webHidden/>
              </w:rPr>
              <w:instrText xml:space="preserve"> PAGEREF _Toc380828525 \h </w:instrText>
            </w:r>
            <w:r>
              <w:rPr>
                <w:noProof/>
                <w:webHidden/>
              </w:rPr>
            </w:r>
            <w:r>
              <w:rPr>
                <w:noProof/>
                <w:webHidden/>
              </w:rPr>
              <w:fldChar w:fldCharType="separate"/>
            </w:r>
            <w:r w:rsidR="002A558D">
              <w:rPr>
                <w:noProof/>
                <w:webHidden/>
              </w:rPr>
              <w:t>104</w:t>
            </w:r>
            <w:r>
              <w:rPr>
                <w:noProof/>
                <w:webHidden/>
              </w:rPr>
              <w:fldChar w:fldCharType="end"/>
            </w:r>
          </w:hyperlink>
        </w:p>
        <w:p w:rsidR="002A558D" w:rsidRDefault="000F0DAF">
          <w:pPr>
            <w:pStyle w:val="TOC3"/>
            <w:tabs>
              <w:tab w:val="right" w:leader="dot" w:pos="9350"/>
            </w:tabs>
            <w:rPr>
              <w:rFonts w:eastAsiaTheme="minorEastAsia"/>
              <w:noProof/>
            </w:rPr>
          </w:pPr>
          <w:hyperlink w:anchor="_Toc380828526" w:history="1">
            <w:r w:rsidR="002A558D" w:rsidRPr="00C51083">
              <w:rPr>
                <w:rStyle w:val="Hyperlink"/>
                <w:noProof/>
              </w:rPr>
              <w:t>Gr.StatusBar.Show  &lt;nexp&gt;</w:t>
            </w:r>
            <w:r w:rsidR="002A558D">
              <w:rPr>
                <w:noProof/>
                <w:webHidden/>
              </w:rPr>
              <w:tab/>
            </w:r>
            <w:r>
              <w:rPr>
                <w:noProof/>
                <w:webHidden/>
              </w:rPr>
              <w:fldChar w:fldCharType="begin"/>
            </w:r>
            <w:r w:rsidR="002A558D">
              <w:rPr>
                <w:noProof/>
                <w:webHidden/>
              </w:rPr>
              <w:instrText xml:space="preserve"> PAGEREF _Toc380828526 \h </w:instrText>
            </w:r>
            <w:r>
              <w:rPr>
                <w:noProof/>
                <w:webHidden/>
              </w:rPr>
            </w:r>
            <w:r>
              <w:rPr>
                <w:noProof/>
                <w:webHidden/>
              </w:rPr>
              <w:fldChar w:fldCharType="separate"/>
            </w:r>
            <w:r w:rsidR="002A558D">
              <w:rPr>
                <w:noProof/>
                <w:webHidden/>
              </w:rPr>
              <w:t>104</w:t>
            </w:r>
            <w:r>
              <w:rPr>
                <w:noProof/>
                <w:webHidden/>
              </w:rPr>
              <w:fldChar w:fldCharType="end"/>
            </w:r>
          </w:hyperlink>
        </w:p>
        <w:p w:rsidR="002A558D" w:rsidRDefault="000F0DAF">
          <w:pPr>
            <w:pStyle w:val="TOC3"/>
            <w:tabs>
              <w:tab w:val="right" w:leader="dot" w:pos="9350"/>
            </w:tabs>
            <w:rPr>
              <w:rFonts w:eastAsiaTheme="minorEastAsia"/>
              <w:noProof/>
            </w:rPr>
          </w:pPr>
          <w:hyperlink w:anchor="_Toc380828527" w:history="1">
            <w:r w:rsidR="002A558D" w:rsidRPr="00C51083">
              <w:rPr>
                <w:rStyle w:val="Hyperlink"/>
                <w:noProof/>
              </w:rPr>
              <w:t>Gr.render</w:t>
            </w:r>
            <w:r w:rsidR="002A558D">
              <w:rPr>
                <w:noProof/>
                <w:webHidden/>
              </w:rPr>
              <w:tab/>
            </w:r>
            <w:r>
              <w:rPr>
                <w:noProof/>
                <w:webHidden/>
              </w:rPr>
              <w:fldChar w:fldCharType="begin"/>
            </w:r>
            <w:r w:rsidR="002A558D">
              <w:rPr>
                <w:noProof/>
                <w:webHidden/>
              </w:rPr>
              <w:instrText xml:space="preserve"> PAGEREF _Toc380828527 \h </w:instrText>
            </w:r>
            <w:r>
              <w:rPr>
                <w:noProof/>
                <w:webHidden/>
              </w:rPr>
            </w:r>
            <w:r>
              <w:rPr>
                <w:noProof/>
                <w:webHidden/>
              </w:rPr>
              <w:fldChar w:fldCharType="separate"/>
            </w:r>
            <w:r w:rsidR="002A558D">
              <w:rPr>
                <w:noProof/>
                <w:webHidden/>
              </w:rPr>
              <w:t>104</w:t>
            </w:r>
            <w:r>
              <w:rPr>
                <w:noProof/>
                <w:webHidden/>
              </w:rPr>
              <w:fldChar w:fldCharType="end"/>
            </w:r>
          </w:hyperlink>
        </w:p>
        <w:p w:rsidR="002A558D" w:rsidRDefault="000F0DAF">
          <w:pPr>
            <w:pStyle w:val="TOC3"/>
            <w:tabs>
              <w:tab w:val="right" w:leader="dot" w:pos="9350"/>
            </w:tabs>
            <w:rPr>
              <w:rFonts w:eastAsiaTheme="minorEastAsia"/>
              <w:noProof/>
            </w:rPr>
          </w:pPr>
          <w:hyperlink w:anchor="_Toc380828528" w:history="1">
            <w:r w:rsidR="002A558D" w:rsidRPr="00C51083">
              <w:rPr>
                <w:rStyle w:val="Hyperlink"/>
                <w:noProof/>
              </w:rPr>
              <w:t>Gr.screen width, height{, density }</w:t>
            </w:r>
            <w:r w:rsidR="002A558D">
              <w:rPr>
                <w:noProof/>
                <w:webHidden/>
              </w:rPr>
              <w:tab/>
            </w:r>
            <w:r>
              <w:rPr>
                <w:noProof/>
                <w:webHidden/>
              </w:rPr>
              <w:fldChar w:fldCharType="begin"/>
            </w:r>
            <w:r w:rsidR="002A558D">
              <w:rPr>
                <w:noProof/>
                <w:webHidden/>
              </w:rPr>
              <w:instrText xml:space="preserve"> PAGEREF _Toc380828528 \h </w:instrText>
            </w:r>
            <w:r>
              <w:rPr>
                <w:noProof/>
                <w:webHidden/>
              </w:rPr>
            </w:r>
            <w:r>
              <w:rPr>
                <w:noProof/>
                <w:webHidden/>
              </w:rPr>
              <w:fldChar w:fldCharType="separate"/>
            </w:r>
            <w:r w:rsidR="002A558D">
              <w:rPr>
                <w:noProof/>
                <w:webHidden/>
              </w:rPr>
              <w:t>105</w:t>
            </w:r>
            <w:r>
              <w:rPr>
                <w:noProof/>
                <w:webHidden/>
              </w:rPr>
              <w:fldChar w:fldCharType="end"/>
            </w:r>
          </w:hyperlink>
        </w:p>
        <w:p w:rsidR="002A558D" w:rsidRDefault="000F0DAF">
          <w:pPr>
            <w:pStyle w:val="TOC3"/>
            <w:tabs>
              <w:tab w:val="right" w:leader="dot" w:pos="9350"/>
            </w:tabs>
            <w:rPr>
              <w:rFonts w:eastAsiaTheme="minorEastAsia"/>
              <w:noProof/>
            </w:rPr>
          </w:pPr>
          <w:hyperlink w:anchor="_Toc380828529" w:history="1">
            <w:r w:rsidR="002A558D" w:rsidRPr="00C51083">
              <w:rPr>
                <w:rStyle w:val="Hyperlink"/>
                <w:noProof/>
              </w:rPr>
              <w:t>Gr.scale x_factor, y_factor</w:t>
            </w:r>
            <w:r w:rsidR="002A558D">
              <w:rPr>
                <w:noProof/>
                <w:webHidden/>
              </w:rPr>
              <w:tab/>
            </w:r>
            <w:r>
              <w:rPr>
                <w:noProof/>
                <w:webHidden/>
              </w:rPr>
              <w:fldChar w:fldCharType="begin"/>
            </w:r>
            <w:r w:rsidR="002A558D">
              <w:rPr>
                <w:noProof/>
                <w:webHidden/>
              </w:rPr>
              <w:instrText xml:space="preserve"> PAGEREF _Toc380828529 \h </w:instrText>
            </w:r>
            <w:r>
              <w:rPr>
                <w:noProof/>
                <w:webHidden/>
              </w:rPr>
            </w:r>
            <w:r>
              <w:rPr>
                <w:noProof/>
                <w:webHidden/>
              </w:rPr>
              <w:fldChar w:fldCharType="separate"/>
            </w:r>
            <w:r w:rsidR="002A558D">
              <w:rPr>
                <w:noProof/>
                <w:webHidden/>
              </w:rPr>
              <w:t>105</w:t>
            </w:r>
            <w:r>
              <w:rPr>
                <w:noProof/>
                <w:webHidden/>
              </w:rPr>
              <w:fldChar w:fldCharType="end"/>
            </w:r>
          </w:hyperlink>
        </w:p>
        <w:p w:rsidR="002A558D" w:rsidRDefault="000F0DAF">
          <w:pPr>
            <w:pStyle w:val="TOC3"/>
            <w:tabs>
              <w:tab w:val="right" w:leader="dot" w:pos="9350"/>
            </w:tabs>
            <w:rPr>
              <w:rFonts w:eastAsiaTheme="minorEastAsia"/>
              <w:noProof/>
            </w:rPr>
          </w:pPr>
          <w:hyperlink w:anchor="_Toc380828530" w:history="1">
            <w:r w:rsidR="002A558D" w:rsidRPr="00C51083">
              <w:rPr>
                <w:rStyle w:val="Hyperlink"/>
                <w:noProof/>
              </w:rPr>
              <w:t>Gr.cls</w:t>
            </w:r>
            <w:r w:rsidR="002A558D">
              <w:rPr>
                <w:noProof/>
                <w:webHidden/>
              </w:rPr>
              <w:tab/>
            </w:r>
            <w:r>
              <w:rPr>
                <w:noProof/>
                <w:webHidden/>
              </w:rPr>
              <w:fldChar w:fldCharType="begin"/>
            </w:r>
            <w:r w:rsidR="002A558D">
              <w:rPr>
                <w:noProof/>
                <w:webHidden/>
              </w:rPr>
              <w:instrText xml:space="preserve"> PAGEREF _Toc380828530 \h </w:instrText>
            </w:r>
            <w:r>
              <w:rPr>
                <w:noProof/>
                <w:webHidden/>
              </w:rPr>
            </w:r>
            <w:r>
              <w:rPr>
                <w:noProof/>
                <w:webHidden/>
              </w:rPr>
              <w:fldChar w:fldCharType="separate"/>
            </w:r>
            <w:r w:rsidR="002A558D">
              <w:rPr>
                <w:noProof/>
                <w:webHidden/>
              </w:rPr>
              <w:t>105</w:t>
            </w:r>
            <w:r>
              <w:rPr>
                <w:noProof/>
                <w:webHidden/>
              </w:rPr>
              <w:fldChar w:fldCharType="end"/>
            </w:r>
          </w:hyperlink>
        </w:p>
        <w:p w:rsidR="002A558D" w:rsidRDefault="000F0DAF">
          <w:pPr>
            <w:pStyle w:val="TOC3"/>
            <w:tabs>
              <w:tab w:val="right" w:leader="dot" w:pos="9350"/>
            </w:tabs>
            <w:rPr>
              <w:rFonts w:eastAsiaTheme="minorEastAsia"/>
              <w:noProof/>
            </w:rPr>
          </w:pPr>
          <w:hyperlink w:anchor="_Toc380828531" w:history="1">
            <w:r w:rsidR="002A558D" w:rsidRPr="00C51083">
              <w:rPr>
                <w:rStyle w:val="Hyperlink"/>
                <w:noProof/>
              </w:rPr>
              <w:t>Gr.close</w:t>
            </w:r>
            <w:r w:rsidR="002A558D">
              <w:rPr>
                <w:noProof/>
                <w:webHidden/>
              </w:rPr>
              <w:tab/>
            </w:r>
            <w:r>
              <w:rPr>
                <w:noProof/>
                <w:webHidden/>
              </w:rPr>
              <w:fldChar w:fldCharType="begin"/>
            </w:r>
            <w:r w:rsidR="002A558D">
              <w:rPr>
                <w:noProof/>
                <w:webHidden/>
              </w:rPr>
              <w:instrText xml:space="preserve"> PAGEREF _Toc380828531 \h </w:instrText>
            </w:r>
            <w:r>
              <w:rPr>
                <w:noProof/>
                <w:webHidden/>
              </w:rPr>
            </w:r>
            <w:r>
              <w:rPr>
                <w:noProof/>
                <w:webHidden/>
              </w:rPr>
              <w:fldChar w:fldCharType="separate"/>
            </w:r>
            <w:r w:rsidR="002A558D">
              <w:rPr>
                <w:noProof/>
                <w:webHidden/>
              </w:rPr>
              <w:t>105</w:t>
            </w:r>
            <w:r>
              <w:rPr>
                <w:noProof/>
                <w:webHidden/>
              </w:rPr>
              <w:fldChar w:fldCharType="end"/>
            </w:r>
          </w:hyperlink>
        </w:p>
        <w:p w:rsidR="002A558D" w:rsidRDefault="000F0DAF">
          <w:pPr>
            <w:pStyle w:val="TOC3"/>
            <w:tabs>
              <w:tab w:val="right" w:leader="dot" w:pos="9350"/>
            </w:tabs>
            <w:rPr>
              <w:rFonts w:eastAsiaTheme="minorEastAsia"/>
              <w:noProof/>
            </w:rPr>
          </w:pPr>
          <w:hyperlink w:anchor="_Toc380828532" w:history="1">
            <w:r w:rsidR="002A558D" w:rsidRPr="00C51083">
              <w:rPr>
                <w:rStyle w:val="Hyperlink"/>
                <w:noProof/>
              </w:rPr>
              <w:t>Gr.front  flag</w:t>
            </w:r>
            <w:r w:rsidR="002A558D">
              <w:rPr>
                <w:noProof/>
                <w:webHidden/>
              </w:rPr>
              <w:tab/>
            </w:r>
            <w:r>
              <w:rPr>
                <w:noProof/>
                <w:webHidden/>
              </w:rPr>
              <w:fldChar w:fldCharType="begin"/>
            </w:r>
            <w:r w:rsidR="002A558D">
              <w:rPr>
                <w:noProof/>
                <w:webHidden/>
              </w:rPr>
              <w:instrText xml:space="preserve"> PAGEREF _Toc380828532 \h </w:instrText>
            </w:r>
            <w:r>
              <w:rPr>
                <w:noProof/>
                <w:webHidden/>
              </w:rPr>
            </w:r>
            <w:r>
              <w:rPr>
                <w:noProof/>
                <w:webHidden/>
              </w:rPr>
              <w:fldChar w:fldCharType="separate"/>
            </w:r>
            <w:r w:rsidR="002A558D">
              <w:rPr>
                <w:noProof/>
                <w:webHidden/>
              </w:rPr>
              <w:t>106</w:t>
            </w:r>
            <w:r>
              <w:rPr>
                <w:noProof/>
                <w:webHidden/>
              </w:rPr>
              <w:fldChar w:fldCharType="end"/>
            </w:r>
          </w:hyperlink>
        </w:p>
        <w:p w:rsidR="002A558D" w:rsidRDefault="000F0DAF">
          <w:pPr>
            <w:pStyle w:val="TOC3"/>
            <w:tabs>
              <w:tab w:val="right" w:leader="dot" w:pos="9350"/>
            </w:tabs>
            <w:rPr>
              <w:rFonts w:eastAsiaTheme="minorEastAsia"/>
              <w:noProof/>
            </w:rPr>
          </w:pPr>
          <w:hyperlink w:anchor="_Toc380828533" w:history="1">
            <w:r w:rsidR="002A558D" w:rsidRPr="00C51083">
              <w:rPr>
                <w:rStyle w:val="Hyperlink"/>
                <w:noProof/>
              </w:rPr>
              <w:t>Gr.brightness &lt;nexp&gt;</w:t>
            </w:r>
            <w:r w:rsidR="002A558D">
              <w:rPr>
                <w:noProof/>
                <w:webHidden/>
              </w:rPr>
              <w:tab/>
            </w:r>
            <w:r>
              <w:rPr>
                <w:noProof/>
                <w:webHidden/>
              </w:rPr>
              <w:fldChar w:fldCharType="begin"/>
            </w:r>
            <w:r w:rsidR="002A558D">
              <w:rPr>
                <w:noProof/>
                <w:webHidden/>
              </w:rPr>
              <w:instrText xml:space="preserve"> PAGEREF _Toc380828533 \h </w:instrText>
            </w:r>
            <w:r>
              <w:rPr>
                <w:noProof/>
                <w:webHidden/>
              </w:rPr>
            </w:r>
            <w:r>
              <w:rPr>
                <w:noProof/>
                <w:webHidden/>
              </w:rPr>
              <w:fldChar w:fldCharType="separate"/>
            </w:r>
            <w:r w:rsidR="002A558D">
              <w:rPr>
                <w:noProof/>
                <w:webHidden/>
              </w:rPr>
              <w:t>106</w:t>
            </w:r>
            <w:r>
              <w:rPr>
                <w:noProof/>
                <w:webHidden/>
              </w:rPr>
              <w:fldChar w:fldCharType="end"/>
            </w:r>
          </w:hyperlink>
        </w:p>
        <w:p w:rsidR="002A558D" w:rsidRDefault="000F0DAF">
          <w:pPr>
            <w:pStyle w:val="TOC2"/>
            <w:tabs>
              <w:tab w:val="right" w:leader="dot" w:pos="9350"/>
            </w:tabs>
            <w:rPr>
              <w:rFonts w:eastAsiaTheme="minorEastAsia"/>
              <w:noProof/>
            </w:rPr>
          </w:pPr>
          <w:hyperlink w:anchor="_Toc380828534" w:history="1">
            <w:r w:rsidR="002A558D" w:rsidRPr="00C51083">
              <w:rPr>
                <w:rStyle w:val="Hyperlink"/>
                <w:noProof/>
              </w:rPr>
              <w:t>Graphical Object Creation Commands</w:t>
            </w:r>
            <w:r w:rsidR="002A558D">
              <w:rPr>
                <w:noProof/>
                <w:webHidden/>
              </w:rPr>
              <w:tab/>
            </w:r>
            <w:r>
              <w:rPr>
                <w:noProof/>
                <w:webHidden/>
              </w:rPr>
              <w:fldChar w:fldCharType="begin"/>
            </w:r>
            <w:r w:rsidR="002A558D">
              <w:rPr>
                <w:noProof/>
                <w:webHidden/>
              </w:rPr>
              <w:instrText xml:space="preserve"> PAGEREF _Toc380828534 \h </w:instrText>
            </w:r>
            <w:r>
              <w:rPr>
                <w:noProof/>
                <w:webHidden/>
              </w:rPr>
            </w:r>
            <w:r>
              <w:rPr>
                <w:noProof/>
                <w:webHidden/>
              </w:rPr>
              <w:fldChar w:fldCharType="separate"/>
            </w:r>
            <w:r w:rsidR="002A558D">
              <w:rPr>
                <w:noProof/>
                <w:webHidden/>
              </w:rPr>
              <w:t>106</w:t>
            </w:r>
            <w:r>
              <w:rPr>
                <w:noProof/>
                <w:webHidden/>
              </w:rPr>
              <w:fldChar w:fldCharType="end"/>
            </w:r>
          </w:hyperlink>
        </w:p>
        <w:p w:rsidR="002A558D" w:rsidRDefault="000F0DAF">
          <w:pPr>
            <w:pStyle w:val="TOC3"/>
            <w:tabs>
              <w:tab w:val="right" w:leader="dot" w:pos="9350"/>
            </w:tabs>
            <w:rPr>
              <w:rFonts w:eastAsiaTheme="minorEastAsia"/>
              <w:noProof/>
            </w:rPr>
          </w:pPr>
          <w:hyperlink w:anchor="_Toc380828535" w:history="1">
            <w:r w:rsidR="002A558D" w:rsidRPr="00C51083">
              <w:rPr>
                <w:rStyle w:val="Hyperlink"/>
                <w:noProof/>
              </w:rPr>
              <w:t>Gr.point &lt;object_number_nvar&gt;, x, y</w:t>
            </w:r>
            <w:r w:rsidR="002A558D">
              <w:rPr>
                <w:noProof/>
                <w:webHidden/>
              </w:rPr>
              <w:tab/>
            </w:r>
            <w:r>
              <w:rPr>
                <w:noProof/>
                <w:webHidden/>
              </w:rPr>
              <w:fldChar w:fldCharType="begin"/>
            </w:r>
            <w:r w:rsidR="002A558D">
              <w:rPr>
                <w:noProof/>
                <w:webHidden/>
              </w:rPr>
              <w:instrText xml:space="preserve"> PAGEREF _Toc380828535 \h </w:instrText>
            </w:r>
            <w:r>
              <w:rPr>
                <w:noProof/>
                <w:webHidden/>
              </w:rPr>
            </w:r>
            <w:r>
              <w:rPr>
                <w:noProof/>
                <w:webHidden/>
              </w:rPr>
              <w:fldChar w:fldCharType="separate"/>
            </w:r>
            <w:r w:rsidR="002A558D">
              <w:rPr>
                <w:noProof/>
                <w:webHidden/>
              </w:rPr>
              <w:t>106</w:t>
            </w:r>
            <w:r>
              <w:rPr>
                <w:noProof/>
                <w:webHidden/>
              </w:rPr>
              <w:fldChar w:fldCharType="end"/>
            </w:r>
          </w:hyperlink>
        </w:p>
        <w:p w:rsidR="002A558D" w:rsidRDefault="000F0DAF">
          <w:pPr>
            <w:pStyle w:val="TOC3"/>
            <w:tabs>
              <w:tab w:val="right" w:leader="dot" w:pos="9350"/>
            </w:tabs>
            <w:rPr>
              <w:rFonts w:eastAsiaTheme="minorEastAsia"/>
              <w:noProof/>
            </w:rPr>
          </w:pPr>
          <w:hyperlink w:anchor="_Toc380828536" w:history="1">
            <w:r w:rsidR="002A558D" w:rsidRPr="00C51083">
              <w:rPr>
                <w:rStyle w:val="Hyperlink"/>
                <w:noProof/>
              </w:rPr>
              <w:t>Gr.line &lt;object_number_nvar&gt;, x1, y1, x2, y2</w:t>
            </w:r>
            <w:r w:rsidR="002A558D">
              <w:rPr>
                <w:noProof/>
                <w:webHidden/>
              </w:rPr>
              <w:tab/>
            </w:r>
            <w:r>
              <w:rPr>
                <w:noProof/>
                <w:webHidden/>
              </w:rPr>
              <w:fldChar w:fldCharType="begin"/>
            </w:r>
            <w:r w:rsidR="002A558D">
              <w:rPr>
                <w:noProof/>
                <w:webHidden/>
              </w:rPr>
              <w:instrText xml:space="preserve"> PAGEREF _Toc380828536 \h </w:instrText>
            </w:r>
            <w:r>
              <w:rPr>
                <w:noProof/>
                <w:webHidden/>
              </w:rPr>
            </w:r>
            <w:r>
              <w:rPr>
                <w:noProof/>
                <w:webHidden/>
              </w:rPr>
              <w:fldChar w:fldCharType="separate"/>
            </w:r>
            <w:r w:rsidR="002A558D">
              <w:rPr>
                <w:noProof/>
                <w:webHidden/>
              </w:rPr>
              <w:t>107</w:t>
            </w:r>
            <w:r>
              <w:rPr>
                <w:noProof/>
                <w:webHidden/>
              </w:rPr>
              <w:fldChar w:fldCharType="end"/>
            </w:r>
          </w:hyperlink>
        </w:p>
        <w:p w:rsidR="002A558D" w:rsidRDefault="000F0DAF">
          <w:pPr>
            <w:pStyle w:val="TOC3"/>
            <w:tabs>
              <w:tab w:val="right" w:leader="dot" w:pos="9350"/>
            </w:tabs>
            <w:rPr>
              <w:rFonts w:eastAsiaTheme="minorEastAsia"/>
              <w:noProof/>
            </w:rPr>
          </w:pPr>
          <w:hyperlink w:anchor="_Toc380828537" w:history="1">
            <w:r w:rsidR="002A558D" w:rsidRPr="00C51083">
              <w:rPr>
                <w:rStyle w:val="Hyperlink"/>
                <w:noProof/>
              </w:rPr>
              <w:t>Gr.rect &lt;object_number_nvar&gt;, left, top, right, bottom</w:t>
            </w:r>
            <w:r w:rsidR="002A558D">
              <w:rPr>
                <w:noProof/>
                <w:webHidden/>
              </w:rPr>
              <w:tab/>
            </w:r>
            <w:r>
              <w:rPr>
                <w:noProof/>
                <w:webHidden/>
              </w:rPr>
              <w:fldChar w:fldCharType="begin"/>
            </w:r>
            <w:r w:rsidR="002A558D">
              <w:rPr>
                <w:noProof/>
                <w:webHidden/>
              </w:rPr>
              <w:instrText xml:space="preserve"> PAGEREF _Toc380828537 \h </w:instrText>
            </w:r>
            <w:r>
              <w:rPr>
                <w:noProof/>
                <w:webHidden/>
              </w:rPr>
            </w:r>
            <w:r>
              <w:rPr>
                <w:noProof/>
                <w:webHidden/>
              </w:rPr>
              <w:fldChar w:fldCharType="separate"/>
            </w:r>
            <w:r w:rsidR="002A558D">
              <w:rPr>
                <w:noProof/>
                <w:webHidden/>
              </w:rPr>
              <w:t>107</w:t>
            </w:r>
            <w:r>
              <w:rPr>
                <w:noProof/>
                <w:webHidden/>
              </w:rPr>
              <w:fldChar w:fldCharType="end"/>
            </w:r>
          </w:hyperlink>
        </w:p>
        <w:p w:rsidR="002A558D" w:rsidRDefault="000F0DAF">
          <w:pPr>
            <w:pStyle w:val="TOC3"/>
            <w:tabs>
              <w:tab w:val="right" w:leader="dot" w:pos="9350"/>
            </w:tabs>
            <w:rPr>
              <w:rFonts w:eastAsiaTheme="minorEastAsia"/>
              <w:noProof/>
            </w:rPr>
          </w:pPr>
          <w:hyperlink w:anchor="_Toc380828538" w:history="1">
            <w:r w:rsidR="002A558D" w:rsidRPr="00C51083">
              <w:rPr>
                <w:rStyle w:val="Hyperlink"/>
                <w:noProof/>
              </w:rPr>
              <w:t>Gr.oval &lt;object_number_nvar&gt;, left, top, right, bottom</w:t>
            </w:r>
            <w:r w:rsidR="002A558D">
              <w:rPr>
                <w:noProof/>
                <w:webHidden/>
              </w:rPr>
              <w:tab/>
            </w:r>
            <w:r>
              <w:rPr>
                <w:noProof/>
                <w:webHidden/>
              </w:rPr>
              <w:fldChar w:fldCharType="begin"/>
            </w:r>
            <w:r w:rsidR="002A558D">
              <w:rPr>
                <w:noProof/>
                <w:webHidden/>
              </w:rPr>
              <w:instrText xml:space="preserve"> PAGEREF _Toc380828538 \h </w:instrText>
            </w:r>
            <w:r>
              <w:rPr>
                <w:noProof/>
                <w:webHidden/>
              </w:rPr>
            </w:r>
            <w:r>
              <w:rPr>
                <w:noProof/>
                <w:webHidden/>
              </w:rPr>
              <w:fldChar w:fldCharType="separate"/>
            </w:r>
            <w:r w:rsidR="002A558D">
              <w:rPr>
                <w:noProof/>
                <w:webHidden/>
              </w:rPr>
              <w:t>107</w:t>
            </w:r>
            <w:r>
              <w:rPr>
                <w:noProof/>
                <w:webHidden/>
              </w:rPr>
              <w:fldChar w:fldCharType="end"/>
            </w:r>
          </w:hyperlink>
        </w:p>
        <w:p w:rsidR="002A558D" w:rsidRDefault="000F0DAF">
          <w:pPr>
            <w:pStyle w:val="TOC3"/>
            <w:tabs>
              <w:tab w:val="right" w:leader="dot" w:pos="9350"/>
            </w:tabs>
            <w:rPr>
              <w:rFonts w:eastAsiaTheme="minorEastAsia"/>
              <w:noProof/>
            </w:rPr>
          </w:pPr>
          <w:hyperlink w:anchor="_Toc380828539" w:history="1">
            <w:r w:rsidR="002A558D" w:rsidRPr="00C51083">
              <w:rPr>
                <w:rStyle w:val="Hyperlink"/>
                <w:noProof/>
              </w:rPr>
              <w:t>Gr.arc &lt;object_number_nvar&gt;, left, top, right, bottom, start_angle, sweep_angle, fill_mode</w:t>
            </w:r>
            <w:r w:rsidR="002A558D">
              <w:rPr>
                <w:noProof/>
                <w:webHidden/>
              </w:rPr>
              <w:tab/>
            </w:r>
            <w:r>
              <w:rPr>
                <w:noProof/>
                <w:webHidden/>
              </w:rPr>
              <w:fldChar w:fldCharType="begin"/>
            </w:r>
            <w:r w:rsidR="002A558D">
              <w:rPr>
                <w:noProof/>
                <w:webHidden/>
              </w:rPr>
              <w:instrText xml:space="preserve"> PAGEREF _Toc380828539 \h </w:instrText>
            </w:r>
            <w:r>
              <w:rPr>
                <w:noProof/>
                <w:webHidden/>
              </w:rPr>
            </w:r>
            <w:r>
              <w:rPr>
                <w:noProof/>
                <w:webHidden/>
              </w:rPr>
              <w:fldChar w:fldCharType="separate"/>
            </w:r>
            <w:r w:rsidR="002A558D">
              <w:rPr>
                <w:noProof/>
                <w:webHidden/>
              </w:rPr>
              <w:t>107</w:t>
            </w:r>
            <w:r>
              <w:rPr>
                <w:noProof/>
                <w:webHidden/>
              </w:rPr>
              <w:fldChar w:fldCharType="end"/>
            </w:r>
          </w:hyperlink>
        </w:p>
        <w:p w:rsidR="002A558D" w:rsidRDefault="000F0DAF">
          <w:pPr>
            <w:pStyle w:val="TOC3"/>
            <w:tabs>
              <w:tab w:val="right" w:leader="dot" w:pos="9350"/>
            </w:tabs>
            <w:rPr>
              <w:rFonts w:eastAsiaTheme="minorEastAsia"/>
              <w:noProof/>
            </w:rPr>
          </w:pPr>
          <w:hyperlink w:anchor="_Toc380828540" w:history="1">
            <w:r w:rsidR="002A558D" w:rsidRPr="00C51083">
              <w:rPr>
                <w:rStyle w:val="Hyperlink"/>
                <w:noProof/>
              </w:rPr>
              <w:t>Gr.circle &lt;object_number_nvar&gt;, x, y, radius</w:t>
            </w:r>
            <w:r w:rsidR="002A558D">
              <w:rPr>
                <w:noProof/>
                <w:webHidden/>
              </w:rPr>
              <w:tab/>
            </w:r>
            <w:r>
              <w:rPr>
                <w:noProof/>
                <w:webHidden/>
              </w:rPr>
              <w:fldChar w:fldCharType="begin"/>
            </w:r>
            <w:r w:rsidR="002A558D">
              <w:rPr>
                <w:noProof/>
                <w:webHidden/>
              </w:rPr>
              <w:instrText xml:space="preserve"> PAGEREF _Toc380828540 \h </w:instrText>
            </w:r>
            <w:r>
              <w:rPr>
                <w:noProof/>
                <w:webHidden/>
              </w:rPr>
            </w:r>
            <w:r>
              <w:rPr>
                <w:noProof/>
                <w:webHidden/>
              </w:rPr>
              <w:fldChar w:fldCharType="separate"/>
            </w:r>
            <w:r w:rsidR="002A558D">
              <w:rPr>
                <w:noProof/>
                <w:webHidden/>
              </w:rPr>
              <w:t>107</w:t>
            </w:r>
            <w:r>
              <w:rPr>
                <w:noProof/>
                <w:webHidden/>
              </w:rPr>
              <w:fldChar w:fldCharType="end"/>
            </w:r>
          </w:hyperlink>
        </w:p>
        <w:p w:rsidR="002A558D" w:rsidRDefault="000F0DAF">
          <w:pPr>
            <w:pStyle w:val="TOC3"/>
            <w:tabs>
              <w:tab w:val="right" w:leader="dot" w:pos="9350"/>
            </w:tabs>
            <w:rPr>
              <w:rFonts w:eastAsiaTheme="minorEastAsia"/>
              <w:noProof/>
            </w:rPr>
          </w:pPr>
          <w:hyperlink w:anchor="_Toc380828541" w:history="1">
            <w:r w:rsidR="002A558D" w:rsidRPr="00C51083">
              <w:rPr>
                <w:rStyle w:val="Hyperlink"/>
                <w:noProof/>
              </w:rPr>
              <w:t>Gr.set.pixels &lt;object_number_nvar&gt;, pixels[{&lt;start&gt;,&lt;length&gt;}] {,x,y}</w:t>
            </w:r>
            <w:r w:rsidR="002A558D">
              <w:rPr>
                <w:noProof/>
                <w:webHidden/>
              </w:rPr>
              <w:tab/>
            </w:r>
            <w:r>
              <w:rPr>
                <w:noProof/>
                <w:webHidden/>
              </w:rPr>
              <w:fldChar w:fldCharType="begin"/>
            </w:r>
            <w:r w:rsidR="002A558D">
              <w:rPr>
                <w:noProof/>
                <w:webHidden/>
              </w:rPr>
              <w:instrText xml:space="preserve"> PAGEREF _Toc380828541 \h </w:instrText>
            </w:r>
            <w:r>
              <w:rPr>
                <w:noProof/>
                <w:webHidden/>
              </w:rPr>
            </w:r>
            <w:r>
              <w:rPr>
                <w:noProof/>
                <w:webHidden/>
              </w:rPr>
              <w:fldChar w:fldCharType="separate"/>
            </w:r>
            <w:r w:rsidR="002A558D">
              <w:rPr>
                <w:noProof/>
                <w:webHidden/>
              </w:rPr>
              <w:t>108</w:t>
            </w:r>
            <w:r>
              <w:rPr>
                <w:noProof/>
                <w:webHidden/>
              </w:rPr>
              <w:fldChar w:fldCharType="end"/>
            </w:r>
          </w:hyperlink>
        </w:p>
        <w:p w:rsidR="002A558D" w:rsidRDefault="000F0DAF">
          <w:pPr>
            <w:pStyle w:val="TOC3"/>
            <w:tabs>
              <w:tab w:val="right" w:leader="dot" w:pos="9350"/>
            </w:tabs>
            <w:rPr>
              <w:rFonts w:eastAsiaTheme="minorEastAsia"/>
              <w:noProof/>
            </w:rPr>
          </w:pPr>
          <w:hyperlink w:anchor="_Toc380828542" w:history="1">
            <w:r w:rsidR="002A558D" w:rsidRPr="00C51083">
              <w:rPr>
                <w:rStyle w:val="Hyperlink"/>
                <w:noProof/>
              </w:rPr>
              <w:t>Gr.poly &lt;object_number_nvar&gt;, list_pointer {,x, y}</w:t>
            </w:r>
            <w:r w:rsidR="002A558D">
              <w:rPr>
                <w:noProof/>
                <w:webHidden/>
              </w:rPr>
              <w:tab/>
            </w:r>
            <w:r>
              <w:rPr>
                <w:noProof/>
                <w:webHidden/>
              </w:rPr>
              <w:fldChar w:fldCharType="begin"/>
            </w:r>
            <w:r w:rsidR="002A558D">
              <w:rPr>
                <w:noProof/>
                <w:webHidden/>
              </w:rPr>
              <w:instrText xml:space="preserve"> PAGEREF _Toc380828542 \h </w:instrText>
            </w:r>
            <w:r>
              <w:rPr>
                <w:noProof/>
                <w:webHidden/>
              </w:rPr>
            </w:r>
            <w:r>
              <w:rPr>
                <w:noProof/>
                <w:webHidden/>
              </w:rPr>
              <w:fldChar w:fldCharType="separate"/>
            </w:r>
            <w:r w:rsidR="002A558D">
              <w:rPr>
                <w:noProof/>
                <w:webHidden/>
              </w:rPr>
              <w:t>108</w:t>
            </w:r>
            <w:r>
              <w:rPr>
                <w:noProof/>
                <w:webHidden/>
              </w:rPr>
              <w:fldChar w:fldCharType="end"/>
            </w:r>
          </w:hyperlink>
        </w:p>
        <w:p w:rsidR="002A558D" w:rsidRDefault="000F0DAF">
          <w:pPr>
            <w:pStyle w:val="TOC2"/>
            <w:tabs>
              <w:tab w:val="right" w:leader="dot" w:pos="9350"/>
            </w:tabs>
            <w:rPr>
              <w:rFonts w:eastAsiaTheme="minorEastAsia"/>
              <w:noProof/>
            </w:rPr>
          </w:pPr>
          <w:hyperlink w:anchor="_Toc380828543" w:history="1">
            <w:r w:rsidR="002A558D" w:rsidRPr="00C51083">
              <w:rPr>
                <w:rStyle w:val="Hyperlink"/>
                <w:noProof/>
              </w:rPr>
              <w:t>Hide and Show Commands</w:t>
            </w:r>
            <w:r w:rsidR="002A558D">
              <w:rPr>
                <w:noProof/>
                <w:webHidden/>
              </w:rPr>
              <w:tab/>
            </w:r>
            <w:r>
              <w:rPr>
                <w:noProof/>
                <w:webHidden/>
              </w:rPr>
              <w:fldChar w:fldCharType="begin"/>
            </w:r>
            <w:r w:rsidR="002A558D">
              <w:rPr>
                <w:noProof/>
                <w:webHidden/>
              </w:rPr>
              <w:instrText xml:space="preserve"> PAGEREF _Toc380828543 \h </w:instrText>
            </w:r>
            <w:r>
              <w:rPr>
                <w:noProof/>
                <w:webHidden/>
              </w:rPr>
            </w:r>
            <w:r>
              <w:rPr>
                <w:noProof/>
                <w:webHidden/>
              </w:rPr>
              <w:fldChar w:fldCharType="separate"/>
            </w:r>
            <w:r w:rsidR="002A558D">
              <w:rPr>
                <w:noProof/>
                <w:webHidden/>
              </w:rPr>
              <w:t>109</w:t>
            </w:r>
            <w:r>
              <w:rPr>
                <w:noProof/>
                <w:webHidden/>
              </w:rPr>
              <w:fldChar w:fldCharType="end"/>
            </w:r>
          </w:hyperlink>
        </w:p>
        <w:p w:rsidR="002A558D" w:rsidRDefault="000F0DAF">
          <w:pPr>
            <w:pStyle w:val="TOC3"/>
            <w:tabs>
              <w:tab w:val="right" w:leader="dot" w:pos="9350"/>
            </w:tabs>
            <w:rPr>
              <w:rFonts w:eastAsiaTheme="minorEastAsia"/>
              <w:noProof/>
            </w:rPr>
          </w:pPr>
          <w:hyperlink w:anchor="_Toc380828544" w:history="1">
            <w:r w:rsidR="002A558D" w:rsidRPr="00C51083">
              <w:rPr>
                <w:rStyle w:val="Hyperlink"/>
                <w:noProof/>
              </w:rPr>
              <w:t>Gr.hide &lt;object_number_nvar&gt;</w:t>
            </w:r>
            <w:r w:rsidR="002A558D">
              <w:rPr>
                <w:noProof/>
                <w:webHidden/>
              </w:rPr>
              <w:tab/>
            </w:r>
            <w:r>
              <w:rPr>
                <w:noProof/>
                <w:webHidden/>
              </w:rPr>
              <w:fldChar w:fldCharType="begin"/>
            </w:r>
            <w:r w:rsidR="002A558D">
              <w:rPr>
                <w:noProof/>
                <w:webHidden/>
              </w:rPr>
              <w:instrText xml:space="preserve"> PAGEREF _Toc380828544 \h </w:instrText>
            </w:r>
            <w:r>
              <w:rPr>
                <w:noProof/>
                <w:webHidden/>
              </w:rPr>
            </w:r>
            <w:r>
              <w:rPr>
                <w:noProof/>
                <w:webHidden/>
              </w:rPr>
              <w:fldChar w:fldCharType="separate"/>
            </w:r>
            <w:r w:rsidR="002A558D">
              <w:rPr>
                <w:noProof/>
                <w:webHidden/>
              </w:rPr>
              <w:t>109</w:t>
            </w:r>
            <w:r>
              <w:rPr>
                <w:noProof/>
                <w:webHidden/>
              </w:rPr>
              <w:fldChar w:fldCharType="end"/>
            </w:r>
          </w:hyperlink>
        </w:p>
        <w:p w:rsidR="002A558D" w:rsidRDefault="000F0DAF">
          <w:pPr>
            <w:pStyle w:val="TOC3"/>
            <w:tabs>
              <w:tab w:val="right" w:leader="dot" w:pos="9350"/>
            </w:tabs>
            <w:rPr>
              <w:rFonts w:eastAsiaTheme="minorEastAsia"/>
              <w:noProof/>
            </w:rPr>
          </w:pPr>
          <w:hyperlink w:anchor="_Toc380828545" w:history="1">
            <w:r w:rsidR="002A558D" w:rsidRPr="00C51083">
              <w:rPr>
                <w:rStyle w:val="Hyperlink"/>
                <w:noProof/>
              </w:rPr>
              <w:t>Gr.show &lt;object_number_nvar&gt;</w:t>
            </w:r>
            <w:r w:rsidR="002A558D">
              <w:rPr>
                <w:noProof/>
                <w:webHidden/>
              </w:rPr>
              <w:tab/>
            </w:r>
            <w:r>
              <w:rPr>
                <w:noProof/>
                <w:webHidden/>
              </w:rPr>
              <w:fldChar w:fldCharType="begin"/>
            </w:r>
            <w:r w:rsidR="002A558D">
              <w:rPr>
                <w:noProof/>
                <w:webHidden/>
              </w:rPr>
              <w:instrText xml:space="preserve"> PAGEREF _Toc380828545 \h </w:instrText>
            </w:r>
            <w:r>
              <w:rPr>
                <w:noProof/>
                <w:webHidden/>
              </w:rPr>
            </w:r>
            <w:r>
              <w:rPr>
                <w:noProof/>
                <w:webHidden/>
              </w:rPr>
              <w:fldChar w:fldCharType="separate"/>
            </w:r>
            <w:r w:rsidR="002A558D">
              <w:rPr>
                <w:noProof/>
                <w:webHidden/>
              </w:rPr>
              <w:t>109</w:t>
            </w:r>
            <w:r>
              <w:rPr>
                <w:noProof/>
                <w:webHidden/>
              </w:rPr>
              <w:fldChar w:fldCharType="end"/>
            </w:r>
          </w:hyperlink>
        </w:p>
        <w:p w:rsidR="002A558D" w:rsidRDefault="000F0DAF">
          <w:pPr>
            <w:pStyle w:val="TOC2"/>
            <w:tabs>
              <w:tab w:val="right" w:leader="dot" w:pos="9350"/>
            </w:tabs>
            <w:rPr>
              <w:rFonts w:eastAsiaTheme="minorEastAsia"/>
              <w:noProof/>
            </w:rPr>
          </w:pPr>
          <w:hyperlink w:anchor="_Toc380828546" w:history="1">
            <w:r w:rsidR="002A558D" w:rsidRPr="00C51083">
              <w:rPr>
                <w:rStyle w:val="Hyperlink"/>
                <w:noProof/>
              </w:rPr>
              <w:t>Touch Query Commands</w:t>
            </w:r>
            <w:r w:rsidR="002A558D">
              <w:rPr>
                <w:noProof/>
                <w:webHidden/>
              </w:rPr>
              <w:tab/>
            </w:r>
            <w:r>
              <w:rPr>
                <w:noProof/>
                <w:webHidden/>
              </w:rPr>
              <w:fldChar w:fldCharType="begin"/>
            </w:r>
            <w:r w:rsidR="002A558D">
              <w:rPr>
                <w:noProof/>
                <w:webHidden/>
              </w:rPr>
              <w:instrText xml:space="preserve"> PAGEREF _Toc380828546 \h </w:instrText>
            </w:r>
            <w:r>
              <w:rPr>
                <w:noProof/>
                <w:webHidden/>
              </w:rPr>
            </w:r>
            <w:r>
              <w:rPr>
                <w:noProof/>
                <w:webHidden/>
              </w:rPr>
              <w:fldChar w:fldCharType="separate"/>
            </w:r>
            <w:r w:rsidR="002A558D">
              <w:rPr>
                <w:noProof/>
                <w:webHidden/>
              </w:rPr>
              <w:t>109</w:t>
            </w:r>
            <w:r>
              <w:rPr>
                <w:noProof/>
                <w:webHidden/>
              </w:rPr>
              <w:fldChar w:fldCharType="end"/>
            </w:r>
          </w:hyperlink>
        </w:p>
        <w:p w:rsidR="002A558D" w:rsidRDefault="000F0DAF">
          <w:pPr>
            <w:pStyle w:val="TOC3"/>
            <w:tabs>
              <w:tab w:val="right" w:leader="dot" w:pos="9350"/>
            </w:tabs>
            <w:rPr>
              <w:rFonts w:eastAsiaTheme="minorEastAsia"/>
              <w:noProof/>
            </w:rPr>
          </w:pPr>
          <w:hyperlink w:anchor="_Toc380828547" w:history="1">
            <w:r w:rsidR="002A558D" w:rsidRPr="00C51083">
              <w:rPr>
                <w:rStyle w:val="Hyperlink"/>
                <w:noProof/>
              </w:rPr>
              <w:t>Gr.touch touched, x, y</w:t>
            </w:r>
            <w:r w:rsidR="002A558D">
              <w:rPr>
                <w:noProof/>
                <w:webHidden/>
              </w:rPr>
              <w:tab/>
            </w:r>
            <w:r>
              <w:rPr>
                <w:noProof/>
                <w:webHidden/>
              </w:rPr>
              <w:fldChar w:fldCharType="begin"/>
            </w:r>
            <w:r w:rsidR="002A558D">
              <w:rPr>
                <w:noProof/>
                <w:webHidden/>
              </w:rPr>
              <w:instrText xml:space="preserve"> PAGEREF _Toc380828547 \h </w:instrText>
            </w:r>
            <w:r>
              <w:rPr>
                <w:noProof/>
                <w:webHidden/>
              </w:rPr>
            </w:r>
            <w:r>
              <w:rPr>
                <w:noProof/>
                <w:webHidden/>
              </w:rPr>
              <w:fldChar w:fldCharType="separate"/>
            </w:r>
            <w:r w:rsidR="002A558D">
              <w:rPr>
                <w:noProof/>
                <w:webHidden/>
              </w:rPr>
              <w:t>109</w:t>
            </w:r>
            <w:r>
              <w:rPr>
                <w:noProof/>
                <w:webHidden/>
              </w:rPr>
              <w:fldChar w:fldCharType="end"/>
            </w:r>
          </w:hyperlink>
        </w:p>
        <w:p w:rsidR="002A558D" w:rsidRDefault="000F0DAF">
          <w:pPr>
            <w:pStyle w:val="TOC3"/>
            <w:tabs>
              <w:tab w:val="right" w:leader="dot" w:pos="9350"/>
            </w:tabs>
            <w:rPr>
              <w:rFonts w:eastAsiaTheme="minorEastAsia"/>
              <w:noProof/>
            </w:rPr>
          </w:pPr>
          <w:hyperlink w:anchor="_Toc380828548" w:history="1">
            <w:r w:rsidR="002A558D" w:rsidRPr="00C51083">
              <w:rPr>
                <w:rStyle w:val="Hyperlink"/>
                <w:noProof/>
              </w:rPr>
              <w:t>Gr.bounded.touch touched, left, top, right, bottom</w:t>
            </w:r>
            <w:r w:rsidR="002A558D">
              <w:rPr>
                <w:noProof/>
                <w:webHidden/>
              </w:rPr>
              <w:tab/>
            </w:r>
            <w:r>
              <w:rPr>
                <w:noProof/>
                <w:webHidden/>
              </w:rPr>
              <w:fldChar w:fldCharType="begin"/>
            </w:r>
            <w:r w:rsidR="002A558D">
              <w:rPr>
                <w:noProof/>
                <w:webHidden/>
              </w:rPr>
              <w:instrText xml:space="preserve"> PAGEREF _Toc380828548 \h </w:instrText>
            </w:r>
            <w:r>
              <w:rPr>
                <w:noProof/>
                <w:webHidden/>
              </w:rPr>
            </w:r>
            <w:r>
              <w:rPr>
                <w:noProof/>
                <w:webHidden/>
              </w:rPr>
              <w:fldChar w:fldCharType="separate"/>
            </w:r>
            <w:r w:rsidR="002A558D">
              <w:rPr>
                <w:noProof/>
                <w:webHidden/>
              </w:rPr>
              <w:t>110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49" w:history="1">
            <w:r w:rsidR="002A558D" w:rsidRPr="00C51083">
              <w:rPr>
                <w:rStyle w:val="Hyperlink"/>
                <w:noProof/>
              </w:rPr>
              <w:t>Gr.touch2 touched, x, y</w:t>
            </w:r>
            <w:r w:rsidR="002A558D">
              <w:rPr>
                <w:noProof/>
                <w:webHidden/>
              </w:rPr>
              <w:tab/>
            </w:r>
            <w:r>
              <w:rPr>
                <w:noProof/>
                <w:webHidden/>
              </w:rPr>
              <w:fldChar w:fldCharType="begin"/>
            </w:r>
            <w:r w:rsidR="002A558D">
              <w:rPr>
                <w:noProof/>
                <w:webHidden/>
              </w:rPr>
              <w:instrText xml:space="preserve"> PAGEREF _Toc380828549 \h </w:instrText>
            </w:r>
            <w:r>
              <w:rPr>
                <w:noProof/>
                <w:webHidden/>
              </w:rPr>
            </w:r>
            <w:r>
              <w:rPr>
                <w:noProof/>
                <w:webHidden/>
              </w:rPr>
              <w:fldChar w:fldCharType="separate"/>
            </w:r>
            <w:r w:rsidR="002A558D">
              <w:rPr>
                <w:noProof/>
                <w:webHidden/>
              </w:rPr>
              <w:t>110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50" w:history="1">
            <w:r w:rsidR="002A558D" w:rsidRPr="00C51083">
              <w:rPr>
                <w:rStyle w:val="Hyperlink"/>
                <w:noProof/>
              </w:rPr>
              <w:t>Gr.bounded.touch2 touched, left, top, right, bottom</w:t>
            </w:r>
            <w:r w:rsidR="002A558D">
              <w:rPr>
                <w:noProof/>
                <w:webHidden/>
              </w:rPr>
              <w:tab/>
            </w:r>
            <w:r>
              <w:rPr>
                <w:noProof/>
                <w:webHidden/>
              </w:rPr>
              <w:fldChar w:fldCharType="begin"/>
            </w:r>
            <w:r w:rsidR="002A558D">
              <w:rPr>
                <w:noProof/>
                <w:webHidden/>
              </w:rPr>
              <w:instrText xml:space="preserve"> PAGEREF _Toc380828550 \h </w:instrText>
            </w:r>
            <w:r>
              <w:rPr>
                <w:noProof/>
                <w:webHidden/>
              </w:rPr>
            </w:r>
            <w:r>
              <w:rPr>
                <w:noProof/>
                <w:webHidden/>
              </w:rPr>
              <w:fldChar w:fldCharType="separate"/>
            </w:r>
            <w:r w:rsidR="002A558D">
              <w:rPr>
                <w:noProof/>
                <w:webHidden/>
              </w:rPr>
              <w:t>110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51" w:history="1">
            <w:r w:rsidR="002A558D" w:rsidRPr="00C51083">
              <w:rPr>
                <w:rStyle w:val="Hyperlink"/>
                <w:noProof/>
              </w:rPr>
              <w:t>OnGRTouch:</w:t>
            </w:r>
            <w:r w:rsidR="002A558D">
              <w:rPr>
                <w:noProof/>
                <w:webHidden/>
              </w:rPr>
              <w:tab/>
            </w:r>
            <w:r>
              <w:rPr>
                <w:noProof/>
                <w:webHidden/>
              </w:rPr>
              <w:fldChar w:fldCharType="begin"/>
            </w:r>
            <w:r w:rsidR="002A558D">
              <w:rPr>
                <w:noProof/>
                <w:webHidden/>
              </w:rPr>
              <w:instrText xml:space="preserve"> PAGEREF _Toc380828551 \h </w:instrText>
            </w:r>
            <w:r>
              <w:rPr>
                <w:noProof/>
                <w:webHidden/>
              </w:rPr>
            </w:r>
            <w:r>
              <w:rPr>
                <w:noProof/>
                <w:webHidden/>
              </w:rPr>
              <w:fldChar w:fldCharType="separate"/>
            </w:r>
            <w:r w:rsidR="002A558D">
              <w:rPr>
                <w:noProof/>
                <w:webHidden/>
              </w:rPr>
              <w:t>110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52" w:history="1">
            <w:r w:rsidR="002A558D" w:rsidRPr="00C51083">
              <w:rPr>
                <w:rStyle w:val="Hyperlink"/>
                <w:noProof/>
              </w:rPr>
              <w:t>Gr.onGRTouch.resume</w:t>
            </w:r>
            <w:r w:rsidR="002A558D">
              <w:rPr>
                <w:noProof/>
                <w:webHidden/>
              </w:rPr>
              <w:tab/>
            </w:r>
            <w:r>
              <w:rPr>
                <w:noProof/>
                <w:webHidden/>
              </w:rPr>
              <w:fldChar w:fldCharType="begin"/>
            </w:r>
            <w:r w:rsidR="002A558D">
              <w:rPr>
                <w:noProof/>
                <w:webHidden/>
              </w:rPr>
              <w:instrText xml:space="preserve"> PAGEREF _Toc380828552 \h </w:instrText>
            </w:r>
            <w:r>
              <w:rPr>
                <w:noProof/>
                <w:webHidden/>
              </w:rPr>
            </w:r>
            <w:r>
              <w:rPr>
                <w:noProof/>
                <w:webHidden/>
              </w:rPr>
              <w:fldChar w:fldCharType="separate"/>
            </w:r>
            <w:r w:rsidR="002A558D">
              <w:rPr>
                <w:noProof/>
                <w:webHidden/>
              </w:rPr>
              <w:t>110</w:t>
            </w:r>
            <w:r>
              <w:rPr>
                <w:noProof/>
                <w:webHidden/>
              </w:rPr>
              <w:fldChar w:fldCharType="end"/>
            </w:r>
          </w:hyperlink>
        </w:p>
        <w:p w:rsidR="002A558D" w:rsidRDefault="000F0DAF">
          <w:pPr>
            <w:pStyle w:val="TOC2"/>
            <w:tabs>
              <w:tab w:val="right" w:leader="dot" w:pos="9350"/>
            </w:tabs>
            <w:rPr>
              <w:rFonts w:eastAsiaTheme="minorEastAsia"/>
              <w:noProof/>
            </w:rPr>
          </w:pPr>
          <w:hyperlink w:anchor="_Toc380828553" w:history="1">
            <w:r w:rsidR="002A558D" w:rsidRPr="00C51083">
              <w:rPr>
                <w:rStyle w:val="Hyperlink"/>
                <w:noProof/>
              </w:rPr>
              <w:t>Text Commands</w:t>
            </w:r>
            <w:r w:rsidR="002A558D">
              <w:rPr>
                <w:noProof/>
                <w:webHidden/>
              </w:rPr>
              <w:tab/>
            </w:r>
            <w:r>
              <w:rPr>
                <w:noProof/>
                <w:webHidden/>
              </w:rPr>
              <w:fldChar w:fldCharType="begin"/>
            </w:r>
            <w:r w:rsidR="002A558D">
              <w:rPr>
                <w:noProof/>
                <w:webHidden/>
              </w:rPr>
              <w:instrText xml:space="preserve"> PAGEREF _Toc380828553 \h </w:instrText>
            </w:r>
            <w:r>
              <w:rPr>
                <w:noProof/>
                <w:webHidden/>
              </w:rPr>
            </w:r>
            <w:r>
              <w:rPr>
                <w:noProof/>
                <w:webHidden/>
              </w:rPr>
              <w:fldChar w:fldCharType="separate"/>
            </w:r>
            <w:r w:rsidR="002A558D">
              <w:rPr>
                <w:noProof/>
                <w:webHidden/>
              </w:rPr>
              <w:t>110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54" w:history="1">
            <w:r w:rsidR="002A558D" w:rsidRPr="00C51083">
              <w:rPr>
                <w:rStyle w:val="Hyperlink"/>
                <w:noProof/>
              </w:rPr>
              <w:t>Gr.text.align type</w:t>
            </w:r>
            <w:r w:rsidR="002A558D">
              <w:rPr>
                <w:noProof/>
                <w:webHidden/>
              </w:rPr>
              <w:tab/>
            </w:r>
            <w:r>
              <w:rPr>
                <w:noProof/>
                <w:webHidden/>
              </w:rPr>
              <w:fldChar w:fldCharType="begin"/>
            </w:r>
            <w:r w:rsidR="002A558D">
              <w:rPr>
                <w:noProof/>
                <w:webHidden/>
              </w:rPr>
              <w:instrText xml:space="preserve"> PAGEREF _Toc380828554 \h </w:instrText>
            </w:r>
            <w:r>
              <w:rPr>
                <w:noProof/>
                <w:webHidden/>
              </w:rPr>
            </w:r>
            <w:r>
              <w:rPr>
                <w:noProof/>
                <w:webHidden/>
              </w:rPr>
              <w:fldChar w:fldCharType="separate"/>
            </w:r>
            <w:r w:rsidR="002A558D">
              <w:rPr>
                <w:noProof/>
                <w:webHidden/>
              </w:rPr>
              <w:t>110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55" w:history="1">
            <w:r w:rsidR="002A558D" w:rsidRPr="00C51083">
              <w:rPr>
                <w:rStyle w:val="Hyperlink"/>
                <w:noProof/>
              </w:rPr>
              <w:t>Gr.text.size &lt;nexp&gt;</w:t>
            </w:r>
            <w:r w:rsidR="002A558D">
              <w:rPr>
                <w:noProof/>
                <w:webHidden/>
              </w:rPr>
              <w:tab/>
            </w:r>
            <w:r>
              <w:rPr>
                <w:noProof/>
                <w:webHidden/>
              </w:rPr>
              <w:fldChar w:fldCharType="begin"/>
            </w:r>
            <w:r w:rsidR="002A558D">
              <w:rPr>
                <w:noProof/>
                <w:webHidden/>
              </w:rPr>
              <w:instrText xml:space="preserve"> PAGEREF _Toc380828555 \h </w:instrText>
            </w:r>
            <w:r>
              <w:rPr>
                <w:noProof/>
                <w:webHidden/>
              </w:rPr>
            </w:r>
            <w:r>
              <w:rPr>
                <w:noProof/>
                <w:webHidden/>
              </w:rPr>
              <w:fldChar w:fldCharType="separate"/>
            </w:r>
            <w:r w:rsidR="002A558D">
              <w:rPr>
                <w:noProof/>
                <w:webHidden/>
              </w:rPr>
              <w:t>110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56" w:history="1">
            <w:r w:rsidR="002A558D" w:rsidRPr="00C51083">
              <w:rPr>
                <w:rStyle w:val="Hyperlink"/>
                <w:noProof/>
              </w:rPr>
              <w:t>Gr.text.width &lt;nvar&gt;, &lt;sexp&gt;</w:t>
            </w:r>
            <w:r w:rsidR="002A558D">
              <w:rPr>
                <w:noProof/>
                <w:webHidden/>
              </w:rPr>
              <w:tab/>
            </w:r>
            <w:r>
              <w:rPr>
                <w:noProof/>
                <w:webHidden/>
              </w:rPr>
              <w:fldChar w:fldCharType="begin"/>
            </w:r>
            <w:r w:rsidR="002A558D">
              <w:rPr>
                <w:noProof/>
                <w:webHidden/>
              </w:rPr>
              <w:instrText xml:space="preserve"> PAGEREF _Toc380828556 \h </w:instrText>
            </w:r>
            <w:r>
              <w:rPr>
                <w:noProof/>
                <w:webHidden/>
              </w:rPr>
            </w:r>
            <w:r>
              <w:rPr>
                <w:noProof/>
                <w:webHidden/>
              </w:rPr>
              <w:fldChar w:fldCharType="separate"/>
            </w:r>
            <w:r w:rsidR="002A558D">
              <w:rPr>
                <w:noProof/>
                <w:webHidden/>
              </w:rPr>
              <w:t>110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57" w:history="1">
            <w:r w:rsidR="002A558D" w:rsidRPr="00C51083">
              <w:rPr>
                <w:rStyle w:val="Hyperlink"/>
                <w:noProof/>
              </w:rPr>
              <w:t>Gr.get.textbounds &lt;sexp&gt;, left, top, right, bottom</w:t>
            </w:r>
            <w:r w:rsidR="002A558D">
              <w:rPr>
                <w:noProof/>
                <w:webHidden/>
              </w:rPr>
              <w:tab/>
            </w:r>
            <w:r>
              <w:rPr>
                <w:noProof/>
                <w:webHidden/>
              </w:rPr>
              <w:fldChar w:fldCharType="begin"/>
            </w:r>
            <w:r w:rsidR="002A558D">
              <w:rPr>
                <w:noProof/>
                <w:webHidden/>
              </w:rPr>
              <w:instrText xml:space="preserve"> PAGEREF _Toc380828557 \h </w:instrText>
            </w:r>
            <w:r>
              <w:rPr>
                <w:noProof/>
                <w:webHidden/>
              </w:rPr>
            </w:r>
            <w:r>
              <w:rPr>
                <w:noProof/>
                <w:webHidden/>
              </w:rPr>
              <w:fldChar w:fldCharType="separate"/>
            </w:r>
            <w:r w:rsidR="002A558D">
              <w:rPr>
                <w:noProof/>
                <w:webHidden/>
              </w:rPr>
              <w:t>111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58" w:history="1">
            <w:r w:rsidR="002A558D" w:rsidRPr="00C51083">
              <w:rPr>
                <w:rStyle w:val="Hyperlink"/>
                <w:noProof/>
              </w:rPr>
              <w:t>Gr.text.typeface &lt;nexp&gt;</w:t>
            </w:r>
            <w:r w:rsidR="002A558D">
              <w:rPr>
                <w:noProof/>
                <w:webHidden/>
              </w:rPr>
              <w:tab/>
            </w:r>
            <w:r>
              <w:rPr>
                <w:noProof/>
                <w:webHidden/>
              </w:rPr>
              <w:fldChar w:fldCharType="begin"/>
            </w:r>
            <w:r w:rsidR="002A558D">
              <w:rPr>
                <w:noProof/>
                <w:webHidden/>
              </w:rPr>
              <w:instrText xml:space="preserve"> PAGEREF _Toc380828558 \h </w:instrText>
            </w:r>
            <w:r>
              <w:rPr>
                <w:noProof/>
                <w:webHidden/>
              </w:rPr>
            </w:r>
            <w:r>
              <w:rPr>
                <w:noProof/>
                <w:webHidden/>
              </w:rPr>
              <w:fldChar w:fldCharType="separate"/>
            </w:r>
            <w:r w:rsidR="002A558D">
              <w:rPr>
                <w:noProof/>
                <w:webHidden/>
              </w:rPr>
              <w:t>111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59" w:history="1">
            <w:r w:rsidR="002A558D" w:rsidRPr="00C51083">
              <w:rPr>
                <w:rStyle w:val="Hyperlink"/>
                <w:noProof/>
              </w:rPr>
              <w:t>Gr.text.bold &lt;lexp&gt;</w:t>
            </w:r>
            <w:r w:rsidR="002A558D">
              <w:rPr>
                <w:noProof/>
                <w:webHidden/>
              </w:rPr>
              <w:tab/>
            </w:r>
            <w:r>
              <w:rPr>
                <w:noProof/>
                <w:webHidden/>
              </w:rPr>
              <w:fldChar w:fldCharType="begin"/>
            </w:r>
            <w:r w:rsidR="002A558D">
              <w:rPr>
                <w:noProof/>
                <w:webHidden/>
              </w:rPr>
              <w:instrText xml:space="preserve"> PAGEREF _Toc380828559 \h </w:instrText>
            </w:r>
            <w:r>
              <w:rPr>
                <w:noProof/>
                <w:webHidden/>
              </w:rPr>
            </w:r>
            <w:r>
              <w:rPr>
                <w:noProof/>
                <w:webHidden/>
              </w:rPr>
              <w:fldChar w:fldCharType="separate"/>
            </w:r>
            <w:r w:rsidR="002A558D">
              <w:rPr>
                <w:noProof/>
                <w:webHidden/>
              </w:rPr>
              <w:t>111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60" w:history="1">
            <w:r w:rsidR="002A558D" w:rsidRPr="00C51083">
              <w:rPr>
                <w:rStyle w:val="Hyperlink"/>
                <w:noProof/>
              </w:rPr>
              <w:t>Gr.text.skew &lt;nexp&gt;</w:t>
            </w:r>
            <w:r w:rsidR="002A558D">
              <w:rPr>
                <w:noProof/>
                <w:webHidden/>
              </w:rPr>
              <w:tab/>
            </w:r>
            <w:r>
              <w:rPr>
                <w:noProof/>
                <w:webHidden/>
              </w:rPr>
              <w:fldChar w:fldCharType="begin"/>
            </w:r>
            <w:r w:rsidR="002A558D">
              <w:rPr>
                <w:noProof/>
                <w:webHidden/>
              </w:rPr>
              <w:instrText xml:space="preserve"> PAGEREF _Toc380828560 \h </w:instrText>
            </w:r>
            <w:r>
              <w:rPr>
                <w:noProof/>
                <w:webHidden/>
              </w:rPr>
            </w:r>
            <w:r>
              <w:rPr>
                <w:noProof/>
                <w:webHidden/>
              </w:rPr>
              <w:fldChar w:fldCharType="separate"/>
            </w:r>
            <w:r w:rsidR="002A558D">
              <w:rPr>
                <w:noProof/>
                <w:webHidden/>
              </w:rPr>
              <w:t>111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61" w:history="1">
            <w:r w:rsidR="002A558D" w:rsidRPr="00C51083">
              <w:rPr>
                <w:rStyle w:val="Hyperlink"/>
                <w:noProof/>
              </w:rPr>
              <w:t>Gr.text.underline &lt;lexp&gt;</w:t>
            </w:r>
            <w:r w:rsidR="002A558D">
              <w:rPr>
                <w:noProof/>
                <w:webHidden/>
              </w:rPr>
              <w:tab/>
            </w:r>
            <w:r>
              <w:rPr>
                <w:noProof/>
                <w:webHidden/>
              </w:rPr>
              <w:fldChar w:fldCharType="begin"/>
            </w:r>
            <w:r w:rsidR="002A558D">
              <w:rPr>
                <w:noProof/>
                <w:webHidden/>
              </w:rPr>
              <w:instrText xml:space="preserve"> PAGEREF _Toc380828561 \h </w:instrText>
            </w:r>
            <w:r>
              <w:rPr>
                <w:noProof/>
                <w:webHidden/>
              </w:rPr>
            </w:r>
            <w:r>
              <w:rPr>
                <w:noProof/>
                <w:webHidden/>
              </w:rPr>
              <w:fldChar w:fldCharType="separate"/>
            </w:r>
            <w:r w:rsidR="002A558D">
              <w:rPr>
                <w:noProof/>
                <w:webHidden/>
              </w:rPr>
              <w:t>111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62" w:history="1">
            <w:r w:rsidR="002A558D" w:rsidRPr="00C51083">
              <w:rPr>
                <w:rStyle w:val="Hyperlink"/>
                <w:noProof/>
              </w:rPr>
              <w:t>Gr.text.strike &lt;lexp&gt;</w:t>
            </w:r>
            <w:r w:rsidR="002A558D">
              <w:rPr>
                <w:noProof/>
                <w:webHidden/>
              </w:rPr>
              <w:tab/>
            </w:r>
            <w:r>
              <w:rPr>
                <w:noProof/>
                <w:webHidden/>
              </w:rPr>
              <w:fldChar w:fldCharType="begin"/>
            </w:r>
            <w:r w:rsidR="002A558D">
              <w:rPr>
                <w:noProof/>
                <w:webHidden/>
              </w:rPr>
              <w:instrText xml:space="preserve"> PAGEREF _Toc380828562 \h </w:instrText>
            </w:r>
            <w:r>
              <w:rPr>
                <w:noProof/>
                <w:webHidden/>
              </w:rPr>
            </w:r>
            <w:r>
              <w:rPr>
                <w:noProof/>
                <w:webHidden/>
              </w:rPr>
              <w:fldChar w:fldCharType="separate"/>
            </w:r>
            <w:r w:rsidR="002A558D">
              <w:rPr>
                <w:noProof/>
                <w:webHidden/>
              </w:rPr>
              <w:t>111</w:t>
            </w:r>
            <w:r>
              <w:rPr>
                <w:noProof/>
                <w:webHidden/>
              </w:rPr>
              <w:fldChar w:fldCharType="end"/>
            </w:r>
          </w:hyperlink>
        </w:p>
        <w:p w:rsidR="002A558D" w:rsidRDefault="000F0DAF">
          <w:pPr>
            <w:pStyle w:val="TOC3"/>
            <w:tabs>
              <w:tab w:val="right" w:leader="dot" w:pos="9350"/>
            </w:tabs>
            <w:rPr>
              <w:rFonts w:eastAsiaTheme="minorEastAsia"/>
              <w:noProof/>
            </w:rPr>
          </w:pPr>
          <w:hyperlink w:anchor="_Toc380828563" w:history="1">
            <w:r w:rsidR="002A558D" w:rsidRPr="00C51083">
              <w:rPr>
                <w:rStyle w:val="Hyperlink"/>
                <w:noProof/>
              </w:rPr>
              <w:t>Gr.text.draw &lt;object_number_nvar&gt;, &lt;x_nexp&gt;, &lt;y_nexp&gt;, &lt;text_object_sexp&gt;</w:t>
            </w:r>
            <w:r w:rsidR="002A558D">
              <w:rPr>
                <w:noProof/>
                <w:webHidden/>
              </w:rPr>
              <w:tab/>
            </w:r>
            <w:r>
              <w:rPr>
                <w:noProof/>
                <w:webHidden/>
              </w:rPr>
              <w:fldChar w:fldCharType="begin"/>
            </w:r>
            <w:r w:rsidR="002A558D">
              <w:rPr>
                <w:noProof/>
                <w:webHidden/>
              </w:rPr>
              <w:instrText xml:space="preserve"> PAGEREF _Toc380828563 \h </w:instrText>
            </w:r>
            <w:r>
              <w:rPr>
                <w:noProof/>
                <w:webHidden/>
              </w:rPr>
            </w:r>
            <w:r>
              <w:rPr>
                <w:noProof/>
                <w:webHidden/>
              </w:rPr>
              <w:fldChar w:fldCharType="separate"/>
            </w:r>
            <w:r w:rsidR="002A558D">
              <w:rPr>
                <w:noProof/>
                <w:webHidden/>
              </w:rPr>
              <w:t>112</w:t>
            </w:r>
            <w:r>
              <w:rPr>
                <w:noProof/>
                <w:webHidden/>
              </w:rPr>
              <w:fldChar w:fldCharType="end"/>
            </w:r>
          </w:hyperlink>
        </w:p>
        <w:p w:rsidR="002A558D" w:rsidRDefault="000F0DAF">
          <w:pPr>
            <w:pStyle w:val="TOC2"/>
            <w:tabs>
              <w:tab w:val="right" w:leader="dot" w:pos="9350"/>
            </w:tabs>
            <w:rPr>
              <w:rFonts w:eastAsiaTheme="minorEastAsia"/>
              <w:noProof/>
            </w:rPr>
          </w:pPr>
          <w:hyperlink w:anchor="_Toc380828564" w:history="1">
            <w:r w:rsidR="002A558D" w:rsidRPr="00C51083">
              <w:rPr>
                <w:rStyle w:val="Hyperlink"/>
                <w:noProof/>
              </w:rPr>
              <w:t>Bitmap Commands</w:t>
            </w:r>
            <w:r w:rsidR="002A558D">
              <w:rPr>
                <w:noProof/>
                <w:webHidden/>
              </w:rPr>
              <w:tab/>
            </w:r>
            <w:r>
              <w:rPr>
                <w:noProof/>
                <w:webHidden/>
              </w:rPr>
              <w:fldChar w:fldCharType="begin"/>
            </w:r>
            <w:r w:rsidR="002A558D">
              <w:rPr>
                <w:noProof/>
                <w:webHidden/>
              </w:rPr>
              <w:instrText xml:space="preserve"> PAGEREF _Toc380828564 \h </w:instrText>
            </w:r>
            <w:r>
              <w:rPr>
                <w:noProof/>
                <w:webHidden/>
              </w:rPr>
            </w:r>
            <w:r>
              <w:rPr>
                <w:noProof/>
                <w:webHidden/>
              </w:rPr>
              <w:fldChar w:fldCharType="separate"/>
            </w:r>
            <w:r w:rsidR="002A558D">
              <w:rPr>
                <w:noProof/>
                <w:webHidden/>
              </w:rPr>
              <w:t>112</w:t>
            </w:r>
            <w:r>
              <w:rPr>
                <w:noProof/>
                <w:webHidden/>
              </w:rPr>
              <w:fldChar w:fldCharType="end"/>
            </w:r>
          </w:hyperlink>
        </w:p>
        <w:p w:rsidR="002A558D" w:rsidRDefault="000F0DAF">
          <w:pPr>
            <w:pStyle w:val="TOC3"/>
            <w:tabs>
              <w:tab w:val="right" w:leader="dot" w:pos="9350"/>
            </w:tabs>
            <w:rPr>
              <w:rFonts w:eastAsiaTheme="minorEastAsia"/>
              <w:noProof/>
            </w:rPr>
          </w:pPr>
          <w:hyperlink w:anchor="_Toc380828565" w:history="1">
            <w:r w:rsidR="002A558D" w:rsidRPr="00C51083">
              <w:rPr>
                <w:rStyle w:val="Hyperlink"/>
                <w:noProof/>
              </w:rPr>
              <w:t>Gr.bitmap.create &lt;bitmap_ptr_nvar&gt;, width, height</w:t>
            </w:r>
            <w:r w:rsidR="002A558D">
              <w:rPr>
                <w:noProof/>
                <w:webHidden/>
              </w:rPr>
              <w:tab/>
            </w:r>
            <w:r>
              <w:rPr>
                <w:noProof/>
                <w:webHidden/>
              </w:rPr>
              <w:fldChar w:fldCharType="begin"/>
            </w:r>
            <w:r w:rsidR="002A558D">
              <w:rPr>
                <w:noProof/>
                <w:webHidden/>
              </w:rPr>
              <w:instrText xml:space="preserve"> PAGEREF _Toc380828565 \h </w:instrText>
            </w:r>
            <w:r>
              <w:rPr>
                <w:noProof/>
                <w:webHidden/>
              </w:rPr>
            </w:r>
            <w:r>
              <w:rPr>
                <w:noProof/>
                <w:webHidden/>
              </w:rPr>
              <w:fldChar w:fldCharType="separate"/>
            </w:r>
            <w:r w:rsidR="002A558D">
              <w:rPr>
                <w:noProof/>
                <w:webHidden/>
              </w:rPr>
              <w:t>112</w:t>
            </w:r>
            <w:r>
              <w:rPr>
                <w:noProof/>
                <w:webHidden/>
              </w:rPr>
              <w:fldChar w:fldCharType="end"/>
            </w:r>
          </w:hyperlink>
        </w:p>
        <w:p w:rsidR="002A558D" w:rsidRDefault="000F0DAF">
          <w:pPr>
            <w:pStyle w:val="TOC3"/>
            <w:tabs>
              <w:tab w:val="right" w:leader="dot" w:pos="9350"/>
            </w:tabs>
            <w:rPr>
              <w:rFonts w:eastAsiaTheme="minorEastAsia"/>
              <w:noProof/>
            </w:rPr>
          </w:pPr>
          <w:hyperlink w:anchor="_Toc380828566" w:history="1">
            <w:r w:rsidR="002A558D" w:rsidRPr="00C51083">
              <w:rPr>
                <w:rStyle w:val="Hyperlink"/>
                <w:noProof/>
              </w:rPr>
              <w:t>Gr.bitmap.load &lt;bitmap_ptr_nvar&gt;, File_name$</w:t>
            </w:r>
            <w:r w:rsidR="002A558D">
              <w:rPr>
                <w:noProof/>
                <w:webHidden/>
              </w:rPr>
              <w:tab/>
            </w:r>
            <w:r>
              <w:rPr>
                <w:noProof/>
                <w:webHidden/>
              </w:rPr>
              <w:fldChar w:fldCharType="begin"/>
            </w:r>
            <w:r w:rsidR="002A558D">
              <w:rPr>
                <w:noProof/>
                <w:webHidden/>
              </w:rPr>
              <w:instrText xml:space="preserve"> PAGEREF _Toc380828566 \h </w:instrText>
            </w:r>
            <w:r>
              <w:rPr>
                <w:noProof/>
                <w:webHidden/>
              </w:rPr>
            </w:r>
            <w:r>
              <w:rPr>
                <w:noProof/>
                <w:webHidden/>
              </w:rPr>
              <w:fldChar w:fldCharType="separate"/>
            </w:r>
            <w:r w:rsidR="002A558D">
              <w:rPr>
                <w:noProof/>
                <w:webHidden/>
              </w:rPr>
              <w:t>112</w:t>
            </w:r>
            <w:r>
              <w:rPr>
                <w:noProof/>
                <w:webHidden/>
              </w:rPr>
              <w:fldChar w:fldCharType="end"/>
            </w:r>
          </w:hyperlink>
        </w:p>
        <w:p w:rsidR="002A558D" w:rsidRDefault="000F0DAF">
          <w:pPr>
            <w:pStyle w:val="TOC3"/>
            <w:tabs>
              <w:tab w:val="right" w:leader="dot" w:pos="9350"/>
            </w:tabs>
            <w:rPr>
              <w:rFonts w:eastAsiaTheme="minorEastAsia"/>
              <w:noProof/>
            </w:rPr>
          </w:pPr>
          <w:hyperlink w:anchor="_Toc380828567" w:history="1">
            <w:r w:rsidR="002A558D" w:rsidRPr="00C51083">
              <w:rPr>
                <w:rStyle w:val="Hyperlink"/>
                <w:noProof/>
              </w:rPr>
              <w:t>Gr.bitmap.size &lt;bitmap_ptr_nvar&gt;, width, height</w:t>
            </w:r>
            <w:r w:rsidR="002A558D">
              <w:rPr>
                <w:noProof/>
                <w:webHidden/>
              </w:rPr>
              <w:tab/>
            </w:r>
            <w:r>
              <w:rPr>
                <w:noProof/>
                <w:webHidden/>
              </w:rPr>
              <w:fldChar w:fldCharType="begin"/>
            </w:r>
            <w:r w:rsidR="002A558D">
              <w:rPr>
                <w:noProof/>
                <w:webHidden/>
              </w:rPr>
              <w:instrText xml:space="preserve"> PAGEREF _Toc380828567 \h </w:instrText>
            </w:r>
            <w:r>
              <w:rPr>
                <w:noProof/>
                <w:webHidden/>
              </w:rPr>
            </w:r>
            <w:r>
              <w:rPr>
                <w:noProof/>
                <w:webHidden/>
              </w:rPr>
              <w:fldChar w:fldCharType="separate"/>
            </w:r>
            <w:r w:rsidR="002A558D">
              <w:rPr>
                <w:noProof/>
                <w:webHidden/>
              </w:rPr>
              <w:t>112</w:t>
            </w:r>
            <w:r>
              <w:rPr>
                <w:noProof/>
                <w:webHidden/>
              </w:rPr>
              <w:fldChar w:fldCharType="end"/>
            </w:r>
          </w:hyperlink>
        </w:p>
        <w:p w:rsidR="002A558D" w:rsidRDefault="000F0DAF">
          <w:pPr>
            <w:pStyle w:val="TOC3"/>
            <w:tabs>
              <w:tab w:val="right" w:leader="dot" w:pos="9350"/>
            </w:tabs>
            <w:rPr>
              <w:rFonts w:eastAsiaTheme="minorEastAsia"/>
              <w:noProof/>
            </w:rPr>
          </w:pPr>
          <w:hyperlink w:anchor="_Toc380828568" w:history="1">
            <w:r w:rsidR="002A558D" w:rsidRPr="00C51083">
              <w:rPr>
                <w:rStyle w:val="Hyperlink"/>
                <w:noProof/>
              </w:rPr>
              <w:t>Gr.bitmap.scale &lt;new_bitmap_ptr_nvar&gt;, &lt;bitmap_ptr_nvar&gt;, width, height {, &lt;smoothing_lvar&gt;}</w:t>
            </w:r>
            <w:r w:rsidR="002A558D">
              <w:rPr>
                <w:noProof/>
                <w:webHidden/>
              </w:rPr>
              <w:tab/>
            </w:r>
            <w:r>
              <w:rPr>
                <w:noProof/>
                <w:webHidden/>
              </w:rPr>
              <w:fldChar w:fldCharType="begin"/>
            </w:r>
            <w:r w:rsidR="002A558D">
              <w:rPr>
                <w:noProof/>
                <w:webHidden/>
              </w:rPr>
              <w:instrText xml:space="preserve"> PAGEREF _Toc380828568 \h </w:instrText>
            </w:r>
            <w:r>
              <w:rPr>
                <w:noProof/>
                <w:webHidden/>
              </w:rPr>
            </w:r>
            <w:r>
              <w:rPr>
                <w:noProof/>
                <w:webHidden/>
              </w:rPr>
              <w:fldChar w:fldCharType="separate"/>
            </w:r>
            <w:r w:rsidR="002A558D">
              <w:rPr>
                <w:noProof/>
                <w:webHidden/>
              </w:rPr>
              <w:t>112</w:t>
            </w:r>
            <w:r>
              <w:rPr>
                <w:noProof/>
                <w:webHidden/>
              </w:rPr>
              <w:fldChar w:fldCharType="end"/>
            </w:r>
          </w:hyperlink>
        </w:p>
        <w:p w:rsidR="002A558D" w:rsidRDefault="000F0DAF">
          <w:pPr>
            <w:pStyle w:val="TOC3"/>
            <w:tabs>
              <w:tab w:val="right" w:leader="dot" w:pos="9350"/>
            </w:tabs>
            <w:rPr>
              <w:rFonts w:eastAsiaTheme="minorEastAsia"/>
              <w:noProof/>
            </w:rPr>
          </w:pPr>
          <w:hyperlink w:anchor="_Toc380828569" w:history="1">
            <w:r w:rsidR="002A558D" w:rsidRPr="00C51083">
              <w:rPr>
                <w:rStyle w:val="Hyperlink"/>
                <w:noProof/>
              </w:rPr>
              <w:t>Gr.bitmap.delete &lt;bitmap_ptr_nvar&gt;</w:t>
            </w:r>
            <w:r w:rsidR="002A558D">
              <w:rPr>
                <w:noProof/>
                <w:webHidden/>
              </w:rPr>
              <w:tab/>
            </w:r>
            <w:r>
              <w:rPr>
                <w:noProof/>
                <w:webHidden/>
              </w:rPr>
              <w:fldChar w:fldCharType="begin"/>
            </w:r>
            <w:r w:rsidR="002A558D">
              <w:rPr>
                <w:noProof/>
                <w:webHidden/>
              </w:rPr>
              <w:instrText xml:space="preserve"> PAGEREF _Toc380828569 \h </w:instrText>
            </w:r>
            <w:r>
              <w:rPr>
                <w:noProof/>
                <w:webHidden/>
              </w:rPr>
            </w:r>
            <w:r>
              <w:rPr>
                <w:noProof/>
                <w:webHidden/>
              </w:rPr>
              <w:fldChar w:fldCharType="separate"/>
            </w:r>
            <w:r w:rsidR="002A558D">
              <w:rPr>
                <w:noProof/>
                <w:webHidden/>
              </w:rPr>
              <w:t>113</w:t>
            </w:r>
            <w:r>
              <w:rPr>
                <w:noProof/>
                <w:webHidden/>
              </w:rPr>
              <w:fldChar w:fldCharType="end"/>
            </w:r>
          </w:hyperlink>
        </w:p>
        <w:p w:rsidR="002A558D" w:rsidRDefault="000F0DAF">
          <w:pPr>
            <w:pStyle w:val="TOC3"/>
            <w:tabs>
              <w:tab w:val="right" w:leader="dot" w:pos="9350"/>
            </w:tabs>
            <w:rPr>
              <w:rFonts w:eastAsiaTheme="minorEastAsia"/>
              <w:noProof/>
            </w:rPr>
          </w:pPr>
          <w:hyperlink w:anchor="_Toc380828570" w:history="1">
            <w:r w:rsidR="002A558D" w:rsidRPr="00C51083">
              <w:rPr>
                <w:rStyle w:val="Hyperlink"/>
                <w:noProof/>
              </w:rPr>
              <w:t>Gr.bitmap.crop &lt;new_bitmap_object_nvar&gt;, &lt;source_bitmap_object_nexp&gt;, &lt;x_nexp&gt;, &lt;y_nexp&gt;, &lt;width_nexp&gt;, &lt;height_nexp&gt;</w:t>
            </w:r>
            <w:r w:rsidR="002A558D">
              <w:rPr>
                <w:noProof/>
                <w:webHidden/>
              </w:rPr>
              <w:tab/>
            </w:r>
            <w:r>
              <w:rPr>
                <w:noProof/>
                <w:webHidden/>
              </w:rPr>
              <w:fldChar w:fldCharType="begin"/>
            </w:r>
            <w:r w:rsidR="002A558D">
              <w:rPr>
                <w:noProof/>
                <w:webHidden/>
              </w:rPr>
              <w:instrText xml:space="preserve"> PAGEREF _Toc380828570 \h </w:instrText>
            </w:r>
            <w:r>
              <w:rPr>
                <w:noProof/>
                <w:webHidden/>
              </w:rPr>
            </w:r>
            <w:r>
              <w:rPr>
                <w:noProof/>
                <w:webHidden/>
              </w:rPr>
              <w:fldChar w:fldCharType="separate"/>
            </w:r>
            <w:r w:rsidR="002A558D">
              <w:rPr>
                <w:noProof/>
                <w:webHidden/>
              </w:rPr>
              <w:t>113</w:t>
            </w:r>
            <w:r>
              <w:rPr>
                <w:noProof/>
                <w:webHidden/>
              </w:rPr>
              <w:fldChar w:fldCharType="end"/>
            </w:r>
          </w:hyperlink>
        </w:p>
        <w:p w:rsidR="002A558D" w:rsidRDefault="000F0DAF">
          <w:pPr>
            <w:pStyle w:val="TOC3"/>
            <w:tabs>
              <w:tab w:val="right" w:leader="dot" w:pos="9350"/>
            </w:tabs>
            <w:rPr>
              <w:rFonts w:eastAsiaTheme="minorEastAsia"/>
              <w:noProof/>
            </w:rPr>
          </w:pPr>
          <w:hyperlink w:anchor="_Toc380828571" w:history="1">
            <w:r w:rsidR="002A558D" w:rsidRPr="00C51083">
              <w:rPr>
                <w:rStyle w:val="Hyperlink"/>
                <w:noProof/>
              </w:rPr>
              <w:t>Gr.bitmap.save &lt;bitmap_ptr_nvar&gt;, &lt;filename_sexp&gt;{, &lt;quality_nexp&gt;}</w:t>
            </w:r>
            <w:r w:rsidR="002A558D">
              <w:rPr>
                <w:noProof/>
                <w:webHidden/>
              </w:rPr>
              <w:tab/>
            </w:r>
            <w:r>
              <w:rPr>
                <w:noProof/>
                <w:webHidden/>
              </w:rPr>
              <w:fldChar w:fldCharType="begin"/>
            </w:r>
            <w:r w:rsidR="002A558D">
              <w:rPr>
                <w:noProof/>
                <w:webHidden/>
              </w:rPr>
              <w:instrText xml:space="preserve"> PAGEREF _Toc380828571 \h </w:instrText>
            </w:r>
            <w:r>
              <w:rPr>
                <w:noProof/>
                <w:webHidden/>
              </w:rPr>
            </w:r>
            <w:r>
              <w:rPr>
                <w:noProof/>
                <w:webHidden/>
              </w:rPr>
              <w:fldChar w:fldCharType="separate"/>
            </w:r>
            <w:r w:rsidR="002A558D">
              <w:rPr>
                <w:noProof/>
                <w:webHidden/>
              </w:rPr>
              <w:t>113</w:t>
            </w:r>
            <w:r>
              <w:rPr>
                <w:noProof/>
                <w:webHidden/>
              </w:rPr>
              <w:fldChar w:fldCharType="end"/>
            </w:r>
          </w:hyperlink>
        </w:p>
        <w:p w:rsidR="002A558D" w:rsidRDefault="000F0DAF">
          <w:pPr>
            <w:pStyle w:val="TOC3"/>
            <w:tabs>
              <w:tab w:val="right" w:leader="dot" w:pos="9350"/>
            </w:tabs>
            <w:rPr>
              <w:rFonts w:eastAsiaTheme="minorEastAsia"/>
              <w:noProof/>
            </w:rPr>
          </w:pPr>
          <w:hyperlink w:anchor="_Toc380828572" w:history="1">
            <w:r w:rsidR="002A558D" w:rsidRPr="00C51083">
              <w:rPr>
                <w:rStyle w:val="Hyperlink"/>
                <w:noProof/>
              </w:rPr>
              <w:t>Gr.bitmap.draw &lt;object_ptr_nvar&gt;, &lt;bitmap_ptr_nvar&gt;, x , y</w:t>
            </w:r>
            <w:r w:rsidR="002A558D">
              <w:rPr>
                <w:noProof/>
                <w:webHidden/>
              </w:rPr>
              <w:tab/>
            </w:r>
            <w:r>
              <w:rPr>
                <w:noProof/>
                <w:webHidden/>
              </w:rPr>
              <w:fldChar w:fldCharType="begin"/>
            </w:r>
            <w:r w:rsidR="002A558D">
              <w:rPr>
                <w:noProof/>
                <w:webHidden/>
              </w:rPr>
              <w:instrText xml:space="preserve"> PAGEREF _Toc380828572 \h </w:instrText>
            </w:r>
            <w:r>
              <w:rPr>
                <w:noProof/>
                <w:webHidden/>
              </w:rPr>
            </w:r>
            <w:r>
              <w:rPr>
                <w:noProof/>
                <w:webHidden/>
              </w:rPr>
              <w:fldChar w:fldCharType="separate"/>
            </w:r>
            <w:r w:rsidR="002A558D">
              <w:rPr>
                <w:noProof/>
                <w:webHidden/>
              </w:rPr>
              <w:t>113</w:t>
            </w:r>
            <w:r>
              <w:rPr>
                <w:noProof/>
                <w:webHidden/>
              </w:rPr>
              <w:fldChar w:fldCharType="end"/>
            </w:r>
          </w:hyperlink>
        </w:p>
        <w:p w:rsidR="002A558D" w:rsidRDefault="000F0DAF">
          <w:pPr>
            <w:pStyle w:val="TOC3"/>
            <w:tabs>
              <w:tab w:val="right" w:leader="dot" w:pos="9350"/>
            </w:tabs>
            <w:rPr>
              <w:rFonts w:eastAsiaTheme="minorEastAsia"/>
              <w:noProof/>
            </w:rPr>
          </w:pPr>
          <w:hyperlink w:anchor="_Toc380828573" w:history="1">
            <w:r w:rsidR="002A558D" w:rsidRPr="00C51083">
              <w:rPr>
                <w:rStyle w:val="Hyperlink"/>
                <w:noProof/>
              </w:rPr>
              <w:t>Gr.get.bmpixel &lt;bitmap_ptr_nvar&gt;, x, y, alpha, red, green, blue</w:t>
            </w:r>
            <w:r w:rsidR="002A558D">
              <w:rPr>
                <w:noProof/>
                <w:webHidden/>
              </w:rPr>
              <w:tab/>
            </w:r>
            <w:r>
              <w:rPr>
                <w:noProof/>
                <w:webHidden/>
              </w:rPr>
              <w:fldChar w:fldCharType="begin"/>
            </w:r>
            <w:r w:rsidR="002A558D">
              <w:rPr>
                <w:noProof/>
                <w:webHidden/>
              </w:rPr>
              <w:instrText xml:space="preserve"> PAGEREF _Toc380828573 \h </w:instrText>
            </w:r>
            <w:r>
              <w:rPr>
                <w:noProof/>
                <w:webHidden/>
              </w:rPr>
            </w:r>
            <w:r>
              <w:rPr>
                <w:noProof/>
                <w:webHidden/>
              </w:rPr>
              <w:fldChar w:fldCharType="separate"/>
            </w:r>
            <w:r w:rsidR="002A558D">
              <w:rPr>
                <w:noProof/>
                <w:webHidden/>
              </w:rPr>
              <w:t>113</w:t>
            </w:r>
            <w:r>
              <w:rPr>
                <w:noProof/>
                <w:webHidden/>
              </w:rPr>
              <w:fldChar w:fldCharType="end"/>
            </w:r>
          </w:hyperlink>
        </w:p>
        <w:p w:rsidR="002A558D" w:rsidRDefault="000F0DAF">
          <w:pPr>
            <w:pStyle w:val="TOC3"/>
            <w:tabs>
              <w:tab w:val="right" w:leader="dot" w:pos="9350"/>
            </w:tabs>
            <w:rPr>
              <w:rFonts w:eastAsiaTheme="minorEastAsia"/>
              <w:noProof/>
            </w:rPr>
          </w:pPr>
          <w:hyperlink w:anchor="_Toc380828574" w:history="1">
            <w:r w:rsidR="002A558D" w:rsidRPr="00C51083">
              <w:rPr>
                <w:rStyle w:val="Hyperlink"/>
                <w:noProof/>
              </w:rPr>
              <w:t>Gr.bitmap.drawinto.start &lt;bitmap_ptr_nvar&gt;</w:t>
            </w:r>
            <w:r w:rsidR="002A558D">
              <w:rPr>
                <w:noProof/>
                <w:webHidden/>
              </w:rPr>
              <w:tab/>
            </w:r>
            <w:r>
              <w:rPr>
                <w:noProof/>
                <w:webHidden/>
              </w:rPr>
              <w:fldChar w:fldCharType="begin"/>
            </w:r>
            <w:r w:rsidR="002A558D">
              <w:rPr>
                <w:noProof/>
                <w:webHidden/>
              </w:rPr>
              <w:instrText xml:space="preserve"> PAGEREF _Toc380828574 \h </w:instrText>
            </w:r>
            <w:r>
              <w:rPr>
                <w:noProof/>
                <w:webHidden/>
              </w:rPr>
            </w:r>
            <w:r>
              <w:rPr>
                <w:noProof/>
                <w:webHidden/>
              </w:rPr>
              <w:fldChar w:fldCharType="separate"/>
            </w:r>
            <w:r w:rsidR="002A558D">
              <w:rPr>
                <w:noProof/>
                <w:webHidden/>
              </w:rPr>
              <w:t>114</w:t>
            </w:r>
            <w:r>
              <w:rPr>
                <w:noProof/>
                <w:webHidden/>
              </w:rPr>
              <w:fldChar w:fldCharType="end"/>
            </w:r>
          </w:hyperlink>
        </w:p>
        <w:p w:rsidR="002A558D" w:rsidRDefault="000F0DAF">
          <w:pPr>
            <w:pStyle w:val="TOC3"/>
            <w:tabs>
              <w:tab w:val="right" w:leader="dot" w:pos="9350"/>
            </w:tabs>
            <w:rPr>
              <w:rFonts w:eastAsiaTheme="minorEastAsia"/>
              <w:noProof/>
            </w:rPr>
          </w:pPr>
          <w:hyperlink w:anchor="_Toc380828575" w:history="1">
            <w:r w:rsidR="002A558D" w:rsidRPr="00C51083">
              <w:rPr>
                <w:rStyle w:val="Hyperlink"/>
                <w:noProof/>
              </w:rPr>
              <w:t>Gr.bitmap.drawinto.end</w:t>
            </w:r>
            <w:r w:rsidR="002A558D">
              <w:rPr>
                <w:noProof/>
                <w:webHidden/>
              </w:rPr>
              <w:tab/>
            </w:r>
            <w:r>
              <w:rPr>
                <w:noProof/>
                <w:webHidden/>
              </w:rPr>
              <w:fldChar w:fldCharType="begin"/>
            </w:r>
            <w:r w:rsidR="002A558D">
              <w:rPr>
                <w:noProof/>
                <w:webHidden/>
              </w:rPr>
              <w:instrText xml:space="preserve"> PAGEREF _Toc380828575 \h </w:instrText>
            </w:r>
            <w:r>
              <w:rPr>
                <w:noProof/>
                <w:webHidden/>
              </w:rPr>
            </w:r>
            <w:r>
              <w:rPr>
                <w:noProof/>
                <w:webHidden/>
              </w:rPr>
              <w:fldChar w:fldCharType="separate"/>
            </w:r>
            <w:r w:rsidR="002A558D">
              <w:rPr>
                <w:noProof/>
                <w:webHidden/>
              </w:rPr>
              <w:t>114</w:t>
            </w:r>
            <w:r>
              <w:rPr>
                <w:noProof/>
                <w:webHidden/>
              </w:rPr>
              <w:fldChar w:fldCharType="end"/>
            </w:r>
          </w:hyperlink>
        </w:p>
        <w:p w:rsidR="002A558D" w:rsidRDefault="000F0DAF">
          <w:pPr>
            <w:pStyle w:val="TOC2"/>
            <w:tabs>
              <w:tab w:val="right" w:leader="dot" w:pos="9350"/>
            </w:tabs>
            <w:rPr>
              <w:rFonts w:eastAsiaTheme="minorEastAsia"/>
              <w:noProof/>
            </w:rPr>
          </w:pPr>
          <w:hyperlink w:anchor="_Toc380828576" w:history="1">
            <w:r w:rsidR="002A558D" w:rsidRPr="00C51083">
              <w:rPr>
                <w:rStyle w:val="Hyperlink"/>
                <w:noProof/>
              </w:rPr>
              <w:t>Rotate Commands</w:t>
            </w:r>
            <w:r w:rsidR="002A558D">
              <w:rPr>
                <w:noProof/>
                <w:webHidden/>
              </w:rPr>
              <w:tab/>
            </w:r>
            <w:r>
              <w:rPr>
                <w:noProof/>
                <w:webHidden/>
              </w:rPr>
              <w:fldChar w:fldCharType="begin"/>
            </w:r>
            <w:r w:rsidR="002A558D">
              <w:rPr>
                <w:noProof/>
                <w:webHidden/>
              </w:rPr>
              <w:instrText xml:space="preserve"> PAGEREF _Toc380828576 \h </w:instrText>
            </w:r>
            <w:r>
              <w:rPr>
                <w:noProof/>
                <w:webHidden/>
              </w:rPr>
            </w:r>
            <w:r>
              <w:rPr>
                <w:noProof/>
                <w:webHidden/>
              </w:rPr>
              <w:fldChar w:fldCharType="separate"/>
            </w:r>
            <w:r w:rsidR="002A558D">
              <w:rPr>
                <w:noProof/>
                <w:webHidden/>
              </w:rPr>
              <w:t>114</w:t>
            </w:r>
            <w:r>
              <w:rPr>
                <w:noProof/>
                <w:webHidden/>
              </w:rPr>
              <w:fldChar w:fldCharType="end"/>
            </w:r>
          </w:hyperlink>
        </w:p>
        <w:p w:rsidR="002A558D" w:rsidRDefault="000F0DAF">
          <w:pPr>
            <w:pStyle w:val="TOC3"/>
            <w:tabs>
              <w:tab w:val="right" w:leader="dot" w:pos="9350"/>
            </w:tabs>
            <w:rPr>
              <w:rFonts w:eastAsiaTheme="minorEastAsia"/>
              <w:noProof/>
            </w:rPr>
          </w:pPr>
          <w:hyperlink w:anchor="_Toc380828577" w:history="1">
            <w:r w:rsidR="002A558D" w:rsidRPr="00C51083">
              <w:rPr>
                <w:rStyle w:val="Hyperlink"/>
                <w:noProof/>
              </w:rPr>
              <w:t>Gr.rotate.start angle, x, y{,&lt;obj_nvar&gt;}</w:t>
            </w:r>
            <w:r w:rsidR="002A558D">
              <w:rPr>
                <w:noProof/>
                <w:webHidden/>
              </w:rPr>
              <w:tab/>
            </w:r>
            <w:r>
              <w:rPr>
                <w:noProof/>
                <w:webHidden/>
              </w:rPr>
              <w:fldChar w:fldCharType="begin"/>
            </w:r>
            <w:r w:rsidR="002A558D">
              <w:rPr>
                <w:noProof/>
                <w:webHidden/>
              </w:rPr>
              <w:instrText xml:space="preserve"> PAGEREF _Toc380828577 \h </w:instrText>
            </w:r>
            <w:r>
              <w:rPr>
                <w:noProof/>
                <w:webHidden/>
              </w:rPr>
            </w:r>
            <w:r>
              <w:rPr>
                <w:noProof/>
                <w:webHidden/>
              </w:rPr>
              <w:fldChar w:fldCharType="separate"/>
            </w:r>
            <w:r w:rsidR="002A558D">
              <w:rPr>
                <w:noProof/>
                <w:webHidden/>
              </w:rPr>
              <w:t>114</w:t>
            </w:r>
            <w:r>
              <w:rPr>
                <w:noProof/>
                <w:webHidden/>
              </w:rPr>
              <w:fldChar w:fldCharType="end"/>
            </w:r>
          </w:hyperlink>
        </w:p>
        <w:p w:rsidR="002A558D" w:rsidRDefault="000F0DAF">
          <w:pPr>
            <w:pStyle w:val="TOC3"/>
            <w:tabs>
              <w:tab w:val="right" w:leader="dot" w:pos="9350"/>
            </w:tabs>
            <w:rPr>
              <w:rFonts w:eastAsiaTheme="minorEastAsia"/>
              <w:noProof/>
            </w:rPr>
          </w:pPr>
          <w:hyperlink w:anchor="_Toc380828578" w:history="1">
            <w:r w:rsidR="002A558D" w:rsidRPr="00C51083">
              <w:rPr>
                <w:rStyle w:val="Hyperlink"/>
                <w:noProof/>
              </w:rPr>
              <w:t>Gr.rotate.end {&lt;obj_nvar&gt;}</w:t>
            </w:r>
            <w:r w:rsidR="002A558D">
              <w:rPr>
                <w:noProof/>
                <w:webHidden/>
              </w:rPr>
              <w:tab/>
            </w:r>
            <w:r>
              <w:rPr>
                <w:noProof/>
                <w:webHidden/>
              </w:rPr>
              <w:fldChar w:fldCharType="begin"/>
            </w:r>
            <w:r w:rsidR="002A558D">
              <w:rPr>
                <w:noProof/>
                <w:webHidden/>
              </w:rPr>
              <w:instrText xml:space="preserve"> PAGEREF _Toc380828578 \h </w:instrText>
            </w:r>
            <w:r>
              <w:rPr>
                <w:noProof/>
                <w:webHidden/>
              </w:rPr>
            </w:r>
            <w:r>
              <w:rPr>
                <w:noProof/>
                <w:webHidden/>
              </w:rPr>
              <w:fldChar w:fldCharType="separate"/>
            </w:r>
            <w:r w:rsidR="002A558D">
              <w:rPr>
                <w:noProof/>
                <w:webHidden/>
              </w:rPr>
              <w:t>114</w:t>
            </w:r>
            <w:r>
              <w:rPr>
                <w:noProof/>
                <w:webHidden/>
              </w:rPr>
              <w:fldChar w:fldCharType="end"/>
            </w:r>
          </w:hyperlink>
        </w:p>
        <w:p w:rsidR="002A558D" w:rsidRDefault="000F0DAF">
          <w:pPr>
            <w:pStyle w:val="TOC2"/>
            <w:tabs>
              <w:tab w:val="right" w:leader="dot" w:pos="9350"/>
            </w:tabs>
            <w:rPr>
              <w:rFonts w:eastAsiaTheme="minorEastAsia"/>
              <w:noProof/>
            </w:rPr>
          </w:pPr>
          <w:hyperlink w:anchor="_Toc380828579" w:history="1">
            <w:r w:rsidR="002A558D" w:rsidRPr="00C51083">
              <w:rPr>
                <w:rStyle w:val="Hyperlink"/>
                <w:noProof/>
              </w:rPr>
              <w:t>Camera Commands</w:t>
            </w:r>
            <w:r w:rsidR="002A558D">
              <w:rPr>
                <w:noProof/>
                <w:webHidden/>
              </w:rPr>
              <w:tab/>
            </w:r>
            <w:r>
              <w:rPr>
                <w:noProof/>
                <w:webHidden/>
              </w:rPr>
              <w:fldChar w:fldCharType="begin"/>
            </w:r>
            <w:r w:rsidR="002A558D">
              <w:rPr>
                <w:noProof/>
                <w:webHidden/>
              </w:rPr>
              <w:instrText xml:space="preserve"> PAGEREF _Toc380828579 \h </w:instrText>
            </w:r>
            <w:r>
              <w:rPr>
                <w:noProof/>
                <w:webHidden/>
              </w:rPr>
            </w:r>
            <w:r>
              <w:rPr>
                <w:noProof/>
                <w:webHidden/>
              </w:rPr>
              <w:fldChar w:fldCharType="separate"/>
            </w:r>
            <w:r w:rsidR="002A558D">
              <w:rPr>
                <w:noProof/>
                <w:webHidden/>
              </w:rPr>
              <w:t>114</w:t>
            </w:r>
            <w:r>
              <w:rPr>
                <w:noProof/>
                <w:webHidden/>
              </w:rPr>
              <w:fldChar w:fldCharType="end"/>
            </w:r>
          </w:hyperlink>
        </w:p>
        <w:p w:rsidR="002A558D" w:rsidRDefault="000F0DAF">
          <w:pPr>
            <w:pStyle w:val="TOC3"/>
            <w:tabs>
              <w:tab w:val="right" w:leader="dot" w:pos="9350"/>
            </w:tabs>
            <w:rPr>
              <w:rFonts w:eastAsiaTheme="minorEastAsia"/>
              <w:noProof/>
            </w:rPr>
          </w:pPr>
          <w:hyperlink w:anchor="_Toc380828580" w:history="1">
            <w:r w:rsidR="002A558D" w:rsidRPr="00C51083">
              <w:rPr>
                <w:rStyle w:val="Hyperlink"/>
                <w:noProof/>
              </w:rPr>
              <w:t>Gr.camera.select 1|2</w:t>
            </w:r>
            <w:r w:rsidR="002A558D">
              <w:rPr>
                <w:noProof/>
                <w:webHidden/>
              </w:rPr>
              <w:tab/>
            </w:r>
            <w:r>
              <w:rPr>
                <w:noProof/>
                <w:webHidden/>
              </w:rPr>
              <w:fldChar w:fldCharType="begin"/>
            </w:r>
            <w:r w:rsidR="002A558D">
              <w:rPr>
                <w:noProof/>
                <w:webHidden/>
              </w:rPr>
              <w:instrText xml:space="preserve"> PAGEREF _Toc380828580 \h </w:instrText>
            </w:r>
            <w:r>
              <w:rPr>
                <w:noProof/>
                <w:webHidden/>
              </w:rPr>
            </w:r>
            <w:r>
              <w:rPr>
                <w:noProof/>
                <w:webHidden/>
              </w:rPr>
              <w:fldChar w:fldCharType="separate"/>
            </w:r>
            <w:r w:rsidR="002A558D">
              <w:rPr>
                <w:noProof/>
                <w:webHidden/>
              </w:rPr>
              <w:t>115</w:t>
            </w:r>
            <w:r>
              <w:rPr>
                <w:noProof/>
                <w:webHidden/>
              </w:rPr>
              <w:fldChar w:fldCharType="end"/>
            </w:r>
          </w:hyperlink>
        </w:p>
        <w:p w:rsidR="002A558D" w:rsidRDefault="000F0DAF">
          <w:pPr>
            <w:pStyle w:val="TOC3"/>
            <w:tabs>
              <w:tab w:val="right" w:leader="dot" w:pos="9350"/>
            </w:tabs>
            <w:rPr>
              <w:rFonts w:eastAsiaTheme="minorEastAsia"/>
              <w:noProof/>
            </w:rPr>
          </w:pPr>
          <w:hyperlink w:anchor="_Toc380828581" w:history="1">
            <w:r w:rsidR="002A558D" w:rsidRPr="00C51083">
              <w:rPr>
                <w:rStyle w:val="Hyperlink"/>
                <w:noProof/>
              </w:rPr>
              <w:t>Gr.camera.shoot &lt;bm_ptr_nvar&gt;</w:t>
            </w:r>
            <w:r w:rsidR="002A558D">
              <w:rPr>
                <w:noProof/>
                <w:webHidden/>
              </w:rPr>
              <w:tab/>
            </w:r>
            <w:r>
              <w:rPr>
                <w:noProof/>
                <w:webHidden/>
              </w:rPr>
              <w:fldChar w:fldCharType="begin"/>
            </w:r>
            <w:r w:rsidR="002A558D">
              <w:rPr>
                <w:noProof/>
                <w:webHidden/>
              </w:rPr>
              <w:instrText xml:space="preserve"> PAGEREF _Toc380828581 \h </w:instrText>
            </w:r>
            <w:r>
              <w:rPr>
                <w:noProof/>
                <w:webHidden/>
              </w:rPr>
            </w:r>
            <w:r>
              <w:rPr>
                <w:noProof/>
                <w:webHidden/>
              </w:rPr>
              <w:fldChar w:fldCharType="separate"/>
            </w:r>
            <w:r w:rsidR="002A558D">
              <w:rPr>
                <w:noProof/>
                <w:webHidden/>
              </w:rPr>
              <w:t>115</w:t>
            </w:r>
            <w:r>
              <w:rPr>
                <w:noProof/>
                <w:webHidden/>
              </w:rPr>
              <w:fldChar w:fldCharType="end"/>
            </w:r>
          </w:hyperlink>
        </w:p>
        <w:p w:rsidR="002A558D" w:rsidRDefault="000F0DAF">
          <w:pPr>
            <w:pStyle w:val="TOC3"/>
            <w:tabs>
              <w:tab w:val="right" w:leader="dot" w:pos="9350"/>
            </w:tabs>
            <w:rPr>
              <w:rFonts w:eastAsiaTheme="minorEastAsia"/>
              <w:noProof/>
            </w:rPr>
          </w:pPr>
          <w:hyperlink w:anchor="_Toc380828582" w:history="1">
            <w:r w:rsidR="002A558D" w:rsidRPr="00C51083">
              <w:rPr>
                <w:rStyle w:val="Hyperlink"/>
                <w:noProof/>
              </w:rPr>
              <w:t>Gr.camera.autoshoot &lt;bm_ptr_nvar&gt;{, &lt;flash_ mode_nexp&gt; {, focus_mode_nexp} }</w:t>
            </w:r>
            <w:r w:rsidR="002A558D">
              <w:rPr>
                <w:noProof/>
                <w:webHidden/>
              </w:rPr>
              <w:tab/>
            </w:r>
            <w:r>
              <w:rPr>
                <w:noProof/>
                <w:webHidden/>
              </w:rPr>
              <w:fldChar w:fldCharType="begin"/>
            </w:r>
            <w:r w:rsidR="002A558D">
              <w:rPr>
                <w:noProof/>
                <w:webHidden/>
              </w:rPr>
              <w:instrText xml:space="preserve"> PAGEREF _Toc380828582 \h </w:instrText>
            </w:r>
            <w:r>
              <w:rPr>
                <w:noProof/>
                <w:webHidden/>
              </w:rPr>
            </w:r>
            <w:r>
              <w:rPr>
                <w:noProof/>
                <w:webHidden/>
              </w:rPr>
              <w:fldChar w:fldCharType="separate"/>
            </w:r>
            <w:r w:rsidR="002A558D">
              <w:rPr>
                <w:noProof/>
                <w:webHidden/>
              </w:rPr>
              <w:t>116</w:t>
            </w:r>
            <w:r>
              <w:rPr>
                <w:noProof/>
                <w:webHidden/>
              </w:rPr>
              <w:fldChar w:fldCharType="end"/>
            </w:r>
          </w:hyperlink>
        </w:p>
        <w:p w:rsidR="002A558D" w:rsidRDefault="000F0DAF">
          <w:pPr>
            <w:pStyle w:val="TOC3"/>
            <w:tabs>
              <w:tab w:val="right" w:leader="dot" w:pos="9350"/>
            </w:tabs>
            <w:rPr>
              <w:rFonts w:eastAsiaTheme="minorEastAsia"/>
              <w:noProof/>
            </w:rPr>
          </w:pPr>
          <w:hyperlink w:anchor="_Toc380828583" w:history="1">
            <w:r w:rsidR="002A558D" w:rsidRPr="00C51083">
              <w:rPr>
                <w:rStyle w:val="Hyperlink"/>
                <w:noProof/>
              </w:rPr>
              <w:t>Gr.camera.manualShoot &lt;bm_ptr_nvar&gt;{, &lt;flash_ mode_nexp&gt; {, focus_mode_nexp} }</w:t>
            </w:r>
            <w:r w:rsidR="002A558D">
              <w:rPr>
                <w:noProof/>
                <w:webHidden/>
              </w:rPr>
              <w:tab/>
            </w:r>
            <w:r>
              <w:rPr>
                <w:noProof/>
                <w:webHidden/>
              </w:rPr>
              <w:fldChar w:fldCharType="begin"/>
            </w:r>
            <w:r w:rsidR="002A558D">
              <w:rPr>
                <w:noProof/>
                <w:webHidden/>
              </w:rPr>
              <w:instrText xml:space="preserve"> PAGEREF _Toc380828583 \h </w:instrText>
            </w:r>
            <w:r>
              <w:rPr>
                <w:noProof/>
                <w:webHidden/>
              </w:rPr>
            </w:r>
            <w:r>
              <w:rPr>
                <w:noProof/>
                <w:webHidden/>
              </w:rPr>
              <w:fldChar w:fldCharType="separate"/>
            </w:r>
            <w:r w:rsidR="002A558D">
              <w:rPr>
                <w:noProof/>
                <w:webHidden/>
              </w:rPr>
              <w:t>116</w:t>
            </w:r>
            <w:r>
              <w:rPr>
                <w:noProof/>
                <w:webHidden/>
              </w:rPr>
              <w:fldChar w:fldCharType="end"/>
            </w:r>
          </w:hyperlink>
        </w:p>
        <w:p w:rsidR="002A558D" w:rsidRDefault="000F0DAF">
          <w:pPr>
            <w:pStyle w:val="TOC2"/>
            <w:tabs>
              <w:tab w:val="right" w:leader="dot" w:pos="9350"/>
            </w:tabs>
            <w:rPr>
              <w:rFonts w:eastAsiaTheme="minorEastAsia"/>
              <w:noProof/>
            </w:rPr>
          </w:pPr>
          <w:hyperlink w:anchor="_Toc380828584" w:history="1">
            <w:r w:rsidR="002A558D" w:rsidRPr="00C51083">
              <w:rPr>
                <w:rStyle w:val="Hyperlink"/>
                <w:noProof/>
              </w:rPr>
              <w:t>Other Graphics Commands</w:t>
            </w:r>
            <w:r w:rsidR="002A558D">
              <w:rPr>
                <w:noProof/>
                <w:webHidden/>
              </w:rPr>
              <w:tab/>
            </w:r>
            <w:r>
              <w:rPr>
                <w:noProof/>
                <w:webHidden/>
              </w:rPr>
              <w:fldChar w:fldCharType="begin"/>
            </w:r>
            <w:r w:rsidR="002A558D">
              <w:rPr>
                <w:noProof/>
                <w:webHidden/>
              </w:rPr>
              <w:instrText xml:space="preserve"> PAGEREF _Toc380828584 \h </w:instrText>
            </w:r>
            <w:r>
              <w:rPr>
                <w:noProof/>
                <w:webHidden/>
              </w:rPr>
            </w:r>
            <w:r>
              <w:rPr>
                <w:noProof/>
                <w:webHidden/>
              </w:rPr>
              <w:fldChar w:fldCharType="separate"/>
            </w:r>
            <w:r w:rsidR="002A558D">
              <w:rPr>
                <w:noProof/>
                <w:webHidden/>
              </w:rPr>
              <w:t>116</w:t>
            </w:r>
            <w:r>
              <w:rPr>
                <w:noProof/>
                <w:webHidden/>
              </w:rPr>
              <w:fldChar w:fldCharType="end"/>
            </w:r>
          </w:hyperlink>
        </w:p>
        <w:p w:rsidR="002A558D" w:rsidRDefault="000F0DAF">
          <w:pPr>
            <w:pStyle w:val="TOC3"/>
            <w:tabs>
              <w:tab w:val="right" w:leader="dot" w:pos="9350"/>
            </w:tabs>
            <w:rPr>
              <w:rFonts w:eastAsiaTheme="minorEastAsia"/>
              <w:noProof/>
            </w:rPr>
          </w:pPr>
          <w:hyperlink w:anchor="_Toc380828585" w:history="1">
            <w:r w:rsidR="002A558D" w:rsidRPr="00C51083">
              <w:rPr>
                <w:rStyle w:val="Hyperlink"/>
                <w:noProof/>
              </w:rPr>
              <w:t>Gr.screen.to_bitmap &lt;bm_ptr_nvar&gt;</w:t>
            </w:r>
            <w:r w:rsidR="002A558D">
              <w:rPr>
                <w:noProof/>
                <w:webHidden/>
              </w:rPr>
              <w:tab/>
            </w:r>
            <w:r>
              <w:rPr>
                <w:noProof/>
                <w:webHidden/>
              </w:rPr>
              <w:fldChar w:fldCharType="begin"/>
            </w:r>
            <w:r w:rsidR="002A558D">
              <w:rPr>
                <w:noProof/>
                <w:webHidden/>
              </w:rPr>
              <w:instrText xml:space="preserve"> PAGEREF _Toc380828585 \h </w:instrText>
            </w:r>
            <w:r>
              <w:rPr>
                <w:noProof/>
                <w:webHidden/>
              </w:rPr>
            </w:r>
            <w:r>
              <w:rPr>
                <w:noProof/>
                <w:webHidden/>
              </w:rPr>
              <w:fldChar w:fldCharType="separate"/>
            </w:r>
            <w:r w:rsidR="002A558D">
              <w:rPr>
                <w:noProof/>
                <w:webHidden/>
              </w:rPr>
              <w:t>116</w:t>
            </w:r>
            <w:r>
              <w:rPr>
                <w:noProof/>
                <w:webHidden/>
              </w:rPr>
              <w:fldChar w:fldCharType="end"/>
            </w:r>
          </w:hyperlink>
        </w:p>
        <w:p w:rsidR="002A558D" w:rsidRDefault="000F0DAF">
          <w:pPr>
            <w:pStyle w:val="TOC3"/>
            <w:tabs>
              <w:tab w:val="right" w:leader="dot" w:pos="9350"/>
            </w:tabs>
            <w:rPr>
              <w:rFonts w:eastAsiaTheme="minorEastAsia"/>
              <w:noProof/>
            </w:rPr>
          </w:pPr>
          <w:hyperlink w:anchor="_Toc380828586" w:history="1">
            <w:r w:rsidR="002A558D" w:rsidRPr="00C51083">
              <w:rPr>
                <w:rStyle w:val="Hyperlink"/>
                <w:noProof/>
              </w:rPr>
              <w:t>Gr.get.pixel x, y, alpha, red, green, blue</w:t>
            </w:r>
            <w:r w:rsidR="002A558D">
              <w:rPr>
                <w:noProof/>
                <w:webHidden/>
              </w:rPr>
              <w:tab/>
            </w:r>
            <w:r>
              <w:rPr>
                <w:noProof/>
                <w:webHidden/>
              </w:rPr>
              <w:fldChar w:fldCharType="begin"/>
            </w:r>
            <w:r w:rsidR="002A558D">
              <w:rPr>
                <w:noProof/>
                <w:webHidden/>
              </w:rPr>
              <w:instrText xml:space="preserve"> PAGEREF _Toc380828586 \h </w:instrText>
            </w:r>
            <w:r>
              <w:rPr>
                <w:noProof/>
                <w:webHidden/>
              </w:rPr>
            </w:r>
            <w:r>
              <w:rPr>
                <w:noProof/>
                <w:webHidden/>
              </w:rPr>
              <w:fldChar w:fldCharType="separate"/>
            </w:r>
            <w:r w:rsidR="002A558D">
              <w:rPr>
                <w:noProof/>
                <w:webHidden/>
              </w:rPr>
              <w:t>116</w:t>
            </w:r>
            <w:r>
              <w:rPr>
                <w:noProof/>
                <w:webHidden/>
              </w:rPr>
              <w:fldChar w:fldCharType="end"/>
            </w:r>
          </w:hyperlink>
        </w:p>
        <w:p w:rsidR="002A558D" w:rsidRDefault="000F0DAF">
          <w:pPr>
            <w:pStyle w:val="TOC3"/>
            <w:tabs>
              <w:tab w:val="right" w:leader="dot" w:pos="9350"/>
            </w:tabs>
            <w:rPr>
              <w:rFonts w:eastAsiaTheme="minorEastAsia"/>
              <w:noProof/>
            </w:rPr>
          </w:pPr>
          <w:hyperlink w:anchor="_Toc380828587" w:history="1">
            <w:r w:rsidR="002A558D" w:rsidRPr="00C51083">
              <w:rPr>
                <w:rStyle w:val="Hyperlink"/>
                <w:noProof/>
              </w:rPr>
              <w:t>Gr.save &lt;filename_sexp&gt; {,&lt;quality_nexp&gt;}</w:t>
            </w:r>
            <w:r w:rsidR="002A558D">
              <w:rPr>
                <w:noProof/>
                <w:webHidden/>
              </w:rPr>
              <w:tab/>
            </w:r>
            <w:r>
              <w:rPr>
                <w:noProof/>
                <w:webHidden/>
              </w:rPr>
              <w:fldChar w:fldCharType="begin"/>
            </w:r>
            <w:r w:rsidR="002A558D">
              <w:rPr>
                <w:noProof/>
                <w:webHidden/>
              </w:rPr>
              <w:instrText xml:space="preserve"> PAGEREF _Toc380828587 \h </w:instrText>
            </w:r>
            <w:r>
              <w:rPr>
                <w:noProof/>
                <w:webHidden/>
              </w:rPr>
            </w:r>
            <w:r>
              <w:rPr>
                <w:noProof/>
                <w:webHidden/>
              </w:rPr>
              <w:fldChar w:fldCharType="separate"/>
            </w:r>
            <w:r w:rsidR="002A558D">
              <w:rPr>
                <w:noProof/>
                <w:webHidden/>
              </w:rPr>
              <w:t>116</w:t>
            </w:r>
            <w:r>
              <w:rPr>
                <w:noProof/>
                <w:webHidden/>
              </w:rPr>
              <w:fldChar w:fldCharType="end"/>
            </w:r>
          </w:hyperlink>
        </w:p>
        <w:p w:rsidR="002A558D" w:rsidRDefault="000F0DAF">
          <w:pPr>
            <w:pStyle w:val="TOC3"/>
            <w:tabs>
              <w:tab w:val="right" w:leader="dot" w:pos="9350"/>
            </w:tabs>
            <w:rPr>
              <w:rFonts w:eastAsiaTheme="minorEastAsia"/>
              <w:noProof/>
            </w:rPr>
          </w:pPr>
          <w:hyperlink w:anchor="_Toc380828588" w:history="1">
            <w:r w:rsidR="002A558D" w:rsidRPr="00C51083">
              <w:rPr>
                <w:rStyle w:val="Hyperlink"/>
                <w:noProof/>
              </w:rPr>
              <w:t>Gr.get.type &lt;object_ptr_nvar&gt;, &lt;type_svar&gt;</w:t>
            </w:r>
            <w:r w:rsidR="002A558D">
              <w:rPr>
                <w:noProof/>
                <w:webHidden/>
              </w:rPr>
              <w:tab/>
            </w:r>
            <w:r>
              <w:rPr>
                <w:noProof/>
                <w:webHidden/>
              </w:rPr>
              <w:fldChar w:fldCharType="begin"/>
            </w:r>
            <w:r w:rsidR="002A558D">
              <w:rPr>
                <w:noProof/>
                <w:webHidden/>
              </w:rPr>
              <w:instrText xml:space="preserve"> PAGEREF _Toc380828588 \h </w:instrText>
            </w:r>
            <w:r>
              <w:rPr>
                <w:noProof/>
                <w:webHidden/>
              </w:rPr>
            </w:r>
            <w:r>
              <w:rPr>
                <w:noProof/>
                <w:webHidden/>
              </w:rPr>
              <w:fldChar w:fldCharType="separate"/>
            </w:r>
            <w:r w:rsidR="002A558D">
              <w:rPr>
                <w:noProof/>
                <w:webHidden/>
              </w:rPr>
              <w:t>117</w:t>
            </w:r>
            <w:r>
              <w:rPr>
                <w:noProof/>
                <w:webHidden/>
              </w:rPr>
              <w:fldChar w:fldCharType="end"/>
            </w:r>
          </w:hyperlink>
        </w:p>
        <w:p w:rsidR="002A558D" w:rsidRDefault="000F0DAF">
          <w:pPr>
            <w:pStyle w:val="TOC3"/>
            <w:tabs>
              <w:tab w:val="right" w:leader="dot" w:pos="9350"/>
            </w:tabs>
            <w:rPr>
              <w:rFonts w:eastAsiaTheme="minorEastAsia"/>
              <w:noProof/>
            </w:rPr>
          </w:pPr>
          <w:hyperlink w:anchor="_Toc380828589" w:history="1">
            <w:r w:rsidR="002A558D" w:rsidRPr="00C51083">
              <w:rPr>
                <w:rStyle w:val="Hyperlink"/>
                <w:noProof/>
              </w:rPr>
              <w:t>Gr.get.params &lt;object_ptr_nvar&gt;, &lt;param_array$[]&gt;</w:t>
            </w:r>
            <w:r w:rsidR="002A558D">
              <w:rPr>
                <w:noProof/>
                <w:webHidden/>
              </w:rPr>
              <w:tab/>
            </w:r>
            <w:r>
              <w:rPr>
                <w:noProof/>
                <w:webHidden/>
              </w:rPr>
              <w:fldChar w:fldCharType="begin"/>
            </w:r>
            <w:r w:rsidR="002A558D">
              <w:rPr>
                <w:noProof/>
                <w:webHidden/>
              </w:rPr>
              <w:instrText xml:space="preserve"> PAGEREF _Toc380828589 \h </w:instrText>
            </w:r>
            <w:r>
              <w:rPr>
                <w:noProof/>
                <w:webHidden/>
              </w:rPr>
            </w:r>
            <w:r>
              <w:rPr>
                <w:noProof/>
                <w:webHidden/>
              </w:rPr>
              <w:fldChar w:fldCharType="separate"/>
            </w:r>
            <w:r w:rsidR="002A558D">
              <w:rPr>
                <w:noProof/>
                <w:webHidden/>
              </w:rPr>
              <w:t>117</w:t>
            </w:r>
            <w:r>
              <w:rPr>
                <w:noProof/>
                <w:webHidden/>
              </w:rPr>
              <w:fldChar w:fldCharType="end"/>
            </w:r>
          </w:hyperlink>
        </w:p>
        <w:p w:rsidR="002A558D" w:rsidRDefault="000F0DAF">
          <w:pPr>
            <w:pStyle w:val="TOC3"/>
            <w:tabs>
              <w:tab w:val="right" w:leader="dot" w:pos="9350"/>
            </w:tabs>
            <w:rPr>
              <w:rFonts w:eastAsiaTheme="minorEastAsia"/>
              <w:noProof/>
            </w:rPr>
          </w:pPr>
          <w:hyperlink w:anchor="_Toc380828590" w:history="1">
            <w:r w:rsidR="002A558D" w:rsidRPr="00C51083">
              <w:rPr>
                <w:rStyle w:val="Hyperlink"/>
                <w:noProof/>
              </w:rPr>
              <w:t>Gr.get.position &lt;object_ptr_nvar&gt;,  x, y</w:t>
            </w:r>
            <w:r w:rsidR="002A558D">
              <w:rPr>
                <w:noProof/>
                <w:webHidden/>
              </w:rPr>
              <w:tab/>
            </w:r>
            <w:r>
              <w:rPr>
                <w:noProof/>
                <w:webHidden/>
              </w:rPr>
              <w:fldChar w:fldCharType="begin"/>
            </w:r>
            <w:r w:rsidR="002A558D">
              <w:rPr>
                <w:noProof/>
                <w:webHidden/>
              </w:rPr>
              <w:instrText xml:space="preserve"> PAGEREF _Toc380828590 \h </w:instrText>
            </w:r>
            <w:r>
              <w:rPr>
                <w:noProof/>
                <w:webHidden/>
              </w:rPr>
            </w:r>
            <w:r>
              <w:rPr>
                <w:noProof/>
                <w:webHidden/>
              </w:rPr>
              <w:fldChar w:fldCharType="separate"/>
            </w:r>
            <w:r w:rsidR="002A558D">
              <w:rPr>
                <w:noProof/>
                <w:webHidden/>
              </w:rPr>
              <w:t>117</w:t>
            </w:r>
            <w:r>
              <w:rPr>
                <w:noProof/>
                <w:webHidden/>
              </w:rPr>
              <w:fldChar w:fldCharType="end"/>
            </w:r>
          </w:hyperlink>
        </w:p>
        <w:p w:rsidR="002A558D" w:rsidRDefault="000F0DAF">
          <w:pPr>
            <w:pStyle w:val="TOC3"/>
            <w:tabs>
              <w:tab w:val="right" w:leader="dot" w:pos="9350"/>
            </w:tabs>
            <w:rPr>
              <w:rFonts w:eastAsiaTheme="minorEastAsia"/>
              <w:noProof/>
            </w:rPr>
          </w:pPr>
          <w:hyperlink w:anchor="_Toc380828591" w:history="1">
            <w:r w:rsidR="002A558D" w:rsidRPr="00C51083">
              <w:rPr>
                <w:rStyle w:val="Hyperlink"/>
                <w:noProof/>
              </w:rPr>
              <w:t>Gr.get.value &lt;object_ptr_nvar&gt;, &lt;tag_sexp&gt;, {&lt;value_nvar | value_svar&gt;}</w:t>
            </w:r>
            <w:r w:rsidR="002A558D">
              <w:rPr>
                <w:noProof/>
                <w:webHidden/>
              </w:rPr>
              <w:tab/>
            </w:r>
            <w:r>
              <w:rPr>
                <w:noProof/>
                <w:webHidden/>
              </w:rPr>
              <w:fldChar w:fldCharType="begin"/>
            </w:r>
            <w:r w:rsidR="002A558D">
              <w:rPr>
                <w:noProof/>
                <w:webHidden/>
              </w:rPr>
              <w:instrText xml:space="preserve"> PAGEREF _Toc380828591 \h </w:instrText>
            </w:r>
            <w:r>
              <w:rPr>
                <w:noProof/>
                <w:webHidden/>
              </w:rPr>
            </w:r>
            <w:r>
              <w:rPr>
                <w:noProof/>
                <w:webHidden/>
              </w:rPr>
              <w:fldChar w:fldCharType="separate"/>
            </w:r>
            <w:r w:rsidR="002A558D">
              <w:rPr>
                <w:noProof/>
                <w:webHidden/>
              </w:rPr>
              <w:t>117</w:t>
            </w:r>
            <w:r>
              <w:rPr>
                <w:noProof/>
                <w:webHidden/>
              </w:rPr>
              <w:fldChar w:fldCharType="end"/>
            </w:r>
          </w:hyperlink>
        </w:p>
        <w:p w:rsidR="002A558D" w:rsidRDefault="000F0DAF">
          <w:pPr>
            <w:pStyle w:val="TOC3"/>
            <w:tabs>
              <w:tab w:val="right" w:leader="dot" w:pos="9350"/>
            </w:tabs>
            <w:rPr>
              <w:rFonts w:eastAsiaTheme="minorEastAsia"/>
              <w:noProof/>
            </w:rPr>
          </w:pPr>
          <w:hyperlink w:anchor="_Toc380828592" w:history="1">
            <w:r w:rsidR="002A558D" w:rsidRPr="00C51083">
              <w:rPr>
                <w:rStyle w:val="Hyperlink"/>
                <w:noProof/>
              </w:rPr>
              <w:t>Gr.modify &lt;object_ptr_nvar&gt;,  &lt;tag_sexp&gt;, {&lt;value_nvar | value_svar&gt;}</w:t>
            </w:r>
            <w:r w:rsidR="002A558D">
              <w:rPr>
                <w:noProof/>
                <w:webHidden/>
              </w:rPr>
              <w:tab/>
            </w:r>
            <w:r>
              <w:rPr>
                <w:noProof/>
                <w:webHidden/>
              </w:rPr>
              <w:fldChar w:fldCharType="begin"/>
            </w:r>
            <w:r w:rsidR="002A558D">
              <w:rPr>
                <w:noProof/>
                <w:webHidden/>
              </w:rPr>
              <w:instrText xml:space="preserve"> PAGEREF _Toc380828592 \h </w:instrText>
            </w:r>
            <w:r>
              <w:rPr>
                <w:noProof/>
                <w:webHidden/>
              </w:rPr>
            </w:r>
            <w:r>
              <w:rPr>
                <w:noProof/>
                <w:webHidden/>
              </w:rPr>
              <w:fldChar w:fldCharType="separate"/>
            </w:r>
            <w:r w:rsidR="002A558D">
              <w:rPr>
                <w:noProof/>
                <w:webHidden/>
              </w:rPr>
              <w:t>117</w:t>
            </w:r>
            <w:r>
              <w:rPr>
                <w:noProof/>
                <w:webHidden/>
              </w:rPr>
              <w:fldChar w:fldCharType="end"/>
            </w:r>
          </w:hyperlink>
        </w:p>
        <w:p w:rsidR="002A558D" w:rsidRDefault="000F0DAF">
          <w:pPr>
            <w:pStyle w:val="TOC3"/>
            <w:tabs>
              <w:tab w:val="right" w:leader="dot" w:pos="9350"/>
            </w:tabs>
            <w:rPr>
              <w:rFonts w:eastAsiaTheme="minorEastAsia"/>
              <w:noProof/>
            </w:rPr>
          </w:pPr>
          <w:hyperlink w:anchor="_Toc380828593" w:history="1">
            <w:r w:rsidR="002A558D" w:rsidRPr="00C51083">
              <w:rPr>
                <w:rStyle w:val="Hyperlink"/>
                <w:noProof/>
              </w:rPr>
              <w:t>Gr.paint.get &lt;object_ptr_nvar&gt;</w:t>
            </w:r>
            <w:r w:rsidR="002A558D">
              <w:rPr>
                <w:noProof/>
                <w:webHidden/>
              </w:rPr>
              <w:tab/>
            </w:r>
            <w:r>
              <w:rPr>
                <w:noProof/>
                <w:webHidden/>
              </w:rPr>
              <w:fldChar w:fldCharType="begin"/>
            </w:r>
            <w:r w:rsidR="002A558D">
              <w:rPr>
                <w:noProof/>
                <w:webHidden/>
              </w:rPr>
              <w:instrText xml:space="preserve"> PAGEREF _Toc380828593 \h </w:instrText>
            </w:r>
            <w:r>
              <w:rPr>
                <w:noProof/>
                <w:webHidden/>
              </w:rPr>
            </w:r>
            <w:r>
              <w:rPr>
                <w:noProof/>
                <w:webHidden/>
              </w:rPr>
              <w:fldChar w:fldCharType="separate"/>
            </w:r>
            <w:r w:rsidR="002A558D">
              <w:rPr>
                <w:noProof/>
                <w:webHidden/>
              </w:rPr>
              <w:t>118</w:t>
            </w:r>
            <w:r>
              <w:rPr>
                <w:noProof/>
                <w:webHidden/>
              </w:rPr>
              <w:fldChar w:fldCharType="end"/>
            </w:r>
          </w:hyperlink>
        </w:p>
        <w:p w:rsidR="002A558D" w:rsidRDefault="000F0DAF">
          <w:pPr>
            <w:pStyle w:val="TOC3"/>
            <w:tabs>
              <w:tab w:val="right" w:leader="dot" w:pos="9350"/>
            </w:tabs>
            <w:rPr>
              <w:rFonts w:eastAsiaTheme="minorEastAsia"/>
              <w:noProof/>
            </w:rPr>
          </w:pPr>
          <w:hyperlink w:anchor="_Toc380828594" w:history="1">
            <w:r w:rsidR="002A558D" w:rsidRPr="00C51083">
              <w:rPr>
                <w:rStyle w:val="Hyperlink"/>
                <w:noProof/>
              </w:rPr>
              <w:t>Gr_collision ( &lt;object_1_nvar&gt;, &lt;object_2_nvar&gt;)</w:t>
            </w:r>
            <w:r w:rsidR="002A558D">
              <w:rPr>
                <w:noProof/>
                <w:webHidden/>
              </w:rPr>
              <w:tab/>
            </w:r>
            <w:r>
              <w:rPr>
                <w:noProof/>
                <w:webHidden/>
              </w:rPr>
              <w:fldChar w:fldCharType="begin"/>
            </w:r>
            <w:r w:rsidR="002A558D">
              <w:rPr>
                <w:noProof/>
                <w:webHidden/>
              </w:rPr>
              <w:instrText xml:space="preserve"> PAGEREF _Toc380828594 \h </w:instrText>
            </w:r>
            <w:r>
              <w:rPr>
                <w:noProof/>
                <w:webHidden/>
              </w:rPr>
            </w:r>
            <w:r>
              <w:rPr>
                <w:noProof/>
                <w:webHidden/>
              </w:rPr>
              <w:fldChar w:fldCharType="separate"/>
            </w:r>
            <w:r w:rsidR="002A558D">
              <w:rPr>
                <w:noProof/>
                <w:webHidden/>
              </w:rPr>
              <w:t>119</w:t>
            </w:r>
            <w:r>
              <w:rPr>
                <w:noProof/>
                <w:webHidden/>
              </w:rPr>
              <w:fldChar w:fldCharType="end"/>
            </w:r>
          </w:hyperlink>
        </w:p>
        <w:p w:rsidR="002A558D" w:rsidRDefault="000F0DAF">
          <w:pPr>
            <w:pStyle w:val="TOC3"/>
            <w:tabs>
              <w:tab w:val="right" w:leader="dot" w:pos="9350"/>
            </w:tabs>
            <w:rPr>
              <w:rFonts w:eastAsiaTheme="minorEastAsia"/>
              <w:noProof/>
            </w:rPr>
          </w:pPr>
          <w:hyperlink w:anchor="_Toc380828595" w:history="1">
            <w:r w:rsidR="002A558D" w:rsidRPr="00C51083">
              <w:rPr>
                <w:rStyle w:val="Hyperlink"/>
                <w:noProof/>
              </w:rPr>
              <w:t>Gr.clip &lt;object_ptr_nvar&gt;,  &lt;left_nexp&gt;, &lt;top_nexp&gt;, &lt;right_nexp&gt;, &lt;bottom_nexp&gt;{, &lt;RO_nexp&gt;}</w:t>
            </w:r>
            <w:r w:rsidR="002A558D">
              <w:rPr>
                <w:noProof/>
                <w:webHidden/>
              </w:rPr>
              <w:tab/>
            </w:r>
            <w:r>
              <w:rPr>
                <w:noProof/>
                <w:webHidden/>
              </w:rPr>
              <w:fldChar w:fldCharType="begin"/>
            </w:r>
            <w:r w:rsidR="002A558D">
              <w:rPr>
                <w:noProof/>
                <w:webHidden/>
              </w:rPr>
              <w:instrText xml:space="preserve"> PAGEREF _Toc380828595 \h </w:instrText>
            </w:r>
            <w:r>
              <w:rPr>
                <w:noProof/>
                <w:webHidden/>
              </w:rPr>
            </w:r>
            <w:r>
              <w:rPr>
                <w:noProof/>
                <w:webHidden/>
              </w:rPr>
              <w:fldChar w:fldCharType="separate"/>
            </w:r>
            <w:r w:rsidR="002A558D">
              <w:rPr>
                <w:noProof/>
                <w:webHidden/>
              </w:rPr>
              <w:t>119</w:t>
            </w:r>
            <w:r>
              <w:rPr>
                <w:noProof/>
                <w:webHidden/>
              </w:rPr>
              <w:fldChar w:fldCharType="end"/>
            </w:r>
          </w:hyperlink>
        </w:p>
        <w:p w:rsidR="002A558D" w:rsidRDefault="000F0DAF">
          <w:pPr>
            <w:pStyle w:val="TOC3"/>
            <w:tabs>
              <w:tab w:val="right" w:leader="dot" w:pos="9350"/>
            </w:tabs>
            <w:rPr>
              <w:rFonts w:eastAsiaTheme="minorEastAsia"/>
              <w:noProof/>
            </w:rPr>
          </w:pPr>
          <w:hyperlink w:anchor="_Toc380828596" w:history="1">
            <w:r w:rsidR="002A558D" w:rsidRPr="00C51083">
              <w:rPr>
                <w:rStyle w:val="Hyperlink"/>
                <w:noProof/>
              </w:rPr>
              <w:t>Gr.NewDL &lt;dl_array[{&lt;start&gt;,&lt;length&gt;}]&gt;</w:t>
            </w:r>
            <w:r w:rsidR="002A558D">
              <w:rPr>
                <w:noProof/>
                <w:webHidden/>
              </w:rPr>
              <w:tab/>
            </w:r>
            <w:r>
              <w:rPr>
                <w:noProof/>
                <w:webHidden/>
              </w:rPr>
              <w:fldChar w:fldCharType="begin"/>
            </w:r>
            <w:r w:rsidR="002A558D">
              <w:rPr>
                <w:noProof/>
                <w:webHidden/>
              </w:rPr>
              <w:instrText xml:space="preserve"> PAGEREF _Toc380828596 \h </w:instrText>
            </w:r>
            <w:r>
              <w:rPr>
                <w:noProof/>
                <w:webHidden/>
              </w:rPr>
            </w:r>
            <w:r>
              <w:rPr>
                <w:noProof/>
                <w:webHidden/>
              </w:rPr>
              <w:fldChar w:fldCharType="separate"/>
            </w:r>
            <w:r w:rsidR="002A558D">
              <w:rPr>
                <w:noProof/>
                <w:webHidden/>
              </w:rPr>
              <w:t>120</w:t>
            </w:r>
            <w:r>
              <w:rPr>
                <w:noProof/>
                <w:webHidden/>
              </w:rPr>
              <w:fldChar w:fldCharType="end"/>
            </w:r>
          </w:hyperlink>
        </w:p>
        <w:p w:rsidR="002A558D" w:rsidRDefault="000F0DAF">
          <w:pPr>
            <w:pStyle w:val="TOC3"/>
            <w:tabs>
              <w:tab w:val="right" w:leader="dot" w:pos="9350"/>
            </w:tabs>
            <w:rPr>
              <w:rFonts w:eastAsiaTheme="minorEastAsia"/>
              <w:noProof/>
            </w:rPr>
          </w:pPr>
          <w:hyperlink w:anchor="_Toc380828597" w:history="1">
            <w:r w:rsidR="002A558D" w:rsidRPr="00C51083">
              <w:rPr>
                <w:rStyle w:val="Hyperlink"/>
                <w:noProof/>
              </w:rPr>
              <w:t>Gr.GetDL &lt;dl_array[]&gt; {, &lt;keep_all_objects_lexp&gt; }</w:t>
            </w:r>
            <w:r w:rsidR="002A558D">
              <w:rPr>
                <w:noProof/>
                <w:webHidden/>
              </w:rPr>
              <w:tab/>
            </w:r>
            <w:r>
              <w:rPr>
                <w:noProof/>
                <w:webHidden/>
              </w:rPr>
              <w:fldChar w:fldCharType="begin"/>
            </w:r>
            <w:r w:rsidR="002A558D">
              <w:rPr>
                <w:noProof/>
                <w:webHidden/>
              </w:rPr>
              <w:instrText xml:space="preserve"> PAGEREF _Toc380828597 \h </w:instrText>
            </w:r>
            <w:r>
              <w:rPr>
                <w:noProof/>
                <w:webHidden/>
              </w:rPr>
            </w:r>
            <w:r>
              <w:rPr>
                <w:noProof/>
                <w:webHidden/>
              </w:rPr>
              <w:fldChar w:fldCharType="separate"/>
            </w:r>
            <w:r w:rsidR="002A558D">
              <w:rPr>
                <w:noProof/>
                <w:webHidden/>
              </w:rPr>
              <w:t>120</w:t>
            </w:r>
            <w:r>
              <w:rPr>
                <w:noProof/>
                <w:webHidden/>
              </w:rPr>
              <w:fldChar w:fldCharType="end"/>
            </w:r>
          </w:hyperlink>
        </w:p>
        <w:p w:rsidR="002A558D" w:rsidRDefault="000F0DAF">
          <w:pPr>
            <w:pStyle w:val="TOC1"/>
            <w:tabs>
              <w:tab w:val="right" w:leader="dot" w:pos="9350"/>
            </w:tabs>
            <w:rPr>
              <w:rFonts w:eastAsiaTheme="minorEastAsia"/>
              <w:noProof/>
            </w:rPr>
          </w:pPr>
          <w:hyperlink w:anchor="_Toc380828598" w:history="1">
            <w:r w:rsidR="002A558D" w:rsidRPr="00C51083">
              <w:rPr>
                <w:rStyle w:val="Hyperlink"/>
                <w:noProof/>
              </w:rPr>
              <w:t>Audio Interface</w:t>
            </w:r>
            <w:r w:rsidR="002A558D">
              <w:rPr>
                <w:noProof/>
                <w:webHidden/>
              </w:rPr>
              <w:tab/>
            </w:r>
            <w:r>
              <w:rPr>
                <w:noProof/>
                <w:webHidden/>
              </w:rPr>
              <w:fldChar w:fldCharType="begin"/>
            </w:r>
            <w:r w:rsidR="002A558D">
              <w:rPr>
                <w:noProof/>
                <w:webHidden/>
              </w:rPr>
              <w:instrText xml:space="preserve"> PAGEREF _Toc380828598 \h </w:instrText>
            </w:r>
            <w:r>
              <w:rPr>
                <w:noProof/>
                <w:webHidden/>
              </w:rPr>
            </w:r>
            <w:r>
              <w:rPr>
                <w:noProof/>
                <w:webHidden/>
              </w:rPr>
              <w:fldChar w:fldCharType="separate"/>
            </w:r>
            <w:r w:rsidR="002A558D">
              <w:rPr>
                <w:noProof/>
                <w:webHidden/>
              </w:rPr>
              <w:t>121</w:t>
            </w:r>
            <w:r>
              <w:rPr>
                <w:noProof/>
                <w:webHidden/>
              </w:rPr>
              <w:fldChar w:fldCharType="end"/>
            </w:r>
          </w:hyperlink>
        </w:p>
        <w:p w:rsidR="002A558D" w:rsidRDefault="000F0DAF">
          <w:pPr>
            <w:pStyle w:val="TOC2"/>
            <w:tabs>
              <w:tab w:val="right" w:leader="dot" w:pos="9350"/>
            </w:tabs>
            <w:rPr>
              <w:rFonts w:eastAsiaTheme="minorEastAsia"/>
              <w:noProof/>
            </w:rPr>
          </w:pPr>
          <w:hyperlink w:anchor="_Toc380828599" w:history="1">
            <w:r w:rsidR="002A558D" w:rsidRPr="00C51083">
              <w:rPr>
                <w:rStyle w:val="Hyperlink"/>
                <w:noProof/>
              </w:rPr>
              <w:t>Introduction</w:t>
            </w:r>
            <w:r w:rsidR="002A558D">
              <w:rPr>
                <w:noProof/>
                <w:webHidden/>
              </w:rPr>
              <w:tab/>
            </w:r>
            <w:r>
              <w:rPr>
                <w:noProof/>
                <w:webHidden/>
              </w:rPr>
              <w:fldChar w:fldCharType="begin"/>
            </w:r>
            <w:r w:rsidR="002A558D">
              <w:rPr>
                <w:noProof/>
                <w:webHidden/>
              </w:rPr>
              <w:instrText xml:space="preserve"> PAGEREF _Toc380828599 \h </w:instrText>
            </w:r>
            <w:r>
              <w:rPr>
                <w:noProof/>
                <w:webHidden/>
              </w:rPr>
            </w:r>
            <w:r>
              <w:rPr>
                <w:noProof/>
                <w:webHidden/>
              </w:rPr>
              <w:fldChar w:fldCharType="separate"/>
            </w:r>
            <w:r w:rsidR="002A558D">
              <w:rPr>
                <w:noProof/>
                <w:webHidden/>
              </w:rPr>
              <w:t>121</w:t>
            </w:r>
            <w:r>
              <w:rPr>
                <w:noProof/>
                <w:webHidden/>
              </w:rPr>
              <w:fldChar w:fldCharType="end"/>
            </w:r>
          </w:hyperlink>
        </w:p>
        <w:p w:rsidR="002A558D" w:rsidRDefault="000F0DAF">
          <w:pPr>
            <w:pStyle w:val="TOC3"/>
            <w:tabs>
              <w:tab w:val="right" w:leader="dot" w:pos="9350"/>
            </w:tabs>
            <w:rPr>
              <w:rFonts w:eastAsiaTheme="minorEastAsia"/>
              <w:noProof/>
            </w:rPr>
          </w:pPr>
          <w:hyperlink w:anchor="_Toc380828600" w:history="1">
            <w:r w:rsidR="002A558D" w:rsidRPr="00C51083">
              <w:rPr>
                <w:rStyle w:val="Hyperlink"/>
                <w:noProof/>
              </w:rPr>
              <w:t>The Audio Interface</w:t>
            </w:r>
            <w:r w:rsidR="002A558D">
              <w:rPr>
                <w:noProof/>
                <w:webHidden/>
              </w:rPr>
              <w:tab/>
            </w:r>
            <w:r>
              <w:rPr>
                <w:noProof/>
                <w:webHidden/>
              </w:rPr>
              <w:fldChar w:fldCharType="begin"/>
            </w:r>
            <w:r w:rsidR="002A558D">
              <w:rPr>
                <w:noProof/>
                <w:webHidden/>
              </w:rPr>
              <w:instrText xml:space="preserve"> PAGEREF _Toc380828600 \h </w:instrText>
            </w:r>
            <w:r>
              <w:rPr>
                <w:noProof/>
                <w:webHidden/>
              </w:rPr>
            </w:r>
            <w:r>
              <w:rPr>
                <w:noProof/>
                <w:webHidden/>
              </w:rPr>
              <w:fldChar w:fldCharType="separate"/>
            </w:r>
            <w:r w:rsidR="002A558D">
              <w:rPr>
                <w:noProof/>
                <w:webHidden/>
              </w:rPr>
              <w:t>121</w:t>
            </w:r>
            <w:r>
              <w:rPr>
                <w:noProof/>
                <w:webHidden/>
              </w:rPr>
              <w:fldChar w:fldCharType="end"/>
            </w:r>
          </w:hyperlink>
        </w:p>
        <w:p w:rsidR="002A558D" w:rsidRDefault="000F0DAF">
          <w:pPr>
            <w:pStyle w:val="TOC3"/>
            <w:tabs>
              <w:tab w:val="right" w:leader="dot" w:pos="9350"/>
            </w:tabs>
            <w:rPr>
              <w:rFonts w:eastAsiaTheme="minorEastAsia"/>
              <w:noProof/>
            </w:rPr>
          </w:pPr>
          <w:hyperlink w:anchor="_Toc380828601" w:history="1">
            <w:r w:rsidR="002A558D" w:rsidRPr="00C51083">
              <w:rPr>
                <w:rStyle w:val="Hyperlink"/>
                <w:noProof/>
              </w:rPr>
              <w:t>Audio File Types</w:t>
            </w:r>
            <w:r w:rsidR="002A558D">
              <w:rPr>
                <w:noProof/>
                <w:webHidden/>
              </w:rPr>
              <w:tab/>
            </w:r>
            <w:r>
              <w:rPr>
                <w:noProof/>
                <w:webHidden/>
              </w:rPr>
              <w:fldChar w:fldCharType="begin"/>
            </w:r>
            <w:r w:rsidR="002A558D">
              <w:rPr>
                <w:noProof/>
                <w:webHidden/>
              </w:rPr>
              <w:instrText xml:space="preserve"> PAGEREF _Toc380828601 \h </w:instrText>
            </w:r>
            <w:r>
              <w:rPr>
                <w:noProof/>
                <w:webHidden/>
              </w:rPr>
            </w:r>
            <w:r>
              <w:rPr>
                <w:noProof/>
                <w:webHidden/>
              </w:rPr>
              <w:fldChar w:fldCharType="separate"/>
            </w:r>
            <w:r w:rsidR="002A558D">
              <w:rPr>
                <w:noProof/>
                <w:webHidden/>
              </w:rPr>
              <w:t>121</w:t>
            </w:r>
            <w:r>
              <w:rPr>
                <w:noProof/>
                <w:webHidden/>
              </w:rPr>
              <w:fldChar w:fldCharType="end"/>
            </w:r>
          </w:hyperlink>
        </w:p>
        <w:p w:rsidR="002A558D" w:rsidRDefault="000F0DAF">
          <w:pPr>
            <w:pStyle w:val="TOC2"/>
            <w:tabs>
              <w:tab w:val="right" w:leader="dot" w:pos="9350"/>
            </w:tabs>
            <w:rPr>
              <w:rFonts w:eastAsiaTheme="minorEastAsia"/>
              <w:noProof/>
            </w:rPr>
          </w:pPr>
          <w:hyperlink w:anchor="_Toc380828602" w:history="1">
            <w:r w:rsidR="002A558D" w:rsidRPr="00C51083">
              <w:rPr>
                <w:rStyle w:val="Hyperlink"/>
                <w:noProof/>
              </w:rPr>
              <w:t>Commands</w:t>
            </w:r>
            <w:r w:rsidR="002A558D">
              <w:rPr>
                <w:noProof/>
                <w:webHidden/>
              </w:rPr>
              <w:tab/>
            </w:r>
            <w:r>
              <w:rPr>
                <w:noProof/>
                <w:webHidden/>
              </w:rPr>
              <w:fldChar w:fldCharType="begin"/>
            </w:r>
            <w:r w:rsidR="002A558D">
              <w:rPr>
                <w:noProof/>
                <w:webHidden/>
              </w:rPr>
              <w:instrText xml:space="preserve"> PAGEREF _Toc380828602 \h </w:instrText>
            </w:r>
            <w:r>
              <w:rPr>
                <w:noProof/>
                <w:webHidden/>
              </w:rPr>
            </w:r>
            <w:r>
              <w:rPr>
                <w:noProof/>
                <w:webHidden/>
              </w:rPr>
              <w:fldChar w:fldCharType="separate"/>
            </w:r>
            <w:r w:rsidR="002A558D">
              <w:rPr>
                <w:noProof/>
                <w:webHidden/>
              </w:rPr>
              <w:t>121</w:t>
            </w:r>
            <w:r>
              <w:rPr>
                <w:noProof/>
                <w:webHidden/>
              </w:rPr>
              <w:fldChar w:fldCharType="end"/>
            </w:r>
          </w:hyperlink>
        </w:p>
        <w:p w:rsidR="002A558D" w:rsidRDefault="000F0DAF">
          <w:pPr>
            <w:pStyle w:val="TOC3"/>
            <w:tabs>
              <w:tab w:val="right" w:leader="dot" w:pos="9350"/>
            </w:tabs>
            <w:rPr>
              <w:rFonts w:eastAsiaTheme="minorEastAsia"/>
              <w:noProof/>
            </w:rPr>
          </w:pPr>
          <w:hyperlink w:anchor="_Toc380828603" w:history="1">
            <w:r w:rsidR="002A558D" w:rsidRPr="00C51083">
              <w:rPr>
                <w:rStyle w:val="Hyperlink"/>
                <w:noProof/>
              </w:rPr>
              <w:t>Audio.load  &lt;aft_nvar&gt;, &lt;filename_sexp&gt;</w:t>
            </w:r>
            <w:r w:rsidR="002A558D">
              <w:rPr>
                <w:noProof/>
                <w:webHidden/>
              </w:rPr>
              <w:tab/>
            </w:r>
            <w:r>
              <w:rPr>
                <w:noProof/>
                <w:webHidden/>
              </w:rPr>
              <w:fldChar w:fldCharType="begin"/>
            </w:r>
            <w:r w:rsidR="002A558D">
              <w:rPr>
                <w:noProof/>
                <w:webHidden/>
              </w:rPr>
              <w:instrText xml:space="preserve"> PAGEREF _Toc380828603 \h </w:instrText>
            </w:r>
            <w:r>
              <w:rPr>
                <w:noProof/>
                <w:webHidden/>
              </w:rPr>
            </w:r>
            <w:r>
              <w:rPr>
                <w:noProof/>
                <w:webHidden/>
              </w:rPr>
              <w:fldChar w:fldCharType="separate"/>
            </w:r>
            <w:r w:rsidR="002A558D">
              <w:rPr>
                <w:noProof/>
                <w:webHidden/>
              </w:rPr>
              <w:t>121</w:t>
            </w:r>
            <w:r>
              <w:rPr>
                <w:noProof/>
                <w:webHidden/>
              </w:rPr>
              <w:fldChar w:fldCharType="end"/>
            </w:r>
          </w:hyperlink>
        </w:p>
        <w:p w:rsidR="002A558D" w:rsidRDefault="000F0DAF">
          <w:pPr>
            <w:pStyle w:val="TOC3"/>
            <w:tabs>
              <w:tab w:val="right" w:leader="dot" w:pos="9350"/>
            </w:tabs>
            <w:rPr>
              <w:rFonts w:eastAsiaTheme="minorEastAsia"/>
              <w:noProof/>
            </w:rPr>
          </w:pPr>
          <w:hyperlink w:anchor="_Toc380828604" w:history="1">
            <w:r w:rsidR="002A558D" w:rsidRPr="00C51083">
              <w:rPr>
                <w:rStyle w:val="Hyperlink"/>
                <w:noProof/>
              </w:rPr>
              <w:t>Audio.play &lt;aft_nexp&gt;</w:t>
            </w:r>
            <w:r w:rsidR="002A558D">
              <w:rPr>
                <w:noProof/>
                <w:webHidden/>
              </w:rPr>
              <w:tab/>
            </w:r>
            <w:r>
              <w:rPr>
                <w:noProof/>
                <w:webHidden/>
              </w:rPr>
              <w:fldChar w:fldCharType="begin"/>
            </w:r>
            <w:r w:rsidR="002A558D">
              <w:rPr>
                <w:noProof/>
                <w:webHidden/>
              </w:rPr>
              <w:instrText xml:space="preserve"> PAGEREF _Toc380828604 \h </w:instrText>
            </w:r>
            <w:r>
              <w:rPr>
                <w:noProof/>
                <w:webHidden/>
              </w:rPr>
            </w:r>
            <w:r>
              <w:rPr>
                <w:noProof/>
                <w:webHidden/>
              </w:rPr>
              <w:fldChar w:fldCharType="separate"/>
            </w:r>
            <w:r w:rsidR="002A558D">
              <w:rPr>
                <w:noProof/>
                <w:webHidden/>
              </w:rPr>
              <w:t>121</w:t>
            </w:r>
            <w:r>
              <w:rPr>
                <w:noProof/>
                <w:webHidden/>
              </w:rPr>
              <w:fldChar w:fldCharType="end"/>
            </w:r>
          </w:hyperlink>
        </w:p>
        <w:p w:rsidR="002A558D" w:rsidRDefault="000F0DAF">
          <w:pPr>
            <w:pStyle w:val="TOC3"/>
            <w:tabs>
              <w:tab w:val="right" w:leader="dot" w:pos="9350"/>
            </w:tabs>
            <w:rPr>
              <w:rFonts w:eastAsiaTheme="minorEastAsia"/>
              <w:noProof/>
            </w:rPr>
          </w:pPr>
          <w:hyperlink w:anchor="_Toc380828605" w:history="1">
            <w:r w:rsidR="002A558D" w:rsidRPr="00C51083">
              <w:rPr>
                <w:rStyle w:val="Hyperlink"/>
                <w:noProof/>
              </w:rPr>
              <w:t>Audio.stop</w:t>
            </w:r>
            <w:r w:rsidR="002A558D">
              <w:rPr>
                <w:noProof/>
                <w:webHidden/>
              </w:rPr>
              <w:tab/>
            </w:r>
            <w:r>
              <w:rPr>
                <w:noProof/>
                <w:webHidden/>
              </w:rPr>
              <w:fldChar w:fldCharType="begin"/>
            </w:r>
            <w:r w:rsidR="002A558D">
              <w:rPr>
                <w:noProof/>
                <w:webHidden/>
              </w:rPr>
              <w:instrText xml:space="preserve"> PAGEREF _Toc380828605 \h </w:instrText>
            </w:r>
            <w:r>
              <w:rPr>
                <w:noProof/>
                <w:webHidden/>
              </w:rPr>
            </w:r>
            <w:r>
              <w:rPr>
                <w:noProof/>
                <w:webHidden/>
              </w:rPr>
              <w:fldChar w:fldCharType="separate"/>
            </w:r>
            <w:r w:rsidR="002A558D">
              <w:rPr>
                <w:noProof/>
                <w:webHidden/>
              </w:rPr>
              <w:t>121</w:t>
            </w:r>
            <w:r>
              <w:rPr>
                <w:noProof/>
                <w:webHidden/>
              </w:rPr>
              <w:fldChar w:fldCharType="end"/>
            </w:r>
          </w:hyperlink>
        </w:p>
        <w:p w:rsidR="002A558D" w:rsidRDefault="000F0DAF">
          <w:pPr>
            <w:pStyle w:val="TOC3"/>
            <w:tabs>
              <w:tab w:val="right" w:leader="dot" w:pos="9350"/>
            </w:tabs>
            <w:rPr>
              <w:rFonts w:eastAsiaTheme="minorEastAsia"/>
              <w:noProof/>
            </w:rPr>
          </w:pPr>
          <w:hyperlink w:anchor="_Toc380828606" w:history="1">
            <w:r w:rsidR="002A558D" w:rsidRPr="00C51083">
              <w:rPr>
                <w:rStyle w:val="Hyperlink"/>
                <w:noProof/>
              </w:rPr>
              <w:t>Audio.pause</w:t>
            </w:r>
            <w:r w:rsidR="002A558D">
              <w:rPr>
                <w:noProof/>
                <w:webHidden/>
              </w:rPr>
              <w:tab/>
            </w:r>
            <w:r>
              <w:rPr>
                <w:noProof/>
                <w:webHidden/>
              </w:rPr>
              <w:fldChar w:fldCharType="begin"/>
            </w:r>
            <w:r w:rsidR="002A558D">
              <w:rPr>
                <w:noProof/>
                <w:webHidden/>
              </w:rPr>
              <w:instrText xml:space="preserve"> PAGEREF _Toc380828606 \h </w:instrText>
            </w:r>
            <w:r>
              <w:rPr>
                <w:noProof/>
                <w:webHidden/>
              </w:rPr>
            </w:r>
            <w:r>
              <w:rPr>
                <w:noProof/>
                <w:webHidden/>
              </w:rPr>
              <w:fldChar w:fldCharType="separate"/>
            </w:r>
            <w:r w:rsidR="002A558D">
              <w:rPr>
                <w:noProof/>
                <w:webHidden/>
              </w:rPr>
              <w:t>122</w:t>
            </w:r>
            <w:r>
              <w:rPr>
                <w:noProof/>
                <w:webHidden/>
              </w:rPr>
              <w:fldChar w:fldCharType="end"/>
            </w:r>
          </w:hyperlink>
        </w:p>
        <w:p w:rsidR="002A558D" w:rsidRDefault="000F0DAF">
          <w:pPr>
            <w:pStyle w:val="TOC3"/>
            <w:tabs>
              <w:tab w:val="right" w:leader="dot" w:pos="9350"/>
            </w:tabs>
            <w:rPr>
              <w:rFonts w:eastAsiaTheme="minorEastAsia"/>
              <w:noProof/>
            </w:rPr>
          </w:pPr>
          <w:hyperlink w:anchor="_Toc380828607" w:history="1">
            <w:r w:rsidR="002A558D" w:rsidRPr="00C51083">
              <w:rPr>
                <w:rStyle w:val="Hyperlink"/>
                <w:noProof/>
              </w:rPr>
              <w:t>Audio.loop</w:t>
            </w:r>
            <w:r w:rsidR="002A558D">
              <w:rPr>
                <w:noProof/>
                <w:webHidden/>
              </w:rPr>
              <w:tab/>
            </w:r>
            <w:r>
              <w:rPr>
                <w:noProof/>
                <w:webHidden/>
              </w:rPr>
              <w:fldChar w:fldCharType="begin"/>
            </w:r>
            <w:r w:rsidR="002A558D">
              <w:rPr>
                <w:noProof/>
                <w:webHidden/>
              </w:rPr>
              <w:instrText xml:space="preserve"> PAGEREF _Toc380828607 \h </w:instrText>
            </w:r>
            <w:r>
              <w:rPr>
                <w:noProof/>
                <w:webHidden/>
              </w:rPr>
            </w:r>
            <w:r>
              <w:rPr>
                <w:noProof/>
                <w:webHidden/>
              </w:rPr>
              <w:fldChar w:fldCharType="separate"/>
            </w:r>
            <w:r w:rsidR="002A558D">
              <w:rPr>
                <w:noProof/>
                <w:webHidden/>
              </w:rPr>
              <w:t>122</w:t>
            </w:r>
            <w:r>
              <w:rPr>
                <w:noProof/>
                <w:webHidden/>
              </w:rPr>
              <w:fldChar w:fldCharType="end"/>
            </w:r>
          </w:hyperlink>
        </w:p>
        <w:p w:rsidR="002A558D" w:rsidRDefault="000F0DAF">
          <w:pPr>
            <w:pStyle w:val="TOC3"/>
            <w:tabs>
              <w:tab w:val="right" w:leader="dot" w:pos="9350"/>
            </w:tabs>
            <w:rPr>
              <w:rFonts w:eastAsiaTheme="minorEastAsia"/>
              <w:noProof/>
            </w:rPr>
          </w:pPr>
          <w:hyperlink w:anchor="_Toc380828608" w:history="1">
            <w:r w:rsidR="002A558D" w:rsidRPr="00C51083">
              <w:rPr>
                <w:rStyle w:val="Hyperlink"/>
                <w:noProof/>
              </w:rPr>
              <w:t>Audio.volume &lt;left_nexp&gt;, &lt;right_nexp&gt;</w:t>
            </w:r>
            <w:r w:rsidR="002A558D">
              <w:rPr>
                <w:noProof/>
                <w:webHidden/>
              </w:rPr>
              <w:tab/>
            </w:r>
            <w:r>
              <w:rPr>
                <w:noProof/>
                <w:webHidden/>
              </w:rPr>
              <w:fldChar w:fldCharType="begin"/>
            </w:r>
            <w:r w:rsidR="002A558D">
              <w:rPr>
                <w:noProof/>
                <w:webHidden/>
              </w:rPr>
              <w:instrText xml:space="preserve"> PAGEREF _Toc380828608 \h </w:instrText>
            </w:r>
            <w:r>
              <w:rPr>
                <w:noProof/>
                <w:webHidden/>
              </w:rPr>
            </w:r>
            <w:r>
              <w:rPr>
                <w:noProof/>
                <w:webHidden/>
              </w:rPr>
              <w:fldChar w:fldCharType="separate"/>
            </w:r>
            <w:r w:rsidR="002A558D">
              <w:rPr>
                <w:noProof/>
                <w:webHidden/>
              </w:rPr>
              <w:t>122</w:t>
            </w:r>
            <w:r>
              <w:rPr>
                <w:noProof/>
                <w:webHidden/>
              </w:rPr>
              <w:fldChar w:fldCharType="end"/>
            </w:r>
          </w:hyperlink>
        </w:p>
        <w:p w:rsidR="002A558D" w:rsidRDefault="000F0DAF">
          <w:pPr>
            <w:pStyle w:val="TOC3"/>
            <w:tabs>
              <w:tab w:val="right" w:leader="dot" w:pos="9350"/>
            </w:tabs>
            <w:rPr>
              <w:rFonts w:eastAsiaTheme="minorEastAsia"/>
              <w:noProof/>
            </w:rPr>
          </w:pPr>
          <w:hyperlink w:anchor="_Toc380828609" w:history="1">
            <w:r w:rsidR="002A558D" w:rsidRPr="00C51083">
              <w:rPr>
                <w:rStyle w:val="Hyperlink"/>
                <w:noProof/>
              </w:rPr>
              <w:t>Audio.position.current  &lt;nvar&gt;</w:t>
            </w:r>
            <w:r w:rsidR="002A558D">
              <w:rPr>
                <w:noProof/>
                <w:webHidden/>
              </w:rPr>
              <w:tab/>
            </w:r>
            <w:r>
              <w:rPr>
                <w:noProof/>
                <w:webHidden/>
              </w:rPr>
              <w:fldChar w:fldCharType="begin"/>
            </w:r>
            <w:r w:rsidR="002A558D">
              <w:rPr>
                <w:noProof/>
                <w:webHidden/>
              </w:rPr>
              <w:instrText xml:space="preserve"> PAGEREF _Toc380828609 \h </w:instrText>
            </w:r>
            <w:r>
              <w:rPr>
                <w:noProof/>
                <w:webHidden/>
              </w:rPr>
            </w:r>
            <w:r>
              <w:rPr>
                <w:noProof/>
                <w:webHidden/>
              </w:rPr>
              <w:fldChar w:fldCharType="separate"/>
            </w:r>
            <w:r w:rsidR="002A558D">
              <w:rPr>
                <w:noProof/>
                <w:webHidden/>
              </w:rPr>
              <w:t>122</w:t>
            </w:r>
            <w:r>
              <w:rPr>
                <w:noProof/>
                <w:webHidden/>
              </w:rPr>
              <w:fldChar w:fldCharType="end"/>
            </w:r>
          </w:hyperlink>
        </w:p>
        <w:p w:rsidR="002A558D" w:rsidRDefault="000F0DAF">
          <w:pPr>
            <w:pStyle w:val="TOC3"/>
            <w:tabs>
              <w:tab w:val="right" w:leader="dot" w:pos="9350"/>
            </w:tabs>
            <w:rPr>
              <w:rFonts w:eastAsiaTheme="minorEastAsia"/>
              <w:noProof/>
            </w:rPr>
          </w:pPr>
          <w:hyperlink w:anchor="_Toc380828610" w:history="1">
            <w:r w:rsidR="002A558D" w:rsidRPr="00C51083">
              <w:rPr>
                <w:rStyle w:val="Hyperlink"/>
                <w:noProof/>
              </w:rPr>
              <w:t>Audio.position.seek &lt;nexp&gt;</w:t>
            </w:r>
            <w:r w:rsidR="002A558D">
              <w:rPr>
                <w:noProof/>
                <w:webHidden/>
              </w:rPr>
              <w:tab/>
            </w:r>
            <w:r>
              <w:rPr>
                <w:noProof/>
                <w:webHidden/>
              </w:rPr>
              <w:fldChar w:fldCharType="begin"/>
            </w:r>
            <w:r w:rsidR="002A558D">
              <w:rPr>
                <w:noProof/>
                <w:webHidden/>
              </w:rPr>
              <w:instrText xml:space="preserve"> PAGEREF _Toc380828610 \h </w:instrText>
            </w:r>
            <w:r>
              <w:rPr>
                <w:noProof/>
                <w:webHidden/>
              </w:rPr>
            </w:r>
            <w:r>
              <w:rPr>
                <w:noProof/>
                <w:webHidden/>
              </w:rPr>
              <w:fldChar w:fldCharType="separate"/>
            </w:r>
            <w:r w:rsidR="002A558D">
              <w:rPr>
                <w:noProof/>
                <w:webHidden/>
              </w:rPr>
              <w:t>122</w:t>
            </w:r>
            <w:r>
              <w:rPr>
                <w:noProof/>
                <w:webHidden/>
              </w:rPr>
              <w:fldChar w:fldCharType="end"/>
            </w:r>
          </w:hyperlink>
        </w:p>
        <w:p w:rsidR="002A558D" w:rsidRDefault="000F0DAF">
          <w:pPr>
            <w:pStyle w:val="TOC3"/>
            <w:tabs>
              <w:tab w:val="right" w:leader="dot" w:pos="9350"/>
            </w:tabs>
            <w:rPr>
              <w:rFonts w:eastAsiaTheme="minorEastAsia"/>
              <w:noProof/>
            </w:rPr>
          </w:pPr>
          <w:hyperlink w:anchor="_Toc380828611" w:history="1">
            <w:r w:rsidR="002A558D" w:rsidRPr="00C51083">
              <w:rPr>
                <w:rStyle w:val="Hyperlink"/>
                <w:noProof/>
              </w:rPr>
              <w:t>Audio.length &lt;length_nvar&gt;, &lt;aft_nexp&gt;</w:t>
            </w:r>
            <w:r w:rsidR="002A558D">
              <w:rPr>
                <w:noProof/>
                <w:webHidden/>
              </w:rPr>
              <w:tab/>
            </w:r>
            <w:r>
              <w:rPr>
                <w:noProof/>
                <w:webHidden/>
              </w:rPr>
              <w:fldChar w:fldCharType="begin"/>
            </w:r>
            <w:r w:rsidR="002A558D">
              <w:rPr>
                <w:noProof/>
                <w:webHidden/>
              </w:rPr>
              <w:instrText xml:space="preserve"> PAGEREF _Toc380828611 \h </w:instrText>
            </w:r>
            <w:r>
              <w:rPr>
                <w:noProof/>
                <w:webHidden/>
              </w:rPr>
            </w:r>
            <w:r>
              <w:rPr>
                <w:noProof/>
                <w:webHidden/>
              </w:rPr>
              <w:fldChar w:fldCharType="separate"/>
            </w:r>
            <w:r w:rsidR="002A558D">
              <w:rPr>
                <w:noProof/>
                <w:webHidden/>
              </w:rPr>
              <w:t>122</w:t>
            </w:r>
            <w:r>
              <w:rPr>
                <w:noProof/>
                <w:webHidden/>
              </w:rPr>
              <w:fldChar w:fldCharType="end"/>
            </w:r>
          </w:hyperlink>
        </w:p>
        <w:p w:rsidR="002A558D" w:rsidRDefault="000F0DAF">
          <w:pPr>
            <w:pStyle w:val="TOC3"/>
            <w:tabs>
              <w:tab w:val="right" w:leader="dot" w:pos="9350"/>
            </w:tabs>
            <w:rPr>
              <w:rFonts w:eastAsiaTheme="minorEastAsia"/>
              <w:noProof/>
            </w:rPr>
          </w:pPr>
          <w:hyperlink w:anchor="_Toc380828612" w:history="1">
            <w:r w:rsidR="002A558D" w:rsidRPr="00C51083">
              <w:rPr>
                <w:rStyle w:val="Hyperlink"/>
                <w:noProof/>
              </w:rPr>
              <w:t>Audio.release &lt;aft_nexp&gt;</w:t>
            </w:r>
            <w:r w:rsidR="002A558D">
              <w:rPr>
                <w:noProof/>
                <w:webHidden/>
              </w:rPr>
              <w:tab/>
            </w:r>
            <w:r>
              <w:rPr>
                <w:noProof/>
                <w:webHidden/>
              </w:rPr>
              <w:fldChar w:fldCharType="begin"/>
            </w:r>
            <w:r w:rsidR="002A558D">
              <w:rPr>
                <w:noProof/>
                <w:webHidden/>
              </w:rPr>
              <w:instrText xml:space="preserve"> PAGEREF _Toc380828612 \h </w:instrText>
            </w:r>
            <w:r>
              <w:rPr>
                <w:noProof/>
                <w:webHidden/>
              </w:rPr>
            </w:r>
            <w:r>
              <w:rPr>
                <w:noProof/>
                <w:webHidden/>
              </w:rPr>
              <w:fldChar w:fldCharType="separate"/>
            </w:r>
            <w:r w:rsidR="002A558D">
              <w:rPr>
                <w:noProof/>
                <w:webHidden/>
              </w:rPr>
              <w:t>122</w:t>
            </w:r>
            <w:r>
              <w:rPr>
                <w:noProof/>
                <w:webHidden/>
              </w:rPr>
              <w:fldChar w:fldCharType="end"/>
            </w:r>
          </w:hyperlink>
        </w:p>
        <w:p w:rsidR="002A558D" w:rsidRDefault="000F0DAF">
          <w:pPr>
            <w:pStyle w:val="TOC3"/>
            <w:tabs>
              <w:tab w:val="right" w:leader="dot" w:pos="9350"/>
            </w:tabs>
            <w:rPr>
              <w:rFonts w:eastAsiaTheme="minorEastAsia"/>
              <w:noProof/>
            </w:rPr>
          </w:pPr>
          <w:hyperlink w:anchor="_Toc380828613" w:history="1">
            <w:r w:rsidR="002A558D" w:rsidRPr="00C51083">
              <w:rPr>
                <w:rStyle w:val="Hyperlink"/>
                <w:noProof/>
              </w:rPr>
              <w:t>Audio.isdone &lt;lvar&gt;</w:t>
            </w:r>
            <w:r w:rsidR="002A558D">
              <w:rPr>
                <w:noProof/>
                <w:webHidden/>
              </w:rPr>
              <w:tab/>
            </w:r>
            <w:r>
              <w:rPr>
                <w:noProof/>
                <w:webHidden/>
              </w:rPr>
              <w:fldChar w:fldCharType="begin"/>
            </w:r>
            <w:r w:rsidR="002A558D">
              <w:rPr>
                <w:noProof/>
                <w:webHidden/>
              </w:rPr>
              <w:instrText xml:space="preserve"> PAGEREF _Toc380828613 \h </w:instrText>
            </w:r>
            <w:r>
              <w:rPr>
                <w:noProof/>
                <w:webHidden/>
              </w:rPr>
            </w:r>
            <w:r>
              <w:rPr>
                <w:noProof/>
                <w:webHidden/>
              </w:rPr>
              <w:fldChar w:fldCharType="separate"/>
            </w:r>
            <w:r w:rsidR="002A558D">
              <w:rPr>
                <w:noProof/>
                <w:webHidden/>
              </w:rPr>
              <w:t>122</w:t>
            </w:r>
            <w:r>
              <w:rPr>
                <w:noProof/>
                <w:webHidden/>
              </w:rPr>
              <w:fldChar w:fldCharType="end"/>
            </w:r>
          </w:hyperlink>
        </w:p>
        <w:p w:rsidR="002A558D" w:rsidRDefault="000F0DAF">
          <w:pPr>
            <w:pStyle w:val="TOC3"/>
            <w:tabs>
              <w:tab w:val="right" w:leader="dot" w:pos="9350"/>
            </w:tabs>
            <w:rPr>
              <w:rFonts w:eastAsiaTheme="minorEastAsia"/>
              <w:noProof/>
            </w:rPr>
          </w:pPr>
          <w:hyperlink w:anchor="_Toc380828614" w:history="1">
            <w:r w:rsidR="002A558D" w:rsidRPr="00C51083">
              <w:rPr>
                <w:rStyle w:val="Hyperlink"/>
                <w:noProof/>
              </w:rPr>
              <w:t>Audio.record.start &lt;fn_svar&gt;</w:t>
            </w:r>
            <w:r w:rsidR="002A558D">
              <w:rPr>
                <w:noProof/>
                <w:webHidden/>
              </w:rPr>
              <w:tab/>
            </w:r>
            <w:r>
              <w:rPr>
                <w:noProof/>
                <w:webHidden/>
              </w:rPr>
              <w:fldChar w:fldCharType="begin"/>
            </w:r>
            <w:r w:rsidR="002A558D">
              <w:rPr>
                <w:noProof/>
                <w:webHidden/>
              </w:rPr>
              <w:instrText xml:space="preserve"> PAGEREF _Toc380828614 \h </w:instrText>
            </w:r>
            <w:r>
              <w:rPr>
                <w:noProof/>
                <w:webHidden/>
              </w:rPr>
            </w:r>
            <w:r>
              <w:rPr>
                <w:noProof/>
                <w:webHidden/>
              </w:rPr>
              <w:fldChar w:fldCharType="separate"/>
            </w:r>
            <w:r w:rsidR="002A558D">
              <w:rPr>
                <w:noProof/>
                <w:webHidden/>
              </w:rPr>
              <w:t>123</w:t>
            </w:r>
            <w:r>
              <w:rPr>
                <w:noProof/>
                <w:webHidden/>
              </w:rPr>
              <w:fldChar w:fldCharType="end"/>
            </w:r>
          </w:hyperlink>
        </w:p>
        <w:p w:rsidR="002A558D" w:rsidRDefault="000F0DAF">
          <w:pPr>
            <w:pStyle w:val="TOC3"/>
            <w:tabs>
              <w:tab w:val="right" w:leader="dot" w:pos="9350"/>
            </w:tabs>
            <w:rPr>
              <w:rFonts w:eastAsiaTheme="minorEastAsia"/>
              <w:noProof/>
            </w:rPr>
          </w:pPr>
          <w:hyperlink w:anchor="_Toc380828615" w:history="1">
            <w:r w:rsidR="002A558D" w:rsidRPr="00C51083">
              <w:rPr>
                <w:rStyle w:val="Hyperlink"/>
                <w:noProof/>
              </w:rPr>
              <w:t>Audio.record.stop</w:t>
            </w:r>
            <w:r w:rsidR="002A558D">
              <w:rPr>
                <w:noProof/>
                <w:webHidden/>
              </w:rPr>
              <w:tab/>
            </w:r>
            <w:r>
              <w:rPr>
                <w:noProof/>
                <w:webHidden/>
              </w:rPr>
              <w:fldChar w:fldCharType="begin"/>
            </w:r>
            <w:r w:rsidR="002A558D">
              <w:rPr>
                <w:noProof/>
                <w:webHidden/>
              </w:rPr>
              <w:instrText xml:space="preserve"> PAGEREF _Toc380828615 \h </w:instrText>
            </w:r>
            <w:r>
              <w:rPr>
                <w:noProof/>
                <w:webHidden/>
              </w:rPr>
            </w:r>
            <w:r>
              <w:rPr>
                <w:noProof/>
                <w:webHidden/>
              </w:rPr>
              <w:fldChar w:fldCharType="separate"/>
            </w:r>
            <w:r w:rsidR="002A558D">
              <w:rPr>
                <w:noProof/>
                <w:webHidden/>
              </w:rPr>
              <w:t>123</w:t>
            </w:r>
            <w:r>
              <w:rPr>
                <w:noProof/>
                <w:webHidden/>
              </w:rPr>
              <w:fldChar w:fldCharType="end"/>
            </w:r>
          </w:hyperlink>
        </w:p>
        <w:p w:rsidR="002A558D" w:rsidRDefault="000F0DAF">
          <w:pPr>
            <w:pStyle w:val="TOC1"/>
            <w:tabs>
              <w:tab w:val="right" w:leader="dot" w:pos="9350"/>
            </w:tabs>
            <w:rPr>
              <w:rFonts w:eastAsiaTheme="minorEastAsia"/>
              <w:noProof/>
            </w:rPr>
          </w:pPr>
          <w:hyperlink w:anchor="_Toc380828616" w:history="1">
            <w:r w:rsidR="002A558D" w:rsidRPr="00C51083">
              <w:rPr>
                <w:rStyle w:val="Hyperlink"/>
                <w:noProof/>
              </w:rPr>
              <w:t>SoundPool</w:t>
            </w:r>
            <w:r w:rsidR="002A558D">
              <w:rPr>
                <w:noProof/>
                <w:webHidden/>
              </w:rPr>
              <w:tab/>
            </w:r>
            <w:r>
              <w:rPr>
                <w:noProof/>
                <w:webHidden/>
              </w:rPr>
              <w:fldChar w:fldCharType="begin"/>
            </w:r>
            <w:r w:rsidR="002A558D">
              <w:rPr>
                <w:noProof/>
                <w:webHidden/>
              </w:rPr>
              <w:instrText xml:space="preserve"> PAGEREF _Toc380828616 \h </w:instrText>
            </w:r>
            <w:r>
              <w:rPr>
                <w:noProof/>
                <w:webHidden/>
              </w:rPr>
            </w:r>
            <w:r>
              <w:rPr>
                <w:noProof/>
                <w:webHidden/>
              </w:rPr>
              <w:fldChar w:fldCharType="separate"/>
            </w:r>
            <w:r w:rsidR="002A558D">
              <w:rPr>
                <w:noProof/>
                <w:webHidden/>
              </w:rPr>
              <w:t>123</w:t>
            </w:r>
            <w:r>
              <w:rPr>
                <w:noProof/>
                <w:webHidden/>
              </w:rPr>
              <w:fldChar w:fldCharType="end"/>
            </w:r>
          </w:hyperlink>
        </w:p>
        <w:p w:rsidR="002A558D" w:rsidRDefault="000F0DAF">
          <w:pPr>
            <w:pStyle w:val="TOC2"/>
            <w:tabs>
              <w:tab w:val="right" w:leader="dot" w:pos="9350"/>
            </w:tabs>
            <w:rPr>
              <w:rFonts w:eastAsiaTheme="minorEastAsia"/>
              <w:noProof/>
            </w:rPr>
          </w:pPr>
          <w:hyperlink w:anchor="_Toc380828617" w:history="1">
            <w:r w:rsidR="002A558D" w:rsidRPr="00C51083">
              <w:rPr>
                <w:rStyle w:val="Hyperlink"/>
                <w:noProof/>
              </w:rPr>
              <w:t>Introduction</w:t>
            </w:r>
            <w:r w:rsidR="002A558D">
              <w:rPr>
                <w:noProof/>
                <w:webHidden/>
              </w:rPr>
              <w:tab/>
            </w:r>
            <w:r>
              <w:rPr>
                <w:noProof/>
                <w:webHidden/>
              </w:rPr>
              <w:fldChar w:fldCharType="begin"/>
            </w:r>
            <w:r w:rsidR="002A558D">
              <w:rPr>
                <w:noProof/>
                <w:webHidden/>
              </w:rPr>
              <w:instrText xml:space="preserve"> PAGEREF _Toc380828617 \h </w:instrText>
            </w:r>
            <w:r>
              <w:rPr>
                <w:noProof/>
                <w:webHidden/>
              </w:rPr>
            </w:r>
            <w:r>
              <w:rPr>
                <w:noProof/>
                <w:webHidden/>
              </w:rPr>
              <w:fldChar w:fldCharType="separate"/>
            </w:r>
            <w:r w:rsidR="002A558D">
              <w:rPr>
                <w:noProof/>
                <w:webHidden/>
              </w:rPr>
              <w:t>123</w:t>
            </w:r>
            <w:r>
              <w:rPr>
                <w:noProof/>
                <w:webHidden/>
              </w:rPr>
              <w:fldChar w:fldCharType="end"/>
            </w:r>
          </w:hyperlink>
        </w:p>
        <w:p w:rsidR="002A558D" w:rsidRDefault="000F0DAF">
          <w:pPr>
            <w:pStyle w:val="TOC2"/>
            <w:tabs>
              <w:tab w:val="right" w:leader="dot" w:pos="9350"/>
            </w:tabs>
            <w:rPr>
              <w:rFonts w:eastAsiaTheme="minorEastAsia"/>
              <w:noProof/>
            </w:rPr>
          </w:pPr>
          <w:hyperlink w:anchor="_Toc380828618" w:history="1">
            <w:r w:rsidR="002A558D" w:rsidRPr="00C51083">
              <w:rPr>
                <w:rStyle w:val="Hyperlink"/>
                <w:noProof/>
              </w:rPr>
              <w:t>Commands</w:t>
            </w:r>
            <w:r w:rsidR="002A558D">
              <w:rPr>
                <w:noProof/>
                <w:webHidden/>
              </w:rPr>
              <w:tab/>
            </w:r>
            <w:r>
              <w:rPr>
                <w:noProof/>
                <w:webHidden/>
              </w:rPr>
              <w:fldChar w:fldCharType="begin"/>
            </w:r>
            <w:r w:rsidR="002A558D">
              <w:rPr>
                <w:noProof/>
                <w:webHidden/>
              </w:rPr>
              <w:instrText xml:space="preserve"> PAGEREF _Toc380828618 \h </w:instrText>
            </w:r>
            <w:r>
              <w:rPr>
                <w:noProof/>
                <w:webHidden/>
              </w:rPr>
            </w:r>
            <w:r>
              <w:rPr>
                <w:noProof/>
                <w:webHidden/>
              </w:rPr>
              <w:fldChar w:fldCharType="separate"/>
            </w:r>
            <w:r w:rsidR="002A558D">
              <w:rPr>
                <w:noProof/>
                <w:webHidden/>
              </w:rPr>
              <w:t>123</w:t>
            </w:r>
            <w:r>
              <w:rPr>
                <w:noProof/>
                <w:webHidden/>
              </w:rPr>
              <w:fldChar w:fldCharType="end"/>
            </w:r>
          </w:hyperlink>
        </w:p>
        <w:p w:rsidR="002A558D" w:rsidRDefault="000F0DAF">
          <w:pPr>
            <w:pStyle w:val="TOC3"/>
            <w:tabs>
              <w:tab w:val="right" w:leader="dot" w:pos="9350"/>
            </w:tabs>
            <w:rPr>
              <w:rFonts w:eastAsiaTheme="minorEastAsia"/>
              <w:noProof/>
            </w:rPr>
          </w:pPr>
          <w:hyperlink w:anchor="_Toc380828619" w:history="1">
            <w:r w:rsidR="002A558D" w:rsidRPr="00C51083">
              <w:rPr>
                <w:rStyle w:val="Hyperlink"/>
                <w:noProof/>
              </w:rPr>
              <w:t>Soundpool.open &lt;MaxStreams_nexp&gt;</w:t>
            </w:r>
            <w:r w:rsidR="002A558D">
              <w:rPr>
                <w:noProof/>
                <w:webHidden/>
              </w:rPr>
              <w:tab/>
            </w:r>
            <w:r>
              <w:rPr>
                <w:noProof/>
                <w:webHidden/>
              </w:rPr>
              <w:fldChar w:fldCharType="begin"/>
            </w:r>
            <w:r w:rsidR="002A558D">
              <w:rPr>
                <w:noProof/>
                <w:webHidden/>
              </w:rPr>
              <w:instrText xml:space="preserve"> PAGEREF _Toc380828619 \h </w:instrText>
            </w:r>
            <w:r>
              <w:rPr>
                <w:noProof/>
                <w:webHidden/>
              </w:rPr>
            </w:r>
            <w:r>
              <w:rPr>
                <w:noProof/>
                <w:webHidden/>
              </w:rPr>
              <w:fldChar w:fldCharType="separate"/>
            </w:r>
            <w:r w:rsidR="002A558D">
              <w:rPr>
                <w:noProof/>
                <w:webHidden/>
              </w:rPr>
              <w:t>123</w:t>
            </w:r>
            <w:r>
              <w:rPr>
                <w:noProof/>
                <w:webHidden/>
              </w:rPr>
              <w:fldChar w:fldCharType="end"/>
            </w:r>
          </w:hyperlink>
        </w:p>
        <w:p w:rsidR="002A558D" w:rsidRDefault="000F0DAF">
          <w:pPr>
            <w:pStyle w:val="TOC3"/>
            <w:tabs>
              <w:tab w:val="right" w:leader="dot" w:pos="9350"/>
            </w:tabs>
            <w:rPr>
              <w:rFonts w:eastAsiaTheme="minorEastAsia"/>
              <w:noProof/>
            </w:rPr>
          </w:pPr>
          <w:hyperlink w:anchor="_Toc380828620" w:history="1">
            <w:r w:rsidR="002A558D" w:rsidRPr="00C51083">
              <w:rPr>
                <w:rStyle w:val="Hyperlink"/>
                <w:noProof/>
              </w:rPr>
              <w:t>Soundpool.load &lt;soundID_nvar&gt;, &lt;file_path_sexp&gt;</w:t>
            </w:r>
            <w:r w:rsidR="002A558D">
              <w:rPr>
                <w:noProof/>
                <w:webHidden/>
              </w:rPr>
              <w:tab/>
            </w:r>
            <w:r>
              <w:rPr>
                <w:noProof/>
                <w:webHidden/>
              </w:rPr>
              <w:fldChar w:fldCharType="begin"/>
            </w:r>
            <w:r w:rsidR="002A558D">
              <w:rPr>
                <w:noProof/>
                <w:webHidden/>
              </w:rPr>
              <w:instrText xml:space="preserve"> PAGEREF _Toc380828620 \h </w:instrText>
            </w:r>
            <w:r>
              <w:rPr>
                <w:noProof/>
                <w:webHidden/>
              </w:rPr>
            </w:r>
            <w:r>
              <w:rPr>
                <w:noProof/>
                <w:webHidden/>
              </w:rPr>
              <w:fldChar w:fldCharType="separate"/>
            </w:r>
            <w:r w:rsidR="002A558D">
              <w:rPr>
                <w:noProof/>
                <w:webHidden/>
              </w:rPr>
              <w:t>124</w:t>
            </w:r>
            <w:r>
              <w:rPr>
                <w:noProof/>
                <w:webHidden/>
              </w:rPr>
              <w:fldChar w:fldCharType="end"/>
            </w:r>
          </w:hyperlink>
        </w:p>
        <w:p w:rsidR="002A558D" w:rsidRDefault="000F0DAF">
          <w:pPr>
            <w:pStyle w:val="TOC3"/>
            <w:tabs>
              <w:tab w:val="right" w:leader="dot" w:pos="9350"/>
            </w:tabs>
            <w:rPr>
              <w:rFonts w:eastAsiaTheme="minorEastAsia"/>
              <w:noProof/>
            </w:rPr>
          </w:pPr>
          <w:hyperlink w:anchor="_Toc380828621" w:history="1">
            <w:r w:rsidR="002A558D" w:rsidRPr="00C51083">
              <w:rPr>
                <w:rStyle w:val="Hyperlink"/>
                <w:noProof/>
              </w:rPr>
              <w:t>Soundpool.unload &lt;soundID_nexp&gt;</w:t>
            </w:r>
            <w:r w:rsidR="002A558D">
              <w:rPr>
                <w:noProof/>
                <w:webHidden/>
              </w:rPr>
              <w:tab/>
            </w:r>
            <w:r>
              <w:rPr>
                <w:noProof/>
                <w:webHidden/>
              </w:rPr>
              <w:fldChar w:fldCharType="begin"/>
            </w:r>
            <w:r w:rsidR="002A558D">
              <w:rPr>
                <w:noProof/>
                <w:webHidden/>
              </w:rPr>
              <w:instrText xml:space="preserve"> PAGEREF _Toc380828621 \h </w:instrText>
            </w:r>
            <w:r>
              <w:rPr>
                <w:noProof/>
                <w:webHidden/>
              </w:rPr>
            </w:r>
            <w:r>
              <w:rPr>
                <w:noProof/>
                <w:webHidden/>
              </w:rPr>
              <w:fldChar w:fldCharType="separate"/>
            </w:r>
            <w:r w:rsidR="002A558D">
              <w:rPr>
                <w:noProof/>
                <w:webHidden/>
              </w:rPr>
              <w:t>124</w:t>
            </w:r>
            <w:r>
              <w:rPr>
                <w:noProof/>
                <w:webHidden/>
              </w:rPr>
              <w:fldChar w:fldCharType="end"/>
            </w:r>
          </w:hyperlink>
        </w:p>
        <w:p w:rsidR="002A558D" w:rsidRDefault="000F0DAF">
          <w:pPr>
            <w:pStyle w:val="TOC3"/>
            <w:tabs>
              <w:tab w:val="right" w:leader="dot" w:pos="9350"/>
            </w:tabs>
            <w:rPr>
              <w:rFonts w:eastAsiaTheme="minorEastAsia"/>
              <w:noProof/>
            </w:rPr>
          </w:pPr>
          <w:hyperlink w:anchor="_Toc380828622" w:history="1">
            <w:r w:rsidR="002A558D" w:rsidRPr="00C51083">
              <w:rPr>
                <w:rStyle w:val="Hyperlink"/>
                <w:noProof/>
              </w:rPr>
              <w:t>Soundpool.play &lt;streamID_nvar&gt;, &lt;soundID_nexp&gt;, &lt;rightVolume_nexp&gt;, &lt;leftVolume_nexp&gt;, &lt;priority_nexp&gt;, &lt;loop_nexp&gt;, &lt;rate_nexp&gt;</w:t>
            </w:r>
            <w:r w:rsidR="002A558D">
              <w:rPr>
                <w:noProof/>
                <w:webHidden/>
              </w:rPr>
              <w:tab/>
            </w:r>
            <w:r>
              <w:rPr>
                <w:noProof/>
                <w:webHidden/>
              </w:rPr>
              <w:fldChar w:fldCharType="begin"/>
            </w:r>
            <w:r w:rsidR="002A558D">
              <w:rPr>
                <w:noProof/>
                <w:webHidden/>
              </w:rPr>
              <w:instrText xml:space="preserve"> PAGEREF _Toc380828622 \h </w:instrText>
            </w:r>
            <w:r>
              <w:rPr>
                <w:noProof/>
                <w:webHidden/>
              </w:rPr>
            </w:r>
            <w:r>
              <w:rPr>
                <w:noProof/>
                <w:webHidden/>
              </w:rPr>
              <w:fldChar w:fldCharType="separate"/>
            </w:r>
            <w:r w:rsidR="002A558D">
              <w:rPr>
                <w:noProof/>
                <w:webHidden/>
              </w:rPr>
              <w:t>124</w:t>
            </w:r>
            <w:r>
              <w:rPr>
                <w:noProof/>
                <w:webHidden/>
              </w:rPr>
              <w:fldChar w:fldCharType="end"/>
            </w:r>
          </w:hyperlink>
        </w:p>
        <w:p w:rsidR="002A558D" w:rsidRDefault="000F0DAF">
          <w:pPr>
            <w:pStyle w:val="TOC3"/>
            <w:tabs>
              <w:tab w:val="right" w:leader="dot" w:pos="9350"/>
            </w:tabs>
            <w:rPr>
              <w:rFonts w:eastAsiaTheme="minorEastAsia"/>
              <w:noProof/>
            </w:rPr>
          </w:pPr>
          <w:hyperlink w:anchor="_Toc380828623" w:history="1">
            <w:r w:rsidR="002A558D" w:rsidRPr="00C51083">
              <w:rPr>
                <w:rStyle w:val="Hyperlink"/>
                <w:noProof/>
              </w:rPr>
              <w:t>Soundpool.setvolume &lt;streamID_nexp&gt;, &lt;leftVolume_nexp&gt;, &lt;rightVolume_nexp&gt;</w:t>
            </w:r>
            <w:r w:rsidR="002A558D">
              <w:rPr>
                <w:noProof/>
                <w:webHidden/>
              </w:rPr>
              <w:tab/>
            </w:r>
            <w:r>
              <w:rPr>
                <w:noProof/>
                <w:webHidden/>
              </w:rPr>
              <w:fldChar w:fldCharType="begin"/>
            </w:r>
            <w:r w:rsidR="002A558D">
              <w:rPr>
                <w:noProof/>
                <w:webHidden/>
              </w:rPr>
              <w:instrText xml:space="preserve"> PAGEREF _Toc380828623 \h </w:instrText>
            </w:r>
            <w:r>
              <w:rPr>
                <w:noProof/>
                <w:webHidden/>
              </w:rPr>
            </w:r>
            <w:r>
              <w:rPr>
                <w:noProof/>
                <w:webHidden/>
              </w:rPr>
              <w:fldChar w:fldCharType="separate"/>
            </w:r>
            <w:r w:rsidR="002A558D">
              <w:rPr>
                <w:noProof/>
                <w:webHidden/>
              </w:rPr>
              <w:t>124</w:t>
            </w:r>
            <w:r>
              <w:rPr>
                <w:noProof/>
                <w:webHidden/>
              </w:rPr>
              <w:fldChar w:fldCharType="end"/>
            </w:r>
          </w:hyperlink>
        </w:p>
        <w:p w:rsidR="002A558D" w:rsidRDefault="000F0DAF">
          <w:pPr>
            <w:pStyle w:val="TOC3"/>
            <w:tabs>
              <w:tab w:val="right" w:leader="dot" w:pos="9350"/>
            </w:tabs>
            <w:rPr>
              <w:rFonts w:eastAsiaTheme="minorEastAsia"/>
              <w:noProof/>
            </w:rPr>
          </w:pPr>
          <w:hyperlink w:anchor="_Toc380828624" w:history="1">
            <w:r w:rsidR="002A558D" w:rsidRPr="00C51083">
              <w:rPr>
                <w:rStyle w:val="Hyperlink"/>
                <w:noProof/>
              </w:rPr>
              <w:t>Soundpool.setrate &lt;streamID_nexp&gt;, &lt;rate_nexp&gt;</w:t>
            </w:r>
            <w:r w:rsidR="002A558D">
              <w:rPr>
                <w:noProof/>
                <w:webHidden/>
              </w:rPr>
              <w:tab/>
            </w:r>
            <w:r>
              <w:rPr>
                <w:noProof/>
                <w:webHidden/>
              </w:rPr>
              <w:fldChar w:fldCharType="begin"/>
            </w:r>
            <w:r w:rsidR="002A558D">
              <w:rPr>
                <w:noProof/>
                <w:webHidden/>
              </w:rPr>
              <w:instrText xml:space="preserve"> PAGEREF _Toc380828624 \h </w:instrText>
            </w:r>
            <w:r>
              <w:rPr>
                <w:noProof/>
                <w:webHidden/>
              </w:rPr>
            </w:r>
            <w:r>
              <w:rPr>
                <w:noProof/>
                <w:webHidden/>
              </w:rPr>
              <w:fldChar w:fldCharType="separate"/>
            </w:r>
            <w:r w:rsidR="002A558D">
              <w:rPr>
                <w:noProof/>
                <w:webHidden/>
              </w:rPr>
              <w:t>124</w:t>
            </w:r>
            <w:r>
              <w:rPr>
                <w:noProof/>
                <w:webHidden/>
              </w:rPr>
              <w:fldChar w:fldCharType="end"/>
            </w:r>
          </w:hyperlink>
        </w:p>
        <w:p w:rsidR="002A558D" w:rsidRDefault="000F0DAF">
          <w:pPr>
            <w:pStyle w:val="TOC3"/>
            <w:tabs>
              <w:tab w:val="right" w:leader="dot" w:pos="9350"/>
            </w:tabs>
            <w:rPr>
              <w:rFonts w:eastAsiaTheme="minorEastAsia"/>
              <w:noProof/>
            </w:rPr>
          </w:pPr>
          <w:hyperlink w:anchor="_Toc380828625" w:history="1">
            <w:r w:rsidR="002A558D" w:rsidRPr="00C51083">
              <w:rPr>
                <w:rStyle w:val="Hyperlink"/>
                <w:noProof/>
              </w:rPr>
              <w:t>Soundpool.setpriority &lt;streamID_nexp&gt;, &lt;priority_nexp&gt;</w:t>
            </w:r>
            <w:r w:rsidR="002A558D">
              <w:rPr>
                <w:noProof/>
                <w:webHidden/>
              </w:rPr>
              <w:tab/>
            </w:r>
            <w:r>
              <w:rPr>
                <w:noProof/>
                <w:webHidden/>
              </w:rPr>
              <w:fldChar w:fldCharType="begin"/>
            </w:r>
            <w:r w:rsidR="002A558D">
              <w:rPr>
                <w:noProof/>
                <w:webHidden/>
              </w:rPr>
              <w:instrText xml:space="preserve"> PAGEREF _Toc380828625 \h </w:instrText>
            </w:r>
            <w:r>
              <w:rPr>
                <w:noProof/>
                <w:webHidden/>
              </w:rPr>
            </w:r>
            <w:r>
              <w:rPr>
                <w:noProof/>
                <w:webHidden/>
              </w:rPr>
              <w:fldChar w:fldCharType="separate"/>
            </w:r>
            <w:r w:rsidR="002A558D">
              <w:rPr>
                <w:noProof/>
                <w:webHidden/>
              </w:rPr>
              <w:t>124</w:t>
            </w:r>
            <w:r>
              <w:rPr>
                <w:noProof/>
                <w:webHidden/>
              </w:rPr>
              <w:fldChar w:fldCharType="end"/>
            </w:r>
          </w:hyperlink>
        </w:p>
        <w:p w:rsidR="002A558D" w:rsidRDefault="000F0DAF">
          <w:pPr>
            <w:pStyle w:val="TOC3"/>
            <w:tabs>
              <w:tab w:val="right" w:leader="dot" w:pos="9350"/>
            </w:tabs>
            <w:rPr>
              <w:rFonts w:eastAsiaTheme="minorEastAsia"/>
              <w:noProof/>
            </w:rPr>
          </w:pPr>
          <w:hyperlink w:anchor="_Toc380828626" w:history="1">
            <w:r w:rsidR="002A558D" w:rsidRPr="00C51083">
              <w:rPr>
                <w:rStyle w:val="Hyperlink"/>
                <w:noProof/>
              </w:rPr>
              <w:t>Soundpool.pause &lt;streamID_nexp&gt;</w:t>
            </w:r>
            <w:r w:rsidR="002A558D">
              <w:rPr>
                <w:noProof/>
                <w:webHidden/>
              </w:rPr>
              <w:tab/>
            </w:r>
            <w:r>
              <w:rPr>
                <w:noProof/>
                <w:webHidden/>
              </w:rPr>
              <w:fldChar w:fldCharType="begin"/>
            </w:r>
            <w:r w:rsidR="002A558D">
              <w:rPr>
                <w:noProof/>
                <w:webHidden/>
              </w:rPr>
              <w:instrText xml:space="preserve"> PAGEREF _Toc380828626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3"/>
            <w:tabs>
              <w:tab w:val="right" w:leader="dot" w:pos="9350"/>
            </w:tabs>
            <w:rPr>
              <w:rFonts w:eastAsiaTheme="minorEastAsia"/>
              <w:noProof/>
            </w:rPr>
          </w:pPr>
          <w:hyperlink w:anchor="_Toc380828627" w:history="1">
            <w:r w:rsidR="002A558D" w:rsidRPr="00C51083">
              <w:rPr>
                <w:rStyle w:val="Hyperlink"/>
                <w:noProof/>
              </w:rPr>
              <w:t>Soundpool.resume &lt;streamID_nexp&gt;</w:t>
            </w:r>
            <w:r w:rsidR="002A558D">
              <w:rPr>
                <w:noProof/>
                <w:webHidden/>
              </w:rPr>
              <w:tab/>
            </w:r>
            <w:r>
              <w:rPr>
                <w:noProof/>
                <w:webHidden/>
              </w:rPr>
              <w:fldChar w:fldCharType="begin"/>
            </w:r>
            <w:r w:rsidR="002A558D">
              <w:rPr>
                <w:noProof/>
                <w:webHidden/>
              </w:rPr>
              <w:instrText xml:space="preserve"> PAGEREF _Toc380828627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3"/>
            <w:tabs>
              <w:tab w:val="right" w:leader="dot" w:pos="9350"/>
            </w:tabs>
            <w:rPr>
              <w:rFonts w:eastAsiaTheme="minorEastAsia"/>
              <w:noProof/>
            </w:rPr>
          </w:pPr>
          <w:hyperlink w:anchor="_Toc380828628" w:history="1">
            <w:r w:rsidR="002A558D" w:rsidRPr="00C51083">
              <w:rPr>
                <w:rStyle w:val="Hyperlink"/>
                <w:noProof/>
              </w:rPr>
              <w:t>Soundpool.stop &lt;streamID_nexp&gt;</w:t>
            </w:r>
            <w:r w:rsidR="002A558D">
              <w:rPr>
                <w:noProof/>
                <w:webHidden/>
              </w:rPr>
              <w:tab/>
            </w:r>
            <w:r>
              <w:rPr>
                <w:noProof/>
                <w:webHidden/>
              </w:rPr>
              <w:fldChar w:fldCharType="begin"/>
            </w:r>
            <w:r w:rsidR="002A558D">
              <w:rPr>
                <w:noProof/>
                <w:webHidden/>
              </w:rPr>
              <w:instrText xml:space="preserve"> PAGEREF _Toc380828628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3"/>
            <w:tabs>
              <w:tab w:val="right" w:leader="dot" w:pos="9350"/>
            </w:tabs>
            <w:rPr>
              <w:rFonts w:eastAsiaTheme="minorEastAsia"/>
              <w:noProof/>
            </w:rPr>
          </w:pPr>
          <w:hyperlink w:anchor="_Toc380828629" w:history="1">
            <w:r w:rsidR="002A558D" w:rsidRPr="00C51083">
              <w:rPr>
                <w:rStyle w:val="Hyperlink"/>
                <w:noProof/>
              </w:rPr>
              <w:t>Soundpool.release</w:t>
            </w:r>
            <w:r w:rsidR="002A558D">
              <w:rPr>
                <w:noProof/>
                <w:webHidden/>
              </w:rPr>
              <w:tab/>
            </w:r>
            <w:r>
              <w:rPr>
                <w:noProof/>
                <w:webHidden/>
              </w:rPr>
              <w:fldChar w:fldCharType="begin"/>
            </w:r>
            <w:r w:rsidR="002A558D">
              <w:rPr>
                <w:noProof/>
                <w:webHidden/>
              </w:rPr>
              <w:instrText xml:space="preserve"> PAGEREF _Toc380828629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1"/>
            <w:tabs>
              <w:tab w:val="right" w:leader="dot" w:pos="9350"/>
            </w:tabs>
            <w:rPr>
              <w:rFonts w:eastAsiaTheme="minorEastAsia"/>
              <w:noProof/>
            </w:rPr>
          </w:pPr>
          <w:hyperlink w:anchor="_Toc380828630" w:history="1">
            <w:r w:rsidR="002A558D" w:rsidRPr="00C51083">
              <w:rPr>
                <w:rStyle w:val="Hyperlink"/>
                <w:noProof/>
              </w:rPr>
              <w:t>GPS</w:t>
            </w:r>
            <w:r w:rsidR="002A558D">
              <w:rPr>
                <w:noProof/>
                <w:webHidden/>
              </w:rPr>
              <w:tab/>
            </w:r>
            <w:r>
              <w:rPr>
                <w:noProof/>
                <w:webHidden/>
              </w:rPr>
              <w:fldChar w:fldCharType="begin"/>
            </w:r>
            <w:r w:rsidR="002A558D">
              <w:rPr>
                <w:noProof/>
                <w:webHidden/>
              </w:rPr>
              <w:instrText xml:space="preserve"> PAGEREF _Toc380828630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2"/>
            <w:tabs>
              <w:tab w:val="right" w:leader="dot" w:pos="9350"/>
            </w:tabs>
            <w:rPr>
              <w:rFonts w:eastAsiaTheme="minorEastAsia"/>
              <w:noProof/>
            </w:rPr>
          </w:pPr>
          <w:hyperlink w:anchor="_Toc380828631" w:history="1">
            <w:r w:rsidR="002A558D" w:rsidRPr="00C51083">
              <w:rPr>
                <w:rStyle w:val="Hyperlink"/>
                <w:noProof/>
              </w:rPr>
              <w:t>Commands</w:t>
            </w:r>
            <w:r w:rsidR="002A558D">
              <w:rPr>
                <w:noProof/>
                <w:webHidden/>
              </w:rPr>
              <w:tab/>
            </w:r>
            <w:r>
              <w:rPr>
                <w:noProof/>
                <w:webHidden/>
              </w:rPr>
              <w:fldChar w:fldCharType="begin"/>
            </w:r>
            <w:r w:rsidR="002A558D">
              <w:rPr>
                <w:noProof/>
                <w:webHidden/>
              </w:rPr>
              <w:instrText xml:space="preserve"> PAGEREF _Toc380828631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3"/>
            <w:tabs>
              <w:tab w:val="right" w:leader="dot" w:pos="9350"/>
            </w:tabs>
            <w:rPr>
              <w:rFonts w:eastAsiaTheme="minorEastAsia"/>
              <w:noProof/>
            </w:rPr>
          </w:pPr>
          <w:hyperlink w:anchor="_Toc380828632" w:history="1">
            <w:r w:rsidR="002A558D" w:rsidRPr="00C51083">
              <w:rPr>
                <w:rStyle w:val="Hyperlink"/>
                <w:noProof/>
              </w:rPr>
              <w:t>Gps.open</w:t>
            </w:r>
            <w:r w:rsidR="002A558D">
              <w:rPr>
                <w:noProof/>
                <w:webHidden/>
              </w:rPr>
              <w:tab/>
            </w:r>
            <w:r>
              <w:rPr>
                <w:noProof/>
                <w:webHidden/>
              </w:rPr>
              <w:fldChar w:fldCharType="begin"/>
            </w:r>
            <w:r w:rsidR="002A558D">
              <w:rPr>
                <w:noProof/>
                <w:webHidden/>
              </w:rPr>
              <w:instrText xml:space="preserve"> PAGEREF _Toc380828632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3"/>
            <w:tabs>
              <w:tab w:val="right" w:leader="dot" w:pos="9350"/>
            </w:tabs>
            <w:rPr>
              <w:rFonts w:eastAsiaTheme="minorEastAsia"/>
              <w:noProof/>
            </w:rPr>
          </w:pPr>
          <w:hyperlink w:anchor="_Toc380828633" w:history="1">
            <w:r w:rsidR="002A558D" w:rsidRPr="00C51083">
              <w:rPr>
                <w:rStyle w:val="Hyperlink"/>
                <w:noProof/>
              </w:rPr>
              <w:t>Gps.close</w:t>
            </w:r>
            <w:r w:rsidR="002A558D">
              <w:rPr>
                <w:noProof/>
                <w:webHidden/>
              </w:rPr>
              <w:tab/>
            </w:r>
            <w:r>
              <w:rPr>
                <w:noProof/>
                <w:webHidden/>
              </w:rPr>
              <w:fldChar w:fldCharType="begin"/>
            </w:r>
            <w:r w:rsidR="002A558D">
              <w:rPr>
                <w:noProof/>
                <w:webHidden/>
              </w:rPr>
              <w:instrText xml:space="preserve"> PAGEREF _Toc380828633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3"/>
            <w:tabs>
              <w:tab w:val="right" w:leader="dot" w:pos="9350"/>
            </w:tabs>
            <w:rPr>
              <w:rFonts w:eastAsiaTheme="minorEastAsia"/>
              <w:noProof/>
            </w:rPr>
          </w:pPr>
          <w:hyperlink w:anchor="_Toc380828634" w:history="1">
            <w:r w:rsidR="002A558D" w:rsidRPr="00C51083">
              <w:rPr>
                <w:rStyle w:val="Hyperlink"/>
                <w:noProof/>
              </w:rPr>
              <w:t>Gps.provider &lt;svar&gt;</w:t>
            </w:r>
            <w:r w:rsidR="002A558D">
              <w:rPr>
                <w:noProof/>
                <w:webHidden/>
              </w:rPr>
              <w:tab/>
            </w:r>
            <w:r>
              <w:rPr>
                <w:noProof/>
                <w:webHidden/>
              </w:rPr>
              <w:fldChar w:fldCharType="begin"/>
            </w:r>
            <w:r w:rsidR="002A558D">
              <w:rPr>
                <w:noProof/>
                <w:webHidden/>
              </w:rPr>
              <w:instrText xml:space="preserve"> PAGEREF _Toc380828634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3"/>
            <w:tabs>
              <w:tab w:val="right" w:leader="dot" w:pos="9350"/>
            </w:tabs>
            <w:rPr>
              <w:rFonts w:eastAsiaTheme="minorEastAsia"/>
              <w:noProof/>
            </w:rPr>
          </w:pPr>
          <w:hyperlink w:anchor="_Toc380828635" w:history="1">
            <w:r w:rsidR="002A558D" w:rsidRPr="00C51083">
              <w:rPr>
                <w:rStyle w:val="Hyperlink"/>
                <w:noProof/>
              </w:rPr>
              <w:t>Gps.accuracy &lt;nvar&gt;</w:t>
            </w:r>
            <w:r w:rsidR="002A558D">
              <w:rPr>
                <w:noProof/>
                <w:webHidden/>
              </w:rPr>
              <w:tab/>
            </w:r>
            <w:r>
              <w:rPr>
                <w:noProof/>
                <w:webHidden/>
              </w:rPr>
              <w:fldChar w:fldCharType="begin"/>
            </w:r>
            <w:r w:rsidR="002A558D">
              <w:rPr>
                <w:noProof/>
                <w:webHidden/>
              </w:rPr>
              <w:instrText xml:space="preserve"> PAGEREF _Toc380828635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3"/>
            <w:tabs>
              <w:tab w:val="right" w:leader="dot" w:pos="9350"/>
            </w:tabs>
            <w:rPr>
              <w:rFonts w:eastAsiaTheme="minorEastAsia"/>
              <w:noProof/>
            </w:rPr>
          </w:pPr>
          <w:hyperlink w:anchor="_Toc380828636" w:history="1">
            <w:r w:rsidR="002A558D" w:rsidRPr="00C51083">
              <w:rPr>
                <w:rStyle w:val="Hyperlink"/>
                <w:noProof/>
              </w:rPr>
              <w:t>Gps.latitude &lt;nvar&gt;</w:t>
            </w:r>
            <w:r w:rsidR="002A558D">
              <w:rPr>
                <w:noProof/>
                <w:webHidden/>
              </w:rPr>
              <w:tab/>
            </w:r>
            <w:r>
              <w:rPr>
                <w:noProof/>
                <w:webHidden/>
              </w:rPr>
              <w:fldChar w:fldCharType="begin"/>
            </w:r>
            <w:r w:rsidR="002A558D">
              <w:rPr>
                <w:noProof/>
                <w:webHidden/>
              </w:rPr>
              <w:instrText xml:space="preserve"> PAGEREF _Toc380828636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3"/>
            <w:tabs>
              <w:tab w:val="right" w:leader="dot" w:pos="9350"/>
            </w:tabs>
            <w:rPr>
              <w:rFonts w:eastAsiaTheme="minorEastAsia"/>
              <w:noProof/>
            </w:rPr>
          </w:pPr>
          <w:hyperlink w:anchor="_Toc380828637" w:history="1">
            <w:r w:rsidR="002A558D" w:rsidRPr="00C51083">
              <w:rPr>
                <w:rStyle w:val="Hyperlink"/>
                <w:noProof/>
              </w:rPr>
              <w:t>Gps.longitude &lt;nvar&gt;</w:t>
            </w:r>
            <w:r w:rsidR="002A558D">
              <w:rPr>
                <w:noProof/>
                <w:webHidden/>
              </w:rPr>
              <w:tab/>
            </w:r>
            <w:r>
              <w:rPr>
                <w:noProof/>
                <w:webHidden/>
              </w:rPr>
              <w:fldChar w:fldCharType="begin"/>
            </w:r>
            <w:r w:rsidR="002A558D">
              <w:rPr>
                <w:noProof/>
                <w:webHidden/>
              </w:rPr>
              <w:instrText xml:space="preserve"> PAGEREF _Toc380828637 \h </w:instrText>
            </w:r>
            <w:r>
              <w:rPr>
                <w:noProof/>
                <w:webHidden/>
              </w:rPr>
            </w:r>
            <w:r>
              <w:rPr>
                <w:noProof/>
                <w:webHidden/>
              </w:rPr>
              <w:fldChar w:fldCharType="separate"/>
            </w:r>
            <w:r w:rsidR="002A558D">
              <w:rPr>
                <w:noProof/>
                <w:webHidden/>
              </w:rPr>
              <w:t>125</w:t>
            </w:r>
            <w:r>
              <w:rPr>
                <w:noProof/>
                <w:webHidden/>
              </w:rPr>
              <w:fldChar w:fldCharType="end"/>
            </w:r>
          </w:hyperlink>
        </w:p>
        <w:p w:rsidR="002A558D" w:rsidRDefault="000F0DAF">
          <w:pPr>
            <w:pStyle w:val="TOC3"/>
            <w:tabs>
              <w:tab w:val="right" w:leader="dot" w:pos="9350"/>
            </w:tabs>
            <w:rPr>
              <w:rFonts w:eastAsiaTheme="minorEastAsia"/>
              <w:noProof/>
            </w:rPr>
          </w:pPr>
          <w:hyperlink w:anchor="_Toc380828638" w:history="1">
            <w:r w:rsidR="002A558D" w:rsidRPr="00C51083">
              <w:rPr>
                <w:rStyle w:val="Hyperlink"/>
                <w:noProof/>
              </w:rPr>
              <w:t>Gps.altitude &lt;nvar&gt;</w:t>
            </w:r>
            <w:r w:rsidR="002A558D">
              <w:rPr>
                <w:noProof/>
                <w:webHidden/>
              </w:rPr>
              <w:tab/>
            </w:r>
            <w:r>
              <w:rPr>
                <w:noProof/>
                <w:webHidden/>
              </w:rPr>
              <w:fldChar w:fldCharType="begin"/>
            </w:r>
            <w:r w:rsidR="002A558D">
              <w:rPr>
                <w:noProof/>
                <w:webHidden/>
              </w:rPr>
              <w:instrText xml:space="preserve"> PAGEREF _Toc380828638 \h </w:instrText>
            </w:r>
            <w:r>
              <w:rPr>
                <w:noProof/>
                <w:webHidden/>
              </w:rPr>
            </w:r>
            <w:r>
              <w:rPr>
                <w:noProof/>
                <w:webHidden/>
              </w:rPr>
              <w:fldChar w:fldCharType="separate"/>
            </w:r>
            <w:r w:rsidR="002A558D">
              <w:rPr>
                <w:noProof/>
                <w:webHidden/>
              </w:rPr>
              <w:t>126</w:t>
            </w:r>
            <w:r>
              <w:rPr>
                <w:noProof/>
                <w:webHidden/>
              </w:rPr>
              <w:fldChar w:fldCharType="end"/>
            </w:r>
          </w:hyperlink>
        </w:p>
        <w:p w:rsidR="002A558D" w:rsidRDefault="000F0DAF">
          <w:pPr>
            <w:pStyle w:val="TOC3"/>
            <w:tabs>
              <w:tab w:val="right" w:leader="dot" w:pos="9350"/>
            </w:tabs>
            <w:rPr>
              <w:rFonts w:eastAsiaTheme="minorEastAsia"/>
              <w:noProof/>
            </w:rPr>
          </w:pPr>
          <w:hyperlink w:anchor="_Toc380828639" w:history="1">
            <w:r w:rsidR="002A558D" w:rsidRPr="00C51083">
              <w:rPr>
                <w:rStyle w:val="Hyperlink"/>
                <w:noProof/>
              </w:rPr>
              <w:t>Gps.bearing &lt;nvar&gt;</w:t>
            </w:r>
            <w:r w:rsidR="002A558D">
              <w:rPr>
                <w:noProof/>
                <w:webHidden/>
              </w:rPr>
              <w:tab/>
            </w:r>
            <w:r>
              <w:rPr>
                <w:noProof/>
                <w:webHidden/>
              </w:rPr>
              <w:fldChar w:fldCharType="begin"/>
            </w:r>
            <w:r w:rsidR="002A558D">
              <w:rPr>
                <w:noProof/>
                <w:webHidden/>
              </w:rPr>
              <w:instrText xml:space="preserve"> PAGEREF _Toc380828639 \h </w:instrText>
            </w:r>
            <w:r>
              <w:rPr>
                <w:noProof/>
                <w:webHidden/>
              </w:rPr>
            </w:r>
            <w:r>
              <w:rPr>
                <w:noProof/>
                <w:webHidden/>
              </w:rPr>
              <w:fldChar w:fldCharType="separate"/>
            </w:r>
            <w:r w:rsidR="002A558D">
              <w:rPr>
                <w:noProof/>
                <w:webHidden/>
              </w:rPr>
              <w:t>126</w:t>
            </w:r>
            <w:r>
              <w:rPr>
                <w:noProof/>
                <w:webHidden/>
              </w:rPr>
              <w:fldChar w:fldCharType="end"/>
            </w:r>
          </w:hyperlink>
        </w:p>
        <w:p w:rsidR="002A558D" w:rsidRDefault="000F0DAF">
          <w:pPr>
            <w:pStyle w:val="TOC3"/>
            <w:tabs>
              <w:tab w:val="right" w:leader="dot" w:pos="9350"/>
            </w:tabs>
            <w:rPr>
              <w:rFonts w:eastAsiaTheme="minorEastAsia"/>
              <w:noProof/>
            </w:rPr>
          </w:pPr>
          <w:hyperlink w:anchor="_Toc380828640" w:history="1">
            <w:r w:rsidR="002A558D" w:rsidRPr="00C51083">
              <w:rPr>
                <w:rStyle w:val="Hyperlink"/>
                <w:noProof/>
              </w:rPr>
              <w:t>Gps.speed &lt;nvar&gt;</w:t>
            </w:r>
            <w:r w:rsidR="002A558D">
              <w:rPr>
                <w:noProof/>
                <w:webHidden/>
              </w:rPr>
              <w:tab/>
            </w:r>
            <w:r>
              <w:rPr>
                <w:noProof/>
                <w:webHidden/>
              </w:rPr>
              <w:fldChar w:fldCharType="begin"/>
            </w:r>
            <w:r w:rsidR="002A558D">
              <w:rPr>
                <w:noProof/>
                <w:webHidden/>
              </w:rPr>
              <w:instrText xml:space="preserve"> PAGEREF _Toc380828640 \h </w:instrText>
            </w:r>
            <w:r>
              <w:rPr>
                <w:noProof/>
                <w:webHidden/>
              </w:rPr>
            </w:r>
            <w:r>
              <w:rPr>
                <w:noProof/>
                <w:webHidden/>
              </w:rPr>
              <w:fldChar w:fldCharType="separate"/>
            </w:r>
            <w:r w:rsidR="002A558D">
              <w:rPr>
                <w:noProof/>
                <w:webHidden/>
              </w:rPr>
              <w:t>126</w:t>
            </w:r>
            <w:r>
              <w:rPr>
                <w:noProof/>
                <w:webHidden/>
              </w:rPr>
              <w:fldChar w:fldCharType="end"/>
            </w:r>
          </w:hyperlink>
        </w:p>
        <w:p w:rsidR="002A558D" w:rsidRDefault="000F0DAF">
          <w:pPr>
            <w:pStyle w:val="TOC3"/>
            <w:tabs>
              <w:tab w:val="right" w:leader="dot" w:pos="9350"/>
            </w:tabs>
            <w:rPr>
              <w:rFonts w:eastAsiaTheme="minorEastAsia"/>
              <w:noProof/>
            </w:rPr>
          </w:pPr>
          <w:hyperlink w:anchor="_Toc380828641" w:history="1">
            <w:r w:rsidR="002A558D" w:rsidRPr="00C51083">
              <w:rPr>
                <w:rStyle w:val="Hyperlink"/>
                <w:noProof/>
              </w:rPr>
              <w:t>Gps.time &lt;nvar&gt;</w:t>
            </w:r>
            <w:r w:rsidR="002A558D">
              <w:rPr>
                <w:noProof/>
                <w:webHidden/>
              </w:rPr>
              <w:tab/>
            </w:r>
            <w:r>
              <w:rPr>
                <w:noProof/>
                <w:webHidden/>
              </w:rPr>
              <w:fldChar w:fldCharType="begin"/>
            </w:r>
            <w:r w:rsidR="002A558D">
              <w:rPr>
                <w:noProof/>
                <w:webHidden/>
              </w:rPr>
              <w:instrText xml:space="preserve"> PAGEREF _Toc380828641 \h </w:instrText>
            </w:r>
            <w:r>
              <w:rPr>
                <w:noProof/>
                <w:webHidden/>
              </w:rPr>
            </w:r>
            <w:r>
              <w:rPr>
                <w:noProof/>
                <w:webHidden/>
              </w:rPr>
              <w:fldChar w:fldCharType="separate"/>
            </w:r>
            <w:r w:rsidR="002A558D">
              <w:rPr>
                <w:noProof/>
                <w:webHidden/>
              </w:rPr>
              <w:t>126</w:t>
            </w:r>
            <w:r>
              <w:rPr>
                <w:noProof/>
                <w:webHidden/>
              </w:rPr>
              <w:fldChar w:fldCharType="end"/>
            </w:r>
          </w:hyperlink>
        </w:p>
        <w:p w:rsidR="002A558D" w:rsidRDefault="000F0DAF">
          <w:pPr>
            <w:pStyle w:val="TOC1"/>
            <w:tabs>
              <w:tab w:val="right" w:leader="dot" w:pos="9350"/>
            </w:tabs>
            <w:rPr>
              <w:rFonts w:eastAsiaTheme="minorEastAsia"/>
              <w:noProof/>
            </w:rPr>
          </w:pPr>
          <w:hyperlink w:anchor="_Toc380828642" w:history="1">
            <w:r w:rsidR="002A558D" w:rsidRPr="00C51083">
              <w:rPr>
                <w:rStyle w:val="Hyperlink"/>
                <w:noProof/>
              </w:rPr>
              <w:t>Sensors</w:t>
            </w:r>
            <w:r w:rsidR="002A558D">
              <w:rPr>
                <w:noProof/>
                <w:webHidden/>
              </w:rPr>
              <w:tab/>
            </w:r>
            <w:r>
              <w:rPr>
                <w:noProof/>
                <w:webHidden/>
              </w:rPr>
              <w:fldChar w:fldCharType="begin"/>
            </w:r>
            <w:r w:rsidR="002A558D">
              <w:rPr>
                <w:noProof/>
                <w:webHidden/>
              </w:rPr>
              <w:instrText xml:space="preserve"> PAGEREF _Toc380828642 \h </w:instrText>
            </w:r>
            <w:r>
              <w:rPr>
                <w:noProof/>
                <w:webHidden/>
              </w:rPr>
            </w:r>
            <w:r>
              <w:rPr>
                <w:noProof/>
                <w:webHidden/>
              </w:rPr>
              <w:fldChar w:fldCharType="separate"/>
            </w:r>
            <w:r w:rsidR="002A558D">
              <w:rPr>
                <w:noProof/>
                <w:webHidden/>
              </w:rPr>
              <w:t>126</w:t>
            </w:r>
            <w:r>
              <w:rPr>
                <w:noProof/>
                <w:webHidden/>
              </w:rPr>
              <w:fldChar w:fldCharType="end"/>
            </w:r>
          </w:hyperlink>
        </w:p>
        <w:p w:rsidR="002A558D" w:rsidRDefault="000F0DAF">
          <w:pPr>
            <w:pStyle w:val="TOC2"/>
            <w:tabs>
              <w:tab w:val="right" w:leader="dot" w:pos="9350"/>
            </w:tabs>
            <w:rPr>
              <w:rFonts w:eastAsiaTheme="minorEastAsia"/>
              <w:noProof/>
            </w:rPr>
          </w:pPr>
          <w:hyperlink w:anchor="_Toc380828643" w:history="1">
            <w:r w:rsidR="002A558D" w:rsidRPr="00C51083">
              <w:rPr>
                <w:rStyle w:val="Hyperlink"/>
                <w:noProof/>
              </w:rPr>
              <w:t>Introduction</w:t>
            </w:r>
            <w:r w:rsidR="002A558D">
              <w:rPr>
                <w:noProof/>
                <w:webHidden/>
              </w:rPr>
              <w:tab/>
            </w:r>
            <w:r>
              <w:rPr>
                <w:noProof/>
                <w:webHidden/>
              </w:rPr>
              <w:fldChar w:fldCharType="begin"/>
            </w:r>
            <w:r w:rsidR="002A558D">
              <w:rPr>
                <w:noProof/>
                <w:webHidden/>
              </w:rPr>
              <w:instrText xml:space="preserve"> PAGEREF _Toc380828643 \h </w:instrText>
            </w:r>
            <w:r>
              <w:rPr>
                <w:noProof/>
                <w:webHidden/>
              </w:rPr>
            </w:r>
            <w:r>
              <w:rPr>
                <w:noProof/>
                <w:webHidden/>
              </w:rPr>
              <w:fldChar w:fldCharType="separate"/>
            </w:r>
            <w:r w:rsidR="002A558D">
              <w:rPr>
                <w:noProof/>
                <w:webHidden/>
              </w:rPr>
              <w:t>126</w:t>
            </w:r>
            <w:r>
              <w:rPr>
                <w:noProof/>
                <w:webHidden/>
              </w:rPr>
              <w:fldChar w:fldCharType="end"/>
            </w:r>
          </w:hyperlink>
        </w:p>
        <w:p w:rsidR="002A558D" w:rsidRDefault="000F0DAF">
          <w:pPr>
            <w:pStyle w:val="TOC2"/>
            <w:tabs>
              <w:tab w:val="right" w:leader="dot" w:pos="9350"/>
            </w:tabs>
            <w:rPr>
              <w:rFonts w:eastAsiaTheme="minorEastAsia"/>
              <w:noProof/>
            </w:rPr>
          </w:pPr>
          <w:hyperlink w:anchor="_Toc380828644" w:history="1">
            <w:r w:rsidR="002A558D" w:rsidRPr="00C51083">
              <w:rPr>
                <w:rStyle w:val="Hyperlink"/>
                <w:noProof/>
              </w:rPr>
              <w:t>Sensor Commands</w:t>
            </w:r>
            <w:r w:rsidR="002A558D">
              <w:rPr>
                <w:noProof/>
                <w:webHidden/>
              </w:rPr>
              <w:tab/>
            </w:r>
            <w:r>
              <w:rPr>
                <w:noProof/>
                <w:webHidden/>
              </w:rPr>
              <w:fldChar w:fldCharType="begin"/>
            </w:r>
            <w:r w:rsidR="002A558D">
              <w:rPr>
                <w:noProof/>
                <w:webHidden/>
              </w:rPr>
              <w:instrText xml:space="preserve"> PAGEREF _Toc380828644 \h </w:instrText>
            </w:r>
            <w:r>
              <w:rPr>
                <w:noProof/>
                <w:webHidden/>
              </w:rPr>
            </w:r>
            <w:r>
              <w:rPr>
                <w:noProof/>
                <w:webHidden/>
              </w:rPr>
              <w:fldChar w:fldCharType="separate"/>
            </w:r>
            <w:r w:rsidR="002A558D">
              <w:rPr>
                <w:noProof/>
                <w:webHidden/>
              </w:rPr>
              <w:t>127</w:t>
            </w:r>
            <w:r>
              <w:rPr>
                <w:noProof/>
                <w:webHidden/>
              </w:rPr>
              <w:fldChar w:fldCharType="end"/>
            </w:r>
          </w:hyperlink>
        </w:p>
        <w:p w:rsidR="002A558D" w:rsidRDefault="000F0DAF">
          <w:pPr>
            <w:pStyle w:val="TOC3"/>
            <w:tabs>
              <w:tab w:val="right" w:leader="dot" w:pos="9350"/>
            </w:tabs>
            <w:rPr>
              <w:rFonts w:eastAsiaTheme="minorEastAsia"/>
              <w:noProof/>
            </w:rPr>
          </w:pPr>
          <w:hyperlink w:anchor="_Toc380828645" w:history="1">
            <w:r w:rsidR="002A558D" w:rsidRPr="00C51083">
              <w:rPr>
                <w:rStyle w:val="Hyperlink"/>
                <w:noProof/>
              </w:rPr>
              <w:t>Sensors.list &lt;sensor_array$[]&gt;</w:t>
            </w:r>
            <w:r w:rsidR="002A558D">
              <w:rPr>
                <w:noProof/>
                <w:webHidden/>
              </w:rPr>
              <w:tab/>
            </w:r>
            <w:r>
              <w:rPr>
                <w:noProof/>
                <w:webHidden/>
              </w:rPr>
              <w:fldChar w:fldCharType="begin"/>
            </w:r>
            <w:r w:rsidR="002A558D">
              <w:rPr>
                <w:noProof/>
                <w:webHidden/>
              </w:rPr>
              <w:instrText xml:space="preserve"> PAGEREF _Toc380828645 \h </w:instrText>
            </w:r>
            <w:r>
              <w:rPr>
                <w:noProof/>
                <w:webHidden/>
              </w:rPr>
            </w:r>
            <w:r>
              <w:rPr>
                <w:noProof/>
                <w:webHidden/>
              </w:rPr>
              <w:fldChar w:fldCharType="separate"/>
            </w:r>
            <w:r w:rsidR="002A558D">
              <w:rPr>
                <w:noProof/>
                <w:webHidden/>
              </w:rPr>
              <w:t>127</w:t>
            </w:r>
            <w:r>
              <w:rPr>
                <w:noProof/>
                <w:webHidden/>
              </w:rPr>
              <w:fldChar w:fldCharType="end"/>
            </w:r>
          </w:hyperlink>
        </w:p>
        <w:p w:rsidR="002A558D" w:rsidRDefault="000F0DAF">
          <w:pPr>
            <w:pStyle w:val="TOC3"/>
            <w:tabs>
              <w:tab w:val="right" w:leader="dot" w:pos="9350"/>
            </w:tabs>
            <w:rPr>
              <w:rFonts w:eastAsiaTheme="minorEastAsia"/>
              <w:noProof/>
            </w:rPr>
          </w:pPr>
          <w:hyperlink w:anchor="_Toc380828646" w:history="1">
            <w:r w:rsidR="002A558D" w:rsidRPr="00C51083">
              <w:rPr>
                <w:rStyle w:val="Hyperlink"/>
                <w:noProof/>
              </w:rPr>
              <w:t>Sensors.open &lt;type_nexp&gt;{:&lt;delay_nexp&gt;}{, &lt;type_nexp&gt;{:&lt;delay_nexp&gt;}, ...}</w:t>
            </w:r>
            <w:r w:rsidR="002A558D">
              <w:rPr>
                <w:noProof/>
                <w:webHidden/>
              </w:rPr>
              <w:tab/>
            </w:r>
            <w:r>
              <w:rPr>
                <w:noProof/>
                <w:webHidden/>
              </w:rPr>
              <w:fldChar w:fldCharType="begin"/>
            </w:r>
            <w:r w:rsidR="002A558D">
              <w:rPr>
                <w:noProof/>
                <w:webHidden/>
              </w:rPr>
              <w:instrText xml:space="preserve"> PAGEREF _Toc380828646 \h </w:instrText>
            </w:r>
            <w:r>
              <w:rPr>
                <w:noProof/>
                <w:webHidden/>
              </w:rPr>
            </w:r>
            <w:r>
              <w:rPr>
                <w:noProof/>
                <w:webHidden/>
              </w:rPr>
              <w:fldChar w:fldCharType="separate"/>
            </w:r>
            <w:r w:rsidR="002A558D">
              <w:rPr>
                <w:noProof/>
                <w:webHidden/>
              </w:rPr>
              <w:t>127</w:t>
            </w:r>
            <w:r>
              <w:rPr>
                <w:noProof/>
                <w:webHidden/>
              </w:rPr>
              <w:fldChar w:fldCharType="end"/>
            </w:r>
          </w:hyperlink>
        </w:p>
        <w:p w:rsidR="002A558D" w:rsidRDefault="000F0DAF">
          <w:pPr>
            <w:pStyle w:val="TOC3"/>
            <w:tabs>
              <w:tab w:val="right" w:leader="dot" w:pos="9350"/>
            </w:tabs>
            <w:rPr>
              <w:rFonts w:eastAsiaTheme="minorEastAsia"/>
              <w:noProof/>
            </w:rPr>
          </w:pPr>
          <w:hyperlink w:anchor="_Toc380828647" w:history="1">
            <w:r w:rsidR="002A558D" w:rsidRPr="00C51083">
              <w:rPr>
                <w:rStyle w:val="Hyperlink"/>
                <w:noProof/>
              </w:rPr>
              <w:t>Sensors.read sensor_type_nexp, p1_nvar, p2_nvar, p3_nvar</w:t>
            </w:r>
            <w:r w:rsidR="002A558D">
              <w:rPr>
                <w:noProof/>
                <w:webHidden/>
              </w:rPr>
              <w:tab/>
            </w:r>
            <w:r>
              <w:rPr>
                <w:noProof/>
                <w:webHidden/>
              </w:rPr>
              <w:fldChar w:fldCharType="begin"/>
            </w:r>
            <w:r w:rsidR="002A558D">
              <w:rPr>
                <w:noProof/>
                <w:webHidden/>
              </w:rPr>
              <w:instrText xml:space="preserve"> PAGEREF _Toc380828647 \h </w:instrText>
            </w:r>
            <w:r>
              <w:rPr>
                <w:noProof/>
                <w:webHidden/>
              </w:rPr>
            </w:r>
            <w:r>
              <w:rPr>
                <w:noProof/>
                <w:webHidden/>
              </w:rPr>
              <w:fldChar w:fldCharType="separate"/>
            </w:r>
            <w:r w:rsidR="002A558D">
              <w:rPr>
                <w:noProof/>
                <w:webHidden/>
              </w:rPr>
              <w:t>127</w:t>
            </w:r>
            <w:r>
              <w:rPr>
                <w:noProof/>
                <w:webHidden/>
              </w:rPr>
              <w:fldChar w:fldCharType="end"/>
            </w:r>
          </w:hyperlink>
        </w:p>
        <w:p w:rsidR="002A558D" w:rsidRDefault="000F0DAF">
          <w:pPr>
            <w:pStyle w:val="TOC3"/>
            <w:tabs>
              <w:tab w:val="right" w:leader="dot" w:pos="9350"/>
            </w:tabs>
            <w:rPr>
              <w:rFonts w:eastAsiaTheme="minorEastAsia"/>
              <w:noProof/>
            </w:rPr>
          </w:pPr>
          <w:hyperlink w:anchor="_Toc380828648" w:history="1">
            <w:r w:rsidR="002A558D" w:rsidRPr="00C51083">
              <w:rPr>
                <w:rStyle w:val="Hyperlink"/>
                <w:noProof/>
              </w:rPr>
              <w:t>Sensors.close</w:t>
            </w:r>
            <w:r w:rsidR="002A558D">
              <w:rPr>
                <w:noProof/>
                <w:webHidden/>
              </w:rPr>
              <w:tab/>
            </w:r>
            <w:r>
              <w:rPr>
                <w:noProof/>
                <w:webHidden/>
              </w:rPr>
              <w:fldChar w:fldCharType="begin"/>
            </w:r>
            <w:r w:rsidR="002A558D">
              <w:rPr>
                <w:noProof/>
                <w:webHidden/>
              </w:rPr>
              <w:instrText xml:space="preserve"> PAGEREF _Toc380828648 \h </w:instrText>
            </w:r>
            <w:r>
              <w:rPr>
                <w:noProof/>
                <w:webHidden/>
              </w:rPr>
            </w:r>
            <w:r>
              <w:rPr>
                <w:noProof/>
                <w:webHidden/>
              </w:rPr>
              <w:fldChar w:fldCharType="separate"/>
            </w:r>
            <w:r w:rsidR="002A558D">
              <w:rPr>
                <w:noProof/>
                <w:webHidden/>
              </w:rPr>
              <w:t>127</w:t>
            </w:r>
            <w:r>
              <w:rPr>
                <w:noProof/>
                <w:webHidden/>
              </w:rPr>
              <w:fldChar w:fldCharType="end"/>
            </w:r>
          </w:hyperlink>
        </w:p>
        <w:p w:rsidR="002A558D" w:rsidRDefault="000F0DAF">
          <w:pPr>
            <w:pStyle w:val="TOC1"/>
            <w:tabs>
              <w:tab w:val="right" w:leader="dot" w:pos="9350"/>
            </w:tabs>
            <w:rPr>
              <w:rFonts w:eastAsiaTheme="minorEastAsia"/>
              <w:noProof/>
            </w:rPr>
          </w:pPr>
          <w:hyperlink w:anchor="_Toc380828649" w:history="1">
            <w:r w:rsidR="002A558D" w:rsidRPr="00C51083">
              <w:rPr>
                <w:rStyle w:val="Hyperlink"/>
                <w:noProof/>
              </w:rPr>
              <w:t>System</w:t>
            </w:r>
            <w:r w:rsidR="002A558D">
              <w:rPr>
                <w:noProof/>
                <w:webHidden/>
              </w:rPr>
              <w:tab/>
            </w:r>
            <w:r>
              <w:rPr>
                <w:noProof/>
                <w:webHidden/>
              </w:rPr>
              <w:fldChar w:fldCharType="begin"/>
            </w:r>
            <w:r w:rsidR="002A558D">
              <w:rPr>
                <w:noProof/>
                <w:webHidden/>
              </w:rPr>
              <w:instrText xml:space="preserve"> PAGEREF _Toc380828649 \h </w:instrText>
            </w:r>
            <w:r>
              <w:rPr>
                <w:noProof/>
                <w:webHidden/>
              </w:rPr>
            </w:r>
            <w:r>
              <w:rPr>
                <w:noProof/>
                <w:webHidden/>
              </w:rPr>
              <w:fldChar w:fldCharType="separate"/>
            </w:r>
            <w:r w:rsidR="002A558D">
              <w:rPr>
                <w:noProof/>
                <w:webHidden/>
              </w:rPr>
              <w:t>127</w:t>
            </w:r>
            <w:r>
              <w:rPr>
                <w:noProof/>
                <w:webHidden/>
              </w:rPr>
              <w:fldChar w:fldCharType="end"/>
            </w:r>
          </w:hyperlink>
        </w:p>
        <w:p w:rsidR="002A558D" w:rsidRDefault="000F0DAF">
          <w:pPr>
            <w:pStyle w:val="TOC2"/>
            <w:tabs>
              <w:tab w:val="right" w:leader="dot" w:pos="9350"/>
            </w:tabs>
            <w:rPr>
              <w:rFonts w:eastAsiaTheme="minorEastAsia"/>
              <w:noProof/>
            </w:rPr>
          </w:pPr>
          <w:hyperlink w:anchor="_Toc380828650" w:history="1">
            <w:r w:rsidR="002A558D" w:rsidRPr="00C51083">
              <w:rPr>
                <w:rStyle w:val="Hyperlink"/>
                <w:noProof/>
              </w:rPr>
              <w:t>Commands</w:t>
            </w:r>
            <w:r w:rsidR="002A558D">
              <w:rPr>
                <w:noProof/>
                <w:webHidden/>
              </w:rPr>
              <w:tab/>
            </w:r>
            <w:r>
              <w:rPr>
                <w:noProof/>
                <w:webHidden/>
              </w:rPr>
              <w:fldChar w:fldCharType="begin"/>
            </w:r>
            <w:r w:rsidR="002A558D">
              <w:rPr>
                <w:noProof/>
                <w:webHidden/>
              </w:rPr>
              <w:instrText xml:space="preserve"> PAGEREF _Toc380828650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3"/>
            <w:tabs>
              <w:tab w:val="right" w:leader="dot" w:pos="9350"/>
            </w:tabs>
            <w:rPr>
              <w:rFonts w:eastAsiaTheme="minorEastAsia"/>
              <w:noProof/>
            </w:rPr>
          </w:pPr>
          <w:hyperlink w:anchor="_Toc380828651" w:history="1">
            <w:r w:rsidR="002A558D" w:rsidRPr="00C51083">
              <w:rPr>
                <w:rStyle w:val="Hyperlink"/>
                <w:noProof/>
              </w:rPr>
              <w:t>System.open</w:t>
            </w:r>
            <w:r w:rsidR="002A558D">
              <w:rPr>
                <w:noProof/>
                <w:webHidden/>
              </w:rPr>
              <w:tab/>
            </w:r>
            <w:r>
              <w:rPr>
                <w:noProof/>
                <w:webHidden/>
              </w:rPr>
              <w:fldChar w:fldCharType="begin"/>
            </w:r>
            <w:r w:rsidR="002A558D">
              <w:rPr>
                <w:noProof/>
                <w:webHidden/>
              </w:rPr>
              <w:instrText xml:space="preserve"> PAGEREF _Toc380828651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3"/>
            <w:tabs>
              <w:tab w:val="right" w:leader="dot" w:pos="9350"/>
            </w:tabs>
            <w:rPr>
              <w:rFonts w:eastAsiaTheme="minorEastAsia"/>
              <w:noProof/>
            </w:rPr>
          </w:pPr>
          <w:hyperlink w:anchor="_Toc380828652" w:history="1">
            <w:r w:rsidR="002A558D" w:rsidRPr="00C51083">
              <w:rPr>
                <w:rStyle w:val="Hyperlink"/>
                <w:noProof/>
              </w:rPr>
              <w:t>System.write &lt;sexp&gt;</w:t>
            </w:r>
            <w:r w:rsidR="002A558D">
              <w:rPr>
                <w:noProof/>
                <w:webHidden/>
              </w:rPr>
              <w:tab/>
            </w:r>
            <w:r>
              <w:rPr>
                <w:noProof/>
                <w:webHidden/>
              </w:rPr>
              <w:fldChar w:fldCharType="begin"/>
            </w:r>
            <w:r w:rsidR="002A558D">
              <w:rPr>
                <w:noProof/>
                <w:webHidden/>
              </w:rPr>
              <w:instrText xml:space="preserve"> PAGEREF _Toc380828652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3"/>
            <w:tabs>
              <w:tab w:val="right" w:leader="dot" w:pos="9350"/>
            </w:tabs>
            <w:rPr>
              <w:rFonts w:eastAsiaTheme="minorEastAsia"/>
              <w:noProof/>
            </w:rPr>
          </w:pPr>
          <w:hyperlink w:anchor="_Toc380828653" w:history="1">
            <w:r w:rsidR="002A558D" w:rsidRPr="00C51083">
              <w:rPr>
                <w:rStyle w:val="Hyperlink"/>
                <w:noProof/>
              </w:rPr>
              <w:t>System.read.ready &lt;nvar&gt;</w:t>
            </w:r>
            <w:r w:rsidR="002A558D">
              <w:rPr>
                <w:noProof/>
                <w:webHidden/>
              </w:rPr>
              <w:tab/>
            </w:r>
            <w:r>
              <w:rPr>
                <w:noProof/>
                <w:webHidden/>
              </w:rPr>
              <w:fldChar w:fldCharType="begin"/>
            </w:r>
            <w:r w:rsidR="002A558D">
              <w:rPr>
                <w:noProof/>
                <w:webHidden/>
              </w:rPr>
              <w:instrText xml:space="preserve"> PAGEREF _Toc380828653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3"/>
            <w:tabs>
              <w:tab w:val="right" w:leader="dot" w:pos="9350"/>
            </w:tabs>
            <w:rPr>
              <w:rFonts w:eastAsiaTheme="minorEastAsia"/>
              <w:noProof/>
            </w:rPr>
          </w:pPr>
          <w:hyperlink w:anchor="_Toc380828654" w:history="1">
            <w:r w:rsidR="002A558D" w:rsidRPr="00C51083">
              <w:rPr>
                <w:rStyle w:val="Hyperlink"/>
                <w:noProof/>
              </w:rPr>
              <w:t>System.read.line &lt;svar&gt;</w:t>
            </w:r>
            <w:r w:rsidR="002A558D">
              <w:rPr>
                <w:noProof/>
                <w:webHidden/>
              </w:rPr>
              <w:tab/>
            </w:r>
            <w:r>
              <w:rPr>
                <w:noProof/>
                <w:webHidden/>
              </w:rPr>
              <w:fldChar w:fldCharType="begin"/>
            </w:r>
            <w:r w:rsidR="002A558D">
              <w:rPr>
                <w:noProof/>
                <w:webHidden/>
              </w:rPr>
              <w:instrText xml:space="preserve"> PAGEREF _Toc380828654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3"/>
            <w:tabs>
              <w:tab w:val="right" w:leader="dot" w:pos="9350"/>
            </w:tabs>
            <w:rPr>
              <w:rFonts w:eastAsiaTheme="minorEastAsia"/>
              <w:noProof/>
            </w:rPr>
          </w:pPr>
          <w:hyperlink w:anchor="_Toc380828655" w:history="1">
            <w:r w:rsidR="002A558D" w:rsidRPr="00C51083">
              <w:rPr>
                <w:rStyle w:val="Hyperlink"/>
                <w:noProof/>
              </w:rPr>
              <w:t>System.close</w:t>
            </w:r>
            <w:r w:rsidR="002A558D">
              <w:rPr>
                <w:noProof/>
                <w:webHidden/>
              </w:rPr>
              <w:tab/>
            </w:r>
            <w:r>
              <w:rPr>
                <w:noProof/>
                <w:webHidden/>
              </w:rPr>
              <w:fldChar w:fldCharType="begin"/>
            </w:r>
            <w:r w:rsidR="002A558D">
              <w:rPr>
                <w:noProof/>
                <w:webHidden/>
              </w:rPr>
              <w:instrText xml:space="preserve"> PAGEREF _Toc380828655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1"/>
            <w:tabs>
              <w:tab w:val="right" w:leader="dot" w:pos="9350"/>
            </w:tabs>
            <w:rPr>
              <w:rFonts w:eastAsiaTheme="minorEastAsia"/>
              <w:noProof/>
            </w:rPr>
          </w:pPr>
          <w:hyperlink w:anchor="_Toc380828656" w:history="1">
            <w:r w:rsidR="002A558D" w:rsidRPr="00C51083">
              <w:rPr>
                <w:rStyle w:val="Hyperlink"/>
                <w:noProof/>
              </w:rPr>
              <w:t>Superuser</w:t>
            </w:r>
            <w:r w:rsidR="002A558D">
              <w:rPr>
                <w:noProof/>
                <w:webHidden/>
              </w:rPr>
              <w:tab/>
            </w:r>
            <w:r>
              <w:rPr>
                <w:noProof/>
                <w:webHidden/>
              </w:rPr>
              <w:fldChar w:fldCharType="begin"/>
            </w:r>
            <w:r w:rsidR="002A558D">
              <w:rPr>
                <w:noProof/>
                <w:webHidden/>
              </w:rPr>
              <w:instrText xml:space="preserve"> PAGEREF _Toc380828656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2"/>
            <w:tabs>
              <w:tab w:val="right" w:leader="dot" w:pos="9350"/>
            </w:tabs>
            <w:rPr>
              <w:rFonts w:eastAsiaTheme="minorEastAsia"/>
              <w:noProof/>
            </w:rPr>
          </w:pPr>
          <w:hyperlink w:anchor="_Toc380828657" w:history="1">
            <w:r w:rsidR="002A558D" w:rsidRPr="00C51083">
              <w:rPr>
                <w:rStyle w:val="Hyperlink"/>
                <w:noProof/>
              </w:rPr>
              <w:t>Commands</w:t>
            </w:r>
            <w:r w:rsidR="002A558D">
              <w:rPr>
                <w:noProof/>
                <w:webHidden/>
              </w:rPr>
              <w:tab/>
            </w:r>
            <w:r>
              <w:rPr>
                <w:noProof/>
                <w:webHidden/>
              </w:rPr>
              <w:fldChar w:fldCharType="begin"/>
            </w:r>
            <w:r w:rsidR="002A558D">
              <w:rPr>
                <w:noProof/>
                <w:webHidden/>
              </w:rPr>
              <w:instrText xml:space="preserve"> PAGEREF _Toc380828657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3"/>
            <w:tabs>
              <w:tab w:val="right" w:leader="dot" w:pos="9350"/>
            </w:tabs>
            <w:rPr>
              <w:rFonts w:eastAsiaTheme="minorEastAsia"/>
              <w:noProof/>
            </w:rPr>
          </w:pPr>
          <w:hyperlink w:anchor="_Toc380828658" w:history="1">
            <w:r w:rsidR="002A558D" w:rsidRPr="00C51083">
              <w:rPr>
                <w:rStyle w:val="Hyperlink"/>
                <w:noProof/>
              </w:rPr>
              <w:t>Su.open</w:t>
            </w:r>
            <w:r w:rsidR="002A558D">
              <w:rPr>
                <w:noProof/>
                <w:webHidden/>
              </w:rPr>
              <w:tab/>
            </w:r>
            <w:r>
              <w:rPr>
                <w:noProof/>
                <w:webHidden/>
              </w:rPr>
              <w:fldChar w:fldCharType="begin"/>
            </w:r>
            <w:r w:rsidR="002A558D">
              <w:rPr>
                <w:noProof/>
                <w:webHidden/>
              </w:rPr>
              <w:instrText xml:space="preserve"> PAGEREF _Toc380828658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3"/>
            <w:tabs>
              <w:tab w:val="right" w:leader="dot" w:pos="9350"/>
            </w:tabs>
            <w:rPr>
              <w:rFonts w:eastAsiaTheme="minorEastAsia"/>
              <w:noProof/>
            </w:rPr>
          </w:pPr>
          <w:hyperlink w:anchor="_Toc380828659" w:history="1">
            <w:r w:rsidR="002A558D" w:rsidRPr="00C51083">
              <w:rPr>
                <w:rStyle w:val="Hyperlink"/>
                <w:noProof/>
              </w:rPr>
              <w:t>Su.write &lt;sexp&gt;</w:t>
            </w:r>
            <w:r w:rsidR="002A558D">
              <w:rPr>
                <w:noProof/>
                <w:webHidden/>
              </w:rPr>
              <w:tab/>
            </w:r>
            <w:r>
              <w:rPr>
                <w:noProof/>
                <w:webHidden/>
              </w:rPr>
              <w:fldChar w:fldCharType="begin"/>
            </w:r>
            <w:r w:rsidR="002A558D">
              <w:rPr>
                <w:noProof/>
                <w:webHidden/>
              </w:rPr>
              <w:instrText xml:space="preserve"> PAGEREF _Toc380828659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3"/>
            <w:tabs>
              <w:tab w:val="right" w:leader="dot" w:pos="9350"/>
            </w:tabs>
            <w:rPr>
              <w:rFonts w:eastAsiaTheme="minorEastAsia"/>
              <w:noProof/>
            </w:rPr>
          </w:pPr>
          <w:hyperlink w:anchor="_Toc380828660" w:history="1">
            <w:r w:rsidR="002A558D" w:rsidRPr="00C51083">
              <w:rPr>
                <w:rStyle w:val="Hyperlink"/>
                <w:noProof/>
              </w:rPr>
              <w:t>Su.read.ready &lt;nvar&gt;</w:t>
            </w:r>
            <w:r w:rsidR="002A558D">
              <w:rPr>
                <w:noProof/>
                <w:webHidden/>
              </w:rPr>
              <w:tab/>
            </w:r>
            <w:r>
              <w:rPr>
                <w:noProof/>
                <w:webHidden/>
              </w:rPr>
              <w:fldChar w:fldCharType="begin"/>
            </w:r>
            <w:r w:rsidR="002A558D">
              <w:rPr>
                <w:noProof/>
                <w:webHidden/>
              </w:rPr>
              <w:instrText xml:space="preserve"> PAGEREF _Toc380828660 \h </w:instrText>
            </w:r>
            <w:r>
              <w:rPr>
                <w:noProof/>
                <w:webHidden/>
              </w:rPr>
            </w:r>
            <w:r>
              <w:rPr>
                <w:noProof/>
                <w:webHidden/>
              </w:rPr>
              <w:fldChar w:fldCharType="separate"/>
            </w:r>
            <w:r w:rsidR="002A558D">
              <w:rPr>
                <w:noProof/>
                <w:webHidden/>
              </w:rPr>
              <w:t>128</w:t>
            </w:r>
            <w:r>
              <w:rPr>
                <w:noProof/>
                <w:webHidden/>
              </w:rPr>
              <w:fldChar w:fldCharType="end"/>
            </w:r>
          </w:hyperlink>
        </w:p>
        <w:p w:rsidR="002A558D" w:rsidRDefault="000F0DAF">
          <w:pPr>
            <w:pStyle w:val="TOC3"/>
            <w:tabs>
              <w:tab w:val="right" w:leader="dot" w:pos="9350"/>
            </w:tabs>
            <w:rPr>
              <w:rFonts w:eastAsiaTheme="minorEastAsia"/>
              <w:noProof/>
            </w:rPr>
          </w:pPr>
          <w:hyperlink w:anchor="_Toc380828661" w:history="1">
            <w:r w:rsidR="002A558D" w:rsidRPr="00C51083">
              <w:rPr>
                <w:rStyle w:val="Hyperlink"/>
                <w:noProof/>
              </w:rPr>
              <w:t>Su.read.line &lt;svar&gt;</w:t>
            </w:r>
            <w:r w:rsidR="002A558D">
              <w:rPr>
                <w:noProof/>
                <w:webHidden/>
              </w:rPr>
              <w:tab/>
            </w:r>
            <w:r>
              <w:rPr>
                <w:noProof/>
                <w:webHidden/>
              </w:rPr>
              <w:fldChar w:fldCharType="begin"/>
            </w:r>
            <w:r w:rsidR="002A558D">
              <w:rPr>
                <w:noProof/>
                <w:webHidden/>
              </w:rPr>
              <w:instrText xml:space="preserve"> PAGEREF _Toc380828661 \h </w:instrText>
            </w:r>
            <w:r>
              <w:rPr>
                <w:noProof/>
                <w:webHidden/>
              </w:rPr>
            </w:r>
            <w:r>
              <w:rPr>
                <w:noProof/>
                <w:webHidden/>
              </w:rPr>
              <w:fldChar w:fldCharType="separate"/>
            </w:r>
            <w:r w:rsidR="002A558D">
              <w:rPr>
                <w:noProof/>
                <w:webHidden/>
              </w:rPr>
              <w:t>129</w:t>
            </w:r>
            <w:r>
              <w:rPr>
                <w:noProof/>
                <w:webHidden/>
              </w:rPr>
              <w:fldChar w:fldCharType="end"/>
            </w:r>
          </w:hyperlink>
        </w:p>
        <w:p w:rsidR="002A558D" w:rsidRDefault="000F0DAF">
          <w:pPr>
            <w:pStyle w:val="TOC3"/>
            <w:tabs>
              <w:tab w:val="right" w:leader="dot" w:pos="9350"/>
            </w:tabs>
            <w:rPr>
              <w:rFonts w:eastAsiaTheme="minorEastAsia"/>
              <w:noProof/>
            </w:rPr>
          </w:pPr>
          <w:hyperlink w:anchor="_Toc380828662" w:history="1">
            <w:r w:rsidR="002A558D" w:rsidRPr="00C51083">
              <w:rPr>
                <w:rStyle w:val="Hyperlink"/>
                <w:noProof/>
              </w:rPr>
              <w:t>Su.close</w:t>
            </w:r>
            <w:r w:rsidR="002A558D">
              <w:rPr>
                <w:noProof/>
                <w:webHidden/>
              </w:rPr>
              <w:tab/>
            </w:r>
            <w:r>
              <w:rPr>
                <w:noProof/>
                <w:webHidden/>
              </w:rPr>
              <w:fldChar w:fldCharType="begin"/>
            </w:r>
            <w:r w:rsidR="002A558D">
              <w:rPr>
                <w:noProof/>
                <w:webHidden/>
              </w:rPr>
              <w:instrText xml:space="preserve"> PAGEREF _Toc380828662 \h </w:instrText>
            </w:r>
            <w:r>
              <w:rPr>
                <w:noProof/>
                <w:webHidden/>
              </w:rPr>
            </w:r>
            <w:r>
              <w:rPr>
                <w:noProof/>
                <w:webHidden/>
              </w:rPr>
              <w:fldChar w:fldCharType="separate"/>
            </w:r>
            <w:r w:rsidR="002A558D">
              <w:rPr>
                <w:noProof/>
                <w:webHidden/>
              </w:rPr>
              <w:t>129</w:t>
            </w:r>
            <w:r>
              <w:rPr>
                <w:noProof/>
                <w:webHidden/>
              </w:rPr>
              <w:fldChar w:fldCharType="end"/>
            </w:r>
          </w:hyperlink>
        </w:p>
        <w:p w:rsidR="002A558D" w:rsidRDefault="000F0DAF">
          <w:pPr>
            <w:pStyle w:val="TOC1"/>
            <w:tabs>
              <w:tab w:val="right" w:leader="dot" w:pos="9350"/>
            </w:tabs>
            <w:rPr>
              <w:rFonts w:eastAsiaTheme="minorEastAsia"/>
              <w:noProof/>
            </w:rPr>
          </w:pPr>
          <w:hyperlink w:anchor="_Toc380828663" w:history="1">
            <w:r w:rsidR="002A558D" w:rsidRPr="00C51083">
              <w:rPr>
                <w:rStyle w:val="Hyperlink"/>
                <w:noProof/>
              </w:rPr>
              <w:t>Appendix A - Command List</w:t>
            </w:r>
            <w:r w:rsidR="002A558D">
              <w:rPr>
                <w:noProof/>
                <w:webHidden/>
              </w:rPr>
              <w:tab/>
            </w:r>
            <w:r>
              <w:rPr>
                <w:noProof/>
                <w:webHidden/>
              </w:rPr>
              <w:fldChar w:fldCharType="begin"/>
            </w:r>
            <w:r w:rsidR="002A558D">
              <w:rPr>
                <w:noProof/>
                <w:webHidden/>
              </w:rPr>
              <w:instrText xml:space="preserve"> PAGEREF _Toc380828663 \h </w:instrText>
            </w:r>
            <w:r>
              <w:rPr>
                <w:noProof/>
                <w:webHidden/>
              </w:rPr>
            </w:r>
            <w:r>
              <w:rPr>
                <w:noProof/>
                <w:webHidden/>
              </w:rPr>
              <w:fldChar w:fldCharType="separate"/>
            </w:r>
            <w:r w:rsidR="002A558D">
              <w:rPr>
                <w:noProof/>
                <w:webHidden/>
              </w:rPr>
              <w:t>130</w:t>
            </w:r>
            <w:r>
              <w:rPr>
                <w:noProof/>
                <w:webHidden/>
              </w:rPr>
              <w:fldChar w:fldCharType="end"/>
            </w:r>
          </w:hyperlink>
        </w:p>
        <w:p w:rsidR="002A558D" w:rsidRDefault="000F0DAF">
          <w:pPr>
            <w:pStyle w:val="TOC1"/>
            <w:tabs>
              <w:tab w:val="right" w:leader="dot" w:pos="9350"/>
            </w:tabs>
            <w:rPr>
              <w:rFonts w:eastAsiaTheme="minorEastAsia"/>
              <w:noProof/>
            </w:rPr>
          </w:pPr>
          <w:hyperlink w:anchor="_Toc380828664" w:history="1">
            <w:r w:rsidR="002A558D" w:rsidRPr="00C51083">
              <w:rPr>
                <w:rStyle w:val="Hyperlink"/>
                <w:noProof/>
              </w:rPr>
              <w:t>Appendix B – Sample Programs</w:t>
            </w:r>
            <w:r w:rsidR="002A558D">
              <w:rPr>
                <w:noProof/>
                <w:webHidden/>
              </w:rPr>
              <w:tab/>
            </w:r>
            <w:r>
              <w:rPr>
                <w:noProof/>
                <w:webHidden/>
              </w:rPr>
              <w:fldChar w:fldCharType="begin"/>
            </w:r>
            <w:r w:rsidR="002A558D">
              <w:rPr>
                <w:noProof/>
                <w:webHidden/>
              </w:rPr>
              <w:instrText xml:space="preserve"> PAGEREF _Toc380828664 \h </w:instrText>
            </w:r>
            <w:r>
              <w:rPr>
                <w:noProof/>
                <w:webHidden/>
              </w:rPr>
            </w:r>
            <w:r>
              <w:rPr>
                <w:noProof/>
                <w:webHidden/>
              </w:rPr>
              <w:fldChar w:fldCharType="separate"/>
            </w:r>
            <w:r w:rsidR="002A558D">
              <w:rPr>
                <w:noProof/>
                <w:webHidden/>
              </w:rPr>
              <w:t>140</w:t>
            </w:r>
            <w:r>
              <w:rPr>
                <w:noProof/>
                <w:webHidden/>
              </w:rPr>
              <w:fldChar w:fldCharType="end"/>
            </w:r>
          </w:hyperlink>
        </w:p>
        <w:p w:rsidR="002A558D" w:rsidRDefault="000F0DAF">
          <w:pPr>
            <w:pStyle w:val="TOC1"/>
            <w:tabs>
              <w:tab w:val="right" w:leader="dot" w:pos="9350"/>
            </w:tabs>
            <w:rPr>
              <w:rFonts w:eastAsiaTheme="minorEastAsia"/>
              <w:noProof/>
            </w:rPr>
          </w:pPr>
          <w:hyperlink w:anchor="_Toc380828665" w:history="1">
            <w:r w:rsidR="002A558D" w:rsidRPr="00C51083">
              <w:rPr>
                <w:rStyle w:val="Hyperlink"/>
                <w:noProof/>
              </w:rPr>
              <w:t>Appendix C – Launcher Shortcut Tutorial</w:t>
            </w:r>
            <w:r w:rsidR="002A558D">
              <w:rPr>
                <w:noProof/>
                <w:webHidden/>
              </w:rPr>
              <w:tab/>
            </w:r>
            <w:r>
              <w:rPr>
                <w:noProof/>
                <w:webHidden/>
              </w:rPr>
              <w:fldChar w:fldCharType="begin"/>
            </w:r>
            <w:r w:rsidR="002A558D">
              <w:rPr>
                <w:noProof/>
                <w:webHidden/>
              </w:rPr>
              <w:instrText xml:space="preserve"> PAGEREF _Toc380828665 \h </w:instrText>
            </w:r>
            <w:r>
              <w:rPr>
                <w:noProof/>
                <w:webHidden/>
              </w:rPr>
            </w:r>
            <w:r>
              <w:rPr>
                <w:noProof/>
                <w:webHidden/>
              </w:rPr>
              <w:fldChar w:fldCharType="separate"/>
            </w:r>
            <w:r w:rsidR="002A558D">
              <w:rPr>
                <w:noProof/>
                <w:webHidden/>
              </w:rPr>
              <w:t>141</w:t>
            </w:r>
            <w:r>
              <w:rPr>
                <w:noProof/>
                <w:webHidden/>
              </w:rPr>
              <w:fldChar w:fldCharType="end"/>
            </w:r>
          </w:hyperlink>
        </w:p>
        <w:p w:rsidR="002A558D" w:rsidRDefault="000F0DAF">
          <w:pPr>
            <w:pStyle w:val="TOC2"/>
            <w:tabs>
              <w:tab w:val="right" w:leader="dot" w:pos="9350"/>
            </w:tabs>
            <w:rPr>
              <w:rFonts w:eastAsiaTheme="minorEastAsia"/>
              <w:noProof/>
            </w:rPr>
          </w:pPr>
          <w:hyperlink w:anchor="_Toc380828666" w:history="1">
            <w:r w:rsidR="002A558D" w:rsidRPr="00C51083">
              <w:rPr>
                <w:rStyle w:val="Hyperlink"/>
                <w:noProof/>
              </w:rPr>
              <w:t>Introduction</w:t>
            </w:r>
            <w:r w:rsidR="002A558D">
              <w:rPr>
                <w:noProof/>
                <w:webHidden/>
              </w:rPr>
              <w:tab/>
            </w:r>
            <w:r>
              <w:rPr>
                <w:noProof/>
                <w:webHidden/>
              </w:rPr>
              <w:fldChar w:fldCharType="begin"/>
            </w:r>
            <w:r w:rsidR="002A558D">
              <w:rPr>
                <w:noProof/>
                <w:webHidden/>
              </w:rPr>
              <w:instrText xml:space="preserve"> PAGEREF _Toc380828666 \h </w:instrText>
            </w:r>
            <w:r>
              <w:rPr>
                <w:noProof/>
                <w:webHidden/>
              </w:rPr>
            </w:r>
            <w:r>
              <w:rPr>
                <w:noProof/>
                <w:webHidden/>
              </w:rPr>
              <w:fldChar w:fldCharType="separate"/>
            </w:r>
            <w:r w:rsidR="002A558D">
              <w:rPr>
                <w:noProof/>
                <w:webHidden/>
              </w:rPr>
              <w:t>141</w:t>
            </w:r>
            <w:r>
              <w:rPr>
                <w:noProof/>
                <w:webHidden/>
              </w:rPr>
              <w:fldChar w:fldCharType="end"/>
            </w:r>
          </w:hyperlink>
        </w:p>
        <w:p w:rsidR="002A558D" w:rsidRDefault="000F0DAF">
          <w:pPr>
            <w:pStyle w:val="TOC2"/>
            <w:tabs>
              <w:tab w:val="right" w:leader="dot" w:pos="9350"/>
            </w:tabs>
            <w:rPr>
              <w:rFonts w:eastAsiaTheme="minorEastAsia"/>
              <w:noProof/>
            </w:rPr>
          </w:pPr>
          <w:hyperlink w:anchor="_Toc380828667" w:history="1">
            <w:r w:rsidR="002A558D" w:rsidRPr="00C51083">
              <w:rPr>
                <w:rStyle w:val="Hyperlink"/>
                <w:noProof/>
              </w:rPr>
              <w:t>How to Make a Shortcut Application (older versions of Android—prior to Android 4.0)</w:t>
            </w:r>
            <w:r w:rsidR="002A558D">
              <w:rPr>
                <w:noProof/>
                <w:webHidden/>
              </w:rPr>
              <w:tab/>
            </w:r>
            <w:r>
              <w:rPr>
                <w:noProof/>
                <w:webHidden/>
              </w:rPr>
              <w:fldChar w:fldCharType="begin"/>
            </w:r>
            <w:r w:rsidR="002A558D">
              <w:rPr>
                <w:noProof/>
                <w:webHidden/>
              </w:rPr>
              <w:instrText xml:space="preserve"> PAGEREF _Toc380828667 \h </w:instrText>
            </w:r>
            <w:r>
              <w:rPr>
                <w:noProof/>
                <w:webHidden/>
              </w:rPr>
            </w:r>
            <w:r>
              <w:rPr>
                <w:noProof/>
                <w:webHidden/>
              </w:rPr>
              <w:fldChar w:fldCharType="separate"/>
            </w:r>
            <w:r w:rsidR="002A558D">
              <w:rPr>
                <w:noProof/>
                <w:webHidden/>
              </w:rPr>
              <w:t>141</w:t>
            </w:r>
            <w:r>
              <w:rPr>
                <w:noProof/>
                <w:webHidden/>
              </w:rPr>
              <w:fldChar w:fldCharType="end"/>
            </w:r>
          </w:hyperlink>
        </w:p>
        <w:p w:rsidR="002A558D" w:rsidRDefault="000F0DAF">
          <w:pPr>
            <w:pStyle w:val="TOC2"/>
            <w:tabs>
              <w:tab w:val="right" w:leader="dot" w:pos="9350"/>
            </w:tabs>
            <w:rPr>
              <w:rFonts w:eastAsiaTheme="minorEastAsia"/>
              <w:noProof/>
            </w:rPr>
          </w:pPr>
          <w:hyperlink w:anchor="_Toc380828668" w:history="1">
            <w:r w:rsidR="002A558D" w:rsidRPr="00C51083">
              <w:rPr>
                <w:rStyle w:val="Hyperlink"/>
                <w:noProof/>
              </w:rPr>
              <w:t>How to Make a Shortcut Application (newer versions of Android—Android 4.0 and later)</w:t>
            </w:r>
            <w:r w:rsidR="002A558D">
              <w:rPr>
                <w:noProof/>
                <w:webHidden/>
              </w:rPr>
              <w:tab/>
            </w:r>
            <w:r>
              <w:rPr>
                <w:noProof/>
                <w:webHidden/>
              </w:rPr>
              <w:fldChar w:fldCharType="begin"/>
            </w:r>
            <w:r w:rsidR="002A558D">
              <w:rPr>
                <w:noProof/>
                <w:webHidden/>
              </w:rPr>
              <w:instrText xml:space="preserve"> PAGEREF _Toc380828668 \h </w:instrText>
            </w:r>
            <w:r>
              <w:rPr>
                <w:noProof/>
                <w:webHidden/>
              </w:rPr>
            </w:r>
            <w:r>
              <w:rPr>
                <w:noProof/>
                <w:webHidden/>
              </w:rPr>
              <w:fldChar w:fldCharType="separate"/>
            </w:r>
            <w:r w:rsidR="002A558D">
              <w:rPr>
                <w:noProof/>
                <w:webHidden/>
              </w:rPr>
              <w:t>142</w:t>
            </w:r>
            <w:r>
              <w:rPr>
                <w:noProof/>
                <w:webHidden/>
              </w:rPr>
              <w:fldChar w:fldCharType="end"/>
            </w:r>
          </w:hyperlink>
        </w:p>
        <w:p w:rsidR="002A558D" w:rsidRDefault="000F0DAF">
          <w:pPr>
            <w:pStyle w:val="TOC2"/>
            <w:tabs>
              <w:tab w:val="right" w:leader="dot" w:pos="9350"/>
            </w:tabs>
            <w:rPr>
              <w:rFonts w:eastAsiaTheme="minorEastAsia"/>
              <w:noProof/>
            </w:rPr>
          </w:pPr>
          <w:hyperlink w:anchor="_Toc380828669" w:history="1">
            <w:r w:rsidR="002A558D" w:rsidRPr="00C51083">
              <w:rPr>
                <w:rStyle w:val="Hyperlink"/>
                <w:noProof/>
              </w:rPr>
              <w:t>What you need to know</w:t>
            </w:r>
            <w:r w:rsidR="002A558D">
              <w:rPr>
                <w:noProof/>
                <w:webHidden/>
              </w:rPr>
              <w:tab/>
            </w:r>
            <w:r>
              <w:rPr>
                <w:noProof/>
                <w:webHidden/>
              </w:rPr>
              <w:fldChar w:fldCharType="begin"/>
            </w:r>
            <w:r w:rsidR="002A558D">
              <w:rPr>
                <w:noProof/>
                <w:webHidden/>
              </w:rPr>
              <w:instrText xml:space="preserve"> PAGEREF _Toc380828669 \h </w:instrText>
            </w:r>
            <w:r>
              <w:rPr>
                <w:noProof/>
                <w:webHidden/>
              </w:rPr>
            </w:r>
            <w:r>
              <w:rPr>
                <w:noProof/>
                <w:webHidden/>
              </w:rPr>
              <w:fldChar w:fldCharType="separate"/>
            </w:r>
            <w:r w:rsidR="002A558D">
              <w:rPr>
                <w:noProof/>
                <w:webHidden/>
              </w:rPr>
              <w:t>143</w:t>
            </w:r>
            <w:r>
              <w:rPr>
                <w:noProof/>
                <w:webHidden/>
              </w:rPr>
              <w:fldChar w:fldCharType="end"/>
            </w:r>
          </w:hyperlink>
        </w:p>
        <w:p w:rsidR="002A558D" w:rsidRDefault="000F0DAF">
          <w:pPr>
            <w:pStyle w:val="TOC1"/>
            <w:tabs>
              <w:tab w:val="right" w:leader="dot" w:pos="9350"/>
            </w:tabs>
            <w:rPr>
              <w:rFonts w:eastAsiaTheme="minorEastAsia"/>
              <w:noProof/>
            </w:rPr>
          </w:pPr>
          <w:hyperlink w:anchor="_Toc380828670" w:history="1">
            <w:r w:rsidR="002A558D" w:rsidRPr="00C51083">
              <w:rPr>
                <w:rStyle w:val="Hyperlink"/>
                <w:noProof/>
              </w:rPr>
              <w:t>Appendix D – Building a Standalone Application</w:t>
            </w:r>
            <w:r w:rsidR="002A558D">
              <w:rPr>
                <w:noProof/>
                <w:webHidden/>
              </w:rPr>
              <w:tab/>
            </w:r>
            <w:r>
              <w:rPr>
                <w:noProof/>
                <w:webHidden/>
              </w:rPr>
              <w:fldChar w:fldCharType="begin"/>
            </w:r>
            <w:r w:rsidR="002A558D">
              <w:rPr>
                <w:noProof/>
                <w:webHidden/>
              </w:rPr>
              <w:instrText xml:space="preserve"> PAGEREF _Toc380828670 \h </w:instrText>
            </w:r>
            <w:r>
              <w:rPr>
                <w:noProof/>
                <w:webHidden/>
              </w:rPr>
            </w:r>
            <w:r>
              <w:rPr>
                <w:noProof/>
                <w:webHidden/>
              </w:rPr>
              <w:fldChar w:fldCharType="separate"/>
            </w:r>
            <w:r w:rsidR="002A558D">
              <w:rPr>
                <w:noProof/>
                <w:webHidden/>
              </w:rPr>
              <w:t>144</w:t>
            </w:r>
            <w:r>
              <w:rPr>
                <w:noProof/>
                <w:webHidden/>
              </w:rPr>
              <w:fldChar w:fldCharType="end"/>
            </w:r>
          </w:hyperlink>
        </w:p>
        <w:p w:rsidR="002A558D" w:rsidRDefault="000F0DAF">
          <w:pPr>
            <w:pStyle w:val="TOC2"/>
            <w:tabs>
              <w:tab w:val="right" w:leader="dot" w:pos="9350"/>
            </w:tabs>
            <w:rPr>
              <w:rFonts w:eastAsiaTheme="minorEastAsia"/>
              <w:noProof/>
            </w:rPr>
          </w:pPr>
          <w:hyperlink w:anchor="_Toc380828671" w:history="1">
            <w:r w:rsidR="002A558D" w:rsidRPr="00C51083">
              <w:rPr>
                <w:rStyle w:val="Hyperlink"/>
                <w:noProof/>
              </w:rPr>
              <w:t>Introduction</w:t>
            </w:r>
            <w:r w:rsidR="002A558D">
              <w:rPr>
                <w:noProof/>
                <w:webHidden/>
              </w:rPr>
              <w:tab/>
            </w:r>
            <w:r>
              <w:rPr>
                <w:noProof/>
                <w:webHidden/>
              </w:rPr>
              <w:fldChar w:fldCharType="begin"/>
            </w:r>
            <w:r w:rsidR="002A558D">
              <w:rPr>
                <w:noProof/>
                <w:webHidden/>
              </w:rPr>
              <w:instrText xml:space="preserve"> PAGEREF _Toc380828671 \h </w:instrText>
            </w:r>
            <w:r>
              <w:rPr>
                <w:noProof/>
                <w:webHidden/>
              </w:rPr>
            </w:r>
            <w:r>
              <w:rPr>
                <w:noProof/>
                <w:webHidden/>
              </w:rPr>
              <w:fldChar w:fldCharType="separate"/>
            </w:r>
            <w:r w:rsidR="002A558D">
              <w:rPr>
                <w:noProof/>
                <w:webHidden/>
              </w:rPr>
              <w:t>144</w:t>
            </w:r>
            <w:r>
              <w:rPr>
                <w:noProof/>
                <w:webHidden/>
              </w:rPr>
              <w:fldChar w:fldCharType="end"/>
            </w:r>
          </w:hyperlink>
        </w:p>
        <w:p w:rsidR="002A558D" w:rsidRDefault="000F0DAF">
          <w:pPr>
            <w:pStyle w:val="TOC2"/>
            <w:tabs>
              <w:tab w:val="right" w:leader="dot" w:pos="9350"/>
            </w:tabs>
            <w:rPr>
              <w:rFonts w:eastAsiaTheme="minorEastAsia"/>
              <w:noProof/>
            </w:rPr>
          </w:pPr>
          <w:hyperlink w:anchor="_Toc380828672" w:history="1">
            <w:r w:rsidR="002A558D" w:rsidRPr="00C51083">
              <w:rPr>
                <w:rStyle w:val="Hyperlink"/>
                <w:noProof/>
              </w:rPr>
              <w:t>License Information</w:t>
            </w:r>
            <w:r w:rsidR="002A558D">
              <w:rPr>
                <w:noProof/>
                <w:webHidden/>
              </w:rPr>
              <w:tab/>
            </w:r>
            <w:r>
              <w:rPr>
                <w:noProof/>
                <w:webHidden/>
              </w:rPr>
              <w:fldChar w:fldCharType="begin"/>
            </w:r>
            <w:r w:rsidR="002A558D">
              <w:rPr>
                <w:noProof/>
                <w:webHidden/>
              </w:rPr>
              <w:instrText xml:space="preserve"> PAGEREF _Toc380828672 \h </w:instrText>
            </w:r>
            <w:r>
              <w:rPr>
                <w:noProof/>
                <w:webHidden/>
              </w:rPr>
            </w:r>
            <w:r>
              <w:rPr>
                <w:noProof/>
                <w:webHidden/>
              </w:rPr>
              <w:fldChar w:fldCharType="separate"/>
            </w:r>
            <w:r w:rsidR="002A558D">
              <w:rPr>
                <w:noProof/>
                <w:webHidden/>
              </w:rPr>
              <w:t>144</w:t>
            </w:r>
            <w:r>
              <w:rPr>
                <w:noProof/>
                <w:webHidden/>
              </w:rPr>
              <w:fldChar w:fldCharType="end"/>
            </w:r>
          </w:hyperlink>
        </w:p>
        <w:p w:rsidR="002A558D" w:rsidRDefault="000F0DAF">
          <w:pPr>
            <w:pStyle w:val="TOC2"/>
            <w:tabs>
              <w:tab w:val="right" w:leader="dot" w:pos="9350"/>
            </w:tabs>
            <w:rPr>
              <w:rFonts w:eastAsiaTheme="minorEastAsia"/>
              <w:noProof/>
            </w:rPr>
          </w:pPr>
          <w:hyperlink w:anchor="_Toc380828673" w:history="1">
            <w:r w:rsidR="002A558D" w:rsidRPr="00C51083">
              <w:rPr>
                <w:rStyle w:val="Hyperlink"/>
                <w:noProof/>
              </w:rPr>
              <w:t>Before You Start</w:t>
            </w:r>
            <w:r w:rsidR="002A558D">
              <w:rPr>
                <w:noProof/>
                <w:webHidden/>
              </w:rPr>
              <w:tab/>
            </w:r>
            <w:r>
              <w:rPr>
                <w:noProof/>
                <w:webHidden/>
              </w:rPr>
              <w:fldChar w:fldCharType="begin"/>
            </w:r>
            <w:r w:rsidR="002A558D">
              <w:rPr>
                <w:noProof/>
                <w:webHidden/>
              </w:rPr>
              <w:instrText xml:space="preserve"> PAGEREF _Toc380828673 \h </w:instrText>
            </w:r>
            <w:r>
              <w:rPr>
                <w:noProof/>
                <w:webHidden/>
              </w:rPr>
            </w:r>
            <w:r>
              <w:rPr>
                <w:noProof/>
                <w:webHidden/>
              </w:rPr>
              <w:fldChar w:fldCharType="separate"/>
            </w:r>
            <w:r w:rsidR="002A558D">
              <w:rPr>
                <w:noProof/>
                <w:webHidden/>
              </w:rPr>
              <w:t>144</w:t>
            </w:r>
            <w:r>
              <w:rPr>
                <w:noProof/>
                <w:webHidden/>
              </w:rPr>
              <w:fldChar w:fldCharType="end"/>
            </w:r>
          </w:hyperlink>
        </w:p>
        <w:p w:rsidR="002A558D" w:rsidRDefault="000F0DAF">
          <w:pPr>
            <w:pStyle w:val="TOC2"/>
            <w:tabs>
              <w:tab w:val="right" w:leader="dot" w:pos="9350"/>
            </w:tabs>
            <w:rPr>
              <w:rFonts w:eastAsiaTheme="minorEastAsia"/>
              <w:noProof/>
            </w:rPr>
          </w:pPr>
          <w:hyperlink w:anchor="_Toc380828674" w:history="1">
            <w:r w:rsidR="002A558D" w:rsidRPr="00C51083">
              <w:rPr>
                <w:rStyle w:val="Hyperlink"/>
                <w:noProof/>
              </w:rPr>
              <w:t>Setting Up the Development Environment</w:t>
            </w:r>
            <w:r w:rsidR="002A558D">
              <w:rPr>
                <w:noProof/>
                <w:webHidden/>
              </w:rPr>
              <w:tab/>
            </w:r>
            <w:r>
              <w:rPr>
                <w:noProof/>
                <w:webHidden/>
              </w:rPr>
              <w:fldChar w:fldCharType="begin"/>
            </w:r>
            <w:r w:rsidR="002A558D">
              <w:rPr>
                <w:noProof/>
                <w:webHidden/>
              </w:rPr>
              <w:instrText xml:space="preserve"> PAGEREF _Toc380828674 \h </w:instrText>
            </w:r>
            <w:r>
              <w:rPr>
                <w:noProof/>
                <w:webHidden/>
              </w:rPr>
            </w:r>
            <w:r>
              <w:rPr>
                <w:noProof/>
                <w:webHidden/>
              </w:rPr>
              <w:fldChar w:fldCharType="separate"/>
            </w:r>
            <w:r w:rsidR="002A558D">
              <w:rPr>
                <w:noProof/>
                <w:webHidden/>
              </w:rPr>
              <w:t>144</w:t>
            </w:r>
            <w:r>
              <w:rPr>
                <w:noProof/>
                <w:webHidden/>
              </w:rPr>
              <w:fldChar w:fldCharType="end"/>
            </w:r>
          </w:hyperlink>
        </w:p>
        <w:p w:rsidR="002A558D" w:rsidRDefault="000F0DAF">
          <w:pPr>
            <w:pStyle w:val="TOC2"/>
            <w:tabs>
              <w:tab w:val="right" w:leader="dot" w:pos="9350"/>
            </w:tabs>
            <w:rPr>
              <w:rFonts w:eastAsiaTheme="minorEastAsia"/>
              <w:noProof/>
            </w:rPr>
          </w:pPr>
          <w:hyperlink w:anchor="_Toc380828675" w:history="1">
            <w:r w:rsidR="002A558D" w:rsidRPr="00C51083">
              <w:rPr>
                <w:rStyle w:val="Hyperlink"/>
                <w:noProof/>
              </w:rPr>
              <w:t>Download the BASIC! Source Code from the GitHub Repository</w:t>
            </w:r>
            <w:r w:rsidR="002A558D">
              <w:rPr>
                <w:noProof/>
                <w:webHidden/>
              </w:rPr>
              <w:tab/>
            </w:r>
            <w:r>
              <w:rPr>
                <w:noProof/>
                <w:webHidden/>
              </w:rPr>
              <w:fldChar w:fldCharType="begin"/>
            </w:r>
            <w:r w:rsidR="002A558D">
              <w:rPr>
                <w:noProof/>
                <w:webHidden/>
              </w:rPr>
              <w:instrText xml:space="preserve"> PAGEREF _Toc380828675 \h </w:instrText>
            </w:r>
            <w:r>
              <w:rPr>
                <w:noProof/>
                <w:webHidden/>
              </w:rPr>
            </w:r>
            <w:r>
              <w:rPr>
                <w:noProof/>
                <w:webHidden/>
              </w:rPr>
              <w:fldChar w:fldCharType="separate"/>
            </w:r>
            <w:r w:rsidR="002A558D">
              <w:rPr>
                <w:noProof/>
                <w:webHidden/>
              </w:rPr>
              <w:t>145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676" w:history="1">
            <w:r w:rsidR="002A558D" w:rsidRPr="00C51083">
              <w:rPr>
                <w:rStyle w:val="Hyperlink"/>
                <w:noProof/>
              </w:rPr>
              <w:t>Download the BASIC! Source Code from the Legacy Archive</w:t>
            </w:r>
            <w:r w:rsidR="002A558D">
              <w:rPr>
                <w:noProof/>
                <w:webHidden/>
              </w:rPr>
              <w:tab/>
            </w:r>
            <w:r>
              <w:rPr>
                <w:noProof/>
                <w:webHidden/>
              </w:rPr>
              <w:fldChar w:fldCharType="begin"/>
            </w:r>
            <w:r w:rsidR="002A558D">
              <w:rPr>
                <w:noProof/>
                <w:webHidden/>
              </w:rPr>
              <w:instrText xml:space="preserve"> PAGEREF _Toc380828676 \h </w:instrText>
            </w:r>
            <w:r>
              <w:rPr>
                <w:noProof/>
                <w:webHidden/>
              </w:rPr>
            </w:r>
            <w:r>
              <w:rPr>
                <w:noProof/>
                <w:webHidden/>
              </w:rPr>
              <w:fldChar w:fldCharType="separate"/>
            </w:r>
            <w:r w:rsidR="002A558D">
              <w:rPr>
                <w:noProof/>
                <w:webHidden/>
              </w:rPr>
              <w:t>145</w:t>
            </w:r>
            <w:r>
              <w:rPr>
                <w:noProof/>
                <w:webHidden/>
              </w:rPr>
              <w:fldChar w:fldCharType="end"/>
            </w:r>
          </w:hyperlink>
        </w:p>
        <w:p w:rsidR="002A558D" w:rsidRDefault="000F0DAF">
          <w:pPr>
            <w:pStyle w:val="TOC2"/>
            <w:tabs>
              <w:tab w:val="right" w:leader="dot" w:pos="9350"/>
            </w:tabs>
            <w:rPr>
              <w:rFonts w:eastAsiaTheme="minorEastAsia"/>
              <w:noProof/>
            </w:rPr>
          </w:pPr>
          <w:hyperlink w:anchor="_Toc380828677" w:history="1">
            <w:r w:rsidR="002A558D" w:rsidRPr="00C51083">
              <w:rPr>
                <w:rStyle w:val="Hyperlink"/>
                <w:noProof/>
              </w:rPr>
              <w:t>Create a New Project in Eclipse</w:t>
            </w:r>
            <w:r w:rsidR="002A558D">
              <w:rPr>
                <w:noProof/>
                <w:webHidden/>
              </w:rPr>
              <w:tab/>
            </w:r>
            <w:r>
              <w:rPr>
                <w:noProof/>
                <w:webHidden/>
              </w:rPr>
              <w:fldChar w:fldCharType="begin"/>
            </w:r>
            <w:r w:rsidR="002A558D">
              <w:rPr>
                <w:noProof/>
                <w:webHidden/>
              </w:rPr>
              <w:instrText xml:space="preserve"> PAGEREF _Toc380828677 \h </w:instrText>
            </w:r>
            <w:r>
              <w:rPr>
                <w:noProof/>
                <w:webHidden/>
              </w:rPr>
            </w:r>
            <w:r>
              <w:rPr>
                <w:noProof/>
                <w:webHidden/>
              </w:rPr>
              <w:fldChar w:fldCharType="separate"/>
            </w:r>
            <w:r w:rsidR="002A558D">
              <w:rPr>
                <w:noProof/>
                <w:webHidden/>
              </w:rPr>
              <w:t>146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678" w:history="1">
            <w:r w:rsidR="002A558D" w:rsidRPr="00C51083">
              <w:rPr>
                <w:rStyle w:val="Hyperlink"/>
                <w:noProof/>
              </w:rPr>
              <w:t>Rename the package</w:t>
            </w:r>
            <w:r w:rsidR="002A558D">
              <w:rPr>
                <w:noProof/>
                <w:webHidden/>
              </w:rPr>
              <w:tab/>
            </w:r>
            <w:r>
              <w:rPr>
                <w:noProof/>
                <w:webHidden/>
              </w:rPr>
              <w:fldChar w:fldCharType="begin"/>
            </w:r>
            <w:r w:rsidR="002A558D">
              <w:rPr>
                <w:noProof/>
                <w:webHidden/>
              </w:rPr>
              <w:instrText xml:space="preserve"> PAGEREF _Toc380828678 \h </w:instrText>
            </w:r>
            <w:r>
              <w:rPr>
                <w:noProof/>
                <w:webHidden/>
              </w:rPr>
            </w:r>
            <w:r>
              <w:rPr>
                <w:noProof/>
                <w:webHidden/>
              </w:rPr>
              <w:fldChar w:fldCharType="separate"/>
            </w:r>
            <w:r w:rsidR="002A558D">
              <w:rPr>
                <w:noProof/>
                <w:webHidden/>
              </w:rPr>
              <w:t>146</w:t>
            </w:r>
            <w:r>
              <w:rPr>
                <w:noProof/>
                <w:webHidden/>
              </w:rPr>
              <w:fldChar w:fldCharType="end"/>
            </w:r>
          </w:hyperlink>
        </w:p>
        <w:p w:rsidR="002A558D" w:rsidRDefault="000F0DAF">
          <w:pPr>
            <w:pStyle w:val="TOC2"/>
            <w:tabs>
              <w:tab w:val="right" w:leader="dot" w:pos="9350"/>
            </w:tabs>
            <w:rPr>
              <w:rFonts w:eastAsiaTheme="minorEastAsia"/>
              <w:noProof/>
            </w:rPr>
          </w:pPr>
          <w:hyperlink w:anchor="_Toc380828679" w:history="1">
            <w:r w:rsidR="002A558D" w:rsidRPr="00C51083">
              <w:rPr>
                <w:rStyle w:val="Hyperlink"/>
                <w:noProof/>
              </w:rPr>
              <w:t>Modifications to setup.xml</w:t>
            </w:r>
            <w:r w:rsidR="002A558D">
              <w:rPr>
                <w:noProof/>
                <w:webHidden/>
              </w:rPr>
              <w:tab/>
            </w:r>
            <w:r>
              <w:rPr>
                <w:noProof/>
                <w:webHidden/>
              </w:rPr>
              <w:fldChar w:fldCharType="begin"/>
            </w:r>
            <w:r w:rsidR="002A558D">
              <w:rPr>
                <w:noProof/>
                <w:webHidden/>
              </w:rPr>
              <w:instrText xml:space="preserve"> PAGEREF _Toc380828679 \h </w:instrText>
            </w:r>
            <w:r>
              <w:rPr>
                <w:noProof/>
                <w:webHidden/>
              </w:rPr>
            </w:r>
            <w:r>
              <w:rPr>
                <w:noProof/>
                <w:webHidden/>
              </w:rPr>
              <w:fldChar w:fldCharType="separate"/>
            </w:r>
            <w:r w:rsidR="002A558D">
              <w:rPr>
                <w:noProof/>
                <w:webHidden/>
              </w:rPr>
              <w:t>148</w:t>
            </w:r>
            <w:r>
              <w:rPr>
                <w:noProof/>
                <w:webHidden/>
              </w:rPr>
              <w:fldChar w:fldCharType="end"/>
            </w:r>
          </w:hyperlink>
        </w:p>
        <w:p w:rsidR="002A558D" w:rsidRDefault="000F0DAF">
          <w:pPr>
            <w:pStyle w:val="TOC2"/>
            <w:tabs>
              <w:tab w:val="right" w:leader="dot" w:pos="9350"/>
            </w:tabs>
            <w:rPr>
              <w:rFonts w:eastAsiaTheme="minorEastAsia"/>
              <w:noProof/>
            </w:rPr>
          </w:pPr>
          <w:hyperlink w:anchor="_Toc380828680" w:history="1">
            <w:r w:rsidR="002A558D" w:rsidRPr="00C51083">
              <w:rPr>
                <w:rStyle w:val="Hyperlink"/>
                <w:noProof/>
              </w:rPr>
              <w:t>Files and Resources</w:t>
            </w:r>
            <w:r w:rsidR="002A558D">
              <w:rPr>
                <w:noProof/>
                <w:webHidden/>
              </w:rPr>
              <w:tab/>
            </w:r>
            <w:r>
              <w:rPr>
                <w:noProof/>
                <w:webHidden/>
              </w:rPr>
              <w:fldChar w:fldCharType="begin"/>
            </w:r>
            <w:r w:rsidR="002A558D">
              <w:rPr>
                <w:noProof/>
                <w:webHidden/>
              </w:rPr>
              <w:instrText xml:space="preserve"> PAGEREF _Toc380828680 \h </w:instrText>
            </w:r>
            <w:r>
              <w:rPr>
                <w:noProof/>
                <w:webHidden/>
              </w:rPr>
            </w:r>
            <w:r>
              <w:rPr>
                <w:noProof/>
                <w:webHidden/>
              </w:rPr>
              <w:fldChar w:fldCharType="separate"/>
            </w:r>
            <w:r w:rsidR="002A558D">
              <w:rPr>
                <w:noProof/>
                <w:webHidden/>
              </w:rPr>
              <w:t>150</w:t>
            </w:r>
            <w:r>
              <w:rPr>
                <w:noProof/>
                <w:webHidden/>
              </w:rPr>
              <w:fldChar w:fldCharType="end"/>
            </w:r>
          </w:hyperlink>
        </w:p>
        <w:p w:rsidR="002A558D" w:rsidRDefault="000F0DAF">
          <w:pPr>
            <w:pStyle w:val="TOC2"/>
            <w:tabs>
              <w:tab w:val="right" w:leader="dot" w:pos="9350"/>
            </w:tabs>
            <w:rPr>
              <w:rFonts w:eastAsiaTheme="minorEastAsia"/>
              <w:noProof/>
            </w:rPr>
          </w:pPr>
          <w:hyperlink w:anchor="_Toc380828681" w:history="1">
            <w:r w:rsidR="002A558D" w:rsidRPr="00C51083">
              <w:rPr>
                <w:rStyle w:val="Hyperlink"/>
                <w:noProof/>
              </w:rPr>
              <w:t>Testing the APK</w:t>
            </w:r>
            <w:r w:rsidR="002A558D">
              <w:rPr>
                <w:noProof/>
                <w:webHidden/>
              </w:rPr>
              <w:tab/>
            </w:r>
            <w:r>
              <w:rPr>
                <w:noProof/>
                <w:webHidden/>
              </w:rPr>
              <w:fldChar w:fldCharType="begin"/>
            </w:r>
            <w:r w:rsidR="002A558D">
              <w:rPr>
                <w:noProof/>
                <w:webHidden/>
              </w:rPr>
              <w:instrText xml:space="preserve"> PAGEREF _Toc380828681 \h </w:instrText>
            </w:r>
            <w:r>
              <w:rPr>
                <w:noProof/>
                <w:webHidden/>
              </w:rPr>
            </w:r>
            <w:r>
              <w:rPr>
                <w:noProof/>
                <w:webHidden/>
              </w:rPr>
              <w:fldChar w:fldCharType="separate"/>
            </w:r>
            <w:r w:rsidR="002A558D">
              <w:rPr>
                <w:noProof/>
                <w:webHidden/>
              </w:rPr>
              <w:t>151</w:t>
            </w:r>
            <w:r>
              <w:rPr>
                <w:noProof/>
                <w:webHidden/>
              </w:rPr>
              <w:fldChar w:fldCharType="end"/>
            </w:r>
          </w:hyperlink>
        </w:p>
        <w:p w:rsidR="002A558D" w:rsidRDefault="000F0DAF">
          <w:pPr>
            <w:pStyle w:val="TOC2"/>
            <w:tabs>
              <w:tab w:val="right" w:leader="dot" w:pos="9350"/>
            </w:tabs>
            <w:rPr>
              <w:rFonts w:eastAsiaTheme="minorEastAsia"/>
              <w:noProof/>
            </w:rPr>
          </w:pPr>
          <w:hyperlink w:anchor="_Toc380828682" w:history="1">
            <w:r w:rsidR="002A558D" w:rsidRPr="00C51083">
              <w:rPr>
                <w:rStyle w:val="Hyperlink"/>
                <w:noProof/>
              </w:rPr>
              <w:t>Installing a BASIC! Program into the Application</w:t>
            </w:r>
            <w:r w:rsidR="002A558D">
              <w:rPr>
                <w:noProof/>
                <w:webHidden/>
              </w:rPr>
              <w:tab/>
            </w:r>
            <w:r>
              <w:rPr>
                <w:noProof/>
                <w:webHidden/>
              </w:rPr>
              <w:fldChar w:fldCharType="begin"/>
            </w:r>
            <w:r w:rsidR="002A558D">
              <w:rPr>
                <w:noProof/>
                <w:webHidden/>
              </w:rPr>
              <w:instrText xml:space="preserve"> PAGEREF _Toc380828682 \h </w:instrText>
            </w:r>
            <w:r>
              <w:rPr>
                <w:noProof/>
                <w:webHidden/>
              </w:rPr>
            </w:r>
            <w:r>
              <w:rPr>
                <w:noProof/>
                <w:webHidden/>
              </w:rPr>
              <w:fldChar w:fldCharType="separate"/>
            </w:r>
            <w:r w:rsidR="002A558D">
              <w:rPr>
                <w:noProof/>
                <w:webHidden/>
              </w:rPr>
              <w:t>151</w:t>
            </w:r>
            <w:r>
              <w:rPr>
                <w:noProof/>
                <w:webHidden/>
              </w:rPr>
              <w:fldChar w:fldCharType="end"/>
            </w:r>
          </w:hyperlink>
        </w:p>
        <w:p w:rsidR="002A558D" w:rsidRDefault="000F0DAF">
          <w:pPr>
            <w:pStyle w:val="TOC2"/>
            <w:tabs>
              <w:tab w:val="right" w:leader="dot" w:pos="9350"/>
            </w:tabs>
            <w:rPr>
              <w:rFonts w:eastAsiaTheme="minorEastAsia"/>
              <w:noProof/>
            </w:rPr>
          </w:pPr>
          <w:hyperlink w:anchor="_Toc380828683" w:history="1">
            <w:r w:rsidR="002A558D" w:rsidRPr="00C51083">
              <w:rPr>
                <w:rStyle w:val="Hyperlink"/>
                <w:noProof/>
              </w:rPr>
              <w:t>Application Icons</w:t>
            </w:r>
            <w:r w:rsidR="002A558D">
              <w:rPr>
                <w:noProof/>
                <w:webHidden/>
              </w:rPr>
              <w:tab/>
            </w:r>
            <w:r>
              <w:rPr>
                <w:noProof/>
                <w:webHidden/>
              </w:rPr>
              <w:fldChar w:fldCharType="begin"/>
            </w:r>
            <w:r w:rsidR="002A558D">
              <w:rPr>
                <w:noProof/>
                <w:webHidden/>
              </w:rPr>
              <w:instrText xml:space="preserve"> PAGEREF _Toc380828683 \h </w:instrText>
            </w:r>
            <w:r>
              <w:rPr>
                <w:noProof/>
                <w:webHidden/>
              </w:rPr>
            </w:r>
            <w:r>
              <w:rPr>
                <w:noProof/>
                <w:webHidden/>
              </w:rPr>
              <w:fldChar w:fldCharType="separate"/>
            </w:r>
            <w:r w:rsidR="002A558D">
              <w:rPr>
                <w:noProof/>
                <w:webHidden/>
              </w:rPr>
              <w:t>153</w:t>
            </w:r>
            <w:r>
              <w:rPr>
                <w:noProof/>
                <w:webHidden/>
              </w:rPr>
              <w:fldChar w:fldCharType="end"/>
            </w:r>
          </w:hyperlink>
        </w:p>
        <w:p w:rsidR="002A558D" w:rsidRDefault="000F0DAF">
          <w:pPr>
            <w:pStyle w:val="TOC2"/>
            <w:tabs>
              <w:tab w:val="right" w:leader="dot" w:pos="9350"/>
            </w:tabs>
            <w:rPr>
              <w:rFonts w:eastAsiaTheme="minorEastAsia"/>
              <w:noProof/>
            </w:rPr>
          </w:pPr>
          <w:hyperlink w:anchor="_Toc380828684" w:history="1">
            <w:r w:rsidR="002A558D" w:rsidRPr="00C51083">
              <w:rPr>
                <w:rStyle w:val="Hyperlink"/>
                <w:noProof/>
              </w:rPr>
              <w:t>Setting the Version Number and Version Name</w:t>
            </w:r>
            <w:r w:rsidR="002A558D">
              <w:rPr>
                <w:noProof/>
                <w:webHidden/>
              </w:rPr>
              <w:tab/>
            </w:r>
            <w:r>
              <w:rPr>
                <w:noProof/>
                <w:webHidden/>
              </w:rPr>
              <w:fldChar w:fldCharType="begin"/>
            </w:r>
            <w:r w:rsidR="002A558D">
              <w:rPr>
                <w:noProof/>
                <w:webHidden/>
              </w:rPr>
              <w:instrText xml:space="preserve"> PAGEREF _Toc380828684 \h </w:instrText>
            </w:r>
            <w:r>
              <w:rPr>
                <w:noProof/>
                <w:webHidden/>
              </w:rPr>
            </w:r>
            <w:r>
              <w:rPr>
                <w:noProof/>
                <w:webHidden/>
              </w:rPr>
              <w:fldChar w:fldCharType="separate"/>
            </w:r>
            <w:r w:rsidR="002A558D">
              <w:rPr>
                <w:noProof/>
                <w:webHidden/>
              </w:rPr>
              <w:t>154</w:t>
            </w:r>
            <w:r>
              <w:rPr>
                <w:noProof/>
                <w:webHidden/>
              </w:rPr>
              <w:fldChar w:fldCharType="end"/>
            </w:r>
          </w:hyperlink>
        </w:p>
        <w:p w:rsidR="002A558D" w:rsidRDefault="000F0DAF">
          <w:pPr>
            <w:pStyle w:val="TOC2"/>
            <w:tabs>
              <w:tab w:val="right" w:leader="dot" w:pos="9350"/>
            </w:tabs>
            <w:rPr>
              <w:rFonts w:eastAsiaTheme="minorEastAsia"/>
              <w:noProof/>
            </w:rPr>
          </w:pPr>
          <w:hyperlink w:anchor="_Toc380828685" w:history="1">
            <w:r w:rsidR="002A558D" w:rsidRPr="00C51083">
              <w:rPr>
                <w:rStyle w:val="Hyperlink"/>
                <w:noProof/>
              </w:rPr>
              <w:t>Permissions</w:t>
            </w:r>
            <w:r w:rsidR="002A558D">
              <w:rPr>
                <w:noProof/>
                <w:webHidden/>
              </w:rPr>
              <w:tab/>
            </w:r>
            <w:r>
              <w:rPr>
                <w:noProof/>
                <w:webHidden/>
              </w:rPr>
              <w:fldChar w:fldCharType="begin"/>
            </w:r>
            <w:r w:rsidR="002A558D">
              <w:rPr>
                <w:noProof/>
                <w:webHidden/>
              </w:rPr>
              <w:instrText xml:space="preserve"> PAGEREF _Toc380828685 \h </w:instrText>
            </w:r>
            <w:r>
              <w:rPr>
                <w:noProof/>
                <w:webHidden/>
              </w:rPr>
            </w:r>
            <w:r>
              <w:rPr>
                <w:noProof/>
                <w:webHidden/>
              </w:rPr>
              <w:fldChar w:fldCharType="separate"/>
            </w:r>
            <w:r w:rsidR="002A558D">
              <w:rPr>
                <w:noProof/>
                <w:webHidden/>
              </w:rPr>
              <w:t>154</w:t>
            </w:r>
            <w:r>
              <w:rPr>
                <w:noProof/>
                <w:webHidden/>
              </w:rPr>
              <w:fldChar w:fldCharType="end"/>
            </w:r>
          </w:hyperlink>
        </w:p>
        <w:p w:rsidR="002A558D" w:rsidRDefault="000F0DAF">
          <w:pPr>
            <w:pStyle w:val="TOC2"/>
            <w:tabs>
              <w:tab w:val="right" w:leader="dot" w:pos="9350"/>
            </w:tabs>
            <w:rPr>
              <w:rFonts w:eastAsiaTheme="minorEastAsia"/>
              <w:noProof/>
            </w:rPr>
          </w:pPr>
          <w:hyperlink w:anchor="_Toc380828686" w:history="1">
            <w:r w:rsidR="002A558D" w:rsidRPr="00C51083">
              <w:rPr>
                <w:rStyle w:val="Hyperlink"/>
                <w:noProof/>
              </w:rPr>
              <w:t>Preferences</w:t>
            </w:r>
            <w:r w:rsidR="002A558D">
              <w:rPr>
                <w:noProof/>
                <w:webHidden/>
              </w:rPr>
              <w:tab/>
            </w:r>
            <w:r>
              <w:rPr>
                <w:noProof/>
                <w:webHidden/>
              </w:rPr>
              <w:fldChar w:fldCharType="begin"/>
            </w:r>
            <w:r w:rsidR="002A558D">
              <w:rPr>
                <w:noProof/>
                <w:webHidden/>
              </w:rPr>
              <w:instrText xml:space="preserve"> PAGEREF _Toc380828686 \h </w:instrText>
            </w:r>
            <w:r>
              <w:rPr>
                <w:noProof/>
                <w:webHidden/>
              </w:rPr>
            </w:r>
            <w:r>
              <w:rPr>
                <w:noProof/>
                <w:webHidden/>
              </w:rPr>
              <w:fldChar w:fldCharType="separate"/>
            </w:r>
            <w:r w:rsidR="002A558D">
              <w:rPr>
                <w:noProof/>
                <w:webHidden/>
              </w:rPr>
              <w:t>155</w:t>
            </w:r>
            <w:r>
              <w:rPr>
                <w:noProof/>
                <w:webHidden/>
              </w:rPr>
              <w:fldChar w:fldCharType="end"/>
            </w:r>
          </w:hyperlink>
        </w:p>
        <w:p w:rsidR="002A558D" w:rsidRDefault="000F0DAF">
          <w:pPr>
            <w:pStyle w:val="TOC2"/>
            <w:tabs>
              <w:tab w:val="right" w:leader="dot" w:pos="9350"/>
            </w:tabs>
            <w:rPr>
              <w:rFonts w:eastAsiaTheme="minorEastAsia"/>
              <w:noProof/>
            </w:rPr>
          </w:pPr>
          <w:hyperlink w:anchor="_Toc380828687" w:history="1">
            <w:r w:rsidR="002A558D" w:rsidRPr="00C51083">
              <w:rPr>
                <w:rStyle w:val="Hyperlink"/>
                <w:noProof/>
              </w:rPr>
              <w:t>Launch at device boot</w:t>
            </w:r>
            <w:r w:rsidR="002A558D">
              <w:rPr>
                <w:noProof/>
                <w:webHidden/>
              </w:rPr>
              <w:tab/>
            </w:r>
            <w:r>
              <w:rPr>
                <w:noProof/>
                <w:webHidden/>
              </w:rPr>
              <w:fldChar w:fldCharType="begin"/>
            </w:r>
            <w:r w:rsidR="002A558D">
              <w:rPr>
                <w:noProof/>
                <w:webHidden/>
              </w:rPr>
              <w:instrText xml:space="preserve"> PAGEREF _Toc380828687 \h </w:instrText>
            </w:r>
            <w:r>
              <w:rPr>
                <w:noProof/>
                <w:webHidden/>
              </w:rPr>
            </w:r>
            <w:r>
              <w:rPr>
                <w:noProof/>
                <w:webHidden/>
              </w:rPr>
              <w:fldChar w:fldCharType="separate"/>
            </w:r>
            <w:r w:rsidR="002A558D">
              <w:rPr>
                <w:noProof/>
                <w:webHidden/>
              </w:rPr>
              <w:t>157</w:t>
            </w:r>
            <w:r>
              <w:rPr>
                <w:noProof/>
                <w:webHidden/>
              </w:rPr>
              <w:fldChar w:fldCharType="end"/>
            </w:r>
          </w:hyperlink>
        </w:p>
        <w:p w:rsidR="002A558D" w:rsidRDefault="000F0DAF">
          <w:pPr>
            <w:pStyle w:val="TOC2"/>
            <w:tabs>
              <w:tab w:val="right" w:leader="dot" w:pos="9350"/>
            </w:tabs>
            <w:rPr>
              <w:rFonts w:eastAsiaTheme="minorEastAsia"/>
              <w:noProof/>
            </w:rPr>
          </w:pPr>
          <w:hyperlink w:anchor="_Toc380828688" w:history="1">
            <w:r w:rsidR="002A558D" w:rsidRPr="00C51083">
              <w:rPr>
                <w:rStyle w:val="Hyperlink"/>
                <w:noProof/>
              </w:rPr>
              <w:t>Finished</w:t>
            </w:r>
            <w:r w:rsidR="002A558D">
              <w:rPr>
                <w:noProof/>
                <w:webHidden/>
              </w:rPr>
              <w:tab/>
            </w:r>
            <w:r>
              <w:rPr>
                <w:noProof/>
                <w:webHidden/>
              </w:rPr>
              <w:fldChar w:fldCharType="begin"/>
            </w:r>
            <w:r w:rsidR="002A558D">
              <w:rPr>
                <w:noProof/>
                <w:webHidden/>
              </w:rPr>
              <w:instrText xml:space="preserve"> PAGEREF _Toc380828688 \h </w:instrText>
            </w:r>
            <w:r>
              <w:rPr>
                <w:noProof/>
                <w:webHidden/>
              </w:rPr>
            </w:r>
            <w:r>
              <w:rPr>
                <w:noProof/>
                <w:webHidden/>
              </w:rPr>
              <w:fldChar w:fldCharType="separate"/>
            </w:r>
            <w:r w:rsidR="002A558D">
              <w:rPr>
                <w:noProof/>
                <w:webHidden/>
              </w:rPr>
              <w:t>157</w:t>
            </w:r>
            <w:r>
              <w:rPr>
                <w:noProof/>
                <w:webHidden/>
              </w:rPr>
              <w:fldChar w:fldCharType="end"/>
            </w:r>
          </w:hyperlink>
        </w:p>
        <w:p w:rsidR="002A558D" w:rsidRDefault="000F0DAF">
          <w:pPr>
            <w:pStyle w:val="TOC1"/>
            <w:tabs>
              <w:tab w:val="right" w:leader="dot" w:pos="9350"/>
            </w:tabs>
            <w:rPr>
              <w:rFonts w:eastAsiaTheme="minorEastAsia"/>
              <w:noProof/>
            </w:rPr>
          </w:pPr>
          <w:hyperlink w:anchor="_Toc380828689" w:history="1">
            <w:r w:rsidR="002A558D" w:rsidRPr="00C51083">
              <w:rPr>
                <w:rStyle w:val="Hyperlink"/>
                <w:noProof/>
              </w:rPr>
              <w:t>Appendix E – BASIC! Distribution License</w:t>
            </w:r>
            <w:r w:rsidR="002A558D">
              <w:rPr>
                <w:noProof/>
                <w:webHidden/>
              </w:rPr>
              <w:tab/>
            </w:r>
            <w:r>
              <w:rPr>
                <w:noProof/>
                <w:webHidden/>
              </w:rPr>
              <w:fldChar w:fldCharType="begin"/>
            </w:r>
            <w:r w:rsidR="002A558D">
              <w:rPr>
                <w:noProof/>
                <w:webHidden/>
              </w:rPr>
              <w:instrText xml:space="preserve"> PAGEREF _Toc380828689 \h </w:instrText>
            </w:r>
            <w:r>
              <w:rPr>
                <w:noProof/>
                <w:webHidden/>
              </w:rPr>
            </w:r>
            <w:r>
              <w:rPr>
                <w:noProof/>
                <w:webHidden/>
              </w:rPr>
              <w:fldChar w:fldCharType="separate"/>
            </w:r>
            <w:r w:rsidR="002A558D">
              <w:rPr>
                <w:noProof/>
                <w:webHidden/>
              </w:rPr>
              <w:t>158</w:t>
            </w:r>
            <w:r>
              <w:rPr>
                <w:noProof/>
                <w:webHidden/>
              </w:rPr>
              <w:fldChar w:fldCharType="end"/>
            </w:r>
          </w:hyperlink>
        </w:p>
        <w:p w:rsidR="002A558D" w:rsidRDefault="000F0DAF">
          <w:pPr>
            <w:pStyle w:val="TOC2"/>
            <w:tabs>
              <w:tab w:val="right" w:leader="dot" w:pos="9350"/>
            </w:tabs>
            <w:rPr>
              <w:rFonts w:eastAsiaTheme="minorEastAsia"/>
              <w:noProof/>
            </w:rPr>
          </w:pPr>
          <w:hyperlink w:anchor="_Toc380828690" w:history="1">
            <w:r w:rsidR="002A558D" w:rsidRPr="00C51083">
              <w:rPr>
                <w:rStyle w:val="Hyperlink"/>
                <w:rFonts w:eastAsia="Times New Roman"/>
                <w:noProof/>
              </w:rPr>
              <w:t>Apache Commons</w:t>
            </w:r>
            <w:r w:rsidR="002A558D">
              <w:rPr>
                <w:noProof/>
                <w:webHidden/>
              </w:rPr>
              <w:tab/>
            </w:r>
            <w:r>
              <w:rPr>
                <w:noProof/>
                <w:webHidden/>
              </w:rPr>
              <w:fldChar w:fldCharType="begin"/>
            </w:r>
            <w:r w:rsidR="002A558D">
              <w:rPr>
                <w:noProof/>
                <w:webHidden/>
              </w:rPr>
              <w:instrText xml:space="preserve"> PAGEREF _Toc380828690 \h </w:instrText>
            </w:r>
            <w:r>
              <w:rPr>
                <w:noProof/>
                <w:webHidden/>
              </w:rPr>
            </w:r>
            <w:r>
              <w:rPr>
                <w:noProof/>
                <w:webHidden/>
              </w:rPr>
              <w:fldChar w:fldCharType="separate"/>
            </w:r>
            <w:r w:rsidR="002A558D">
              <w:rPr>
                <w:noProof/>
                <w:webHidden/>
              </w:rPr>
              <w:t>169</w:t>
            </w:r>
            <w:r>
              <w:rPr>
                <w:noProof/>
                <w:webHidden/>
              </w:rPr>
              <w:fldChar w:fldCharType="end"/>
            </w:r>
          </w:hyperlink>
        </w:p>
        <w:p w:rsidR="00CD5746" w:rsidRDefault="000F0DAF">
          <w:r>
            <w:rPr>
              <w:b/>
              <w:bCs/>
              <w:noProof/>
            </w:rPr>
            <w:fldChar w:fldCharType="end"/>
          </w:r>
        </w:p>
      </w:sdtContent>
    </w:sdt>
    <w:p w:rsidR="00ED0E8A" w:rsidRDefault="00ED0E8A" w:rsidP="00ED0E8A">
      <w:pPr>
        <w:pStyle w:val="Heading1"/>
      </w:pPr>
      <w:bookmarkStart w:id="5" w:name="_Toc380828136"/>
      <w:r>
        <w:t>Changes in this Version</w:t>
      </w:r>
      <w:bookmarkEnd w:id="5"/>
    </w:p>
    <w:p w:rsidR="00ED0E8A" w:rsidRDefault="00ED0E8A" w:rsidP="00ED0E8A">
      <w:pPr>
        <w:pStyle w:val="ListParagraph"/>
        <w:numPr>
          <w:ilvl w:val="0"/>
          <w:numId w:val="7"/>
        </w:numPr>
      </w:pPr>
      <w:r>
        <w:t xml:space="preserve">Added a parameter to </w:t>
      </w:r>
      <w:r w:rsidR="00D669A4">
        <w:t xml:space="preserve">the </w:t>
      </w:r>
      <w:r>
        <w:t xml:space="preserve">Select </w:t>
      </w:r>
      <w:r w:rsidR="00D669A4">
        <w:t xml:space="preserve">command </w:t>
      </w:r>
      <w:r>
        <w:t>so it can have separate title and pop-up message strings.  Both the title and pop-up message are optional.</w:t>
      </w:r>
    </w:p>
    <w:p w:rsidR="00914B76" w:rsidRDefault="00914B76" w:rsidP="00ED0E8A">
      <w:pPr>
        <w:pStyle w:val="ListParagraph"/>
        <w:numPr>
          <w:ilvl w:val="0"/>
          <w:numId w:val="7"/>
        </w:numPr>
      </w:pPr>
      <w:r>
        <w:t>Most commands that read from an array can now specify a</w:t>
      </w:r>
      <w:r w:rsidR="00D669A4">
        <w:t>n</w:t>
      </w:r>
      <w:r>
        <w:t xml:space="preserve"> array</w:t>
      </w:r>
      <w:r w:rsidR="00D669A4">
        <w:t xml:space="preserve"> segment</w:t>
      </w:r>
      <w:r>
        <w:t>.</w:t>
      </w:r>
    </w:p>
    <w:p w:rsidR="00837744" w:rsidRDefault="00837744" w:rsidP="00ED0E8A">
      <w:pPr>
        <w:pStyle w:val="ListParagraph"/>
        <w:numPr>
          <w:ilvl w:val="0"/>
          <w:numId w:val="7"/>
        </w:numPr>
      </w:pPr>
      <w:r>
        <w:t>Added lines to Appendix A for some commands, separating usage with numeric and string parameters. These changes are intended to make the command list easier to use when it is accessed by Menu-&gt;Commands from the BASIC! Editor.</w:t>
      </w:r>
      <w:r w:rsidR="00D669A4">
        <w:t xml:space="preserve"> This is a work in progress.</w:t>
      </w:r>
    </w:p>
    <w:p w:rsidR="009D713D" w:rsidRDefault="009D713D" w:rsidP="00E33967">
      <w:pPr>
        <w:pStyle w:val="Heading1"/>
      </w:pPr>
      <w:bookmarkStart w:id="6" w:name="_GoBack"/>
      <w:bookmarkStart w:id="7" w:name="_Toc380828137"/>
      <w:bookmarkEnd w:id="6"/>
      <w:r>
        <w:t>About the Title, De Re BASIC!</w:t>
      </w:r>
      <w:bookmarkEnd w:id="7"/>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8" w:name="_Toc380828138"/>
      <w:r>
        <w:lastRenderedPageBreak/>
        <w:t>About the Cover Art</w:t>
      </w:r>
      <w:bookmarkEnd w:id="8"/>
    </w:p>
    <w:p w:rsidR="00152B7B" w:rsidRPr="00152B7B" w:rsidRDefault="00152B7B" w:rsidP="00152B7B">
      <w:r>
        <w:t xml:space="preserve">Thanks to BASIC! </w:t>
      </w:r>
      <w:proofErr w:type="gramStart"/>
      <w:r>
        <w:t>user</w:t>
      </w:r>
      <w:proofErr w:type="gramEnd"/>
      <w:r>
        <w:t xml:space="preserve"> Nicolas Mougin. The images are screenshots from real BASIC! </w:t>
      </w:r>
      <w:proofErr w:type="gramStart"/>
      <w:r>
        <w:t>programs</w:t>
      </w:r>
      <w:proofErr w:type="gramEnd"/>
      <w:r>
        <w:t xml:space="preserve"> available from the Google Play Store</w:t>
      </w:r>
      <w:r w:rsidR="002A558D">
        <w:t>,</w:t>
      </w:r>
      <w:r>
        <w:t xml:space="preserve"> or</w:t>
      </w:r>
      <w:r w:rsidR="002A558D">
        <w:t xml:space="preserve"> from</w:t>
      </w:r>
      <w:r>
        <w:t xml:space="preserve"> the excellent </w:t>
      </w:r>
      <w:r w:rsidR="002A558D">
        <w:t>collection</w:t>
      </w:r>
      <w:r>
        <w:t xml:space="preserve"> of shared BASIC! </w:t>
      </w:r>
      <w:proofErr w:type="gramStart"/>
      <w:r>
        <w:t>programs</w:t>
      </w:r>
      <w:proofErr w:type="gramEnd"/>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w:t>
      </w:r>
      <w:proofErr w:type="gramStart"/>
      <w:r w:rsidR="002A558D">
        <w:t>user</w:t>
      </w:r>
      <w:proofErr w:type="gramEnd"/>
      <w:r w:rsidR="002A558D">
        <w:t xml:space="preserve">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9" w:name="_Toc380828139"/>
      <w:r>
        <w:t>Technical Editor</w:t>
      </w:r>
      <w:bookmarkEnd w:id="9"/>
    </w:p>
    <w:p w:rsidR="00766744" w:rsidRPr="009C4100" w:rsidRDefault="00766744" w:rsidP="00766744">
      <w:pPr>
        <w:rPr>
          <w:ins w:id="10" w:author="msammartano" w:date="2014-03-17T11:02:00Z"/>
        </w:rPr>
      </w:pPr>
      <w:ins w:id="11" w:author="msammartano" w:date="2014-03-17T11:02:00Z">
        <w:r>
          <w:t xml:space="preserve">Thanks to Paul Laughton, the original creator of BASIC! </w:t>
        </w:r>
        <w:proofErr w:type="gramStart"/>
        <w:r>
          <w:t>and</w:t>
        </w:r>
        <w:proofErr w:type="gramEnd"/>
        <w:r>
          <w:t xml:space="preserve"> of this document. Thanks also to Mike Leavitt of Lansdowne, VA, USA, for </w:t>
        </w:r>
      </w:ins>
      <w:ins w:id="12" w:author="msammartano" w:date="2014-03-17T11:03:00Z">
        <w:r>
          <w:t xml:space="preserve">his </w:t>
        </w:r>
      </w:ins>
      <w:ins w:id="13" w:author="msammartano" w:date="2014-03-17T11:04:00Z">
        <w:r>
          <w:t xml:space="preserve">many contributions and </w:t>
        </w:r>
      </w:ins>
      <w:ins w:id="14" w:author="msammartano" w:date="2014-03-17T11:03:00Z">
        <w:r>
          <w:t>long-time support.</w:t>
        </w:r>
      </w:ins>
    </w:p>
    <w:p w:rsidR="00670B1F" w:rsidRPr="009C4100" w:rsidRDefault="009C4100" w:rsidP="009C4100">
      <w:r>
        <w:t>The technical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proofErr w:type="gramStart"/>
      <w:r>
        <w:t>user</w:t>
      </w:r>
      <w:proofErr w:type="gramEnd"/>
      <w:r>
        <w:t xml:space="preserve">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2A558D" w:rsidRDefault="002A558D" w:rsidP="002A558D">
      <w:pPr>
        <w:pStyle w:val="Heading1"/>
      </w:pPr>
      <w:bookmarkStart w:id="15" w:name="_Toc380828140"/>
      <w:r>
        <w:t>BASIC! Forum</w:t>
      </w:r>
      <w:bookmarkEnd w:id="15"/>
    </w:p>
    <w:p w:rsidR="002A558D" w:rsidRPr="002A558D" w:rsidRDefault="002A558D" w:rsidP="002A558D">
      <w:r>
        <w:t xml:space="preserve">Join the community of BASIC! </w:t>
      </w:r>
      <w:proofErr w:type="gramStart"/>
      <w:r>
        <w:t>users</w:t>
      </w:r>
      <w:proofErr w:type="gramEnd"/>
      <w:r>
        <w:t xml:space="preserve"> at </w:t>
      </w:r>
      <w:hyperlink r:id="rId13" w:history="1">
        <w:r w:rsidRPr="00ED41A1">
          <w:rPr>
            <w:rStyle w:val="Hyperlink"/>
          </w:rPr>
          <w:t>http://rfobasic.freeforums.org</w:t>
        </w:r>
      </w:hyperlink>
      <w:r>
        <w:t>, where you are always welcome.</w:t>
      </w:r>
    </w:p>
    <w:p w:rsidR="00A51E9C" w:rsidRDefault="00A51E9C" w:rsidP="00E33967">
      <w:pPr>
        <w:pStyle w:val="Heading1"/>
      </w:pPr>
      <w:bookmarkStart w:id="16" w:name="_Toc380828141"/>
      <w:r>
        <w:t>BASIC! Tutorial</w:t>
      </w:r>
      <w:bookmarkEnd w:id="16"/>
    </w:p>
    <w:p w:rsidR="00A51E9C" w:rsidRPr="00A51E9C" w:rsidRDefault="00A51E9C" w:rsidP="00A51E9C">
      <w:pPr>
        <w:rPr>
          <w:shd w:val="clear" w:color="auto" w:fill="FFFFFF"/>
        </w:rPr>
      </w:pPr>
      <w:r>
        <w:t xml:space="preserve">A BASIC! </w:t>
      </w:r>
      <w:proofErr w:type="gramStart"/>
      <w:r>
        <w:t>user</w:t>
      </w:r>
      <w:proofErr w:type="gramEnd"/>
      <w:r>
        <w:t xml:space="preserve">, </w:t>
      </w:r>
      <w:r w:rsidRPr="00A51E9C">
        <w:t>Nick Antonaccio, has</w:t>
      </w:r>
      <w:r>
        <w:rPr>
          <w:shd w:val="clear" w:color="auto" w:fill="FFFFFF"/>
        </w:rPr>
        <w:t xml:space="preserve"> written a very nice tutorial for BASIC! You can find it at </w:t>
      </w:r>
      <w:hyperlink r:id="rId14"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40493F" w:rsidRDefault="0040493F" w:rsidP="00E33967">
      <w:pPr>
        <w:pStyle w:val="Heading1"/>
      </w:pPr>
      <w:bookmarkStart w:id="17" w:name="_Toc380828142"/>
      <w:r>
        <w:t>BASIC! Operation</w:t>
      </w:r>
      <w:bookmarkEnd w:id="17"/>
    </w:p>
    <w:p w:rsidR="00A458DC" w:rsidRDefault="00A458DC" w:rsidP="00EB1F62">
      <w:pPr>
        <w:pStyle w:val="Heading2"/>
      </w:pPr>
      <w:bookmarkStart w:id="18" w:name="_Toc380828143"/>
      <w:r>
        <w:t>Permissions</w:t>
      </w:r>
      <w:bookmarkEnd w:id="18"/>
    </w:p>
    <w:p w:rsidR="00A458DC" w:rsidRDefault="00A458DC" w:rsidP="00A458DC">
      <w:r>
        <w:t xml:space="preserve">This application requests </w:t>
      </w:r>
      <w:proofErr w:type="gramStart"/>
      <w:r>
        <w:t>many permissions</w:t>
      </w:r>
      <w:proofErr w:type="gramEnd"/>
      <w:r>
        <w:t xml:space="preserve">, permissions </w:t>
      </w:r>
      <w:r w:rsidR="00526656">
        <w:t>such as</w:t>
      </w:r>
      <w:r>
        <w:t xml:space="preserve"> sending and receiving SMS messages, making phone calls, record audio, etc. BASIC! </w:t>
      </w:r>
      <w:proofErr w:type="gramStart"/>
      <w:r>
        <w:t>does</w:t>
      </w:r>
      <w:proofErr w:type="gramEnd"/>
      <w:r>
        <w:t xml:space="preserve"> not exercise any of these permissions (except writing to the SD</w:t>
      </w:r>
      <w:r w:rsidR="00282CCE">
        <w:t xml:space="preserve"> card</w:t>
      </w:r>
      <w:r>
        <w:t xml:space="preserve">) on its own. These permissions get exercised by the BASIC! </w:t>
      </w:r>
      <w:proofErr w:type="gramStart"/>
      <w:r>
        <w:t>programmer</w:t>
      </w:r>
      <w:proofErr w:type="gramEnd"/>
      <w:r>
        <w:t xml:space="preserve">, you. </w:t>
      </w:r>
      <w:proofErr w:type="gramStart"/>
      <w:r>
        <w:t>You and only you.</w:t>
      </w:r>
      <w:proofErr w:type="gramEnd"/>
      <w:r>
        <w:t xml:space="preserve"> You exercise these permissions by means of the programs that you write.</w:t>
      </w:r>
    </w:p>
    <w:p w:rsidR="009A6798" w:rsidRDefault="00A458DC" w:rsidP="00A458DC">
      <w:r>
        <w:t xml:space="preserve">If you write a program that uses the </w:t>
      </w:r>
      <w:r w:rsidR="00474F5E">
        <w:t>sms.send</w:t>
      </w:r>
      <w:r>
        <w:t xml:space="preserve"> command then BASIC! </w:t>
      </w:r>
      <w:proofErr w:type="gramStart"/>
      <w:r>
        <w:t>will</w:t>
      </w:r>
      <w:proofErr w:type="gramEnd"/>
      <w:r>
        <w:t xml:space="preserve"> attempt to </w:t>
      </w:r>
      <w:r w:rsidR="009A6798">
        <w:t>send an SMS message</w:t>
      </w:r>
      <w:r>
        <w:t xml:space="preserve">. BASIC! </w:t>
      </w:r>
      <w:proofErr w:type="gramStart"/>
      <w:r>
        <w:t>must</w:t>
      </w:r>
      <w:proofErr w:type="gramEnd"/>
      <w:r>
        <w:t xml:space="preserve"> have permission to </w:t>
      </w:r>
      <w:r w:rsidR="009A6798">
        <w:t>send SMS messages</w:t>
      </w:r>
      <w:r>
        <w:t xml:space="preserve"> for this command to work. If you never use the </w:t>
      </w:r>
      <w:r w:rsidR="00474F5E">
        <w:t>sms.send</w:t>
      </w:r>
      <w:r>
        <w:t xml:space="preserve"> command then BASIC! </w:t>
      </w:r>
      <w:proofErr w:type="gramStart"/>
      <w:r>
        <w:t>will</w:t>
      </w:r>
      <w:proofErr w:type="gramEnd"/>
      <w:r>
        <w:t xml:space="preserve"> never </w:t>
      </w:r>
      <w:r w:rsidR="009A6798">
        <w:t>send an SMS message</w:t>
      </w:r>
      <w:r>
        <w:t>.</w:t>
      </w:r>
      <w:r w:rsidR="009A6798">
        <w:t xml:space="preserve"> You are in control.</w:t>
      </w:r>
    </w:p>
    <w:p w:rsidR="009A6798" w:rsidRPr="00A458DC" w:rsidRDefault="009A6798" w:rsidP="00A458DC">
      <w:r>
        <w:t xml:space="preserve">The source code for BASIC! </w:t>
      </w:r>
      <w:proofErr w:type="gramStart"/>
      <w:r>
        <w:t>is</w:t>
      </w:r>
      <w:proofErr w:type="gramEnd"/>
      <w:r>
        <w:t xml:space="preserve"> available from the BASIC! </w:t>
      </w:r>
      <w:proofErr w:type="gramStart"/>
      <w:r>
        <w:t>web</w:t>
      </w:r>
      <w:proofErr w:type="gramEnd"/>
      <w:r>
        <w:t xml:space="preserve"> site (</w:t>
      </w:r>
      <w:hyperlink r:id="rId15" w:history="1">
        <w:r>
          <w:rPr>
            <w:rStyle w:val="Hyperlink"/>
          </w:rPr>
          <w:t>http://laughton.com/basic/</w:t>
        </w:r>
      </w:hyperlink>
      <w:r>
        <w:t>)</w:t>
      </w:r>
      <w:r w:rsidR="00914B76">
        <w:t xml:space="preserve"> and the BASIC! </w:t>
      </w:r>
      <w:proofErr w:type="gramStart"/>
      <w:r w:rsidR="00914B76">
        <w:t>GitHub repository (</w:t>
      </w:r>
      <w:hyperlink r:id="rId16" w:history="1">
        <w:r w:rsidR="00914B76" w:rsidRPr="00B7477B">
          <w:rPr>
            <w:rStyle w:val="Hyperlink"/>
          </w:rPr>
          <w:t>https://github.com/RFO-BASIC/Basic</w:t>
        </w:r>
      </w:hyperlink>
      <w:r w:rsidR="00914B76">
        <w:t>)</w:t>
      </w:r>
      <w:r>
        <w:t>.</w:t>
      </w:r>
      <w:proofErr w:type="gramEnd"/>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19" w:name="_Toc380828144"/>
      <w:r>
        <w:lastRenderedPageBreak/>
        <w:t>Editor</w:t>
      </w:r>
      <w:bookmarkEnd w:id="19"/>
      <w:r w:rsidR="005E30CF">
        <w:tab/>
      </w:r>
    </w:p>
    <w:p w:rsidR="00A37BE6" w:rsidRPr="005F4916" w:rsidRDefault="00A37BE6" w:rsidP="005F4916">
      <w:pPr>
        <w:pStyle w:val="Heading3"/>
      </w:pPr>
      <w:bookmarkStart w:id="20" w:name="_Toc380828145"/>
      <w:r w:rsidRPr="005F4916">
        <w:t>Editing the program</w:t>
      </w:r>
      <w:bookmarkEnd w:id="20"/>
    </w:p>
    <w:p w:rsidR="00C738B7" w:rsidRDefault="00A62136" w:rsidP="00C738B7">
      <w:r>
        <w:t xml:space="preserve">The Editor is where BASIC! </w:t>
      </w:r>
      <w:proofErr w:type="gramStart"/>
      <w:r>
        <w:t>programs</w:t>
      </w:r>
      <w:proofErr w:type="gramEnd"/>
      <w:r>
        <w:t xml:space="preserve">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 xml:space="preserve">If the program that you are editing has been given a name via </w:t>
      </w:r>
      <w:proofErr w:type="gramStart"/>
      <w:r>
        <w:t>Save</w:t>
      </w:r>
      <w:proofErr w:type="gramEnd"/>
      <w:r>
        <w:t xml:space="preser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21" w:name="_Toc380828146"/>
      <w:r>
        <w:t>Line Continuation</w:t>
      </w:r>
      <w:bookmarkEnd w:id="21"/>
    </w:p>
    <w:p w:rsidR="00DF1DC6" w:rsidRDefault="00DF1DC6" w:rsidP="00DF1DC6">
      <w:r>
        <w:t xml:space="preserve">A BASIC! </w:t>
      </w:r>
      <w:proofErr w:type="gramStart"/>
      <w:r>
        <w:t>source</w:t>
      </w:r>
      <w:proofErr w:type="gramEnd"/>
      <w:r>
        <w:t xml:space="preserv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proofErr w:type="gramStart"/>
      <w:r>
        <w:t>s</w:t>
      </w:r>
      <w:proofErr w:type="gramEnd"/>
      <w:r>
        <w:t>$ = "The quick brown fox " + verb$ + " over " + count$ + " lazy dogs"</w:t>
      </w:r>
    </w:p>
    <w:p w:rsidR="00DF1DC6" w:rsidRDefault="00DF1DC6" w:rsidP="00DF1DC6">
      <w:proofErr w:type="gramStart"/>
      <w:r>
        <w:lastRenderedPageBreak/>
        <w:t>could</w:t>
      </w:r>
      <w:proofErr w:type="gramEnd"/>
      <w:r>
        <w:t xml:space="preserve"> be written as:</w:t>
      </w:r>
    </w:p>
    <w:p w:rsidR="00DF1DC6" w:rsidRDefault="00DF1DC6" w:rsidP="007B2223">
      <w:pPr>
        <w:pStyle w:val="Codeexample"/>
      </w:pPr>
      <w:proofErr w:type="gramStart"/>
      <w:r>
        <w:t>s</w:t>
      </w:r>
      <w:proofErr w:type="gramEnd"/>
      <w:r>
        <w:t>$ = "The quick brown fox " +</w:t>
      </w:r>
      <w:r w:rsidR="006416FB">
        <w:t>~</w:t>
      </w:r>
    </w:p>
    <w:p w:rsidR="00DF1DC6" w:rsidRDefault="00473FA4" w:rsidP="007B2223">
      <w:pPr>
        <w:pStyle w:val="Codeexample"/>
      </w:pPr>
      <w:r>
        <w:tab/>
      </w:r>
      <w:proofErr w:type="gramStart"/>
      <w:r w:rsidR="00DF1DC6">
        <w:t>verb</w:t>
      </w:r>
      <w:proofErr w:type="gramEnd"/>
      <w:r w:rsidR="00DF1DC6">
        <w:t xml:space="preserve">$ +     </w:t>
      </w:r>
      <w:r w:rsidR="006416FB">
        <w:t>~</w:t>
      </w:r>
      <w:r w:rsidR="00DF1DC6">
        <w:t xml:space="preserve">       % what the fox did</w:t>
      </w:r>
    </w:p>
    <w:p w:rsidR="00DF1DC6" w:rsidRDefault="00473FA4" w:rsidP="007B2223">
      <w:pPr>
        <w:pStyle w:val="Codeexample"/>
      </w:pPr>
      <w:r>
        <w:tab/>
      </w:r>
      <w:proofErr w:type="gramStart"/>
      <w:r w:rsidR="00DF1DC6">
        <w:t>" over</w:t>
      </w:r>
      <w:proofErr w:type="gramEnd"/>
      <w:r w:rsidR="00DF1DC6">
        <w:t xml:space="preserve"> " +  </w:t>
      </w:r>
      <w:r w:rsidR="006416FB">
        <w:t>~</w:t>
      </w:r>
    </w:p>
    <w:p w:rsidR="00DF1DC6" w:rsidRDefault="00473FA4" w:rsidP="007B2223">
      <w:pPr>
        <w:pStyle w:val="Codeexample"/>
      </w:pPr>
      <w:r>
        <w:tab/>
      </w:r>
      <w:proofErr w:type="gramStart"/>
      <w:r w:rsidR="00DF1DC6">
        <w:t>count</w:t>
      </w:r>
      <w:proofErr w:type="gramEnd"/>
      <w:r w:rsidR="00DF1DC6">
        <w:t xml:space="preserve">$ +    </w:t>
      </w:r>
      <w:r w:rsidR="006416FB">
        <w:t>~</w:t>
      </w:r>
      <w:r w:rsidR="00DF1DC6">
        <w:t xml:space="preserve">       % how many lazy dogs</w:t>
      </w:r>
    </w:p>
    <w:p w:rsidR="00DF1DC6" w:rsidRDefault="00473FA4" w:rsidP="007B2223">
      <w:pPr>
        <w:pStyle w:val="Codeexample"/>
      </w:pPr>
      <w:r>
        <w:tab/>
      </w:r>
      <w:proofErr w:type="gramStart"/>
      <w:r w:rsidR="00DF1DC6">
        <w:t>" lazy</w:t>
      </w:r>
      <w:proofErr w:type="gramEnd"/>
      <w:r w:rsidR="00DF1DC6">
        <w:t xml:space="preserve"> dogs"</w:t>
      </w:r>
    </w:p>
    <w:p w:rsidR="00C26A3D" w:rsidRDefault="00C26A3D" w:rsidP="005F4916">
      <w:pPr>
        <w:pStyle w:val="Heading3"/>
      </w:pPr>
      <w:bookmarkStart w:id="22" w:name="_Toc380828147"/>
      <w:r>
        <w:t># - Format Line</w:t>
      </w:r>
      <w:bookmarkEnd w:id="22"/>
      <w:r w:rsidR="000F0DAF">
        <w:fldChar w:fldCharType="begin"/>
      </w:r>
      <w:r>
        <w:instrText xml:space="preserve"> XE "</w:instrText>
      </w:r>
      <w:r w:rsidRPr="00CB4005">
        <w:instrText># - Format Line</w:instrText>
      </w:r>
      <w:r>
        <w:instrText xml:space="preserve">" </w:instrText>
      </w:r>
      <w:r w:rsidR="000F0DAF">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23" w:name="_Toc380828148"/>
      <w:r w:rsidRPr="005F4916">
        <w:t>Menus</w:t>
      </w:r>
      <w:bookmarkEnd w:id="23"/>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proofErr w:type="gramStart"/>
      <w:r>
        <w:t>Runs the current program.</w:t>
      </w:r>
      <w:proofErr w:type="gramEnd"/>
    </w:p>
    <w:p w:rsidR="009D0F79" w:rsidRDefault="009D0F79" w:rsidP="00A37BE6">
      <w:r>
        <w:t>If the program has been changed since it was last saved, you will be given an opportunity to save the program before the run is started.</w:t>
      </w:r>
    </w:p>
    <w:p w:rsidR="00693DDE" w:rsidRDefault="0023486A" w:rsidP="00A37BE6">
      <w:proofErr w:type="gramStart"/>
      <w:r>
        <w:t xml:space="preserve">If a </w:t>
      </w:r>
      <w:r w:rsidR="00630D3C">
        <w:t>run-time error</w:t>
      </w:r>
      <w:r>
        <w:t xml:space="preserve"> occurs then </w:t>
      </w:r>
      <w:r w:rsidR="00947670">
        <w:t xml:space="preserve">the </w:t>
      </w:r>
      <w:r>
        <w:t>offending line will be shown as selected in the editor.</w:t>
      </w:r>
      <w:proofErr w:type="gramEnd"/>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w:t>
      </w:r>
      <w:proofErr w:type="gramStart"/>
      <w:r>
        <w:t>checks</w:t>
      </w:r>
      <w:proofErr w:type="gramEnd"/>
      <w:r>
        <w:t xml:space="preserve">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proofErr w:type="gramStart"/>
      <w:r>
        <w:t xml:space="preserve">The </w:t>
      </w:r>
      <w:r w:rsidR="00F5651B">
        <w:t>"</w:t>
      </w:r>
      <w:r>
        <w:t>BASIC!</w:t>
      </w:r>
      <w:proofErr w:type="gramEnd"/>
      <w:r>
        <w:t xml:space="preserve">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w:t>
      </w:r>
      <w:proofErr w:type="gramStart"/>
      <w:r w:rsidR="00F0216B">
        <w:t>programs</w:t>
      </w:r>
      <w:proofErr w:type="gramEnd"/>
      <w:r w:rsidR="00F0216B">
        <w:t xml:space="preserve">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lastRenderedPageBreak/>
        <w:t>Tap on a directory to display the contents of that directory.</w:t>
      </w:r>
    </w:p>
    <w:p w:rsidR="008852A1" w:rsidRDefault="008852A1" w:rsidP="00A37BE6">
      <w:r>
        <w:t xml:space="preserve">Tap on the </w:t>
      </w:r>
      <w:r w:rsidR="00F5651B">
        <w:t>"</w:t>
      </w:r>
      <w:proofErr w:type="gramStart"/>
      <w:r>
        <w:t>..</w:t>
      </w:r>
      <w:r w:rsidR="00F5651B">
        <w:t>"</w:t>
      </w:r>
      <w:proofErr w:type="gramEnd"/>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proofErr w:type="gramStart"/>
      <w:r>
        <w:t>Saves the program currently in the editor</w:t>
      </w:r>
      <w:r w:rsidR="00C311E4">
        <w:t>.</w:t>
      </w:r>
      <w:proofErr w:type="gramEnd"/>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w:t>
      </w:r>
      <w:proofErr w:type="gramStart"/>
      <w:r w:rsidR="00CE36CF">
        <w:t>converts</w:t>
      </w:r>
      <w:proofErr w:type="gramEnd"/>
      <w:r w:rsidR="00CE36CF">
        <w:t xml:space="preserve">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lastRenderedPageBreak/>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proofErr w:type="gramStart"/>
      <w:r>
        <w:t>Next</w:t>
      </w:r>
      <w:proofErr w:type="gramEnd"/>
      <w:r>
        <w:t xml:space="preserve">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proofErr w:type="gramStart"/>
      <w:r>
        <w:t>Returns to the Editor with the changed text.</w:t>
      </w:r>
      <w:proofErr w:type="gramEnd"/>
      <w:r>
        <w:t xml:space="preserve">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w:t>
      </w:r>
      <w:proofErr w:type="gramStart"/>
      <w:r>
        <w:t>but</w:t>
      </w:r>
      <w:proofErr w:type="gramEnd"/>
      <w:r>
        <w:t xml:space="preserve">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 xml:space="preserve">BASIC! </w:t>
      </w:r>
      <w:proofErr w:type="gramStart"/>
      <w:r w:rsidR="00CD7EDC">
        <w:t>Delete File</w:t>
      </w:r>
      <w:r w:rsidR="00F5651B">
        <w:t>"</w:t>
      </w:r>
      <w:r w:rsidR="00CD7EDC">
        <w:t xml:space="preserve"> screen.</w:t>
      </w:r>
      <w:proofErr w:type="gramEnd"/>
      <w:r w:rsidR="00CD7EDC">
        <w:t xml:space="preserve">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proofErr w:type="gramStart"/>
      <w:r w:rsidR="003445ED">
        <w:t>..</w:t>
      </w:r>
      <w:r w:rsidR="00F5651B">
        <w:t>"</w:t>
      </w:r>
      <w:proofErr w:type="gramEnd"/>
      <w:r w:rsidR="003445ED">
        <w:t xml:space="preserve"> at the top of the screen move</w:t>
      </w:r>
      <w:r w:rsidR="00432CBA">
        <w:t>s</w:t>
      </w:r>
      <w:r w:rsidR="003445ED">
        <w:t xml:space="preserve"> up one directory</w:t>
      </w:r>
      <w:r>
        <w:t xml:space="preserve"> level</w:t>
      </w:r>
      <w:r w:rsidR="003445ED">
        <w:t xml:space="preserve">. Tapping the </w:t>
      </w:r>
      <w:r w:rsidR="00F5651B">
        <w:t>"</w:t>
      </w:r>
      <w:proofErr w:type="gramStart"/>
      <w:r w:rsidR="003445ED">
        <w:t>..</w:t>
      </w:r>
      <w:r w:rsidR="00F5651B">
        <w:t>"</w:t>
      </w:r>
      <w:proofErr w:type="gramEnd"/>
      <w:r w:rsidR="003445ED">
        <w:t xml:space="preserve"> will have no effect if you are in the root directory.</w:t>
      </w:r>
    </w:p>
    <w:p w:rsidR="003445ED" w:rsidRDefault="003445ED" w:rsidP="00FC097F">
      <w:r>
        <w:lastRenderedPageBreak/>
        <w:t xml:space="preserve">When BASIC! </w:t>
      </w:r>
      <w:proofErr w:type="gramStart"/>
      <w:r>
        <w:t>is</w:t>
      </w:r>
      <w:proofErr w:type="gramEnd"/>
      <w:r>
        <w:t xml:space="preserve">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 xml:space="preserve">Sets the font size (Small, Medium, </w:t>
      </w:r>
      <w:proofErr w:type="gramStart"/>
      <w:r>
        <w:t>Large</w:t>
      </w:r>
      <w:proofErr w:type="gramEnd"/>
      <w:r>
        <w:t>) to be used with the various screens in BASIC!</w:t>
      </w:r>
    </w:p>
    <w:p w:rsidR="00543CB2" w:rsidRDefault="00983426" w:rsidP="008209F2">
      <w:pPr>
        <w:pStyle w:val="Heading5"/>
      </w:pPr>
      <w:r>
        <w:t>Screen Colors</w:t>
      </w:r>
    </w:p>
    <w:p w:rsidR="00543CB2" w:rsidRDefault="00543CB2" w:rsidP="00543CB2">
      <w:proofErr w:type="gramStart"/>
      <w:r>
        <w:t>Sets the appearance of the Screen</w:t>
      </w:r>
      <w:r w:rsidR="00983426">
        <w:t>s</w:t>
      </w:r>
      <w:r>
        <w:t>.</w:t>
      </w:r>
      <w:proofErr w:type="gramEnd"/>
      <w:r>
        <w:t xml:space="preserve">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xml:space="preserve">. BASIC! </w:t>
      </w:r>
      <w:proofErr w:type="gramStart"/>
      <w:r>
        <w:t>will</w:t>
      </w:r>
      <w:proofErr w:type="gramEnd"/>
      <w:r>
        <w:t xml:space="preserve">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w:t>
      </w:r>
      <w:proofErr w:type="gramStart"/>
      <w:r>
        <w:t>s</w:t>
      </w:r>
      <w:proofErr w:type="gramEnd"/>
      <w:r>
        <w:t xml:space="preserve">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xml:space="preserve">. You will then be given the choice of either immediately restarting BASIC! </w:t>
      </w:r>
      <w:proofErr w:type="gramStart"/>
      <w:r>
        <w:t>with</w:t>
      </w:r>
      <w:proofErr w:type="gramEnd"/>
      <w:r>
        <w:t xml:space="preserve"> the new base drive or waiting and doing the restart yourself</w:t>
      </w:r>
      <w:r w:rsidR="002A5E04" w:rsidRPr="002A5E04">
        <w:t>.</w:t>
      </w:r>
    </w:p>
    <w:p w:rsidR="00A10646" w:rsidRDefault="00A10646" w:rsidP="007728F0">
      <w:r>
        <w:lastRenderedPageBreak/>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proofErr w:type="gramStart"/>
      <w:r w:rsidR="00D60878">
        <w:t>commands</w:t>
      </w:r>
      <w:proofErr w:type="gramEnd"/>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w:t>
      </w:r>
      <w:proofErr w:type="gramStart"/>
      <w:r>
        <w:t>program</w:t>
      </w:r>
      <w:proofErr w:type="gramEnd"/>
      <w:r>
        <w:t>.</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t>
      </w:r>
      <w:proofErr w:type="gramStart"/>
      <w:r>
        <w:t>web</w:t>
      </w:r>
      <w:proofErr w:type="gramEnd"/>
      <w:r>
        <w:t xml:space="preserve"> page for the release of BASIC! </w:t>
      </w:r>
      <w:proofErr w:type="gramStart"/>
      <w:r w:rsidR="005A6DD7">
        <w:t>that</w:t>
      </w:r>
      <w:proofErr w:type="gramEnd"/>
      <w:r>
        <w:t xml:space="preserve"> corresponds to the release of the BASIC! </w:t>
      </w:r>
      <w:proofErr w:type="gramStart"/>
      <w:r>
        <w:t>that</w:t>
      </w:r>
      <w:proofErr w:type="gramEnd"/>
      <w:r>
        <w:t xml:space="preserve"> you are using. Make sure that you have a connection to the Internet before selecting </w:t>
      </w:r>
      <w:proofErr w:type="gramStart"/>
      <w:r>
        <w:t>About</w:t>
      </w:r>
      <w:proofErr w:type="gramEnd"/>
      <w:r>
        <w: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w:t>
      </w:r>
      <w:proofErr w:type="gramStart"/>
      <w:r>
        <w:t>is</w:t>
      </w:r>
      <w:proofErr w:type="gramEnd"/>
      <w:r>
        <w:t xml:space="preserve"> to use the Exit command. </w:t>
      </w:r>
    </w:p>
    <w:p w:rsidR="00167D81" w:rsidRDefault="00167D81" w:rsidP="00167D81">
      <w:r>
        <w:t xml:space="preserve">Pressing the </w:t>
      </w:r>
      <w:r w:rsidR="004B5465">
        <w:t xml:space="preserve">Home key while in BASIC! </w:t>
      </w:r>
      <w:proofErr w:type="gramStart"/>
      <w:r w:rsidR="004B5465">
        <w:t>leaves</w:t>
      </w:r>
      <w:proofErr w:type="gramEnd"/>
      <w:r w:rsidR="004B5465">
        <w:t xml:space="preserve"> BASIC! </w:t>
      </w:r>
      <w:proofErr w:type="gramStart"/>
      <w:r w:rsidR="004B5465">
        <w:t>in</w:t>
      </w:r>
      <w:proofErr w:type="gramEnd"/>
      <w:r w:rsidR="004B5465">
        <w:t xml:space="preserve"> exactly the same state it was in when the Home key was</w:t>
      </w:r>
      <w:r w:rsidR="00C16B63">
        <w:t xml:space="preserve"> tapp</w:t>
      </w:r>
      <w:r w:rsidR="004B5465">
        <w:t xml:space="preserve">ed. If a program was running, it will still be running when BASIC! </w:t>
      </w:r>
      <w:proofErr w:type="gramStart"/>
      <w:r w:rsidR="004B5465">
        <w:t>is</w:t>
      </w:r>
      <w:proofErr w:type="gramEnd"/>
      <w:r w:rsidR="004B5465">
        <w:t xml:space="preserve"> re-entered. If you were in the process of deleting, the Delete screen will be shown when BASIC! </w:t>
      </w:r>
      <w:proofErr w:type="gramStart"/>
      <w:r w:rsidR="004B5465">
        <w:t>is</w:t>
      </w:r>
      <w:proofErr w:type="gramEnd"/>
      <w:r w:rsidR="004B5465">
        <w:t xml:space="preserve"> re-entered.</w:t>
      </w:r>
    </w:p>
    <w:p w:rsidR="0040493F" w:rsidRDefault="0040493F" w:rsidP="00EB1F62">
      <w:pPr>
        <w:pStyle w:val="Heading2"/>
      </w:pPr>
      <w:bookmarkStart w:id="24" w:name="_Toc380828149"/>
      <w:r>
        <w:t>Run</w:t>
      </w:r>
      <w:bookmarkEnd w:id="24"/>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 xml:space="preserve">one of the following situations </w:t>
      </w:r>
      <w:proofErr w:type="gramStart"/>
      <w:r w:rsidR="00432CBA">
        <w:t>occur</w:t>
      </w:r>
      <w:proofErr w:type="gramEnd"/>
      <w:r w:rsidR="00432CBA">
        <w:t>:</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w:t>
      </w:r>
      <w:proofErr w:type="gramStart"/>
      <w:r>
        <w:t>there</w:t>
      </w:r>
      <w:proofErr w:type="gramEnd"/>
      <w:r>
        <w:t xml:space="preserve"> is a </w:t>
      </w:r>
      <w:r w:rsidR="00630D3C">
        <w:t>run-time error</w:t>
      </w:r>
      <w:r w:rsidR="00FC55CD">
        <w:t xml:space="preserve">. </w:t>
      </w:r>
    </w:p>
    <w:p w:rsidR="00E462EF" w:rsidRDefault="00FC55CD" w:rsidP="00E462EF">
      <w:r>
        <w:lastRenderedPageBreak/>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25" w:name="_Toc380828150"/>
      <w:r>
        <w:t>Menu</w:t>
      </w:r>
      <w:bookmarkEnd w:id="25"/>
    </w:p>
    <w:p w:rsidR="00FC55CD" w:rsidRPr="00FC55CD" w:rsidRDefault="00FC55CD" w:rsidP="00FC55CD">
      <w:r>
        <w:t xml:space="preserve">Pressing Menu while a program is running or after the program is stopped will cause the Run Menu to be displayed. </w:t>
      </w:r>
      <w:proofErr w:type="gramStart"/>
      <w:r>
        <w:t>(Except when Graphics is running.</w:t>
      </w:r>
      <w:proofErr w:type="gramEnd"/>
      <w:r>
        <w:t xml:space="preserve">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26" w:name="_Toc380828151"/>
      <w:r>
        <w:t>Crashes</w:t>
      </w:r>
      <w:bookmarkEnd w:id="26"/>
    </w:p>
    <w:p w:rsidR="00BF6569" w:rsidRPr="00BF6569" w:rsidRDefault="00BF6569" w:rsidP="006746E9">
      <w:r>
        <w:t xml:space="preserve">BASIC! </w:t>
      </w:r>
      <w:proofErr w:type="gramStart"/>
      <w:r>
        <w:t>is</w:t>
      </w:r>
      <w:proofErr w:type="gramEnd"/>
      <w:r>
        <w:t xml:space="preserve"> a very large and complex program that is constantly under development. From time to time, it will crash.  </w:t>
      </w:r>
      <w:r w:rsidR="006746E9">
        <w:t xml:space="preserve">Previous versions of BASIC! </w:t>
      </w:r>
      <w:proofErr w:type="gramStart"/>
      <w:r w:rsidR="006746E9">
        <w:t>supported</w:t>
      </w:r>
      <w:proofErr w:type="gramEnd"/>
      <w:r w:rsidR="006746E9">
        <w:t xml:space="preserve">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27" w:name="_Toc380828152"/>
      <w:r>
        <w:t>Command Description Syntax</w:t>
      </w:r>
      <w:bookmarkEnd w:id="27"/>
    </w:p>
    <w:p w:rsidR="00641F8E" w:rsidRPr="00641F8E" w:rsidRDefault="00D12DC2" w:rsidP="00EB1F62">
      <w:pPr>
        <w:pStyle w:val="Heading2"/>
      </w:pPr>
      <w:bookmarkStart w:id="28" w:name="_Toc380828153"/>
      <w:r>
        <w:t>Upper and Lower</w:t>
      </w:r>
      <w:r w:rsidR="00FB578F">
        <w:t xml:space="preserve"> </w:t>
      </w:r>
      <w:r w:rsidR="00641F8E">
        <w:t>Case</w:t>
      </w:r>
      <w:bookmarkEnd w:id="28"/>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w:t>
      </w:r>
      <w:proofErr w:type="gramStart"/>
      <w:r w:rsidR="00641F8E">
        <w:t>converts</w:t>
      </w:r>
      <w:proofErr w:type="gramEnd"/>
      <w:r w:rsidR="00641F8E">
        <w:t xml:space="preserve">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9" w:name="_Toc380828154"/>
      <w:r>
        <w:lastRenderedPageBreak/>
        <w:t>&lt;</w:t>
      </w:r>
      <w:r w:rsidR="004053B7">
        <w:t>n</w:t>
      </w:r>
      <w:r>
        <w:t>exp&gt;</w:t>
      </w:r>
      <w:r w:rsidR="00792AD4">
        <w:t>,</w:t>
      </w:r>
      <w:r w:rsidR="004053B7">
        <w:t xml:space="preserve"> &lt;sexp&gt;</w:t>
      </w:r>
      <w:r w:rsidR="008259D5">
        <w:t xml:space="preserve"> and &lt;lexp</w:t>
      </w:r>
      <w:r w:rsidR="007F4DB0">
        <w:t>&gt;</w:t>
      </w:r>
      <w:bookmarkEnd w:id="29"/>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30" w:name="_Toc380828155"/>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30"/>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proofErr w:type="gramStart"/>
      <w:r w:rsidR="008259D5">
        <w:t>n[</w:t>
      </w:r>
      <w:proofErr w:type="gramEnd"/>
      <w:r w:rsidR="008259D5">
        <w:t>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31" w:name="_Toc380828156"/>
      <w:proofErr w:type="gramStart"/>
      <w:r>
        <w:t>Array[</w:t>
      </w:r>
      <w:proofErr w:type="gramEnd"/>
      <w:r>
        <w:t>] and Array$[]</w:t>
      </w:r>
      <w:bookmarkEnd w:id="31"/>
    </w:p>
    <w:p w:rsidR="004053B7" w:rsidRDefault="004053B7" w:rsidP="004053B7">
      <w:r>
        <w:t>This notation implies that an array name without indices must be used.</w:t>
      </w:r>
    </w:p>
    <w:p w:rsidR="00914B76" w:rsidRDefault="00914B76" w:rsidP="00914B76">
      <w:pPr>
        <w:pStyle w:val="Heading2"/>
      </w:pPr>
      <w:bookmarkStart w:id="32" w:name="_Toc380828157"/>
      <w:proofErr w:type="gramStart"/>
      <w:r>
        <w:t>Array[</w:t>
      </w:r>
      <w:proofErr w:type="gramEnd"/>
      <w:r>
        <w:t>{</w:t>
      </w:r>
      <w:r w:rsidR="006F2915">
        <w:t>&lt;</w:t>
      </w:r>
      <w:r>
        <w:t>start</w:t>
      </w:r>
      <w:r w:rsidR="006F2915">
        <w:t>&gt;</w:t>
      </w:r>
      <w:r>
        <w:t>,</w:t>
      </w:r>
      <w:r w:rsidR="006F2915">
        <w:t>&lt;</w:t>
      </w:r>
      <w:r>
        <w:t>length</w:t>
      </w:r>
      <w:r w:rsidR="006F2915">
        <w:t>&gt;</w:t>
      </w:r>
      <w:r>
        <w:t>}] and Array$[</w:t>
      </w:r>
      <w:r w:rsidR="006F2915">
        <w:t>{&lt;start&gt;,&lt;length&gt;}</w:t>
      </w:r>
      <w:r>
        <w:t>]</w:t>
      </w:r>
      <w:bookmarkEnd w:id="32"/>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 xml:space="preserve">Array </w:t>
      </w:r>
      <w:proofErr w:type="gramStart"/>
      <w:r>
        <w:t>[ {</w:t>
      </w:r>
      <w:proofErr w:type="gramEnd"/>
      <w:r>
        <w:t xml:space="preserve"> {&lt;start_nexp&gt;} , {&lt;length_nexp&gt;} } ]</w:t>
      </w:r>
      <w:r w:rsidRPr="00300420">
        <w:rPr>
          <w:rFonts w:asciiTheme="minorHAnsi" w:hAnsiTheme="minorHAnsi"/>
          <w:b w:val="0"/>
        </w:rPr>
        <w:t xml:space="preserve">  or</w:t>
      </w:r>
    </w:p>
    <w:p w:rsidR="00914B76" w:rsidRDefault="00914B76" w:rsidP="00300420">
      <w:pPr>
        <w:pStyle w:val="Codeexample"/>
      </w:pPr>
      <w:r>
        <w:t xml:space="preserve">Array$ </w:t>
      </w:r>
      <w:proofErr w:type="gramStart"/>
      <w:r>
        <w:t>[ {</w:t>
      </w:r>
      <w:proofErr w:type="gramEnd"/>
      <w:r>
        <w:t xml:space="preserve"> {&lt;sta</w:t>
      </w:r>
      <w:r w:rsidR="00300420">
        <w:t>rt_nexp&gt;} , {&lt;length_nexp&gt;} } ]</w:t>
      </w:r>
    </w:p>
    <w:p w:rsidR="0039686D" w:rsidRDefault="0039686D" w:rsidP="00EB1F62">
      <w:pPr>
        <w:pStyle w:val="Heading2"/>
      </w:pPr>
      <w:bookmarkStart w:id="33" w:name="_Toc380828158"/>
      <w:r>
        <w:t>{</w:t>
      </w:r>
      <w:proofErr w:type="gramStart"/>
      <w:r>
        <w:t>something</w:t>
      </w:r>
      <w:proofErr w:type="gramEnd"/>
      <w:r>
        <w:t>}</w:t>
      </w:r>
      <w:bookmarkEnd w:id="33"/>
    </w:p>
    <w:p w:rsidR="0039686D" w:rsidRDefault="0039686D" w:rsidP="004053B7">
      <w:proofErr w:type="gramStart"/>
      <w:r>
        <w:t>Indicates something optional.</w:t>
      </w:r>
      <w:proofErr w:type="gramEnd"/>
    </w:p>
    <w:p w:rsidR="00FB578F" w:rsidRDefault="00317ABB" w:rsidP="00EB1F62">
      <w:pPr>
        <w:pStyle w:val="Heading2"/>
      </w:pPr>
      <w:bookmarkStart w:id="34" w:name="_Toc380828159"/>
      <w:proofErr w:type="gramStart"/>
      <w:r>
        <w:t>{ A</w:t>
      </w:r>
      <w:proofErr w:type="gramEnd"/>
      <w:r>
        <w:t xml:space="preserve"> | B |C }</w:t>
      </w:r>
      <w:bookmarkEnd w:id="34"/>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 xml:space="preserve">Text.open {r|w|a}, </w:t>
      </w:r>
      <w:proofErr w:type="gramStart"/>
      <w:r>
        <w:t>fn</w:t>
      </w:r>
      <w:proofErr w:type="gramEnd"/>
      <w:r>
        <w:t>…..</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 xml:space="preserve">Text.open r, </w:t>
      </w:r>
      <w:proofErr w:type="gramStart"/>
      <w:r w:rsidRPr="00FB578F">
        <w:t>fn</w:t>
      </w:r>
      <w:proofErr w:type="gramEnd"/>
      <w:r w:rsidRPr="00FB578F">
        <w:t>…</w:t>
      </w:r>
    </w:p>
    <w:p w:rsidR="00317ABB" w:rsidRPr="00FB578F" w:rsidRDefault="00317ABB" w:rsidP="00AF673E">
      <w:pPr>
        <w:spacing w:after="0"/>
        <w:ind w:left="720"/>
      </w:pPr>
      <w:r w:rsidRPr="00FB578F">
        <w:t>Text.open w, fn</w:t>
      </w:r>
      <w:proofErr w:type="gramStart"/>
      <w:r w:rsidRPr="00FB578F">
        <w:t>..</w:t>
      </w:r>
      <w:proofErr w:type="gramEnd"/>
    </w:p>
    <w:p w:rsidR="00317ABB" w:rsidRPr="00FB578F" w:rsidRDefault="00317ABB" w:rsidP="00AF673E">
      <w:pPr>
        <w:spacing w:after="0"/>
        <w:ind w:left="720"/>
      </w:pPr>
      <w:r w:rsidRPr="00FB578F">
        <w:t>Text.open a, fn</w:t>
      </w:r>
      <w:proofErr w:type="gramStart"/>
      <w:r w:rsidRPr="00FB578F">
        <w:t>..</w:t>
      </w:r>
      <w:proofErr w:type="gramEnd"/>
    </w:p>
    <w:p w:rsidR="00063781" w:rsidRDefault="00063781" w:rsidP="00EB1F62">
      <w:pPr>
        <w:pStyle w:val="Heading2"/>
      </w:pPr>
      <w:bookmarkStart w:id="35" w:name="_Toc380828160"/>
      <w:r>
        <w:t>X …,</w:t>
      </w:r>
      <w:r w:rsidR="00FB578F">
        <w:t xml:space="preserve"> </w:t>
      </w:r>
      <w:r>
        <w:t>X</w:t>
      </w:r>
      <w:bookmarkEnd w:id="35"/>
    </w:p>
    <w:p w:rsidR="00063781" w:rsidRPr="00063781" w:rsidRDefault="00063781" w:rsidP="00063781">
      <w:proofErr w:type="gramStart"/>
      <w:r>
        <w:t>Indicates a variable</w:t>
      </w:r>
      <w:r w:rsidR="00FB578F">
        <w:t>-</w:t>
      </w:r>
      <w:r>
        <w:t xml:space="preserve">sized list of </w:t>
      </w:r>
      <w:r w:rsidR="00FB578F">
        <w:t>items</w:t>
      </w:r>
      <w:r>
        <w:t xml:space="preserve"> separated by commas.</w:t>
      </w:r>
      <w:proofErr w:type="gramEnd"/>
      <w:r>
        <w:t xml:space="preserve"> At least one item is required.</w:t>
      </w:r>
    </w:p>
    <w:p w:rsidR="005F59F6" w:rsidRDefault="009139B2" w:rsidP="00EB1F62">
      <w:pPr>
        <w:pStyle w:val="Heading2"/>
      </w:pPr>
      <w:bookmarkStart w:id="36" w:name="_Toc380828161"/>
      <w:r>
        <w:t>{</w:t>
      </w:r>
      <w:proofErr w:type="gramStart"/>
      <w:r w:rsidR="0039686D">
        <w:t>,</w:t>
      </w:r>
      <w:r>
        <w:t>n</w:t>
      </w:r>
      <w:proofErr w:type="gramEnd"/>
      <w:r>
        <w:t xml:space="preserve"> </w:t>
      </w:r>
      <w:r w:rsidR="005F59F6">
        <w:t>…,n}</w:t>
      </w:r>
      <w:bookmarkEnd w:id="36"/>
    </w:p>
    <w:p w:rsidR="005F59F6" w:rsidRDefault="005F59F6" w:rsidP="005F59F6">
      <w:proofErr w:type="gramStart"/>
      <w:r>
        <w:t xml:space="preserve">Indicates an optional list of </w:t>
      </w:r>
      <w:r w:rsidR="00FB578F">
        <w:t xml:space="preserve">items </w:t>
      </w:r>
      <w:r>
        <w:t xml:space="preserve">with zero or more </w:t>
      </w:r>
      <w:r w:rsidR="00FB578F">
        <w:t xml:space="preserve">items </w:t>
      </w:r>
      <w:r>
        <w:t>separated by commas.</w:t>
      </w:r>
      <w:proofErr w:type="gramEnd"/>
    </w:p>
    <w:p w:rsidR="0039686D" w:rsidRDefault="0039686D" w:rsidP="00EB1F62">
      <w:pPr>
        <w:pStyle w:val="Heading2"/>
      </w:pPr>
      <w:bookmarkStart w:id="37" w:name="_Toc380828162"/>
      <w:r>
        <w:lastRenderedPageBreak/>
        <w:t>&lt;</w:t>
      </w:r>
      <w:proofErr w:type="gramStart"/>
      <w:r>
        <w:t>statement</w:t>
      </w:r>
      <w:proofErr w:type="gramEnd"/>
      <w:r>
        <w:t>&gt;</w:t>
      </w:r>
      <w:bookmarkEnd w:id="37"/>
    </w:p>
    <w:p w:rsidR="0039686D" w:rsidRPr="005F59F6" w:rsidRDefault="0039686D" w:rsidP="005F59F6">
      <w:r>
        <w:t xml:space="preserve">Indicate an executable BASIC! </w:t>
      </w:r>
      <w:proofErr w:type="gramStart"/>
      <w:r>
        <w:t>statement</w:t>
      </w:r>
      <w:proofErr w:type="gramEnd"/>
      <w:r>
        <w:t>. A &lt;statement&gt; is usually a line of code but may occur within other commands such as: If &lt;lexp&gt; then &lt;statement&gt;</w:t>
      </w:r>
      <w:r w:rsidR="00FB578F">
        <w:t>.</w:t>
      </w:r>
    </w:p>
    <w:p w:rsidR="004B4D0A" w:rsidRDefault="004B4D0A" w:rsidP="00E33967">
      <w:pPr>
        <w:pStyle w:val="Heading1"/>
      </w:pPr>
      <w:bookmarkStart w:id="38" w:name="_Toc380828163"/>
      <w:r>
        <w:t>Numbers</w:t>
      </w:r>
      <w:bookmarkEnd w:id="38"/>
    </w:p>
    <w:p w:rsidR="00000EFF" w:rsidRDefault="00317ABB" w:rsidP="00000EFF">
      <w:r>
        <w:t>Number</w:t>
      </w:r>
      <w:r w:rsidR="00EC2ED6">
        <w:t>s in</w:t>
      </w:r>
      <w:r>
        <w:t xml:space="preserve"> BASIC! </w:t>
      </w:r>
      <w:proofErr w:type="gramStart"/>
      <w:r>
        <w:t>are</w:t>
      </w:r>
      <w:proofErr w:type="gramEnd"/>
      <w:r>
        <w:t xml:space="preserv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w:t>
      </w:r>
      <w:proofErr w:type="gramStart"/>
      <w:r w:rsidR="00611329">
        <w:t>format(</w:t>
      </w:r>
      <w:proofErr w:type="gramEnd"/>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 xml:space="preserve">For the purposes of this documentation, numbers that appear in a BASIC! </w:t>
      </w:r>
      <w:proofErr w:type="gramStart"/>
      <w:r>
        <w:t>program</w:t>
      </w:r>
      <w:proofErr w:type="gramEnd"/>
      <w:r>
        <w:t xml:space="preserve"> are called Numerical Constants.</w:t>
      </w:r>
    </w:p>
    <w:p w:rsidR="00EC2ED6" w:rsidRDefault="00EC2ED6" w:rsidP="00E33967">
      <w:pPr>
        <w:pStyle w:val="Heading1"/>
      </w:pPr>
      <w:bookmarkStart w:id="39" w:name="_Toc380828164"/>
      <w:r>
        <w:t>Strings</w:t>
      </w:r>
      <w:bookmarkEnd w:id="39"/>
    </w:p>
    <w:p w:rsidR="00EC2ED6" w:rsidRDefault="00EC2ED6" w:rsidP="00EC2ED6">
      <w:r>
        <w:t xml:space="preserve">Strings in BASIC! </w:t>
      </w:r>
      <w:proofErr w:type="gramStart"/>
      <w:r>
        <w:t>begin</w:t>
      </w:r>
      <w:proofErr w:type="gramEnd"/>
      <w:r>
        <w:t xml:space="preserve">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proofErr w:type="gramStart"/>
      <w:r>
        <w:t>w</w:t>
      </w:r>
      <w:r w:rsidR="00EC2ED6">
        <w:t>ill</w:t>
      </w:r>
      <w:proofErr w:type="gramEnd"/>
      <w:r w:rsidR="00EC2ED6">
        <w:t xml:space="preserve">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proofErr w:type="gramStart"/>
      <w:r>
        <w:t>w</w:t>
      </w:r>
      <w:r w:rsidR="00AF14EF">
        <w:t>ill</w:t>
      </w:r>
      <w:proofErr w:type="gramEnd"/>
      <w:r w:rsidR="00AF14EF">
        <w:t xml:space="preserve">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lastRenderedPageBreak/>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w:t>
      </w:r>
      <w:proofErr w:type="gramStart"/>
      <w:r w:rsidR="00FB578F">
        <w:t>numbers</w:t>
      </w:r>
      <w:proofErr w:type="gramEnd"/>
      <w:r w:rsidR="00FB578F">
        <w:t xml:space="preserve"> using the VAL</w:t>
      </w:r>
      <w:r>
        <w:t xml:space="preserve">(&lt;sexp&gt;) </w:t>
      </w:r>
      <w:r w:rsidR="00FB578F">
        <w:t>function</w:t>
      </w:r>
      <w:r>
        <w:t>.</w:t>
      </w:r>
    </w:p>
    <w:p w:rsidR="00EF672D" w:rsidRPr="00EC2ED6" w:rsidRDefault="00EF672D" w:rsidP="00EC2ED6">
      <w:r>
        <w:t xml:space="preserve">For the purposes of this documentation, strings that appear within a BASIC! </w:t>
      </w:r>
      <w:proofErr w:type="gramStart"/>
      <w:r>
        <w:t>program</w:t>
      </w:r>
      <w:proofErr w:type="gramEnd"/>
      <w:r>
        <w:t xml:space="preserve"> are called String Constants.</w:t>
      </w:r>
    </w:p>
    <w:p w:rsidR="004B4D0A" w:rsidRDefault="004B4D0A" w:rsidP="00E33967">
      <w:pPr>
        <w:pStyle w:val="Heading1"/>
      </w:pPr>
      <w:bookmarkStart w:id="40" w:name="_Toc380828165"/>
      <w:r>
        <w:t>Variables</w:t>
      </w:r>
      <w:bookmarkEnd w:id="40"/>
    </w:p>
    <w:p w:rsidR="004C326E" w:rsidRPr="004C326E" w:rsidRDefault="004C326E" w:rsidP="00EB1F62">
      <w:pPr>
        <w:pStyle w:val="Heading2"/>
      </w:pPr>
      <w:bookmarkStart w:id="41" w:name="_Toc380828166"/>
      <w:r>
        <w:t>Variable Names</w:t>
      </w:r>
      <w:bookmarkEnd w:id="41"/>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proofErr w:type="gramStart"/>
      <w:r>
        <w:t>key</w:t>
      </w:r>
      <w:proofErr w:type="gramEnd"/>
      <w:r>
        <w:t xml:space="preserve"> words should not be used to start the name of a</w:t>
      </w:r>
      <w:r w:rsidR="00AF673E">
        <w:t xml:space="preserve"> variable. For example, </w:t>
      </w:r>
      <w:r>
        <w:t xml:space="preserve">Donut = 5 will be interpreted </w:t>
      </w:r>
      <w:r w:rsidR="00611329">
        <w:t xml:space="preserve">as Do Nut=5. BASIC! </w:t>
      </w:r>
      <w:proofErr w:type="gramStart"/>
      <w:r w:rsidR="00611329">
        <w:t>thus</w:t>
      </w:r>
      <w:proofErr w:type="gramEnd"/>
      <w:r w:rsidR="00611329">
        <w:t xml:space="preserve"> </w:t>
      </w:r>
      <w:r w:rsidR="00DC2930">
        <w:t xml:space="preserve">will </w:t>
      </w:r>
      <w:r>
        <w:t xml:space="preserve">expect </w:t>
      </w:r>
      <w:r w:rsidR="00611329">
        <w:t>this Do statement to be followed by an Until statement somewhere before the program ends.</w:t>
      </w:r>
      <w:r w:rsidR="0059129B">
        <w:t xml:space="preserve"> A list of BASIC! </w:t>
      </w:r>
      <w:proofErr w:type="gramStart"/>
      <w:r w:rsidR="0059129B">
        <w:t>commands</w:t>
      </w:r>
      <w:proofErr w:type="gramEnd"/>
      <w:r w:rsidR="0059129B">
        <w:t xml:space="preserve"> can be found in Appendix A.</w:t>
      </w:r>
    </w:p>
    <w:p w:rsidR="004C326E" w:rsidRDefault="004C326E" w:rsidP="00EB1F62">
      <w:pPr>
        <w:pStyle w:val="Heading2"/>
      </w:pPr>
      <w:bookmarkStart w:id="42" w:name="_Toc380828167"/>
      <w:r>
        <w:t>Variable Type</w:t>
      </w:r>
      <w:r w:rsidR="00C62F81">
        <w:t>s</w:t>
      </w:r>
      <w:bookmarkEnd w:id="42"/>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43" w:name="_Toc380828168"/>
      <w:r>
        <w:t>Scalar and Array Variables</w:t>
      </w:r>
      <w:bookmarkEnd w:id="43"/>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44" w:name="_Toc380828169"/>
      <w:r>
        <w:t>Array</w:t>
      </w:r>
      <w:r w:rsidR="002752B8">
        <w:t>s</w:t>
      </w:r>
      <w:bookmarkEnd w:id="44"/>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w:t>
      </w:r>
      <w:proofErr w:type="gramStart"/>
      <w:r>
        <w:t>A[</w:t>
      </w:r>
      <w:proofErr w:type="gramEnd"/>
      <w:r>
        <w:t xml:space="preserve">index] is a linear array. It can hold values that can accessed as </w:t>
      </w:r>
      <w:proofErr w:type="gramStart"/>
      <w:r>
        <w:t>A[</w:t>
      </w:r>
      <w:proofErr w:type="gramEnd"/>
      <w:r>
        <w:t>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lastRenderedPageBreak/>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ensions such that Traits$[5</w:t>
      </w:r>
      <w:proofErr w:type="gramStart"/>
      <w:r w:rsidR="001E7DA4">
        <w:t>,2</w:t>
      </w:r>
      <w:proofErr w:type="gramEnd"/>
      <w:r w:rsidR="001E7DA4">
        <w:t xml:space="preserve">]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 xml:space="preserve">to access </w:t>
      </w:r>
      <w:proofErr w:type="gramStart"/>
      <w:r w:rsidR="001E7DA4">
        <w:t>Traits[</w:t>
      </w:r>
      <w:proofErr w:type="gramEnd"/>
      <w:r w:rsidR="001E7DA4">
        <w:t>index,</w:t>
      </w:r>
      <w:r w:rsidR="00D573D4">
        <w:t>[</w:t>
      </w:r>
      <w:r w:rsidR="001E7DA4">
        <w:t xml:space="preserve"> {1|2|3}</w:t>
      </w:r>
      <w:r w:rsidR="0039686D">
        <w:t>]</w:t>
      </w:r>
    </w:p>
    <w:p w:rsidR="00055A1F" w:rsidRDefault="00851905" w:rsidP="004A2BB2">
      <w:r>
        <w:t xml:space="preserve">BASIC! </w:t>
      </w:r>
      <w:proofErr w:type="gramStart"/>
      <w:r>
        <w:t>a</w:t>
      </w:r>
      <w:r w:rsidR="001E7DA4">
        <w:t>rrays</w:t>
      </w:r>
      <w:proofErr w:type="gramEnd"/>
      <w:r w:rsidR="001E7DA4">
        <w:t xml:space="preserve">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w:t>
      </w:r>
      <w:proofErr w:type="gramStart"/>
      <w:r>
        <w:t>arrays</w:t>
      </w:r>
      <w:proofErr w:type="gramEnd"/>
      <w:r>
        <w:t xml:space="preserve">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w:t>
      </w:r>
      <w:proofErr w:type="gramStart"/>
      <w:r>
        <w:t>how</w:t>
      </w:r>
      <w:proofErr w:type="gramEnd"/>
      <w:r>
        <w:t xml:space="preserve">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45" w:name="_Toc380828170"/>
      <w:r>
        <w:t>Array Segments</w:t>
      </w:r>
      <w:bookmarkEnd w:id="45"/>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w:t>
      </w:r>
      <w:proofErr w:type="gramStart"/>
      <w:r>
        <w:t>Array[</w:t>
      </w:r>
      <w:proofErr w:type="gramEnd"/>
      <w:r>
        <w:t>start, length]", where both "start" and "length" are numeric expressions.</w:t>
      </w:r>
    </w:p>
    <w:p w:rsidR="00914B76" w:rsidRDefault="00914B76" w:rsidP="00914B76">
      <w:r>
        <w:t>For example, you can write "Animals$[2</w:t>
      </w:r>
      <w:proofErr w:type="gramStart"/>
      <w:r>
        <w:t>,3</w:t>
      </w:r>
      <w:proofErr w:type="gramEnd"/>
      <w:r>
        <w:t xml:space="preserve">]".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46" w:name="_Toc380828171"/>
      <w:r>
        <w:t>Array Commands</w:t>
      </w:r>
      <w:bookmarkEnd w:id="46"/>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lastRenderedPageBreak/>
        <w:t xml:space="preserve">Dim </w:t>
      </w:r>
      <w:r w:rsidR="00E80BE0">
        <w:t>Array</w:t>
      </w:r>
      <w:r>
        <w:t>[&lt;nexp&gt;</w:t>
      </w:r>
      <w:r w:rsidRPr="002A6C21">
        <w:t xml:space="preserve">{, &lt;nexp&gt; } ... ] {, </w:t>
      </w:r>
      <w:r w:rsidR="00E80BE0">
        <w:t>Array</w:t>
      </w:r>
      <w:r>
        <w:t>[&lt;nexp&gt;</w:t>
      </w:r>
      <w:r w:rsidRPr="002A6C21">
        <w:t>{, &lt;nexp&gt; } ... ] } ...</w:t>
      </w:r>
      <w:r w:rsidR="000F0DAF">
        <w:fldChar w:fldCharType="begin"/>
      </w:r>
      <w:r w:rsidR="00DF6D6C">
        <w:instrText xml:space="preserve"> XE "</w:instrText>
      </w:r>
      <w:r w:rsidR="00300420">
        <w:instrText>Dim[</w:instrText>
      </w:r>
      <w:r w:rsidR="00DF6D6C" w:rsidRPr="00A36363">
        <w:instrText>Array</w:instrText>
      </w:r>
      <w:r w:rsidR="00300420">
        <w:instrText xml:space="preserve"> 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0F0DAF">
        <w:fldChar w:fldCharType="end"/>
      </w:r>
    </w:p>
    <w:p w:rsidR="005F59F6" w:rsidRDefault="005F59F6" w:rsidP="005F59F6">
      <w:r>
        <w:t xml:space="preserve">The DIM command tells BASIC! </w:t>
      </w:r>
      <w:proofErr w:type="gramStart"/>
      <w:r>
        <w:t>how</w:t>
      </w:r>
      <w:proofErr w:type="gramEnd"/>
      <w:r>
        <w:t xml:space="preserve">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 xml:space="preserve">DIM </w:t>
      </w:r>
      <w:proofErr w:type="gramStart"/>
      <w:r w:rsidRPr="00674A65">
        <w:t>A[</w:t>
      </w:r>
      <w:proofErr w:type="gramEnd"/>
      <w:r w:rsidRPr="00674A65">
        <w:t>15]</w:t>
      </w:r>
    </w:p>
    <w:p w:rsidR="00851905" w:rsidRPr="00674A65" w:rsidRDefault="005F59F6" w:rsidP="007B2223">
      <w:pPr>
        <w:pStyle w:val="Codeexample"/>
      </w:pPr>
      <w:r w:rsidRPr="00674A65">
        <w:t>DIM B$[2</w:t>
      </w:r>
      <w:proofErr w:type="gramStart"/>
      <w:r w:rsidRPr="00674A65">
        <w:t>,6,8</w:t>
      </w:r>
      <w:proofErr w:type="gramEnd"/>
      <w:r w:rsidRPr="00674A65">
        <w:t xml:space="preserve">], </w:t>
      </w:r>
      <w:r w:rsidR="00851905" w:rsidRPr="00674A65">
        <w:t>C[3,1,7,3], D[8]</w:t>
      </w:r>
    </w:p>
    <w:p w:rsidR="004B4D0A" w:rsidRDefault="00B415D2" w:rsidP="008209F2">
      <w:pPr>
        <w:pStyle w:val="Heading4"/>
      </w:pPr>
      <w:r w:rsidRPr="00B415D2">
        <w:t xml:space="preserve">UnDim </w:t>
      </w:r>
      <w:proofErr w:type="gramStart"/>
      <w:r w:rsidR="00E80BE0">
        <w:t>Array</w:t>
      </w:r>
      <w:r>
        <w:t>[</w:t>
      </w:r>
      <w:proofErr w:type="gramEnd"/>
      <w:r>
        <w:t>]</w:t>
      </w:r>
      <w:r w:rsidRPr="00B415D2">
        <w:t>{,</w:t>
      </w:r>
      <w:r w:rsidR="00E80BE0">
        <w:t xml:space="preserve"> Array</w:t>
      </w:r>
      <w:r w:rsidRPr="00B415D2">
        <w:t>[] } ...</w:t>
      </w:r>
      <w:r w:rsidR="000F0DAF">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0F0DAF">
        <w:fldChar w:fldCharType="end"/>
      </w:r>
    </w:p>
    <w:p w:rsidR="00851905" w:rsidRPr="00851905" w:rsidRDefault="00B415D2" w:rsidP="00B415D2">
      <w:proofErr w:type="gramStart"/>
      <w:r>
        <w:t>Un-dimensions an array.</w:t>
      </w:r>
      <w:proofErr w:type="gramEnd"/>
      <w:r>
        <w:t xml:space="preserve"> The command allows the array to be dimensioned again with different dimensions. Multiple arrays can be un-dimensioned with one </w:t>
      </w:r>
      <w:proofErr w:type="gramStart"/>
      <w:r>
        <w:t>UnDim</w:t>
      </w:r>
      <w:proofErr w:type="gramEnd"/>
      <w:r>
        <w:t xml:space="preserve"> statement.</w:t>
      </w:r>
      <w:r w:rsidR="00851905">
        <w:t xml:space="preserve"> The command is very useful when in a loop using commands that au</w:t>
      </w:r>
      <w:r w:rsidR="0010507D">
        <w:t xml:space="preserve">tomatically dimension an array. </w:t>
      </w:r>
      <w:proofErr w:type="gramStart"/>
      <w:r w:rsidR="00851905">
        <w:t>Array[</w:t>
      </w:r>
      <w:proofErr w:type="gramEnd"/>
      <w:r w:rsidR="00851905">
        <w:t>] is specified without any index.</w:t>
      </w:r>
      <w:r w:rsidR="00994B07">
        <w:t xml:space="preserve"> The command is exactly the same as array.delete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proofErr w:type="gramStart"/>
      <w:r w:rsidR="00E80BE0">
        <w:t>Array</w:t>
      </w:r>
      <w:r w:rsidR="000B4495">
        <w:t>[</w:t>
      </w:r>
      <w:proofErr w:type="gramEnd"/>
      <w:r w:rsidR="006F2915">
        <w:t>{&lt;start&gt;,&lt;length&gt;}</w:t>
      </w:r>
      <w:r w:rsidR="000B4495">
        <w:t>]</w:t>
      </w:r>
      <w:r w:rsidR="000F0DAF">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0F0DAF">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proofErr w:type="gramStart"/>
      <w:r w:rsidR="00851905">
        <w:t>Array[</w:t>
      </w:r>
      <w:proofErr w:type="gramEnd"/>
      <w:r w:rsidR="00851905">
        <w:t>]</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0F0DAF">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0F0DAF">
        <w:fldChar w:fldCharType="end"/>
      </w:r>
      <w:r w:rsidR="000F0DAF">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0F0DAF">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w:t>
      </w:r>
      <w:proofErr w:type="gramStart"/>
      <w:r w:rsidR="00E6193B">
        <w:t>all of the</w:t>
      </w:r>
      <w:proofErr w:type="gramEnd"/>
      <w:r w:rsidR="00E6193B">
        <w:t xml:space="preserv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w:t>
      </w:r>
      <w:proofErr w:type="gramStart"/>
      <w:r>
        <w:t>SourceArray[</w:t>
      </w:r>
      <w:proofErr w:type="gramEnd"/>
      <w:r>
        <w:t>]) or an array segment (SourceArray[start,length]).</w:t>
      </w:r>
    </w:p>
    <w:p w:rsidR="0018696B" w:rsidRDefault="0018696B" w:rsidP="006F2915">
      <w:proofErr w:type="gramStart"/>
      <w:r>
        <w:t>If  &lt;</w:t>
      </w:r>
      <w:proofErr w:type="gramEnd"/>
      <w:r>
        <w: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proofErr w:type="gramStart"/>
      <w:r>
        <w:t>If  &lt;</w:t>
      </w:r>
      <w:proofErr w:type="gramEnd"/>
      <w:r>
        <w: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 xml:space="preserve">elements will be added to the start of the array if the optional </w:t>
      </w:r>
      <w:proofErr w:type="gramStart"/>
      <w:r w:rsidR="009019AA">
        <w:t>minus(</w:t>
      </w:r>
      <w:proofErr w:type="gramEnd"/>
      <w:r w:rsidR="009019AA">
        <w:t>-)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w:t>
      </w:r>
      <w:r>
        <w:lastRenderedPageBreak/>
        <w:t>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 xml:space="preserve">Array.delete </w:t>
      </w:r>
      <w:proofErr w:type="gramStart"/>
      <w:r w:rsidRPr="00B415D2">
        <w:t>Array[</w:t>
      </w:r>
      <w:proofErr w:type="gramEnd"/>
      <w:r w:rsidRPr="00B415D2">
        <w:t>]{, Array[]} ...</w:t>
      </w:r>
      <w:r w:rsidR="000F0DAF">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0F0DAF">
        <w:fldChar w:fldCharType="end"/>
      </w:r>
    </w:p>
    <w:p w:rsidR="0010507D" w:rsidRPr="0010507D" w:rsidRDefault="0010507D" w:rsidP="0010507D">
      <w:r>
        <w:t xml:space="preserve">Does the same thing as UnDim </w:t>
      </w:r>
      <w:proofErr w:type="gramStart"/>
      <w:r>
        <w:t>Array[</w:t>
      </w:r>
      <w:proofErr w:type="gramEnd"/>
      <w:r>
        <w:t>].</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xml:space="preserve">, </w:t>
      </w:r>
      <w:proofErr w:type="gramStart"/>
      <w:r w:rsidR="0010507D">
        <w:t>Array</w:t>
      </w:r>
      <w:r w:rsidR="00300420">
        <w:t>[</w:t>
      </w:r>
      <w:proofErr w:type="gramEnd"/>
      <w:r w:rsidR="00300420">
        <w:t>{&lt;start&gt;,&lt;length&gt;}]</w:t>
      </w:r>
      <w:r w:rsidR="000F0DAF">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0F0DAF">
        <w:fldChar w:fldCharType="end"/>
      </w:r>
      <w:r w:rsidR="000F0DAF">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0F0DAF">
        <w:fldChar w:fldCharType="end"/>
      </w:r>
    </w:p>
    <w:p w:rsidR="0010507D" w:rsidRPr="0010507D" w:rsidRDefault="0010507D" w:rsidP="0010507D">
      <w:r>
        <w:t>Places the number of elements in</w:t>
      </w:r>
      <w:r w:rsidR="00300420">
        <w:t xml:space="preserve"> an entire array</w:t>
      </w:r>
      <w:r>
        <w:t xml:space="preserve"> </w:t>
      </w:r>
      <w:r w:rsidR="00300420">
        <w:t>(</w:t>
      </w:r>
      <w:proofErr w:type="gramStart"/>
      <w:r>
        <w:t>Array[</w:t>
      </w:r>
      <w:proofErr w:type="gramEnd"/>
      <w:r>
        <w:t>]</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9139B2">
        <w:t>&lt;nexp&gt;</w:t>
      </w:r>
      <w:r w:rsidR="00F42897">
        <w:t>, .</w:t>
      </w:r>
      <w:r w:rsidR="009139B2">
        <w:t>..,&lt;nexp&gt;</w:t>
      </w:r>
      <w:r w:rsidR="0026077D">
        <w:t>}</w:t>
      </w:r>
      <w:r w:rsidR="000F0DAF">
        <w:fldChar w:fldCharType="begin"/>
      </w:r>
      <w:r w:rsidR="00557A53">
        <w:instrText xml:space="preserve"> XE "</w:instrText>
      </w:r>
      <w:r w:rsidR="00557A53" w:rsidRPr="002C1804">
        <w:instrText>Array.load Array[], &lt;nexp&gt;,</w:instrText>
      </w:r>
      <w:r w:rsidR="00300420">
        <w:instrText xml:space="preserve"> </w:instrText>
      </w:r>
      <w:r w:rsidR="00557A53" w:rsidRPr="002C1804">
        <w:instrText>&lt;nexp&gt;</w:instrText>
      </w:r>
      <w:r w:rsidR="00F42897">
        <w:instrText>, .</w:instrText>
      </w:r>
      <w:r w:rsidR="00557A53" w:rsidRPr="002C1804">
        <w:instrText>..}</w:instrText>
      </w:r>
      <w:r w:rsidR="00557A53">
        <w:instrText xml:space="preserve">" </w:instrText>
      </w:r>
      <w:r w:rsidR="000F0DAF">
        <w:fldChar w:fldCharType="end"/>
      </w:r>
      <w:r w:rsidR="000F0DAF">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&lt;</w:instrText>
      </w:r>
      <w:r w:rsidR="00300420">
        <w:instrText>s</w:instrText>
      </w:r>
      <w:r w:rsidR="00300420" w:rsidRPr="002C1804">
        <w:instrText>exp&gt;</w:instrText>
      </w:r>
      <w:r w:rsidR="00300420">
        <w:instrText>, .</w:instrText>
      </w:r>
      <w:r w:rsidR="00300420" w:rsidRPr="002C1804">
        <w:instrText>.. }</w:instrText>
      </w:r>
      <w:r w:rsidR="00300420">
        <w:instrText xml:space="preserve">" </w:instrText>
      </w:r>
      <w:r w:rsidR="000F0DAF">
        <w:fldChar w:fldCharType="end"/>
      </w:r>
    </w:p>
    <w:p w:rsidR="009139B2" w:rsidRDefault="0026077D" w:rsidP="0026077D">
      <w:r>
        <w:t xml:space="preserve">Loads </w:t>
      </w:r>
      <w:r w:rsidR="00300420">
        <w:t>a numeric</w:t>
      </w:r>
      <w:r>
        <w:t xml:space="preserve"> </w:t>
      </w:r>
      <w:r w:rsidR="00300420">
        <w:t xml:space="preserve">array </w:t>
      </w:r>
      <w:proofErr w:type="gramStart"/>
      <w:r>
        <w:t>Array[</w:t>
      </w:r>
      <w:proofErr w:type="gramEnd"/>
      <w:r>
        <w:t>] with the list</w:t>
      </w:r>
      <w:r w:rsidR="00300420">
        <w:t xml:space="preserve"> of numeric values</w:t>
      </w:r>
      <w:r>
        <w:t xml:space="preserve"> </w:t>
      </w:r>
      <w:r w:rsidR="009139B2">
        <w:t>&lt;nexp&gt;{,&lt;nexp&gt;..,&lt;nexp&gt;}</w:t>
      </w:r>
      <w:r w:rsidR="00300420">
        <w:t>, or loads a string array Array$[] with the list of string values &lt;sexp&gt;{,&lt;sexp&gt;..,&lt;sexp&gt;</w:t>
      </w:r>
      <w:r>
        <w:t xml:space="preserve">. The </w:t>
      </w:r>
      <w:proofErr w:type="gramStart"/>
      <w:r>
        <w:t>Array[</w:t>
      </w:r>
      <w:proofErr w:type="gramEnd"/>
      <w:r>
        <w:t>]</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proofErr w:type="gramStart"/>
      <w:r w:rsidRPr="007B2223">
        <w:t>Array.load  Numbers</w:t>
      </w:r>
      <w:proofErr w:type="gramEnd"/>
      <w:r w:rsidRPr="007B2223">
        <w:t>[], 2, 4, 8 , n^2, 32</w:t>
      </w:r>
    </w:p>
    <w:p w:rsidR="009C6A43" w:rsidRPr="007B2223" w:rsidRDefault="009C6A43" w:rsidP="007B2223">
      <w:pPr>
        <w:pStyle w:val="Codeexample"/>
      </w:pPr>
      <w:r w:rsidRPr="007B2223">
        <w:t xml:space="preserve">Array.load </w:t>
      </w:r>
      <w:proofErr w:type="gramStart"/>
      <w:r w:rsidRPr="007B2223">
        <w:t>Hours[</w:t>
      </w:r>
      <w:proofErr w:type="gramEnd"/>
      <w:r w:rsidRPr="007B2223">
        <w:t>],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proofErr w:type="gramStart"/>
      <w:r w:rsidRPr="007B2223">
        <w:t>,d</w:t>
      </w:r>
      <w:proofErr w:type="gramEnd"/>
      <w:r w:rsidRPr="007B2223">
        <w:t>$,</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w:t>
      </w:r>
      <w:proofErr w:type="gramStart"/>
      <w:r w:rsidR="00DC2930">
        <w:t>Array</w:t>
      </w:r>
      <w:r w:rsidR="00300420">
        <w:t>[</w:t>
      </w:r>
      <w:proofErr w:type="gramEnd"/>
      <w:r w:rsidR="00300420">
        <w:t>{&lt;start&gt;,&lt;length&gt;}]</w:t>
      </w:r>
      <w:r w:rsidR="000F0DAF">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0F0DAF">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proofErr w:type="gramStart"/>
      <w:r>
        <w:t>Array[</w:t>
      </w:r>
      <w:proofErr w:type="gramEnd"/>
      <w:r>
        <w:t>]</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xml:space="preserve">, </w:t>
      </w:r>
      <w:proofErr w:type="gramStart"/>
      <w:r w:rsidR="00DC2930">
        <w:t>Array</w:t>
      </w:r>
      <w:r w:rsidR="00300420">
        <w:t>[</w:t>
      </w:r>
      <w:proofErr w:type="gramEnd"/>
      <w:r w:rsidR="00300420">
        <w:t>{&lt;start&gt;,&lt;length&gt;}]</w:t>
      </w:r>
      <w:r w:rsidR="000F0DAF">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0F0DAF">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proofErr w:type="gramStart"/>
      <w:r>
        <w:t>Array[</w:t>
      </w:r>
      <w:proofErr w:type="gramEnd"/>
      <w:r>
        <w:t>]</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lastRenderedPageBreak/>
        <w:t>Array.reverse</w:t>
      </w:r>
      <w:r w:rsidR="0046334F">
        <w:t xml:space="preserve"> </w:t>
      </w:r>
      <w:proofErr w:type="gramStart"/>
      <w:r w:rsidR="0046334F">
        <w:t>Array[</w:t>
      </w:r>
      <w:proofErr w:type="gramEnd"/>
      <w:r w:rsidR="00300420">
        <w:t>{&lt;start&gt;,&lt;length&gt;}</w:t>
      </w:r>
      <w:r w:rsidR="0046334F">
        <w:t>]</w:t>
      </w:r>
      <w:r w:rsidR="000F0DAF">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0F0DAF">
        <w:fldChar w:fldCharType="end"/>
      </w:r>
      <w:r w:rsidR="000F0DAF">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0F0DAF">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proofErr w:type="gramStart"/>
      <w:r>
        <w:t>Array[</w:t>
      </w:r>
      <w:proofErr w:type="gramEnd"/>
      <w:r>
        <w:t>]</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0F0DAF">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0F0DAF">
        <w:fldChar w:fldCharType="end"/>
      </w:r>
      <w:r w:rsidR="000F0DAF">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0F0DAF">
        <w:fldChar w:fldCharType="end"/>
      </w:r>
    </w:p>
    <w:p w:rsidR="001C40A5" w:rsidRDefault="00CE4035" w:rsidP="001C40A5">
      <w:r>
        <w:t>Searches in t</w:t>
      </w:r>
      <w:r w:rsidR="001C40A5">
        <w:t xml:space="preserve">he </w:t>
      </w:r>
      <w:r>
        <w:t xml:space="preserve">numeric or string </w:t>
      </w:r>
      <w:r w:rsidR="001C40A5">
        <w:t xml:space="preserve">array </w:t>
      </w:r>
      <w:r w:rsidR="00300420">
        <w:t>(</w:t>
      </w:r>
      <w:proofErr w:type="gramStart"/>
      <w:r w:rsidR="00300420">
        <w:t>Array[</w:t>
      </w:r>
      <w:proofErr w:type="gramEnd"/>
      <w:r w:rsidR="00300420">
        <w:t xml:space="preserve">]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proofErr w:type="gramStart"/>
      <w:r w:rsidR="00300420" w:rsidRPr="002C1804">
        <w:t>Array[</w:t>
      </w:r>
      <w:proofErr w:type="gramEnd"/>
      <w:r w:rsidR="00300420">
        <w:t>{&lt;start&gt;,&lt;length&gt;}</w:t>
      </w:r>
      <w:r w:rsidR="00300420" w:rsidRPr="002C1804">
        <w:t>]</w:t>
      </w:r>
      <w:r w:rsidR="00300420">
        <w:t>}</w:t>
      </w:r>
      <w:r w:rsidR="000F0DAF">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0F0DAF">
        <w:fldChar w:fldCharType="end"/>
      </w:r>
    </w:p>
    <w:p w:rsidR="00DC2930" w:rsidRPr="00DC2930" w:rsidRDefault="00DC2930" w:rsidP="00DC2930">
      <w:r>
        <w:t>Randomly shuffles the values of the specified array</w:t>
      </w:r>
      <w:r w:rsidRPr="00DC2930">
        <w:t xml:space="preserve"> </w:t>
      </w:r>
      <w:r w:rsidR="00300420">
        <w:t>(</w:t>
      </w:r>
      <w:proofErr w:type="gramStart"/>
      <w:r>
        <w:t>Array[</w:t>
      </w:r>
      <w:proofErr w:type="gramEnd"/>
      <w:r>
        <w:t>]</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proofErr w:type="gramStart"/>
      <w:r w:rsidR="00300420" w:rsidRPr="002C1804">
        <w:t>Array[</w:t>
      </w:r>
      <w:proofErr w:type="gramEnd"/>
      <w:r w:rsidR="00300420">
        <w:t>{&lt;start&gt;,&lt;length&gt;}]}</w:t>
      </w:r>
      <w:r w:rsidR="000F0DAF">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0F0DAF">
        <w:fldChar w:fldCharType="end"/>
      </w:r>
    </w:p>
    <w:p w:rsidR="00DC2930" w:rsidRDefault="00DC2930" w:rsidP="00DC2930">
      <w:r>
        <w:t xml:space="preserve">Sorts the </w:t>
      </w:r>
      <w:r w:rsidR="00300420">
        <w:t>values of the specified array</w:t>
      </w:r>
      <w:r w:rsidR="00300420" w:rsidRPr="00DC2930">
        <w:t xml:space="preserve"> </w:t>
      </w:r>
      <w:r w:rsidR="00300420">
        <w:t>(</w:t>
      </w:r>
      <w:proofErr w:type="gramStart"/>
      <w:r w:rsidR="00300420">
        <w:t>Array[</w:t>
      </w:r>
      <w:proofErr w:type="gramEnd"/>
      <w:r w:rsidR="00300420">
        <w:t>] or Array$[]) or array segment (Array[start,length] or Array$[start,length]) in ascending order.</w:t>
      </w:r>
    </w:p>
    <w:p w:rsidR="0046334F" w:rsidRDefault="0046334F" w:rsidP="008209F2">
      <w:pPr>
        <w:pStyle w:val="Heading4"/>
      </w:pPr>
      <w:r>
        <w:t xml:space="preserve">Array.std_dev &lt;sd_nvar&gt;, </w:t>
      </w:r>
      <w:proofErr w:type="gramStart"/>
      <w:r>
        <w:t>Array[</w:t>
      </w:r>
      <w:proofErr w:type="gramEnd"/>
      <w:r w:rsidR="00300420">
        <w:t>{&lt;start&gt;,&lt;length&gt;}</w:t>
      </w:r>
      <w:r>
        <w:t>]</w:t>
      </w:r>
      <w:r w:rsidR="00300420">
        <w:t>}</w:t>
      </w:r>
      <w:r w:rsidR="000F0DAF">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0F0DAF">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proofErr w:type="gramStart"/>
      <w:r>
        <w:t>Array[</w:t>
      </w:r>
      <w:proofErr w:type="gramEnd"/>
      <w:r>
        <w:t>]</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xml:space="preserve">, </w:t>
      </w:r>
      <w:proofErr w:type="gramStart"/>
      <w:r w:rsidR="00DC2930">
        <w:t>Array[</w:t>
      </w:r>
      <w:proofErr w:type="gramEnd"/>
      <w:r w:rsidR="00300420">
        <w:t>{&lt;start&gt;,&lt;length&gt;}</w:t>
      </w:r>
      <w:r w:rsidR="00DC2930">
        <w:t>]</w:t>
      </w:r>
      <w:r w:rsidR="000F0DAF">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0F0DAF">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proofErr w:type="gramStart"/>
      <w:r>
        <w:t>Array[</w:t>
      </w:r>
      <w:proofErr w:type="gramEnd"/>
      <w:r>
        <w:t>]</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 xml:space="preserve">Array.variance &lt;v_nvar&gt;, </w:t>
      </w:r>
      <w:proofErr w:type="gramStart"/>
      <w:r>
        <w:t>Array[</w:t>
      </w:r>
      <w:proofErr w:type="gramEnd"/>
      <w:r w:rsidR="00300420">
        <w:t>{&lt;start&gt;,&lt;length&gt;}</w:t>
      </w:r>
      <w:r>
        <w:t>]</w:t>
      </w:r>
      <w:r w:rsidR="000F0DAF">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0F0DAF">
        <w:fldChar w:fldCharType="end"/>
      </w:r>
    </w:p>
    <w:p w:rsidR="001C40A5" w:rsidRDefault="00300420" w:rsidP="00DC2930">
      <w:r>
        <w:t xml:space="preserve">Finds the variance of </w:t>
      </w:r>
      <w:r w:rsidR="001C40A5">
        <w:t xml:space="preserve">the values in </w:t>
      </w:r>
      <w:r>
        <w:t>a numeric array</w:t>
      </w:r>
      <w:r w:rsidR="001C40A5">
        <w:t xml:space="preserve"> </w:t>
      </w:r>
      <w:r>
        <w:t>(</w:t>
      </w:r>
      <w:proofErr w:type="gramStart"/>
      <w:r w:rsidR="001C40A5">
        <w:t>Array[</w:t>
      </w:r>
      <w:proofErr w:type="gramEnd"/>
      <w:r w:rsidR="001C40A5">
        <w:t>]</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47" w:name="_Toc380828172"/>
      <w:r>
        <w:lastRenderedPageBreak/>
        <w:t xml:space="preserve">Data Structures </w:t>
      </w:r>
      <w:r w:rsidR="00844D75">
        <w:t xml:space="preserve">and Pointers </w:t>
      </w:r>
      <w:r>
        <w:t>in BASIC!</w:t>
      </w:r>
      <w:bookmarkEnd w:id="47"/>
    </w:p>
    <w:p w:rsidR="004C5557" w:rsidRDefault="004C5557" w:rsidP="004C5557">
      <w:r>
        <w:t xml:space="preserve">BASIC! </w:t>
      </w:r>
      <w:proofErr w:type="gramStart"/>
      <w:r>
        <w:t>offers</w:t>
      </w:r>
      <w:proofErr w:type="gramEnd"/>
      <w:r>
        <w:t xml:space="preserve">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48" w:name="_Toc380828173"/>
      <w:r w:rsidRPr="00EB1F62">
        <w:t>What is a Pointer</w:t>
      </w:r>
      <w:bookmarkEnd w:id="48"/>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proofErr w:type="gramStart"/>
      <w:r>
        <w:t>As an example of pointers think of a file cabinet draw</w:t>
      </w:r>
      <w:r w:rsidR="00174D3E">
        <w:t>er</w:t>
      </w:r>
      <w:r>
        <w:t xml:space="preserve"> with folders in it.</w:t>
      </w:r>
      <w:proofErr w:type="gramEnd"/>
      <w:r>
        <w:t xml:space="preserve">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w:t>
      </w:r>
      <w:proofErr w:type="gramStart"/>
      <w:r>
        <w:t>you</w:t>
      </w:r>
      <w:proofErr w:type="gramEnd"/>
      <w:r>
        <w:t xml:space="preserve">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 xml:space="preserve">to BASIC! </w:t>
      </w:r>
      <w:proofErr w:type="gramStart"/>
      <w:r>
        <w:t>to</w:t>
      </w:r>
      <w:proofErr w:type="gramEnd"/>
      <w:r>
        <w:t xml:space="preserve"> p</w:t>
      </w:r>
      <w:r w:rsidR="00174D3E">
        <w:t>ut into a virtual drawer</w:t>
      </w:r>
      <w:r>
        <w:t xml:space="preserve">. BASIC! </w:t>
      </w:r>
      <w:proofErr w:type="gramStart"/>
      <w:r>
        <w:t>will</w:t>
      </w:r>
      <w:proofErr w:type="gramEnd"/>
      <w:r>
        <w:t xml:space="preserve">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proofErr w:type="gramStart"/>
      <w:r>
        <w:t>you</w:t>
      </w:r>
      <w:r w:rsidR="00DA5C09">
        <w:t>r</w:t>
      </w:r>
      <w:proofErr w:type="gramEnd"/>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w:t>
      </w:r>
      <w:proofErr w:type="gramStart"/>
      <w:r w:rsidR="00DA5C09">
        <w:t>you</w:t>
      </w:r>
      <w:proofErr w:type="gramEnd"/>
      <w:r w:rsidR="00DA5C09">
        <w:t xml:space="preserve"> would use a Bundle to create that customer information object (folder). The </w:t>
      </w:r>
      <w:r w:rsidR="00EB1F62">
        <w:t>p</w:t>
      </w:r>
      <w:r w:rsidR="00DA5C09">
        <w:t xml:space="preserve">ointer that BASIC! </w:t>
      </w:r>
      <w:proofErr w:type="gramStart"/>
      <w:r w:rsidR="00DA5C09">
        <w:t>returns</w:t>
      </w:r>
      <w:proofErr w:type="gramEnd"/>
      <w:r w:rsidR="00DA5C09">
        <w:t xml:space="preserve">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w:t>
      </w:r>
      <w:proofErr w:type="gramStart"/>
      <w:r w:rsidR="008B03EC">
        <w:t>to</w:t>
      </w:r>
      <w:proofErr w:type="gramEnd"/>
      <w:r w:rsidR="008B03EC">
        <w:t xml:space="preserve"> </w:t>
      </w:r>
      <w:r w:rsidR="00B72C96">
        <w:t xml:space="preserve">create an empty List. BASIC! </w:t>
      </w:r>
      <w:proofErr w:type="gramStart"/>
      <w:r w:rsidR="00B72C96">
        <w:t>will</w:t>
      </w:r>
      <w:proofErr w:type="gramEnd"/>
      <w:r w:rsidR="00B72C96">
        <w:t xml:space="preserve">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w:t>
      </w:r>
      <w:proofErr w:type="gramStart"/>
      <w:r>
        <w:t>you</w:t>
      </w:r>
      <w:proofErr w:type="gramEnd"/>
      <w:r>
        <w:t xml:space="preserve">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49" w:name="_Toc380828174"/>
      <w:r>
        <w:t>Lists</w:t>
      </w:r>
      <w:bookmarkEnd w:id="49"/>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50" w:name="_Toc380828175"/>
      <w:r>
        <w:t>List Commands</w:t>
      </w:r>
      <w:bookmarkEnd w:id="50"/>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0F0DAF">
        <w:fldChar w:fldCharType="begin"/>
      </w:r>
      <w:r w:rsidR="00457C59">
        <w:instrText xml:space="preserve"> XE "</w:instrText>
      </w:r>
      <w:r w:rsidR="00457C59" w:rsidRPr="00390D2D">
        <w:instrText>List.create N|S, &lt;pointer_nvar&gt;</w:instrText>
      </w:r>
      <w:r w:rsidR="00457C59">
        <w:instrText xml:space="preserve">" </w:instrText>
      </w:r>
      <w:r w:rsidR="000F0DAF">
        <w:fldChar w:fldCharType="end"/>
      </w:r>
    </w:p>
    <w:p w:rsidR="000774D5" w:rsidRDefault="00636F65" w:rsidP="00084947">
      <w:proofErr w:type="gramStart"/>
      <w:r>
        <w:t>Creates a new, empty list of the type specified by the N or S parameter.</w:t>
      </w:r>
      <w:proofErr w:type="gramEnd"/>
      <w:r>
        <w:t xml:space="preserve">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w:t>
      </w:r>
      <w:proofErr w:type="gramStart"/>
      <w:r w:rsidR="00763617">
        <w:t>&gt;{</w:t>
      </w:r>
      <w:proofErr w:type="gramEnd"/>
      <w:r w:rsidR="00763617">
        <w:t>,&lt;nexp&gt;</w:t>
      </w:r>
      <w:r w:rsidR="00CE4035">
        <w:t>.</w:t>
      </w:r>
      <w:r w:rsidR="00763617">
        <w:t>..,&lt;nexp&gt;}</w:t>
      </w:r>
      <w:r w:rsidR="000F0DAF">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0F0DAF">
        <w:fldChar w:fldCharType="end"/>
      </w:r>
    </w:p>
    <w:p w:rsidR="00763617" w:rsidRDefault="001370F6" w:rsidP="00763617">
      <w:r>
        <w:t>T</w:t>
      </w:r>
      <w:r w:rsidR="00763617">
        <w:t>he value</w:t>
      </w:r>
      <w:r>
        <w:t>s</w:t>
      </w:r>
      <w:r w:rsidR="00763617">
        <w:t>, &lt;nexp</w:t>
      </w:r>
      <w:proofErr w:type="gramStart"/>
      <w:r w:rsidR="00763617">
        <w:t>&gt;{</w:t>
      </w:r>
      <w:proofErr w:type="gramEnd"/>
      <w:r w:rsidR="00763617">
        <w: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proofErr w:type="gramStart"/>
      <w:r>
        <w:lastRenderedPageBreak/>
        <w:t>List</w:t>
      </w:r>
      <w:r w:rsidRPr="00674A65">
        <w:t>.</w:t>
      </w:r>
      <w:r>
        <w:t>add</w:t>
      </w:r>
      <w:r w:rsidRPr="00674A65">
        <w:t xml:space="preserve">  </w:t>
      </w:r>
      <w:r>
        <w:t>Nlist</w:t>
      </w:r>
      <w:proofErr w:type="gramEnd"/>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w:t>
      </w:r>
      <w:proofErr w:type="gramStart"/>
      <w:r w:rsidRPr="00674A65">
        <w:t>,7,0</w:t>
      </w:r>
      <w:proofErr w:type="gramEnd"/>
      <w:r w:rsidRPr="00674A65">
        <w:t>,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0F0DAF">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0F0DAF">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w:t>
      </w:r>
      <w:proofErr w:type="gramStart"/>
      <w:r>
        <w:t>Array</w:t>
      </w:r>
      <w:r w:rsidR="00D5729C">
        <w:t>[</w:t>
      </w:r>
      <w:proofErr w:type="gramEnd"/>
      <w:r>
        <w:t>{&lt;start&gt;,&lt;length&gt;}</w:t>
      </w:r>
      <w:r w:rsidR="00D5729C">
        <w:t>]</w:t>
      </w:r>
      <w:r w:rsidR="000F0DAF">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0F0DAF">
        <w:fldChar w:fldCharType="end"/>
      </w:r>
      <w:r w:rsidR="000F0DAF">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0F0DAF">
        <w:fldChar w:fldCharType="end"/>
      </w:r>
    </w:p>
    <w:p w:rsidR="000774D5" w:rsidRDefault="00D5729C" w:rsidP="00D5729C">
      <w:r>
        <w:t xml:space="preserve">The elements of the specified </w:t>
      </w:r>
      <w:r w:rsidR="00CE4035">
        <w:t>array (</w:t>
      </w:r>
      <w:proofErr w:type="gramStart"/>
      <w:r>
        <w:t>Array</w:t>
      </w:r>
      <w:r w:rsidR="00CE4035">
        <w:t>[</w:t>
      </w:r>
      <w:proofErr w:type="gramEnd"/>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w:t>
      </w:r>
      <w:proofErr w:type="gramStart"/>
      <w:r>
        <w:t>,&lt;</w:t>
      </w:r>
      <w:proofErr w:type="gramEnd"/>
      <w:r>
        <w:t>index_nexp&gt;, &lt;sexp&gt;|&lt;nexp&gt;</w:t>
      </w:r>
      <w:r w:rsidR="000F0DAF">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0F0DAF">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0F0DAF">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0F0DAF">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proofErr w:type="gramStart"/>
      <w:r w:rsidR="005376F8">
        <w:t>inserted</w:t>
      </w:r>
      <w:proofErr w:type="gramEnd"/>
      <w:r w:rsidR="005376F8">
        <w:t xml:space="preserve">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w:t>
      </w:r>
      <w:proofErr w:type="gramStart"/>
      <w:r>
        <w:t>,&lt;</w:t>
      </w:r>
      <w:proofErr w:type="gramEnd"/>
      <w:r>
        <w:t>index_nexp&gt;</w:t>
      </w:r>
      <w:r w:rsidR="000F0DAF">
        <w:fldChar w:fldCharType="begin"/>
      </w:r>
      <w:r w:rsidR="00BE1479">
        <w:instrText xml:space="preserve"> XE "</w:instrText>
      </w:r>
      <w:r w:rsidR="00BE1479" w:rsidRPr="008A1628">
        <w:instrText>List.remove &lt;pointer_nexp&gt;,&lt;index_nexp&gt;</w:instrText>
      </w:r>
      <w:r w:rsidR="00BE1479">
        <w:instrText xml:space="preserve">" </w:instrText>
      </w:r>
      <w:r w:rsidR="000F0DAF">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lastRenderedPageBreak/>
        <w:t>The index is ones based. The first element of the list is 1.</w:t>
      </w:r>
    </w:p>
    <w:p w:rsidR="005376F8" w:rsidRDefault="005376F8" w:rsidP="008209F2">
      <w:pPr>
        <w:pStyle w:val="Heading4"/>
      </w:pPr>
      <w:r>
        <w:t>List.get &lt;pointer_nexp&gt;</w:t>
      </w:r>
      <w:proofErr w:type="gramStart"/>
      <w:r>
        <w:t>,&lt;</w:t>
      </w:r>
      <w:proofErr w:type="gramEnd"/>
      <w:r>
        <w:t>index_nexp&gt;, &lt;svar&gt;|&lt;nvar&gt;</w:t>
      </w:r>
      <w:r w:rsidR="000F0DAF">
        <w:fldChar w:fldCharType="begin"/>
      </w:r>
      <w:r w:rsidR="00BE1479">
        <w:instrText xml:space="preserve"> XE "</w:instrText>
      </w:r>
      <w:r w:rsidR="00BE1479" w:rsidRPr="008A1628">
        <w:instrText>List.get &lt;pointer_nexp&gt;,&lt;index_nexp&gt;, &lt;svar&gt;|&lt;nvar&gt;</w:instrText>
      </w:r>
      <w:r w:rsidR="00BE1479">
        <w:instrText xml:space="preserve">" </w:instrText>
      </w:r>
      <w:r w:rsidR="000F0DAF">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0F0DAF">
        <w:fldChar w:fldCharType="begin"/>
      </w:r>
      <w:r w:rsidR="00BE1479">
        <w:instrText xml:space="preserve"> XE "</w:instrText>
      </w:r>
      <w:r w:rsidR="00BE1479" w:rsidRPr="008A1628">
        <w:instrText>List.type &lt;pointer_nexp&gt;, &lt;svar&gt;</w:instrText>
      </w:r>
      <w:r w:rsidR="00BE1479">
        <w:instrText xml:space="preserve">" </w:instrText>
      </w:r>
      <w:r w:rsidR="000F0DAF">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0F0DAF">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0F0DAF">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0F0DAF">
        <w:fldChar w:fldCharType="begin"/>
      </w:r>
      <w:r w:rsidR="00BE1479">
        <w:instrText xml:space="preserve"> XE "</w:instrText>
      </w:r>
      <w:r w:rsidR="00BE1479" w:rsidRPr="008A1628">
        <w:instrText>List.clear &lt;pointer_nexp&gt;</w:instrText>
      </w:r>
      <w:r w:rsidR="00BE1479">
        <w:instrText xml:space="preserve">" </w:instrText>
      </w:r>
      <w:r w:rsidR="000F0DAF">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w:t>
      </w:r>
      <w:proofErr w:type="gramStart"/>
      <w:r>
        <w:t>&gt;</w:t>
      </w:r>
      <w:r w:rsidR="001D4752">
        <w:t>{</w:t>
      </w:r>
      <w:proofErr w:type="gramEnd"/>
      <w:r w:rsidR="001D4752">
        <w:t>,&lt;start_nexp&gt;}</w:t>
      </w:r>
      <w:r w:rsidR="000F0DAF">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0F0DAF">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 xml:space="preserve">List.ToArray &lt;pointer_nexp&gt;, Array$[] | </w:t>
      </w:r>
      <w:proofErr w:type="gramStart"/>
      <w:r>
        <w:t>Array[</w:t>
      </w:r>
      <w:proofErr w:type="gramEnd"/>
      <w:r>
        <w:t>]</w:t>
      </w:r>
      <w:r w:rsidR="000F0DAF">
        <w:fldChar w:fldCharType="begin"/>
      </w:r>
      <w:r w:rsidR="00BE1479">
        <w:instrText xml:space="preserve"> XE "</w:instrText>
      </w:r>
      <w:r w:rsidR="00BE1479" w:rsidRPr="008A1628">
        <w:instrText>List.ToArray &lt;pointer_nexp&gt;, Array$[] | Array[]</w:instrText>
      </w:r>
      <w:r w:rsidR="00BE1479">
        <w:instrText xml:space="preserve">" </w:instrText>
      </w:r>
      <w:r w:rsidR="000F0DAF">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51" w:name="_Toc380828176"/>
      <w:r>
        <w:t>Bundles</w:t>
      </w:r>
      <w:bookmarkEnd w:id="51"/>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lastRenderedPageBreak/>
        <w:t>"</w:t>
      </w:r>
      <w:r>
        <w:t>first_name</w:t>
      </w:r>
      <w:r w:rsidR="00F5651B">
        <w:t>"</w:t>
      </w:r>
      <w:r>
        <w:t xml:space="preserve"> and </w:t>
      </w:r>
      <w:r w:rsidR="00F5651B">
        <w:t>"</w:t>
      </w:r>
      <w:r>
        <w:t>last_name</w:t>
      </w:r>
      <w:proofErr w:type="gramStart"/>
      <w:r w:rsidR="00F5651B">
        <w:t>"</w:t>
      </w:r>
      <w:r>
        <w:t xml:space="preserve">  An</w:t>
      </w:r>
      <w:proofErr w:type="gramEnd"/>
      <w:r>
        <w:t xml:space="preserve">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52" w:name="_Toc380828177"/>
      <w:r>
        <w:t>Bundle Commands</w:t>
      </w:r>
      <w:bookmarkEnd w:id="52"/>
    </w:p>
    <w:p w:rsidR="00CD538C" w:rsidRDefault="00CD538C" w:rsidP="008209F2">
      <w:pPr>
        <w:pStyle w:val="Heading4"/>
      </w:pPr>
      <w:r>
        <w:t>Bundle.create</w:t>
      </w:r>
      <w:r w:rsidR="00345E49">
        <w:t xml:space="preserve"> &lt;pointer_nvar&gt;</w:t>
      </w:r>
      <w:r w:rsidR="000F0DAF">
        <w:fldChar w:fldCharType="begin"/>
      </w:r>
      <w:r w:rsidR="00411B9F">
        <w:instrText xml:space="preserve"> XE "</w:instrText>
      </w:r>
      <w:r w:rsidR="00411B9F" w:rsidRPr="000C4480">
        <w:instrText>Bundle.create &lt;pointer_nvar&gt;</w:instrText>
      </w:r>
      <w:r w:rsidR="00411B9F">
        <w:instrText xml:space="preserve">" </w:instrText>
      </w:r>
      <w:r w:rsidR="000F0DAF">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0F0DAF">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0F0DAF">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0F0DAF">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0F0DAF">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0F0DAF">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0F0DAF">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lastRenderedPageBreak/>
        <w:t>Example:</w:t>
      </w:r>
    </w:p>
    <w:p w:rsidR="00C359F6" w:rsidRPr="0016650A" w:rsidRDefault="00C359F6" w:rsidP="007B2223">
      <w:pPr>
        <w:pStyle w:val="Codeexample"/>
      </w:pPr>
      <w:proofErr w:type="gramStart"/>
      <w:r w:rsidRPr="0016650A">
        <w:t>bundle.keys</w:t>
      </w:r>
      <w:proofErr w:type="gramEnd"/>
      <w:r w:rsidRPr="0016650A">
        <w:t xml:space="preserve"> bpter, list</w:t>
      </w:r>
    </w:p>
    <w:p w:rsidR="00C359F6" w:rsidRPr="0016650A" w:rsidRDefault="00C359F6" w:rsidP="007B2223">
      <w:pPr>
        <w:pStyle w:val="Codeexample"/>
      </w:pPr>
      <w:proofErr w:type="gramStart"/>
      <w:r w:rsidRPr="0016650A">
        <w:t>list.size</w:t>
      </w:r>
      <w:proofErr w:type="gramEnd"/>
      <w:r w:rsidRPr="0016650A">
        <w:t xml:space="preserve"> list, size</w:t>
      </w:r>
    </w:p>
    <w:p w:rsidR="00C359F6" w:rsidRPr="0016650A" w:rsidRDefault="00AA02A7" w:rsidP="007B2223">
      <w:pPr>
        <w:pStyle w:val="Codeexample"/>
      </w:pPr>
      <w:r w:rsidRPr="0016650A">
        <w:t xml:space="preserve">  </w:t>
      </w:r>
      <w:proofErr w:type="gramStart"/>
      <w:r w:rsidR="00C359F6" w:rsidRPr="0016650A">
        <w:t>for</w:t>
      </w:r>
      <w:proofErr w:type="gramEnd"/>
      <w:r w:rsidR="00C359F6" w:rsidRPr="0016650A">
        <w:t xml:space="preserve"> i = 1 to size</w:t>
      </w:r>
    </w:p>
    <w:p w:rsidR="00C359F6" w:rsidRPr="0016650A" w:rsidRDefault="00AA02A7" w:rsidP="007B2223">
      <w:pPr>
        <w:pStyle w:val="Codeexample"/>
      </w:pPr>
      <w:r w:rsidRPr="0016650A">
        <w:t xml:space="preserve">    </w:t>
      </w:r>
      <w:r w:rsidR="00C359F6" w:rsidRPr="0016650A">
        <w:t xml:space="preserve"> </w:t>
      </w:r>
      <w:proofErr w:type="gramStart"/>
      <w:r w:rsidR="00C359F6" w:rsidRPr="0016650A">
        <w:t>list.get</w:t>
      </w:r>
      <w:proofErr w:type="gramEnd"/>
      <w:r w:rsidR="00C359F6" w:rsidRPr="0016650A">
        <w:t xml:space="preserve"> list, i, key$</w:t>
      </w:r>
    </w:p>
    <w:p w:rsidR="00C359F6" w:rsidRPr="0016650A" w:rsidRDefault="00C359F6" w:rsidP="007B2223">
      <w:pPr>
        <w:pStyle w:val="Codeexample"/>
      </w:pPr>
      <w:r w:rsidRPr="0016650A">
        <w:t xml:space="preserve"> </w:t>
      </w:r>
      <w:r w:rsidR="00AA02A7" w:rsidRPr="0016650A">
        <w:t xml:space="preserve">    </w:t>
      </w:r>
      <w:proofErr w:type="gramStart"/>
      <w:r w:rsidRPr="0016650A">
        <w:t>bundle.type</w:t>
      </w:r>
      <w:proofErr w:type="gramEnd"/>
      <w:r w:rsidRPr="0016650A">
        <w:t xml:space="preserve"> bpter, key$, type$</w:t>
      </w:r>
    </w:p>
    <w:p w:rsidR="00C359F6" w:rsidRPr="0016650A" w:rsidRDefault="00AA02A7" w:rsidP="007B2223">
      <w:pPr>
        <w:pStyle w:val="Codeexample"/>
      </w:pPr>
      <w:r w:rsidRPr="0016650A">
        <w:t xml:space="preserve">    </w:t>
      </w:r>
      <w:r w:rsidR="00C359F6" w:rsidRPr="0016650A">
        <w:t xml:space="preserve"> </w:t>
      </w:r>
      <w:proofErr w:type="gramStart"/>
      <w:r w:rsidR="00C359F6" w:rsidRPr="0016650A">
        <w:t>if</w:t>
      </w:r>
      <w:proofErr w:type="gramEnd"/>
      <w:r w:rsidR="00C359F6" w:rsidRPr="0016650A">
        <w:t xml:space="preserve"> type$ = "S"</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bundle.get</w:t>
      </w:r>
      <w:proofErr w:type="gramEnd"/>
      <w:r w:rsidRPr="0016650A">
        <w:t xml:space="preserve"> bpter, key$, value$</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print</w:t>
      </w:r>
      <w:proofErr w:type="gramEnd"/>
      <w:r w:rsidRPr="0016650A">
        <w:t xml:space="preserve"> key$, value$</w:t>
      </w:r>
    </w:p>
    <w:p w:rsidR="00C359F6" w:rsidRPr="0016650A" w:rsidRDefault="00C359F6" w:rsidP="007B2223">
      <w:pPr>
        <w:pStyle w:val="Codeexample"/>
      </w:pPr>
      <w:r w:rsidRPr="0016650A">
        <w:t xml:space="preserve"> </w:t>
      </w:r>
      <w:r w:rsidR="00411B9F" w:rsidRPr="0016650A">
        <w:tab/>
        <w:t xml:space="preserve"> </w:t>
      </w:r>
      <w:proofErr w:type="gramStart"/>
      <w:r w:rsidRPr="0016650A">
        <w:t>else</w:t>
      </w:r>
      <w:proofErr w:type="gramEnd"/>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bundle.get</w:t>
      </w:r>
      <w:proofErr w:type="gramEnd"/>
      <w:r w:rsidRPr="0016650A">
        <w:t xml:space="preserve"> bpter, key$, value</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print</w:t>
      </w:r>
      <w:proofErr w:type="gramEnd"/>
      <w:r w:rsidRPr="0016650A">
        <w:t xml:space="preserve"> key$, value</w:t>
      </w:r>
    </w:p>
    <w:p w:rsidR="00C359F6" w:rsidRPr="0016650A" w:rsidRDefault="00C359F6" w:rsidP="007B2223">
      <w:pPr>
        <w:pStyle w:val="Codeexample"/>
      </w:pPr>
      <w:r w:rsidRPr="0016650A">
        <w:t xml:space="preserve"> </w:t>
      </w:r>
      <w:r w:rsidR="00411B9F" w:rsidRPr="0016650A">
        <w:tab/>
      </w:r>
      <w:r w:rsidR="00411B9F" w:rsidRPr="0016650A">
        <w:tab/>
      </w:r>
      <w:proofErr w:type="gramStart"/>
      <w:r w:rsidRPr="0016650A">
        <w:t>endif</w:t>
      </w:r>
      <w:proofErr w:type="gramEnd"/>
    </w:p>
    <w:p w:rsidR="002019FC" w:rsidRPr="0016650A" w:rsidRDefault="00AA02A7" w:rsidP="007B2223">
      <w:pPr>
        <w:pStyle w:val="Codeexample"/>
      </w:pPr>
      <w:r w:rsidRPr="0016650A">
        <w:t xml:space="preserve">  </w:t>
      </w:r>
      <w:proofErr w:type="gramStart"/>
      <w:r w:rsidR="00C359F6" w:rsidRPr="0016650A">
        <w:t>next</w:t>
      </w:r>
      <w:proofErr w:type="gramEnd"/>
      <w:r w:rsidR="00C359F6" w:rsidRPr="0016650A">
        <w:t xml:space="preserve"> i</w:t>
      </w:r>
    </w:p>
    <w:p w:rsidR="00BC0606" w:rsidRDefault="00BC0606" w:rsidP="008209F2">
      <w:pPr>
        <w:pStyle w:val="Heading4"/>
      </w:pPr>
      <w:proofErr w:type="gramStart"/>
      <w:r>
        <w:t>Bundle.contain  &lt;</w:t>
      </w:r>
      <w:proofErr w:type="gramEnd"/>
      <w:r>
        <w:t>pointer_nexp&gt;, &lt;key_sexp&gt; , &lt;contains_nvar&gt;</w:t>
      </w:r>
      <w:r w:rsidR="000F0DAF">
        <w:fldChar w:fldCharType="begin"/>
      </w:r>
      <w:r>
        <w:instrText xml:space="preserve"> XE "</w:instrText>
      </w:r>
      <w:r w:rsidRPr="002F440F">
        <w:instrText>Bundle.contain  &lt;pointer_nexp&gt;, &lt;key_sexp&gt; , &lt;contains_nvar&gt;</w:instrText>
      </w:r>
      <w:r>
        <w:instrText xml:space="preserve">" </w:instrText>
      </w:r>
      <w:r w:rsidR="000F0DAF">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0F0DAF">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0F0DAF">
        <w:fldChar w:fldCharType="end"/>
      </w:r>
    </w:p>
    <w:p w:rsidR="00411B9F" w:rsidRDefault="00C359F6" w:rsidP="00411B9F">
      <w:proofErr w:type="gramStart"/>
      <w:r>
        <w:t>Returns the value type (</w:t>
      </w:r>
      <w:r w:rsidR="000957D5">
        <w:t>string or numeric</w:t>
      </w:r>
      <w:r>
        <w:t>) of the specified key in the specified string variable.</w:t>
      </w:r>
      <w:proofErr w:type="gramEnd"/>
      <w:r>
        <w:t xml:space="preserv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0F0DAF">
        <w:fldChar w:fldCharType="begin"/>
      </w:r>
      <w:r>
        <w:instrText xml:space="preserve"> XE "</w:instrText>
      </w:r>
      <w:r w:rsidR="00BC0606">
        <w:instrText>Bundle.clear &lt;pointer_nexp</w:instrText>
      </w:r>
      <w:r w:rsidRPr="000F6412">
        <w:instrText>&gt;</w:instrText>
      </w:r>
      <w:r>
        <w:instrText xml:space="preserve">" </w:instrText>
      </w:r>
      <w:r w:rsidR="000F0DAF">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53" w:name="_Toc380828178"/>
      <w:r>
        <w:t>Stacks</w:t>
      </w:r>
      <w:bookmarkEnd w:id="53"/>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w:t>
      </w:r>
      <w:proofErr w:type="gramStart"/>
      <w:r>
        <w:t>In</w:t>
      </w:r>
      <w:proofErr w:type="gramEnd"/>
      <w:r>
        <w:t xml:space="preserve"> First Out). </w:t>
      </w:r>
    </w:p>
    <w:p w:rsidR="00DC3FCA" w:rsidRDefault="00DC3FCA" w:rsidP="00A32397">
      <w:r>
        <w:lastRenderedPageBreak/>
        <w:t xml:space="preserve">An example of the use of a stack is the BASIC! </w:t>
      </w:r>
      <w:proofErr w:type="gramStart"/>
      <w:r>
        <w:t>Gosub command.</w:t>
      </w:r>
      <w:proofErr w:type="gramEnd"/>
      <w:r>
        <w:t xml:space="preserve">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54" w:name="_Toc380828179"/>
      <w:r>
        <w:t>Stack Commands</w:t>
      </w:r>
      <w:bookmarkEnd w:id="54"/>
    </w:p>
    <w:p w:rsidR="00DC3FCA" w:rsidRDefault="00DC3FCA" w:rsidP="008209F2">
      <w:pPr>
        <w:pStyle w:val="Heading4"/>
      </w:pPr>
      <w:r>
        <w:t>Stack.create</w:t>
      </w:r>
      <w:r w:rsidR="005D2191">
        <w:t xml:space="preserve"> N|S, &lt;ptr_nvar&gt;</w:t>
      </w:r>
      <w:r w:rsidR="000F0DAF">
        <w:fldChar w:fldCharType="begin"/>
      </w:r>
      <w:r w:rsidR="005D2191">
        <w:instrText xml:space="preserve"> XE "</w:instrText>
      </w:r>
      <w:r w:rsidR="005D2191" w:rsidRPr="00B42F59">
        <w:instrText>Stack.create N|S, &lt;ptr_nvar&gt;</w:instrText>
      </w:r>
      <w:r w:rsidR="005D2191">
        <w:instrText xml:space="preserve">" </w:instrText>
      </w:r>
      <w:r w:rsidR="000F0DAF">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&lt;ptr_nexep&gt;, &lt;nexp&gt;|&lt;sexp&gt;</w:t>
      </w:r>
      <w:r w:rsidR="000F0DAF">
        <w:fldChar w:fldCharType="begin"/>
      </w:r>
      <w:r w:rsidR="005D2191">
        <w:instrText xml:space="preserve"> XE "</w:instrText>
      </w:r>
      <w:r w:rsidR="005D2191" w:rsidRPr="00B42F59">
        <w:instrText>Stack.push &lt;ptr_nexep&gt;, &lt;nexp&gt;|&lt;sexp&gt;</w:instrText>
      </w:r>
      <w:r w:rsidR="005D2191">
        <w:instrText xml:space="preserve">" </w:instrText>
      </w:r>
      <w:r w:rsidR="000F0DAF">
        <w:fldChar w:fldCharType="end"/>
      </w:r>
    </w:p>
    <w:p w:rsidR="009375E9" w:rsidRDefault="009375E9" w:rsidP="009375E9">
      <w:proofErr w:type="gramStart"/>
      <w:r>
        <w:t xml:space="preserve">Pushes the &lt;nexp&gt; or &lt;sexp&gt; onto the </w:t>
      </w:r>
      <w:r w:rsidR="003B32AD">
        <w:t xml:space="preserve">top of the </w:t>
      </w:r>
      <w:r>
        <w:t>stack designated by &lt;prt_nexp&gt;.</w:t>
      </w:r>
      <w:proofErr w:type="gramEnd"/>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&lt;ptr_nexep&gt;, &lt;nvar&gt;|&lt;svar&gt;</w:t>
      </w:r>
      <w:r w:rsidR="000F0DAF">
        <w:fldChar w:fldCharType="begin"/>
      </w:r>
      <w:r w:rsidR="00965677">
        <w:instrText xml:space="preserve"> XE "</w:instrText>
      </w:r>
      <w:r w:rsidR="00965677" w:rsidRPr="00553C84">
        <w:instrText>Stack.pop &lt;ptr_nexep&gt;, &lt;nvar&gt;|&lt;svar&gt;</w:instrText>
      </w:r>
      <w:r w:rsidR="00965677">
        <w:instrText xml:space="preserve">" </w:instrText>
      </w:r>
      <w:r w:rsidR="000F0DAF">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&lt;ptr_nexep&gt;, &lt;nvar&gt;|&lt;svar&gt;</w:t>
      </w:r>
      <w:r w:rsidR="000F0DAF">
        <w:fldChar w:fldCharType="begin"/>
      </w:r>
      <w:r w:rsidR="00965677">
        <w:instrText xml:space="preserve"> XE "</w:instrText>
      </w:r>
      <w:r w:rsidR="00965677" w:rsidRPr="00553C84">
        <w:instrText>Stack.peek &lt;ptr_nexep&gt;, &lt;nvar&gt;|&lt;svar&gt;</w:instrText>
      </w:r>
      <w:r w:rsidR="00965677">
        <w:instrText xml:space="preserve">" </w:instrText>
      </w:r>
      <w:r w:rsidR="000F0DAF">
        <w:fldChar w:fldCharType="end"/>
      </w:r>
    </w:p>
    <w:p w:rsidR="009375E9" w:rsidRDefault="009375E9" w:rsidP="009375E9">
      <w:proofErr w:type="gramStart"/>
      <w:r>
        <w:t>Returns the top-of-stack value of the stack designated by &lt;ptr_nexep&gt; into the &lt;nvar&gt; or &lt;svar&gt;.</w:t>
      </w:r>
      <w:proofErr w:type="gramEnd"/>
      <w:r>
        <w:t xml:space="preserve"> The value will remain on the top of the stack. </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&lt;ptr_nexep&gt;, &lt;svar&gt;</w:t>
      </w:r>
      <w:r w:rsidR="000F0DAF">
        <w:fldChar w:fldCharType="begin"/>
      </w:r>
      <w:r w:rsidR="00965677">
        <w:instrText xml:space="preserve"> XE "</w:instrText>
      </w:r>
      <w:r w:rsidR="00965677" w:rsidRPr="00553C84">
        <w:instrText>Stack.type &lt;ptr_nexep&gt;, &lt;svar&gt;</w:instrText>
      </w:r>
      <w:r w:rsidR="00965677">
        <w:instrText xml:space="preserve">" </w:instrText>
      </w:r>
      <w:r w:rsidR="000F0DAF">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Stack.IsEmpty</w:t>
      </w:r>
      <w:r w:rsidR="005D2191">
        <w:t xml:space="preserve"> &lt;ptr_nexep&gt;, &lt;nvar&gt;</w:t>
      </w:r>
      <w:r w:rsidR="000F0DAF">
        <w:fldChar w:fldCharType="begin"/>
      </w:r>
      <w:r w:rsidR="00965677">
        <w:instrText xml:space="preserve"> XE "</w:instrText>
      </w:r>
      <w:r w:rsidR="00965677" w:rsidRPr="00553C84">
        <w:instrText>Stack.IsEmpty &lt;ptr_nexep&gt;, &lt;nvar&gt;</w:instrText>
      </w:r>
      <w:r w:rsidR="00965677">
        <w:instrText xml:space="preserve">" </w:instrText>
      </w:r>
      <w:r w:rsidR="000F0DAF">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8209F2">
      <w:pPr>
        <w:pStyle w:val="Heading4"/>
      </w:pPr>
      <w:r>
        <w:t>Stack.clear</w:t>
      </w:r>
      <w:r w:rsidR="005D2191">
        <w:t xml:space="preserve"> &lt;ptr_nexep&gt;</w:t>
      </w:r>
      <w:r w:rsidR="000F0DAF">
        <w:fldChar w:fldCharType="begin"/>
      </w:r>
      <w:r w:rsidR="00965677">
        <w:instrText xml:space="preserve"> XE "</w:instrText>
      </w:r>
      <w:r w:rsidR="00965677" w:rsidRPr="00553C84">
        <w:instrText>Stack.clear &lt;ptr_nexep&gt;</w:instrText>
      </w:r>
      <w:r w:rsidR="00965677">
        <w:instrText xml:space="preserve">" </w:instrText>
      </w:r>
      <w:r w:rsidR="000F0DAF">
        <w:fldChar w:fldCharType="end"/>
      </w:r>
    </w:p>
    <w:p w:rsidR="00CE1878" w:rsidRDefault="00AE1A19" w:rsidP="00AE1A19">
      <w:r>
        <w:t>The stack designated by &lt;ptr_nexep&gt; will be cleared.</w:t>
      </w:r>
    </w:p>
    <w:p w:rsidR="00CE1878" w:rsidRDefault="00CE1878" w:rsidP="00EB1F62">
      <w:pPr>
        <w:pStyle w:val="Heading2"/>
      </w:pPr>
      <w:bookmarkStart w:id="55" w:name="_Toc380828180"/>
      <w:r>
        <w:t>Queues</w:t>
      </w:r>
      <w:bookmarkEnd w:id="55"/>
    </w:p>
    <w:p w:rsidR="00CE1878" w:rsidRDefault="00CE1878" w:rsidP="00CE1878">
      <w:r>
        <w:t xml:space="preserve">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w:t>
      </w:r>
      <w:r>
        <w:lastRenderedPageBreak/>
        <w:t>the head of the line and will be serviced by the next available teller.</w:t>
      </w:r>
      <w:r w:rsidR="001B3321">
        <w:t xml:space="preserve"> A queue is something like a </w:t>
      </w:r>
      <w:r w:rsidR="006B5451">
        <w:t>s</w:t>
      </w:r>
      <w:r w:rsidR="001B3321">
        <w:t xml:space="preserve">tack except the processing order is First </w:t>
      </w:r>
      <w:proofErr w:type="gramStart"/>
      <w:r w:rsidR="001B3321">
        <w:t>In First Out</w:t>
      </w:r>
      <w:proofErr w:type="gramEnd"/>
      <w:r w:rsidR="001B3321">
        <w:t xml:space="preserve">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 xml:space="preserve">There are no special commands in BASIC! </w:t>
      </w:r>
      <w:proofErr w:type="gramStart"/>
      <w:r>
        <w:t>for</w:t>
      </w:r>
      <w:proofErr w:type="gramEnd"/>
      <w:r>
        <w:t xml:space="preserve">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56" w:name="_Toc380828181"/>
      <w:r>
        <w:t>Comments</w:t>
      </w:r>
      <w:bookmarkEnd w:id="56"/>
    </w:p>
    <w:p w:rsidR="00EA7A8B" w:rsidRDefault="00184DA5" w:rsidP="00EB1F62">
      <w:pPr>
        <w:pStyle w:val="Heading2"/>
      </w:pPr>
      <w:bookmarkStart w:id="57" w:name="_Toc380828182"/>
      <w:r>
        <w:t>! -</w:t>
      </w:r>
      <w:r w:rsidR="00EA7A8B">
        <w:t xml:space="preserve"> Single Line Comment</w:t>
      </w:r>
      <w:bookmarkEnd w:id="57"/>
      <w:r w:rsidR="000F0DAF">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0F0DAF">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w:t>
      </w:r>
      <w:proofErr w:type="gramStart"/>
      <w:r>
        <w:t>considers</w:t>
      </w:r>
      <w:proofErr w:type="gramEnd"/>
      <w:r>
        <w:t xml:space="preserve">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58" w:name="_Toc380828183"/>
      <w:r>
        <w:t>REM - Single Line Comment (legacy)</w:t>
      </w:r>
      <w:bookmarkEnd w:id="58"/>
      <w:r w:rsidR="000F0DAF">
        <w:fldChar w:fldCharType="begin"/>
      </w:r>
      <w:r>
        <w:instrText xml:space="preserve"> XE "REM" </w:instrText>
      </w:r>
      <w:r w:rsidR="000F0DAF">
        <w:fldChar w:fldCharType="end"/>
      </w:r>
    </w:p>
    <w:p w:rsidR="00E93A29" w:rsidRDefault="00E93A29" w:rsidP="00EA7A8B">
      <w:r>
        <w:t xml:space="preserve">If the first three characters in a line are "REM" or even "rem", BASIC! </w:t>
      </w:r>
      <w:proofErr w:type="gramStart"/>
      <w:r>
        <w:t>considers</w:t>
      </w:r>
      <w:proofErr w:type="gramEnd"/>
      <w:r>
        <w:t xml:space="preserve"> the entire line a comment and ignores it. If "REM" appears elsewhere in the line it does not indicate a comment.</w:t>
      </w:r>
    </w:p>
    <w:p w:rsidR="00EA7A8B" w:rsidRDefault="00EA7A8B" w:rsidP="00EB1F62">
      <w:pPr>
        <w:pStyle w:val="Heading2"/>
      </w:pPr>
      <w:bookmarkStart w:id="59" w:name="_Toc380828184"/>
      <w:r>
        <w:t>!! - Block Comment</w:t>
      </w:r>
      <w:bookmarkEnd w:id="59"/>
      <w:r w:rsidR="000F0DAF">
        <w:fldChar w:fldCharType="begin"/>
      </w:r>
      <w:r w:rsidR="00557A53">
        <w:instrText xml:space="preserve"> XE "</w:instrText>
      </w:r>
      <w:r w:rsidR="00557A53" w:rsidRPr="002C1804">
        <w:instrText>!! - Block Comment</w:instrText>
      </w:r>
      <w:r w:rsidR="00557A53">
        <w:instrText xml:space="preserve">" </w:instrText>
      </w:r>
      <w:r w:rsidR="000F0DAF">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60" w:name="_Toc380828185"/>
      <w:r>
        <w:t>% - Middle of Line Comment</w:t>
      </w:r>
      <w:bookmarkEnd w:id="60"/>
      <w:r w:rsidR="000F0DAF">
        <w:fldChar w:fldCharType="begin"/>
      </w:r>
      <w:r w:rsidR="002E7757">
        <w:instrText xml:space="preserve"> XE "</w:instrText>
      </w:r>
      <w:r w:rsidR="002E7757" w:rsidRPr="0058388C">
        <w:instrText>% - Middle of Line Comment</w:instrText>
      </w:r>
      <w:r w:rsidR="002E7757">
        <w:instrText xml:space="preserve">" </w:instrText>
      </w:r>
      <w:r w:rsidR="000F0DAF">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61" w:name="_Toc380828186"/>
      <w:r>
        <w:t>Expressions</w:t>
      </w:r>
      <w:bookmarkEnd w:id="61"/>
    </w:p>
    <w:p w:rsidR="00934C10" w:rsidRDefault="005866FB" w:rsidP="00EB1F62">
      <w:pPr>
        <w:pStyle w:val="Heading2"/>
      </w:pPr>
      <w:bookmarkStart w:id="62" w:name="_Toc380828187"/>
      <w:r>
        <w:t>Numeric</w:t>
      </w:r>
      <w:r w:rsidR="00EC5719">
        <w:t xml:space="preserve"> </w:t>
      </w:r>
      <w:r w:rsidR="00934C10">
        <w:t>&lt;nexp</w:t>
      </w:r>
      <w:proofErr w:type="gramStart"/>
      <w:r w:rsidR="00934C10">
        <w:t>&gt; :</w:t>
      </w:r>
      <w:proofErr w:type="gramEnd"/>
      <w:r w:rsidR="00934C10">
        <w:t>= {&lt;numeric variable&gt;</w:t>
      </w:r>
      <w:r w:rsidR="00526E57">
        <w:t>|</w:t>
      </w:r>
      <w:r w:rsidR="00934C10">
        <w:t>&lt;numeric constant} {&lt;n</w:t>
      </w:r>
      <w:r w:rsidR="00526E57">
        <w:t>operator&gt; &lt;nexp&gt;|&lt;end of line&gt;}</w:t>
      </w:r>
      <w:bookmarkEnd w:id="62"/>
    </w:p>
    <w:p w:rsidR="00FF5588" w:rsidRDefault="00934C10" w:rsidP="005F4916">
      <w:pPr>
        <w:pStyle w:val="Heading3"/>
      </w:pPr>
      <w:bookmarkStart w:id="63" w:name="_Toc380828188"/>
      <w:r>
        <w:t>Numeric Operators &lt;noperator&gt;</w:t>
      </w:r>
      <w:bookmarkEnd w:id="63"/>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4916">
      <w:pPr>
        <w:pStyle w:val="Heading3"/>
      </w:pPr>
      <w:bookmarkStart w:id="64" w:name="_Toc380828189"/>
      <w:r>
        <w:t>Numeric Expression Examples</w:t>
      </w:r>
      <w:bookmarkEnd w:id="64"/>
    </w:p>
    <w:p w:rsidR="005F2846" w:rsidRPr="00674A65" w:rsidRDefault="005F2846" w:rsidP="007B2223">
      <w:pPr>
        <w:pStyle w:val="Codeexample"/>
      </w:pPr>
      <w:proofErr w:type="gramStart"/>
      <w:r w:rsidRPr="00674A65">
        <w:t>a</w:t>
      </w:r>
      <w:proofErr w:type="gramEnd"/>
    </w:p>
    <w:p w:rsidR="005F2846" w:rsidRPr="00674A65" w:rsidRDefault="005F2846" w:rsidP="007B2223">
      <w:pPr>
        <w:pStyle w:val="Codeexample"/>
      </w:pPr>
      <w:proofErr w:type="gramStart"/>
      <w:r w:rsidRPr="00674A65">
        <w:t>a*</w:t>
      </w:r>
      <w:proofErr w:type="gramEnd"/>
      <w:r w:rsidRPr="00674A65">
        <w:t>b + 4/d – 2*(d^2)</w:t>
      </w:r>
    </w:p>
    <w:p w:rsidR="005F2846" w:rsidRPr="00674A65" w:rsidRDefault="005F2846" w:rsidP="007B2223">
      <w:pPr>
        <w:pStyle w:val="Codeexample"/>
      </w:pPr>
      <w:r w:rsidRPr="00674A65">
        <w:t xml:space="preserve">a + b + d + </w:t>
      </w:r>
      <w:proofErr w:type="gramStart"/>
      <w:r w:rsidR="00225B5F">
        <w:t>RND</w:t>
      </w:r>
      <w:r w:rsidR="009F4516">
        <w:t>(</w:t>
      </w:r>
      <w:r w:rsidRPr="00674A65">
        <w:t>)</w:t>
      </w:r>
      <w:proofErr w:type="gramEnd"/>
    </w:p>
    <w:p w:rsidR="005F2846" w:rsidRDefault="005F2846" w:rsidP="007B2223">
      <w:pPr>
        <w:pStyle w:val="Codeexample"/>
      </w:pPr>
      <w:r w:rsidRPr="00674A65">
        <w:t xml:space="preserve">b + </w:t>
      </w:r>
      <w:proofErr w:type="gramStart"/>
      <w:r w:rsidR="00225B5F">
        <w:t>CEIL</w:t>
      </w:r>
      <w:r w:rsidRPr="00674A65">
        <w:t>(</w:t>
      </w:r>
      <w:proofErr w:type="gramEnd"/>
      <w:r w:rsidRPr="00674A65">
        <w:t>d/25) + 5</w:t>
      </w:r>
    </w:p>
    <w:p w:rsidR="006B0595" w:rsidRDefault="006B0595" w:rsidP="005F4916">
      <w:pPr>
        <w:pStyle w:val="Heading3"/>
      </w:pPr>
      <w:bookmarkStart w:id="65" w:name="_Toc380828190"/>
      <w:r>
        <w:t>Pre</w:t>
      </w:r>
      <w:r w:rsidR="003A11BB">
        <w:t>-</w:t>
      </w:r>
      <w:r>
        <w:t xml:space="preserve"> and Post</w:t>
      </w:r>
      <w:r w:rsidR="003A11BB">
        <w:t>-</w:t>
      </w:r>
      <w:r>
        <w:t>Increment Operators</w:t>
      </w:r>
      <w:bookmarkEnd w:id="65"/>
    </w:p>
    <w:p w:rsidR="006B0595" w:rsidRDefault="006B0595" w:rsidP="006B5451">
      <w:pPr>
        <w:spacing w:after="0"/>
      </w:pPr>
      <w:r>
        <w:tab/>
        <w:t>++x</w:t>
      </w:r>
      <w:r w:rsidR="006B5451">
        <w:tab/>
      </w:r>
      <w:proofErr w:type="gramStart"/>
      <w:r>
        <w:t>Increments  the</w:t>
      </w:r>
      <w:proofErr w:type="gramEnd"/>
      <w:r>
        <w:t xml:space="preserv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r>
      <w:proofErr w:type="gramStart"/>
      <w:r>
        <w:t>x</w:t>
      </w:r>
      <w:proofErr w:type="gramEnd"/>
      <w:r>
        <w:t>++</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5F4916">
      <w:pPr>
        <w:pStyle w:val="Heading3"/>
      </w:pPr>
      <w:bookmarkStart w:id="66" w:name="_Toc380828191"/>
      <w:r>
        <w:t xml:space="preserve">Op Equal </w:t>
      </w:r>
      <w:r w:rsidR="00E75EEE">
        <w:t xml:space="preserve">Assignment </w:t>
      </w:r>
      <w:r>
        <w:t>Operations</w:t>
      </w:r>
      <w:bookmarkEnd w:id="66"/>
    </w:p>
    <w:p w:rsidR="00A416A8" w:rsidRDefault="00A416A8" w:rsidP="006B5451">
      <w:pPr>
        <w:spacing w:after="0"/>
      </w:pPr>
      <w:r>
        <w:tab/>
        <w:t>+=</w:t>
      </w:r>
      <w:r>
        <w:tab/>
        <w:t>a += 1 is the same as a = a + 1</w:t>
      </w:r>
    </w:p>
    <w:p w:rsidR="00A416A8" w:rsidRDefault="00A416A8" w:rsidP="006B5451">
      <w:pPr>
        <w:spacing w:after="0"/>
      </w:pPr>
      <w:r>
        <w:tab/>
        <w:t>*=</w:t>
      </w:r>
      <w:r>
        <w:tab/>
        <w:t>b *</w:t>
      </w:r>
      <w:proofErr w:type="gramStart"/>
      <w:r>
        <w:t>=  5</w:t>
      </w:r>
      <w:proofErr w:type="gramEnd"/>
      <w:r>
        <w:t xml:space="preserve"> + 3 is the same as b = b *(5+3)</w:t>
      </w:r>
    </w:p>
    <w:p w:rsidR="00A416A8" w:rsidRDefault="00A416A8" w:rsidP="006B5451">
      <w:pPr>
        <w:spacing w:after="0"/>
      </w:pPr>
      <w:r>
        <w:tab/>
        <w:t>-=</w:t>
      </w:r>
      <w:r>
        <w:tab/>
        <w:t>c -= d is the same as c = c –d</w:t>
      </w:r>
    </w:p>
    <w:p w:rsidR="00A416A8" w:rsidRDefault="00A416A8" w:rsidP="00084947">
      <w:r>
        <w:tab/>
        <w:t>/=</w:t>
      </w:r>
      <w:r>
        <w:tab/>
        <w:t xml:space="preserve">e /= </w:t>
      </w:r>
      <w:proofErr w:type="gramStart"/>
      <w:r>
        <w:t>log(</w:t>
      </w:r>
      <w:proofErr w:type="gramEnd"/>
      <w:r>
        <w:t>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67" w:name="_Toc380828192"/>
      <w:r>
        <w:t>String</w:t>
      </w:r>
      <w:r w:rsidR="00EC5719">
        <w:t xml:space="preserve"> </w:t>
      </w:r>
      <w:r w:rsidR="00526E57">
        <w:t>&lt;sexp</w:t>
      </w:r>
      <w:proofErr w:type="gramStart"/>
      <w:r w:rsidR="00526E57">
        <w:t>&gt; :</w:t>
      </w:r>
      <w:proofErr w:type="gramEnd"/>
      <w:r w:rsidR="00526E57">
        <w:t>= {&lt;string variable&gt;|&lt;string constant&gt;} {</w:t>
      </w:r>
      <w:r w:rsidR="00526E57">
        <w:rPr>
          <w:vertAlign w:val="subscript"/>
        </w:rPr>
        <w:t xml:space="preserve"> </w:t>
      </w:r>
      <w:r w:rsidR="00526E57">
        <w:t>+ &lt;sexp&gt; | &lt;end of line&gt;}</w:t>
      </w:r>
      <w:bookmarkEnd w:id="67"/>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proofErr w:type="gramStart"/>
      <w:r w:rsidRPr="00674A65">
        <w:t>will</w:t>
      </w:r>
      <w:proofErr w:type="gramEnd"/>
      <w:r w:rsidRPr="00674A65">
        <w:t xml:space="preserve"> print: abcdef</w:t>
      </w:r>
    </w:p>
    <w:p w:rsidR="005866FB" w:rsidRDefault="005866FB" w:rsidP="00EB1F62">
      <w:pPr>
        <w:pStyle w:val="Heading2"/>
      </w:pPr>
      <w:bookmarkStart w:id="68" w:name="_Toc380828193"/>
      <w:r>
        <w:t>Logical</w:t>
      </w:r>
      <w:r w:rsidR="00DC525C">
        <w:t xml:space="preserve"> &lt;lexp&gt;</w:t>
      </w:r>
      <w:bookmarkEnd w:id="68"/>
      <w:r w:rsidR="008F112A">
        <w:t xml:space="preserve"> </w:t>
      </w:r>
    </w:p>
    <w:p w:rsidR="009C6A43" w:rsidRDefault="00DC525C" w:rsidP="009C6A43">
      <w:r>
        <w:t xml:space="preserve">Logical expressions produce false or true results. False and true are represented in BASIC! </w:t>
      </w:r>
      <w:proofErr w:type="gramStart"/>
      <w:r>
        <w:t>by</w:t>
      </w:r>
      <w:proofErr w:type="gramEnd"/>
      <w:r>
        <w:t xml:space="preserve"> the numeric value of zero and not zero.</w:t>
      </w:r>
      <w:r w:rsidR="008F112A">
        <w:t xml:space="preserve"> False = 0. True = not 0.</w:t>
      </w:r>
    </w:p>
    <w:p w:rsidR="008F112A" w:rsidRDefault="008F112A" w:rsidP="009C6A43">
      <w:r>
        <w:lastRenderedPageBreak/>
        <w:t>There are two types of logical expressions: Numeric logical expressions and string logical expression</w:t>
      </w:r>
      <w:r w:rsidR="006B5451">
        <w:t>s</w:t>
      </w:r>
      <w:r>
        <w:t xml:space="preserve">. Both </w:t>
      </w:r>
      <w:r w:rsidR="00886784">
        <w:t xml:space="preserve">types </w:t>
      </w:r>
      <w:r>
        <w:t xml:space="preserve">produce </w:t>
      </w:r>
      <w:proofErr w:type="gramStart"/>
      <w:r>
        <w:t>a numerically</w:t>
      </w:r>
      <w:r w:rsidR="006B5451">
        <w:t>-</w:t>
      </w:r>
      <w:r>
        <w:t>represented</w:t>
      </w:r>
      <w:r w:rsidR="006B5451">
        <w:t xml:space="preserve"> values</w:t>
      </w:r>
      <w:proofErr w:type="gramEnd"/>
      <w:r w:rsidR="006B5451">
        <w:t xml:space="preserve"> of</w:t>
      </w:r>
      <w:r>
        <w:t xml:space="preserve"> true or false. </w:t>
      </w:r>
    </w:p>
    <w:p w:rsidR="008F112A" w:rsidRDefault="008F112A" w:rsidP="009C6A43">
      <w:r>
        <w:t>&lt;</w:t>
      </w:r>
      <w:proofErr w:type="gramStart"/>
      <w:r>
        <w:t>slexp</w:t>
      </w:r>
      <w:proofErr w:type="gramEnd"/>
      <w:r>
        <w:t>&gt; := {&lt;string variable&gt;|&lt;string constant&gt;} &lt;logical operator&gt;{&lt;string variable&gt;|&lt;string constant&gt;}</w:t>
      </w:r>
    </w:p>
    <w:p w:rsidR="008F112A" w:rsidRDefault="008F112A" w:rsidP="009C6A43">
      <w:r>
        <w:t>&lt;</w:t>
      </w:r>
      <w:proofErr w:type="gramStart"/>
      <w:r>
        <w:t>nlexp</w:t>
      </w:r>
      <w:proofErr w:type="gramEnd"/>
      <w:r>
        <w:t>&gt;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69" w:name="_Toc380828194"/>
      <w:r>
        <w:t>Logical Operators</w:t>
      </w:r>
      <w:bookmarkEnd w:id="69"/>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 xml:space="preserve">Unary </w:t>
      </w:r>
      <w:proofErr w:type="gramStart"/>
      <w:r w:rsidRPr="00674A65">
        <w:t>Not !</w:t>
      </w:r>
      <w:proofErr w:type="gramEnd"/>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70" w:name="_Toc380828195"/>
      <w:r>
        <w:t>Examples of Logical Expressions</w:t>
      </w:r>
      <w:bookmarkEnd w:id="70"/>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proofErr w:type="gramStart"/>
      <w:r w:rsidR="00FF5588" w:rsidRPr="00674A65">
        <w:t>a</w:t>
      </w:r>
      <w:proofErr w:type="gramEnd"/>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proofErr w:type="gramStart"/>
      <w:r w:rsidRPr="00674A65">
        <w:t>!(</w:t>
      </w:r>
      <w:proofErr w:type="gramEnd"/>
      <w:r w:rsidRPr="00674A65">
        <w:t>1 &amp; 0) (true)</w:t>
      </w:r>
    </w:p>
    <w:p w:rsidR="00485F39" w:rsidRPr="00E33967" w:rsidRDefault="00485F39" w:rsidP="00E33967">
      <w:pPr>
        <w:pStyle w:val="Heading1"/>
      </w:pPr>
      <w:bookmarkStart w:id="71" w:name="_Toc380828196"/>
      <w:r w:rsidRPr="00E33967">
        <w:t>Assignment Operations</w:t>
      </w:r>
      <w:bookmarkEnd w:id="71"/>
    </w:p>
    <w:p w:rsidR="00485F39" w:rsidRDefault="00485F39" w:rsidP="00485F39">
      <w:r>
        <w:t>Variables get their values by means of assignment statements.  Assignment statements are of the form:</w:t>
      </w:r>
    </w:p>
    <w:p w:rsidR="00485F39" w:rsidRDefault="00485F39" w:rsidP="00AF673E">
      <w:pPr>
        <w:spacing w:after="0"/>
        <w:ind w:left="720"/>
      </w:pPr>
      <w:r>
        <w:t>&lt;</w:t>
      </w:r>
      <w:proofErr w:type="gramStart"/>
      <w:r>
        <w:t>nvar</w:t>
      </w:r>
      <w:proofErr w:type="gramEnd"/>
      <w:r>
        <w:t>&gt; = &lt;nexp&gt;</w:t>
      </w:r>
    </w:p>
    <w:p w:rsidR="00485F39" w:rsidRDefault="00485F39" w:rsidP="00AF673E">
      <w:pPr>
        <w:spacing w:after="0"/>
        <w:ind w:left="720"/>
      </w:pPr>
      <w:r>
        <w:t>&lt;</w:t>
      </w:r>
      <w:proofErr w:type="gramStart"/>
      <w:r>
        <w:t>svar</w:t>
      </w:r>
      <w:proofErr w:type="gramEnd"/>
      <w:r>
        <w:t>&gt; = &lt;sexp&gt;</w:t>
      </w:r>
    </w:p>
    <w:p w:rsidR="00E33967" w:rsidRDefault="00E33967" w:rsidP="00E33967">
      <w:pPr>
        <w:pStyle w:val="Heading2"/>
      </w:pPr>
      <w:bookmarkStart w:id="72" w:name="_Toc380828197"/>
      <w:r>
        <w:t>LET</w:t>
      </w:r>
      <w:bookmarkEnd w:id="72"/>
      <w:r w:rsidR="000F0DAF">
        <w:fldChar w:fldCharType="begin"/>
      </w:r>
      <w:r w:rsidR="001E31F1">
        <w:instrText xml:space="preserve"> XE "</w:instrText>
      </w:r>
      <w:r w:rsidR="001E31F1" w:rsidRPr="0090335B">
        <w:instrText>LET</w:instrText>
      </w:r>
      <w:r w:rsidR="001E31F1">
        <w:instrText xml:space="preserve">" </w:instrText>
      </w:r>
      <w:r w:rsidR="000F0DAF">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 xml:space="preserve">BASIC! </w:t>
      </w:r>
      <w:proofErr w:type="gramStart"/>
      <w:r>
        <w:t>also</w:t>
      </w:r>
      <w:proofErr w:type="gramEnd"/>
      <w:r>
        <w:t xml:space="preserve"> has the LET command but it is optional.  The one time you might use LET is when you when you want to have a variable name start with a BASIC! </w:t>
      </w:r>
      <w:proofErr w:type="gramStart"/>
      <w:r>
        <w:t>key</w:t>
      </w:r>
      <w:proofErr w:type="gramEnd"/>
      <w:r>
        <w:t xml:space="preserve">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w:t>
      </w:r>
      <w:proofErr w:type="gramStart"/>
      <w:r w:rsidR="00485F39">
        <w:t>as</w:t>
      </w:r>
      <w:proofErr w:type="gramEnd"/>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lastRenderedPageBreak/>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73" w:name="_Toc380828198"/>
      <w:r>
        <w:t>OpEqual Assignment Operations</w:t>
      </w:r>
      <w:bookmarkEnd w:id="73"/>
    </w:p>
    <w:p w:rsidR="00E75EEE" w:rsidRDefault="00E75EEE" w:rsidP="00E33967">
      <w:pPr>
        <w:spacing w:after="0"/>
      </w:pPr>
      <w:r>
        <w:tab/>
        <w:t>+=</w:t>
      </w:r>
      <w:r>
        <w:tab/>
        <w:t>a += 1 is the same as a = a + 1</w:t>
      </w:r>
    </w:p>
    <w:p w:rsidR="00E75EEE" w:rsidRDefault="00E75EEE" w:rsidP="00E33967">
      <w:pPr>
        <w:spacing w:after="0"/>
      </w:pPr>
      <w:r>
        <w:tab/>
        <w:t>*=</w:t>
      </w:r>
      <w:r>
        <w:tab/>
        <w:t>b *</w:t>
      </w:r>
      <w:proofErr w:type="gramStart"/>
      <w:r>
        <w:t>=  5</w:t>
      </w:r>
      <w:proofErr w:type="gramEnd"/>
      <w:r>
        <w:t xml:space="preserve"> + 3 is the same as b = b *(5+3)</w:t>
      </w:r>
    </w:p>
    <w:p w:rsidR="00E75EEE" w:rsidRDefault="00E75EEE" w:rsidP="00E33967">
      <w:pPr>
        <w:spacing w:after="0"/>
      </w:pPr>
      <w:r>
        <w:tab/>
        <w:t>-=</w:t>
      </w:r>
      <w:r>
        <w:tab/>
        <w:t>c -= d is the same as c = c –d</w:t>
      </w:r>
    </w:p>
    <w:p w:rsidR="00E75EEE" w:rsidRDefault="00E75EEE" w:rsidP="00084947">
      <w:r>
        <w:tab/>
        <w:t>/=</w:t>
      </w:r>
      <w:r>
        <w:tab/>
        <w:t xml:space="preserve">e /= </w:t>
      </w:r>
      <w:proofErr w:type="gramStart"/>
      <w:r>
        <w:t>log(</w:t>
      </w:r>
      <w:proofErr w:type="gramEnd"/>
      <w:r>
        <w:t>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74" w:name="_Toc380828199"/>
      <w:r>
        <w:t>Math Function</w:t>
      </w:r>
      <w:r w:rsidR="007202D6">
        <w:t>s</w:t>
      </w:r>
      <w:bookmarkEnd w:id="74"/>
    </w:p>
    <w:p w:rsidR="007202D6" w:rsidRDefault="007202D6" w:rsidP="007202D6">
      <w:r>
        <w:t>Math functions act like numeric variables in a &lt;nexp&gt; (or &lt;lexp&gt;)</w:t>
      </w:r>
      <w:r w:rsidR="001E7F77">
        <w:t>.</w:t>
      </w:r>
    </w:p>
    <w:p w:rsidR="001E7F77" w:rsidRDefault="001E7F77" w:rsidP="00EB1F62">
      <w:pPr>
        <w:pStyle w:val="Heading2"/>
      </w:pPr>
      <w:bookmarkStart w:id="75" w:name="_Toc380828200"/>
      <w:proofErr w:type="gramStart"/>
      <w:r>
        <w:t>BOR(</w:t>
      </w:r>
      <w:proofErr w:type="gramEnd"/>
      <w:r>
        <w:t>&lt;nexp1&gt;, &lt;nexp2&gt;)</w:t>
      </w:r>
      <w:bookmarkEnd w:id="75"/>
      <w:r w:rsidR="000F0DAF">
        <w:fldChar w:fldCharType="begin"/>
      </w:r>
      <w:r w:rsidR="00F20D81">
        <w:instrText xml:space="preserve"> XE "</w:instrText>
      </w:r>
      <w:r w:rsidR="00F20D81" w:rsidRPr="00CE21C2">
        <w:instrText>BOR(&lt;nexp1&gt;, &lt;nexp2&gt;)</w:instrText>
      </w:r>
      <w:r w:rsidR="00F20D81">
        <w:instrText xml:space="preserve">" </w:instrText>
      </w:r>
      <w:r w:rsidR="000F0DAF">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r>
      <w:proofErr w:type="gramStart"/>
      <w:r>
        <w:t>BOR(</w:t>
      </w:r>
      <w:proofErr w:type="gramEnd"/>
      <w:r>
        <w:t>1,2) = 3</w:t>
      </w:r>
    </w:p>
    <w:p w:rsidR="001E7F77" w:rsidRDefault="001E7F77" w:rsidP="00EB1F62">
      <w:pPr>
        <w:pStyle w:val="Heading2"/>
      </w:pPr>
      <w:bookmarkStart w:id="76" w:name="_Toc380828201"/>
      <w:proofErr w:type="gramStart"/>
      <w:r>
        <w:t>BAND(</w:t>
      </w:r>
      <w:proofErr w:type="gramEnd"/>
      <w:r>
        <w:t>&lt;nexp1&gt;, &lt;nexp2&gt;)</w:t>
      </w:r>
      <w:bookmarkEnd w:id="76"/>
      <w:r w:rsidR="000F0DAF">
        <w:fldChar w:fldCharType="begin"/>
      </w:r>
      <w:r w:rsidR="00F20D81">
        <w:instrText xml:space="preserve"> XE "</w:instrText>
      </w:r>
      <w:r w:rsidR="00F20D81" w:rsidRPr="008B5FA4">
        <w:instrText>BAND(&lt;nexp1&gt;, &lt;nexp2&gt;)</w:instrText>
      </w:r>
      <w:r w:rsidR="00F20D81">
        <w:instrText xml:space="preserve">" </w:instrText>
      </w:r>
      <w:r w:rsidR="000F0DAF">
        <w:fldChar w:fldCharType="end"/>
      </w:r>
    </w:p>
    <w:p w:rsidR="001E7F77" w:rsidRDefault="001E7F77" w:rsidP="001E7F77">
      <w:r>
        <w:t>The logical bitwise value of &lt;nexp1</w:t>
      </w:r>
      <w:proofErr w:type="gramStart"/>
      <w:r>
        <w:t>&gt;  AND</w:t>
      </w:r>
      <w:proofErr w:type="gramEnd"/>
      <w:r>
        <w:t xml:space="preserve">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r>
      <w:proofErr w:type="gramStart"/>
      <w:r>
        <w:t>BAND(</w:t>
      </w:r>
      <w:proofErr w:type="gramEnd"/>
      <w:r>
        <w:t>3,1) = 1</w:t>
      </w:r>
    </w:p>
    <w:p w:rsidR="001E7F77" w:rsidRDefault="001E7F77" w:rsidP="00EB1F62">
      <w:pPr>
        <w:pStyle w:val="Heading2"/>
      </w:pPr>
      <w:bookmarkStart w:id="77" w:name="_Toc380828202"/>
      <w:proofErr w:type="gramStart"/>
      <w:r>
        <w:t>BXOR(</w:t>
      </w:r>
      <w:proofErr w:type="gramEnd"/>
      <w:r>
        <w:t>&lt;nexp1&gt;, &lt;nexp2&gt;)</w:t>
      </w:r>
      <w:bookmarkEnd w:id="77"/>
      <w:r w:rsidR="000F0DAF">
        <w:fldChar w:fldCharType="begin"/>
      </w:r>
      <w:r w:rsidR="00F20D81">
        <w:instrText xml:space="preserve"> XE "</w:instrText>
      </w:r>
      <w:r w:rsidR="00F20D81" w:rsidRPr="008B5FA4">
        <w:instrText>BXOR(&lt;nexp1&gt;, &lt;nexp2&gt;)</w:instrText>
      </w:r>
      <w:r w:rsidR="00F20D81">
        <w:instrText xml:space="preserve">" </w:instrText>
      </w:r>
      <w:r w:rsidR="000F0DAF">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r>
      <w:proofErr w:type="gramStart"/>
      <w:r>
        <w:t>BXOR(</w:t>
      </w:r>
      <w:proofErr w:type="gramEnd"/>
      <w:r>
        <w:t>7,1) = 6</w:t>
      </w:r>
    </w:p>
    <w:p w:rsidR="00EF672D" w:rsidRPr="00D1460F" w:rsidRDefault="00EF672D" w:rsidP="00EB1F62">
      <w:pPr>
        <w:pStyle w:val="Heading2"/>
      </w:pPr>
      <w:bookmarkStart w:id="78" w:name="_Toc380828203"/>
      <w:proofErr w:type="gramStart"/>
      <w:r w:rsidRPr="00D1460F">
        <w:t>ABS(</w:t>
      </w:r>
      <w:proofErr w:type="gramEnd"/>
      <w:r w:rsidR="007202D6" w:rsidRPr="00D1460F">
        <w:t>&lt;nexp&gt;</w:t>
      </w:r>
      <w:r w:rsidRPr="00D1460F">
        <w:t>)</w:t>
      </w:r>
      <w:bookmarkEnd w:id="78"/>
      <w:r w:rsidR="000F0DAF">
        <w:fldChar w:fldCharType="begin"/>
      </w:r>
      <w:r w:rsidR="00557A53">
        <w:instrText xml:space="preserve"> XE "</w:instrText>
      </w:r>
      <w:r w:rsidR="00557A53" w:rsidRPr="002C1804">
        <w:instrText>ABS(&lt;nexp&gt;)</w:instrText>
      </w:r>
      <w:r w:rsidR="00557A53">
        <w:instrText xml:space="preserve">" </w:instrText>
      </w:r>
      <w:r w:rsidR="000F0DAF">
        <w:fldChar w:fldCharType="end"/>
      </w:r>
      <w:del w:id="79" w:author="msammartano" w:date="2014-03-17T14:28:00Z">
        <w:r w:rsidR="007202D6" w:rsidRPr="00D1460F" w:rsidDel="001C0D9F">
          <w:delText xml:space="preserve"> </w:delText>
        </w:r>
      </w:del>
    </w:p>
    <w:p w:rsidR="00947C2D" w:rsidRPr="00D1460F" w:rsidRDefault="007202D6" w:rsidP="00782D28">
      <w:proofErr w:type="gramStart"/>
      <w:r w:rsidRPr="00D1460F">
        <w:t>Returns the absolute value of &lt;nexp&gt;.</w:t>
      </w:r>
      <w:proofErr w:type="gramEnd"/>
    </w:p>
    <w:p w:rsidR="00BB62FD" w:rsidRPr="00D1460F" w:rsidRDefault="00BB62FD" w:rsidP="00BB62FD">
      <w:pPr>
        <w:pStyle w:val="Heading2"/>
        <w:rPr>
          <w:ins w:id="80" w:author="msammartano" w:date="2014-03-17T13:41:00Z"/>
        </w:rPr>
      </w:pPr>
      <w:bookmarkStart w:id="81" w:name="_Toc380828204"/>
      <w:proofErr w:type="gramStart"/>
      <w:ins w:id="82" w:author="msammartano" w:date="2014-03-17T13:41:00Z">
        <w:r w:rsidRPr="00D1460F">
          <w:lastRenderedPageBreak/>
          <w:t>S</w:t>
        </w:r>
        <w:r>
          <w:t>GN</w:t>
        </w:r>
        <w:r w:rsidRPr="00D1460F">
          <w:t>(</w:t>
        </w:r>
        <w:proofErr w:type="gramEnd"/>
        <w:r w:rsidRPr="00D1460F">
          <w:t>&lt;nexp&gt;)</w:t>
        </w:r>
        <w:r w:rsidR="000F0DAF">
          <w:fldChar w:fldCharType="begin"/>
        </w:r>
        <w:r>
          <w:instrText xml:space="preserve"> XE "</w:instrText>
        </w:r>
        <w:r w:rsidRPr="002C1804">
          <w:instrText>S</w:instrText>
        </w:r>
        <w:r>
          <w:instrText>GN</w:instrText>
        </w:r>
        <w:r w:rsidRPr="002C1804">
          <w:instrText>(&lt;nexp&gt;)</w:instrText>
        </w:r>
        <w:r>
          <w:instrText xml:space="preserve">" </w:instrText>
        </w:r>
        <w:r w:rsidR="000F0DAF">
          <w:fldChar w:fldCharType="end"/>
        </w:r>
      </w:ins>
    </w:p>
    <w:p w:rsidR="00BB62FD" w:rsidRDefault="00BB62FD" w:rsidP="007B5DAD">
      <w:pPr>
        <w:rPr>
          <w:ins w:id="83" w:author="msammartano" w:date="2014-03-17T18:16:00Z"/>
        </w:rPr>
      </w:pPr>
      <w:ins w:id="84" w:author="msammartano" w:date="2014-03-17T13:41:00Z">
        <w:r w:rsidRPr="00D1460F">
          <w:t xml:space="preserve">Returns the </w:t>
        </w:r>
      </w:ins>
      <w:ins w:id="85" w:author="msammartano" w:date="2014-03-17T14:15:00Z">
        <w:r w:rsidR="00242CE3">
          <w:t>signum</w:t>
        </w:r>
      </w:ins>
      <w:ins w:id="86" w:author="msammartano" w:date="2014-03-17T17:38:00Z">
        <w:r w:rsidR="007B5DAD">
          <w:t xml:space="preserve"> function</w:t>
        </w:r>
      </w:ins>
      <w:ins w:id="87" w:author="msammartano" w:date="2014-03-17T13:41:00Z">
        <w:r w:rsidR="00242CE3">
          <w:t xml:space="preserve"> of </w:t>
        </w:r>
      </w:ins>
      <w:ins w:id="88" w:author="msammartano" w:date="2014-03-17T14:17:00Z">
        <w:r w:rsidR="00242CE3">
          <w:t xml:space="preserve">the numerical value of </w:t>
        </w:r>
      </w:ins>
      <w:ins w:id="89" w:author="msammartano" w:date="2014-03-17T13:41:00Z">
        <w:r w:rsidR="00242CE3">
          <w:t>&lt;nexp&gt;</w:t>
        </w:r>
      </w:ins>
      <w:ins w:id="90" w:author="msammartano" w:date="2014-03-17T14:19:00Z">
        <w:r w:rsidR="00242CE3">
          <w:t>, representing its sign</w:t>
        </w:r>
      </w:ins>
      <w:ins w:id="91" w:author="msammartano" w:date="2014-03-17T17:38:00Z">
        <w:r w:rsidR="007B5DAD">
          <w:t>.</w:t>
        </w:r>
      </w:ins>
    </w:p>
    <w:tbl>
      <w:tblPr>
        <w:tblStyle w:val="TableGrid"/>
        <w:tblW w:w="4770" w:type="dxa"/>
        <w:tblInd w:w="859" w:type="dxa"/>
        <w:tblLook w:val="04A0"/>
      </w:tblPr>
      <w:tblGrid>
        <w:gridCol w:w="2385"/>
        <w:gridCol w:w="2385"/>
      </w:tblGrid>
      <w:tr w:rsidR="009107FC" w:rsidRPr="002C2F6D" w:rsidTr="009107FC">
        <w:trPr>
          <w:ins w:id="92" w:author="msammartano" w:date="2014-03-17T18:16:00Z"/>
        </w:trPr>
        <w:tc>
          <w:tcPr>
            <w:tcW w:w="2385" w:type="dxa"/>
          </w:tcPr>
          <w:p w:rsidR="009107FC" w:rsidRPr="002C2F6D" w:rsidRDefault="009107FC" w:rsidP="00FC22BC">
            <w:pPr>
              <w:jc w:val="center"/>
              <w:rPr>
                <w:ins w:id="93" w:author="msammartano" w:date="2014-03-17T18:16:00Z"/>
                <w:b/>
              </w:rPr>
            </w:pPr>
            <w:ins w:id="94" w:author="msammartano" w:date="2014-03-17T18:18:00Z">
              <w:r>
                <w:rPr>
                  <w:b/>
                </w:rPr>
                <w:t>When the value is:</w:t>
              </w:r>
            </w:ins>
          </w:p>
        </w:tc>
        <w:tc>
          <w:tcPr>
            <w:tcW w:w="2385" w:type="dxa"/>
          </w:tcPr>
          <w:p w:rsidR="009107FC" w:rsidRPr="002C2F6D" w:rsidRDefault="009107FC" w:rsidP="009107FC">
            <w:pPr>
              <w:jc w:val="center"/>
              <w:rPr>
                <w:ins w:id="95" w:author="msammartano" w:date="2014-03-17T18:16:00Z"/>
                <w:b/>
              </w:rPr>
            </w:pPr>
            <w:ins w:id="96" w:author="msammartano" w:date="2014-03-17T18:18:00Z">
              <w:r>
                <w:rPr>
                  <w:b/>
                </w:rPr>
                <w:t>Return:</w:t>
              </w:r>
            </w:ins>
          </w:p>
        </w:tc>
      </w:tr>
      <w:tr w:rsidR="009107FC" w:rsidRPr="002C2F6D" w:rsidTr="009107FC">
        <w:trPr>
          <w:ins w:id="97" w:author="msammartano" w:date="2014-03-17T18:16:00Z"/>
        </w:trPr>
        <w:tc>
          <w:tcPr>
            <w:tcW w:w="2385" w:type="dxa"/>
          </w:tcPr>
          <w:p w:rsidR="009107FC" w:rsidRPr="005B3879" w:rsidRDefault="009107FC" w:rsidP="00FC22BC">
            <w:pPr>
              <w:jc w:val="center"/>
              <w:rPr>
                <w:ins w:id="98" w:author="msammartano" w:date="2014-03-17T18:16:00Z"/>
              </w:rPr>
            </w:pPr>
            <w:ins w:id="99" w:author="msammartano" w:date="2014-03-17T18:18:00Z">
              <w:r w:rsidRPr="005B3879">
                <w:t>&gt; 0</w:t>
              </w:r>
            </w:ins>
          </w:p>
        </w:tc>
        <w:tc>
          <w:tcPr>
            <w:tcW w:w="2385" w:type="dxa"/>
          </w:tcPr>
          <w:p w:rsidR="009107FC" w:rsidRPr="005B3879" w:rsidRDefault="009107FC" w:rsidP="00FC22BC">
            <w:pPr>
              <w:jc w:val="center"/>
              <w:rPr>
                <w:ins w:id="100" w:author="msammartano" w:date="2014-03-17T18:16:00Z"/>
              </w:rPr>
            </w:pPr>
            <w:ins w:id="101" w:author="msammartano" w:date="2014-03-17T18:19:00Z">
              <w:r w:rsidRPr="005B3879">
                <w:t>1</w:t>
              </w:r>
            </w:ins>
          </w:p>
        </w:tc>
      </w:tr>
      <w:tr w:rsidR="009107FC" w:rsidRPr="002C2F6D" w:rsidTr="009107FC">
        <w:trPr>
          <w:ins w:id="102" w:author="msammartano" w:date="2014-03-17T18:16:00Z"/>
        </w:trPr>
        <w:tc>
          <w:tcPr>
            <w:tcW w:w="2385" w:type="dxa"/>
          </w:tcPr>
          <w:p w:rsidR="009107FC" w:rsidRPr="005B3879" w:rsidRDefault="009107FC" w:rsidP="00FC22BC">
            <w:pPr>
              <w:jc w:val="center"/>
              <w:rPr>
                <w:ins w:id="103" w:author="msammartano" w:date="2014-03-17T18:16:00Z"/>
              </w:rPr>
            </w:pPr>
            <w:ins w:id="104" w:author="msammartano" w:date="2014-03-17T18:18:00Z">
              <w:r w:rsidRPr="005B3879">
                <w:t>= 0</w:t>
              </w:r>
            </w:ins>
          </w:p>
        </w:tc>
        <w:tc>
          <w:tcPr>
            <w:tcW w:w="2385" w:type="dxa"/>
          </w:tcPr>
          <w:p w:rsidR="009107FC" w:rsidRPr="005B3879" w:rsidRDefault="009107FC" w:rsidP="00FC22BC">
            <w:pPr>
              <w:jc w:val="center"/>
              <w:rPr>
                <w:ins w:id="105" w:author="msammartano" w:date="2014-03-17T18:16:00Z"/>
              </w:rPr>
            </w:pPr>
            <w:ins w:id="106" w:author="msammartano" w:date="2014-03-17T18:19:00Z">
              <w:r w:rsidRPr="005B3879">
                <w:t>0</w:t>
              </w:r>
            </w:ins>
          </w:p>
        </w:tc>
      </w:tr>
      <w:tr w:rsidR="009107FC" w:rsidRPr="002C2F6D" w:rsidTr="009107FC">
        <w:trPr>
          <w:ins w:id="107" w:author="msammartano" w:date="2014-03-17T18:16:00Z"/>
        </w:trPr>
        <w:tc>
          <w:tcPr>
            <w:tcW w:w="2385" w:type="dxa"/>
          </w:tcPr>
          <w:p w:rsidR="009107FC" w:rsidRPr="005B3879" w:rsidRDefault="009107FC" w:rsidP="00FC22BC">
            <w:pPr>
              <w:jc w:val="center"/>
              <w:rPr>
                <w:ins w:id="108" w:author="msammartano" w:date="2014-03-17T18:16:00Z"/>
              </w:rPr>
            </w:pPr>
            <w:ins w:id="109" w:author="msammartano" w:date="2014-03-17T18:18:00Z">
              <w:r w:rsidRPr="005B3879">
                <w:t>&lt; 0</w:t>
              </w:r>
            </w:ins>
          </w:p>
        </w:tc>
        <w:tc>
          <w:tcPr>
            <w:tcW w:w="2385" w:type="dxa"/>
          </w:tcPr>
          <w:p w:rsidR="009107FC" w:rsidRPr="005B3879" w:rsidRDefault="009107FC" w:rsidP="00FC22BC">
            <w:pPr>
              <w:jc w:val="center"/>
              <w:rPr>
                <w:ins w:id="110" w:author="msammartano" w:date="2014-03-17T18:16:00Z"/>
              </w:rPr>
            </w:pPr>
            <w:ins w:id="111" w:author="msammartano" w:date="2014-03-17T18:19:00Z">
              <w:r w:rsidRPr="005B3879">
                <w:t>-1</w:t>
              </w:r>
            </w:ins>
          </w:p>
        </w:tc>
      </w:tr>
    </w:tbl>
    <w:p w:rsidR="00EF672D" w:rsidRPr="00D1460F" w:rsidRDefault="00EF672D" w:rsidP="00EB1F62">
      <w:pPr>
        <w:pStyle w:val="Heading2"/>
      </w:pPr>
      <w:proofErr w:type="gramStart"/>
      <w:r w:rsidRPr="00D1460F">
        <w:t>SQR(</w:t>
      </w:r>
      <w:proofErr w:type="gramEnd"/>
      <w:r w:rsidR="007202D6" w:rsidRPr="00D1460F">
        <w:t>&lt;nexp&gt;</w:t>
      </w:r>
      <w:r w:rsidRPr="00D1460F">
        <w:t>)</w:t>
      </w:r>
      <w:bookmarkEnd w:id="81"/>
      <w:r w:rsidR="000F0DAF">
        <w:fldChar w:fldCharType="begin"/>
      </w:r>
      <w:r w:rsidR="00557A53">
        <w:instrText xml:space="preserve"> XE "</w:instrText>
      </w:r>
      <w:r w:rsidR="00557A53" w:rsidRPr="002C1804">
        <w:instrText>SQR(&lt;nexp&gt;)</w:instrText>
      </w:r>
      <w:r w:rsidR="00557A53">
        <w:instrText xml:space="preserve">" </w:instrText>
      </w:r>
      <w:r w:rsidR="000F0DAF">
        <w:fldChar w:fldCharType="end"/>
      </w:r>
    </w:p>
    <w:p w:rsidR="00EF672D" w:rsidRDefault="00947C2D" w:rsidP="00782D28">
      <w:proofErr w:type="gramStart"/>
      <w:r w:rsidRPr="00D1460F">
        <w:t xml:space="preserve">Returns the correctly rounded </w:t>
      </w:r>
      <w:r w:rsidR="00EF672D" w:rsidRPr="00D1460F">
        <w:t xml:space="preserve">positive square root of </w:t>
      </w:r>
      <w:r w:rsidRPr="00D1460F">
        <w:t>&lt;nexp&gt;.</w:t>
      </w:r>
      <w:proofErr w:type="gramEnd"/>
    </w:p>
    <w:p w:rsidR="003039FC" w:rsidRDefault="003039FC" w:rsidP="00EB1F62">
      <w:pPr>
        <w:pStyle w:val="Heading2"/>
      </w:pPr>
      <w:bookmarkStart w:id="112" w:name="_Toc380828205"/>
      <w:proofErr w:type="gramStart"/>
      <w:r>
        <w:t>CBRT(</w:t>
      </w:r>
      <w:proofErr w:type="gramEnd"/>
      <w:r>
        <w:t>&lt;nexp&gt;)</w:t>
      </w:r>
      <w:bookmarkEnd w:id="112"/>
      <w:r w:rsidR="000F0DAF">
        <w:fldChar w:fldCharType="begin"/>
      </w:r>
      <w:r>
        <w:instrText xml:space="preserve"> XE "</w:instrText>
      </w:r>
      <w:r w:rsidRPr="007D4400">
        <w:instrText>CBRT(&lt;nexp&gt;)</w:instrText>
      </w:r>
      <w:r>
        <w:instrText xml:space="preserve">" </w:instrText>
      </w:r>
      <w:r w:rsidR="000F0DAF">
        <w:fldChar w:fldCharType="end"/>
      </w:r>
    </w:p>
    <w:p w:rsidR="003039FC" w:rsidRPr="003039FC" w:rsidRDefault="003039FC" w:rsidP="003039FC">
      <w:proofErr w:type="gramStart"/>
      <w:r>
        <w:t>Returns the cube root of &lt;nexp&gt;.</w:t>
      </w:r>
      <w:proofErr w:type="gramEnd"/>
    </w:p>
    <w:p w:rsidR="00430D63" w:rsidRDefault="0093766E" w:rsidP="00EB1F62">
      <w:pPr>
        <w:pStyle w:val="Heading2"/>
      </w:pPr>
      <w:bookmarkStart w:id="113" w:name="_Toc380828206"/>
      <w:proofErr w:type="gramStart"/>
      <w:r>
        <w:t>RANDOMIZE</w:t>
      </w:r>
      <w:r w:rsidR="00430D63">
        <w:t>(</w:t>
      </w:r>
      <w:proofErr w:type="gramEnd"/>
      <w:r w:rsidR="00430D63">
        <w:t>&lt;nexp&gt;)</w:t>
      </w:r>
      <w:bookmarkEnd w:id="113"/>
      <w:r w:rsidR="000F0DAF">
        <w:fldChar w:fldCharType="begin"/>
      </w:r>
      <w:r w:rsidR="0051285E">
        <w:instrText xml:space="preserve"> XE "</w:instrText>
      </w:r>
      <w:r>
        <w:instrText>RANDOMIZE</w:instrText>
      </w:r>
      <w:r w:rsidR="0051285E" w:rsidRPr="00FF428D">
        <w:instrText>(&lt;nexp&gt;)</w:instrText>
      </w:r>
      <w:r w:rsidR="0051285E">
        <w:instrText xml:space="preserve">" </w:instrText>
      </w:r>
      <w:r w:rsidR="000F0DAF">
        <w:fldChar w:fldCharType="end"/>
      </w:r>
    </w:p>
    <w:p w:rsidR="00430D63" w:rsidRDefault="00430D63" w:rsidP="00782D28">
      <w:r w:rsidRPr="0051285E">
        <w:t xml:space="preserve">Creates a </w:t>
      </w:r>
      <w:r w:rsidR="0080287A">
        <w:t>pseudo</w:t>
      </w:r>
      <w:r w:rsidRPr="0051285E">
        <w:t xml:space="preserve">random number generator for use with the </w:t>
      </w:r>
      <w:proofErr w:type="gramStart"/>
      <w:r w:rsidRPr="0051285E">
        <w:t>RND(</w:t>
      </w:r>
      <w:proofErr w:type="gramEnd"/>
      <w:r w:rsidRPr="0051285E">
        <w:t>)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 xml:space="preserve">If no </w:t>
      </w:r>
      <w:proofErr w:type="gramStart"/>
      <w:r w:rsidRPr="003A6090">
        <w:t>RANDOMIZE(</w:t>
      </w:r>
      <w:proofErr w:type="gramEnd"/>
      <w:r w:rsidRPr="003A6090">
        <w:t>)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 xml:space="preserve">The random numbers generated will be greater than zero and less than one. </w:t>
      </w:r>
      <w:proofErr w:type="gramStart"/>
      <w:r w:rsidRPr="0051285E">
        <w:t>( 0</w:t>
      </w:r>
      <w:proofErr w:type="gramEnd"/>
      <w:r w:rsidRPr="0051285E">
        <w:t xml:space="preserve"> &lt;</w:t>
      </w:r>
      <w:r w:rsidR="003D50EC">
        <w:t xml:space="preserve">= </w:t>
      </w:r>
      <w:r w:rsidRPr="0051285E">
        <w:t>n &lt; 1 ).</w:t>
      </w:r>
    </w:p>
    <w:p w:rsidR="00EF672D" w:rsidRPr="00D1460F" w:rsidRDefault="00EF672D" w:rsidP="00EB1F62">
      <w:pPr>
        <w:pStyle w:val="Heading2"/>
      </w:pPr>
      <w:bookmarkStart w:id="114" w:name="_Toc380828207"/>
      <w:proofErr w:type="gramStart"/>
      <w:r w:rsidRPr="00D1460F">
        <w:t>RND</w:t>
      </w:r>
      <w:r w:rsidR="0038180C">
        <w:t>(</w:t>
      </w:r>
      <w:proofErr w:type="gramEnd"/>
      <w:r w:rsidRPr="00D1460F">
        <w:t>)</w:t>
      </w:r>
      <w:bookmarkEnd w:id="114"/>
      <w:r w:rsidR="000F0DAF">
        <w:fldChar w:fldCharType="begin"/>
      </w:r>
      <w:r w:rsidR="008A6BAC">
        <w:instrText xml:space="preserve"> XE "</w:instrText>
      </w:r>
      <w:r w:rsidR="0038180C">
        <w:instrText>RND(</w:instrText>
      </w:r>
      <w:r w:rsidR="008A6BAC" w:rsidRPr="002E6C8B">
        <w:instrText>)</w:instrText>
      </w:r>
      <w:r w:rsidR="008A6BAC">
        <w:instrText xml:space="preserve">" </w:instrText>
      </w:r>
      <w:r w:rsidR="000F0DAF">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ED67F0" w:rsidRDefault="00ED67F0" w:rsidP="00EB1F62">
      <w:pPr>
        <w:pStyle w:val="Heading2"/>
      </w:pPr>
      <w:bookmarkStart w:id="115" w:name="_Toc380828208"/>
      <w:proofErr w:type="gramStart"/>
      <w:r>
        <w:t>MAX(</w:t>
      </w:r>
      <w:proofErr w:type="gramEnd"/>
      <w:r>
        <w:t>&lt;nexp&gt;, &lt;nexp&gt;)</w:t>
      </w:r>
      <w:bookmarkEnd w:id="115"/>
      <w:r w:rsidR="000F0DAF">
        <w:fldChar w:fldCharType="begin"/>
      </w:r>
      <w:r w:rsidR="00AB342F">
        <w:instrText xml:space="preserve"> XE "</w:instrText>
      </w:r>
      <w:r w:rsidR="00AB342F" w:rsidRPr="00945044">
        <w:instrText>MAX(&lt;nexp&gt;, &lt;nexp&gt;)</w:instrText>
      </w:r>
      <w:r w:rsidR="00AB342F">
        <w:instrText xml:space="preserve">" </w:instrText>
      </w:r>
      <w:r w:rsidR="000F0DAF">
        <w:fldChar w:fldCharType="end"/>
      </w:r>
    </w:p>
    <w:p w:rsidR="00ED67F0" w:rsidRDefault="00AB342F" w:rsidP="00ED67F0">
      <w:proofErr w:type="gramStart"/>
      <w:r>
        <w:t>Returns the maximum of two numbers as an &lt;nvar&gt;.</w:t>
      </w:r>
      <w:proofErr w:type="gramEnd"/>
    </w:p>
    <w:p w:rsidR="00AB342F" w:rsidRDefault="00AB342F" w:rsidP="00AB342F">
      <w:pPr>
        <w:pStyle w:val="Heading2"/>
      </w:pPr>
      <w:bookmarkStart w:id="116" w:name="_Toc380828209"/>
      <w:proofErr w:type="gramStart"/>
      <w:r>
        <w:t>MIN(</w:t>
      </w:r>
      <w:proofErr w:type="gramEnd"/>
      <w:r>
        <w:t>&lt;nexp&gt;, &lt;nexp&gt;)</w:t>
      </w:r>
      <w:bookmarkEnd w:id="116"/>
      <w:r w:rsidR="000F0DAF">
        <w:fldChar w:fldCharType="begin"/>
      </w:r>
      <w:r>
        <w:instrText xml:space="preserve"> XE "</w:instrText>
      </w:r>
      <w:r w:rsidRPr="00C237E7">
        <w:instrText>MIN(&lt;nexp&gt;, &lt;nexp&gt;)</w:instrText>
      </w:r>
      <w:r>
        <w:instrText xml:space="preserve">" </w:instrText>
      </w:r>
      <w:r w:rsidR="000F0DAF">
        <w:fldChar w:fldCharType="end"/>
      </w:r>
    </w:p>
    <w:p w:rsidR="00AB342F" w:rsidRPr="00ED67F0" w:rsidRDefault="00AB342F" w:rsidP="00AB342F">
      <w:proofErr w:type="gramStart"/>
      <w:r>
        <w:t>Returns the minimum of two numbers as an &lt;nvar&gt;.</w:t>
      </w:r>
      <w:proofErr w:type="gramEnd"/>
    </w:p>
    <w:p w:rsidR="0080287A" w:rsidRDefault="00EF672D" w:rsidP="00EB1F62">
      <w:pPr>
        <w:pStyle w:val="Heading2"/>
      </w:pPr>
      <w:bookmarkStart w:id="117" w:name="_Toc380828210"/>
      <w:proofErr w:type="gramStart"/>
      <w:r w:rsidRPr="00D1460F">
        <w:t>CEIL(</w:t>
      </w:r>
      <w:proofErr w:type="gramEnd"/>
      <w:r w:rsidR="007202D6" w:rsidRPr="00D1460F">
        <w:t>&lt;nexp&gt;</w:t>
      </w:r>
      <w:r w:rsidRPr="00D1460F">
        <w:t>)</w:t>
      </w:r>
      <w:bookmarkEnd w:id="117"/>
      <w:r w:rsidR="000F0DAF">
        <w:fldChar w:fldCharType="begin"/>
      </w:r>
      <w:r w:rsidR="00622933">
        <w:instrText xml:space="preserve"> XE "</w:instrText>
      </w:r>
      <w:r w:rsidR="00622933" w:rsidRPr="00584DBD">
        <w:instrText>CEIL(&lt;nexp&gt;)</w:instrText>
      </w:r>
      <w:r w:rsidR="00622933">
        <w:instrText xml:space="preserve">" </w:instrText>
      </w:r>
      <w:r w:rsidR="000F0DAF">
        <w:fldChar w:fldCharType="end"/>
      </w:r>
    </w:p>
    <w:p w:rsidR="00EF672D" w:rsidRPr="00D1460F" w:rsidRDefault="0080287A" w:rsidP="0080287A">
      <w:proofErr w:type="gramStart"/>
      <w:r w:rsidRPr="0080287A">
        <w:t>Rounds up</w:t>
      </w:r>
      <w:ins w:id="118" w:author="msammartano" w:date="2014-03-19T17:17:00Z">
        <w:r w:rsidR="005B3879">
          <w:t xml:space="preserve"> toward</w:t>
        </w:r>
      </w:ins>
      <w:ins w:id="119" w:author="msammartano" w:date="2014-03-19T17:18:00Z">
        <w:r w:rsidR="005B3879">
          <w:t>s</w:t>
        </w:r>
      </w:ins>
      <w:ins w:id="120" w:author="msammartano" w:date="2014-03-19T17:17:00Z">
        <w:r w:rsidR="005B3879">
          <w:t xml:space="preserve"> positive infinity</w:t>
        </w:r>
      </w:ins>
      <w:r w:rsidRPr="0080287A">
        <w:t>.</w:t>
      </w:r>
      <w:proofErr w:type="gramEnd"/>
      <w:r w:rsidRPr="0080287A">
        <w:t xml:space="preserve"> </w:t>
      </w:r>
      <w:proofErr w:type="gramStart"/>
      <w:r w:rsidRPr="0080287A">
        <w:t>3.X</w:t>
      </w:r>
      <w:proofErr w:type="gramEnd"/>
      <w:r w:rsidRPr="0080287A">
        <w:t xml:space="preserve"> becomes 4 and -3.X becomes -3.</w:t>
      </w:r>
    </w:p>
    <w:p w:rsidR="0080287A" w:rsidRDefault="00EF672D" w:rsidP="00EB1F62">
      <w:pPr>
        <w:pStyle w:val="Heading2"/>
      </w:pPr>
      <w:bookmarkStart w:id="121" w:name="_Toc380828211"/>
      <w:proofErr w:type="gramStart"/>
      <w:r w:rsidRPr="00D1460F">
        <w:t>FLOOR(</w:t>
      </w:r>
      <w:proofErr w:type="gramEnd"/>
      <w:r w:rsidR="007202D6" w:rsidRPr="00D1460F">
        <w:t>&lt;nexp&gt;</w:t>
      </w:r>
      <w:r w:rsidRPr="00D1460F">
        <w:t>)</w:t>
      </w:r>
      <w:bookmarkEnd w:id="121"/>
      <w:r w:rsidR="000F0DAF">
        <w:fldChar w:fldCharType="begin"/>
      </w:r>
      <w:r w:rsidR="00622933">
        <w:instrText xml:space="preserve"> XE "</w:instrText>
      </w:r>
      <w:r w:rsidR="00622933" w:rsidRPr="007732A1">
        <w:instrText>FLOOR(&lt;nexp&gt;)</w:instrText>
      </w:r>
      <w:r w:rsidR="00622933">
        <w:instrText xml:space="preserve">" </w:instrText>
      </w:r>
      <w:r w:rsidR="000F0DAF">
        <w:fldChar w:fldCharType="end"/>
      </w:r>
    </w:p>
    <w:p w:rsidR="00EF672D" w:rsidRPr="00D1460F" w:rsidRDefault="0080287A" w:rsidP="0080287A">
      <w:proofErr w:type="gramStart"/>
      <w:r w:rsidRPr="0080287A">
        <w:t>Rounds down</w:t>
      </w:r>
      <w:ins w:id="122" w:author="msammartano" w:date="2014-03-19T17:18:00Z">
        <w:r w:rsidR="005B3879">
          <w:t xml:space="preserve"> towards negative infinity</w:t>
        </w:r>
      </w:ins>
      <w:r w:rsidRPr="0080287A">
        <w:t>.</w:t>
      </w:r>
      <w:proofErr w:type="gramEnd"/>
      <w:r w:rsidRPr="0080287A">
        <w:t xml:space="preserve"> </w:t>
      </w:r>
      <w:proofErr w:type="gramStart"/>
      <w:r w:rsidRPr="0080287A">
        <w:t>3.X</w:t>
      </w:r>
      <w:proofErr w:type="gramEnd"/>
      <w:r w:rsidRPr="0080287A">
        <w:t xml:space="preserve"> becomes 3 and -3.X becomes -4.</w:t>
      </w:r>
      <w:del w:id="123" w:author="msammartano" w:date="2014-03-19T17:02:00Z">
        <w:r w:rsidR="000F0DAF" w:rsidDel="00FC22BC">
          <w:fldChar w:fldCharType="begin"/>
        </w:r>
        <w:r w:rsidR="008A6BAC" w:rsidDel="00FC22BC">
          <w:delInstrText xml:space="preserve"> XE "</w:delInstrText>
        </w:r>
        <w:r w:rsidR="008A6BAC" w:rsidRPr="002E6C8B" w:rsidDel="00FC22BC">
          <w:delInstrText>FLOOR(&lt;nexp&gt;)</w:delInstrText>
        </w:r>
        <w:r w:rsidR="008A6BAC" w:rsidDel="00FC22BC">
          <w:delInstrText xml:space="preserve">" </w:delInstrText>
        </w:r>
        <w:r w:rsidR="000F0DAF" w:rsidDel="00FC22BC">
          <w:fldChar w:fldCharType="end"/>
        </w:r>
      </w:del>
    </w:p>
    <w:p w:rsidR="001C0D9F" w:rsidRDefault="001C0D9F" w:rsidP="001C0D9F">
      <w:pPr>
        <w:pStyle w:val="Heading2"/>
        <w:rPr>
          <w:ins w:id="124" w:author="msammartano" w:date="2014-03-17T14:23:00Z"/>
        </w:rPr>
      </w:pPr>
      <w:bookmarkStart w:id="125" w:name="_Toc380828212"/>
      <w:proofErr w:type="gramStart"/>
      <w:ins w:id="126" w:author="msammartano" w:date="2014-03-17T14:23:00Z">
        <w:r>
          <w:lastRenderedPageBreak/>
          <w:t>INT</w:t>
        </w:r>
        <w:r w:rsidRPr="00D1460F">
          <w:t>(</w:t>
        </w:r>
        <w:proofErr w:type="gramEnd"/>
        <w:r w:rsidRPr="00D1460F">
          <w:t>&lt;nexp&gt;)</w:t>
        </w:r>
        <w:r w:rsidR="000F0DAF">
          <w:fldChar w:fldCharType="begin"/>
        </w:r>
        <w:r>
          <w:instrText xml:space="preserve"> XE "</w:instrText>
        </w:r>
      </w:ins>
      <w:ins w:id="127" w:author="msammartano" w:date="2014-03-17T14:28:00Z">
        <w:r>
          <w:instrText>INT</w:instrText>
        </w:r>
      </w:ins>
      <w:ins w:id="128" w:author="msammartano" w:date="2014-03-17T14:23:00Z">
        <w:r w:rsidRPr="00584DBD">
          <w:instrText>(&lt;nexp&gt;)</w:instrText>
        </w:r>
        <w:r>
          <w:instrText xml:space="preserve">" </w:instrText>
        </w:r>
        <w:r w:rsidR="000F0DAF">
          <w:fldChar w:fldCharType="end"/>
        </w:r>
      </w:ins>
    </w:p>
    <w:p w:rsidR="001C0D9F" w:rsidRPr="00D1460F" w:rsidRDefault="00FC22BC" w:rsidP="001C0D9F">
      <w:pPr>
        <w:rPr>
          <w:ins w:id="129" w:author="msammartano" w:date="2014-03-17T14:23:00Z"/>
        </w:rPr>
      </w:pPr>
      <w:proofErr w:type="gramStart"/>
      <w:ins w:id="130" w:author="msammartano" w:date="2014-03-19T16:48:00Z">
        <w:r>
          <w:t>Returns the integer part of &lt;nexp&gt;</w:t>
        </w:r>
      </w:ins>
      <w:ins w:id="131" w:author="msammartano" w:date="2014-03-17T14:23:00Z">
        <w:r w:rsidR="001C0D9F" w:rsidRPr="0080287A">
          <w:t>.</w:t>
        </w:r>
        <w:proofErr w:type="gramEnd"/>
        <w:r w:rsidR="001C0D9F" w:rsidRPr="0080287A">
          <w:t xml:space="preserve"> </w:t>
        </w:r>
        <w:proofErr w:type="gramStart"/>
        <w:r w:rsidR="001C0D9F" w:rsidRPr="0080287A">
          <w:t>3.X</w:t>
        </w:r>
        <w:proofErr w:type="gramEnd"/>
        <w:r w:rsidR="001C0D9F" w:rsidRPr="0080287A">
          <w:t xml:space="preserve"> becomes </w:t>
        </w:r>
        <w:r w:rsidR="001C0D9F">
          <w:t>3</w:t>
        </w:r>
        <w:r w:rsidR="001C0D9F" w:rsidRPr="0080287A">
          <w:t xml:space="preserve"> and -3.X becomes -3.</w:t>
        </w:r>
      </w:ins>
      <w:ins w:id="132" w:author="msammartano" w:date="2014-03-19T16:49:00Z">
        <w:r>
          <w:t xml:space="preserve"> This operation </w:t>
        </w:r>
      </w:ins>
      <w:ins w:id="133" w:author="msammartano" w:date="2014-03-19T16:54:00Z">
        <w:r>
          <w:t>may also be</w:t>
        </w:r>
      </w:ins>
      <w:ins w:id="134" w:author="msammartano" w:date="2014-03-19T16:49:00Z">
        <w:r w:rsidR="00512AFA">
          <w:t xml:space="preserve"> called truncation</w:t>
        </w:r>
      </w:ins>
      <w:ins w:id="135" w:author="msammartano" w:date="2014-03-19T18:21:00Z">
        <w:r w:rsidR="00512AFA">
          <w:t xml:space="preserve">, </w:t>
        </w:r>
      </w:ins>
      <w:ins w:id="136" w:author="msammartano" w:date="2014-03-19T16:49:00Z">
        <w:r>
          <w:t xml:space="preserve">rounding </w:t>
        </w:r>
      </w:ins>
      <w:ins w:id="137" w:author="msammartano" w:date="2014-03-19T17:18:00Z">
        <w:r w:rsidR="005B3879">
          <w:t>down</w:t>
        </w:r>
      </w:ins>
      <w:ins w:id="138" w:author="msammartano" w:date="2014-03-19T18:21:00Z">
        <w:r w:rsidR="00512AFA">
          <w:t>, or rounding</w:t>
        </w:r>
      </w:ins>
      <w:ins w:id="139" w:author="msammartano" w:date="2014-03-19T17:18:00Z">
        <w:r w:rsidR="005B3879">
          <w:t xml:space="preserve"> </w:t>
        </w:r>
      </w:ins>
      <w:ins w:id="140" w:author="msammartano" w:date="2014-03-19T16:49:00Z">
        <w:r>
          <w:t>toward zero.</w:t>
        </w:r>
      </w:ins>
    </w:p>
    <w:p w:rsidR="001C0D9F" w:rsidRDefault="001C0D9F" w:rsidP="001C0D9F">
      <w:pPr>
        <w:pStyle w:val="Heading2"/>
        <w:rPr>
          <w:ins w:id="141" w:author="msammartano" w:date="2014-03-17T14:23:00Z"/>
        </w:rPr>
      </w:pPr>
      <w:proofErr w:type="gramStart"/>
      <w:ins w:id="142" w:author="msammartano" w:date="2014-03-17T14:23:00Z">
        <w:r>
          <w:t>FRAC</w:t>
        </w:r>
        <w:r w:rsidRPr="00D1460F">
          <w:t>(</w:t>
        </w:r>
        <w:proofErr w:type="gramEnd"/>
        <w:r w:rsidRPr="00D1460F">
          <w:t>&lt;nexp&gt;)</w:t>
        </w:r>
        <w:r w:rsidR="000F0DAF">
          <w:fldChar w:fldCharType="begin"/>
        </w:r>
        <w:r>
          <w:instrText xml:space="preserve"> XE "</w:instrText>
        </w:r>
      </w:ins>
      <w:ins w:id="143" w:author="msammartano" w:date="2014-03-17T14:28:00Z">
        <w:r>
          <w:instrText>FRAC</w:instrText>
        </w:r>
      </w:ins>
      <w:ins w:id="144" w:author="msammartano" w:date="2014-03-17T14:23:00Z">
        <w:r w:rsidRPr="00584DBD">
          <w:instrText>(&lt;nexp&gt;)</w:instrText>
        </w:r>
        <w:r>
          <w:instrText xml:space="preserve">" </w:instrText>
        </w:r>
        <w:r w:rsidR="000F0DAF">
          <w:fldChar w:fldCharType="end"/>
        </w:r>
      </w:ins>
    </w:p>
    <w:p w:rsidR="001C0D9F" w:rsidRDefault="001C0D9F" w:rsidP="001C0D9F">
      <w:pPr>
        <w:rPr>
          <w:ins w:id="145" w:author="msammartano" w:date="2014-03-17T14:25:00Z"/>
        </w:rPr>
      </w:pPr>
      <w:proofErr w:type="gramStart"/>
      <w:ins w:id="146" w:author="msammartano" w:date="2014-03-17T14:23:00Z">
        <w:r>
          <w:t>Returns the fractional part of &lt;nexp&gt;</w:t>
        </w:r>
        <w:r w:rsidRPr="0080287A">
          <w:t>.</w:t>
        </w:r>
        <w:proofErr w:type="gramEnd"/>
        <w:r w:rsidRPr="0080287A">
          <w:t xml:space="preserve"> 3.</w:t>
        </w:r>
      </w:ins>
      <w:ins w:id="147" w:author="msammartano" w:date="2014-03-17T14:27:00Z">
        <w:r>
          <w:t>4</w:t>
        </w:r>
      </w:ins>
      <w:ins w:id="148" w:author="msammartano" w:date="2014-03-17T14:23:00Z">
        <w:r w:rsidRPr="0080287A">
          <w:t xml:space="preserve"> becomes </w:t>
        </w:r>
      </w:ins>
      <w:ins w:id="149" w:author="msammartano" w:date="2014-03-17T14:27:00Z">
        <w:r>
          <w:t>0.4</w:t>
        </w:r>
      </w:ins>
      <w:ins w:id="150" w:author="msammartano" w:date="2014-03-17T14:23:00Z">
        <w:r w:rsidRPr="0080287A">
          <w:t xml:space="preserve"> and -3.</w:t>
        </w:r>
      </w:ins>
      <w:ins w:id="151" w:author="msammartano" w:date="2014-03-17T14:27:00Z">
        <w:r>
          <w:t>4</w:t>
        </w:r>
      </w:ins>
      <w:ins w:id="152" w:author="msammartano" w:date="2014-03-17T14:23:00Z">
        <w:r w:rsidRPr="0080287A">
          <w:t xml:space="preserve"> becomes -</w:t>
        </w:r>
      </w:ins>
      <w:ins w:id="153" w:author="msammartano" w:date="2014-03-17T14:27:00Z">
        <w:r>
          <w:t>0.4</w:t>
        </w:r>
      </w:ins>
      <w:ins w:id="154" w:author="msammartano" w:date="2014-03-17T14:23:00Z">
        <w:r w:rsidRPr="0080287A">
          <w:t>.</w:t>
        </w:r>
      </w:ins>
    </w:p>
    <w:p w:rsidR="001C0D9F" w:rsidRPr="00D1460F" w:rsidRDefault="001C0D9F" w:rsidP="001C0D9F">
      <w:pPr>
        <w:rPr>
          <w:ins w:id="155" w:author="msammartano" w:date="2014-03-17T14:23:00Z"/>
        </w:rPr>
      </w:pPr>
      <w:proofErr w:type="gramStart"/>
      <w:ins w:id="156" w:author="msammartano" w:date="2014-03-17T14:24:00Z">
        <w:r>
          <w:t>FRAC(</w:t>
        </w:r>
        <w:proofErr w:type="gramEnd"/>
        <w:r>
          <w:t xml:space="preserve">n) is equivalent to </w:t>
        </w:r>
      </w:ins>
      <w:ins w:id="157" w:author="msammartano" w:date="2014-03-17T14:26:00Z">
        <w:r>
          <w:t>"</w:t>
        </w:r>
      </w:ins>
      <w:ins w:id="158" w:author="msammartano" w:date="2014-03-17T14:24:00Z">
        <w:r>
          <w:t>n – INT(n)</w:t>
        </w:r>
      </w:ins>
      <w:ins w:id="159" w:author="msammartano" w:date="2014-03-17T14:26:00Z">
        <w:r>
          <w:t>"</w:t>
        </w:r>
      </w:ins>
      <w:ins w:id="160" w:author="msammartano" w:date="2014-03-17T14:25:00Z">
        <w:r>
          <w:t>.</w:t>
        </w:r>
      </w:ins>
    </w:p>
    <w:p w:rsidR="00EF672D" w:rsidRPr="00D1460F" w:rsidRDefault="00EF672D" w:rsidP="00EB1F62">
      <w:pPr>
        <w:pStyle w:val="Heading2"/>
      </w:pPr>
      <w:proofErr w:type="gramStart"/>
      <w:r w:rsidRPr="00D1460F">
        <w:t>MOD(</w:t>
      </w:r>
      <w:proofErr w:type="gramEnd"/>
      <w:r w:rsidR="007202D6" w:rsidRPr="00D1460F">
        <w:t>&lt;nexp</w:t>
      </w:r>
      <w:r w:rsidR="00886784">
        <w:t>1&gt;</w:t>
      </w:r>
      <w:r w:rsidRPr="00D1460F">
        <w:t xml:space="preserve">, </w:t>
      </w:r>
      <w:r w:rsidR="007202D6" w:rsidRPr="00D1460F">
        <w:t>&lt;nexp</w:t>
      </w:r>
      <w:r w:rsidR="00886784">
        <w:t>2&gt;</w:t>
      </w:r>
      <w:r w:rsidRPr="00D1460F">
        <w:t>)</w:t>
      </w:r>
      <w:bookmarkEnd w:id="125"/>
      <w:r w:rsidR="000F0DAF">
        <w:fldChar w:fldCharType="begin"/>
      </w:r>
      <w:r w:rsidR="008A6BAC">
        <w:instrText xml:space="preserve"> XE "</w:instrText>
      </w:r>
      <w:r w:rsidR="008A6BAC" w:rsidRPr="002E6C8B">
        <w:instrText>MOD(&lt;nexp1&gt;, &lt;nexp2&gt;)</w:instrText>
      </w:r>
      <w:r w:rsidR="008A6BAC">
        <w:instrText xml:space="preserve">" </w:instrText>
      </w:r>
      <w:r w:rsidR="000F0DAF">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161" w:name="_Toc380828213"/>
      <w:proofErr w:type="gramStart"/>
      <w:r w:rsidRPr="00D1460F">
        <w:t>ROUND(</w:t>
      </w:r>
      <w:proofErr w:type="gramEnd"/>
      <w:r w:rsidR="007202D6" w:rsidRPr="00D1460F">
        <w:t>&lt;</w:t>
      </w:r>
      <w:ins w:id="162" w:author="msammartano" w:date="2014-03-19T16:51:00Z">
        <w:r w:rsidR="00FC22BC">
          <w:t>value</w:t>
        </w:r>
      </w:ins>
      <w:ins w:id="163" w:author="msammartano" w:date="2014-03-19T16:49:00Z">
        <w:r w:rsidR="00FC22BC">
          <w:t>_</w:t>
        </w:r>
      </w:ins>
      <w:r w:rsidR="007202D6" w:rsidRPr="00D1460F">
        <w:t>nexp&gt;</w:t>
      </w:r>
      <w:ins w:id="164" w:author="msammartano" w:date="2014-03-19T16:50:00Z">
        <w:r w:rsidR="00FC22BC">
          <w:t>{, &lt;count_nexp&gt;{, &lt;mode_sexp&gt;}}</w:t>
        </w:r>
      </w:ins>
      <w:r w:rsidRPr="00D1460F">
        <w:t>)</w:t>
      </w:r>
      <w:bookmarkEnd w:id="161"/>
      <w:r w:rsidR="000F0DAF">
        <w:fldChar w:fldCharType="begin"/>
      </w:r>
      <w:r w:rsidR="008A6BAC">
        <w:instrText xml:space="preserve"> XE "</w:instrText>
      </w:r>
      <w:r w:rsidR="008A6BAC" w:rsidRPr="002E6C8B">
        <w:instrText>ROUND(&lt;</w:instrText>
      </w:r>
      <w:ins w:id="165" w:author="msammartano" w:date="2014-03-19T16:51:00Z">
        <w:r w:rsidR="00FC22BC">
          <w:instrText>value_</w:instrText>
        </w:r>
      </w:ins>
      <w:r w:rsidR="008A6BAC" w:rsidRPr="002E6C8B">
        <w:instrText>nexp&gt;</w:instrText>
      </w:r>
      <w:ins w:id="166" w:author="msammartano" w:date="2014-03-19T16:52:00Z">
        <w:r w:rsidR="00FC22BC">
          <w:instrText>{</w:instrText>
        </w:r>
      </w:ins>
      <w:ins w:id="167" w:author="msammartano" w:date="2014-03-19T16:51:00Z">
        <w:r w:rsidR="00FC22BC">
          <w:instrText>, &lt;count_nexp&gt;</w:instrText>
        </w:r>
      </w:ins>
      <w:ins w:id="168" w:author="msammartano" w:date="2014-03-19T16:52:00Z">
        <w:r w:rsidR="00FC22BC">
          <w:instrText>{</w:instrText>
        </w:r>
      </w:ins>
      <w:ins w:id="169" w:author="msammartano" w:date="2014-03-19T16:51:00Z">
        <w:r w:rsidR="00FC22BC">
          <w:instrText>, &lt;mode_sexp&gt;}}</w:instrText>
        </w:r>
      </w:ins>
      <w:r w:rsidR="008A6BAC" w:rsidRPr="002E6C8B">
        <w:instrText>)</w:instrText>
      </w:r>
      <w:r w:rsidR="008A6BAC">
        <w:instrText xml:space="preserve">" </w:instrText>
      </w:r>
      <w:r w:rsidR="000F0DAF">
        <w:fldChar w:fldCharType="end"/>
      </w:r>
    </w:p>
    <w:p w:rsidR="00947C2D" w:rsidRDefault="00FC22BC" w:rsidP="0080287A">
      <w:pPr>
        <w:rPr>
          <w:ins w:id="170" w:author="msammartano" w:date="2014-03-19T17:04:00Z"/>
        </w:rPr>
      </w:pPr>
      <w:ins w:id="171" w:author="msammartano" w:date="2014-03-19T16:52:00Z">
        <w:r>
          <w:t xml:space="preserve">In it simplest form, </w:t>
        </w:r>
        <w:proofErr w:type="gramStart"/>
        <w:r>
          <w:t>ROUND(</w:t>
        </w:r>
        <w:proofErr w:type="gramEnd"/>
        <w:r>
          <w:t xml:space="preserve">&lt;value_nexp&gt;), this function </w:t>
        </w:r>
      </w:ins>
      <w:del w:id="172" w:author="msammartano" w:date="2014-03-19T16:53:00Z">
        <w:r w:rsidR="00947C2D" w:rsidRPr="00D1460F" w:rsidDel="00FC22BC">
          <w:delText>R</w:delText>
        </w:r>
      </w:del>
      <w:ins w:id="173" w:author="msammartano" w:date="2014-03-19T16:53:00Z">
        <w:r>
          <w:t>r</w:t>
        </w:r>
      </w:ins>
      <w:r w:rsidR="00947C2D" w:rsidRPr="00D1460F">
        <w:t xml:space="preserve">eturns the closest whole </w:t>
      </w:r>
      <w:r w:rsidR="00EF672D" w:rsidRPr="00D1460F">
        <w:t xml:space="preserve">number to </w:t>
      </w:r>
      <w:r w:rsidR="00947C2D" w:rsidRPr="00D1460F">
        <w:t>&lt;nexp&gt;</w:t>
      </w:r>
      <w:r w:rsidR="00EF672D" w:rsidRPr="00D1460F">
        <w:t>.</w:t>
      </w:r>
      <w:ins w:id="174" w:author="msammartano" w:date="2014-03-19T17:03:00Z">
        <w:r>
          <w:t xml:space="preserve"> </w:t>
        </w:r>
      </w:ins>
      <w:ins w:id="175" w:author="msammartano" w:date="2014-03-19T17:04:00Z">
        <w:r>
          <w:t>You can use the optional parameters to specify more complex operations.</w:t>
        </w:r>
      </w:ins>
    </w:p>
    <w:p w:rsidR="00FC22BC" w:rsidRDefault="00FC22BC" w:rsidP="0080287A">
      <w:pPr>
        <w:rPr>
          <w:ins w:id="176" w:author="msammartano" w:date="2014-03-19T17:07:00Z"/>
        </w:rPr>
      </w:pPr>
      <w:ins w:id="177" w:author="msammartano" w:date="2014-03-19T17:04:00Z">
        <w:r>
          <w:t xml:space="preserve">The &lt;count_nexp&gt; </w:t>
        </w:r>
      </w:ins>
      <w:ins w:id="178" w:author="msammartano" w:date="2014-03-19T17:08:00Z">
        <w:r>
          <w:t>is an optional decimal place count. It sets</w:t>
        </w:r>
      </w:ins>
      <w:ins w:id="179" w:author="msammartano" w:date="2014-03-19T17:05:00Z">
        <w:r>
          <w:t xml:space="preserve"> the number of places to the right of the decimal point. </w:t>
        </w:r>
      </w:ins>
      <w:ins w:id="180" w:author="msammartano" w:date="2014-03-19T17:06:00Z">
        <w:r>
          <w:t xml:space="preserve">The last digit is rounded. The decimal place count must be &gt;= 0. </w:t>
        </w:r>
      </w:ins>
      <w:ins w:id="181" w:author="msammartano" w:date="2014-03-19T17:07:00Z">
        <w:r>
          <w:t>Omitting the parameter is the same as setting it to zero</w:t>
        </w:r>
      </w:ins>
      <w:ins w:id="182" w:author="msammartano" w:date="2014-03-19T17:09:00Z">
        <w:r>
          <w:t>.</w:t>
        </w:r>
      </w:ins>
    </w:p>
    <w:p w:rsidR="00FC22BC" w:rsidRDefault="00FC22BC" w:rsidP="0080287A">
      <w:pPr>
        <w:rPr>
          <w:ins w:id="183" w:author="msammartano" w:date="2014-03-19T17:11:00Z"/>
        </w:rPr>
      </w:pPr>
      <w:ins w:id="184" w:author="msammartano" w:date="2014-03-19T17:07:00Z">
        <w:r>
          <w:t>The &lt;mode_sexp&gt;</w:t>
        </w:r>
      </w:ins>
      <w:ins w:id="185" w:author="msammartano" w:date="2014-03-19T17:09:00Z">
        <w:r>
          <w:t xml:space="preserve"> is an optional rounding mode. It is a one- or two-character </w:t>
        </w:r>
      </w:ins>
      <w:ins w:id="186" w:author="msammartano" w:date="2014-03-19T17:10:00Z">
        <w:r>
          <w:t xml:space="preserve">mnemonic code that tells </w:t>
        </w:r>
        <w:proofErr w:type="gramStart"/>
        <w:r>
          <w:t>ROUND</w:t>
        </w:r>
      </w:ins>
      <w:ins w:id="187" w:author="msammartano" w:date="2014-03-19T17:46:00Z">
        <w:r w:rsidR="005B3879">
          <w:t>(</w:t>
        </w:r>
        <w:proofErr w:type="gramEnd"/>
        <w:r w:rsidR="005B3879">
          <w:t>)</w:t>
        </w:r>
      </w:ins>
      <w:ins w:id="188" w:author="msammartano" w:date="2014-03-19T17:10:00Z">
        <w:r>
          <w:t xml:space="preserve"> what kind of rounding to do. </w:t>
        </w:r>
      </w:ins>
      <w:ins w:id="189" w:author="msammartano" w:date="2014-03-19T18:00:00Z">
        <w:r w:rsidR="00535125">
          <w:t xml:space="preserve">It is not case-sensitive. </w:t>
        </w:r>
      </w:ins>
      <w:ins w:id="190" w:author="msammartano" w:date="2014-03-19T17:10:00Z">
        <w:r>
          <w:t>There are seven rounding modes:</w:t>
        </w:r>
      </w:ins>
    </w:p>
    <w:tbl>
      <w:tblPr>
        <w:tblStyle w:val="TableGrid"/>
        <w:tblW w:w="8339" w:type="dxa"/>
        <w:tblInd w:w="859" w:type="dxa"/>
        <w:tblLayout w:type="fixed"/>
        <w:tblLook w:val="04A0"/>
      </w:tblPr>
      <w:tblGrid>
        <w:gridCol w:w="1049"/>
        <w:gridCol w:w="1800"/>
        <w:gridCol w:w="915"/>
        <w:gridCol w:w="915"/>
        <w:gridCol w:w="915"/>
        <w:gridCol w:w="915"/>
        <w:gridCol w:w="915"/>
        <w:gridCol w:w="915"/>
      </w:tblGrid>
      <w:tr w:rsidR="005B3879" w:rsidRPr="002C2F6D" w:rsidTr="005B3879">
        <w:trPr>
          <w:ins w:id="191" w:author="msammartano" w:date="2014-03-19T17:11:00Z"/>
        </w:trPr>
        <w:tc>
          <w:tcPr>
            <w:tcW w:w="1049" w:type="dxa"/>
          </w:tcPr>
          <w:p w:rsidR="005B3879" w:rsidRPr="002C2F6D" w:rsidRDefault="005B3879" w:rsidP="00FC22BC">
            <w:pPr>
              <w:jc w:val="center"/>
              <w:rPr>
                <w:ins w:id="192" w:author="msammartano" w:date="2014-03-19T17:11:00Z"/>
                <w:b/>
              </w:rPr>
            </w:pPr>
            <w:ins w:id="193" w:author="msammartano" w:date="2014-03-19T17:14:00Z">
              <w:r>
                <w:rPr>
                  <w:b/>
                </w:rPr>
                <w:t>Mode</w:t>
              </w:r>
            </w:ins>
            <w:ins w:id="194" w:author="msammartano" w:date="2014-03-19T17:11:00Z">
              <w:r>
                <w:rPr>
                  <w:b/>
                </w:rPr>
                <w:t>:</w:t>
              </w:r>
            </w:ins>
          </w:p>
        </w:tc>
        <w:tc>
          <w:tcPr>
            <w:tcW w:w="1800" w:type="dxa"/>
          </w:tcPr>
          <w:p w:rsidR="005B3879" w:rsidRDefault="005B3879" w:rsidP="00FC22BC">
            <w:pPr>
              <w:jc w:val="center"/>
              <w:rPr>
                <w:ins w:id="195" w:author="msammartano" w:date="2014-03-19T17:15:00Z"/>
                <w:b/>
              </w:rPr>
            </w:pPr>
            <w:ins w:id="196" w:author="msammartano" w:date="2014-03-19T17:18:00Z">
              <w:r>
                <w:rPr>
                  <w:b/>
                </w:rPr>
                <w:t>Meaning:</w:t>
              </w:r>
            </w:ins>
          </w:p>
        </w:tc>
        <w:tc>
          <w:tcPr>
            <w:tcW w:w="915" w:type="dxa"/>
          </w:tcPr>
          <w:p w:rsidR="005B3879" w:rsidRDefault="005B3879" w:rsidP="00FC22BC">
            <w:pPr>
              <w:jc w:val="center"/>
              <w:rPr>
                <w:ins w:id="197" w:author="msammartano" w:date="2014-03-19T17:27:00Z"/>
                <w:b/>
              </w:rPr>
            </w:pPr>
            <w:ins w:id="198" w:author="msammartano" w:date="2014-03-19T17:27:00Z">
              <w:r>
                <w:rPr>
                  <w:b/>
                </w:rPr>
                <w:t>-3.8</w:t>
              </w:r>
            </w:ins>
          </w:p>
        </w:tc>
        <w:tc>
          <w:tcPr>
            <w:tcW w:w="915" w:type="dxa"/>
          </w:tcPr>
          <w:p w:rsidR="005B3879" w:rsidRDefault="005B3879" w:rsidP="00FC22BC">
            <w:pPr>
              <w:jc w:val="center"/>
              <w:rPr>
                <w:ins w:id="199" w:author="msammartano" w:date="2014-03-19T17:15:00Z"/>
                <w:b/>
              </w:rPr>
            </w:pPr>
            <w:ins w:id="200" w:author="msammartano" w:date="2014-03-19T17:21:00Z">
              <w:r>
                <w:rPr>
                  <w:b/>
                </w:rPr>
                <w:t>-3.5</w:t>
              </w:r>
            </w:ins>
          </w:p>
        </w:tc>
        <w:tc>
          <w:tcPr>
            <w:tcW w:w="915" w:type="dxa"/>
          </w:tcPr>
          <w:p w:rsidR="005B3879" w:rsidRDefault="005B3879" w:rsidP="00FC22BC">
            <w:pPr>
              <w:jc w:val="center"/>
              <w:rPr>
                <w:ins w:id="201" w:author="msammartano" w:date="2014-03-19T17:15:00Z"/>
                <w:b/>
              </w:rPr>
            </w:pPr>
            <w:ins w:id="202" w:author="msammartano" w:date="2014-03-19T17:21:00Z">
              <w:r>
                <w:rPr>
                  <w:b/>
                </w:rPr>
                <w:t>-3.1</w:t>
              </w:r>
            </w:ins>
          </w:p>
        </w:tc>
        <w:tc>
          <w:tcPr>
            <w:tcW w:w="915" w:type="dxa"/>
          </w:tcPr>
          <w:p w:rsidR="005B3879" w:rsidRDefault="005B3879" w:rsidP="00FC22BC">
            <w:pPr>
              <w:jc w:val="center"/>
              <w:rPr>
                <w:ins w:id="203" w:author="msammartano" w:date="2014-03-19T17:22:00Z"/>
                <w:b/>
              </w:rPr>
            </w:pPr>
            <w:ins w:id="204" w:author="msammartano" w:date="2014-03-19T17:22:00Z">
              <w:r>
                <w:rPr>
                  <w:b/>
                </w:rPr>
                <w:t>3.1</w:t>
              </w:r>
            </w:ins>
          </w:p>
        </w:tc>
        <w:tc>
          <w:tcPr>
            <w:tcW w:w="915" w:type="dxa"/>
          </w:tcPr>
          <w:p w:rsidR="005B3879" w:rsidRPr="002C2F6D" w:rsidRDefault="005B3879" w:rsidP="00FC22BC">
            <w:pPr>
              <w:jc w:val="center"/>
              <w:rPr>
                <w:ins w:id="205" w:author="msammartano" w:date="2014-03-19T17:11:00Z"/>
                <w:b/>
              </w:rPr>
            </w:pPr>
            <w:ins w:id="206" w:author="msammartano" w:date="2014-03-19T17:22:00Z">
              <w:r>
                <w:rPr>
                  <w:b/>
                </w:rPr>
                <w:t>3.5</w:t>
              </w:r>
            </w:ins>
          </w:p>
        </w:tc>
        <w:tc>
          <w:tcPr>
            <w:tcW w:w="915" w:type="dxa"/>
          </w:tcPr>
          <w:p w:rsidR="005B3879" w:rsidRDefault="005B3879" w:rsidP="00FC22BC">
            <w:pPr>
              <w:jc w:val="center"/>
              <w:rPr>
                <w:ins w:id="207" w:author="msammartano" w:date="2014-03-19T17:28:00Z"/>
                <w:b/>
              </w:rPr>
            </w:pPr>
            <w:ins w:id="208" w:author="msammartano" w:date="2014-03-19T17:28:00Z">
              <w:r>
                <w:rPr>
                  <w:b/>
                </w:rPr>
                <w:t>3.8</w:t>
              </w:r>
            </w:ins>
          </w:p>
        </w:tc>
      </w:tr>
      <w:tr w:rsidR="005B3879" w:rsidRPr="005B3879" w:rsidTr="005B3879">
        <w:trPr>
          <w:ins w:id="209" w:author="msammartano" w:date="2014-03-19T17:11:00Z"/>
        </w:trPr>
        <w:tc>
          <w:tcPr>
            <w:tcW w:w="1049" w:type="dxa"/>
          </w:tcPr>
          <w:p w:rsidR="005B3879" w:rsidRPr="005B3879" w:rsidRDefault="005B3879" w:rsidP="00535125">
            <w:pPr>
              <w:jc w:val="center"/>
              <w:rPr>
                <w:ins w:id="210" w:author="msammartano" w:date="2014-03-19T17:11:00Z"/>
              </w:rPr>
            </w:pPr>
            <w:ins w:id="211" w:author="msammartano" w:date="2014-03-19T17:13:00Z">
              <w:r w:rsidRPr="005B3879">
                <w:t>"</w:t>
              </w:r>
            </w:ins>
            <w:ins w:id="212" w:author="msammartano" w:date="2014-03-19T18:01:00Z">
              <w:r w:rsidR="00535125">
                <w:t>HD</w:t>
              </w:r>
            </w:ins>
            <w:ins w:id="213" w:author="msammartano" w:date="2014-03-19T17:13:00Z">
              <w:r w:rsidRPr="005B3879">
                <w:t>"</w:t>
              </w:r>
            </w:ins>
          </w:p>
        </w:tc>
        <w:tc>
          <w:tcPr>
            <w:tcW w:w="1800" w:type="dxa"/>
          </w:tcPr>
          <w:p w:rsidR="005B3879" w:rsidRPr="005B3879" w:rsidRDefault="005B3879" w:rsidP="00FC22BC">
            <w:pPr>
              <w:jc w:val="center"/>
              <w:rPr>
                <w:ins w:id="214" w:author="msammartano" w:date="2014-03-19T17:15:00Z"/>
              </w:rPr>
            </w:pPr>
            <w:ins w:id="215" w:author="msammartano" w:date="2014-03-19T17:18:00Z">
              <w:r w:rsidRPr="005B3879">
                <w:t>Half-down</w:t>
              </w:r>
            </w:ins>
          </w:p>
        </w:tc>
        <w:tc>
          <w:tcPr>
            <w:tcW w:w="915" w:type="dxa"/>
          </w:tcPr>
          <w:p w:rsidR="005B3879" w:rsidRPr="005B3879" w:rsidRDefault="005B3879" w:rsidP="00FC22BC">
            <w:pPr>
              <w:jc w:val="center"/>
              <w:rPr>
                <w:ins w:id="216" w:author="msammartano" w:date="2014-03-19T17:27:00Z"/>
              </w:rPr>
            </w:pPr>
            <w:ins w:id="217" w:author="msammartano" w:date="2014-03-19T17:27:00Z">
              <w:r>
                <w:t>-4.0</w:t>
              </w:r>
            </w:ins>
          </w:p>
        </w:tc>
        <w:tc>
          <w:tcPr>
            <w:tcW w:w="915" w:type="dxa"/>
          </w:tcPr>
          <w:p w:rsidR="005B3879" w:rsidRPr="005B3879" w:rsidRDefault="005B3879" w:rsidP="00FC22BC">
            <w:pPr>
              <w:jc w:val="center"/>
              <w:rPr>
                <w:ins w:id="218" w:author="msammartano" w:date="2014-03-19T17:15:00Z"/>
              </w:rPr>
            </w:pPr>
            <w:ins w:id="219" w:author="msammartano" w:date="2014-03-19T17:23:00Z">
              <w:r w:rsidRPr="005B3879">
                <w:t>-3.0</w:t>
              </w:r>
            </w:ins>
          </w:p>
        </w:tc>
        <w:tc>
          <w:tcPr>
            <w:tcW w:w="915" w:type="dxa"/>
          </w:tcPr>
          <w:p w:rsidR="005B3879" w:rsidRPr="005B3879" w:rsidRDefault="005B3879" w:rsidP="00FC22BC">
            <w:pPr>
              <w:jc w:val="center"/>
              <w:rPr>
                <w:ins w:id="220" w:author="msammartano" w:date="2014-03-19T17:15:00Z"/>
              </w:rPr>
            </w:pPr>
            <w:ins w:id="221" w:author="msammartano" w:date="2014-03-19T17:23:00Z">
              <w:r w:rsidRPr="005B3879">
                <w:t>-3.0</w:t>
              </w:r>
            </w:ins>
          </w:p>
        </w:tc>
        <w:tc>
          <w:tcPr>
            <w:tcW w:w="915" w:type="dxa"/>
          </w:tcPr>
          <w:p w:rsidR="005B3879" w:rsidRPr="005B3879" w:rsidRDefault="005B3879" w:rsidP="00FC22BC">
            <w:pPr>
              <w:jc w:val="center"/>
              <w:rPr>
                <w:ins w:id="222" w:author="msammartano" w:date="2014-03-19T17:22:00Z"/>
              </w:rPr>
            </w:pPr>
            <w:ins w:id="223" w:author="msammartano" w:date="2014-03-19T17:23:00Z">
              <w:r w:rsidRPr="005B3879">
                <w:t>3.0</w:t>
              </w:r>
            </w:ins>
          </w:p>
        </w:tc>
        <w:tc>
          <w:tcPr>
            <w:tcW w:w="915" w:type="dxa"/>
          </w:tcPr>
          <w:p w:rsidR="005B3879" w:rsidRPr="005B3879" w:rsidRDefault="005B3879" w:rsidP="005B3879">
            <w:pPr>
              <w:jc w:val="center"/>
              <w:rPr>
                <w:ins w:id="224" w:author="msammartano" w:date="2014-03-19T17:11:00Z"/>
              </w:rPr>
            </w:pPr>
            <w:ins w:id="225" w:author="msammartano" w:date="2014-03-19T17:23:00Z">
              <w:r w:rsidRPr="005B3879">
                <w:t>3.0</w:t>
              </w:r>
            </w:ins>
          </w:p>
        </w:tc>
        <w:tc>
          <w:tcPr>
            <w:tcW w:w="915" w:type="dxa"/>
          </w:tcPr>
          <w:p w:rsidR="005B3879" w:rsidRPr="005B3879" w:rsidRDefault="005B3879" w:rsidP="005B3879">
            <w:pPr>
              <w:jc w:val="center"/>
              <w:rPr>
                <w:ins w:id="226" w:author="msammartano" w:date="2014-03-19T17:28:00Z"/>
              </w:rPr>
            </w:pPr>
            <w:ins w:id="227" w:author="msammartano" w:date="2014-03-19T17:28:00Z">
              <w:r>
                <w:t>4.0</w:t>
              </w:r>
            </w:ins>
          </w:p>
        </w:tc>
      </w:tr>
      <w:tr w:rsidR="005B3879" w:rsidRPr="005B3879" w:rsidTr="005B3879">
        <w:trPr>
          <w:ins w:id="228" w:author="msammartano" w:date="2014-03-19T17:16:00Z"/>
        </w:trPr>
        <w:tc>
          <w:tcPr>
            <w:tcW w:w="1049" w:type="dxa"/>
          </w:tcPr>
          <w:p w:rsidR="005B3879" w:rsidRPr="005B3879" w:rsidRDefault="005B3879" w:rsidP="00535125">
            <w:pPr>
              <w:jc w:val="center"/>
              <w:rPr>
                <w:ins w:id="229" w:author="msammartano" w:date="2014-03-19T17:16:00Z"/>
              </w:rPr>
            </w:pPr>
            <w:ins w:id="230" w:author="msammartano" w:date="2014-03-19T17:16:00Z">
              <w:r w:rsidRPr="005B3879">
                <w:t>"</w:t>
              </w:r>
            </w:ins>
            <w:ins w:id="231" w:author="msammartano" w:date="2014-03-19T18:01:00Z">
              <w:r w:rsidR="00535125">
                <w:t>HE</w:t>
              </w:r>
            </w:ins>
            <w:ins w:id="232" w:author="msammartano" w:date="2014-03-19T17:16:00Z">
              <w:r w:rsidRPr="005B3879">
                <w:t>"</w:t>
              </w:r>
            </w:ins>
          </w:p>
        </w:tc>
        <w:tc>
          <w:tcPr>
            <w:tcW w:w="1800" w:type="dxa"/>
          </w:tcPr>
          <w:p w:rsidR="005B3879" w:rsidRPr="005B3879" w:rsidRDefault="005B3879" w:rsidP="00FC22BC">
            <w:pPr>
              <w:jc w:val="center"/>
              <w:rPr>
                <w:ins w:id="233" w:author="msammartano" w:date="2014-03-19T17:16:00Z"/>
              </w:rPr>
            </w:pPr>
            <w:ins w:id="234" w:author="msammartano" w:date="2014-03-19T17:18:00Z">
              <w:r w:rsidRPr="005B3879">
                <w:t>Half-even</w:t>
              </w:r>
            </w:ins>
          </w:p>
        </w:tc>
        <w:tc>
          <w:tcPr>
            <w:tcW w:w="915" w:type="dxa"/>
          </w:tcPr>
          <w:p w:rsidR="005B3879" w:rsidRPr="005B3879" w:rsidRDefault="005B3879" w:rsidP="00FC22BC">
            <w:pPr>
              <w:jc w:val="center"/>
              <w:rPr>
                <w:ins w:id="235" w:author="msammartano" w:date="2014-03-19T17:27:00Z"/>
              </w:rPr>
            </w:pPr>
            <w:ins w:id="236" w:author="msammartano" w:date="2014-03-19T17:27:00Z">
              <w:r>
                <w:t>-4.0</w:t>
              </w:r>
            </w:ins>
          </w:p>
        </w:tc>
        <w:tc>
          <w:tcPr>
            <w:tcW w:w="915" w:type="dxa"/>
          </w:tcPr>
          <w:p w:rsidR="005B3879" w:rsidRPr="005B3879" w:rsidRDefault="005B3879" w:rsidP="005B3879">
            <w:pPr>
              <w:jc w:val="center"/>
              <w:rPr>
                <w:ins w:id="237" w:author="msammartano" w:date="2014-03-19T17:16:00Z"/>
              </w:rPr>
            </w:pPr>
            <w:ins w:id="238" w:author="msammartano" w:date="2014-03-19T17:24:00Z">
              <w:r w:rsidRPr="005B3879">
                <w:t>-</w:t>
              </w:r>
            </w:ins>
            <w:ins w:id="239" w:author="msammartano" w:date="2014-03-19T17:29:00Z">
              <w:r>
                <w:t>4</w:t>
              </w:r>
            </w:ins>
            <w:ins w:id="240" w:author="msammartano" w:date="2014-03-19T17:24:00Z">
              <w:r w:rsidRPr="005B3879">
                <w:t>.0</w:t>
              </w:r>
            </w:ins>
          </w:p>
        </w:tc>
        <w:tc>
          <w:tcPr>
            <w:tcW w:w="915" w:type="dxa"/>
          </w:tcPr>
          <w:p w:rsidR="005B3879" w:rsidRPr="005B3879" w:rsidRDefault="005B3879" w:rsidP="00FC22BC">
            <w:pPr>
              <w:jc w:val="center"/>
              <w:rPr>
                <w:ins w:id="241" w:author="msammartano" w:date="2014-03-19T17:16:00Z"/>
              </w:rPr>
            </w:pPr>
            <w:ins w:id="242" w:author="msammartano" w:date="2014-03-19T17:24:00Z">
              <w:r w:rsidRPr="005B3879">
                <w:t>-3.0</w:t>
              </w:r>
            </w:ins>
          </w:p>
        </w:tc>
        <w:tc>
          <w:tcPr>
            <w:tcW w:w="915" w:type="dxa"/>
          </w:tcPr>
          <w:p w:rsidR="005B3879" w:rsidRPr="005B3879" w:rsidRDefault="005B3879" w:rsidP="00FC22BC">
            <w:pPr>
              <w:jc w:val="center"/>
              <w:rPr>
                <w:ins w:id="243" w:author="msammartano" w:date="2014-03-19T17:22:00Z"/>
              </w:rPr>
            </w:pPr>
            <w:ins w:id="244" w:author="msammartano" w:date="2014-03-19T17:24:00Z">
              <w:r w:rsidRPr="005B3879">
                <w:t>3.0</w:t>
              </w:r>
            </w:ins>
          </w:p>
        </w:tc>
        <w:tc>
          <w:tcPr>
            <w:tcW w:w="915" w:type="dxa"/>
          </w:tcPr>
          <w:p w:rsidR="005B3879" w:rsidRPr="005B3879" w:rsidRDefault="005B3879" w:rsidP="005B3879">
            <w:pPr>
              <w:jc w:val="center"/>
              <w:rPr>
                <w:ins w:id="245" w:author="msammartano" w:date="2014-03-19T17:16:00Z"/>
              </w:rPr>
            </w:pPr>
            <w:ins w:id="246" w:author="msammartano" w:date="2014-03-19T17:29:00Z">
              <w:r>
                <w:t>4</w:t>
              </w:r>
            </w:ins>
            <w:ins w:id="247" w:author="msammartano" w:date="2014-03-19T17:24:00Z">
              <w:r w:rsidRPr="005B3879">
                <w:t>.0</w:t>
              </w:r>
            </w:ins>
          </w:p>
        </w:tc>
        <w:tc>
          <w:tcPr>
            <w:tcW w:w="915" w:type="dxa"/>
          </w:tcPr>
          <w:p w:rsidR="005B3879" w:rsidRPr="005B3879" w:rsidRDefault="005B3879" w:rsidP="005B3879">
            <w:pPr>
              <w:jc w:val="center"/>
              <w:rPr>
                <w:ins w:id="248" w:author="msammartano" w:date="2014-03-19T17:28:00Z"/>
              </w:rPr>
            </w:pPr>
            <w:ins w:id="249" w:author="msammartano" w:date="2014-03-19T17:29:00Z">
              <w:r>
                <w:t>4.0</w:t>
              </w:r>
            </w:ins>
          </w:p>
        </w:tc>
      </w:tr>
      <w:tr w:rsidR="005B3879" w:rsidRPr="005B3879" w:rsidTr="005B3879">
        <w:trPr>
          <w:ins w:id="250" w:author="msammartano" w:date="2014-03-19T17:16:00Z"/>
        </w:trPr>
        <w:tc>
          <w:tcPr>
            <w:tcW w:w="1049" w:type="dxa"/>
          </w:tcPr>
          <w:p w:rsidR="005B3879" w:rsidRPr="005B3879" w:rsidRDefault="005B3879" w:rsidP="00535125">
            <w:pPr>
              <w:jc w:val="center"/>
              <w:rPr>
                <w:ins w:id="251" w:author="msammartano" w:date="2014-03-19T17:16:00Z"/>
              </w:rPr>
            </w:pPr>
            <w:ins w:id="252" w:author="msammartano" w:date="2014-03-19T17:16:00Z">
              <w:r w:rsidRPr="005B3879">
                <w:t>"</w:t>
              </w:r>
            </w:ins>
            <w:ins w:id="253" w:author="msammartano" w:date="2014-03-19T18:01:00Z">
              <w:r w:rsidR="00535125">
                <w:t>HU</w:t>
              </w:r>
            </w:ins>
            <w:ins w:id="254" w:author="msammartano" w:date="2014-03-19T17:16:00Z">
              <w:r w:rsidRPr="005B3879">
                <w:t>"</w:t>
              </w:r>
            </w:ins>
          </w:p>
        </w:tc>
        <w:tc>
          <w:tcPr>
            <w:tcW w:w="1800" w:type="dxa"/>
          </w:tcPr>
          <w:p w:rsidR="005B3879" w:rsidRPr="005B3879" w:rsidRDefault="005B3879" w:rsidP="00FC22BC">
            <w:pPr>
              <w:jc w:val="center"/>
              <w:rPr>
                <w:ins w:id="255" w:author="msammartano" w:date="2014-03-19T17:16:00Z"/>
              </w:rPr>
            </w:pPr>
            <w:ins w:id="256" w:author="msammartano" w:date="2014-03-19T17:19:00Z">
              <w:r w:rsidRPr="005B3879">
                <w:t>Half-up</w:t>
              </w:r>
            </w:ins>
          </w:p>
        </w:tc>
        <w:tc>
          <w:tcPr>
            <w:tcW w:w="915" w:type="dxa"/>
          </w:tcPr>
          <w:p w:rsidR="005B3879" w:rsidRPr="005B3879" w:rsidRDefault="005B3879" w:rsidP="00FC22BC">
            <w:pPr>
              <w:jc w:val="center"/>
              <w:rPr>
                <w:ins w:id="257" w:author="msammartano" w:date="2014-03-19T17:27:00Z"/>
              </w:rPr>
            </w:pPr>
            <w:ins w:id="258" w:author="msammartano" w:date="2014-03-19T17:28:00Z">
              <w:r>
                <w:t>-4.0</w:t>
              </w:r>
            </w:ins>
          </w:p>
        </w:tc>
        <w:tc>
          <w:tcPr>
            <w:tcW w:w="915" w:type="dxa"/>
          </w:tcPr>
          <w:p w:rsidR="005B3879" w:rsidRPr="005B3879" w:rsidRDefault="005B3879" w:rsidP="00FC22BC">
            <w:pPr>
              <w:jc w:val="center"/>
              <w:rPr>
                <w:ins w:id="259" w:author="msammartano" w:date="2014-03-19T17:16:00Z"/>
              </w:rPr>
            </w:pPr>
            <w:ins w:id="260" w:author="msammartano" w:date="2014-03-19T17:24:00Z">
              <w:r w:rsidRPr="005B3879">
                <w:t>-4.0</w:t>
              </w:r>
            </w:ins>
          </w:p>
        </w:tc>
        <w:tc>
          <w:tcPr>
            <w:tcW w:w="915" w:type="dxa"/>
          </w:tcPr>
          <w:p w:rsidR="005B3879" w:rsidRPr="005B3879" w:rsidRDefault="005B3879" w:rsidP="00FC22BC">
            <w:pPr>
              <w:jc w:val="center"/>
              <w:rPr>
                <w:ins w:id="261" w:author="msammartano" w:date="2014-03-19T17:16:00Z"/>
              </w:rPr>
            </w:pPr>
            <w:ins w:id="262" w:author="msammartano" w:date="2014-03-19T17:24:00Z">
              <w:r w:rsidRPr="005B3879">
                <w:t>-3.0</w:t>
              </w:r>
            </w:ins>
          </w:p>
        </w:tc>
        <w:tc>
          <w:tcPr>
            <w:tcW w:w="915" w:type="dxa"/>
          </w:tcPr>
          <w:p w:rsidR="005B3879" w:rsidRPr="005B3879" w:rsidRDefault="005B3879" w:rsidP="00FC22BC">
            <w:pPr>
              <w:jc w:val="center"/>
              <w:rPr>
                <w:ins w:id="263" w:author="msammartano" w:date="2014-03-19T17:22:00Z"/>
              </w:rPr>
            </w:pPr>
            <w:ins w:id="264" w:author="msammartano" w:date="2014-03-19T17:24:00Z">
              <w:r w:rsidRPr="005B3879">
                <w:t>3.0</w:t>
              </w:r>
            </w:ins>
          </w:p>
        </w:tc>
        <w:tc>
          <w:tcPr>
            <w:tcW w:w="915" w:type="dxa"/>
          </w:tcPr>
          <w:p w:rsidR="005B3879" w:rsidRPr="005B3879" w:rsidRDefault="005B3879" w:rsidP="00FC22BC">
            <w:pPr>
              <w:jc w:val="center"/>
              <w:rPr>
                <w:ins w:id="265" w:author="msammartano" w:date="2014-03-19T17:16:00Z"/>
              </w:rPr>
            </w:pPr>
            <w:ins w:id="266" w:author="msammartano" w:date="2014-03-19T17:24:00Z">
              <w:r w:rsidRPr="005B3879">
                <w:t>4.</w:t>
              </w:r>
            </w:ins>
            <w:ins w:id="267" w:author="msammartano" w:date="2014-03-19T17:16:00Z">
              <w:r w:rsidRPr="005B3879">
                <w:t>0</w:t>
              </w:r>
            </w:ins>
          </w:p>
        </w:tc>
        <w:tc>
          <w:tcPr>
            <w:tcW w:w="915" w:type="dxa"/>
          </w:tcPr>
          <w:p w:rsidR="005B3879" w:rsidRPr="005B3879" w:rsidRDefault="005B3879" w:rsidP="00FC22BC">
            <w:pPr>
              <w:jc w:val="center"/>
              <w:rPr>
                <w:ins w:id="268" w:author="msammartano" w:date="2014-03-19T17:28:00Z"/>
              </w:rPr>
            </w:pPr>
            <w:ins w:id="269" w:author="msammartano" w:date="2014-03-19T17:29:00Z">
              <w:r>
                <w:t>4.0</w:t>
              </w:r>
            </w:ins>
          </w:p>
        </w:tc>
      </w:tr>
      <w:tr w:rsidR="005B3879" w:rsidRPr="005B3879" w:rsidTr="005B3879">
        <w:trPr>
          <w:ins w:id="270" w:author="msammartano" w:date="2014-03-19T17:16:00Z"/>
        </w:trPr>
        <w:tc>
          <w:tcPr>
            <w:tcW w:w="1049" w:type="dxa"/>
          </w:tcPr>
          <w:p w:rsidR="005B3879" w:rsidRPr="005B3879" w:rsidRDefault="005B3879" w:rsidP="00FC22BC">
            <w:pPr>
              <w:jc w:val="center"/>
              <w:rPr>
                <w:ins w:id="271" w:author="msammartano" w:date="2014-03-19T17:16:00Z"/>
              </w:rPr>
            </w:pPr>
            <w:ins w:id="272" w:author="msammartano" w:date="2014-03-19T17:16:00Z">
              <w:r w:rsidRPr="005B3879">
                <w:t>"</w:t>
              </w:r>
            </w:ins>
            <w:ins w:id="273" w:author="msammartano" w:date="2014-03-19T18:01:00Z">
              <w:r w:rsidR="00535125">
                <w:t>D</w:t>
              </w:r>
            </w:ins>
            <w:ins w:id="274" w:author="msammartano" w:date="2014-03-19T17:16:00Z">
              <w:r w:rsidRPr="005B3879">
                <w:t>"</w:t>
              </w:r>
            </w:ins>
          </w:p>
        </w:tc>
        <w:tc>
          <w:tcPr>
            <w:tcW w:w="1800" w:type="dxa"/>
          </w:tcPr>
          <w:p w:rsidR="005B3879" w:rsidRPr="005B3879" w:rsidRDefault="005B3879" w:rsidP="005B3879">
            <w:pPr>
              <w:jc w:val="center"/>
              <w:rPr>
                <w:ins w:id="275" w:author="msammartano" w:date="2014-03-19T17:16:00Z"/>
              </w:rPr>
            </w:pPr>
            <w:ins w:id="276" w:author="msammartano" w:date="2014-03-19T17:19:00Z">
              <w:r w:rsidRPr="005B3879">
                <w:t xml:space="preserve">Down </w:t>
              </w:r>
            </w:ins>
          </w:p>
        </w:tc>
        <w:tc>
          <w:tcPr>
            <w:tcW w:w="915" w:type="dxa"/>
          </w:tcPr>
          <w:p w:rsidR="005B3879" w:rsidRPr="005B3879" w:rsidRDefault="005B3879" w:rsidP="00FC22BC">
            <w:pPr>
              <w:jc w:val="center"/>
              <w:rPr>
                <w:ins w:id="277" w:author="msammartano" w:date="2014-03-19T17:27:00Z"/>
              </w:rPr>
            </w:pPr>
            <w:ins w:id="278" w:author="msammartano" w:date="2014-03-19T17:28:00Z">
              <w:r>
                <w:t>-3.0</w:t>
              </w:r>
            </w:ins>
          </w:p>
        </w:tc>
        <w:tc>
          <w:tcPr>
            <w:tcW w:w="915" w:type="dxa"/>
          </w:tcPr>
          <w:p w:rsidR="005B3879" w:rsidRPr="005B3879" w:rsidRDefault="005B3879" w:rsidP="00FC22BC">
            <w:pPr>
              <w:jc w:val="center"/>
              <w:rPr>
                <w:ins w:id="279" w:author="msammartano" w:date="2014-03-19T17:16:00Z"/>
              </w:rPr>
            </w:pPr>
            <w:ins w:id="280" w:author="msammartano" w:date="2014-03-19T17:25:00Z">
              <w:r w:rsidRPr="005B3879">
                <w:t>-3.0</w:t>
              </w:r>
            </w:ins>
          </w:p>
        </w:tc>
        <w:tc>
          <w:tcPr>
            <w:tcW w:w="915" w:type="dxa"/>
          </w:tcPr>
          <w:p w:rsidR="005B3879" w:rsidRPr="005B3879" w:rsidRDefault="005B3879" w:rsidP="00FC22BC">
            <w:pPr>
              <w:jc w:val="center"/>
              <w:rPr>
                <w:ins w:id="281" w:author="msammartano" w:date="2014-03-19T17:16:00Z"/>
              </w:rPr>
            </w:pPr>
            <w:ins w:id="282" w:author="msammartano" w:date="2014-03-19T17:25:00Z">
              <w:r w:rsidRPr="005B3879">
                <w:t>-3.0</w:t>
              </w:r>
            </w:ins>
          </w:p>
        </w:tc>
        <w:tc>
          <w:tcPr>
            <w:tcW w:w="915" w:type="dxa"/>
          </w:tcPr>
          <w:p w:rsidR="005B3879" w:rsidRPr="005B3879" w:rsidRDefault="005B3879" w:rsidP="00FC22BC">
            <w:pPr>
              <w:jc w:val="center"/>
              <w:rPr>
                <w:ins w:id="283" w:author="msammartano" w:date="2014-03-19T17:22:00Z"/>
              </w:rPr>
            </w:pPr>
            <w:ins w:id="284" w:author="msammartano" w:date="2014-03-19T17:25:00Z">
              <w:r w:rsidRPr="005B3879">
                <w:t>3.0</w:t>
              </w:r>
            </w:ins>
          </w:p>
        </w:tc>
        <w:tc>
          <w:tcPr>
            <w:tcW w:w="915" w:type="dxa"/>
          </w:tcPr>
          <w:p w:rsidR="005B3879" w:rsidRPr="005B3879" w:rsidRDefault="005B3879" w:rsidP="00FC22BC">
            <w:pPr>
              <w:jc w:val="center"/>
              <w:rPr>
                <w:ins w:id="285" w:author="msammartano" w:date="2014-03-19T17:16:00Z"/>
              </w:rPr>
            </w:pPr>
            <w:ins w:id="286" w:author="msammartano" w:date="2014-03-19T17:25:00Z">
              <w:r w:rsidRPr="005B3879">
                <w:t>3.</w:t>
              </w:r>
            </w:ins>
            <w:ins w:id="287" w:author="msammartano" w:date="2014-03-19T17:16:00Z">
              <w:r w:rsidRPr="005B3879">
                <w:t>0</w:t>
              </w:r>
            </w:ins>
          </w:p>
        </w:tc>
        <w:tc>
          <w:tcPr>
            <w:tcW w:w="915" w:type="dxa"/>
          </w:tcPr>
          <w:p w:rsidR="005B3879" w:rsidRPr="005B3879" w:rsidRDefault="005B3879" w:rsidP="00FC22BC">
            <w:pPr>
              <w:jc w:val="center"/>
              <w:rPr>
                <w:ins w:id="288" w:author="msammartano" w:date="2014-03-19T17:28:00Z"/>
              </w:rPr>
            </w:pPr>
            <w:ins w:id="289" w:author="msammartano" w:date="2014-03-19T17:29:00Z">
              <w:r>
                <w:t>3.0</w:t>
              </w:r>
            </w:ins>
          </w:p>
        </w:tc>
      </w:tr>
      <w:tr w:rsidR="005B3879" w:rsidRPr="005B3879" w:rsidTr="00D01265">
        <w:trPr>
          <w:ins w:id="290" w:author="msammartano" w:date="2014-03-19T17:45:00Z"/>
        </w:trPr>
        <w:tc>
          <w:tcPr>
            <w:tcW w:w="1049" w:type="dxa"/>
          </w:tcPr>
          <w:p w:rsidR="005B3879" w:rsidRPr="005B3879" w:rsidRDefault="005B3879" w:rsidP="00D01265">
            <w:pPr>
              <w:jc w:val="center"/>
              <w:rPr>
                <w:ins w:id="291" w:author="msammartano" w:date="2014-03-19T17:45:00Z"/>
              </w:rPr>
            </w:pPr>
            <w:ins w:id="292" w:author="msammartano" w:date="2014-03-19T17:45:00Z">
              <w:r w:rsidRPr="005B3879">
                <w:t>"</w:t>
              </w:r>
            </w:ins>
            <w:ins w:id="293" w:author="msammartano" w:date="2014-03-19T18:01:00Z">
              <w:r w:rsidR="00535125">
                <w:t>U</w:t>
              </w:r>
            </w:ins>
            <w:ins w:id="294" w:author="msammartano" w:date="2014-03-19T17:45:00Z">
              <w:r w:rsidRPr="005B3879">
                <w:t>"</w:t>
              </w:r>
            </w:ins>
          </w:p>
        </w:tc>
        <w:tc>
          <w:tcPr>
            <w:tcW w:w="1800" w:type="dxa"/>
          </w:tcPr>
          <w:p w:rsidR="005B3879" w:rsidRPr="005B3879" w:rsidRDefault="005B3879" w:rsidP="00D01265">
            <w:pPr>
              <w:jc w:val="center"/>
              <w:rPr>
                <w:ins w:id="295" w:author="msammartano" w:date="2014-03-19T17:45:00Z"/>
              </w:rPr>
            </w:pPr>
            <w:ins w:id="296" w:author="msammartano" w:date="2014-03-19T17:45:00Z">
              <w:r w:rsidRPr="005B3879">
                <w:t>Up</w:t>
              </w:r>
            </w:ins>
          </w:p>
        </w:tc>
        <w:tc>
          <w:tcPr>
            <w:tcW w:w="915" w:type="dxa"/>
          </w:tcPr>
          <w:p w:rsidR="005B3879" w:rsidRPr="005B3879" w:rsidRDefault="005B3879" w:rsidP="00D01265">
            <w:pPr>
              <w:jc w:val="center"/>
              <w:rPr>
                <w:ins w:id="297" w:author="msammartano" w:date="2014-03-19T17:45:00Z"/>
              </w:rPr>
            </w:pPr>
            <w:ins w:id="298" w:author="msammartano" w:date="2014-03-19T17:45:00Z">
              <w:r>
                <w:t>-4.0</w:t>
              </w:r>
            </w:ins>
          </w:p>
        </w:tc>
        <w:tc>
          <w:tcPr>
            <w:tcW w:w="915" w:type="dxa"/>
          </w:tcPr>
          <w:p w:rsidR="005B3879" w:rsidRPr="005B3879" w:rsidRDefault="005B3879" w:rsidP="00D01265">
            <w:pPr>
              <w:jc w:val="center"/>
              <w:rPr>
                <w:ins w:id="299" w:author="msammartano" w:date="2014-03-19T17:45:00Z"/>
              </w:rPr>
            </w:pPr>
            <w:ins w:id="300" w:author="msammartano" w:date="2014-03-19T17:45:00Z">
              <w:r w:rsidRPr="005B3879">
                <w:t>-4.0</w:t>
              </w:r>
            </w:ins>
          </w:p>
        </w:tc>
        <w:tc>
          <w:tcPr>
            <w:tcW w:w="915" w:type="dxa"/>
          </w:tcPr>
          <w:p w:rsidR="005B3879" w:rsidRPr="005B3879" w:rsidRDefault="005B3879" w:rsidP="00D01265">
            <w:pPr>
              <w:jc w:val="center"/>
              <w:rPr>
                <w:ins w:id="301" w:author="msammartano" w:date="2014-03-19T17:45:00Z"/>
              </w:rPr>
            </w:pPr>
            <w:ins w:id="302" w:author="msammartano" w:date="2014-03-19T17:45:00Z">
              <w:r w:rsidRPr="005B3879">
                <w:t>-4.0</w:t>
              </w:r>
            </w:ins>
          </w:p>
        </w:tc>
        <w:tc>
          <w:tcPr>
            <w:tcW w:w="915" w:type="dxa"/>
          </w:tcPr>
          <w:p w:rsidR="005B3879" w:rsidRPr="005B3879" w:rsidRDefault="005B3879" w:rsidP="00D01265">
            <w:pPr>
              <w:jc w:val="center"/>
              <w:rPr>
                <w:ins w:id="303" w:author="msammartano" w:date="2014-03-19T17:45:00Z"/>
              </w:rPr>
            </w:pPr>
            <w:ins w:id="304" w:author="msammartano" w:date="2014-03-19T17:45:00Z">
              <w:r w:rsidRPr="005B3879">
                <w:t>4.0</w:t>
              </w:r>
            </w:ins>
          </w:p>
        </w:tc>
        <w:tc>
          <w:tcPr>
            <w:tcW w:w="915" w:type="dxa"/>
          </w:tcPr>
          <w:p w:rsidR="005B3879" w:rsidRPr="005B3879" w:rsidRDefault="005B3879" w:rsidP="00D01265">
            <w:pPr>
              <w:jc w:val="center"/>
              <w:rPr>
                <w:ins w:id="305" w:author="msammartano" w:date="2014-03-19T17:45:00Z"/>
              </w:rPr>
            </w:pPr>
            <w:ins w:id="306" w:author="msammartano" w:date="2014-03-19T17:45:00Z">
              <w:r w:rsidRPr="005B3879">
                <w:t>4.0</w:t>
              </w:r>
            </w:ins>
          </w:p>
        </w:tc>
        <w:tc>
          <w:tcPr>
            <w:tcW w:w="915" w:type="dxa"/>
          </w:tcPr>
          <w:p w:rsidR="005B3879" w:rsidRPr="005B3879" w:rsidRDefault="005B3879" w:rsidP="00D01265">
            <w:pPr>
              <w:jc w:val="center"/>
              <w:rPr>
                <w:ins w:id="307" w:author="msammartano" w:date="2014-03-19T17:45:00Z"/>
              </w:rPr>
            </w:pPr>
            <w:ins w:id="308" w:author="msammartano" w:date="2014-03-19T17:45:00Z">
              <w:r>
                <w:t>4.0</w:t>
              </w:r>
            </w:ins>
          </w:p>
        </w:tc>
      </w:tr>
      <w:tr w:rsidR="005B3879" w:rsidRPr="005B3879" w:rsidTr="00D01265">
        <w:trPr>
          <w:ins w:id="309" w:author="msammartano" w:date="2014-03-19T17:45:00Z"/>
        </w:trPr>
        <w:tc>
          <w:tcPr>
            <w:tcW w:w="1049" w:type="dxa"/>
          </w:tcPr>
          <w:p w:rsidR="005B3879" w:rsidRPr="005B3879" w:rsidRDefault="005B3879" w:rsidP="00D01265">
            <w:pPr>
              <w:jc w:val="center"/>
              <w:rPr>
                <w:ins w:id="310" w:author="msammartano" w:date="2014-03-19T17:45:00Z"/>
              </w:rPr>
            </w:pPr>
            <w:ins w:id="311" w:author="msammartano" w:date="2014-03-19T17:45:00Z">
              <w:r w:rsidRPr="005B3879">
                <w:t>"</w:t>
              </w:r>
            </w:ins>
            <w:ins w:id="312" w:author="msammartano" w:date="2014-03-19T18:01:00Z">
              <w:r w:rsidR="00535125">
                <w:t>F</w:t>
              </w:r>
            </w:ins>
            <w:ins w:id="313" w:author="msammartano" w:date="2014-03-19T17:45:00Z">
              <w:r w:rsidRPr="005B3879">
                <w:t>"</w:t>
              </w:r>
            </w:ins>
          </w:p>
        </w:tc>
        <w:tc>
          <w:tcPr>
            <w:tcW w:w="1800" w:type="dxa"/>
          </w:tcPr>
          <w:p w:rsidR="005B3879" w:rsidRPr="005B3879" w:rsidRDefault="005B3879" w:rsidP="00D01265">
            <w:pPr>
              <w:jc w:val="center"/>
              <w:rPr>
                <w:ins w:id="314" w:author="msammartano" w:date="2014-03-19T17:45:00Z"/>
              </w:rPr>
            </w:pPr>
            <w:ins w:id="315" w:author="msammartano" w:date="2014-03-19T17:45:00Z">
              <w:r w:rsidRPr="005B3879">
                <w:t>Floor</w:t>
              </w:r>
            </w:ins>
          </w:p>
        </w:tc>
        <w:tc>
          <w:tcPr>
            <w:tcW w:w="915" w:type="dxa"/>
          </w:tcPr>
          <w:p w:rsidR="005B3879" w:rsidRPr="005B3879" w:rsidRDefault="005B3879" w:rsidP="00D01265">
            <w:pPr>
              <w:jc w:val="center"/>
              <w:rPr>
                <w:ins w:id="316" w:author="msammartano" w:date="2014-03-19T17:45:00Z"/>
              </w:rPr>
            </w:pPr>
            <w:ins w:id="317" w:author="msammartano" w:date="2014-03-19T17:45:00Z">
              <w:r>
                <w:t>-4.0</w:t>
              </w:r>
            </w:ins>
          </w:p>
        </w:tc>
        <w:tc>
          <w:tcPr>
            <w:tcW w:w="915" w:type="dxa"/>
          </w:tcPr>
          <w:p w:rsidR="005B3879" w:rsidRPr="005B3879" w:rsidRDefault="005B3879" w:rsidP="00D01265">
            <w:pPr>
              <w:jc w:val="center"/>
              <w:rPr>
                <w:ins w:id="318" w:author="msammartano" w:date="2014-03-19T17:45:00Z"/>
              </w:rPr>
            </w:pPr>
            <w:ins w:id="319" w:author="msammartano" w:date="2014-03-19T17:45:00Z">
              <w:r w:rsidRPr="005B3879">
                <w:t>-4.0</w:t>
              </w:r>
            </w:ins>
          </w:p>
        </w:tc>
        <w:tc>
          <w:tcPr>
            <w:tcW w:w="915" w:type="dxa"/>
          </w:tcPr>
          <w:p w:rsidR="005B3879" w:rsidRPr="005B3879" w:rsidRDefault="005B3879" w:rsidP="00D01265">
            <w:pPr>
              <w:jc w:val="center"/>
              <w:rPr>
                <w:ins w:id="320" w:author="msammartano" w:date="2014-03-19T17:45:00Z"/>
              </w:rPr>
            </w:pPr>
            <w:ins w:id="321" w:author="msammartano" w:date="2014-03-19T17:45:00Z">
              <w:r w:rsidRPr="005B3879">
                <w:t>-4.0</w:t>
              </w:r>
            </w:ins>
          </w:p>
        </w:tc>
        <w:tc>
          <w:tcPr>
            <w:tcW w:w="915" w:type="dxa"/>
          </w:tcPr>
          <w:p w:rsidR="005B3879" w:rsidRPr="005B3879" w:rsidRDefault="005B3879" w:rsidP="00D01265">
            <w:pPr>
              <w:jc w:val="center"/>
              <w:rPr>
                <w:ins w:id="322" w:author="msammartano" w:date="2014-03-19T17:45:00Z"/>
              </w:rPr>
            </w:pPr>
            <w:ins w:id="323" w:author="msammartano" w:date="2014-03-19T17:45:00Z">
              <w:r w:rsidRPr="005B3879">
                <w:t>3.0</w:t>
              </w:r>
            </w:ins>
          </w:p>
        </w:tc>
        <w:tc>
          <w:tcPr>
            <w:tcW w:w="915" w:type="dxa"/>
          </w:tcPr>
          <w:p w:rsidR="005B3879" w:rsidRPr="005B3879" w:rsidRDefault="005B3879" w:rsidP="00D01265">
            <w:pPr>
              <w:jc w:val="center"/>
              <w:rPr>
                <w:ins w:id="324" w:author="msammartano" w:date="2014-03-19T17:45:00Z"/>
              </w:rPr>
            </w:pPr>
            <w:ins w:id="325" w:author="msammartano" w:date="2014-03-19T17:45:00Z">
              <w:r w:rsidRPr="005B3879">
                <w:t>3.0</w:t>
              </w:r>
            </w:ins>
          </w:p>
        </w:tc>
        <w:tc>
          <w:tcPr>
            <w:tcW w:w="915" w:type="dxa"/>
          </w:tcPr>
          <w:p w:rsidR="005B3879" w:rsidRPr="005B3879" w:rsidRDefault="005B3879" w:rsidP="00D01265">
            <w:pPr>
              <w:jc w:val="center"/>
              <w:rPr>
                <w:ins w:id="326" w:author="msammartano" w:date="2014-03-19T17:45:00Z"/>
              </w:rPr>
            </w:pPr>
            <w:ins w:id="327" w:author="msammartano" w:date="2014-03-19T17:45:00Z">
              <w:r>
                <w:t>3.0</w:t>
              </w:r>
            </w:ins>
          </w:p>
        </w:tc>
      </w:tr>
      <w:tr w:rsidR="005B3879" w:rsidRPr="005B3879" w:rsidTr="00D01265">
        <w:trPr>
          <w:ins w:id="328" w:author="msammartano" w:date="2014-03-19T17:30:00Z"/>
        </w:trPr>
        <w:tc>
          <w:tcPr>
            <w:tcW w:w="1049" w:type="dxa"/>
          </w:tcPr>
          <w:p w:rsidR="005B3879" w:rsidRPr="005B3879" w:rsidRDefault="005B3879" w:rsidP="00D01265">
            <w:pPr>
              <w:jc w:val="center"/>
              <w:rPr>
                <w:ins w:id="329" w:author="msammartano" w:date="2014-03-19T17:30:00Z"/>
              </w:rPr>
            </w:pPr>
            <w:ins w:id="330" w:author="msammartano" w:date="2014-03-19T17:30:00Z">
              <w:r w:rsidRPr="005B3879">
                <w:t>"</w:t>
              </w:r>
            </w:ins>
            <w:ins w:id="331" w:author="msammartano" w:date="2014-03-19T18:01:00Z">
              <w:r w:rsidR="00535125">
                <w:t>C</w:t>
              </w:r>
            </w:ins>
            <w:ins w:id="332" w:author="msammartano" w:date="2014-03-19T17:30:00Z">
              <w:r w:rsidRPr="005B3879">
                <w:t>"</w:t>
              </w:r>
            </w:ins>
          </w:p>
        </w:tc>
        <w:tc>
          <w:tcPr>
            <w:tcW w:w="1800" w:type="dxa"/>
          </w:tcPr>
          <w:p w:rsidR="005B3879" w:rsidRPr="005B3879" w:rsidRDefault="005B3879" w:rsidP="00D01265">
            <w:pPr>
              <w:jc w:val="center"/>
              <w:rPr>
                <w:ins w:id="333" w:author="msammartano" w:date="2014-03-19T17:30:00Z"/>
              </w:rPr>
            </w:pPr>
            <w:ins w:id="334" w:author="msammartano" w:date="2014-03-19T17:30:00Z">
              <w:r w:rsidRPr="005B3879">
                <w:t>Ceiling</w:t>
              </w:r>
            </w:ins>
          </w:p>
        </w:tc>
        <w:tc>
          <w:tcPr>
            <w:tcW w:w="915" w:type="dxa"/>
          </w:tcPr>
          <w:p w:rsidR="005B3879" w:rsidRPr="005B3879" w:rsidRDefault="005B3879" w:rsidP="00D01265">
            <w:pPr>
              <w:jc w:val="center"/>
              <w:rPr>
                <w:ins w:id="335" w:author="msammartano" w:date="2014-03-19T17:30:00Z"/>
              </w:rPr>
            </w:pPr>
            <w:ins w:id="336" w:author="msammartano" w:date="2014-03-19T17:30:00Z">
              <w:r>
                <w:t>-3.0</w:t>
              </w:r>
            </w:ins>
          </w:p>
        </w:tc>
        <w:tc>
          <w:tcPr>
            <w:tcW w:w="915" w:type="dxa"/>
          </w:tcPr>
          <w:p w:rsidR="005B3879" w:rsidRPr="005B3879" w:rsidRDefault="005B3879" w:rsidP="00D01265">
            <w:pPr>
              <w:jc w:val="center"/>
              <w:rPr>
                <w:ins w:id="337" w:author="msammartano" w:date="2014-03-19T17:30:00Z"/>
              </w:rPr>
            </w:pPr>
            <w:ins w:id="338" w:author="msammartano" w:date="2014-03-19T17:30:00Z">
              <w:r w:rsidRPr="005B3879">
                <w:t>-3.0</w:t>
              </w:r>
            </w:ins>
          </w:p>
        </w:tc>
        <w:tc>
          <w:tcPr>
            <w:tcW w:w="915" w:type="dxa"/>
          </w:tcPr>
          <w:p w:rsidR="005B3879" w:rsidRPr="005B3879" w:rsidRDefault="005B3879" w:rsidP="00D01265">
            <w:pPr>
              <w:jc w:val="center"/>
              <w:rPr>
                <w:ins w:id="339" w:author="msammartano" w:date="2014-03-19T17:30:00Z"/>
              </w:rPr>
            </w:pPr>
            <w:ins w:id="340" w:author="msammartano" w:date="2014-03-19T17:30:00Z">
              <w:r w:rsidRPr="005B3879">
                <w:t>-3.0</w:t>
              </w:r>
            </w:ins>
          </w:p>
        </w:tc>
        <w:tc>
          <w:tcPr>
            <w:tcW w:w="915" w:type="dxa"/>
          </w:tcPr>
          <w:p w:rsidR="005B3879" w:rsidRPr="005B3879" w:rsidRDefault="005B3879" w:rsidP="00D01265">
            <w:pPr>
              <w:jc w:val="center"/>
              <w:rPr>
                <w:ins w:id="341" w:author="msammartano" w:date="2014-03-19T17:30:00Z"/>
              </w:rPr>
            </w:pPr>
            <w:ins w:id="342" w:author="msammartano" w:date="2014-03-19T17:30:00Z">
              <w:r w:rsidRPr="005B3879">
                <w:t>4.0</w:t>
              </w:r>
            </w:ins>
          </w:p>
        </w:tc>
        <w:tc>
          <w:tcPr>
            <w:tcW w:w="915" w:type="dxa"/>
          </w:tcPr>
          <w:p w:rsidR="005B3879" w:rsidRPr="005B3879" w:rsidRDefault="005B3879" w:rsidP="00D01265">
            <w:pPr>
              <w:jc w:val="center"/>
              <w:rPr>
                <w:ins w:id="343" w:author="msammartano" w:date="2014-03-19T17:30:00Z"/>
              </w:rPr>
            </w:pPr>
            <w:ins w:id="344" w:author="msammartano" w:date="2014-03-19T17:30:00Z">
              <w:r w:rsidRPr="005B3879">
                <w:t>4.0</w:t>
              </w:r>
            </w:ins>
          </w:p>
        </w:tc>
        <w:tc>
          <w:tcPr>
            <w:tcW w:w="915" w:type="dxa"/>
          </w:tcPr>
          <w:p w:rsidR="005B3879" w:rsidRPr="005B3879" w:rsidRDefault="005B3879" w:rsidP="00D01265">
            <w:pPr>
              <w:jc w:val="center"/>
              <w:rPr>
                <w:ins w:id="345" w:author="msammartano" w:date="2014-03-19T17:30:00Z"/>
              </w:rPr>
            </w:pPr>
            <w:ins w:id="346" w:author="msammartano" w:date="2014-03-19T17:30:00Z">
              <w:r>
                <w:t>4.0</w:t>
              </w:r>
            </w:ins>
          </w:p>
        </w:tc>
      </w:tr>
    </w:tbl>
    <w:p w:rsidR="00535125" w:rsidRDefault="005B3879" w:rsidP="00535125">
      <w:pPr>
        <w:spacing w:before="120"/>
        <w:ind w:left="720"/>
        <w:rPr>
          <w:ins w:id="347" w:author="msammartano" w:date="2014-03-19T18:09:00Z"/>
        </w:rPr>
      </w:pPr>
      <w:ins w:id="348" w:author="msammartano" w:date="2014-03-19T17:38:00Z">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ins>
    </w:p>
    <w:p w:rsidR="00535125" w:rsidRDefault="005B3879" w:rsidP="00535125">
      <w:pPr>
        <w:spacing w:before="120"/>
        <w:ind w:left="720"/>
        <w:rPr>
          <w:ins w:id="349" w:author="msammartano" w:date="2014-03-19T18:09:00Z"/>
        </w:rPr>
      </w:pPr>
      <w:ins w:id="350" w:author="msammartano" w:date="2014-03-19T17:35:00Z">
        <w:r w:rsidRPr="005B3879">
          <w:t>"</w:t>
        </w:r>
      </w:ins>
      <w:ins w:id="351" w:author="msammartano" w:date="2014-03-19T17:38:00Z">
        <w:r>
          <w:t>Half</w:t>
        </w:r>
      </w:ins>
      <w:ins w:id="352" w:author="msammartano" w:date="2014-03-19T17:35:00Z">
        <w:r w:rsidRPr="005B3879">
          <w:t>"</w:t>
        </w:r>
        <w:r>
          <w:t xml:space="preserve"> </w:t>
        </w:r>
      </w:ins>
      <w:ins w:id="353" w:author="msammartano" w:date="2014-03-19T17:38:00Z">
        <w:r>
          <w:t>refers to behavior when</w:t>
        </w:r>
      </w:ins>
      <w:ins w:id="354" w:author="msammartano" w:date="2014-03-19T17:39:00Z">
        <w:r>
          <w:t xml:space="preserve"> </w:t>
        </w:r>
      </w:ins>
      <w:ins w:id="355" w:author="msammartano" w:date="2014-03-19T18:10:00Z">
        <w:r w:rsidR="00535125">
          <w:t>a</w:t>
        </w:r>
      </w:ins>
      <w:ins w:id="356" w:author="msammartano" w:date="2014-03-19T17:39:00Z">
        <w:r>
          <w:t xml:space="preserve"> value is half-way between rounding up and rounding </w:t>
        </w:r>
        <w:proofErr w:type="gramStart"/>
        <w:r>
          <w:t>down(</w:t>
        </w:r>
      </w:ins>
      <w:proofErr w:type="gramEnd"/>
      <w:ins w:id="357" w:author="msammartano" w:date="2014-03-19T17:42:00Z">
        <w:r>
          <w:t>x</w:t>
        </w:r>
      </w:ins>
      <w:ins w:id="358" w:author="msammartano" w:date="2014-03-19T17:39:00Z">
        <w:r>
          <w:t>.5</w:t>
        </w:r>
      </w:ins>
      <w:ins w:id="359" w:author="msammartano" w:date="2014-03-19T17:41:00Z">
        <w:r>
          <w:t xml:space="preserve"> or -</w:t>
        </w:r>
      </w:ins>
      <w:ins w:id="360" w:author="msammartano" w:date="2014-03-19T17:42:00Z">
        <w:r>
          <w:t>x</w:t>
        </w:r>
      </w:ins>
      <w:ins w:id="361" w:author="msammartano" w:date="2014-03-19T17:41:00Z">
        <w:r>
          <w:t>.5</w:t>
        </w:r>
      </w:ins>
      <w:ins w:id="362" w:author="msammartano" w:date="2014-03-19T17:39:00Z">
        <w:r>
          <w:t>)</w:t>
        </w:r>
      </w:ins>
      <w:ins w:id="363" w:author="msammartano" w:date="2014-03-19T17:36:00Z">
        <w:r>
          <w:t>.</w:t>
        </w:r>
      </w:ins>
      <w:ins w:id="364" w:author="msammartano" w:date="2014-03-19T17:40:00Z">
        <w:r>
          <w:t xml:space="preserve"> </w:t>
        </w:r>
      </w:ins>
      <w:ins w:id="365" w:author="msammartano" w:date="2014-03-19T17:43:00Z">
        <w:r w:rsidRPr="005B3879">
          <w:t>"</w:t>
        </w:r>
        <w:r>
          <w:t>Half</w:t>
        </w:r>
        <w:r>
          <w:t>-down</w:t>
        </w:r>
        <w:r w:rsidRPr="005B3879">
          <w:t>"</w:t>
        </w:r>
        <w:r>
          <w:t xml:space="preserve"> rounds x.5 towards zero and </w:t>
        </w:r>
      </w:ins>
      <w:ins w:id="366" w:author="msammartano" w:date="2014-03-19T17:40:00Z">
        <w:r w:rsidRPr="005B3879">
          <w:t>"</w:t>
        </w:r>
      </w:ins>
      <w:ins w:id="367" w:author="msammartano" w:date="2014-03-19T17:43:00Z">
        <w:r>
          <w:t>h</w:t>
        </w:r>
      </w:ins>
      <w:ins w:id="368" w:author="msammartano" w:date="2014-03-19T17:40:00Z">
        <w:r>
          <w:t>alf</w:t>
        </w:r>
        <w:r>
          <w:t>-up</w:t>
        </w:r>
        <w:r w:rsidRPr="005B3879">
          <w:t>"</w:t>
        </w:r>
        <w:r>
          <w:t xml:space="preserve"> rounds </w:t>
        </w:r>
      </w:ins>
      <w:ins w:id="369" w:author="msammartano" w:date="2014-03-19T17:42:00Z">
        <w:r>
          <w:t>x.5 away from zero</w:t>
        </w:r>
      </w:ins>
      <w:ins w:id="370" w:author="msammartano" w:date="2014-03-19T17:43:00Z">
        <w:r>
          <w:t>.</w:t>
        </w:r>
      </w:ins>
    </w:p>
    <w:p w:rsidR="005B3879" w:rsidRDefault="00535125" w:rsidP="00535125">
      <w:pPr>
        <w:spacing w:before="120"/>
        <w:ind w:left="720"/>
        <w:rPr>
          <w:ins w:id="371" w:author="msammartano" w:date="2014-03-19T17:48:00Z"/>
        </w:rPr>
      </w:pPr>
      <w:ins w:id="372" w:author="msammartano" w:date="2014-03-19T18:07:00Z">
        <w:r w:rsidRPr="005B3879">
          <w:t>"</w:t>
        </w:r>
        <w:r>
          <w:t>Half</w:t>
        </w:r>
        <w:r>
          <w:t>-even</w:t>
        </w:r>
        <w:r w:rsidRPr="005B3879">
          <w:t>"</w:t>
        </w:r>
        <w:r>
          <w:t xml:space="preserve"> is either </w:t>
        </w:r>
        <w:r w:rsidRPr="005B3879">
          <w:t>"</w:t>
        </w:r>
        <w:r>
          <w:t>h</w:t>
        </w:r>
        <w:r>
          <w:t>alf</w:t>
        </w:r>
        <w:r>
          <w:t>-down</w:t>
        </w:r>
        <w:r w:rsidRPr="005B3879">
          <w:t>"</w:t>
        </w:r>
        <w:r>
          <w:t xml:space="preserve"> or </w:t>
        </w:r>
        <w:r w:rsidRPr="005B3879">
          <w:t>"</w:t>
        </w:r>
        <w:r>
          <w:t>h</w:t>
        </w:r>
        <w:r>
          <w:t>alf</w:t>
        </w:r>
        <w:r>
          <w:t>-up</w:t>
        </w:r>
        <w:r w:rsidRPr="005B3879">
          <w:t>"</w:t>
        </w:r>
        <w:r>
          <w:t xml:space="preserve">, </w:t>
        </w:r>
      </w:ins>
      <w:ins w:id="373" w:author="msammartano" w:date="2014-03-19T18:08:00Z">
        <w:r>
          <w:t xml:space="preserve">whichever would make the result </w:t>
        </w:r>
        <w:r w:rsidRPr="00535125">
          <w:rPr>
            <w:b/>
          </w:rPr>
          <w:t>even</w:t>
        </w:r>
        <w:r>
          <w:t>.</w:t>
        </w:r>
      </w:ins>
      <w:ins w:id="374" w:author="msammartano" w:date="2014-03-19T18:09:00Z">
        <w:r w:rsidRPr="00535125">
          <w:t xml:space="preserve"> </w:t>
        </w:r>
      </w:ins>
      <w:ins w:id="375" w:author="msammartano" w:date="2014-03-19T18:10:00Z">
        <w:r>
          <w:t xml:space="preserve">4.5 </w:t>
        </w:r>
        <w:proofErr w:type="gramStart"/>
        <w:r>
          <w:t>and</w:t>
        </w:r>
        <w:proofErr w:type="gramEnd"/>
        <w:r>
          <w:t xml:space="preserve"> 3.5 both round to 4.0.</w:t>
        </w:r>
        <w:r>
          <w:t xml:space="preserve"> </w:t>
        </w:r>
      </w:ins>
      <w:ins w:id="376" w:author="msammartano" w:date="2014-03-19T18:09:00Z">
        <w:r w:rsidRPr="005B3879">
          <w:t>"</w:t>
        </w:r>
        <w:r>
          <w:t>Half-even</w:t>
        </w:r>
        <w:r w:rsidRPr="005B3879">
          <w:t>"</w:t>
        </w:r>
        <w:r>
          <w:t xml:space="preserve"> is also called </w:t>
        </w:r>
        <w:r w:rsidRPr="005B3879">
          <w:t>"</w:t>
        </w:r>
        <w:r>
          <w:t>banker’s rounding</w:t>
        </w:r>
        <w:r w:rsidRPr="005B3879">
          <w:t>"</w:t>
        </w:r>
        <w:r>
          <w:t>, because it tends to average out rounding errors.</w:t>
        </w:r>
      </w:ins>
    </w:p>
    <w:p w:rsidR="005B3879" w:rsidRDefault="005B3879" w:rsidP="005B3879">
      <w:pPr>
        <w:rPr>
          <w:ins w:id="377" w:author="msammartano" w:date="2014-03-19T17:49:00Z"/>
        </w:rPr>
      </w:pPr>
      <w:ins w:id="378" w:author="msammartano" w:date="2014-03-19T17:46:00Z">
        <w:r>
          <w:t>If you do not provide a &lt;mode_sexp&gt;,</w:t>
        </w:r>
      </w:ins>
      <w:ins w:id="379" w:author="msammartano" w:date="2014-03-19T17:47:00Z">
        <w:r>
          <w:t xml:space="preserve"> </w:t>
        </w:r>
        <w:proofErr w:type="gramStart"/>
        <w:r>
          <w:t>ROUND(</w:t>
        </w:r>
        <w:proofErr w:type="gramEnd"/>
        <w:r>
          <w:t xml:space="preserve">) performs </w:t>
        </w:r>
        <w:r w:rsidRPr="005B3879">
          <w:t>"h</w:t>
        </w:r>
        <w:r>
          <w:t>alf-</w:t>
        </w:r>
        <w:r w:rsidRPr="005B3879">
          <w:t>d</w:t>
        </w:r>
        <w:r>
          <w:t>own</w:t>
        </w:r>
        <w:r w:rsidRPr="005B3879">
          <w:t>"</w:t>
        </w:r>
        <w:r>
          <w:t xml:space="preserve"> rounding. This is </w:t>
        </w:r>
      </w:ins>
      <w:ins w:id="380" w:author="msammartano" w:date="2014-03-19T17:48:00Z">
        <w:r>
          <w:t>what most people</w:t>
        </w:r>
      </w:ins>
      <w:ins w:id="381" w:author="msammartano" w:date="2014-03-19T18:01:00Z">
        <w:r w:rsidR="00535125">
          <w:t xml:space="preserve"> usually</w:t>
        </w:r>
      </w:ins>
      <w:ins w:id="382" w:author="msammartano" w:date="2014-03-19T17:48:00Z">
        <w:r>
          <w:t xml:space="preserve"> mean when they say </w:t>
        </w:r>
        <w:r w:rsidRPr="005B3879">
          <w:t>"</w:t>
        </w:r>
        <w:r>
          <w:t>round</w:t>
        </w:r>
        <w:r w:rsidRPr="005B3879">
          <w:t>"</w:t>
        </w:r>
        <w:r>
          <w:t>.</w:t>
        </w:r>
      </w:ins>
      <w:ins w:id="383" w:author="msammartano" w:date="2014-03-19T18:17:00Z">
        <w:r w:rsidR="00535125">
          <w:t xml:space="preserve"> </w:t>
        </w:r>
        <w:proofErr w:type="gramStart"/>
        <w:r w:rsidR="00535125">
          <w:t>ROUND(</w:t>
        </w:r>
        <w:proofErr w:type="gramEnd"/>
        <w:r w:rsidR="00535125">
          <w:t xml:space="preserve">n) is exactly the same as ROUND(n, 0, </w:t>
        </w:r>
        <w:r w:rsidR="00535125" w:rsidRPr="005B3879">
          <w:t>"</w:t>
        </w:r>
        <w:r w:rsidR="00535125">
          <w:t>HD</w:t>
        </w:r>
        <w:r w:rsidR="00535125" w:rsidRPr="005B3879">
          <w:t>"</w:t>
        </w:r>
        <w:r w:rsidR="00535125">
          <w:t>).</w:t>
        </w:r>
      </w:ins>
    </w:p>
    <w:p w:rsidR="00535125" w:rsidRDefault="00535125" w:rsidP="00535125">
      <w:pPr>
        <w:pStyle w:val="NoSpacing"/>
        <w:rPr>
          <w:ins w:id="384" w:author="msammartano" w:date="2014-03-19T17:57:00Z"/>
        </w:rPr>
      </w:pPr>
      <w:ins w:id="385" w:author="msammartano" w:date="2014-03-19T17:57:00Z">
        <w:r>
          <w:lastRenderedPageBreak/>
          <w:t>Examples:</w:t>
        </w:r>
      </w:ins>
    </w:p>
    <w:p w:rsidR="00535125" w:rsidRPr="00674A65" w:rsidRDefault="00535125" w:rsidP="00535125">
      <w:pPr>
        <w:pStyle w:val="Codeexample"/>
        <w:rPr>
          <w:ins w:id="386" w:author="msammartano" w:date="2014-03-19T17:57:00Z"/>
        </w:rPr>
      </w:pPr>
      <w:proofErr w:type="gramStart"/>
      <w:ins w:id="387" w:author="msammartano" w:date="2014-03-19T17:58:00Z">
        <w:r>
          <w:t>pi</w:t>
        </w:r>
        <w:proofErr w:type="gramEnd"/>
        <w:r>
          <w:t xml:space="preserve"> = ROUND(3.14159) </w:t>
        </w:r>
      </w:ins>
      <w:ins w:id="388" w:author="msammartano" w:date="2014-03-19T18:13:00Z">
        <w:r>
          <w:tab/>
        </w:r>
        <w:r>
          <w:tab/>
        </w:r>
        <w:r>
          <w:tab/>
        </w:r>
      </w:ins>
      <w:ins w:id="389" w:author="msammartano" w:date="2014-03-19T17:58:00Z">
        <w:r>
          <w:t>% pi is 3.0</w:t>
        </w:r>
      </w:ins>
    </w:p>
    <w:p w:rsidR="00535125" w:rsidRPr="00674A65" w:rsidRDefault="00535125" w:rsidP="00535125">
      <w:pPr>
        <w:pStyle w:val="Codeexample"/>
        <w:rPr>
          <w:ins w:id="390" w:author="msammartano" w:date="2014-03-19T17:59:00Z"/>
        </w:rPr>
      </w:pPr>
      <w:proofErr w:type="gramStart"/>
      <w:ins w:id="391" w:author="msammartano" w:date="2014-03-19T17:59:00Z">
        <w:r>
          <w:t>pi</w:t>
        </w:r>
        <w:proofErr w:type="gramEnd"/>
        <w:r>
          <w:t xml:space="preserve"> = ROUND(3.14159</w:t>
        </w:r>
        <w:r>
          <w:t>, 2)</w:t>
        </w:r>
      </w:ins>
      <w:ins w:id="392" w:author="msammartano" w:date="2014-03-19T18:13:00Z">
        <w:r>
          <w:tab/>
        </w:r>
        <w:r>
          <w:tab/>
        </w:r>
        <w:r>
          <w:tab/>
        </w:r>
      </w:ins>
      <w:ins w:id="393" w:author="msammartano" w:date="2014-03-19T17:59:00Z">
        <w:r>
          <w:t>% pi is 3.</w:t>
        </w:r>
      </w:ins>
      <w:ins w:id="394" w:author="msammartano" w:date="2014-03-19T18:03:00Z">
        <w:r>
          <w:t>14</w:t>
        </w:r>
      </w:ins>
    </w:p>
    <w:p w:rsidR="00535125" w:rsidRPr="00674A65" w:rsidRDefault="00535125" w:rsidP="00535125">
      <w:pPr>
        <w:pStyle w:val="Codeexample"/>
        <w:rPr>
          <w:ins w:id="395" w:author="msammartano" w:date="2014-03-19T17:59:00Z"/>
        </w:rPr>
      </w:pPr>
      <w:proofErr w:type="gramStart"/>
      <w:ins w:id="396" w:author="msammartano" w:date="2014-03-19T17:59:00Z">
        <w:r>
          <w:t>pi</w:t>
        </w:r>
        <w:proofErr w:type="gramEnd"/>
        <w:r>
          <w:t xml:space="preserve"> = ROUND(3.14159</w:t>
        </w:r>
        <w:r>
          <w:t>, ,</w:t>
        </w:r>
      </w:ins>
      <w:ins w:id="397" w:author="msammartano" w:date="2014-03-19T18:00:00Z">
        <w:r>
          <w:t xml:space="preserve"> </w:t>
        </w:r>
        <w:r>
          <w:rPr>
            <w:rFonts w:ascii="Courier New" w:hAnsi="Courier New" w:cs="Courier New"/>
          </w:rPr>
          <w:t>"</w:t>
        </w:r>
      </w:ins>
      <w:ins w:id="398" w:author="msammartano" w:date="2014-03-19T18:16:00Z">
        <w:r>
          <w:rPr>
            <w:rFonts w:ascii="Courier New" w:hAnsi="Courier New" w:cs="Courier New"/>
          </w:rPr>
          <w:t>U</w:t>
        </w:r>
      </w:ins>
      <w:ins w:id="399" w:author="msammartano" w:date="2014-03-19T18:00:00Z">
        <w:r>
          <w:rPr>
            <w:rFonts w:ascii="Courier New" w:hAnsi="Courier New" w:cs="Courier New"/>
          </w:rPr>
          <w:t>"</w:t>
        </w:r>
      </w:ins>
      <w:ins w:id="400" w:author="msammartano" w:date="2014-03-19T17:59:00Z">
        <w:r>
          <w:t>)</w:t>
        </w:r>
      </w:ins>
      <w:ins w:id="401" w:author="msammartano" w:date="2014-03-19T18:13:00Z">
        <w:r>
          <w:tab/>
        </w:r>
        <w:r>
          <w:tab/>
        </w:r>
      </w:ins>
      <w:ins w:id="402" w:author="msammartano" w:date="2014-03-19T17:59:00Z">
        <w:r>
          <w:t xml:space="preserve">% pi is </w:t>
        </w:r>
      </w:ins>
      <w:ins w:id="403" w:author="msammartano" w:date="2014-03-19T18:01:00Z">
        <w:r>
          <w:t>4</w:t>
        </w:r>
      </w:ins>
      <w:ins w:id="404" w:author="msammartano" w:date="2014-03-19T17:59:00Z">
        <w:r>
          <w:t>.</w:t>
        </w:r>
      </w:ins>
      <w:ins w:id="405" w:author="msammartano" w:date="2014-03-19T18:01:00Z">
        <w:r>
          <w:t>0</w:t>
        </w:r>
      </w:ins>
    </w:p>
    <w:p w:rsidR="00535125" w:rsidRPr="00674A65" w:rsidRDefault="00535125" w:rsidP="00535125">
      <w:pPr>
        <w:pStyle w:val="Codeexample"/>
        <w:rPr>
          <w:ins w:id="406" w:author="msammartano" w:date="2014-03-19T18:11:00Z"/>
        </w:rPr>
      </w:pPr>
      <w:proofErr w:type="gramStart"/>
      <w:ins w:id="407" w:author="msammartano" w:date="2014-03-19T18:11:00Z">
        <w:r>
          <w:t>pi</w:t>
        </w:r>
        <w:proofErr w:type="gramEnd"/>
        <w:r>
          <w:t xml:space="preserve"> = ROUND(3.14159, 4, </w:t>
        </w:r>
        <w:r>
          <w:rPr>
            <w:rFonts w:ascii="Courier New" w:hAnsi="Courier New" w:cs="Courier New"/>
          </w:rPr>
          <w:t>"</w:t>
        </w:r>
      </w:ins>
      <w:ins w:id="408" w:author="msammartano" w:date="2014-03-19T18:16:00Z">
        <w:r>
          <w:rPr>
            <w:rFonts w:ascii="Courier New" w:hAnsi="Courier New" w:cs="Courier New"/>
          </w:rPr>
          <w:t>F</w:t>
        </w:r>
      </w:ins>
      <w:ins w:id="409" w:author="msammartano" w:date="2014-03-19T18:11:00Z">
        <w:r>
          <w:rPr>
            <w:rFonts w:ascii="Courier New" w:hAnsi="Courier New" w:cs="Courier New"/>
          </w:rPr>
          <w:t>"</w:t>
        </w:r>
        <w:r>
          <w:t>)</w:t>
        </w:r>
      </w:ins>
      <w:ins w:id="410" w:author="msammartano" w:date="2014-03-19T18:13:00Z">
        <w:r>
          <w:tab/>
        </w:r>
        <w:r>
          <w:tab/>
        </w:r>
      </w:ins>
      <w:ins w:id="411" w:author="msammartano" w:date="2014-03-19T18:11:00Z">
        <w:r>
          <w:t>% pi is 3.1415</w:t>
        </w:r>
      </w:ins>
    </w:p>
    <w:p w:rsidR="00535125" w:rsidRPr="00674A65" w:rsidRDefault="00535125" w:rsidP="00535125">
      <w:pPr>
        <w:pStyle w:val="Codeexample"/>
        <w:rPr>
          <w:ins w:id="412" w:author="msammartano" w:date="2014-03-19T18:02:00Z"/>
        </w:rPr>
      </w:pPr>
      <w:proofErr w:type="gramStart"/>
      <w:ins w:id="413" w:author="msammartano" w:date="2014-03-19T18:11:00Z">
        <w:r>
          <w:t>neg</w:t>
        </w:r>
      </w:ins>
      <w:ins w:id="414" w:author="msammartano" w:date="2014-03-19T18:02:00Z">
        <w:r>
          <w:t>pi</w:t>
        </w:r>
        <w:proofErr w:type="gramEnd"/>
        <w:r>
          <w:t xml:space="preserve"> = ROUND(</w:t>
        </w:r>
      </w:ins>
      <w:ins w:id="415" w:author="msammartano" w:date="2014-03-19T18:12:00Z">
        <w:r>
          <w:t>-</w:t>
        </w:r>
      </w:ins>
      <w:ins w:id="416" w:author="msammartano" w:date="2014-03-19T18:02:00Z">
        <w:r>
          <w:t>3.14159,</w:t>
        </w:r>
        <w:r>
          <w:t xml:space="preserve"> 4</w:t>
        </w:r>
        <w:r>
          <w:t xml:space="preserve">, </w:t>
        </w:r>
        <w:r>
          <w:rPr>
            <w:rFonts w:ascii="Courier New" w:hAnsi="Courier New" w:cs="Courier New"/>
          </w:rPr>
          <w:t>"</w:t>
        </w:r>
      </w:ins>
      <w:ins w:id="417" w:author="msammartano" w:date="2014-03-19T18:16:00Z">
        <w:r>
          <w:rPr>
            <w:rFonts w:ascii="Courier New" w:hAnsi="Courier New" w:cs="Courier New"/>
          </w:rPr>
          <w:t>D</w:t>
        </w:r>
      </w:ins>
      <w:ins w:id="418" w:author="msammartano" w:date="2014-03-19T18:02:00Z">
        <w:r>
          <w:rPr>
            <w:rFonts w:ascii="Courier New" w:hAnsi="Courier New" w:cs="Courier New"/>
          </w:rPr>
          <w:t>"</w:t>
        </w:r>
        <w:r>
          <w:t>)</w:t>
        </w:r>
      </w:ins>
      <w:ins w:id="419" w:author="msammartano" w:date="2014-03-19T18:13:00Z">
        <w:r>
          <w:tab/>
        </w:r>
      </w:ins>
      <w:ins w:id="420" w:author="msammartano" w:date="2014-03-19T18:02:00Z">
        <w:r>
          <w:t xml:space="preserve">% </w:t>
        </w:r>
      </w:ins>
      <w:ins w:id="421" w:author="msammartano" w:date="2014-03-19T18:12:00Z">
        <w:r>
          <w:t>neg</w:t>
        </w:r>
      </w:ins>
      <w:ins w:id="422" w:author="msammartano" w:date="2014-03-19T18:02:00Z">
        <w:r>
          <w:t xml:space="preserve">pi is </w:t>
        </w:r>
      </w:ins>
      <w:ins w:id="423" w:author="msammartano" w:date="2014-03-19T18:12:00Z">
        <w:r>
          <w:t>-</w:t>
        </w:r>
      </w:ins>
      <w:ins w:id="424" w:author="msammartano" w:date="2014-03-19T18:04:00Z">
        <w:r>
          <w:t>3.141</w:t>
        </w:r>
      </w:ins>
      <w:ins w:id="425" w:author="msammartano" w:date="2014-03-19T18:12:00Z">
        <w:r>
          <w:t>6</w:t>
        </w:r>
      </w:ins>
    </w:p>
    <w:p w:rsidR="00FC22BC" w:rsidDel="00535125" w:rsidRDefault="00535125" w:rsidP="00535125">
      <w:pPr>
        <w:rPr>
          <w:del w:id="426" w:author="msammartano" w:date="2014-03-19T17:35:00Z"/>
        </w:rPr>
      </w:pPr>
      <w:ins w:id="427" w:author="msammartano" w:date="2014-03-19T18:14:00Z">
        <w:r>
          <w:t xml:space="preserve">Note that </w:t>
        </w:r>
        <w:proofErr w:type="gramStart"/>
        <w:r>
          <w:t>FLOOR(</w:t>
        </w:r>
        <w:proofErr w:type="gramEnd"/>
        <w:r>
          <w:t xml:space="preserve">n) is exactly the same as ROUND(n, </w:t>
        </w:r>
      </w:ins>
      <w:ins w:id="428" w:author="msammartano" w:date="2014-03-19T18:16:00Z">
        <w:r>
          <w:t>0</w:t>
        </w:r>
      </w:ins>
      <w:ins w:id="429" w:author="msammartano" w:date="2014-03-19T18:14:00Z">
        <w:r>
          <w:t xml:space="preserve">, </w:t>
        </w:r>
      </w:ins>
      <w:ins w:id="430" w:author="msammartano" w:date="2014-03-19T18:15:00Z">
        <w:r w:rsidRPr="005B3879">
          <w:t>"</w:t>
        </w:r>
        <w:r>
          <w:t>F</w:t>
        </w:r>
        <w:r w:rsidRPr="005B3879">
          <w:t>"</w:t>
        </w:r>
        <w:r>
          <w:t xml:space="preserve">), but FLOOR(n) is a little faster. In the same way, </w:t>
        </w:r>
        <w:proofErr w:type="gramStart"/>
        <w:r>
          <w:t>CEIL(</w:t>
        </w:r>
        <w:proofErr w:type="gramEnd"/>
        <w:r>
          <w:t xml:space="preserve">n) is the same as ROUND(n, </w:t>
        </w:r>
      </w:ins>
      <w:ins w:id="431" w:author="msammartano" w:date="2014-03-19T18:16:00Z">
        <w:r>
          <w:t>0</w:t>
        </w:r>
      </w:ins>
      <w:ins w:id="432" w:author="msammartano" w:date="2014-03-19T18:15:00Z">
        <w:r>
          <w:t xml:space="preserve">, </w:t>
        </w:r>
      </w:ins>
      <w:ins w:id="433" w:author="msammartano" w:date="2014-03-19T18:16:00Z">
        <w:r w:rsidRPr="005B3879">
          <w:t>"</w:t>
        </w:r>
        <w:r>
          <w:t>C</w:t>
        </w:r>
        <w:r w:rsidRPr="005B3879">
          <w:t>"</w:t>
        </w:r>
        <w:r>
          <w:t xml:space="preserve">), and INT(n) is the same as ROUND(n, 0, </w:t>
        </w:r>
        <w:r w:rsidRPr="005B3879">
          <w:t>"</w:t>
        </w:r>
        <w:r>
          <w:t>D</w:t>
        </w:r>
        <w:r w:rsidRPr="005B3879">
          <w:t>"</w:t>
        </w:r>
        <w:r>
          <w:t>).</w:t>
        </w:r>
      </w:ins>
    </w:p>
    <w:p w:rsidR="00535125" w:rsidRPr="00D1460F" w:rsidRDefault="00535125" w:rsidP="00535125">
      <w:pPr>
        <w:rPr>
          <w:ins w:id="434" w:author="msammartano" w:date="2014-03-19T18:18:00Z"/>
        </w:rPr>
      </w:pPr>
    </w:p>
    <w:p w:rsidR="00EF672D" w:rsidRPr="00D1460F" w:rsidRDefault="00EF672D" w:rsidP="00EB1F62">
      <w:pPr>
        <w:pStyle w:val="Heading2"/>
      </w:pPr>
      <w:bookmarkStart w:id="435" w:name="_Toc380828214"/>
      <w:proofErr w:type="gramStart"/>
      <w:r w:rsidRPr="00D1460F">
        <w:t>LOG(</w:t>
      </w:r>
      <w:proofErr w:type="gramEnd"/>
      <w:r w:rsidR="007202D6" w:rsidRPr="00D1460F">
        <w:t>&lt;nexp&gt;</w:t>
      </w:r>
      <w:r w:rsidRPr="00D1460F">
        <w:t>)</w:t>
      </w:r>
      <w:bookmarkEnd w:id="435"/>
      <w:r w:rsidR="000F0DAF">
        <w:fldChar w:fldCharType="begin"/>
      </w:r>
      <w:r w:rsidR="008A6BAC">
        <w:instrText xml:space="preserve"> XE "</w:instrText>
      </w:r>
      <w:r w:rsidR="008A6BAC" w:rsidRPr="002E6C8B">
        <w:instrText>LOG(&lt;nexp&gt;)</w:instrText>
      </w:r>
      <w:r w:rsidR="008A6BAC">
        <w:instrText xml:space="preserve">" </w:instrText>
      </w:r>
      <w:r w:rsidR="000F0DAF">
        <w:fldChar w:fldCharType="end"/>
      </w:r>
      <w:r w:rsidR="007202D6" w:rsidRPr="00D1460F">
        <w:t xml:space="preserve"> </w:t>
      </w:r>
    </w:p>
    <w:p w:rsidR="00EF672D" w:rsidRDefault="00947C2D" w:rsidP="0080287A">
      <w:proofErr w:type="gramStart"/>
      <w:r w:rsidRPr="00D1460F">
        <w:t>Returns the natural logarithm</w:t>
      </w:r>
      <w:r w:rsidR="0080287A">
        <w:t xml:space="preserve"> </w:t>
      </w:r>
      <w:r w:rsidR="00EF672D" w:rsidRPr="00D1460F">
        <w:t xml:space="preserve">(base e) of </w:t>
      </w:r>
      <w:r w:rsidRPr="00D1460F">
        <w:t>&lt;nexp&gt;.</w:t>
      </w:r>
      <w:proofErr w:type="gramEnd"/>
    </w:p>
    <w:p w:rsidR="00AA613B" w:rsidRDefault="00AA613B" w:rsidP="00EB1F62">
      <w:pPr>
        <w:pStyle w:val="Heading2"/>
      </w:pPr>
      <w:bookmarkStart w:id="436" w:name="_Toc380828215"/>
      <w:proofErr w:type="gramStart"/>
      <w:r>
        <w:t>LOG10(</w:t>
      </w:r>
      <w:proofErr w:type="gramEnd"/>
      <w:r>
        <w:t>&lt;nexp&gt;)</w:t>
      </w:r>
      <w:bookmarkEnd w:id="436"/>
      <w:r w:rsidR="000F0DAF">
        <w:fldChar w:fldCharType="begin"/>
      </w:r>
      <w:r>
        <w:instrText xml:space="preserve"> XE "</w:instrText>
      </w:r>
      <w:r w:rsidRPr="001521F4">
        <w:instrText>LOG10(&lt;nexp&gt;)</w:instrText>
      </w:r>
      <w:r>
        <w:instrText xml:space="preserve">" </w:instrText>
      </w:r>
      <w:r w:rsidR="000F0DAF">
        <w:fldChar w:fldCharType="end"/>
      </w:r>
    </w:p>
    <w:p w:rsidR="00AA613B" w:rsidRPr="00AA613B" w:rsidRDefault="00AA613B" w:rsidP="0080287A">
      <w:proofErr w:type="gramStart"/>
      <w:r>
        <w:rPr>
          <w:shd w:val="clear" w:color="auto" w:fill="FFFFFF"/>
        </w:rPr>
        <w:t>Returns the base 10 logarithm of the &lt;nexp&gt;.</w:t>
      </w:r>
      <w:proofErr w:type="gramEnd"/>
    </w:p>
    <w:p w:rsidR="00034E0E" w:rsidRDefault="00034E0E" w:rsidP="00EB1F62">
      <w:pPr>
        <w:pStyle w:val="Heading2"/>
      </w:pPr>
      <w:bookmarkStart w:id="437" w:name="_Toc380828216"/>
      <w:proofErr w:type="gramStart"/>
      <w:r>
        <w:t>EXP(</w:t>
      </w:r>
      <w:proofErr w:type="gramEnd"/>
      <w:r>
        <w:t>&lt;nexp&gt;)</w:t>
      </w:r>
      <w:bookmarkEnd w:id="437"/>
      <w:r w:rsidR="000F0DAF">
        <w:fldChar w:fldCharType="begin"/>
      </w:r>
      <w:r>
        <w:instrText xml:space="preserve"> XE "</w:instrText>
      </w:r>
      <w:r w:rsidRPr="001F7284">
        <w:instrText>EXP(&lt;nexp&gt;)</w:instrText>
      </w:r>
      <w:r>
        <w:instrText xml:space="preserve">" </w:instrText>
      </w:r>
      <w:r w:rsidR="000F0DAF">
        <w:fldChar w:fldCharType="end"/>
      </w:r>
    </w:p>
    <w:p w:rsidR="00947C2D" w:rsidRDefault="00034E0E" w:rsidP="00034E0E">
      <w:r>
        <w:t xml:space="preserve">Returns e </w:t>
      </w:r>
      <w:proofErr w:type="gramStart"/>
      <w:r>
        <w:t>raised</w:t>
      </w:r>
      <w:proofErr w:type="gramEnd"/>
      <w:r>
        <w:t xml:space="preserve"> to the &lt;nexp&gt; power.</w:t>
      </w:r>
    </w:p>
    <w:p w:rsidR="003039FC" w:rsidRDefault="003039FC" w:rsidP="00EB1F62">
      <w:pPr>
        <w:pStyle w:val="Heading2"/>
      </w:pPr>
      <w:bookmarkStart w:id="438" w:name="_Toc380828217"/>
      <w:proofErr w:type="gramStart"/>
      <w:r>
        <w:t>POW(</w:t>
      </w:r>
      <w:proofErr w:type="gramEnd"/>
      <w:r>
        <w:t>&lt;nexp1&gt;, &lt;nexp2&gt;)</w:t>
      </w:r>
      <w:bookmarkEnd w:id="438"/>
      <w:r w:rsidR="000F0DAF">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0F0DAF">
        <w:fldChar w:fldCharType="end"/>
      </w:r>
    </w:p>
    <w:p w:rsidR="003039FC" w:rsidRPr="003039FC" w:rsidRDefault="003039FC" w:rsidP="003039FC">
      <w:r>
        <w:t xml:space="preserve">Returns &lt;nexp1&gt; </w:t>
      </w:r>
      <w:proofErr w:type="gramStart"/>
      <w:r>
        <w:t>raised</w:t>
      </w:r>
      <w:proofErr w:type="gramEnd"/>
      <w:r>
        <w:t xml:space="preserve"> to the &lt;nexp2&gt; power.</w:t>
      </w:r>
    </w:p>
    <w:p w:rsidR="00041574" w:rsidRDefault="00041574" w:rsidP="00041574">
      <w:pPr>
        <w:pStyle w:val="Heading2"/>
      </w:pPr>
      <w:bookmarkStart w:id="439" w:name="_Toc380828218"/>
      <w:proofErr w:type="gramStart"/>
      <w:r>
        <w:t>HYPOT(</w:t>
      </w:r>
      <w:proofErr w:type="gramEnd"/>
      <w:r>
        <w:t>&lt;nexp_x&gt;, &lt;nexp_y)</w:t>
      </w:r>
      <w:bookmarkEnd w:id="439"/>
      <w:r w:rsidR="000F0DAF">
        <w:fldChar w:fldCharType="begin"/>
      </w:r>
      <w:r>
        <w:instrText xml:space="preserve"> XE "</w:instrText>
      </w:r>
      <w:r w:rsidRPr="008150E7">
        <w:instrText>HYPOT(&lt;nexp_x&gt;, &lt;nexp_y)</w:instrText>
      </w:r>
      <w:r>
        <w:instrText xml:space="preserve">" </w:instrText>
      </w:r>
      <w:r w:rsidR="000F0DAF">
        <w:fldChar w:fldCharType="end"/>
      </w:r>
    </w:p>
    <w:p w:rsidR="00041574" w:rsidRPr="00543061" w:rsidRDefault="00041574" w:rsidP="00041574">
      <w:proofErr w:type="gramStart"/>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roofErr w:type="gramEnd"/>
    </w:p>
    <w:p w:rsidR="00AD7A8B" w:rsidRDefault="00AD7A8B" w:rsidP="00AD7A8B">
      <w:pPr>
        <w:pStyle w:val="Heading2"/>
      </w:pPr>
      <w:bookmarkStart w:id="440" w:name="_Toc380828219"/>
      <w:proofErr w:type="gramStart"/>
      <w:r>
        <w:t>PI(</w:t>
      </w:r>
      <w:proofErr w:type="gramEnd"/>
      <w:r>
        <w:t>)</w:t>
      </w:r>
      <w:bookmarkEnd w:id="440"/>
      <w:r w:rsidR="000F0DAF">
        <w:fldChar w:fldCharType="begin"/>
      </w:r>
      <w:r>
        <w:instrText xml:space="preserve"> XE "</w:instrText>
      </w:r>
      <w:r w:rsidRPr="00E51EE2">
        <w:instrText>PI()</w:instrText>
      </w:r>
      <w:r>
        <w:instrText xml:space="preserve">" </w:instrText>
      </w:r>
      <w:r w:rsidR="000F0DAF">
        <w:fldChar w:fldCharType="end"/>
      </w:r>
    </w:p>
    <w:p w:rsidR="00AD7A8B" w:rsidRDefault="00AD7A8B" w:rsidP="00AD7A8B">
      <w:proofErr w:type="gramStart"/>
      <w:r>
        <w:t>Returns t</w:t>
      </w:r>
      <w:r w:rsidRPr="00AD7A8B">
        <w:t>he double</w:t>
      </w:r>
      <w:r>
        <w:t>-precision</w:t>
      </w:r>
      <w:r w:rsidRPr="00AD7A8B">
        <w:t xml:space="preserve"> value closest to pi.</w:t>
      </w:r>
      <w:proofErr w:type="gramEnd"/>
    </w:p>
    <w:p w:rsidR="00EF672D" w:rsidRPr="00D1460F" w:rsidRDefault="00EF672D" w:rsidP="00AD7A8B">
      <w:pPr>
        <w:pStyle w:val="Heading2"/>
      </w:pPr>
      <w:bookmarkStart w:id="441" w:name="_Toc380828220"/>
      <w:proofErr w:type="gramStart"/>
      <w:r w:rsidRPr="00D1460F">
        <w:t>SIN(</w:t>
      </w:r>
      <w:proofErr w:type="gramEnd"/>
      <w:r w:rsidR="007202D6" w:rsidRPr="00D1460F">
        <w:t>&lt;nexp&gt;</w:t>
      </w:r>
      <w:r w:rsidRPr="00D1460F">
        <w:t>)</w:t>
      </w:r>
      <w:bookmarkEnd w:id="441"/>
      <w:r w:rsidR="000F0DAF">
        <w:fldChar w:fldCharType="begin"/>
      </w:r>
      <w:r w:rsidR="008A6BAC">
        <w:instrText xml:space="preserve"> XE "</w:instrText>
      </w:r>
      <w:r w:rsidR="008A6BAC" w:rsidRPr="002E6C8B">
        <w:instrText>SIN(&lt;nexp&gt;)</w:instrText>
      </w:r>
      <w:r w:rsidR="008A6BAC">
        <w:instrText xml:space="preserve">" </w:instrText>
      </w:r>
      <w:r w:rsidR="000F0DAF">
        <w:fldChar w:fldCharType="end"/>
      </w:r>
    </w:p>
    <w:p w:rsidR="00947C2D" w:rsidRPr="00D1460F" w:rsidRDefault="00EF672D" w:rsidP="0080287A">
      <w:proofErr w:type="gramStart"/>
      <w:r w:rsidRPr="00D1460F">
        <w:t>Returns the trigonometric sine</w:t>
      </w:r>
      <w:r w:rsidR="00947C2D" w:rsidRPr="00D1460F">
        <w:t xml:space="preserve"> </w:t>
      </w:r>
      <w:r w:rsidRPr="00D1460F">
        <w:t xml:space="preserve">of angle </w:t>
      </w:r>
      <w:r w:rsidR="00947C2D" w:rsidRPr="00D1460F">
        <w:t>&lt;nexp&gt;.</w:t>
      </w:r>
      <w:proofErr w:type="gramEnd"/>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442" w:name="_Toc380828221"/>
      <w:proofErr w:type="gramStart"/>
      <w:r w:rsidRPr="00D1460F">
        <w:t>COS(</w:t>
      </w:r>
      <w:proofErr w:type="gramEnd"/>
      <w:r w:rsidR="007202D6" w:rsidRPr="00D1460F">
        <w:t>&lt;nexp&gt;</w:t>
      </w:r>
      <w:r w:rsidRPr="00D1460F">
        <w:t>)</w:t>
      </w:r>
      <w:bookmarkEnd w:id="442"/>
      <w:r w:rsidR="000F0DAF">
        <w:fldChar w:fldCharType="begin"/>
      </w:r>
      <w:r w:rsidR="008A6BAC">
        <w:instrText xml:space="preserve"> XE "</w:instrText>
      </w:r>
      <w:r w:rsidR="008A6BAC" w:rsidRPr="002E6C8B">
        <w:instrText>COS(&lt;nexp&gt;)</w:instrText>
      </w:r>
      <w:r w:rsidR="008A6BAC">
        <w:instrText xml:space="preserve">" </w:instrText>
      </w:r>
      <w:r w:rsidR="000F0DAF">
        <w:fldChar w:fldCharType="end"/>
      </w:r>
    </w:p>
    <w:p w:rsidR="00EF672D" w:rsidRPr="00D1460F" w:rsidRDefault="00EF672D" w:rsidP="0080287A">
      <w:proofErr w:type="gramStart"/>
      <w:r w:rsidRPr="00D1460F">
        <w:t>Returns the trigonometric cosine</w:t>
      </w:r>
      <w:r w:rsidR="00947C2D" w:rsidRPr="00D1460F">
        <w:t xml:space="preserve"> </w:t>
      </w:r>
      <w:r w:rsidRPr="00D1460F">
        <w:t xml:space="preserve">of angle </w:t>
      </w:r>
      <w:r w:rsidR="00947C2D" w:rsidRPr="00D1460F">
        <w:t>&lt;nexp&gt;.</w:t>
      </w:r>
      <w:proofErr w:type="gramEnd"/>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443" w:name="_Toc380828222"/>
      <w:proofErr w:type="gramStart"/>
      <w:r w:rsidRPr="00D1460F">
        <w:t>TAN(</w:t>
      </w:r>
      <w:proofErr w:type="gramEnd"/>
      <w:r w:rsidR="007202D6" w:rsidRPr="00D1460F">
        <w:t>&lt;nexp&gt;</w:t>
      </w:r>
      <w:r w:rsidRPr="00D1460F">
        <w:t>)</w:t>
      </w:r>
      <w:bookmarkEnd w:id="443"/>
      <w:r w:rsidR="000F0DAF">
        <w:fldChar w:fldCharType="begin"/>
      </w:r>
      <w:r w:rsidR="008A6BAC">
        <w:instrText xml:space="preserve"> XE "</w:instrText>
      </w:r>
      <w:r w:rsidR="008A6BAC" w:rsidRPr="002E6C8B">
        <w:instrText>TAN(&lt;nexp&gt;)</w:instrText>
      </w:r>
      <w:r w:rsidR="008A6BAC">
        <w:instrText xml:space="preserve">" </w:instrText>
      </w:r>
      <w:r w:rsidR="000F0DAF">
        <w:fldChar w:fldCharType="end"/>
      </w:r>
    </w:p>
    <w:p w:rsidR="00EF672D" w:rsidRDefault="00EF672D" w:rsidP="0080287A">
      <w:proofErr w:type="gramStart"/>
      <w:r w:rsidRPr="00D1460F">
        <w:t>Ret</w:t>
      </w:r>
      <w:r w:rsidR="00947C2D" w:rsidRPr="00D1460F">
        <w:t xml:space="preserve">urns the trigonometric tangent </w:t>
      </w:r>
      <w:r w:rsidRPr="00D1460F">
        <w:t xml:space="preserve">of angle </w:t>
      </w:r>
      <w:r w:rsidR="00947C2D" w:rsidRPr="00D1460F">
        <w:t>&lt;nexp&gt;</w:t>
      </w:r>
      <w:r w:rsidRPr="00D1460F">
        <w:t>.</w:t>
      </w:r>
      <w:proofErr w:type="gramEnd"/>
      <w:r w:rsidR="003A6090">
        <w:t xml:space="preserve"> </w:t>
      </w:r>
      <w:r w:rsidR="003A6090" w:rsidRPr="003A6090">
        <w:t xml:space="preserve">The units </w:t>
      </w:r>
      <w:r w:rsidR="003A6090">
        <w:t xml:space="preserve">of the angle </w:t>
      </w:r>
      <w:r w:rsidR="003A6090" w:rsidRPr="003A6090">
        <w:t>are radians.</w:t>
      </w:r>
    </w:p>
    <w:p w:rsidR="00AA613B" w:rsidDel="005B3879" w:rsidRDefault="00AA613B" w:rsidP="00EB1F62">
      <w:pPr>
        <w:pStyle w:val="Heading2"/>
        <w:rPr>
          <w:del w:id="444" w:author="msammartano" w:date="2014-03-19T17:32:00Z"/>
        </w:rPr>
      </w:pPr>
      <w:bookmarkStart w:id="445" w:name="_Toc380828223"/>
      <w:moveFromRangeStart w:id="446" w:author="msammartano" w:date="2014-03-17T13:39:00Z" w:name="move382826917"/>
      <w:moveFrom w:id="447" w:author="msammartano" w:date="2014-03-17T13:39:00Z">
        <w:r w:rsidRPr="00D1460F" w:rsidDel="00BB62FD">
          <w:lastRenderedPageBreak/>
          <w:t>COS</w:t>
        </w:r>
        <w:r w:rsidDel="00BB62FD">
          <w:t>H</w:t>
        </w:r>
        <w:r w:rsidRPr="00D1460F" w:rsidDel="00BB62FD">
          <w:t>(&lt;nexp&gt;)</w:t>
        </w:r>
        <w:bookmarkEnd w:id="445"/>
        <w:r w:rsidR="000F0DAF" w:rsidDel="00BB62FD">
          <w:fldChar w:fldCharType="begin"/>
        </w:r>
        <w:r w:rsidDel="00BB62FD">
          <w:instrText xml:space="preserve"> XE "</w:instrText>
        </w:r>
        <w:r w:rsidRPr="00947B4C" w:rsidDel="00BB62FD">
          <w:instrText>COSH(&lt;nexp&gt;)</w:instrText>
        </w:r>
        <w:r w:rsidDel="00BB62FD">
          <w:instrText xml:space="preserve">" </w:instrText>
        </w:r>
        <w:r w:rsidR="000F0DAF" w:rsidDel="00BB62FD">
          <w:fldChar w:fldCharType="end"/>
        </w:r>
      </w:moveFrom>
    </w:p>
    <w:p w:rsidR="00AA613B" w:rsidRPr="00AA613B" w:rsidDel="005B3879" w:rsidRDefault="00AA613B" w:rsidP="005B3879">
      <w:pPr>
        <w:pStyle w:val="Heading2"/>
        <w:rPr>
          <w:del w:id="448" w:author="msammartano" w:date="2014-03-19T17:32:00Z"/>
        </w:rPr>
      </w:pPr>
      <w:moveFrom w:id="449" w:author="msammartano" w:date="2014-03-17T13:39:00Z">
        <w:r w:rsidRPr="00D1460F" w:rsidDel="00BB62FD">
          <w:rPr>
            <w:rFonts w:ascii="Calibri" w:hAnsi="Calibri" w:cs="Calibri"/>
          </w:rPr>
          <w:t xml:space="preserve">Returns the trigonometric </w:t>
        </w:r>
        <w:r w:rsidDel="00BB62FD">
          <w:rPr>
            <w:rFonts w:ascii="Calibri" w:hAnsi="Calibri" w:cs="Calibri"/>
          </w:rPr>
          <w:t>hyperbolic</w:t>
        </w:r>
        <w:r w:rsidRPr="00D1460F" w:rsidDel="00BB62FD">
          <w:rPr>
            <w:rFonts w:ascii="Calibri" w:hAnsi="Calibri" w:cs="Calibri"/>
          </w:rPr>
          <w:t xml:space="preserve"> </w:t>
        </w:r>
        <w:r w:rsidDel="00BB62FD">
          <w:rPr>
            <w:rFonts w:ascii="Calibri" w:hAnsi="Calibri" w:cs="Calibri"/>
          </w:rPr>
          <w:t xml:space="preserve">cosine </w:t>
        </w:r>
        <w:r w:rsidRPr="00D1460F" w:rsidDel="00BB62FD">
          <w:rPr>
            <w:rFonts w:ascii="Calibri" w:hAnsi="Calibri" w:cs="Calibri"/>
          </w:rPr>
          <w:t>of angle &lt;nexp&gt;.</w:t>
        </w:r>
        <w:r w:rsidR="00041574" w:rsidDel="00BB62FD">
          <w:t xml:space="preserve"> </w:t>
        </w:r>
        <w:r w:rsidR="00041574" w:rsidRPr="003A6090" w:rsidDel="00BB62FD">
          <w:t xml:space="preserve">The units </w:t>
        </w:r>
        <w:r w:rsidR="00041574" w:rsidDel="00BB62FD">
          <w:t xml:space="preserve">of the angle </w:t>
        </w:r>
        <w:r w:rsidR="00041574" w:rsidRPr="003A6090" w:rsidDel="00BB62FD">
          <w:t>are radians.</w:t>
        </w:r>
      </w:moveFrom>
    </w:p>
    <w:p w:rsidR="00AA613B" w:rsidRDefault="00AA613B" w:rsidP="00EB1F62">
      <w:pPr>
        <w:pStyle w:val="Heading2"/>
      </w:pPr>
      <w:bookmarkStart w:id="450" w:name="_Toc380828224"/>
      <w:moveFromRangeEnd w:id="446"/>
      <w:proofErr w:type="gramStart"/>
      <w:r w:rsidRPr="00D1460F">
        <w:t>SIN</w:t>
      </w:r>
      <w:r>
        <w:t>H</w:t>
      </w:r>
      <w:r w:rsidRPr="00D1460F">
        <w:t>(</w:t>
      </w:r>
      <w:proofErr w:type="gramEnd"/>
      <w:r w:rsidRPr="00D1460F">
        <w:t>&lt;nexp&gt;)</w:t>
      </w:r>
      <w:bookmarkEnd w:id="450"/>
      <w:r w:rsidR="000F0DAF">
        <w:fldChar w:fldCharType="begin"/>
      </w:r>
      <w:r>
        <w:instrText xml:space="preserve"> XE "</w:instrText>
      </w:r>
      <w:r w:rsidRPr="00C25F0E">
        <w:instrText>SINH(&lt;nexp&gt;)</w:instrText>
      </w:r>
      <w:r>
        <w:instrText xml:space="preserve">" </w:instrText>
      </w:r>
      <w:r w:rsidR="000F0DAF">
        <w:fldChar w:fldCharType="end"/>
      </w:r>
    </w:p>
    <w:p w:rsidR="00AA613B" w:rsidRDefault="00AA613B" w:rsidP="00AA613B">
      <w:pPr>
        <w:rPr>
          <w:rFonts w:ascii="Calibri" w:hAnsi="Calibri" w:cs="Calibri"/>
        </w:rPr>
      </w:pPr>
      <w:proofErr w:type="gramStart"/>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roofErr w:type="gramEnd"/>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451" w:name="_Toc380828225"/>
      <w:moveToRangeStart w:id="452" w:author="msammartano" w:date="2014-03-17T13:39:00Z" w:name="move382826917"/>
      <w:proofErr w:type="gramStart"/>
      <w:moveTo w:id="453" w:author="msammartano" w:date="2014-03-17T13:39:00Z">
        <w:r w:rsidRPr="00D1460F">
          <w:t>COS</w:t>
        </w:r>
        <w:r>
          <w:t>H</w:t>
        </w:r>
        <w:r w:rsidRPr="00D1460F">
          <w:t>(</w:t>
        </w:r>
        <w:proofErr w:type="gramEnd"/>
        <w:r w:rsidRPr="00D1460F">
          <w:t>&lt;nexp&gt;)</w:t>
        </w:r>
        <w:r w:rsidR="000F0DAF">
          <w:fldChar w:fldCharType="begin"/>
        </w:r>
        <w:r>
          <w:instrText xml:space="preserve"> XE "</w:instrText>
        </w:r>
        <w:r w:rsidRPr="00947B4C">
          <w:instrText>COSH(&lt;nexp&gt;)</w:instrText>
        </w:r>
        <w:r>
          <w:instrText xml:space="preserve">" </w:instrText>
        </w:r>
        <w:r w:rsidR="000F0DAF">
          <w:fldChar w:fldCharType="end"/>
        </w:r>
      </w:moveTo>
    </w:p>
    <w:p w:rsidR="00BB62FD" w:rsidRPr="00AA613B" w:rsidRDefault="00BB62FD" w:rsidP="00BB62FD">
      <w:proofErr w:type="gramStart"/>
      <w:moveTo w:id="454" w:author="msammartano" w:date="2014-03-17T13:39:00Z">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roofErr w:type="gramEnd"/>
        <w:r>
          <w:t xml:space="preserve"> </w:t>
        </w:r>
        <w:r w:rsidRPr="003A6090">
          <w:t xml:space="preserve">The units </w:t>
        </w:r>
        <w:r>
          <w:t xml:space="preserve">of the angle </w:t>
        </w:r>
        <w:r w:rsidRPr="003A6090">
          <w:t>are radians.</w:t>
        </w:r>
      </w:moveTo>
    </w:p>
    <w:p w:rsidR="00AA613B" w:rsidDel="005B3879" w:rsidRDefault="00CD2EA5" w:rsidP="00EB1F62">
      <w:pPr>
        <w:pStyle w:val="Heading2"/>
        <w:rPr>
          <w:del w:id="455" w:author="msammartano" w:date="2014-03-19T17:32:00Z"/>
        </w:rPr>
      </w:pPr>
      <w:moveFromRangeStart w:id="456" w:author="msammartano" w:date="2014-03-17T13:40:00Z" w:name="move382826940"/>
      <w:moveToRangeEnd w:id="452"/>
      <w:moveFrom w:id="457" w:author="msammartano" w:date="2014-03-17T13:40:00Z">
        <w:r w:rsidDel="00BB62FD">
          <w:t>ATAN2</w:t>
        </w:r>
        <w:r w:rsidR="003039FC" w:rsidDel="00BB62FD">
          <w:t>(&lt;nexp_</w:t>
        </w:r>
        <w:r w:rsidR="00E01C6F" w:rsidDel="00BB62FD">
          <w:t>y</w:t>
        </w:r>
        <w:r w:rsidR="003039FC" w:rsidDel="00BB62FD">
          <w:t>&gt;, &lt;nexp_</w:t>
        </w:r>
        <w:r w:rsidR="00E01C6F" w:rsidDel="00BB62FD">
          <w:t>x</w:t>
        </w:r>
        <w:r w:rsidR="00AA613B" w:rsidDel="00BB62FD">
          <w:t>&gt;)</w:t>
        </w:r>
        <w:bookmarkEnd w:id="451"/>
        <w:r w:rsidR="000F0DAF" w:rsidDel="00BB62FD">
          <w:fldChar w:fldCharType="begin"/>
        </w:r>
        <w:r w:rsidR="00AA613B" w:rsidDel="00BB62FD">
          <w:instrText xml:space="preserve"> XE "</w:instrText>
        </w:r>
        <w:r w:rsidR="003039FC" w:rsidDel="00BB62FD">
          <w:instrText>ATAN2 (&lt;nexp_x&gt;, &lt;nexp_y</w:instrText>
        </w:r>
        <w:r w:rsidR="00AA613B" w:rsidRPr="005D690A" w:rsidDel="00BB62FD">
          <w:instrText>&gt;)</w:instrText>
        </w:r>
        <w:r w:rsidR="00AA613B" w:rsidDel="00BB62FD">
          <w:instrText xml:space="preserve">" </w:instrText>
        </w:r>
        <w:r w:rsidR="000F0DAF" w:rsidDel="00BB62FD">
          <w:fldChar w:fldCharType="end"/>
        </w:r>
      </w:moveFrom>
    </w:p>
    <w:p w:rsidR="00AA613B" w:rsidRPr="00AA613B" w:rsidDel="005B3879" w:rsidRDefault="00AA613B" w:rsidP="005B3879">
      <w:pPr>
        <w:pStyle w:val="Heading2"/>
        <w:rPr>
          <w:del w:id="458" w:author="msammartano" w:date="2014-03-19T17:32:00Z"/>
        </w:rPr>
      </w:pPr>
      <w:moveFrom w:id="459" w:author="msammartano" w:date="2014-03-17T13:40:00Z">
        <w:r w:rsidDel="00BB62FD">
          <w:rPr>
            <w:shd w:val="clear" w:color="auto" w:fill="FFFFFF"/>
          </w:rPr>
          <w:t>Returns the angle</w:t>
        </w:r>
        <w:r w:rsidDel="00BB62FD">
          <w:rPr>
            <w:rStyle w:val="apple-converted-space"/>
            <w:color w:val="000000"/>
            <w:sz w:val="27"/>
            <w:szCs w:val="27"/>
            <w:shd w:val="clear" w:color="auto" w:fill="FFFFFF"/>
          </w:rPr>
          <w:t xml:space="preserve"> </w:t>
        </w:r>
        <w:r w:rsidDel="00BB62FD">
          <w:rPr>
            <w:i/>
            <w:iCs/>
            <w:shd w:val="clear" w:color="auto" w:fill="FFFFFF"/>
          </w:rPr>
          <w:t>theta</w:t>
        </w:r>
        <w:r w:rsidDel="00BB62FD">
          <w:rPr>
            <w:rStyle w:val="apple-converted-space"/>
            <w:color w:val="000000"/>
            <w:sz w:val="27"/>
            <w:szCs w:val="27"/>
            <w:shd w:val="clear" w:color="auto" w:fill="FFFFFF"/>
          </w:rPr>
          <w:t xml:space="preserve"> </w:t>
        </w:r>
        <w:r w:rsidDel="00BB62FD">
          <w:rPr>
            <w:shd w:val="clear" w:color="auto" w:fill="FFFFFF"/>
          </w:rPr>
          <w:t>from the conversion of rectangular coordinates (</w:t>
        </w:r>
        <w:r w:rsidDel="00BB62FD">
          <w:rPr>
            <w:rStyle w:val="HTMLCode"/>
            <w:rFonts w:eastAsiaTheme="majorEastAsia"/>
            <w:color w:val="000000"/>
            <w:shd w:val="clear" w:color="auto" w:fill="FFFFFF"/>
          </w:rPr>
          <w:t>x</w:t>
        </w:r>
        <w:r w:rsidDel="00BB62FD">
          <w:rPr>
            <w:shd w:val="clear" w:color="auto" w:fill="FFFFFF"/>
          </w:rPr>
          <w:t xml:space="preserve">, </w:t>
        </w:r>
        <w:r w:rsidDel="00BB62FD">
          <w:rPr>
            <w:rStyle w:val="HTMLCode"/>
            <w:rFonts w:eastAsiaTheme="majorEastAsia"/>
            <w:color w:val="000000"/>
            <w:shd w:val="clear" w:color="auto" w:fill="FFFFFF"/>
          </w:rPr>
          <w:t>y</w:t>
        </w:r>
        <w:r w:rsidDel="00BB62FD">
          <w:rPr>
            <w:shd w:val="clear" w:color="auto" w:fill="FFFFFF"/>
          </w:rPr>
          <w:t>) to polar coordinates (r,</w:t>
        </w:r>
        <w:r w:rsidDel="00BB62FD">
          <w:rPr>
            <w:i/>
            <w:iCs/>
            <w:shd w:val="clear" w:color="auto" w:fill="FFFFFF"/>
          </w:rPr>
          <w:t>theta</w:t>
        </w:r>
        <w:r w:rsidDel="00BB62FD">
          <w:rPr>
            <w:shd w:val="clear" w:color="auto" w:fill="FFFFFF"/>
          </w:rPr>
          <w:t>).</w:t>
        </w:r>
        <w:r w:rsidR="00E01C6F" w:rsidDel="00BB62FD">
          <w:rPr>
            <w:shd w:val="clear" w:color="auto" w:fill="FFFFFF"/>
          </w:rPr>
          <w:t xml:space="preserve">  (Please note the order of the parameters in this </w:t>
        </w:r>
        <w:del w:id="460" w:author="msammartano" w:date="2014-03-19T17:32:00Z">
          <w:r w:rsidR="00E01C6F" w:rsidDel="005B3879">
            <w:rPr>
              <w:shd w:val="clear" w:color="auto" w:fill="FFFFFF"/>
            </w:rPr>
            <w:delText>f</w:delText>
          </w:r>
        </w:del>
        <w:r w:rsidR="00E01C6F" w:rsidDel="00BB62FD">
          <w:rPr>
            <w:shd w:val="clear" w:color="auto" w:fill="FFFFFF"/>
          </w:rPr>
          <w:t>unction.)</w:t>
        </w:r>
      </w:moveFrom>
    </w:p>
    <w:p w:rsidR="00EF672D" w:rsidRPr="00D1460F" w:rsidDel="005B3879" w:rsidRDefault="007202D6" w:rsidP="00EB1F62">
      <w:pPr>
        <w:pStyle w:val="Heading2"/>
        <w:rPr>
          <w:del w:id="461" w:author="msammartano" w:date="2014-03-19T17:32:00Z"/>
        </w:rPr>
      </w:pPr>
      <w:bookmarkStart w:id="462" w:name="_Toc380828226"/>
      <w:moveFrom w:id="463" w:author="msammartano" w:date="2014-03-17T13:40:00Z">
        <w:r w:rsidRPr="00D1460F" w:rsidDel="00BB62FD">
          <w:t>TODEGREES(&lt;nexp&gt;)</w:t>
        </w:r>
        <w:bookmarkEnd w:id="462"/>
        <w:r w:rsidR="000F0DAF" w:rsidDel="00BB62FD">
          <w:fldChar w:fldCharType="begin"/>
        </w:r>
        <w:r w:rsidR="008A6BAC" w:rsidDel="00BB62FD">
          <w:instrText xml:space="preserve"> XE "</w:instrText>
        </w:r>
        <w:r w:rsidR="008A6BAC" w:rsidRPr="002E6C8B" w:rsidDel="00BB62FD">
          <w:instrText>TODEGREES(&lt;nexp&gt;)</w:instrText>
        </w:r>
        <w:r w:rsidR="008A6BAC" w:rsidDel="00BB62FD">
          <w:instrText xml:space="preserve">" </w:instrText>
        </w:r>
        <w:r w:rsidR="000F0DAF" w:rsidDel="00BB62FD">
          <w:fldChar w:fldCharType="end"/>
        </w:r>
      </w:moveFrom>
    </w:p>
    <w:p w:rsidR="00EF672D" w:rsidRPr="00D1460F" w:rsidDel="005B3879" w:rsidRDefault="00EF672D" w:rsidP="005B3879">
      <w:pPr>
        <w:pStyle w:val="Heading2"/>
        <w:rPr>
          <w:del w:id="464" w:author="msammartano" w:date="2014-03-19T17:32:00Z"/>
        </w:rPr>
      </w:pPr>
      <w:moveFrom w:id="465" w:author="msammartano" w:date="2014-03-17T13:40:00Z">
        <w:r w:rsidRPr="00D1460F" w:rsidDel="00BB62FD">
          <w:t>Convert</w:t>
        </w:r>
        <w:r w:rsidR="00947C2D" w:rsidRPr="00D1460F" w:rsidDel="00BB62FD">
          <w:t xml:space="preserve">s &lt;nexp&gt; angle measured in radians </w:t>
        </w:r>
        <w:r w:rsidRPr="00D1460F" w:rsidDel="00BB62FD">
          <w:t xml:space="preserve">to an </w:t>
        </w:r>
        <w:r w:rsidR="00947C2D" w:rsidRPr="00D1460F" w:rsidDel="00BB62FD">
          <w:t xml:space="preserve">approximately equivalent angle </w:t>
        </w:r>
        <w:r w:rsidRPr="00D1460F" w:rsidDel="00BB62FD">
          <w:t>measured in degrees.</w:t>
        </w:r>
      </w:moveFrom>
    </w:p>
    <w:p w:rsidR="00EF672D" w:rsidRPr="00D1460F" w:rsidDel="005B3879" w:rsidRDefault="00EF672D" w:rsidP="00EB1F62">
      <w:pPr>
        <w:pStyle w:val="Heading2"/>
        <w:rPr>
          <w:del w:id="466" w:author="msammartano" w:date="2014-03-19T17:32:00Z"/>
        </w:rPr>
      </w:pPr>
      <w:bookmarkStart w:id="467" w:name="_Toc380828227"/>
      <w:moveFrom w:id="468" w:author="msammartano" w:date="2014-03-17T13:40:00Z">
        <w:r w:rsidRPr="00D1460F" w:rsidDel="00BB62FD">
          <w:t>TORADIANS(</w:t>
        </w:r>
        <w:r w:rsidR="007202D6" w:rsidRPr="00D1460F" w:rsidDel="00BB62FD">
          <w:t>&lt;nexp&gt;</w:t>
        </w:r>
        <w:r w:rsidRPr="00D1460F" w:rsidDel="00BB62FD">
          <w:t>)</w:t>
        </w:r>
        <w:bookmarkEnd w:id="467"/>
        <w:r w:rsidR="000F0DAF" w:rsidDel="00BB62FD">
          <w:fldChar w:fldCharType="begin"/>
        </w:r>
        <w:r w:rsidR="008A6BAC" w:rsidDel="00BB62FD">
          <w:instrText xml:space="preserve"> XE "</w:instrText>
        </w:r>
        <w:r w:rsidR="008A6BAC" w:rsidRPr="002E6C8B" w:rsidDel="00BB62FD">
          <w:instrText>TORADIANS(&lt;nexp&gt;)</w:instrText>
        </w:r>
        <w:r w:rsidR="008A6BAC" w:rsidDel="00BB62FD">
          <w:instrText xml:space="preserve">" </w:instrText>
        </w:r>
        <w:r w:rsidR="000F0DAF" w:rsidDel="00BB62FD">
          <w:fldChar w:fldCharType="end"/>
        </w:r>
      </w:moveFrom>
    </w:p>
    <w:p w:rsidR="00EF672D" w:rsidRPr="00D1460F" w:rsidDel="005B3879" w:rsidRDefault="00EF672D" w:rsidP="005B3879">
      <w:pPr>
        <w:pStyle w:val="Heading2"/>
        <w:rPr>
          <w:del w:id="469" w:author="msammartano" w:date="2014-03-19T17:32:00Z"/>
        </w:rPr>
      </w:pPr>
      <w:moveFrom w:id="470" w:author="msammartano" w:date="2014-03-17T13:40:00Z">
        <w:r w:rsidRPr="00D1460F" w:rsidDel="00BB62FD">
          <w:t>Convert</w:t>
        </w:r>
        <w:r w:rsidR="00947C2D" w:rsidRPr="00D1460F" w:rsidDel="00BB62FD">
          <w:t xml:space="preserve">s </w:t>
        </w:r>
        <w:r w:rsidR="003F798B" w:rsidRPr="00D1460F" w:rsidDel="00BB62FD">
          <w:t xml:space="preserve">&lt;nexp&gt; </w:t>
        </w:r>
        <w:r w:rsidR="00947C2D" w:rsidRPr="00D1460F" w:rsidDel="00BB62FD">
          <w:t xml:space="preserve">angle measured in degrees </w:t>
        </w:r>
        <w:r w:rsidRPr="00D1460F" w:rsidDel="00BB62FD">
          <w:t xml:space="preserve">to an </w:t>
        </w:r>
        <w:r w:rsidR="00947C2D" w:rsidRPr="00D1460F" w:rsidDel="00BB62FD">
          <w:t xml:space="preserve">approximately equivalent angle </w:t>
        </w:r>
        <w:r w:rsidRPr="00D1460F" w:rsidDel="00BB62FD">
          <w:t xml:space="preserve">measured in radians. </w:t>
        </w:r>
      </w:moveFrom>
    </w:p>
    <w:p w:rsidR="00EF672D" w:rsidRPr="00D1460F" w:rsidRDefault="00EF672D" w:rsidP="00EB1F62">
      <w:pPr>
        <w:pStyle w:val="Heading2"/>
      </w:pPr>
      <w:bookmarkStart w:id="471" w:name="_Toc380828228"/>
      <w:moveFromRangeEnd w:id="456"/>
      <w:proofErr w:type="gramStart"/>
      <w:r w:rsidRPr="00D1460F">
        <w:t>ASIN(</w:t>
      </w:r>
      <w:proofErr w:type="gramEnd"/>
      <w:r w:rsidR="007202D6" w:rsidRPr="00D1460F">
        <w:t>&lt;nexp&gt;</w:t>
      </w:r>
      <w:r w:rsidRPr="00D1460F">
        <w:t>)</w:t>
      </w:r>
      <w:bookmarkEnd w:id="471"/>
      <w:r w:rsidR="000F0DAF">
        <w:fldChar w:fldCharType="begin"/>
      </w:r>
      <w:r w:rsidR="008A6BAC">
        <w:instrText xml:space="preserve"> XE "</w:instrText>
      </w:r>
      <w:r w:rsidR="008A6BAC" w:rsidRPr="002E6C8B">
        <w:instrText>ASIN(&lt;nexp&gt;)</w:instrText>
      </w:r>
      <w:r w:rsidR="008A6BAC">
        <w:instrText xml:space="preserve">" </w:instrText>
      </w:r>
      <w:r w:rsidR="000F0DAF">
        <w:fldChar w:fldCharType="end"/>
      </w:r>
    </w:p>
    <w:p w:rsidR="00EF672D" w:rsidRPr="00D1460F" w:rsidRDefault="00EF672D" w:rsidP="00551ACC">
      <w:proofErr w:type="gramStart"/>
      <w:r w:rsidRPr="00D1460F">
        <w:t>Ret</w:t>
      </w:r>
      <w:r w:rsidR="003F798B" w:rsidRPr="00D1460F">
        <w:t xml:space="preserve">urns the arc sine of </w:t>
      </w:r>
      <w:r w:rsidR="00074C72">
        <w:t>the</w:t>
      </w:r>
      <w:r w:rsidR="003F798B" w:rsidRPr="00D1460F">
        <w:t xml:space="preserve"> angle &lt;nexp&gt;, </w:t>
      </w:r>
      <w:r w:rsidRPr="00D1460F">
        <w:t>in the range of -pi/2 through pi/2.</w:t>
      </w:r>
      <w:proofErr w:type="gramEnd"/>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472" w:name="_Toc380828229"/>
      <w:proofErr w:type="gramStart"/>
      <w:r w:rsidRPr="00D1460F">
        <w:t>ACOS</w:t>
      </w:r>
      <w:r w:rsidR="007202D6" w:rsidRPr="00D1460F">
        <w:t>(</w:t>
      </w:r>
      <w:proofErr w:type="gramEnd"/>
      <w:r w:rsidR="007202D6" w:rsidRPr="00D1460F">
        <w:t>&lt;nexp&gt;)</w:t>
      </w:r>
      <w:bookmarkEnd w:id="472"/>
      <w:r w:rsidR="000F0DAF">
        <w:fldChar w:fldCharType="begin"/>
      </w:r>
      <w:r w:rsidR="008A6BAC">
        <w:instrText xml:space="preserve"> XE "</w:instrText>
      </w:r>
      <w:r w:rsidR="008A6BAC" w:rsidRPr="002E6C8B">
        <w:instrText>ACOS(&lt;nexp&gt;)</w:instrText>
      </w:r>
      <w:r w:rsidR="008A6BAC">
        <w:instrText xml:space="preserve">" </w:instrText>
      </w:r>
      <w:r w:rsidR="000F0DAF">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473" w:name="_Toc380828230"/>
      <w:proofErr w:type="gramStart"/>
      <w:r w:rsidRPr="00D1460F">
        <w:t>ATAN</w:t>
      </w:r>
      <w:r w:rsidR="007202D6" w:rsidRPr="00D1460F">
        <w:t>(</w:t>
      </w:r>
      <w:proofErr w:type="gramEnd"/>
      <w:r w:rsidR="007202D6" w:rsidRPr="00D1460F">
        <w:t>&lt;nexp&gt;)</w:t>
      </w:r>
      <w:bookmarkEnd w:id="473"/>
      <w:r w:rsidR="000F0DAF">
        <w:fldChar w:fldCharType="begin"/>
      </w:r>
      <w:r w:rsidR="008A6BAC">
        <w:instrText xml:space="preserve"> XE "</w:instrText>
      </w:r>
      <w:r w:rsidR="008A6BAC" w:rsidRPr="002E6C8B">
        <w:instrText>ATAN(&lt;nexp&gt;)</w:instrText>
      </w:r>
      <w:r w:rsidR="008A6BAC">
        <w:instrText xml:space="preserve">" </w:instrText>
      </w:r>
      <w:r w:rsidR="000F0DAF">
        <w:fldChar w:fldCharType="end"/>
      </w:r>
    </w:p>
    <w:p w:rsidR="00EF672D" w:rsidRPr="00D1460F" w:rsidRDefault="00EF672D" w:rsidP="00551ACC">
      <w:proofErr w:type="gramStart"/>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proofErr w:type="gramEnd"/>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474" w:name="_Toc380828231"/>
      <w:moveToRangeStart w:id="475" w:author="msammartano" w:date="2014-03-17T13:40:00Z" w:name="move382826940"/>
      <w:proofErr w:type="gramStart"/>
      <w:moveTo w:id="476" w:author="msammartano" w:date="2014-03-17T13:40:00Z">
        <w:r>
          <w:lastRenderedPageBreak/>
          <w:t>ATAN2(</w:t>
        </w:r>
        <w:proofErr w:type="gramEnd"/>
        <w:r>
          <w:t>&lt;nexp_y&gt;, &lt;nexp_x&gt;)</w:t>
        </w:r>
        <w:r w:rsidR="000F0DAF">
          <w:fldChar w:fldCharType="begin"/>
        </w:r>
        <w:r>
          <w:instrText xml:space="preserve"> XE "ATAN2 (&lt;nexp_x&gt;, &lt;nexp_y</w:instrText>
        </w:r>
        <w:r w:rsidRPr="005D690A">
          <w:instrText>&gt;)</w:instrText>
        </w:r>
        <w:r>
          <w:instrText xml:space="preserve">" </w:instrText>
        </w:r>
        <w:r w:rsidR="000F0DAF">
          <w:fldChar w:fldCharType="end"/>
        </w:r>
      </w:moveTo>
    </w:p>
    <w:p w:rsidR="00BB62FD" w:rsidRPr="00AA613B" w:rsidRDefault="00BB62FD" w:rsidP="00BB62FD">
      <w:moveTo w:id="477" w:author="msammartano" w:date="2014-03-17T13:40:00Z">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proofErr w:type="gramStart"/>
        <w:r>
          <w:rPr>
            <w:shd w:val="clear" w:color="auto" w:fill="FFFFFF"/>
          </w:rPr>
          <w:t>,</w:t>
        </w:r>
        <w:r>
          <w:rPr>
            <w:i/>
            <w:iCs/>
            <w:shd w:val="clear" w:color="auto" w:fill="FFFFFF"/>
          </w:rPr>
          <w:t>theta</w:t>
        </w:r>
        <w:proofErr w:type="gramEnd"/>
        <w:r>
          <w:rPr>
            <w:shd w:val="clear" w:color="auto" w:fill="FFFFFF"/>
          </w:rPr>
          <w:t>).  (Please note the order of the parameters in this function.)</w:t>
        </w:r>
      </w:moveTo>
    </w:p>
    <w:p w:rsidR="00BB62FD" w:rsidRPr="00D1460F" w:rsidRDefault="00BB62FD" w:rsidP="00BB62FD">
      <w:pPr>
        <w:pStyle w:val="Heading2"/>
      </w:pPr>
      <w:proofErr w:type="gramStart"/>
      <w:moveTo w:id="478" w:author="msammartano" w:date="2014-03-17T13:40:00Z">
        <w:r w:rsidRPr="00D1460F">
          <w:t>TODEGREES(</w:t>
        </w:r>
        <w:proofErr w:type="gramEnd"/>
        <w:r w:rsidRPr="00D1460F">
          <w:t>&lt;nexp&gt;)</w:t>
        </w:r>
        <w:r w:rsidR="000F0DAF">
          <w:fldChar w:fldCharType="begin"/>
        </w:r>
        <w:r>
          <w:instrText xml:space="preserve"> XE "</w:instrText>
        </w:r>
        <w:r w:rsidRPr="002E6C8B">
          <w:instrText>TODEGREES(&lt;nexp&gt;)</w:instrText>
        </w:r>
        <w:r>
          <w:instrText xml:space="preserve">" </w:instrText>
        </w:r>
        <w:r w:rsidR="000F0DAF">
          <w:fldChar w:fldCharType="end"/>
        </w:r>
      </w:moveTo>
    </w:p>
    <w:p w:rsidR="00BB62FD" w:rsidRPr="00D1460F" w:rsidRDefault="00BB62FD" w:rsidP="00BB62FD">
      <w:moveTo w:id="479" w:author="msammartano" w:date="2014-03-17T13:40:00Z">
        <w:r w:rsidRPr="00D1460F">
          <w:t>Converts &lt;nexp&gt; angle measured in radians to an approximately equivalent angle measured in degrees.</w:t>
        </w:r>
      </w:moveTo>
    </w:p>
    <w:p w:rsidR="00BB62FD" w:rsidRPr="00D1460F" w:rsidRDefault="00BB62FD" w:rsidP="00BB62FD">
      <w:pPr>
        <w:pStyle w:val="Heading2"/>
      </w:pPr>
      <w:proofErr w:type="gramStart"/>
      <w:moveTo w:id="480" w:author="msammartano" w:date="2014-03-17T13:40:00Z">
        <w:r w:rsidRPr="00D1460F">
          <w:t>TORADIANS(</w:t>
        </w:r>
        <w:proofErr w:type="gramEnd"/>
        <w:r w:rsidRPr="00D1460F">
          <w:t>&lt;nexp&gt;)</w:t>
        </w:r>
        <w:r w:rsidR="000F0DAF">
          <w:fldChar w:fldCharType="begin"/>
        </w:r>
        <w:r>
          <w:instrText xml:space="preserve"> XE "</w:instrText>
        </w:r>
        <w:r w:rsidRPr="002E6C8B">
          <w:instrText>TORADIANS(&lt;nexp&gt;)</w:instrText>
        </w:r>
        <w:r>
          <w:instrText xml:space="preserve">" </w:instrText>
        </w:r>
        <w:r w:rsidR="000F0DAF">
          <w:fldChar w:fldCharType="end"/>
        </w:r>
      </w:moveTo>
    </w:p>
    <w:p w:rsidR="00BB62FD" w:rsidRPr="00D1460F" w:rsidRDefault="00BB62FD" w:rsidP="00BB62FD">
      <w:moveTo w:id="481" w:author="msammartano" w:date="2014-03-17T13:40:00Z">
        <w:r w:rsidRPr="00D1460F">
          <w:t xml:space="preserve">Converts &lt;nexp&gt; angle measured in degrees to an approximately equivalent angle measured in radians. </w:t>
        </w:r>
      </w:moveTo>
    </w:p>
    <w:moveToRangeEnd w:id="475"/>
    <w:p w:rsidR="00EF672D" w:rsidRPr="00D1460F" w:rsidRDefault="007202D6" w:rsidP="00EB1F62">
      <w:pPr>
        <w:pStyle w:val="Heading2"/>
      </w:pPr>
      <w:proofErr w:type="gramStart"/>
      <w:r w:rsidRPr="00D1460F">
        <w:t>VAL(</w:t>
      </w:r>
      <w:proofErr w:type="gramEnd"/>
      <w:r w:rsidRPr="00D1460F">
        <w:t xml:space="preserve"> &lt;sexp&gt;</w:t>
      </w:r>
      <w:r w:rsidR="00EF672D" w:rsidRPr="00D1460F">
        <w:t xml:space="preserve"> )</w:t>
      </w:r>
      <w:bookmarkEnd w:id="474"/>
      <w:r w:rsidR="000F0DAF">
        <w:fldChar w:fldCharType="begin"/>
      </w:r>
      <w:r w:rsidR="008A6BAC">
        <w:instrText xml:space="preserve"> XE "</w:instrText>
      </w:r>
      <w:r w:rsidR="008A6BAC" w:rsidRPr="002E6C8B">
        <w:instrText>VAL( &lt;sexp&gt; )</w:instrText>
      </w:r>
      <w:r w:rsidR="008A6BAC">
        <w:instrText xml:space="preserve">" </w:instrText>
      </w:r>
      <w:r w:rsidR="000F0DAF">
        <w:fldChar w:fldCharType="end"/>
      </w:r>
    </w:p>
    <w:p w:rsidR="00EF672D" w:rsidRPr="00D1460F" w:rsidRDefault="00EF672D" w:rsidP="00551ACC">
      <w:proofErr w:type="gramStart"/>
      <w:r w:rsidRPr="00D1460F">
        <w:t>Conv</w:t>
      </w:r>
      <w:r w:rsidR="003F798B" w:rsidRPr="00D1460F">
        <w:t xml:space="preserve">erts the &lt;sexp&gt; into </w:t>
      </w:r>
      <w:r w:rsidRPr="00D1460F">
        <w:t>a number.</w:t>
      </w:r>
      <w:proofErr w:type="gramEnd"/>
    </w:p>
    <w:p w:rsidR="003F798B" w:rsidRPr="00D1460F" w:rsidRDefault="00EF672D" w:rsidP="00EB1F62">
      <w:pPr>
        <w:pStyle w:val="Heading2"/>
      </w:pPr>
      <w:bookmarkStart w:id="482" w:name="_Toc380828232"/>
      <w:proofErr w:type="gramStart"/>
      <w:r w:rsidRPr="00D1460F">
        <w:t>LEN(</w:t>
      </w:r>
      <w:proofErr w:type="gramEnd"/>
      <w:r w:rsidR="007202D6" w:rsidRPr="00D1460F">
        <w:t>&lt;sexp&gt;</w:t>
      </w:r>
      <w:r w:rsidR="003F798B" w:rsidRPr="00D1460F">
        <w:t>)</w:t>
      </w:r>
      <w:bookmarkEnd w:id="482"/>
      <w:r w:rsidR="000F0DAF">
        <w:fldChar w:fldCharType="begin"/>
      </w:r>
      <w:r w:rsidR="008A6BAC">
        <w:instrText xml:space="preserve"> XE "</w:instrText>
      </w:r>
      <w:r w:rsidR="008A6BAC" w:rsidRPr="002E6C8B">
        <w:instrText>LEN(&lt;sexp&gt;)</w:instrText>
      </w:r>
      <w:r w:rsidR="008A6BAC">
        <w:instrText xml:space="preserve">" </w:instrText>
      </w:r>
      <w:r w:rsidR="000F0DAF">
        <w:fldChar w:fldCharType="end"/>
      </w:r>
    </w:p>
    <w:p w:rsidR="00EF672D" w:rsidRDefault="00EF672D" w:rsidP="00551ACC">
      <w:proofErr w:type="gramStart"/>
      <w:r w:rsidRPr="00D1460F">
        <w:t>Returns the len</w:t>
      </w:r>
      <w:r w:rsidR="003F798B" w:rsidRPr="00D1460F">
        <w:t>gth of the &lt;sexp&gt;.</w:t>
      </w:r>
      <w:proofErr w:type="gramEnd"/>
    </w:p>
    <w:p w:rsidR="007D0BE8" w:rsidRPr="00FB766E" w:rsidRDefault="007D0BE8" w:rsidP="00FB766E">
      <w:pPr>
        <w:pStyle w:val="Heading2"/>
      </w:pPr>
      <w:bookmarkStart w:id="483" w:name="_Toc380828233"/>
      <w:proofErr w:type="gramStart"/>
      <w:r w:rsidRPr="00FB766E">
        <w:t>HEX(</w:t>
      </w:r>
      <w:proofErr w:type="gramEnd"/>
      <w:r w:rsidRPr="00FB766E">
        <w:t>&lt;sexp&gt;)</w:t>
      </w:r>
      <w:bookmarkEnd w:id="483"/>
      <w:r w:rsidR="000F0DAF" w:rsidRPr="00FB766E">
        <w:fldChar w:fldCharType="begin"/>
      </w:r>
      <w:r w:rsidRPr="00FB766E">
        <w:instrText xml:space="preserve"> XE "HEX(&lt;sexp&gt;)" </w:instrText>
      </w:r>
      <w:r w:rsidR="000F0DAF" w:rsidRPr="00FB766E">
        <w:fldChar w:fldCharType="end"/>
      </w:r>
    </w:p>
    <w:p w:rsidR="007D0BE8" w:rsidRDefault="007D0BE8" w:rsidP="007D0BE8">
      <w:proofErr w:type="gramStart"/>
      <w:r>
        <w:t>Converts the string expression representing a hexadecimal number to a decimal number.</w:t>
      </w:r>
      <w:proofErr w:type="gramEnd"/>
    </w:p>
    <w:p w:rsidR="007D0BE8" w:rsidRDefault="007D0BE8" w:rsidP="00EB1F62">
      <w:pPr>
        <w:pStyle w:val="Heading2"/>
      </w:pPr>
      <w:bookmarkStart w:id="484" w:name="_Toc380828234"/>
      <w:proofErr w:type="gramStart"/>
      <w:r>
        <w:t>OCT(</w:t>
      </w:r>
      <w:proofErr w:type="gramEnd"/>
      <w:r>
        <w:t>&lt;sexp&gt;)</w:t>
      </w:r>
      <w:bookmarkEnd w:id="484"/>
      <w:r w:rsidR="000F0DAF">
        <w:fldChar w:fldCharType="begin"/>
      </w:r>
      <w:r>
        <w:instrText xml:space="preserve"> XE "</w:instrText>
      </w:r>
      <w:r w:rsidRPr="003E0E1D">
        <w:instrText>OCT(&lt;sexp&gt;)</w:instrText>
      </w:r>
      <w:r>
        <w:instrText xml:space="preserve">" </w:instrText>
      </w:r>
      <w:r w:rsidR="000F0DAF">
        <w:fldChar w:fldCharType="end"/>
      </w:r>
    </w:p>
    <w:p w:rsidR="007D0BE8" w:rsidRDefault="007D0BE8" w:rsidP="007D0BE8">
      <w:proofErr w:type="gramStart"/>
      <w:r>
        <w:t>Converts the string expression representing an octal number to a decimal number.</w:t>
      </w:r>
      <w:proofErr w:type="gramEnd"/>
    </w:p>
    <w:p w:rsidR="007D0BE8" w:rsidRDefault="007D0BE8" w:rsidP="00EB1F62">
      <w:pPr>
        <w:pStyle w:val="Heading2"/>
      </w:pPr>
      <w:bookmarkStart w:id="485" w:name="_Toc380828235"/>
      <w:proofErr w:type="gramStart"/>
      <w:r>
        <w:t>BIN(</w:t>
      </w:r>
      <w:proofErr w:type="gramEnd"/>
      <w:r>
        <w:t>&lt;sexp&gt;)</w:t>
      </w:r>
      <w:bookmarkEnd w:id="485"/>
      <w:r w:rsidR="000F0DAF">
        <w:fldChar w:fldCharType="begin"/>
      </w:r>
      <w:r>
        <w:instrText xml:space="preserve"> XE "</w:instrText>
      </w:r>
      <w:r w:rsidRPr="003E0E1D">
        <w:instrText>BIN(&lt;sexp&gt;)</w:instrText>
      </w:r>
      <w:r>
        <w:instrText xml:space="preserve">" </w:instrText>
      </w:r>
      <w:r w:rsidR="000F0DAF">
        <w:fldChar w:fldCharType="end"/>
      </w:r>
    </w:p>
    <w:p w:rsidR="00EF672D" w:rsidRDefault="007D0BE8" w:rsidP="007D0BE8">
      <w:proofErr w:type="gramStart"/>
      <w:r>
        <w:t>Converts the string expression representing a binary number to a decimal number.</w:t>
      </w:r>
      <w:proofErr w:type="gramEnd"/>
    </w:p>
    <w:p w:rsidR="00A64EFA" w:rsidRDefault="00CD2EA5" w:rsidP="00EB1F62">
      <w:pPr>
        <w:pStyle w:val="Heading2"/>
      </w:pPr>
      <w:bookmarkStart w:id="486" w:name="_Toc380828236"/>
      <w:proofErr w:type="gramStart"/>
      <w:r>
        <w:t>SHIFT</w:t>
      </w:r>
      <w:r w:rsidR="00A64EFA">
        <w:t>(</w:t>
      </w:r>
      <w:proofErr w:type="gramEnd"/>
      <w:r w:rsidR="00A64EFA">
        <w:t>&lt;value_nexp&gt;, &lt;bits_nexp&gt;)</w:t>
      </w:r>
      <w:bookmarkEnd w:id="486"/>
      <w:r w:rsidR="000F0DAF">
        <w:fldChar w:fldCharType="begin"/>
      </w:r>
      <w:r w:rsidR="00A64EFA">
        <w:instrText xml:space="preserve"> XE "</w:instrText>
      </w:r>
      <w:r w:rsidR="00A64EFA" w:rsidRPr="000727C3">
        <w:instrText>SHIFT (&lt;value_nexp&gt;, &lt;bits_nexp&gt;)</w:instrText>
      </w:r>
      <w:r w:rsidR="00A64EFA">
        <w:instrText xml:space="preserve">" </w:instrText>
      </w:r>
      <w:r w:rsidR="000F0DAF">
        <w:fldChar w:fldCharType="end"/>
      </w:r>
    </w:p>
    <w:p w:rsidR="00A64EFA" w:rsidRPr="00A64EFA" w:rsidRDefault="00A64EFA" w:rsidP="00A64EFA">
      <w:proofErr w:type="gramStart"/>
      <w:r>
        <w:t xml:space="preserve">Bit shift the value expression by </w:t>
      </w:r>
      <w:r w:rsidR="00FB766E" w:rsidRPr="00FB766E">
        <w:t>&lt;bits_nexp&gt;</w:t>
      </w:r>
      <w:r w:rsidR="00FB766E">
        <w:t xml:space="preserve">, </w:t>
      </w:r>
      <w:r>
        <w:t>the specified number of bits.</w:t>
      </w:r>
      <w:proofErr w:type="gramEnd"/>
      <w:r>
        <w:t xml:space="preserve"> If the bits expression is &lt; 0, the value will be shifted left. </w:t>
      </w:r>
      <w:proofErr w:type="gramStart"/>
      <w:r>
        <w:t>If the bits expression &gt; 0, the bits will be shifted right.</w:t>
      </w:r>
      <w:proofErr w:type="gramEnd"/>
      <w:r>
        <w:t xml:space="preserve"> The right shift will replicate the sign bit.</w:t>
      </w:r>
    </w:p>
    <w:p w:rsidR="00CF3DD2" w:rsidRDefault="00CF3DD2" w:rsidP="00EB1F62">
      <w:pPr>
        <w:pStyle w:val="Heading2"/>
      </w:pPr>
      <w:bookmarkStart w:id="487" w:name="_Toc380828237"/>
      <w:proofErr w:type="gramStart"/>
      <w:r>
        <w:t>ASCII(</w:t>
      </w:r>
      <w:proofErr w:type="gramEnd"/>
      <w:r>
        <w:t>&lt;sexp&gt;)</w:t>
      </w:r>
      <w:bookmarkEnd w:id="487"/>
      <w:r w:rsidR="000F0DAF">
        <w:fldChar w:fldCharType="begin"/>
      </w:r>
      <w:r>
        <w:instrText xml:space="preserve"> XE "</w:instrText>
      </w:r>
      <w:r w:rsidRPr="007925AA">
        <w:instrText>ASCII(&lt;sexp&gt;)</w:instrText>
      </w:r>
      <w:r>
        <w:instrText xml:space="preserve">" </w:instrText>
      </w:r>
      <w:r w:rsidR="000F0DAF">
        <w:fldChar w:fldCharType="end"/>
      </w:r>
    </w:p>
    <w:p w:rsidR="008545F3" w:rsidRDefault="004D4233" w:rsidP="004D4233">
      <w:proofErr w:type="gramStart"/>
      <w:r>
        <w:t>Returns the ASCII value of the first character of &lt;sexp&gt;.</w:t>
      </w:r>
      <w:proofErr w:type="gramEnd"/>
      <w:r>
        <w:t xml:space="preserve"> A valid ASCII value is between 0 and 255. If &lt;sexp&gt; is an empty string ("") the value returned will be 256 </w:t>
      </w:r>
      <w:r w:rsidRPr="004D4233">
        <w:t>(one more than</w:t>
      </w:r>
      <w:r>
        <w:t xml:space="preserve"> the largest 8-bit ASCII value). For non-ASCII Unicode characters, </w:t>
      </w:r>
      <w:proofErr w:type="gramStart"/>
      <w:r>
        <w:t>ASCII(</w:t>
      </w:r>
      <w:proofErr w:type="gramEnd"/>
      <w:r>
        <w:t>) returns invalid values; use UCODE() instead.</w:t>
      </w:r>
    </w:p>
    <w:p w:rsidR="004D4233" w:rsidRDefault="004D4233" w:rsidP="004D4233">
      <w:pPr>
        <w:pStyle w:val="Heading2"/>
      </w:pPr>
      <w:bookmarkStart w:id="488" w:name="_Toc380828238"/>
      <w:proofErr w:type="gramStart"/>
      <w:r>
        <w:t>UCODE(</w:t>
      </w:r>
      <w:proofErr w:type="gramEnd"/>
      <w:r>
        <w:t>&lt;sexp&gt;)</w:t>
      </w:r>
      <w:bookmarkEnd w:id="488"/>
      <w:r w:rsidR="000F0DAF">
        <w:fldChar w:fldCharType="begin"/>
      </w:r>
      <w:r w:rsidR="00622933">
        <w:instrText xml:space="preserve"> XE "</w:instrText>
      </w:r>
      <w:r w:rsidR="00622933" w:rsidRPr="002F77E0">
        <w:instrText>UCODE(&lt;sexp&gt;)</w:instrText>
      </w:r>
      <w:r w:rsidR="00622933">
        <w:instrText xml:space="preserve">" </w:instrText>
      </w:r>
      <w:r w:rsidR="000F0DAF">
        <w:fldChar w:fldCharType="end"/>
      </w:r>
    </w:p>
    <w:p w:rsidR="004D4233" w:rsidRDefault="004D4233" w:rsidP="004D4233">
      <w:proofErr w:type="gramStart"/>
      <w:r>
        <w:t>Returns the Unicode value of the first character of &lt;sexp&gt;.</w:t>
      </w:r>
      <w:proofErr w:type="gramEnd"/>
      <w:r>
        <w:t xml:space="preserve"> If &lt;sexp&gt; is an empty string ("") the value returned will be 65536 (one more than the largest 16-bit Unicode value). If the first character of &lt;sexp&gt; is a valid ASCII character, this function returns the same value as </w:t>
      </w:r>
      <w:proofErr w:type="gramStart"/>
      <w:r>
        <w:t>ASCII(</w:t>
      </w:r>
      <w:proofErr w:type="gramEnd"/>
      <w:r>
        <w:t>).</w:t>
      </w:r>
    </w:p>
    <w:p w:rsidR="007F792C" w:rsidRPr="00D1460F" w:rsidRDefault="007F792C" w:rsidP="00EB1F62">
      <w:pPr>
        <w:pStyle w:val="Heading2"/>
        <w:rPr>
          <w:rFonts w:eastAsia="Times New Roman"/>
        </w:rPr>
      </w:pPr>
      <w:bookmarkStart w:id="489" w:name="_Toc380828239"/>
      <w:r w:rsidRPr="00D1460F">
        <w:rPr>
          <w:rFonts w:eastAsia="Times New Roman"/>
        </w:rPr>
        <w:lastRenderedPageBreak/>
        <w:t>Is_</w:t>
      </w:r>
      <w:proofErr w:type="gramStart"/>
      <w:r w:rsidRPr="00D1460F">
        <w:rPr>
          <w:rFonts w:eastAsia="Times New Roman"/>
        </w:rPr>
        <w:t>In(</w:t>
      </w:r>
      <w:proofErr w:type="gramEnd"/>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489"/>
      <w:r w:rsidR="000F0DAF">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0F0DAF">
        <w:fldChar w:fldCharType="end"/>
      </w:r>
    </w:p>
    <w:p w:rsidR="007F792C" w:rsidRDefault="007F792C" w:rsidP="00FB766E">
      <w:proofErr w:type="gramStart"/>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roofErr w:type="gramEnd"/>
    </w:p>
    <w:p w:rsidR="007F792C" w:rsidRPr="00120FF8" w:rsidRDefault="007F792C" w:rsidP="00FB766E">
      <w:r w:rsidRPr="00120FF8">
        <w:t xml:space="preserve">If the </w:t>
      </w:r>
      <w:proofErr w:type="gramStart"/>
      <w:r w:rsidRPr="00120FF8">
        <w:t>optional  &lt;</w:t>
      </w:r>
      <w:proofErr w:type="gramEnd"/>
      <w:r w:rsidRPr="00120FF8">
        <w: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w:t>
      </w:r>
      <w:proofErr w:type="gramStart"/>
      <w:r w:rsidR="00E1326B" w:rsidRPr="00120FF8">
        <w:t>&gt;</w:t>
      </w:r>
      <w:r w:rsidR="00E1326B">
        <w:t xml:space="preserve">  must</w:t>
      </w:r>
      <w:proofErr w:type="gramEnd"/>
      <w:r w:rsidR="00E1326B">
        <w:t xml:space="preserve">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w:t>
      </w:r>
      <w:proofErr w:type="gramStart"/>
      <w:r w:rsidR="00252493">
        <w:t>0,</w:t>
      </w:r>
      <w:proofErr w:type="gramEnd"/>
      <w:r w:rsidR="00252493">
        <w:t xml:space="preserve">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490" w:name="_Toc380828240"/>
      <w:r>
        <w:t>Starts_</w:t>
      </w:r>
      <w:proofErr w:type="gramStart"/>
      <w:r>
        <w:t>with</w:t>
      </w:r>
      <w:r w:rsidR="007F792C" w:rsidRPr="007F792C">
        <w:t>(</w:t>
      </w:r>
      <w:proofErr w:type="gramEnd"/>
      <w:r w:rsidR="007F792C" w:rsidRPr="007F792C">
        <w:t>&lt;Search_for_sexp&gt;, &lt;Search_in_sexp&gt;{,&lt;start_nexp&gt;}</w:t>
      </w:r>
      <w:r w:rsidR="00FB766E">
        <w:t>)</w:t>
      </w:r>
      <w:bookmarkEnd w:id="490"/>
      <w:r w:rsidR="000F0DAF">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0F0DAF">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proofErr w:type="gramStart"/>
      <w:r w:rsidR="00252493">
        <w:t>O</w:t>
      </w:r>
      <w:r w:rsidR="00D67B9F">
        <w:t xml:space="preserve">therwise </w:t>
      </w:r>
      <w:r>
        <w:t xml:space="preserve"> zero</w:t>
      </w:r>
      <w:proofErr w:type="gramEnd"/>
      <w:r>
        <w:t xml:space="preserve"> will be returned. </w:t>
      </w:r>
    </w:p>
    <w:p w:rsidR="00E1326B" w:rsidRDefault="00E1326B" w:rsidP="00252493">
      <w:r w:rsidRPr="00252493">
        <w:t xml:space="preserve">If the </w:t>
      </w:r>
      <w:proofErr w:type="gramStart"/>
      <w:r w:rsidRPr="00252493">
        <w:t>optional  &lt;</w:t>
      </w:r>
      <w:proofErr w:type="gramEnd"/>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w:t>
      </w:r>
      <w:proofErr w:type="gramStart"/>
      <w:r w:rsidRPr="00120FF8">
        <w:t>&gt;</w:t>
      </w:r>
      <w:r>
        <w:t xml:space="preserve">  must</w:t>
      </w:r>
      <w:proofErr w:type="gramEnd"/>
      <w:r>
        <w:t xml:space="preserve"> be &gt;= 1.</w:t>
      </w:r>
    </w:p>
    <w:p w:rsidR="00C260E1" w:rsidRDefault="00CD2EA5" w:rsidP="00EB1F62">
      <w:pPr>
        <w:pStyle w:val="Heading2"/>
      </w:pPr>
      <w:bookmarkStart w:id="491" w:name="_Toc380828241"/>
      <w:r>
        <w:t>Ends_</w:t>
      </w:r>
      <w:proofErr w:type="gramStart"/>
      <w:r>
        <w:t>with</w:t>
      </w:r>
      <w:r w:rsidR="00252493">
        <w:t>(</w:t>
      </w:r>
      <w:proofErr w:type="gramEnd"/>
      <w:r w:rsidR="00C260E1">
        <w:t>&lt;Look_for_sexp&gt;, &lt;look_in_sexp&gt;)</w:t>
      </w:r>
      <w:bookmarkEnd w:id="491"/>
      <w:r w:rsidR="000F0DAF">
        <w:fldChar w:fldCharType="begin"/>
      </w:r>
      <w:r w:rsidR="00C260E1">
        <w:instrText xml:space="preserve"> XE "</w:instrText>
      </w:r>
      <w:r w:rsidR="00C260E1" w:rsidRPr="00EE417B">
        <w:instrText>Ends_with ( &lt;Look_for_sexp&gt;, &lt;look_in_sexp&gt;)</w:instrText>
      </w:r>
      <w:r w:rsidR="00C260E1">
        <w:instrText xml:space="preserve">" </w:instrText>
      </w:r>
      <w:r w:rsidR="000F0DAF">
        <w:fldChar w:fldCharType="end"/>
      </w:r>
    </w:p>
    <w:p w:rsidR="00C260E1" w:rsidRPr="00C260E1" w:rsidRDefault="00C260E1" w:rsidP="00C260E1">
      <w:r>
        <w:t xml:space="preserve">If </w:t>
      </w:r>
      <w:proofErr w:type="gramStart"/>
      <w:r>
        <w:t>the  &lt;</w:t>
      </w:r>
      <w:proofErr w:type="gramEnd"/>
      <w:r>
        <w: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492" w:name="_Toc380828242"/>
      <w:r>
        <w:t>G</w:t>
      </w:r>
      <w:r w:rsidR="00CD2EA5">
        <w:t>r_</w:t>
      </w:r>
      <w:proofErr w:type="gramStart"/>
      <w:r w:rsidR="00CD2EA5">
        <w:t>collision</w:t>
      </w:r>
      <w:r w:rsidR="008545F3">
        <w:t>(</w:t>
      </w:r>
      <w:proofErr w:type="gramEnd"/>
      <w:r w:rsidR="008545F3">
        <w:t>&lt;object_1_nvar&gt;, &lt;object_2_n</w:t>
      </w:r>
      <w:r>
        <w:t>va</w:t>
      </w:r>
      <w:r w:rsidR="008545F3">
        <w:t>r&gt;)</w:t>
      </w:r>
      <w:bookmarkEnd w:id="492"/>
      <w:r w:rsidR="000F0DAF">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0F0DAF">
        <w:fldChar w:fldCharType="end"/>
      </w:r>
    </w:p>
    <w:p w:rsidR="008545F3" w:rsidRDefault="008545F3" w:rsidP="00A72D98">
      <w:r>
        <w:t xml:space="preserve">The </w:t>
      </w:r>
      <w:proofErr w:type="gramStart"/>
      <w:r>
        <w:t>object &lt;nvars&gt; are</w:t>
      </w:r>
      <w:proofErr w:type="gramEnd"/>
      <w:r>
        <w:t xml:space="preserv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493" w:name="_Toc380828243"/>
      <w:proofErr w:type="gramStart"/>
      <w:r>
        <w:t>Background(</w:t>
      </w:r>
      <w:proofErr w:type="gramEnd"/>
      <w:r>
        <w:t>)</w:t>
      </w:r>
      <w:bookmarkEnd w:id="493"/>
      <w:r w:rsidR="000F0DAF">
        <w:fldChar w:fldCharType="begin"/>
      </w:r>
      <w:r w:rsidR="00E501B3">
        <w:instrText xml:space="preserve"> XE "</w:instrText>
      </w:r>
      <w:r w:rsidR="00E501B3" w:rsidRPr="00D76AAE">
        <w:instrText>Background()</w:instrText>
      </w:r>
      <w:r w:rsidR="00E501B3">
        <w:instrText xml:space="preserve">" </w:instrText>
      </w:r>
      <w:r w:rsidR="000F0DAF">
        <w:fldChar w:fldCharType="end"/>
      </w:r>
      <w:r w:rsidR="000F0DAF">
        <w:fldChar w:fldCharType="begin"/>
      </w:r>
      <w:r w:rsidR="00426CB2">
        <w:instrText xml:space="preserve"> XE "</w:instrText>
      </w:r>
      <w:r w:rsidR="00426CB2" w:rsidRPr="00036DE0">
        <w:instrText>Background()</w:instrText>
      </w:r>
      <w:r w:rsidR="00426CB2">
        <w:instrText xml:space="preserve">" </w:instrText>
      </w:r>
      <w:r w:rsidR="000F0DAF">
        <w:fldChar w:fldCharType="end"/>
      </w:r>
    </w:p>
    <w:p w:rsidR="00426CB2" w:rsidRDefault="00967730" w:rsidP="00C27DD5">
      <w:r>
        <w:t xml:space="preserve">A running BASIC! </w:t>
      </w:r>
      <w:proofErr w:type="gramStart"/>
      <w:r>
        <w:t>program</w:t>
      </w:r>
      <w:proofErr w:type="gramEnd"/>
      <w:r>
        <w:t xml:space="preserve"> continues to run when the Home key is </w:t>
      </w:r>
      <w:r w:rsidR="0084078B">
        <w:t>tapped</w:t>
      </w:r>
      <w:r>
        <w:t xml:space="preserve">. This is called running in the Background. When not in the Background mode, BASIC! </w:t>
      </w:r>
      <w:proofErr w:type="gramStart"/>
      <w:r>
        <w:t>is</w:t>
      </w:r>
      <w:proofErr w:type="gramEnd"/>
      <w:r>
        <w:t xml:space="preserve"> in the Foreground mode. </w:t>
      </w:r>
      <w:r w:rsidR="00426CB2">
        <w:t xml:space="preserve">BASIC! </w:t>
      </w:r>
      <w:proofErr w:type="gramStart"/>
      <w:r w:rsidR="00426CB2">
        <w:t>exits</w:t>
      </w:r>
      <w:proofErr w:type="gramEnd"/>
      <w:r w:rsidR="00426CB2">
        <w:t xml:space="preserve"> the Background mode and enters the Foreground mode when the BASIC! </w:t>
      </w:r>
      <w:proofErr w:type="gramStart"/>
      <w:r w:rsidR="00426CB2">
        <w:t>icon</w:t>
      </w:r>
      <w:proofErr w:type="gramEnd"/>
      <w:r w:rsidR="00426CB2">
        <w:t xml:space="preserve"> on the home screen is tapped.</w:t>
      </w:r>
    </w:p>
    <w:p w:rsidR="00393119" w:rsidRDefault="00967730" w:rsidP="00C27DD5">
      <w:r>
        <w:lastRenderedPageBreak/>
        <w:t xml:space="preserve">Sometimes a BASIC! </w:t>
      </w:r>
      <w:proofErr w:type="gramStart"/>
      <w:r>
        <w:t>programmer</w:t>
      </w:r>
      <w:proofErr w:type="gramEnd"/>
      <w:r>
        <w:t xml:space="preserve"> wants to know if the program is running in the Background. One reason for this might be to stop music playing while in the Background mode.</w:t>
      </w:r>
    </w:p>
    <w:p w:rsidR="00426CB2" w:rsidRDefault="00967730" w:rsidP="00C27DD5">
      <w:r>
        <w:t xml:space="preserve">The </w:t>
      </w:r>
      <w:proofErr w:type="gramStart"/>
      <w:r>
        <w:t>Background(</w:t>
      </w:r>
      <w:proofErr w:type="gramEnd"/>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proofErr w:type="gramStart"/>
      <w:r w:rsidRPr="00426CB2">
        <w:t>If !</w:t>
      </w:r>
      <w:proofErr w:type="gramEnd"/>
      <w:r w:rsidRPr="00426CB2">
        <w:t>background</w:t>
      </w:r>
      <w:r w:rsidR="00BB7496">
        <w:t>()</w:t>
      </w:r>
      <w:r w:rsidRPr="00426CB2">
        <w:t xml:space="preserve"> then gr.render</w:t>
      </w:r>
    </w:p>
    <w:p w:rsidR="00E61DD6" w:rsidRDefault="00E61DD6" w:rsidP="00E61DD6">
      <w:pPr>
        <w:pStyle w:val="Heading1"/>
      </w:pPr>
      <w:bookmarkStart w:id="494" w:name="_Toc380828244"/>
      <w:r>
        <w:t>Time</w:t>
      </w:r>
      <w:r w:rsidRPr="00D1460F">
        <w:t xml:space="preserve"> Functions</w:t>
      </w:r>
      <w:bookmarkEnd w:id="494"/>
    </w:p>
    <w:p w:rsidR="00E61DD6" w:rsidRDefault="00E61DD6" w:rsidP="00E61DD6">
      <w:pPr>
        <w:pStyle w:val="Heading2"/>
      </w:pPr>
      <w:bookmarkStart w:id="495" w:name="_Toc380828245"/>
      <w:proofErr w:type="gramStart"/>
      <w:r>
        <w:t>CLOCK(</w:t>
      </w:r>
      <w:proofErr w:type="gramEnd"/>
      <w:r>
        <w:t>)</w:t>
      </w:r>
      <w:bookmarkEnd w:id="495"/>
      <w:r w:rsidR="000F0DAF">
        <w:fldChar w:fldCharType="begin"/>
      </w:r>
      <w:r>
        <w:instrText xml:space="preserve"> XE "</w:instrText>
      </w:r>
      <w:r w:rsidRPr="00DC3337">
        <w:instrText>Clock()</w:instrText>
      </w:r>
      <w:r>
        <w:instrText xml:space="preserve">" </w:instrText>
      </w:r>
      <w:r w:rsidR="000F0DAF">
        <w:fldChar w:fldCharType="end"/>
      </w:r>
    </w:p>
    <w:p w:rsidR="00E61DD6" w:rsidRDefault="00E61DD6" w:rsidP="00E61DD6">
      <w:proofErr w:type="gramStart"/>
      <w:r>
        <w:t>Returns the time in milliseconds since the last boot.</w:t>
      </w:r>
      <w:proofErr w:type="gramEnd"/>
      <w:r>
        <w:t xml:space="preserve"> </w:t>
      </w:r>
    </w:p>
    <w:p w:rsidR="00E61DD6" w:rsidRDefault="00E61DD6" w:rsidP="00E61DD6">
      <w:pPr>
        <w:pStyle w:val="Heading2"/>
      </w:pPr>
      <w:bookmarkStart w:id="496" w:name="_Toc380828246"/>
      <w:proofErr w:type="gramStart"/>
      <w:r>
        <w:t>TIME(</w:t>
      </w:r>
      <w:proofErr w:type="gramEnd"/>
      <w:r>
        <w:t>)</w:t>
      </w:r>
      <w:bookmarkEnd w:id="496"/>
      <w:r w:rsidR="000F0DAF">
        <w:fldChar w:fldCharType="begin"/>
      </w:r>
      <w:r>
        <w:instrText xml:space="preserve"> XE "</w:instrText>
      </w:r>
      <w:r w:rsidRPr="00FF458C">
        <w:instrText>TIME()</w:instrText>
      </w:r>
      <w:r>
        <w:instrText xml:space="preserve">" </w:instrText>
      </w:r>
      <w:r w:rsidR="000F0DAF">
        <w:fldChar w:fldCharType="end"/>
      </w:r>
    </w:p>
    <w:p w:rsidR="00E61DD6" w:rsidRDefault="00E61DD6" w:rsidP="00E61DD6">
      <w:proofErr w:type="gramStart"/>
      <w:r>
        <w:t>Returns the time in milliseconds since 12:00:00 AM, January 1, 1970 (the "epoch").</w:t>
      </w:r>
      <w:proofErr w:type="gramEnd"/>
      <w:r>
        <w:t xml:space="preserve"> The time interval is given for a specific time zone. By default, it is UTC, but you can change it with the timeZone command.</w:t>
      </w:r>
    </w:p>
    <w:p w:rsidR="00E61DD6" w:rsidRDefault="00E61DD6" w:rsidP="00E61DD6">
      <w:proofErr w:type="gramStart"/>
      <w:r>
        <w:t>TIME(</w:t>
      </w:r>
      <w:proofErr w:type="gramEnd"/>
      <w:r>
        <w:t xml:space="preserve">) (the function) and Time (the command) are inverse operations.  </w:t>
      </w:r>
      <w:proofErr w:type="gramStart"/>
      <w:r>
        <w:t>TIME(</w:t>
      </w:r>
      <w:proofErr w:type="gramEnd"/>
      <w:r>
        <w:t>) can take the first six return parameters of the Time command directly as input parameters.</w:t>
      </w:r>
    </w:p>
    <w:p w:rsidR="00E61DD6" w:rsidRDefault="00E61DD6" w:rsidP="00E61DD6">
      <w:pPr>
        <w:pStyle w:val="Heading2"/>
      </w:pPr>
      <w:bookmarkStart w:id="497" w:name="_Toc380828247"/>
      <w:proofErr w:type="gramStart"/>
      <w:r>
        <w:t>TIME(</w:t>
      </w:r>
      <w:proofErr w:type="gramEnd"/>
      <w:r>
        <w:t>&lt;year_exp&gt;, &lt;month_exp&gt;, &lt;day_exp&gt;, &lt;hour_exp&gt;, &lt;minute_exp&gt;, &lt;second_exp&gt;)</w:t>
      </w:r>
      <w:bookmarkEnd w:id="497"/>
      <w:r w:rsidR="000F0DAF">
        <w:fldChar w:fldCharType="begin"/>
      </w:r>
      <w:r>
        <w:instrText xml:space="preserve"> XE "</w:instrText>
      </w:r>
      <w:r w:rsidRPr="00290983">
        <w:instrText>TIME(&lt;year_exp&gt;, &lt;month_exp&gt;, &lt;day_exp&gt;, &lt;hour_exp&gt;, &lt;minute_exp&gt;, &lt;second_exp&gt;)</w:instrText>
      </w:r>
      <w:r>
        <w:instrText xml:space="preserve">" </w:instrText>
      </w:r>
      <w:r w:rsidR="000F0DAF">
        <w:fldChar w:fldCharType="end"/>
      </w:r>
    </w:p>
    <w:p w:rsidR="00E61DD6" w:rsidRDefault="00E61DD6" w:rsidP="00E61DD6">
      <w:r>
        <w:t xml:space="preserve">Like </w:t>
      </w:r>
      <w:proofErr w:type="gramStart"/>
      <w:r>
        <w:t>TIME(</w:t>
      </w:r>
      <w:proofErr w:type="gramEnd"/>
      <w:r>
        <w:t xml:space="preserve">), except the parameters specify a moment in time. </w:t>
      </w:r>
    </w:p>
    <w:p w:rsidR="00E61DD6" w:rsidRDefault="00E61DD6" w:rsidP="00E61DD6">
      <w:r>
        <w:t>The parameter expressions may be either numeric expressions or string expressions. This is an unusual aspect as it</w:t>
      </w:r>
      <w:r w:rsidRPr="00F94E33">
        <w:t xml:space="preserve"> isn't allowed anywhere else in BASIC</w:t>
      </w:r>
      <w:proofErr w:type="gramStart"/>
      <w:r w:rsidRPr="00F94E33">
        <w:t>!.</w:t>
      </w:r>
      <w:proofErr w:type="gramEnd"/>
      <w:r w:rsidRPr="00F94E33">
        <w:t xml:space="preserve"> </w:t>
      </w:r>
      <w:r>
        <w:t>If a parameter is a string, then it</w:t>
      </w:r>
      <w:r w:rsidRPr="00F94E33">
        <w:t xml:space="preserve"> must evaluate to a number: digits only, one optional decimal point somewhere, optional leading sign, </w:t>
      </w:r>
      <w:proofErr w:type="gramStart"/>
      <w:r w:rsidRPr="00F94E33">
        <w:t>no</w:t>
      </w:r>
      <w:proofErr w:type="gramEnd"/>
      <w:r w:rsidRPr="00F94E33">
        <w:t xml:space="preserve"> embedded spaces.</w:t>
      </w:r>
      <w:r w:rsidR="00843FAA">
        <w:t xml:space="preserve">  If the string parameter does not follow the rules, BASIC!</w:t>
      </w:r>
      <w:r w:rsidR="00843FAA" w:rsidRPr="00843FAA">
        <w:t xml:space="preserve"> </w:t>
      </w:r>
      <w:proofErr w:type="gramStart"/>
      <w:r w:rsidR="00843FAA" w:rsidRPr="00843FAA">
        <w:t>report</w:t>
      </w:r>
      <w:r w:rsidR="00843FAA">
        <w:t>s</w:t>
      </w:r>
      <w:proofErr w:type="gramEnd"/>
      <w:r w:rsidR="00843FAA" w:rsidRPr="00843FAA">
        <w:t xml:space="preserve"> a syntax error</w:t>
      </w:r>
      <w:r w:rsidR="00843FAA">
        <w:t>, like</w:t>
      </w:r>
      <w:r w:rsidR="00843FAA" w:rsidRPr="00843FAA">
        <w:t xml:space="preserve"> using a string in a place that expects a numeric expression.</w:t>
      </w:r>
    </w:p>
    <w:p w:rsidR="00EF672D" w:rsidRDefault="00EF672D" w:rsidP="00E33967">
      <w:pPr>
        <w:pStyle w:val="Heading1"/>
      </w:pPr>
      <w:bookmarkStart w:id="498" w:name="_Toc380828248"/>
      <w:r w:rsidRPr="00D1460F">
        <w:t>String Functions</w:t>
      </w:r>
      <w:bookmarkEnd w:id="498"/>
    </w:p>
    <w:p w:rsidR="00633A72" w:rsidRDefault="001505BE" w:rsidP="00EB1F62">
      <w:pPr>
        <w:pStyle w:val="Heading2"/>
      </w:pPr>
      <w:bookmarkStart w:id="499" w:name="_Toc380828249"/>
      <w:r>
        <w:t>GETERROR</w:t>
      </w:r>
      <w:r w:rsidR="00633A72">
        <w:t>$()</w:t>
      </w:r>
      <w:bookmarkEnd w:id="499"/>
      <w:r w:rsidR="000F0DAF">
        <w:fldChar w:fldCharType="begin"/>
      </w:r>
      <w:r w:rsidR="00633A72">
        <w:instrText xml:space="preserve"> XE "</w:instrText>
      </w:r>
      <w:r>
        <w:instrText>GETERROR</w:instrText>
      </w:r>
      <w:r w:rsidR="00633A72" w:rsidRPr="00D5559A">
        <w:instrText>$()</w:instrText>
      </w:r>
      <w:r w:rsidR="00633A72">
        <w:instrText xml:space="preserve">" </w:instrText>
      </w:r>
      <w:r w:rsidR="000F0DAF">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500" w:name="_Toc380828250"/>
      <w:r w:rsidRPr="001A7162">
        <w:rPr>
          <w:szCs w:val="20"/>
        </w:rPr>
        <w:t>CHR</w:t>
      </w:r>
      <w:r w:rsidR="007277D3" w:rsidRPr="001A7162">
        <w:rPr>
          <w:szCs w:val="20"/>
        </w:rPr>
        <w:t>$</w:t>
      </w:r>
      <w:r w:rsidR="007D14F2" w:rsidRPr="001A7162">
        <w:t>(</w:t>
      </w:r>
      <w:r w:rsidR="0042369D" w:rsidRPr="001A7162">
        <w:t>&lt;nexp&gt;</w:t>
      </w:r>
      <w:r w:rsidR="00801BF2" w:rsidRPr="001A7162">
        <w:t>)</w:t>
      </w:r>
      <w:bookmarkEnd w:id="500"/>
      <w:r w:rsidR="000F0DAF"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0F0DAF"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lastRenderedPageBreak/>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w:t>
      </w:r>
      <w:proofErr w:type="gramStart"/>
      <w:r>
        <w:t>nexp</w:t>
      </w:r>
      <w:proofErr w:type="gramEnd"/>
      <w:r>
        <w:t>&gt; may have values greater than 255 and thus can be used to generate Unicode characters.</w:t>
      </w:r>
    </w:p>
    <w:p w:rsidR="00EF672D" w:rsidRPr="00D1460F" w:rsidRDefault="00AF288A" w:rsidP="00EB1F62">
      <w:pPr>
        <w:pStyle w:val="Heading2"/>
        <w:rPr>
          <w:rFonts w:eastAsia="Times New Roman"/>
        </w:rPr>
      </w:pPr>
      <w:bookmarkStart w:id="501" w:name="_Toc380828251"/>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501"/>
      <w:r w:rsidR="000F0DAF">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0F0DAF">
        <w:rPr>
          <w:rFonts w:eastAsia="Times New Roman"/>
        </w:rPr>
        <w:fldChar w:fldCharType="end"/>
      </w:r>
    </w:p>
    <w:p w:rsidR="00EF672D" w:rsidRPr="00D1460F" w:rsidRDefault="00EF672D" w:rsidP="00CD2EA5">
      <w:proofErr w:type="gramStart"/>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roofErr w:type="gramEnd"/>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502" w:name="_Toc380828252"/>
      <w:r>
        <w:rPr>
          <w:rFonts w:eastAsia="Times New Roman"/>
        </w:rPr>
        <w:t>MID$(</w:t>
      </w:r>
      <w:r w:rsidR="007D14F2">
        <w:rPr>
          <w:rFonts w:eastAsia="Times New Roman"/>
        </w:rPr>
        <w:t xml:space="preserve">&lt;sexp&gt;, </w:t>
      </w:r>
      <w:r w:rsidR="00E22E92" w:rsidRPr="00D1460F">
        <w:t>&lt;</w:t>
      </w:r>
      <w:r w:rsidR="00E721FC">
        <w:t>s</w:t>
      </w:r>
      <w:r w:rsidR="00886784">
        <w:t>tart_</w:t>
      </w:r>
      <w:r>
        <w:t>nexp</w:t>
      </w:r>
      <w:proofErr w:type="gramStart"/>
      <w:r>
        <w:t>&gt;</w:t>
      </w:r>
      <w:r w:rsidR="00E11190">
        <w:t>{</w:t>
      </w:r>
      <w:proofErr w:type="gramEnd"/>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502"/>
      <w:r w:rsidR="000F0DAF">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0F0DAF">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nexp</w:t>
      </w:r>
      <w:proofErr w:type="gramStart"/>
      <w:r w:rsidRPr="00D1460F">
        <w:t>&gt;  parameter</w:t>
      </w:r>
      <w:proofErr w:type="gramEnd"/>
      <w:r w:rsidRPr="00D1460F">
        <w:t xml:space="preserve">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nexp</w:t>
      </w:r>
      <w:proofErr w:type="gramStart"/>
      <w:r w:rsidR="00E22E92" w:rsidRPr="00D1460F">
        <w:t xml:space="preserve">&gt; </w:t>
      </w:r>
      <w:r w:rsidR="00EF672D" w:rsidRPr="00D1460F">
        <w:t xml:space="preserve"> is</w:t>
      </w:r>
      <w:proofErr w:type="gramEnd"/>
      <w:r w:rsidR="00EF672D" w:rsidRPr="00D1460F">
        <w:t xml:space="preserve">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503" w:name="_Toc380828253"/>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503"/>
      <w:r w:rsidR="000F0DAF">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0F0DAF">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504" w:name="_Toc380828254"/>
      <w:r>
        <w:rPr>
          <w:rFonts w:eastAsia="Times New Roman"/>
        </w:rPr>
        <w:t>REPLACE$(&lt;target_sexp&gt;, &lt;argument_sexp&gt;, &lt;replace_sexp&gt;)</w:t>
      </w:r>
      <w:bookmarkEnd w:id="504"/>
      <w:r w:rsidR="000F0DAF">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0F0DAF">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505" w:name="_Toc380828255"/>
      <w:r w:rsidRPr="000A24BA">
        <w:rPr>
          <w:rFonts w:eastAsia="Times New Roman"/>
        </w:rPr>
        <w:t>WORD$(&lt;source_sexp&gt;, &lt;n_nexp&gt; {, &lt;</w:t>
      </w:r>
      <w:del w:id="506" w:author="msammartano" w:date="2014-03-17T11:56:00Z">
        <w:r w:rsidRPr="000A24BA" w:rsidDel="009503FB">
          <w:rPr>
            <w:rFonts w:eastAsia="Times New Roman"/>
          </w:rPr>
          <w:delText>delimiter</w:delText>
        </w:r>
      </w:del>
      <w:ins w:id="507" w:author="msammartano" w:date="2014-03-17T11:56:00Z">
        <w:r w:rsidR="009503FB">
          <w:rPr>
            <w:rFonts w:eastAsia="Times New Roman"/>
          </w:rPr>
          <w:t>test</w:t>
        </w:r>
      </w:ins>
      <w:r w:rsidRPr="000A24BA">
        <w:rPr>
          <w:rFonts w:eastAsia="Times New Roman"/>
        </w:rPr>
        <w:t>_sexp&gt;})</w:t>
      </w:r>
      <w:bookmarkEnd w:id="505"/>
      <w:r w:rsidR="000F0DAF">
        <w:rPr>
          <w:rFonts w:eastAsia="Times New Roman"/>
        </w:rPr>
        <w:fldChar w:fldCharType="begin"/>
      </w:r>
      <w:r>
        <w:instrText xml:space="preserve"> XE "</w:instrText>
      </w:r>
      <w:r w:rsidRPr="00515445">
        <w:rPr>
          <w:rFonts w:eastAsia="Times New Roman"/>
        </w:rPr>
        <w:instrText>WORD$(&lt;source_sexp&gt;, &lt;n_nexp&gt; {, &lt;</w:instrText>
      </w:r>
      <w:del w:id="508" w:author="msammartano" w:date="2014-03-17T11:56:00Z">
        <w:r w:rsidRPr="00515445" w:rsidDel="009503FB">
          <w:rPr>
            <w:rFonts w:eastAsia="Times New Roman"/>
          </w:rPr>
          <w:delInstrText>delimiter</w:delInstrText>
        </w:r>
      </w:del>
      <w:ins w:id="509" w:author="msammartano" w:date="2014-03-17T11:56:00Z">
        <w:r w:rsidR="009503FB">
          <w:rPr>
            <w:rFonts w:eastAsia="Times New Roman"/>
          </w:rPr>
          <w:instrText>test</w:instrText>
        </w:r>
      </w:ins>
      <w:r w:rsidRPr="00515445">
        <w:rPr>
          <w:rFonts w:eastAsia="Times New Roman"/>
        </w:rPr>
        <w:instrText>_sexp&gt;})</w:instrText>
      </w:r>
      <w:r>
        <w:instrText xml:space="preserve">" </w:instrText>
      </w:r>
      <w:r w:rsidR="000F0DAF">
        <w:rPr>
          <w:rFonts w:eastAsia="Times New Roman"/>
        </w:rPr>
        <w:fldChar w:fldCharType="end"/>
      </w:r>
    </w:p>
    <w:p w:rsidR="00F91921" w:rsidRDefault="000A24BA" w:rsidP="000A24BA">
      <w:r w:rsidRPr="000A24BA">
        <w:t xml:space="preserve">This function returns </w:t>
      </w:r>
      <w:del w:id="510" w:author="msammartano" w:date="2014-03-17T12:04:00Z">
        <w:r w:rsidRPr="000A24BA" w:rsidDel="009503FB">
          <w:delText>the nth</w:delText>
        </w:r>
      </w:del>
      <w:ins w:id="511" w:author="msammartano" w:date="2014-03-17T12:04:00Z">
        <w:r w:rsidR="009503FB">
          <w:t>a</w:t>
        </w:r>
      </w:ins>
      <w:r w:rsidRPr="000A24BA">
        <w:t xml:space="preserve"> word </w:t>
      </w:r>
      <w:del w:id="512" w:author="msammartano" w:date="2014-03-17T12:04:00Z">
        <w:r w:rsidRPr="000A24BA" w:rsidDel="009503FB">
          <w:delText>in the</w:delText>
        </w:r>
      </w:del>
      <w:ins w:id="513" w:author="msammartano" w:date="2014-03-17T12:04:00Z">
        <w:r w:rsidR="009503FB">
          <w:t>from a</w:t>
        </w:r>
      </w:ins>
      <w:r w:rsidRPr="000A24BA">
        <w:t xml:space="preserve"> string</w:t>
      </w:r>
      <w:del w:id="514" w:author="msammartano" w:date="2014-03-17T12:22:00Z">
        <w:r w:rsidRPr="000A24BA" w:rsidDel="00F91921">
          <w:delText xml:space="preserve"> </w:delText>
        </w:r>
      </w:del>
      <w:del w:id="515" w:author="msammartano" w:date="2014-03-17T12:06:00Z">
        <w:r w:rsidRPr="000A24BA" w:rsidDel="009503FB">
          <w:delText>e</w:delText>
        </w:r>
      </w:del>
      <w:del w:id="516" w:author="msammartano" w:date="2014-03-17T12:04:00Z">
        <w:r w:rsidRPr="000A24BA" w:rsidDel="009503FB">
          <w:delText>xpression</w:delText>
        </w:r>
      </w:del>
      <w:del w:id="517" w:author="msammartano" w:date="2014-03-17T12:22:00Z">
        <w:r w:rsidRPr="000A24BA" w:rsidDel="00F91921">
          <w:delText xml:space="preserve"> &lt;source_sexp&gt;</w:delText>
        </w:r>
      </w:del>
      <w:r w:rsidRPr="000A24BA">
        <w:t>.</w:t>
      </w:r>
      <w:ins w:id="518" w:author="msammartano" w:date="2014-03-17T12:23:00Z">
        <w:r w:rsidR="00F91921">
          <w:t xml:space="preserve"> The &lt;source_sexp&gt; string is split </w:t>
        </w:r>
      </w:ins>
      <w:ins w:id="519" w:author="msammartano" w:date="2014-03-17T12:39:00Z">
        <w:r w:rsidR="00F91921">
          <w:t xml:space="preserve">into substrings </w:t>
        </w:r>
      </w:ins>
      <w:ins w:id="520" w:author="msammartano" w:date="2014-03-17T12:23:00Z">
        <w:r w:rsidR="00F91921">
          <w:t>at each location where &lt;te</w:t>
        </w:r>
      </w:ins>
      <w:ins w:id="521" w:author="msammartano" w:date="2014-03-17T12:25:00Z">
        <w:r w:rsidR="00F91921">
          <w:t>s</w:t>
        </w:r>
      </w:ins>
      <w:ins w:id="522" w:author="msammartano" w:date="2014-03-17T12:23:00Z">
        <w:r w:rsidR="00F91921">
          <w:t>t_sexp&gt; occurs.</w:t>
        </w:r>
      </w:ins>
      <w:ins w:id="523" w:author="msammartano" w:date="2014-03-17T12:25:00Z">
        <w:r w:rsidR="00F91921">
          <w:t xml:space="preserve"> The &lt;n_nexp&gt; parameter specifies which </w:t>
        </w:r>
      </w:ins>
      <w:ins w:id="524" w:author="msammartano" w:date="2014-03-17T12:26:00Z">
        <w:r w:rsidR="00F91921">
          <w:t>sub</w:t>
        </w:r>
      </w:ins>
      <w:ins w:id="525" w:author="msammartano" w:date="2014-03-17T12:25:00Z">
        <w:r w:rsidR="00F91921">
          <w:t xml:space="preserve">string </w:t>
        </w:r>
      </w:ins>
      <w:ins w:id="526" w:author="msammartano" w:date="2014-03-17T12:51:00Z">
        <w:r w:rsidR="00F91921">
          <w:t>tp</w:t>
        </w:r>
      </w:ins>
      <w:ins w:id="527" w:author="msammartano" w:date="2014-03-17T12:40:00Z">
        <w:r w:rsidR="00F91921">
          <w:t xml:space="preserve"> r</w:t>
        </w:r>
      </w:ins>
      <w:ins w:id="528" w:author="msammartano" w:date="2014-03-17T12:25:00Z">
        <w:r w:rsidR="00F91921">
          <w:t>eturn</w:t>
        </w:r>
      </w:ins>
      <w:ins w:id="529" w:author="msammartano" w:date="2014-03-17T12:40:00Z">
        <w:r w:rsidR="00F91921">
          <w:t>; numbering starts at 1</w:t>
        </w:r>
      </w:ins>
      <w:ins w:id="530" w:author="msammartano" w:date="2014-03-17T12:25:00Z">
        <w:r w:rsidR="00F91921">
          <w:t>.</w:t>
        </w:r>
      </w:ins>
      <w:ins w:id="531" w:author="msammartano" w:date="2014-03-17T12:26:00Z">
        <w:r w:rsidR="00F91921">
          <w:t xml:space="preserve"> </w:t>
        </w:r>
      </w:ins>
      <w:ins w:id="532" w:author="msammartano" w:date="2014-03-17T12:27:00Z">
        <w:r w:rsidR="00F91921">
          <w:t xml:space="preserve">The &lt;test_sexp&gt; </w:t>
        </w:r>
      </w:ins>
      <w:ins w:id="533" w:author="msammartano" w:date="2014-03-17T12:40:00Z">
        <w:r w:rsidR="00F91921">
          <w:t>is</w:t>
        </w:r>
      </w:ins>
      <w:ins w:id="534" w:author="msammartano" w:date="2014-03-17T12:28:00Z">
        <w:r w:rsidR="00F91921">
          <w:t xml:space="preserve"> removed from the result. </w:t>
        </w:r>
      </w:ins>
      <w:ins w:id="535" w:author="msammartano" w:date="2014-03-17T12:26:00Z">
        <w:r w:rsidR="00F91921">
          <w:t xml:space="preserve">The &lt;text_sexp&gt; parameter is an optional </w:t>
        </w:r>
      </w:ins>
      <w:ins w:id="536" w:author="msammartano" w:date="2014-03-17T12:42:00Z">
        <w:r w:rsidR="00F91921">
          <w:t>R</w:t>
        </w:r>
      </w:ins>
      <w:ins w:id="537" w:author="msammartano" w:date="2014-03-17T12:26:00Z">
        <w:r w:rsidR="00F91921">
          <w:t xml:space="preserve">egular </w:t>
        </w:r>
      </w:ins>
      <w:ins w:id="538" w:author="msammartano" w:date="2014-03-17T12:42:00Z">
        <w:r w:rsidR="00F91921">
          <w:t>E</w:t>
        </w:r>
      </w:ins>
      <w:ins w:id="539" w:author="msammartano" w:date="2014-03-17T12:26:00Z">
        <w:r w:rsidR="00F91921">
          <w:t>xpression</w:t>
        </w:r>
      </w:ins>
      <w:ins w:id="540" w:author="msammartano" w:date="2014-03-17T12:27:00Z">
        <w:r w:rsidR="00F91921">
          <w:t>; i</w:t>
        </w:r>
      </w:ins>
      <w:ins w:id="541" w:author="msammartano" w:date="2014-03-17T12:26:00Z">
        <w:r w:rsidR="00F91921">
          <w:t xml:space="preserve">f it is </w:t>
        </w:r>
      </w:ins>
      <w:ins w:id="542" w:author="msammartano" w:date="2014-03-17T12:27:00Z">
        <w:r w:rsidR="00F91921">
          <w:t>not given</w:t>
        </w:r>
      </w:ins>
      <w:ins w:id="543" w:author="msammartano" w:date="2014-03-17T12:26:00Z">
        <w:r w:rsidR="00F91921">
          <w:t xml:space="preserve">, the source string </w:t>
        </w:r>
      </w:ins>
      <w:ins w:id="544" w:author="msammartano" w:date="2014-03-17T12:40:00Z">
        <w:r w:rsidR="00F91921">
          <w:t xml:space="preserve">is </w:t>
        </w:r>
      </w:ins>
      <w:ins w:id="545" w:author="msammartano" w:date="2014-03-17T12:26:00Z">
        <w:r w:rsidR="00F91921">
          <w:t>split on whitespace.</w:t>
        </w:r>
      </w:ins>
      <w:ins w:id="546" w:author="msammartano" w:date="2014-03-17T12:33:00Z">
        <w:r w:rsidR="00F91921">
          <w:t xml:space="preserve"> </w:t>
        </w:r>
      </w:ins>
      <w:ins w:id="547" w:author="msammartano" w:date="2014-03-17T12:35:00Z">
        <w:r w:rsidR="00F91921">
          <w:t>Specifically</w:t>
        </w:r>
      </w:ins>
      <w:ins w:id="548" w:author="msammartano" w:date="2014-03-17T12:33:00Z">
        <w:r w:rsidR="00F91921">
          <w:t xml:space="preserve">, the default &lt;text_sexp&gt; is </w:t>
        </w:r>
        <w:r w:rsidR="00F91921" w:rsidRPr="000818E1">
          <w:t>"</w:t>
        </w:r>
        <w:r w:rsidR="00F91921">
          <w:t>\s+</w:t>
        </w:r>
        <w:r w:rsidR="00F91921" w:rsidRPr="000818E1">
          <w:t>"</w:t>
        </w:r>
        <w:r w:rsidR="00F91921">
          <w:t>.</w:t>
        </w:r>
      </w:ins>
    </w:p>
    <w:p w:rsidR="00514A7D" w:rsidRDefault="000A24BA" w:rsidP="000A24BA">
      <w:pPr>
        <w:rPr>
          <w:ins w:id="549" w:author="msammartano" w:date="2014-03-17T13:21:00Z"/>
        </w:rPr>
      </w:pPr>
      <w:del w:id="550" w:author="msammartano" w:date="2014-03-17T13:01:00Z">
        <w:r w:rsidRPr="000A24BA" w:rsidDel="00514A7D">
          <w:delText>By default, the l</w:delText>
        </w:r>
      </w:del>
      <w:ins w:id="551" w:author="msammartano" w:date="2014-03-17T13:01:00Z">
        <w:r w:rsidR="00514A7D">
          <w:t>L</w:t>
        </w:r>
      </w:ins>
      <w:r w:rsidRPr="000A24BA">
        <w:t xml:space="preserve">eading and trailing </w:t>
      </w:r>
      <w:del w:id="552" w:author="msammartano" w:date="2014-03-17T13:02:00Z">
        <w:r w:rsidRPr="000A24BA" w:rsidDel="00514A7D">
          <w:delText>whitespace is</w:delText>
        </w:r>
      </w:del>
      <w:ins w:id="553" w:author="msammartano" w:date="2014-03-17T13:02:00Z">
        <w:r w:rsidR="00514A7D">
          <w:t>occurrences of &lt;text_sexp&gt; are</w:t>
        </w:r>
      </w:ins>
      <w:r w:rsidRPr="000A24BA">
        <w:t xml:space="preserve"> stripped from &lt;source_sexp&gt;</w:t>
      </w:r>
      <w:r>
        <w:t xml:space="preserve"> </w:t>
      </w:r>
      <w:del w:id="554" w:author="msammartano" w:date="2014-03-17T13:02:00Z">
        <w:r w:rsidRPr="000A24BA" w:rsidDel="00514A7D">
          <w:delText>and then it is broken down into 'words' at the remaining whitespace inside</w:delText>
        </w:r>
      </w:del>
      <w:ins w:id="555" w:author="msammartano" w:date="2014-03-17T13:02:00Z">
        <w:r w:rsidR="00514A7D">
          <w:t>before it is split</w:t>
        </w:r>
      </w:ins>
      <w:ins w:id="556" w:author="msammartano" w:date="2014-03-17T13:06:00Z">
        <w:r w:rsidR="00514A7D">
          <w:t xml:space="preserve">, so substring number 1 is always the first substring of the source string, even if </w:t>
        </w:r>
      </w:ins>
      <w:ins w:id="557" w:author="msammartano" w:date="2014-03-17T13:08:00Z">
        <w:r w:rsidR="00514A7D">
          <w:t>&lt;source_sexp&gt;</w:t>
        </w:r>
      </w:ins>
      <w:ins w:id="558" w:author="msammartano" w:date="2014-03-17T13:06:00Z">
        <w:r w:rsidR="00514A7D">
          <w:t xml:space="preserve"> </w:t>
        </w:r>
        <w:r w:rsidR="00514A7D">
          <w:lastRenderedPageBreak/>
          <w:t xml:space="preserve">starts with </w:t>
        </w:r>
      </w:ins>
      <w:ins w:id="559" w:author="msammartano" w:date="2014-03-17T13:08:00Z">
        <w:r w:rsidR="00514A7D">
          <w:t>&lt;</w:t>
        </w:r>
      </w:ins>
      <w:ins w:id="560" w:author="msammartano" w:date="2014-03-17T13:06:00Z">
        <w:r w:rsidR="00514A7D">
          <w:t>test</w:t>
        </w:r>
      </w:ins>
      <w:ins w:id="561" w:author="msammartano" w:date="2014-03-17T13:08:00Z">
        <w:r w:rsidR="00514A7D">
          <w:t>_</w:t>
        </w:r>
      </w:ins>
      <w:ins w:id="562" w:author="msammartano" w:date="2014-03-17T13:06:00Z">
        <w:r w:rsidR="00514A7D">
          <w:t>s</w:t>
        </w:r>
      </w:ins>
      <w:ins w:id="563" w:author="msammartano" w:date="2014-03-17T13:08:00Z">
        <w:r w:rsidR="00514A7D">
          <w:t>exp&gt;</w:t>
        </w:r>
      </w:ins>
      <w:r w:rsidRPr="000A24BA">
        <w:t xml:space="preserve">. If </w:t>
      </w:r>
      <w:ins w:id="564" w:author="msammartano" w:date="2014-03-17T12:43:00Z">
        <w:r w:rsidR="00F91921">
          <w:t>&lt;</w:t>
        </w:r>
      </w:ins>
      <w:r w:rsidRPr="000A24BA">
        <w:t>n</w:t>
      </w:r>
      <w:ins w:id="565" w:author="msammartano" w:date="2014-03-17T12:43:00Z">
        <w:r w:rsidR="00F91921">
          <w:t>_nexp&gt;</w:t>
        </w:r>
      </w:ins>
      <w:r w:rsidRPr="000A24BA">
        <w:t xml:space="preserve"> is</w:t>
      </w:r>
      <w:r>
        <w:t xml:space="preserve"> </w:t>
      </w:r>
      <w:r w:rsidRPr="000A24BA">
        <w:t xml:space="preserve">less than 1 or greater than the number of </w:t>
      </w:r>
      <w:del w:id="566" w:author="msammartano" w:date="2014-03-17T12:43:00Z">
        <w:r w:rsidRPr="000A24BA" w:rsidDel="00F91921">
          <w:delText>word</w:delText>
        </w:r>
      </w:del>
      <w:ins w:id="567" w:author="msammartano" w:date="2014-03-17T12:44:00Z">
        <w:r w:rsidR="00F91921">
          <w:t>substring</w:t>
        </w:r>
      </w:ins>
      <w:r w:rsidRPr="000A24BA">
        <w:t>s</w:t>
      </w:r>
      <w:ins w:id="568" w:author="msammartano" w:date="2014-03-17T12:44:00Z">
        <w:r w:rsidR="00F91921">
          <w:t xml:space="preserve"> found</w:t>
        </w:r>
      </w:ins>
      <w:r w:rsidRPr="000A24BA">
        <w:t xml:space="preserve"> in &lt;source_sexp&gt;, then </w:t>
      </w:r>
      <w:r w:rsidR="000818E1" w:rsidRPr="000818E1">
        <w:t>an empty string ("")</w:t>
      </w:r>
      <w:r w:rsidRPr="000A24BA">
        <w:t xml:space="preserve"> is</w:t>
      </w:r>
      <w:r>
        <w:t xml:space="preserve"> </w:t>
      </w:r>
      <w:r w:rsidRPr="000A24BA">
        <w:t xml:space="preserve">returned. </w:t>
      </w:r>
      <w:ins w:id="569" w:author="msammartano" w:date="2014-03-17T12:45:00Z">
        <w:r w:rsidR="00F91921">
          <w:t xml:space="preserve">Two adjacent occurrences of </w:t>
        </w:r>
      </w:ins>
      <w:ins w:id="570" w:author="msammartano" w:date="2014-03-17T12:54:00Z">
        <w:r w:rsidR="00F91921">
          <w:t>&lt;</w:t>
        </w:r>
      </w:ins>
      <w:ins w:id="571" w:author="msammartano" w:date="2014-03-17T12:45:00Z">
        <w:r w:rsidR="00F91921">
          <w:t>test</w:t>
        </w:r>
      </w:ins>
      <w:ins w:id="572" w:author="msammartano" w:date="2014-03-17T12:54:00Z">
        <w:r w:rsidR="00F91921">
          <w:t>_s</w:t>
        </w:r>
      </w:ins>
      <w:ins w:id="573" w:author="msammartano" w:date="2014-03-17T12:45:00Z">
        <w:r w:rsidR="00F91921">
          <w:t>exp</w:t>
        </w:r>
      </w:ins>
      <w:ins w:id="574" w:author="msammartano" w:date="2014-03-17T12:54:00Z">
        <w:r w:rsidR="00F91921">
          <w:t>&gt;</w:t>
        </w:r>
      </w:ins>
      <w:ins w:id="575" w:author="msammartano" w:date="2014-03-17T12:45:00Z">
        <w:r w:rsidR="00F91921">
          <w:t xml:space="preserve"> in </w:t>
        </w:r>
      </w:ins>
      <w:ins w:id="576" w:author="msammartano" w:date="2014-03-17T12:54:00Z">
        <w:r w:rsidR="00F91921">
          <w:t>&lt;</w:t>
        </w:r>
      </w:ins>
      <w:ins w:id="577" w:author="msammartano" w:date="2014-03-17T12:45:00Z">
        <w:r w:rsidR="00F91921">
          <w:t>source</w:t>
        </w:r>
      </w:ins>
      <w:ins w:id="578" w:author="msammartano" w:date="2014-03-17T12:54:00Z">
        <w:r w:rsidR="00F91921">
          <w:t>_s</w:t>
        </w:r>
      </w:ins>
      <w:ins w:id="579" w:author="msammartano" w:date="2014-03-17T12:45:00Z">
        <w:r w:rsidR="00F91921">
          <w:t>exp</w:t>
        </w:r>
      </w:ins>
      <w:ins w:id="580" w:author="msammartano" w:date="2014-03-17T12:54:00Z">
        <w:r w:rsidR="00F91921">
          <w:t>&gt;</w:t>
        </w:r>
      </w:ins>
      <w:ins w:id="581" w:author="msammartano" w:date="2014-03-17T12:45:00Z">
        <w:r w:rsidR="00F91921">
          <w:t xml:space="preserve"> result in an empty string</w:t>
        </w:r>
      </w:ins>
      <w:ins w:id="582" w:author="msammartano" w:date="2014-03-17T12:54:00Z">
        <w:r w:rsidR="00F91921">
          <w:t xml:space="preserve">; &lt;nexp_may&gt; </w:t>
        </w:r>
      </w:ins>
      <w:ins w:id="583" w:author="msammartano" w:date="2014-03-17T13:00:00Z">
        <w:r w:rsidR="00514A7D">
          <w:t>sel</w:t>
        </w:r>
      </w:ins>
      <w:ins w:id="584" w:author="msammartano" w:date="2014-03-17T13:01:00Z">
        <w:r w:rsidR="00514A7D">
          <w:t>e</w:t>
        </w:r>
      </w:ins>
      <w:ins w:id="585" w:author="msammartano" w:date="2014-03-17T13:00:00Z">
        <w:r w:rsidR="00514A7D">
          <w:t>ct</w:t>
        </w:r>
      </w:ins>
      <w:ins w:id="586" w:author="msammartano" w:date="2014-03-17T12:55:00Z">
        <w:r w:rsidR="00F91921">
          <w:t xml:space="preserve"> this empty string as the return value</w:t>
        </w:r>
      </w:ins>
      <w:ins w:id="587" w:author="msammartano" w:date="2014-03-17T12:45:00Z">
        <w:r w:rsidR="00F91921">
          <w:t>.</w:t>
        </w:r>
      </w:ins>
    </w:p>
    <w:p w:rsidR="00514A7D" w:rsidRDefault="00514A7D" w:rsidP="00514A7D">
      <w:pPr>
        <w:pStyle w:val="NoSpacing"/>
        <w:rPr>
          <w:ins w:id="588" w:author="msammartano" w:date="2014-03-17T13:22:00Z"/>
        </w:rPr>
      </w:pPr>
      <w:ins w:id="589" w:author="msammartano" w:date="2014-03-17T13:22:00Z">
        <w:r>
          <w:t>Examples:</w:t>
        </w:r>
      </w:ins>
    </w:p>
    <w:p w:rsidR="00514A7D" w:rsidRPr="00674A65" w:rsidRDefault="00514A7D" w:rsidP="00514A7D">
      <w:pPr>
        <w:pStyle w:val="Codeexample"/>
        <w:rPr>
          <w:ins w:id="590" w:author="msammartano" w:date="2014-03-17T13:22:00Z"/>
        </w:rPr>
      </w:pPr>
      <w:proofErr w:type="gramStart"/>
      <w:ins w:id="591" w:author="msammartano" w:date="2014-03-17T13:22:00Z">
        <w:r w:rsidRPr="00674A65">
          <w:t>string</w:t>
        </w:r>
        <w:proofErr w:type="gramEnd"/>
        <w:r w:rsidRPr="00674A65">
          <w:t>$ = "</w:t>
        </w:r>
        <w:r>
          <w:t>The quick brown fox</w:t>
        </w:r>
        <w:r w:rsidRPr="00674A65">
          <w:t>"</w:t>
        </w:r>
      </w:ins>
    </w:p>
    <w:p w:rsidR="00514A7D" w:rsidRDefault="00514A7D" w:rsidP="00514A7D">
      <w:pPr>
        <w:pStyle w:val="Codeexample"/>
        <w:rPr>
          <w:ins w:id="592" w:author="msammartano" w:date="2014-03-17T13:22:00Z"/>
        </w:rPr>
      </w:pPr>
      <w:proofErr w:type="gramStart"/>
      <w:ins w:id="593" w:author="msammartano" w:date="2014-03-17T13:22:00Z">
        <w:r>
          <w:t>result</w:t>
        </w:r>
        <w:proofErr w:type="gramEnd"/>
        <w:r>
          <w:t>$ = WORD$(string</w:t>
        </w:r>
      </w:ins>
      <w:ins w:id="594" w:author="msammartano" w:date="2014-03-17T13:34:00Z">
        <w:r w:rsidR="002A7225">
          <w:t>$</w:t>
        </w:r>
      </w:ins>
      <w:ins w:id="595" w:author="msammartano" w:date="2014-03-17T13:22:00Z">
        <w:r>
          <w:t xml:space="preserve">, 2);                  </w:t>
        </w:r>
        <w:r w:rsidR="002A7225">
          <w:t xml:space="preserve">  </w:t>
        </w:r>
        <w:r>
          <w:t xml:space="preserve">     % result$ is "quick</w:t>
        </w:r>
        <w:r w:rsidRPr="00674A65">
          <w:t>"</w:t>
        </w:r>
      </w:ins>
    </w:p>
    <w:p w:rsidR="00514A7D" w:rsidRDefault="00514A7D" w:rsidP="00514A7D">
      <w:pPr>
        <w:pStyle w:val="Codeexample"/>
        <w:rPr>
          <w:ins w:id="596" w:author="msammartano" w:date="2014-03-17T13:22:00Z"/>
        </w:rPr>
      </w:pPr>
    </w:p>
    <w:p w:rsidR="00514A7D" w:rsidRDefault="00514A7D" w:rsidP="00514A7D">
      <w:pPr>
        <w:pStyle w:val="Codeexample"/>
        <w:rPr>
          <w:ins w:id="597" w:author="msammartano" w:date="2014-03-17T13:22:00Z"/>
        </w:rPr>
      </w:pPr>
      <w:proofErr w:type="gramStart"/>
      <w:ins w:id="598" w:author="msammartano" w:date="2014-03-17T13:22:00Z">
        <w:r w:rsidRPr="00674A65">
          <w:t>string</w:t>
        </w:r>
        <w:proofErr w:type="gramEnd"/>
        <w:r w:rsidRPr="00674A65">
          <w:t>$ = "</w:t>
        </w:r>
        <w:r>
          <w:t>:</w:t>
        </w:r>
        <w:r w:rsidRPr="00674A65">
          <w:t>a:b:c:d"</w:t>
        </w:r>
      </w:ins>
    </w:p>
    <w:p w:rsidR="00514A7D" w:rsidRPr="00674A65" w:rsidRDefault="00514A7D" w:rsidP="00514A7D">
      <w:pPr>
        <w:pStyle w:val="Codeexample"/>
        <w:rPr>
          <w:ins w:id="599" w:author="msammartano" w:date="2014-03-17T13:22:00Z"/>
        </w:rPr>
      </w:pPr>
      <w:proofErr w:type="gramStart"/>
      <w:ins w:id="600" w:author="msammartano" w:date="2014-03-17T13:22:00Z">
        <w:r>
          <w:t>delimiter</w:t>
        </w:r>
        <w:proofErr w:type="gramEnd"/>
        <w:r w:rsidRPr="00674A65">
          <w:t>$ = ":"</w:t>
        </w:r>
      </w:ins>
    </w:p>
    <w:p w:rsidR="002A7225" w:rsidRDefault="002A7225" w:rsidP="00514A7D">
      <w:pPr>
        <w:pStyle w:val="Codeexample"/>
        <w:rPr>
          <w:ins w:id="601" w:author="msammartano" w:date="2014-03-17T13:31:00Z"/>
        </w:rPr>
      </w:pPr>
      <w:ins w:id="602" w:author="msammartano" w:date="2014-03-17T13:31:00Z">
        <w:r>
          <w:t xml:space="preserve">SPLIT </w:t>
        </w:r>
      </w:ins>
      <w:ins w:id="603" w:author="msammartano" w:date="2014-03-17T13:35:00Z">
        <w:r>
          <w:t>array</w:t>
        </w:r>
      </w:ins>
      <w:ins w:id="604" w:author="msammartano" w:date="2014-03-17T13:31:00Z">
        <w:r>
          <w:t xml:space="preserve">$[], string$, delimiter$               % </w:t>
        </w:r>
      </w:ins>
      <w:ins w:id="605" w:author="msammartano" w:date="2014-03-17T13:35:00Z">
        <w:r>
          <w:t>array</w:t>
        </w:r>
      </w:ins>
      <w:ins w:id="606" w:author="msammartano" w:date="2014-03-17T13:31:00Z">
        <w:r>
          <w:t xml:space="preserve">$[1] is </w:t>
        </w:r>
      </w:ins>
      <w:ins w:id="607" w:author="msammartano" w:date="2014-03-17T13:32:00Z">
        <w:r>
          <w:t>"</w:t>
        </w:r>
        <w:r w:rsidRPr="00674A65">
          <w:t>"</w:t>
        </w:r>
      </w:ins>
    </w:p>
    <w:p w:rsidR="00514A7D" w:rsidRPr="00674A65" w:rsidRDefault="00514A7D" w:rsidP="00514A7D">
      <w:pPr>
        <w:pStyle w:val="Codeexample"/>
        <w:rPr>
          <w:ins w:id="608" w:author="msammartano" w:date="2014-03-17T13:22:00Z"/>
          <w:rFonts w:ascii="Arial Rounded MT Bold" w:hAnsi="Arial Rounded MT Bold"/>
        </w:rPr>
      </w:pPr>
      <w:ins w:id="609" w:author="msammartano" w:date="2014-03-17T13:22:00Z">
        <w:r w:rsidRPr="00674A65">
          <w:t>result$</w:t>
        </w:r>
        <w:r>
          <w:t xml:space="preserve"> = WORD$(</w:t>
        </w:r>
        <w:r w:rsidRPr="00674A65">
          <w:t xml:space="preserve">string$, </w:t>
        </w:r>
        <w:r>
          <w:t>1, delimiter</w:t>
        </w:r>
        <w:r w:rsidRPr="00674A65">
          <w:t>$</w:t>
        </w:r>
        <w:r>
          <w:t>)      % result</w:t>
        </w:r>
      </w:ins>
      <w:ins w:id="610" w:author="msammartano" w:date="2014-03-17T13:25:00Z">
        <w:r w:rsidR="002A7225">
          <w:t>$</w:t>
        </w:r>
      </w:ins>
      <w:ins w:id="611" w:author="msammartano" w:date="2014-03-17T13:22:00Z">
        <w:r>
          <w:t xml:space="preserve"> is "a</w:t>
        </w:r>
        <w:r w:rsidRPr="00674A65">
          <w:t>"</w:t>
        </w:r>
        <w:r>
          <w:t>, not "</w:t>
        </w:r>
        <w:r w:rsidRPr="00674A65">
          <w:t>"</w:t>
        </w:r>
      </w:ins>
    </w:p>
    <w:p w:rsidR="000A24BA" w:rsidRDefault="000A24BA" w:rsidP="000A24BA">
      <w:del w:id="612" w:author="msammartano" w:date="2014-03-17T13:25:00Z">
        <w:r w:rsidRPr="000A24BA" w:rsidDel="002A7225">
          <w:delText>The optional &lt;delimiter_sexp&gt; is a Regular Expression that is used</w:delText>
        </w:r>
        <w:r w:rsidDel="002A7225">
          <w:delText xml:space="preserve"> </w:delText>
        </w:r>
        <w:r w:rsidRPr="000A24BA" w:rsidDel="002A7225">
          <w:delText>as the string delimiter instead of whitespace.</w:delText>
        </w:r>
        <w:r w:rsidDel="002A7225">
          <w:delText xml:space="preserve"> (</w:delText>
        </w:r>
      </w:del>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del w:id="613" w:author="msammartano" w:date="2014-03-17T12:41:00Z">
        <w:r w:rsidDel="00F91921">
          <w:delText>)</w:delText>
        </w:r>
      </w:del>
    </w:p>
    <w:p w:rsidR="00EF672D" w:rsidRPr="00D1460F" w:rsidRDefault="00EF672D" w:rsidP="00EB1F62">
      <w:pPr>
        <w:pStyle w:val="Heading2"/>
        <w:rPr>
          <w:rFonts w:eastAsia="Times New Roman"/>
        </w:rPr>
      </w:pPr>
      <w:bookmarkStart w:id="614" w:name="_Toc380828256"/>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614"/>
      <w:r w:rsidR="000F0DAF">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0F0DAF">
        <w:rPr>
          <w:rFonts w:eastAsia="Times New Roman"/>
        </w:rPr>
        <w:fldChar w:fldCharType="end"/>
      </w:r>
    </w:p>
    <w:p w:rsidR="00EF672D" w:rsidRPr="00D1460F" w:rsidRDefault="00EF672D" w:rsidP="00E11190">
      <w:proofErr w:type="gramStart"/>
      <w:r w:rsidRPr="00D1460F">
        <w:t>Returns the string representation</w:t>
      </w:r>
      <w:r w:rsidR="00CA49F0" w:rsidRPr="00D1460F">
        <w:t xml:space="preserve"> </w:t>
      </w:r>
      <w:r w:rsidRPr="00D1460F">
        <w:t xml:space="preserve">of </w:t>
      </w:r>
      <w:r w:rsidR="00CA49F0" w:rsidRPr="00D1460F">
        <w:t>&lt;nexp&gt;</w:t>
      </w:r>
      <w:r w:rsidRPr="00D1460F">
        <w:t>.</w:t>
      </w:r>
      <w:proofErr w:type="gramEnd"/>
    </w:p>
    <w:p w:rsidR="00EF672D" w:rsidRPr="00D1460F" w:rsidRDefault="00CA49F0" w:rsidP="00EB1F62">
      <w:pPr>
        <w:pStyle w:val="Heading2"/>
        <w:rPr>
          <w:rFonts w:eastAsia="Times New Roman"/>
        </w:rPr>
      </w:pPr>
      <w:bookmarkStart w:id="615" w:name="_Toc380828257"/>
      <w:r w:rsidRPr="00D1460F">
        <w:rPr>
          <w:rFonts w:eastAsia="Times New Roman"/>
        </w:rPr>
        <w:t>LOWER$(</w:t>
      </w:r>
      <w:r w:rsidRPr="00D1460F">
        <w:t>&lt;sexp&gt;</w:t>
      </w:r>
      <w:r w:rsidR="00EF672D" w:rsidRPr="00D1460F">
        <w:rPr>
          <w:rFonts w:eastAsia="Times New Roman"/>
        </w:rPr>
        <w:t>)</w:t>
      </w:r>
      <w:bookmarkEnd w:id="615"/>
      <w:r w:rsidR="000F0DAF">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0F0DAF">
        <w:rPr>
          <w:rFonts w:eastAsia="Times New Roman"/>
        </w:rPr>
        <w:fldChar w:fldCharType="end"/>
      </w:r>
    </w:p>
    <w:p w:rsidR="00EF672D" w:rsidRPr="00D1460F" w:rsidRDefault="00EF672D" w:rsidP="00223822">
      <w:proofErr w:type="gramStart"/>
      <w:r w:rsidRPr="00D1460F">
        <w:t xml:space="preserve">Returns </w:t>
      </w:r>
      <w:r w:rsidR="00CA49F0" w:rsidRPr="00D1460F">
        <w:t xml:space="preserve">&lt;sexp&gt; </w:t>
      </w:r>
      <w:r w:rsidRPr="00D1460F">
        <w:t>in all lower case characters.</w:t>
      </w:r>
      <w:proofErr w:type="gramEnd"/>
    </w:p>
    <w:p w:rsidR="00EF672D" w:rsidRPr="00D1460F" w:rsidRDefault="00EF672D" w:rsidP="00EB1F62">
      <w:pPr>
        <w:pStyle w:val="Heading2"/>
        <w:rPr>
          <w:rFonts w:eastAsia="Times New Roman"/>
        </w:rPr>
      </w:pPr>
      <w:bookmarkStart w:id="616" w:name="_Toc380828258"/>
      <w:r w:rsidRPr="00D1460F">
        <w:rPr>
          <w:rFonts w:eastAsia="Times New Roman"/>
        </w:rPr>
        <w:t>UPPER$(</w:t>
      </w:r>
      <w:r w:rsidR="00CA49F0" w:rsidRPr="00D1460F">
        <w:t>&lt;sexp&gt;</w:t>
      </w:r>
      <w:r w:rsidR="00AF288A">
        <w:rPr>
          <w:rFonts w:eastAsia="Times New Roman"/>
        </w:rPr>
        <w:t>)</w:t>
      </w:r>
      <w:bookmarkEnd w:id="616"/>
      <w:r w:rsidR="000F0DAF">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0F0DAF">
        <w:rPr>
          <w:rFonts w:eastAsia="Times New Roman"/>
        </w:rPr>
        <w:fldChar w:fldCharType="end"/>
      </w:r>
    </w:p>
    <w:p w:rsidR="00704EC1" w:rsidRDefault="00EF672D" w:rsidP="00223822">
      <w:proofErr w:type="gramStart"/>
      <w:r w:rsidRPr="00D1460F">
        <w:t xml:space="preserve">Returns </w:t>
      </w:r>
      <w:r w:rsidR="00CA49F0" w:rsidRPr="00D1460F">
        <w:t xml:space="preserve">&lt;nexp&gt; </w:t>
      </w:r>
      <w:r w:rsidRPr="00D1460F">
        <w:t>in</w:t>
      </w:r>
      <w:r w:rsidR="00CA49F0" w:rsidRPr="00D1460F">
        <w:t xml:space="preserve"> </w:t>
      </w:r>
      <w:r w:rsidRPr="00D1460F">
        <w:t>all upper case characters.</w:t>
      </w:r>
      <w:proofErr w:type="gramEnd"/>
    </w:p>
    <w:p w:rsidR="00704EC1" w:rsidRDefault="00704EC1" w:rsidP="00EB1F62">
      <w:pPr>
        <w:pStyle w:val="Heading2"/>
        <w:rPr>
          <w:rFonts w:eastAsia="Times New Roman"/>
        </w:rPr>
      </w:pPr>
      <w:bookmarkStart w:id="617" w:name="_Toc380828259"/>
      <w:r>
        <w:rPr>
          <w:rFonts w:eastAsia="Times New Roman"/>
        </w:rPr>
        <w:t>VERSION$()</w:t>
      </w:r>
      <w:bookmarkEnd w:id="617"/>
      <w:r w:rsidR="000F0DAF">
        <w:rPr>
          <w:rFonts w:eastAsia="Times New Roman"/>
        </w:rPr>
        <w:fldChar w:fldCharType="begin"/>
      </w:r>
      <w:r>
        <w:instrText xml:space="preserve"> XE "</w:instrText>
      </w:r>
      <w:r w:rsidRPr="0019179F">
        <w:rPr>
          <w:rFonts w:eastAsia="Times New Roman"/>
        </w:rPr>
        <w:instrText>VERSION$()</w:instrText>
      </w:r>
      <w:r>
        <w:instrText xml:space="preserve">" </w:instrText>
      </w:r>
      <w:r w:rsidR="000F0DAF">
        <w:rPr>
          <w:rFonts w:eastAsia="Times New Roman"/>
        </w:rPr>
        <w:fldChar w:fldCharType="end"/>
      </w:r>
    </w:p>
    <w:p w:rsidR="00704EC1" w:rsidRDefault="00704EC1" w:rsidP="00223822">
      <w:r>
        <w:t xml:space="preserve">Returns the version number of BASIC! </w:t>
      </w:r>
      <w:proofErr w:type="gramStart"/>
      <w:r>
        <w:t>as</w:t>
      </w:r>
      <w:proofErr w:type="gramEnd"/>
      <w:r>
        <w:t xml:space="preserve"> a string.</w:t>
      </w:r>
    </w:p>
    <w:p w:rsidR="007D0BE8" w:rsidRDefault="007D0BE8" w:rsidP="00EB1F62">
      <w:pPr>
        <w:pStyle w:val="Heading2"/>
        <w:rPr>
          <w:rFonts w:eastAsia="Times New Roman"/>
        </w:rPr>
      </w:pPr>
      <w:bookmarkStart w:id="618" w:name="_Toc380828260"/>
      <w:r>
        <w:rPr>
          <w:rFonts w:eastAsia="Times New Roman"/>
        </w:rPr>
        <w:t>HEX$(&lt;nexp&gt;)</w:t>
      </w:r>
      <w:bookmarkEnd w:id="618"/>
      <w:r w:rsidR="000F0DAF">
        <w:rPr>
          <w:rFonts w:eastAsia="Times New Roman"/>
        </w:rPr>
        <w:fldChar w:fldCharType="begin"/>
      </w:r>
      <w:r>
        <w:instrText xml:space="preserve"> XE "</w:instrText>
      </w:r>
      <w:r w:rsidRPr="007B08C0">
        <w:rPr>
          <w:rFonts w:eastAsia="Times New Roman"/>
        </w:rPr>
        <w:instrText>HEX$(&lt;nexp&gt;)</w:instrText>
      </w:r>
      <w:r>
        <w:instrText xml:space="preserve">" </w:instrText>
      </w:r>
      <w:r w:rsidR="000F0DAF">
        <w:rPr>
          <w:rFonts w:eastAsia="Times New Roman"/>
        </w:rPr>
        <w:fldChar w:fldCharType="end"/>
      </w:r>
    </w:p>
    <w:p w:rsidR="007D0BE8" w:rsidRDefault="007D0BE8" w:rsidP="00223822">
      <w:proofErr w:type="gramStart"/>
      <w:r>
        <w:t>Returns a string representing the hexadecimal representation of the numeric expression.</w:t>
      </w:r>
      <w:proofErr w:type="gramEnd"/>
    </w:p>
    <w:p w:rsidR="007D0BE8" w:rsidRDefault="007D0BE8" w:rsidP="00EB1F62">
      <w:pPr>
        <w:pStyle w:val="Heading2"/>
      </w:pPr>
      <w:bookmarkStart w:id="619" w:name="_Toc380828261"/>
      <w:r>
        <w:t>OCT$(&lt;nexp&gt;</w:t>
      </w:r>
      <w:r w:rsidR="000F0DAF">
        <w:fldChar w:fldCharType="begin"/>
      </w:r>
      <w:r>
        <w:instrText xml:space="preserve"> XE "</w:instrText>
      </w:r>
      <w:r w:rsidRPr="007B08C0">
        <w:instrText>OCT$(&lt;nexp&gt;</w:instrText>
      </w:r>
      <w:r>
        <w:instrText xml:space="preserve">" </w:instrText>
      </w:r>
      <w:r w:rsidR="000F0DAF">
        <w:fldChar w:fldCharType="end"/>
      </w:r>
      <w:r>
        <w:t>)</w:t>
      </w:r>
      <w:bookmarkEnd w:id="619"/>
    </w:p>
    <w:p w:rsidR="007D0BE8" w:rsidRDefault="007D0BE8" w:rsidP="007D0BE8">
      <w:proofErr w:type="gramStart"/>
      <w:r>
        <w:t>Returns a string representing the octal representation of the numeric expression.</w:t>
      </w:r>
      <w:proofErr w:type="gramEnd"/>
    </w:p>
    <w:p w:rsidR="007D0BE8" w:rsidRDefault="007D0BE8" w:rsidP="00EB1F62">
      <w:pPr>
        <w:pStyle w:val="Heading2"/>
      </w:pPr>
      <w:bookmarkStart w:id="620" w:name="_Toc380828262"/>
      <w:r>
        <w:t>BIN$(&lt;nexp&gt;)</w:t>
      </w:r>
      <w:bookmarkEnd w:id="620"/>
      <w:r w:rsidR="000F0DAF">
        <w:fldChar w:fldCharType="begin"/>
      </w:r>
      <w:r>
        <w:instrText xml:space="preserve"> XE "</w:instrText>
      </w:r>
      <w:r w:rsidRPr="007B08C0">
        <w:instrText>BIN$(&lt;nexp&gt;)</w:instrText>
      </w:r>
      <w:r>
        <w:instrText xml:space="preserve">" </w:instrText>
      </w:r>
      <w:r w:rsidR="000F0DAF">
        <w:fldChar w:fldCharType="end"/>
      </w:r>
    </w:p>
    <w:p w:rsidR="007D0BE8" w:rsidRPr="007D0BE8" w:rsidRDefault="007D0BE8" w:rsidP="007D0BE8">
      <w:proofErr w:type="gramStart"/>
      <w:r>
        <w:t>Returns a string representing the binary representation of the numeric expression.</w:t>
      </w:r>
      <w:proofErr w:type="gramEnd"/>
    </w:p>
    <w:p w:rsidR="00EF672D" w:rsidRPr="00D1460F" w:rsidRDefault="00EF672D" w:rsidP="00EB1F62">
      <w:pPr>
        <w:pStyle w:val="Heading2"/>
        <w:rPr>
          <w:rFonts w:eastAsia="Times New Roman"/>
        </w:rPr>
      </w:pPr>
      <w:bookmarkStart w:id="621" w:name="_Toc380828263"/>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621"/>
      <w:r w:rsidR="000F0DAF">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0F0DAF">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5F4916">
      <w:pPr>
        <w:pStyle w:val="Heading3"/>
      </w:pPr>
      <w:bookmarkStart w:id="622" w:name="_Toc380828264"/>
      <w:r w:rsidRPr="00D1460F">
        <w:lastRenderedPageBreak/>
        <w:t>Leading Sign</w:t>
      </w:r>
      <w:bookmarkEnd w:id="62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w:t>
      </w:r>
      <w:del w:id="623" w:author="msammartano" w:date="2014-03-17T12:58:00Z">
        <w:r w:rsidRPr="00D1460F" w:rsidDel="00514A7D">
          <w:delText xml:space="preserve">  </w:delText>
        </w:r>
      </w:del>
    </w:p>
    <w:p w:rsidR="002657C3" w:rsidRPr="00D1460F" w:rsidRDefault="002657C3" w:rsidP="005F4916">
      <w:pPr>
        <w:pStyle w:val="Heading3"/>
      </w:pPr>
      <w:bookmarkStart w:id="624" w:name="_Toc380828265"/>
      <w:r w:rsidRPr="00D1460F">
        <w:t>Floating Field</w:t>
      </w:r>
      <w:bookmarkEnd w:id="624"/>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5F4916">
      <w:pPr>
        <w:pStyle w:val="Heading3"/>
      </w:pPr>
      <w:bookmarkStart w:id="625" w:name="_Toc380828266"/>
      <w:r w:rsidRPr="00D1460F">
        <w:t>Decimal Point</w:t>
      </w:r>
      <w:bookmarkEnd w:id="625"/>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5F4916">
      <w:pPr>
        <w:pStyle w:val="Heading3"/>
      </w:pPr>
      <w:bookmarkStart w:id="626" w:name="_Toc380828267"/>
      <w:r w:rsidRPr="00D1460F">
        <w:t>Pattern Character #</w:t>
      </w:r>
      <w:bookmarkEnd w:id="62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5F4916">
      <w:pPr>
        <w:pStyle w:val="Heading3"/>
      </w:pPr>
      <w:bookmarkStart w:id="627" w:name="_Toc380828268"/>
      <w:r w:rsidRPr="00D1460F">
        <w:t>Pattern Character %</w:t>
      </w:r>
      <w:bookmarkEnd w:id="627"/>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5F4916">
      <w:pPr>
        <w:pStyle w:val="Heading3"/>
        <w:rPr>
          <w:rFonts w:ascii="Calibri" w:hAnsi="Calibri" w:cs="Calibri"/>
        </w:rPr>
      </w:pPr>
      <w:bookmarkStart w:id="628" w:name="_Toc380828269"/>
      <w:r w:rsidRPr="00D1460F">
        <w:t>Overflow</w:t>
      </w:r>
      <w:bookmarkEnd w:id="628"/>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5F4916">
      <w:pPr>
        <w:pStyle w:val="Heading3"/>
      </w:pPr>
      <w:bookmarkStart w:id="629" w:name="_Toc380828270"/>
      <w:r w:rsidRPr="00D1460F">
        <w:t>Non pattern characters</w:t>
      </w:r>
      <w:bookmarkEnd w:id="629"/>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5F4916">
      <w:pPr>
        <w:pStyle w:val="Heading3"/>
      </w:pPr>
      <w:bookmarkStart w:id="630" w:name="_Toc380828271"/>
      <w:r w:rsidRPr="00D1460F">
        <w:t>Output Size</w:t>
      </w:r>
      <w:bookmarkEnd w:id="630"/>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631" w:name="_Toc380828272"/>
      <w:r>
        <w:t>Examples:</w:t>
      </w:r>
      <w:bookmarkEnd w:id="631"/>
    </w:p>
    <w:p w:rsidR="00117747" w:rsidRPr="00674A65" w:rsidRDefault="00117747" w:rsidP="00046AB1">
      <w:pPr>
        <w:spacing w:after="0"/>
        <w:ind w:left="720"/>
      </w:pPr>
      <w:r w:rsidRPr="00674A65">
        <w:t>Format</w:t>
      </w:r>
      <w:r w:rsidR="00AA7E21" w:rsidRPr="00674A65">
        <w:t>$</w:t>
      </w:r>
      <w:proofErr w:type="gramStart"/>
      <w:r w:rsidRPr="00674A65">
        <w:t>(</w:t>
      </w:r>
      <w:r w:rsidR="00FB273A" w:rsidRPr="00674A65">
        <w:t xml:space="preserve"> </w:t>
      </w:r>
      <w:r w:rsidR="00F5651B">
        <w:t>"</w:t>
      </w:r>
      <w:proofErr w:type="gramEnd"/>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proofErr w:type="gramStart"/>
      <w:r w:rsidRPr="00674A65">
        <w:t>(</w:t>
      </w:r>
      <w:r w:rsidR="00FB273A" w:rsidRPr="00674A65">
        <w:t xml:space="preserve"> </w:t>
      </w:r>
      <w:r w:rsidR="00F5651B">
        <w:t>"</w:t>
      </w:r>
      <w:proofErr w:type="gramEnd"/>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proofErr w:type="gramStart"/>
      <w:r w:rsidRPr="00674A65">
        <w:t>(</w:t>
      </w:r>
      <w:r w:rsidR="00FB273A" w:rsidRPr="00674A65">
        <w:t xml:space="preserve"> </w:t>
      </w:r>
      <w:r w:rsidR="00F5651B">
        <w:t>"</w:t>
      </w:r>
      <w:proofErr w:type="gramEnd"/>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proofErr w:type="gramStart"/>
      <w:r w:rsidRPr="00674A65">
        <w:t>(</w:t>
      </w:r>
      <w:r w:rsidR="00FB273A" w:rsidRPr="00674A65">
        <w:t xml:space="preserve"> </w:t>
      </w:r>
      <w:r w:rsidR="00F5651B">
        <w:t>"</w:t>
      </w:r>
      <w:proofErr w:type="gramEnd"/>
      <w:r w:rsidRPr="00674A65">
        <w:t>$###,###</w:t>
      </w:r>
      <w:r w:rsidR="00F5651B">
        <w:t>"</w:t>
      </w:r>
      <w:r w:rsidRPr="00674A65">
        <w:t>, -1234) will output -$1,234</w:t>
      </w:r>
    </w:p>
    <w:p w:rsidR="002418A0" w:rsidRDefault="002418A0" w:rsidP="00E33967">
      <w:pPr>
        <w:pStyle w:val="Heading1"/>
      </w:pPr>
      <w:bookmarkStart w:id="632" w:name="_Toc380828273"/>
      <w:r>
        <w:lastRenderedPageBreak/>
        <w:t>User</w:t>
      </w:r>
      <w:r w:rsidR="00E34BE5">
        <w:t>-</w:t>
      </w:r>
      <w:r>
        <w:t>Defined Functions</w:t>
      </w:r>
      <w:bookmarkEnd w:id="632"/>
    </w:p>
    <w:p w:rsidR="002418A0" w:rsidRPr="002418A0" w:rsidRDefault="002418A0" w:rsidP="002418A0">
      <w:r w:rsidRPr="002418A0">
        <w:t>User</w:t>
      </w:r>
      <w:r w:rsidR="00E34BE5">
        <w:t>-</w:t>
      </w:r>
      <w:r w:rsidRPr="002418A0">
        <w:t xml:space="preserve">Defined Functions are BASIC! </w:t>
      </w:r>
      <w:proofErr w:type="gramStart"/>
      <w:r w:rsidRPr="002418A0">
        <w:t>f</w:t>
      </w:r>
      <w:r>
        <w:t>unctions</w:t>
      </w:r>
      <w:proofErr w:type="gramEnd"/>
      <w:r>
        <w:t xml:space="preserve">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633" w:name="_Toc380828274"/>
      <w:r>
        <w:t>Commands</w:t>
      </w:r>
      <w:bookmarkEnd w:id="633"/>
    </w:p>
    <w:p w:rsidR="002418A0" w:rsidRDefault="002418A0" w:rsidP="005F4916">
      <w:pPr>
        <w:pStyle w:val="Heading3"/>
      </w:pPr>
      <w:bookmarkStart w:id="634" w:name="_Toc380828275"/>
      <w:r>
        <w:t>Fn.def  name|name$( {nvar}|{svar}|Array[]|Array$[]</w:t>
      </w:r>
      <w:r w:rsidR="002341F5">
        <w:t xml:space="preserve">, </w:t>
      </w:r>
      <w:r w:rsidR="001F060B">
        <w:t>...</w:t>
      </w:r>
      <w:r w:rsidR="002341F5">
        <w:t xml:space="preserve"> {nvar}|{svar}|Array[]|Array$[])</w:t>
      </w:r>
      <w:bookmarkEnd w:id="634"/>
      <w:r w:rsidR="000F0DAF">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0F0DAF">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w:t>
      </w:r>
      <w:proofErr w:type="gramStart"/>
      <w:r>
        <w:t>needed</w:t>
      </w:r>
      <w:r w:rsidR="005A67BD">
        <w:t>,</w:t>
      </w:r>
      <w:proofErr w:type="gramEnd"/>
      <w:r w:rsidR="005A67BD">
        <w:t xml:space="preserve">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proofErr w:type="gramStart"/>
      <w:r w:rsidRPr="00674A65">
        <w:t>fn.def</w:t>
      </w:r>
      <w:proofErr w:type="gramEnd"/>
      <w:r w:rsidRPr="00674A65">
        <w:t xml:space="preserve"> pi()</w:t>
      </w:r>
    </w:p>
    <w:p w:rsidR="002341F5" w:rsidRPr="00674A65" w:rsidRDefault="002341F5" w:rsidP="007B2223">
      <w:pPr>
        <w:pStyle w:val="Codeexample"/>
      </w:pPr>
      <w:proofErr w:type="gramStart"/>
      <w:r w:rsidRPr="00674A65">
        <w:t>fn.def</w:t>
      </w:r>
      <w:proofErr w:type="gramEnd"/>
      <w:r w:rsidRPr="00674A65">
        <w:t xml:space="preserve"> cut$(a$, left, right)</w:t>
      </w:r>
    </w:p>
    <w:p w:rsidR="002341F5" w:rsidRPr="00674A65" w:rsidRDefault="002341F5" w:rsidP="007B2223">
      <w:pPr>
        <w:pStyle w:val="Codeexample"/>
      </w:pPr>
      <w:proofErr w:type="gramStart"/>
      <w:r w:rsidRPr="00674A65">
        <w:t>fn.def</w:t>
      </w:r>
      <w:proofErr w:type="gramEnd"/>
      <w:r w:rsidRPr="00674A65">
        <w:t xml:space="preserve"> sum(a, b, b, d, e, f, g, h, i, j)</w:t>
      </w:r>
    </w:p>
    <w:p w:rsidR="002341F5" w:rsidRDefault="002341F5" w:rsidP="007B2223">
      <w:pPr>
        <w:pStyle w:val="Codeexample"/>
      </w:pPr>
      <w:proofErr w:type="gramStart"/>
      <w:r w:rsidRPr="00674A65">
        <w:t>fn.def</w:t>
      </w:r>
      <w:proofErr w:type="gramEnd"/>
      <w:r w:rsidRPr="00674A65">
        <w:t xml:space="preserve">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w:t>
      </w:r>
      <w:proofErr w:type="gramStart"/>
      <w:r w:rsidR="00D3543D">
        <w:t>function</w:t>
      </w:r>
      <w:proofErr w:type="gramEnd"/>
      <w:r w:rsidR="00D3543D">
        <w:t xml:space="preserve">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 xml:space="preserve">Fn.def </w:t>
      </w:r>
      <w:proofErr w:type="gramStart"/>
      <w:r w:rsidRPr="00674A65">
        <w:t>test(</w:t>
      </w:r>
      <w:proofErr w:type="gramEnd"/>
      <w:r w:rsidRPr="00674A65">
        <w: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proofErr w:type="gramStart"/>
      <w:r w:rsidRPr="00674A65">
        <w:t>fn.rtn</w:t>
      </w:r>
      <w:proofErr w:type="gramEnd"/>
      <w:r w:rsidRPr="00674A65">
        <w:t xml:space="preserve">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proofErr w:type="gramStart"/>
      <w:r>
        <w:t>print</w:t>
      </w:r>
      <w:proofErr w:type="gramEnd"/>
      <w:r>
        <w:t xml:space="preserve"> test(a), a  %</w:t>
      </w:r>
      <w:r w:rsidR="001A520F" w:rsidRPr="00674A65">
        <w:t>will print: 9, 1</w:t>
      </w:r>
    </w:p>
    <w:p w:rsidR="001A520F" w:rsidRPr="00674A65" w:rsidRDefault="001F51F1" w:rsidP="007B2223">
      <w:pPr>
        <w:pStyle w:val="Codeexample"/>
      </w:pPr>
      <w:proofErr w:type="gramStart"/>
      <w:r>
        <w:t>print</w:t>
      </w:r>
      <w:proofErr w:type="gramEnd"/>
      <w:r>
        <w:t xml:space="preserve"> test(&amp;</w:t>
      </w:r>
      <w:r w:rsidR="009220E5">
        <w:t>a), a %</w:t>
      </w:r>
      <w:r w:rsidR="001A520F" w:rsidRPr="00674A65">
        <w:t>will print: 9, 9</w:t>
      </w:r>
    </w:p>
    <w:p w:rsidR="001A520F" w:rsidRDefault="002341F5" w:rsidP="002341F5">
      <w:r w:rsidRPr="002341F5">
        <w:lastRenderedPageBreak/>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 xml:space="preserve">Fn.def </w:t>
      </w:r>
      <w:proofErr w:type="gramStart"/>
      <w:r w:rsidRPr="00674A65">
        <w:t>test(</w:t>
      </w:r>
      <w:proofErr w:type="gramEnd"/>
      <w:r w:rsidRPr="00674A65">
        <w:t>a[])</w:t>
      </w:r>
    </w:p>
    <w:p w:rsidR="001A520F" w:rsidRPr="00674A65" w:rsidRDefault="001A520F" w:rsidP="007B2223">
      <w:pPr>
        <w:pStyle w:val="Codeexample"/>
      </w:pPr>
      <w:proofErr w:type="gramStart"/>
      <w:r w:rsidRPr="00674A65">
        <w:t>a[</w:t>
      </w:r>
      <w:proofErr w:type="gramEnd"/>
      <w:r w:rsidRPr="00674A65">
        <w:t>1] = 9</w:t>
      </w:r>
    </w:p>
    <w:p w:rsidR="001A520F" w:rsidRPr="00674A65" w:rsidRDefault="001A520F" w:rsidP="007B2223">
      <w:pPr>
        <w:pStyle w:val="Codeexample"/>
      </w:pPr>
      <w:proofErr w:type="gramStart"/>
      <w:r w:rsidRPr="00674A65">
        <w:t>fn.rtn</w:t>
      </w:r>
      <w:proofErr w:type="gramEnd"/>
      <w:r w:rsidRPr="00674A65">
        <w:t xml:space="preserve">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proofErr w:type="gramStart"/>
      <w:r w:rsidRPr="00674A65">
        <w:t>dim</w:t>
      </w:r>
      <w:proofErr w:type="gramEnd"/>
      <w:r w:rsidRPr="00674A65">
        <w:t xml:space="preserve"> a[1]</w:t>
      </w:r>
    </w:p>
    <w:p w:rsidR="001A520F" w:rsidRPr="00674A65" w:rsidRDefault="001A520F" w:rsidP="007B2223">
      <w:pPr>
        <w:pStyle w:val="Codeexample"/>
      </w:pPr>
      <w:proofErr w:type="gramStart"/>
      <w:r w:rsidRPr="00674A65">
        <w:t>a[</w:t>
      </w:r>
      <w:proofErr w:type="gramEnd"/>
      <w:r w:rsidRPr="00674A65">
        <w:t>1] = 1</w:t>
      </w:r>
    </w:p>
    <w:p w:rsidR="001A520F" w:rsidRPr="00674A65" w:rsidRDefault="009220E5" w:rsidP="007B2223">
      <w:pPr>
        <w:pStyle w:val="Codeexample"/>
      </w:pPr>
      <w:proofErr w:type="gramStart"/>
      <w:r>
        <w:t>print</w:t>
      </w:r>
      <w:proofErr w:type="gramEnd"/>
      <w:r>
        <w:t xml:space="preserve"> test(a[]), a[1]  %</w:t>
      </w:r>
      <w:r w:rsidR="001A520F" w:rsidRPr="00674A65">
        <w:t>will print: 9, 9</w:t>
      </w:r>
    </w:p>
    <w:p w:rsidR="00B03F3D" w:rsidRDefault="00E34BE5" w:rsidP="00823ED4">
      <w:r>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635" w:name="_Toc380828276"/>
      <w:r>
        <w:t>Fn.rtn</w:t>
      </w:r>
      <w:r w:rsidR="00A1178A">
        <w:t xml:space="preserve"> &lt;sexp&gt;|&lt;nexp&gt;</w:t>
      </w:r>
      <w:bookmarkEnd w:id="635"/>
      <w:r w:rsidR="000F0DAF">
        <w:fldChar w:fldCharType="begin"/>
      </w:r>
      <w:r w:rsidR="009A4736">
        <w:instrText xml:space="preserve"> XE "</w:instrText>
      </w:r>
      <w:r w:rsidR="009A4736" w:rsidRPr="00ED57A9">
        <w:instrText>Fn.rtn &lt;sexp&gt;|&lt;nexp&gt;</w:instrText>
      </w:r>
      <w:r w:rsidR="009A4736">
        <w:instrText xml:space="preserve">" </w:instrText>
      </w:r>
      <w:r w:rsidR="000F0DAF">
        <w:fldChar w:fldCharType="end"/>
      </w:r>
    </w:p>
    <w:p w:rsidR="00A1178A" w:rsidRPr="00A1178A" w:rsidRDefault="00A1178A" w:rsidP="00A1178A">
      <w:proofErr w:type="gramStart"/>
      <w:r>
        <w:t>Causes the function to terminate execution.</w:t>
      </w:r>
      <w:proofErr w:type="gramEnd"/>
      <w:r>
        <w:t xml:space="preserve">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636" w:name="_Toc380828277"/>
      <w:r>
        <w:t>Fn.end</w:t>
      </w:r>
      <w:bookmarkEnd w:id="636"/>
      <w:r w:rsidR="000F0DAF">
        <w:fldChar w:fldCharType="begin"/>
      </w:r>
      <w:r w:rsidR="009A4736">
        <w:instrText xml:space="preserve"> XE "</w:instrText>
      </w:r>
      <w:r w:rsidR="009A4736" w:rsidRPr="00ED57A9">
        <w:instrText>Fn.end</w:instrText>
      </w:r>
      <w:r w:rsidR="009A4736">
        <w:instrText xml:space="preserve">" </w:instrText>
      </w:r>
      <w:r w:rsidR="000F0DAF">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637" w:name="_Toc380828278"/>
      <w:r>
        <w:t>Call &lt;user_defined_function&gt;</w:t>
      </w:r>
      <w:bookmarkEnd w:id="637"/>
      <w:r w:rsidR="000F0DAF">
        <w:fldChar w:fldCharType="begin"/>
      </w:r>
      <w:r>
        <w:instrText xml:space="preserve"> XE "</w:instrText>
      </w:r>
      <w:r w:rsidRPr="00F24066">
        <w:instrText>Call &lt;user_defined_function&gt;</w:instrText>
      </w:r>
      <w:r>
        <w:instrText xml:space="preserve">" </w:instrText>
      </w:r>
      <w:r w:rsidR="000F0DAF">
        <w:fldChar w:fldCharType="end"/>
      </w:r>
    </w:p>
    <w:p w:rsidR="00F74966" w:rsidRDefault="00F74966" w:rsidP="00A1178A">
      <w:proofErr w:type="gramStart"/>
      <w:r>
        <w:t>Executes the user</w:t>
      </w:r>
      <w:r w:rsidR="00E34BE5">
        <w:t>-</w:t>
      </w:r>
      <w:r>
        <w:t>defined function.</w:t>
      </w:r>
      <w:proofErr w:type="gramEnd"/>
      <w:r>
        <w:t xml:space="preserve"> Any value returned by the function will be discarded.</w:t>
      </w:r>
    </w:p>
    <w:p w:rsidR="005866FB" w:rsidRDefault="00737EB3" w:rsidP="00E33967">
      <w:pPr>
        <w:pStyle w:val="Heading1"/>
      </w:pPr>
      <w:bookmarkStart w:id="638" w:name="_Toc380828279"/>
      <w:r>
        <w:lastRenderedPageBreak/>
        <w:t>Program Control Commands</w:t>
      </w:r>
      <w:bookmarkEnd w:id="638"/>
    </w:p>
    <w:p w:rsidR="00364E69" w:rsidRDefault="00737EB3" w:rsidP="00EB1F62">
      <w:pPr>
        <w:pStyle w:val="Heading2"/>
      </w:pPr>
      <w:bookmarkStart w:id="639" w:name="_Toc380828280"/>
      <w:proofErr w:type="gramStart"/>
      <w:r>
        <w:t xml:space="preserve">If </w:t>
      </w:r>
      <w:r w:rsidR="00F158F0">
        <w:t xml:space="preserve"> -</w:t>
      </w:r>
      <w:proofErr w:type="gramEnd"/>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639"/>
      <w:r w:rsidR="000F0DAF">
        <w:fldChar w:fldCharType="begin"/>
      </w:r>
      <w:r w:rsidR="00F158F0">
        <w:instrText xml:space="preserve"> XE "</w:instrText>
      </w:r>
      <w:r w:rsidR="00F158F0" w:rsidRPr="003C741B">
        <w:instrText xml:space="preserve">If  - </w:instrText>
      </w:r>
      <w:r w:rsidR="000B4495">
        <w:instrText xml:space="preserve">Then - </w:instrText>
      </w:r>
      <w:r w:rsidR="00F158F0" w:rsidRPr="003C741B">
        <w:instrText>Else -</w:instrText>
      </w:r>
      <w:r w:rsidR="000B4495">
        <w:instrText xml:space="preserve"> </w:instrText>
      </w:r>
      <w:r w:rsidR="00F158F0" w:rsidRPr="003C741B">
        <w:instrText>Elseif</w:instrText>
      </w:r>
      <w:r w:rsidR="000B4495">
        <w:instrText xml:space="preserve"> </w:instrText>
      </w:r>
      <w:r w:rsidR="00F158F0" w:rsidRPr="003C741B">
        <w:instrText>- Endif</w:instrText>
      </w:r>
      <w:r w:rsidR="00F158F0">
        <w:instrText xml:space="preserve">" </w:instrText>
      </w:r>
      <w:r w:rsidR="000F0DAF">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EB567C" w:rsidRDefault="00EB567C" w:rsidP="0001590A">
      <w:pPr>
        <w:spacing w:after="0"/>
        <w:ind w:left="720"/>
      </w:pPr>
      <w:r>
        <w:t>IF &lt;condition&gt; {THEN}</w:t>
      </w:r>
      <w:r>
        <w:br/>
        <w:t>    &lt;statement&gt;</w:t>
      </w:r>
    </w:p>
    <w:p w:rsidR="00EB567C" w:rsidRDefault="00EB567C" w:rsidP="0001590A">
      <w:pPr>
        <w:spacing w:after="0"/>
        <w:ind w:left="720"/>
      </w:pPr>
      <w:r>
        <w:t>    &lt;</w:t>
      </w:r>
      <w:proofErr w:type="gramStart"/>
      <w:r>
        <w:t>statement</w:t>
      </w:r>
      <w:proofErr w:type="gramEnd"/>
      <w:r>
        <w:t>&gt;</w:t>
      </w:r>
    </w:p>
    <w:p w:rsidR="00A33ED2" w:rsidRDefault="00A33ED2" w:rsidP="0001590A">
      <w:pPr>
        <w:spacing w:after="0"/>
        <w:ind w:left="720"/>
      </w:pPr>
      <w:r>
        <w:t>…</w:t>
      </w:r>
    </w:p>
    <w:p w:rsidR="00EB567C" w:rsidRDefault="00EB567C" w:rsidP="0001590A">
      <w:pPr>
        <w:spacing w:after="0"/>
        <w:ind w:left="720"/>
      </w:pPr>
      <w:r>
        <w:t>    &lt;</w:t>
      </w:r>
      <w:proofErr w:type="gramStart"/>
      <w:r>
        <w:t>statement</w:t>
      </w:r>
      <w:proofErr w:type="gramEnd"/>
      <w:r>
        <w: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w:t>
      </w:r>
      <w:proofErr w:type="gramStart"/>
      <w:r>
        <w:t>statement</w:t>
      </w:r>
      <w:proofErr w:type="gramEnd"/>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w:t>
      </w:r>
      <w:proofErr w:type="gramStart"/>
      <w:r w:rsidR="00F158F0">
        <w:t>statement</w:t>
      </w:r>
      <w:proofErr w:type="gramEnd"/>
      <w:r w:rsidR="00F158F0">
        <w:t>&gt; }</w:t>
      </w:r>
      <w:r w:rsidR="00F158F0">
        <w:br/>
        <w:t>{ ELSE</w:t>
      </w:r>
      <w:r w:rsidR="00F158F0">
        <w:br/>
        <w:t>   &lt;statement</w:t>
      </w:r>
      <w:r w:rsidR="00EB567C">
        <w:t xml:space="preserve">&gt; </w:t>
      </w:r>
    </w:p>
    <w:p w:rsidR="00EB567C" w:rsidRDefault="00F158F0" w:rsidP="0001590A">
      <w:pPr>
        <w:spacing w:after="0"/>
        <w:ind w:left="720"/>
      </w:pPr>
      <w:r>
        <w:t xml:space="preserve">   &lt;</w:t>
      </w:r>
      <w:proofErr w:type="gramStart"/>
      <w:r>
        <w:t>statement</w:t>
      </w:r>
      <w:proofErr w:type="gramEnd"/>
      <w:r w:rsidR="00EB567C">
        <w:t xml:space="preserve">&gt; </w:t>
      </w:r>
    </w:p>
    <w:p w:rsidR="00EB567C" w:rsidRDefault="00EB567C" w:rsidP="0001590A">
      <w:pPr>
        <w:spacing w:after="0"/>
        <w:ind w:left="720"/>
      </w:pPr>
      <w:r>
        <w:t>…</w:t>
      </w:r>
    </w:p>
    <w:p w:rsidR="00084947" w:rsidRDefault="00F158F0" w:rsidP="0001590A">
      <w:pPr>
        <w:ind w:left="720"/>
      </w:pPr>
      <w:r>
        <w:t xml:space="preserve">   &lt;</w:t>
      </w:r>
      <w:proofErr w:type="gramStart"/>
      <w:r>
        <w:t>statement</w:t>
      </w:r>
      <w:proofErr w:type="gramEnd"/>
      <w:r>
        <w:t>&gt; }</w:t>
      </w:r>
      <w:r>
        <w:br/>
        <w:t>ENDIF</w:t>
      </w:r>
    </w:p>
    <w:p w:rsidR="00345C7F" w:rsidRDefault="00345C7F" w:rsidP="00345C7F">
      <w:proofErr w:type="gramStart"/>
      <w:r>
        <w:t xml:space="preserve">IF </w:t>
      </w:r>
      <w:r w:rsidR="00E34BE5">
        <w:t>commands</w:t>
      </w:r>
      <w:r>
        <w:t xml:space="preserve"> may be nested to any depth.</w:t>
      </w:r>
      <w:proofErr w:type="gramEnd"/>
      <w:r>
        <w:t xml:space="preserve"> That is, any of the &lt;statement&gt;s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640" w:name="_Toc380828281"/>
      <w:proofErr w:type="gramStart"/>
      <w:r>
        <w:t>If</w:t>
      </w:r>
      <w:r w:rsidR="00E34BE5">
        <w:t xml:space="preserve">  </w:t>
      </w:r>
      <w:r>
        <w:t>-</w:t>
      </w:r>
      <w:proofErr w:type="gramEnd"/>
      <w:r>
        <w:t xml:space="preserve"> Then</w:t>
      </w:r>
      <w:r w:rsidR="00E34BE5">
        <w:t xml:space="preserve"> </w:t>
      </w:r>
      <w:r>
        <w:t>- Else</w:t>
      </w:r>
      <w:bookmarkEnd w:id="640"/>
      <w:r w:rsidR="000F0DAF">
        <w:fldChar w:fldCharType="begin"/>
      </w:r>
      <w:r w:rsidR="000B4495">
        <w:instrText xml:space="preserve"> XE "</w:instrText>
      </w:r>
      <w:r w:rsidR="000B4495" w:rsidRPr="00032B0C">
        <w:instrText>If  - Then - Else</w:instrText>
      </w:r>
      <w:r w:rsidR="000B4495">
        <w:instrText xml:space="preserve">" </w:instrText>
      </w:r>
      <w:r w:rsidR="000F0DAF">
        <w:fldChar w:fldCharType="end"/>
      </w:r>
    </w:p>
    <w:p w:rsidR="00345C7F" w:rsidRDefault="00345C7F" w:rsidP="00345C7F">
      <w:r>
        <w:t xml:space="preserve">If your </w:t>
      </w:r>
      <w:proofErr w:type="gramStart"/>
      <w:r>
        <w:t>conditional  block</w:t>
      </w:r>
      <w:proofErr w:type="gramEnd"/>
      <w:r>
        <w:t xml:space="preserve">(s) contain only one statement, you may use a simpler form of the IF </w:t>
      </w:r>
      <w:r w:rsidR="00BD2420">
        <w:t>command, all one line</w:t>
      </w:r>
      <w:r>
        <w:t>:</w:t>
      </w:r>
    </w:p>
    <w:p w:rsidR="00345C7F" w:rsidRDefault="00345C7F" w:rsidP="00345C7F">
      <w:pPr>
        <w:ind w:left="720"/>
      </w:pPr>
      <w:r w:rsidRPr="00084947">
        <w:t>If</w:t>
      </w:r>
      <w:proofErr w:type="gramStart"/>
      <w:r w:rsidRPr="00084947">
        <w:t>  &lt;</w:t>
      </w:r>
      <w:proofErr w:type="gramEnd"/>
      <w:r w:rsidRPr="00084947">
        <w: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641" w:name="_Toc380828282"/>
      <w:r>
        <w:t>For</w:t>
      </w:r>
      <w:r w:rsidR="00BB5FF4">
        <w:t xml:space="preserve"> - </w:t>
      </w:r>
      <w:r>
        <w:t>To</w:t>
      </w:r>
      <w:r w:rsidR="00BB5FF4">
        <w:t xml:space="preserve"> - </w:t>
      </w:r>
      <w:r>
        <w:t>Step</w:t>
      </w:r>
      <w:r w:rsidR="00BB5FF4">
        <w:t xml:space="preserve"> - </w:t>
      </w:r>
      <w:r w:rsidR="00737EB3" w:rsidRPr="00674A65">
        <w:t>Next</w:t>
      </w:r>
      <w:bookmarkEnd w:id="641"/>
      <w:r w:rsidR="000F0DAF" w:rsidRPr="00674A65">
        <w:fldChar w:fldCharType="begin"/>
      </w:r>
      <w:r>
        <w:instrText xml:space="preserve"> XE "For - To - Step -</w:instrText>
      </w:r>
      <w:r w:rsidR="00AF288A" w:rsidRPr="00674A65">
        <w:instrText xml:space="preserve"> Next" </w:instrText>
      </w:r>
      <w:r w:rsidR="000F0DAF" w:rsidRPr="00674A65">
        <w:fldChar w:fldCharType="end"/>
      </w:r>
    </w:p>
    <w:p w:rsidR="00AC64BE" w:rsidRPr="00674A65" w:rsidRDefault="00AC64BE" w:rsidP="00A33ED2">
      <w:pPr>
        <w:spacing w:after="0"/>
      </w:pPr>
      <w:r w:rsidRPr="00674A65">
        <w:t>For &lt;nvar&gt; = &lt;nexp</w:t>
      </w:r>
      <w:r w:rsidR="00F454BB" w:rsidRPr="00674A65">
        <w:t xml:space="preserve">_1&gt; </w:t>
      </w:r>
      <w:proofErr w:type="gramStart"/>
      <w:r w:rsidR="00F454BB" w:rsidRPr="00674A65">
        <w:t>To</w:t>
      </w:r>
      <w:proofErr w:type="gramEnd"/>
      <w:r w:rsidR="00F454BB" w:rsidRPr="00674A65">
        <w:t xml:space="preserve">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w:t>
      </w:r>
      <w:proofErr w:type="gramStart"/>
      <w:r w:rsidRPr="00674A65">
        <w:t>statement</w:t>
      </w:r>
      <w:proofErr w:type="gramEnd"/>
      <w:r w:rsidRPr="00674A65">
        <w:t>&gt;</w:t>
      </w:r>
    </w:p>
    <w:p w:rsidR="00AC64BE" w:rsidRPr="00674A65" w:rsidRDefault="00AC64BE" w:rsidP="00A33ED2">
      <w:pPr>
        <w:spacing w:after="0"/>
      </w:pPr>
      <w:r w:rsidRPr="00674A65">
        <w:tab/>
        <w:t>…..</w:t>
      </w:r>
    </w:p>
    <w:p w:rsidR="00AC64BE" w:rsidRPr="00674A65" w:rsidRDefault="00AC64BE" w:rsidP="00A33ED2">
      <w:pPr>
        <w:spacing w:after="0"/>
      </w:pPr>
      <w:r w:rsidRPr="00674A65">
        <w:tab/>
        <w:t>&lt;</w:t>
      </w:r>
      <w:proofErr w:type="gramStart"/>
      <w:r w:rsidRPr="00674A65">
        <w:t>statement</w:t>
      </w:r>
      <w:proofErr w:type="gramEnd"/>
      <w:r w:rsidRPr="00674A65">
        <w: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lastRenderedPageBreak/>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w:t>
      </w:r>
      <w:proofErr w:type="gramStart"/>
      <w:r w:rsidR="00AC64BE" w:rsidRPr="00674A65">
        <w:t>nvar</w:t>
      </w:r>
      <w:proofErr w:type="gramEnd"/>
      <w:r w:rsidR="00AC64BE" w:rsidRPr="00674A65">
        <w:t>&gt;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w:t>
      </w:r>
      <w:proofErr w:type="gramStart"/>
      <w:r w:rsidR="002E1B0B" w:rsidRPr="00674A65">
        <w:t>n</w:t>
      </w:r>
      <w:r w:rsidR="00F454BB" w:rsidRPr="00674A65">
        <w:t>var</w:t>
      </w:r>
      <w:proofErr w:type="gramEnd"/>
      <w:r w:rsidR="00F454BB" w:rsidRPr="00674A65">
        <w:t>&gt;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proofErr w:type="gramStart"/>
      <w:r w:rsidRPr="00674A65">
        <w:t>if</w:t>
      </w:r>
      <w:proofErr w:type="gramEnd"/>
      <w:r w:rsidRPr="00674A65">
        <w:t xml:space="preserve">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proofErr w:type="gramStart"/>
      <w:r w:rsidRPr="00674A65">
        <w:t>the</w:t>
      </w:r>
      <w:proofErr w:type="gramEnd"/>
      <w:r w:rsidRPr="00674A65">
        <w:t xml:space="preserve"> statements between the For and Next will be executed.</w:t>
      </w:r>
    </w:p>
    <w:p w:rsidR="009A5DD9" w:rsidRPr="00674A65" w:rsidRDefault="009A5DD9" w:rsidP="00A33ED2">
      <w:pPr>
        <w:spacing w:after="0"/>
      </w:pPr>
    </w:p>
    <w:p w:rsidR="009A5DD9" w:rsidRPr="00674A65" w:rsidRDefault="009A5DD9" w:rsidP="00A33ED2">
      <w:pPr>
        <w:spacing w:after="0"/>
      </w:pPr>
      <w:proofErr w:type="gramStart"/>
      <w:r w:rsidRPr="00674A65">
        <w:t xml:space="preserve">If </w:t>
      </w:r>
      <w:r w:rsidR="00F454BB" w:rsidRPr="00674A65">
        <w:t xml:space="preserve"> &lt;</w:t>
      </w:r>
      <w:proofErr w:type="gramEnd"/>
      <w:r w:rsidR="00F454BB" w:rsidRPr="00674A65">
        <w:t>nexp_3&gt;</w:t>
      </w:r>
      <w:r w:rsidR="002E1B0B" w:rsidRPr="00674A65">
        <w:t xml:space="preserve"> is negative then</w:t>
      </w:r>
    </w:p>
    <w:p w:rsidR="009A5DD9" w:rsidRPr="00674A65" w:rsidRDefault="002E1B0B" w:rsidP="00A33ED2">
      <w:pPr>
        <w:spacing w:after="0"/>
        <w:ind w:left="720"/>
      </w:pPr>
      <w:proofErr w:type="gramStart"/>
      <w:r w:rsidRPr="00674A65">
        <w:t>if</w:t>
      </w:r>
      <w:proofErr w:type="gramEnd"/>
      <w:r w:rsidRPr="00674A65">
        <w:t xml:space="preserve"> &lt;nvar&gt;  &gt;=  &lt;nexp</w:t>
      </w:r>
      <w:r w:rsidR="00F454BB" w:rsidRPr="00674A65">
        <w:t>_</w:t>
      </w:r>
      <w:r w:rsidRPr="00674A65">
        <w:t>2&gt; then</w:t>
      </w:r>
    </w:p>
    <w:p w:rsidR="009725B4" w:rsidRPr="00674A65" w:rsidRDefault="002E1B0B" w:rsidP="00084947">
      <w:pPr>
        <w:ind w:left="1440"/>
      </w:pPr>
      <w:proofErr w:type="gramStart"/>
      <w:r w:rsidRPr="00674A65">
        <w:t>the</w:t>
      </w:r>
      <w:proofErr w:type="gramEnd"/>
      <w:r w:rsidRPr="00674A65">
        <w:t xml:space="preserv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proofErr w:type="gramStart"/>
      <w:r w:rsidR="00003B09">
        <w:t xml:space="preserve">value </w:t>
      </w:r>
      <w:r>
        <w:t xml:space="preserve"> and</w:t>
      </w:r>
      <w:proofErr w:type="gramEnd"/>
      <w:r>
        <w:t xml:space="preserve">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proofErr w:type="gramStart"/>
      <w:r w:rsidR="00BD2420">
        <w:t>For</w:t>
      </w:r>
      <w:proofErr w:type="gramEnd"/>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642" w:name="_Toc380828283"/>
      <w:r>
        <w:t>F_N.continue</w:t>
      </w:r>
      <w:bookmarkEnd w:id="642"/>
      <w:r w:rsidR="000F0DAF">
        <w:fldChar w:fldCharType="begin"/>
      </w:r>
      <w:r>
        <w:instrText xml:space="preserve"> XE "</w:instrText>
      </w:r>
      <w:r w:rsidR="000B4495">
        <w:instrText>F_N.continue</w:instrText>
      </w:r>
      <w:r>
        <w:instrText xml:space="preserve">" </w:instrText>
      </w:r>
      <w:r w:rsidR="000F0DAF">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643" w:name="_Toc380828284"/>
      <w:r>
        <w:t>F_</w:t>
      </w:r>
      <w:r w:rsidR="00915AC3">
        <w:t>N</w:t>
      </w:r>
      <w:r>
        <w:t>.break</w:t>
      </w:r>
      <w:bookmarkEnd w:id="643"/>
      <w:r w:rsidR="000F0DAF">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0F0DAF">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644" w:name="_Toc380828285"/>
      <w:r>
        <w:t>While</w:t>
      </w:r>
      <w:r w:rsidR="00DB389E">
        <w:t xml:space="preserve"> &lt;lexp&gt;</w:t>
      </w:r>
      <w:r w:rsidR="00C760EB">
        <w:t xml:space="preserve"> -</w:t>
      </w:r>
      <w:r>
        <w:t xml:space="preserve"> Repeat</w:t>
      </w:r>
      <w:bookmarkEnd w:id="644"/>
      <w:r w:rsidR="000F0DAF">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0F0DAF">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w:t>
      </w:r>
      <w:proofErr w:type="gramStart"/>
      <w:r w:rsidRPr="00674A65">
        <w:t>statement</w:t>
      </w:r>
      <w:proofErr w:type="gramEnd"/>
      <w:r w:rsidRPr="00674A65">
        <w: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w:t>
      </w:r>
      <w:proofErr w:type="gramStart"/>
      <w:r w:rsidRPr="00674A65">
        <w:t>statement</w:t>
      </w:r>
      <w:proofErr w:type="gramEnd"/>
      <w:r w:rsidRPr="00674A65">
        <w: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645" w:name="_Toc380828286"/>
      <w:r>
        <w:t>W_R.continue</w:t>
      </w:r>
      <w:bookmarkEnd w:id="645"/>
      <w:r w:rsidR="000F0DAF">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0F0DAF">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646" w:name="_Toc380828287"/>
      <w:r>
        <w:lastRenderedPageBreak/>
        <w:t>W_</w:t>
      </w:r>
      <w:r w:rsidR="00915AC3">
        <w:t>R</w:t>
      </w:r>
      <w:r>
        <w:t>.break</w:t>
      </w:r>
      <w:bookmarkEnd w:id="646"/>
      <w:r w:rsidR="000F0DAF">
        <w:fldChar w:fldCharType="begin"/>
      </w:r>
      <w:r>
        <w:instrText xml:space="preserve"> XE "</w:instrText>
      </w:r>
      <w:r w:rsidRPr="007D2404">
        <w:instrText>W_</w:instrText>
      </w:r>
      <w:r w:rsidR="000B4495">
        <w:instrText>R</w:instrText>
      </w:r>
      <w:r w:rsidRPr="007D2404">
        <w:instrText>.break</w:instrText>
      </w:r>
      <w:r>
        <w:instrText xml:space="preserve">" </w:instrText>
      </w:r>
      <w:r w:rsidR="000F0DAF">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647" w:name="_Toc380828288"/>
      <w:r>
        <w:t xml:space="preserve">Do </w:t>
      </w:r>
      <w:r w:rsidR="000B4495">
        <w:t>-</w:t>
      </w:r>
      <w:r>
        <w:t xml:space="preserve"> Until</w:t>
      </w:r>
      <w:r w:rsidR="00BA0F9C">
        <w:t xml:space="preserve"> </w:t>
      </w:r>
      <w:r w:rsidR="00DB389E">
        <w:t>&lt;lexp&gt;</w:t>
      </w:r>
      <w:bookmarkEnd w:id="647"/>
      <w:r w:rsidR="000F0DAF">
        <w:fldChar w:fldCharType="begin"/>
      </w:r>
      <w:r w:rsidR="00DB389E">
        <w:instrText xml:space="preserve"> XE "</w:instrText>
      </w:r>
      <w:r w:rsidR="00184DA5">
        <w:instrText>Do -</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0F0DAF">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w:t>
      </w:r>
      <w:proofErr w:type="gramStart"/>
      <w:r w:rsidR="00F95C23" w:rsidRPr="00223BFA">
        <w:t>statement</w:t>
      </w:r>
      <w:proofErr w:type="gramEnd"/>
      <w:r w:rsidR="00F95C23" w:rsidRPr="00223BFA">
        <w: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w:t>
      </w:r>
      <w:proofErr w:type="gramStart"/>
      <w:r w:rsidRPr="00223BFA">
        <w:t>statement</w:t>
      </w:r>
      <w:proofErr w:type="gramEnd"/>
      <w:r w:rsidRPr="00223BFA">
        <w: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w:t>
      </w:r>
      <w:proofErr w:type="gramStart"/>
      <w:r>
        <w:t>Until</w:t>
      </w:r>
      <w:proofErr w:type="gramEnd"/>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w:t>
      </w:r>
      <w:proofErr w:type="gramStart"/>
      <w:r w:rsidR="000F725A">
        <w:t>U</w:t>
      </w:r>
      <w:r w:rsidR="00D274D5">
        <w:t>ntil</w:t>
      </w:r>
      <w:proofErr w:type="gramEnd"/>
      <w:r w:rsidR="000F725A">
        <w:t xml:space="preserve"> statement will apply to the last executed DO statement.</w:t>
      </w:r>
    </w:p>
    <w:p w:rsidR="00915AC3" w:rsidRDefault="00915AC3" w:rsidP="00915AC3">
      <w:pPr>
        <w:pStyle w:val="Heading2"/>
      </w:pPr>
      <w:bookmarkStart w:id="648" w:name="_Toc380828289"/>
      <w:r>
        <w:t>D_U.continue</w:t>
      </w:r>
      <w:bookmarkEnd w:id="648"/>
      <w:r w:rsidR="000F0DAF">
        <w:fldChar w:fldCharType="begin"/>
      </w:r>
      <w:r>
        <w:instrText xml:space="preserve"> XE "</w:instrText>
      </w:r>
      <w:r w:rsidR="000B4495">
        <w:instrText>D_U</w:instrText>
      </w:r>
      <w:r w:rsidRPr="007D2404">
        <w:instrText>.</w:instrText>
      </w:r>
      <w:r w:rsidR="000B4495">
        <w:instrText>continue</w:instrText>
      </w:r>
      <w:r>
        <w:instrText xml:space="preserve">" </w:instrText>
      </w:r>
      <w:r w:rsidR="000F0DAF">
        <w:fldChar w:fldCharType="end"/>
      </w:r>
    </w:p>
    <w:p w:rsidR="00915AC3" w:rsidRPr="00E055C9" w:rsidRDefault="00915AC3" w:rsidP="00915AC3">
      <w:r>
        <w:t xml:space="preserve">If this statement is executed within an active Do-Until loop, the rest of the current pass of the loop is skipped. The </w:t>
      </w:r>
      <w:proofErr w:type="gramStart"/>
      <w:r>
        <w:t>Until</w:t>
      </w:r>
      <w:proofErr w:type="gramEnd"/>
      <w:r>
        <w:t xml:space="preserve"> statement executes immediately.</w:t>
      </w:r>
    </w:p>
    <w:p w:rsidR="00CA12D0" w:rsidRDefault="00CA12D0" w:rsidP="00EB1F62">
      <w:pPr>
        <w:pStyle w:val="Heading2"/>
      </w:pPr>
      <w:bookmarkStart w:id="649" w:name="_Toc380828290"/>
      <w:r>
        <w:t>D_</w:t>
      </w:r>
      <w:r w:rsidR="00915AC3">
        <w:t>U</w:t>
      </w:r>
      <w:r>
        <w:t>.break</w:t>
      </w:r>
      <w:bookmarkEnd w:id="649"/>
      <w:r w:rsidR="000F0DAF">
        <w:fldChar w:fldCharType="begin"/>
      </w:r>
      <w:r>
        <w:instrText xml:space="preserve"> XE "</w:instrText>
      </w:r>
      <w:r w:rsidRPr="007D2404">
        <w:instrText>D_</w:instrText>
      </w:r>
      <w:r w:rsidR="000B4495">
        <w:instrText>U</w:instrText>
      </w:r>
      <w:r w:rsidRPr="007D2404">
        <w:instrText>.break</w:instrText>
      </w:r>
      <w:r>
        <w:instrText xml:space="preserve">" </w:instrText>
      </w:r>
      <w:r w:rsidR="000F0DAF">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proofErr w:type="gramStart"/>
      <w:r w:rsidR="0038747C">
        <w:t>Until</w:t>
      </w:r>
      <w:proofErr w:type="gramEnd"/>
      <w:r w:rsidR="00CA12D0">
        <w:t xml:space="preserve"> will be executed.</w:t>
      </w:r>
    </w:p>
    <w:p w:rsidR="00CA12D0" w:rsidRDefault="00CA12D0" w:rsidP="00EB1F62">
      <w:pPr>
        <w:pStyle w:val="Heading2"/>
      </w:pPr>
      <w:bookmarkStart w:id="650" w:name="_Toc380828291"/>
      <w:r>
        <w:t>GoSub</w:t>
      </w:r>
      <w:r w:rsidR="00D274D5">
        <w:t xml:space="preserve"> </w:t>
      </w:r>
      <w:r>
        <w:t>&lt;label&gt;, Return</w:t>
      </w:r>
      <w:bookmarkEnd w:id="650"/>
      <w:r w:rsidR="000F0DAF">
        <w:fldChar w:fldCharType="begin"/>
      </w:r>
      <w:r>
        <w:instrText xml:space="preserve"> XE "</w:instrText>
      </w:r>
      <w:r w:rsidRPr="002E6C8B">
        <w:instrText>GoSub</w:instrText>
      </w:r>
      <w:r w:rsidR="000B4495">
        <w:instrText xml:space="preserve"> </w:instrText>
      </w:r>
      <w:r w:rsidRPr="002E6C8B">
        <w:instrText>&lt;label&gt;, Return</w:instrText>
      </w:r>
      <w:r>
        <w:instrText xml:space="preserve">" </w:instrText>
      </w:r>
      <w:r w:rsidR="000F0DAF">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w:t>
      </w:r>
      <w:proofErr w:type="gramStart"/>
      <w:r>
        <w:t>statement</w:t>
      </w:r>
      <w:proofErr w:type="gramEnd"/>
      <w:r>
        <w:t>&gt;</w:t>
      </w:r>
    </w:p>
    <w:p w:rsidR="00B24C2C" w:rsidRDefault="00B24C2C" w:rsidP="007B2223">
      <w:pPr>
        <w:pStyle w:val="Codeexample"/>
      </w:pPr>
      <w:r>
        <w:tab/>
        <w:t>….</w:t>
      </w:r>
    </w:p>
    <w:p w:rsidR="00B24C2C" w:rsidRDefault="00B24C2C" w:rsidP="007B2223">
      <w:pPr>
        <w:pStyle w:val="Codeexample"/>
      </w:pPr>
      <w:r>
        <w:tab/>
        <w:t>&lt;</w:t>
      </w:r>
      <w:proofErr w:type="gramStart"/>
      <w:r>
        <w:t>statement</w:t>
      </w:r>
      <w:proofErr w:type="gramEnd"/>
      <w:r>
        <w: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lastRenderedPageBreak/>
        <w:t xml:space="preserve">Print </w:t>
      </w:r>
      <w:r w:rsidR="00F5651B">
        <w:t>"</w:t>
      </w:r>
      <w:r w:rsidRPr="00674A65">
        <w:t>Thank you</w:t>
      </w:r>
      <w:r w:rsidR="00F5651B">
        <w:t>"</w:t>
      </w:r>
    </w:p>
    <w:p w:rsidR="00CA12D0" w:rsidRPr="00674A65" w:rsidRDefault="00CA12D0" w:rsidP="007B2223">
      <w:pPr>
        <w:pStyle w:val="Codeexample"/>
      </w:pPr>
      <w:r w:rsidRPr="00674A65">
        <w:t>&lt;</w:t>
      </w:r>
      <w:proofErr w:type="gramStart"/>
      <w:r w:rsidRPr="00674A65">
        <w:t>statement</w:t>
      </w:r>
      <w:proofErr w:type="gramEnd"/>
      <w:r w:rsidRPr="00674A65">
        <w:t>&gt;</w:t>
      </w:r>
    </w:p>
    <w:p w:rsidR="00CA12D0" w:rsidRPr="00674A65" w:rsidRDefault="00CA12D0" w:rsidP="007B2223">
      <w:pPr>
        <w:pStyle w:val="Codeexample"/>
      </w:pPr>
      <w:r w:rsidRPr="00674A65">
        <w:t>….</w:t>
      </w:r>
    </w:p>
    <w:p w:rsidR="00CA12D0" w:rsidRPr="00674A65" w:rsidRDefault="00CA12D0" w:rsidP="007B2223">
      <w:pPr>
        <w:pStyle w:val="Codeexample"/>
      </w:pPr>
      <w:r w:rsidRPr="00674A65">
        <w:t>&lt;</w:t>
      </w:r>
      <w:proofErr w:type="gramStart"/>
      <w:r w:rsidRPr="00674A65">
        <w:t>statement</w:t>
      </w:r>
      <w:proofErr w:type="gramEnd"/>
      <w:r w:rsidRPr="00674A65">
        <w:t>&gt;</w:t>
      </w:r>
    </w:p>
    <w:p w:rsidR="00CA12D0" w:rsidRPr="00674A65" w:rsidRDefault="00CA12D0" w:rsidP="007B2223">
      <w:pPr>
        <w:pStyle w:val="Codeexample"/>
      </w:pPr>
      <w:r w:rsidRPr="00674A65">
        <w:t>END</w:t>
      </w:r>
    </w:p>
    <w:p w:rsidR="00CA12D0" w:rsidRPr="00674A65" w:rsidRDefault="00CA12D0" w:rsidP="007B2223">
      <w:pPr>
        <w:pStyle w:val="Codeexample"/>
      </w:pPr>
      <w:proofErr w:type="gramStart"/>
      <w:r w:rsidRPr="00674A65">
        <w:t>xPrint</w:t>
      </w:r>
      <w:proofErr w:type="gramEnd"/>
      <w:r w:rsidRPr="00674A65">
        <w: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651" w:name="_Toc380828292"/>
      <w:r>
        <w:t>GoTo</w:t>
      </w:r>
      <w:r w:rsidR="00F95C23">
        <w:t xml:space="preserve"> &lt;label&gt;</w:t>
      </w:r>
      <w:bookmarkEnd w:id="651"/>
      <w:r w:rsidR="000F0DAF">
        <w:fldChar w:fldCharType="begin"/>
      </w:r>
      <w:r w:rsidR="008A6BAC">
        <w:instrText xml:space="preserve"> XE "</w:instrText>
      </w:r>
      <w:r w:rsidR="008A6BAC" w:rsidRPr="002E6C8B">
        <w:instrText>GoTo &lt;label&gt;</w:instrText>
      </w:r>
      <w:r w:rsidR="008A6BAC">
        <w:instrText xml:space="preserve">" </w:instrText>
      </w:r>
      <w:r w:rsidR="000F0DAF">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w:t>
      </w:r>
      <w:proofErr w:type="gramStart"/>
      <w:r>
        <w:t>for</w:t>
      </w:r>
      <w:proofErr w:type="gramEnd"/>
      <w:r>
        <w:t xml:space="preserve"> compatibility with old basic dialects.</w:t>
      </w:r>
    </w:p>
    <w:p w:rsidR="00CC7B72" w:rsidRDefault="00CC7B72" w:rsidP="00CC7B72">
      <w:r>
        <w:t>You should use structured elements like do</w:t>
      </w:r>
      <w:proofErr w:type="gramStart"/>
      <w:r>
        <w:t>..until</w:t>
      </w:r>
      <w:proofErr w:type="gramEnd"/>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w:t>
      </w:r>
      <w:proofErr w:type="gramStart"/>
      <w:r w:rsidR="00CC7B72">
        <w:t>a</w:t>
      </w:r>
      <w:proofErr w:type="gramEnd"/>
      <w:r w:rsidR="00CC7B72">
        <w:t xml:space="preserve">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652" w:name="_Toc380828293"/>
      <w:r>
        <w:t>Run &lt;filename_sexp&gt; {,</w:t>
      </w:r>
      <w:r w:rsidR="0029334D">
        <w:t xml:space="preserve"> &lt;data_sexp&gt;}</w:t>
      </w:r>
      <w:bookmarkEnd w:id="652"/>
      <w:r w:rsidR="000F0DAF">
        <w:fldChar w:fldCharType="begin"/>
      </w:r>
      <w:r w:rsidR="0029334D">
        <w:instrText xml:space="preserve"> XE "</w:instrText>
      </w:r>
      <w:r w:rsidR="0029334D" w:rsidRPr="00B4125C">
        <w:instrText>Run &lt;filename_sexp&gt; {, &lt;data_sexp&gt;}</w:instrText>
      </w:r>
      <w:r w:rsidR="0029334D">
        <w:instrText xml:space="preserve">" </w:instrText>
      </w:r>
      <w:r w:rsidR="000F0DAF">
        <w:fldChar w:fldCharType="end"/>
      </w:r>
    </w:p>
    <w:p w:rsidR="0029334D" w:rsidRDefault="0029334D" w:rsidP="00064982">
      <w:r>
        <w:t xml:space="preserve">This command will terminate the running of the current program and then load and run the BASIC! </w:t>
      </w:r>
      <w:proofErr w:type="gramStart"/>
      <w:r>
        <w:t>program</w:t>
      </w:r>
      <w:proofErr w:type="gramEnd"/>
      <w:r>
        <w:t xml:space="preserve">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w:t>
      </w:r>
      <w:proofErr w:type="gramStart"/>
      <w:r>
        <w:t>editor</w:t>
      </w:r>
      <w:proofErr w:type="gramEnd"/>
      <w:r>
        <w:t>.</w:t>
      </w:r>
    </w:p>
    <w:p w:rsidR="009725B4" w:rsidRDefault="00FD6B3C" w:rsidP="00EB1F62">
      <w:pPr>
        <w:pStyle w:val="Heading2"/>
      </w:pPr>
      <w:bookmarkStart w:id="653" w:name="_Toc380828294"/>
      <w:r>
        <w:t>Switch Commands</w:t>
      </w:r>
      <w:bookmarkEnd w:id="65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654" w:name="_Toc380828295"/>
      <w:r>
        <w:t xml:space="preserve">Nesting Switch </w:t>
      </w:r>
      <w:r w:rsidR="0088530E">
        <w:t>Operations</w:t>
      </w:r>
      <w:bookmarkEnd w:id="654"/>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655" w:name="_Toc380828296"/>
      <w:r>
        <w:t>Sw.begin &lt;nexp&gt;|&lt;sexp&gt;</w:t>
      </w:r>
      <w:bookmarkEnd w:id="655"/>
      <w:r w:rsidR="000F0DAF">
        <w:fldChar w:fldCharType="begin"/>
      </w:r>
      <w:r w:rsidR="0088530E">
        <w:instrText xml:space="preserve"> XE "</w:instrText>
      </w:r>
      <w:r w:rsidR="0088530E" w:rsidRPr="00955305">
        <w:instrText>Sw.begin &lt;nexp&gt;|&lt;sexp&gt;</w:instrText>
      </w:r>
      <w:r w:rsidR="0088530E">
        <w:instrText xml:space="preserve">" </w:instrText>
      </w:r>
      <w:r w:rsidR="000F0DAF">
        <w:fldChar w:fldCharType="end"/>
      </w:r>
    </w:p>
    <w:p w:rsidR="00B30AA7" w:rsidRDefault="003B538A" w:rsidP="00D04A62">
      <w:proofErr w:type="gramStart"/>
      <w:r>
        <w:t>Begins</w:t>
      </w:r>
      <w:r w:rsidR="00535476">
        <w:t xml:space="preserve"> a switch operation.</w:t>
      </w:r>
      <w:proofErr w:type="gramEnd"/>
      <w:r w:rsidR="00535476">
        <w:t xml:space="preserve">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656" w:name="_Toc380828297"/>
      <w:r>
        <w:t>Sw.case &lt;</w:t>
      </w:r>
      <w:r w:rsidR="001B3211">
        <w:t>nexp</w:t>
      </w:r>
      <w:r>
        <w:t>&gt;|&lt;</w:t>
      </w:r>
      <w:r w:rsidR="001B3211">
        <w:t>sexp</w:t>
      </w:r>
      <w:r>
        <w:t>&gt;</w:t>
      </w:r>
      <w:bookmarkEnd w:id="656"/>
      <w:r w:rsidR="000F0DAF">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0F0DAF">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657" w:name="_Toc380828298"/>
      <w:r>
        <w:t>Sw.break</w:t>
      </w:r>
      <w:bookmarkEnd w:id="657"/>
      <w:r w:rsidR="000F0DAF">
        <w:fldChar w:fldCharType="begin"/>
      </w:r>
      <w:r w:rsidR="003B538A">
        <w:instrText xml:space="preserve"> XE "</w:instrText>
      </w:r>
      <w:r w:rsidR="003B538A" w:rsidRPr="00F10C9A">
        <w:instrText>Sw.break</w:instrText>
      </w:r>
      <w:r w:rsidR="003B538A">
        <w:instrText xml:space="preserve">" </w:instrText>
      </w:r>
      <w:r w:rsidR="000F0DAF">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 xml:space="preserve">When the sw.break is encountered then BASIC! </w:t>
      </w:r>
      <w:proofErr w:type="gramStart"/>
      <w:r>
        <w:t>looks</w:t>
      </w:r>
      <w:proofErr w:type="gramEnd"/>
      <w:r>
        <w:t xml:space="preserve"> for the sw.end statement. Execution will then resume with the statement following the sw.end.</w:t>
      </w:r>
    </w:p>
    <w:p w:rsidR="00265345" w:rsidRDefault="00D04A62" w:rsidP="00D04A62">
      <w:r>
        <w:lastRenderedPageBreak/>
        <w:t>If no sw.break is present in a particular sw.case then subsequent sw.cases will be executed until a sw.break is encountered</w:t>
      </w:r>
      <w:r w:rsidR="000B4495">
        <w:t>.</w:t>
      </w:r>
    </w:p>
    <w:p w:rsidR="00D04A62" w:rsidRDefault="00265345" w:rsidP="005F4916">
      <w:pPr>
        <w:pStyle w:val="Heading3"/>
      </w:pPr>
      <w:bookmarkStart w:id="658" w:name="_Toc380828299"/>
      <w:r>
        <w:t>Sw.default</w:t>
      </w:r>
      <w:bookmarkEnd w:id="658"/>
      <w:r w:rsidR="000F0DAF">
        <w:fldChar w:fldCharType="begin"/>
      </w:r>
      <w:r w:rsidR="003B538A">
        <w:instrText xml:space="preserve"> XE "</w:instrText>
      </w:r>
      <w:r w:rsidR="003B538A" w:rsidRPr="00F10C9A">
        <w:instrText>Sw.default</w:instrText>
      </w:r>
      <w:r w:rsidR="003B538A">
        <w:instrText xml:space="preserve">" </w:instrText>
      </w:r>
      <w:r w:rsidR="000F0DAF">
        <w:fldChar w:fldCharType="end"/>
      </w:r>
    </w:p>
    <w:p w:rsidR="00265345" w:rsidRDefault="00D04A62" w:rsidP="00D04A62">
      <w:proofErr w:type="gramStart"/>
      <w:r>
        <w:t>If no matching sw.case is found then the sw.default, if present, will be executed.</w:t>
      </w:r>
      <w:proofErr w:type="gramEnd"/>
      <w:r>
        <w:t xml:space="preserve">  The sw.default must be placed after all the sw.case statements</w:t>
      </w:r>
    </w:p>
    <w:p w:rsidR="00D04A62" w:rsidRDefault="00265345" w:rsidP="005F4916">
      <w:pPr>
        <w:pStyle w:val="Heading3"/>
      </w:pPr>
      <w:bookmarkStart w:id="659" w:name="_Toc380828300"/>
      <w:r>
        <w:t>Sw.end</w:t>
      </w:r>
      <w:bookmarkEnd w:id="659"/>
      <w:r w:rsidR="000F0DAF">
        <w:fldChar w:fldCharType="begin"/>
      </w:r>
      <w:r w:rsidR="003B538A">
        <w:instrText xml:space="preserve"> XE "</w:instrText>
      </w:r>
      <w:r w:rsidR="003B538A" w:rsidRPr="00F10C9A">
        <w:instrText>Sw.end</w:instrText>
      </w:r>
      <w:r w:rsidR="003B538A">
        <w:instrText xml:space="preserve">" </w:instrText>
      </w:r>
      <w:r w:rsidR="000F0DAF">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660" w:name="_Toc380828301"/>
      <w:r>
        <w:t>On</w:t>
      </w:r>
      <w:r w:rsidR="00737EB3">
        <w:t>Error:</w:t>
      </w:r>
      <w:bookmarkEnd w:id="660"/>
      <w:r w:rsidR="000F0DAF">
        <w:fldChar w:fldCharType="begin"/>
      </w:r>
      <w:r w:rsidR="008A6BAC">
        <w:instrText xml:space="preserve"> XE "</w:instrText>
      </w:r>
      <w:r w:rsidR="008A6BAC" w:rsidRPr="002E6C8B">
        <w:instrText>OnError\:</w:instrText>
      </w:r>
      <w:r w:rsidR="008A6BAC">
        <w:instrText xml:space="preserve">" </w:instrText>
      </w:r>
      <w:r w:rsidR="000F0DAF">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proofErr w:type="gramStart"/>
      <w:r w:rsidR="001C5330">
        <w:t>program</w:t>
      </w:r>
      <w:proofErr w:type="gramEnd"/>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661" w:name="_Toc380828302"/>
      <w:r>
        <w:t>O</w:t>
      </w:r>
      <w:r w:rsidR="00B45975">
        <w:t>nConsoleTouch:</w:t>
      </w:r>
      <w:bookmarkEnd w:id="661"/>
      <w:r w:rsidR="000F0DAF">
        <w:fldChar w:fldCharType="begin"/>
      </w:r>
      <w:r>
        <w:instrText xml:space="preserve"> XE "</w:instrText>
      </w:r>
      <w:r w:rsidRPr="002A3630">
        <w:instrText>OnConsoleTouch</w:instrText>
      </w:r>
      <w:r>
        <w:instrText>\</w:instrText>
      </w:r>
      <w:r w:rsidRPr="002A3630">
        <w:instrText>:</w:instrText>
      </w:r>
      <w:r>
        <w:instrText xml:space="preserve">" </w:instrText>
      </w:r>
      <w:r w:rsidR="000F0DAF">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w:t>
      </w:r>
      <w:proofErr w:type="gramStart"/>
      <w:r>
        <w:t>program</w:t>
      </w:r>
      <w:proofErr w:type="gramEnd"/>
      <w:r>
        <w:t xml:space="preserve">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proofErr w:type="gramStart"/>
      <w:r w:rsidRPr="00F94791">
        <w:t>onConsoleTouch</w:t>
      </w:r>
      <w:proofErr w:type="gramEnd"/>
      <w:r w:rsidRPr="00F94791">
        <w:t>: must stand alone on the line</w:t>
      </w:r>
      <w:r w:rsidR="00375401">
        <w:t xml:space="preserve"> (as with all labels)</w:t>
      </w:r>
      <w:r w:rsidRPr="00F94791">
        <w:t>.</w:t>
      </w:r>
    </w:p>
    <w:p w:rsidR="00F94791" w:rsidRDefault="00622933" w:rsidP="005F4916">
      <w:pPr>
        <w:pStyle w:val="Heading3"/>
      </w:pPr>
      <w:bookmarkStart w:id="662" w:name="_Toc380828303"/>
      <w:r>
        <w:t>C</w:t>
      </w:r>
      <w:r w:rsidR="00F94791">
        <w:t>onsoleTouch.Resume</w:t>
      </w:r>
      <w:bookmarkEnd w:id="662"/>
      <w:r w:rsidR="000F0DAF">
        <w:fldChar w:fldCharType="begin"/>
      </w:r>
      <w:r>
        <w:instrText xml:space="preserve"> XE "</w:instrText>
      </w:r>
      <w:r w:rsidRPr="00980CBF">
        <w:instrText>ConsoleTouch.Resume</w:instrText>
      </w:r>
      <w:r>
        <w:instrText xml:space="preserve">" </w:instrText>
      </w:r>
      <w:r w:rsidR="000F0DAF">
        <w:fldChar w:fldCharType="end"/>
      </w:r>
    </w:p>
    <w:p w:rsidR="00F94791" w:rsidRDefault="00F94791" w:rsidP="00F94791">
      <w:r>
        <w:t xml:space="preserve">Resumes execution at the point in the BASIC! </w:t>
      </w:r>
      <w:proofErr w:type="gramStart"/>
      <w:r>
        <w:t>program</w:t>
      </w:r>
      <w:proofErr w:type="gramEnd"/>
      <w:r>
        <w:t xml:space="preserve"> where the touch occurred.</w:t>
      </w:r>
    </w:p>
    <w:p w:rsidR="00E10811" w:rsidRDefault="00E10811" w:rsidP="00EB1F62">
      <w:pPr>
        <w:pStyle w:val="Heading2"/>
      </w:pPr>
      <w:bookmarkStart w:id="663" w:name="_Toc380828304"/>
      <w:r>
        <w:lastRenderedPageBreak/>
        <w:t>OnBackKey:</w:t>
      </w:r>
      <w:bookmarkEnd w:id="663"/>
      <w:r w:rsidR="000F0DAF">
        <w:fldChar w:fldCharType="begin"/>
      </w:r>
      <w:r w:rsidR="00F20D81">
        <w:instrText xml:space="preserve"> XE "</w:instrText>
      </w:r>
      <w:r w:rsidR="00F20D81" w:rsidRPr="008B5FA4">
        <w:instrText>OnBackKey\:</w:instrText>
      </w:r>
      <w:r w:rsidR="00F20D81">
        <w:instrText xml:space="preserve">" </w:instrText>
      </w:r>
      <w:r w:rsidR="000F0DAF">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664" w:name="_Toc380828305"/>
      <w:r>
        <w:t>Back.resume</w:t>
      </w:r>
      <w:bookmarkEnd w:id="664"/>
      <w:r w:rsidR="000F0DAF">
        <w:fldChar w:fldCharType="begin"/>
      </w:r>
      <w:r>
        <w:instrText xml:space="preserve"> XE "</w:instrText>
      </w:r>
      <w:r w:rsidRPr="00510757">
        <w:instrText>Back.resume</w:instrText>
      </w:r>
      <w:r>
        <w:instrText xml:space="preserve">" </w:instrText>
      </w:r>
      <w:r w:rsidR="000F0DAF">
        <w:fldChar w:fldCharType="end"/>
      </w:r>
    </w:p>
    <w:p w:rsidR="00914C24" w:rsidRDefault="00914C24" w:rsidP="00914C24">
      <w:proofErr w:type="gramStart"/>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roofErr w:type="gramEnd"/>
    </w:p>
    <w:p w:rsidR="00F378FD" w:rsidRDefault="00F378FD" w:rsidP="00EB1F62">
      <w:pPr>
        <w:pStyle w:val="Heading2"/>
      </w:pPr>
      <w:bookmarkStart w:id="665" w:name="_Toc380828306"/>
      <w:r>
        <w:t>OnMenuKey:</w:t>
      </w:r>
      <w:bookmarkEnd w:id="665"/>
      <w:r w:rsidR="000F0DAF">
        <w:fldChar w:fldCharType="begin"/>
      </w:r>
      <w:r w:rsidR="00D87F5A">
        <w:instrText xml:space="preserve"> XE "</w:instrText>
      </w:r>
      <w:r w:rsidR="00D87F5A" w:rsidRPr="0079411A">
        <w:instrText>OnMenuKey\:</w:instrText>
      </w:r>
      <w:r w:rsidR="00D87F5A">
        <w:instrText xml:space="preserve">" </w:instrText>
      </w:r>
      <w:r w:rsidR="000F0DAF">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666" w:name="_Toc380828307"/>
      <w:r>
        <w:t>MenuKey.</w:t>
      </w:r>
      <w:r w:rsidR="001F060B">
        <w:t>r</w:t>
      </w:r>
      <w:r>
        <w:t>esume</w:t>
      </w:r>
      <w:bookmarkEnd w:id="666"/>
      <w:r w:rsidR="000F0DAF">
        <w:fldChar w:fldCharType="begin"/>
      </w:r>
      <w:r>
        <w:instrText xml:space="preserve"> XE "</w:instrText>
      </w:r>
      <w:r w:rsidRPr="0079411A">
        <w:instrText>MenuKey.</w:instrText>
      </w:r>
      <w:r w:rsidR="001F060B">
        <w:instrText>r</w:instrText>
      </w:r>
      <w:r w:rsidRPr="0079411A">
        <w:instrText>esume</w:instrText>
      </w:r>
      <w:r>
        <w:instrText xml:space="preserve">" </w:instrText>
      </w:r>
      <w:r w:rsidR="000F0DAF">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667" w:name="_Toc380828308"/>
      <w:r>
        <w:t>OnKeyPress:</w:t>
      </w:r>
      <w:bookmarkEnd w:id="667"/>
      <w:r w:rsidR="000F0DAF">
        <w:fldChar w:fldCharType="begin"/>
      </w:r>
      <w:r>
        <w:instrText xml:space="preserve"> XE "</w:instrText>
      </w:r>
      <w:r w:rsidRPr="00620DDE">
        <w:instrText>OnKeyPress\:</w:instrText>
      </w:r>
      <w:r>
        <w:instrText xml:space="preserve">" </w:instrText>
      </w:r>
      <w:r w:rsidR="000F0DAF">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668" w:name="_Toc380828309"/>
      <w:r>
        <w:t>Key.Resume</w:t>
      </w:r>
      <w:bookmarkEnd w:id="668"/>
      <w:r w:rsidR="000F0DAF">
        <w:fldChar w:fldCharType="begin"/>
      </w:r>
      <w:r>
        <w:instrText xml:space="preserve"> XE "</w:instrText>
      </w:r>
      <w:r w:rsidRPr="00620DDE">
        <w:instrText>Key.Resume</w:instrText>
      </w:r>
      <w:r>
        <w:instrText xml:space="preserve">" </w:instrText>
      </w:r>
      <w:r w:rsidR="000F0DAF">
        <w:fldChar w:fldCharType="end"/>
      </w:r>
    </w:p>
    <w:p w:rsidR="00716E6B" w:rsidRPr="00716E6B" w:rsidRDefault="00716E6B" w:rsidP="00716E6B">
      <w:proofErr w:type="gramStart"/>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roofErr w:type="gramEnd"/>
    </w:p>
    <w:p w:rsidR="00D91C25" w:rsidRDefault="00DB4176" w:rsidP="00EB1F62">
      <w:pPr>
        <w:pStyle w:val="Heading2"/>
      </w:pPr>
      <w:bookmarkStart w:id="669" w:name="_Toc380828310"/>
      <w:proofErr w:type="gramStart"/>
      <w:r>
        <w:t>End{</w:t>
      </w:r>
      <w:proofErr w:type="gramEnd"/>
      <w:r>
        <w:t xml:space="preserve"> &lt;msg_sexp&gt;</w:t>
      </w:r>
      <w:r w:rsidRPr="00DB4176">
        <w:t>}</w:t>
      </w:r>
      <w:bookmarkEnd w:id="669"/>
      <w:r w:rsidR="000F0DAF">
        <w:fldChar w:fldCharType="begin"/>
      </w:r>
      <w:r>
        <w:instrText xml:space="preserve"> XE "</w:instrText>
      </w:r>
      <w:r w:rsidRPr="009622BE">
        <w:instrText>End{ &lt;msg_sexp&gt;}</w:instrText>
      </w:r>
      <w:r>
        <w:instrText xml:space="preserve">" </w:instrText>
      </w:r>
      <w:r w:rsidR="000F0DAF">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670" w:name="_Toc380828311"/>
      <w:r>
        <w:t>Exit</w:t>
      </w:r>
      <w:bookmarkEnd w:id="670"/>
      <w:r w:rsidR="000F0DAF">
        <w:fldChar w:fldCharType="begin"/>
      </w:r>
      <w:r w:rsidR="008A6BAC">
        <w:instrText xml:space="preserve"> XE "</w:instrText>
      </w:r>
      <w:r w:rsidR="008A6BAC" w:rsidRPr="002E6C8B">
        <w:instrText>Exit</w:instrText>
      </w:r>
      <w:r w:rsidR="008A6BAC">
        <w:instrText xml:space="preserve">" </w:instrText>
      </w:r>
      <w:r w:rsidR="000F0DAF">
        <w:fldChar w:fldCharType="end"/>
      </w:r>
    </w:p>
    <w:p w:rsidR="001C5330" w:rsidRDefault="001C5330" w:rsidP="001C5330">
      <w:r>
        <w:t xml:space="preserve">The Exit statement causes BASIC! </w:t>
      </w:r>
      <w:proofErr w:type="gramStart"/>
      <w:r>
        <w:t>to</w:t>
      </w:r>
      <w:proofErr w:type="gramEnd"/>
      <w:r>
        <w:t xml:space="preserve"> stop running and exit to the Android home screen.</w:t>
      </w:r>
    </w:p>
    <w:p w:rsidR="001F65EF" w:rsidRDefault="001F65EF" w:rsidP="00E33967">
      <w:pPr>
        <w:pStyle w:val="Heading1"/>
      </w:pPr>
      <w:bookmarkStart w:id="671" w:name="_Toc380828312"/>
      <w:r>
        <w:lastRenderedPageBreak/>
        <w:t>READ – DATA</w:t>
      </w:r>
      <w:r w:rsidR="005757F3">
        <w:t xml:space="preserve"> – </w:t>
      </w:r>
      <w:r w:rsidR="00A64D40">
        <w:t>RESTORE</w:t>
      </w:r>
      <w:r>
        <w:t xml:space="preserve"> Commands</w:t>
      </w:r>
      <w:bookmarkEnd w:id="671"/>
    </w:p>
    <w:p w:rsidR="001F65EF" w:rsidRDefault="001F65EF" w:rsidP="00DC6D33">
      <w:r>
        <w:t>These commands approximate the READ, DATA and RESTORE command of Dartmouth Basic.</w:t>
      </w:r>
    </w:p>
    <w:p w:rsidR="001F65EF" w:rsidRDefault="00DC6D33" w:rsidP="00EB1F62">
      <w:pPr>
        <w:pStyle w:val="Heading2"/>
      </w:pPr>
      <w:bookmarkStart w:id="672" w:name="_Toc380828313"/>
      <w:r>
        <w:t>Read.data &lt;number&gt;|&lt;string</w:t>
      </w:r>
      <w:proofErr w:type="gramStart"/>
      <w:r>
        <w:t>&gt;</w:t>
      </w:r>
      <w:r w:rsidR="001F65EF">
        <w:t>{</w:t>
      </w:r>
      <w:proofErr w:type="gramEnd"/>
      <w:r w:rsidR="001F65EF">
        <w:t>,&lt;number&gt;|&lt;string&gt;…,&lt;number&gt;|&lt;string&gt;}</w:t>
      </w:r>
      <w:bookmarkEnd w:id="672"/>
      <w:r w:rsidR="000F0DAF">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0F0DAF">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w:t>
      </w:r>
      <w:proofErr w:type="gramStart"/>
      <w:r>
        <w:t>,2,3</w:t>
      </w:r>
      <w:proofErr w:type="gramEnd"/>
      <w:r>
        <w:t>,</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673" w:name="_Toc380828314"/>
      <w:proofErr w:type="gramStart"/>
      <w:r>
        <w:t>Read.next</w:t>
      </w:r>
      <w:r w:rsidR="00DC6D33">
        <w:t xml:space="preserve">  &lt;</w:t>
      </w:r>
      <w:proofErr w:type="gramEnd"/>
      <w:r w:rsidR="00DC6D33">
        <w:t>svar&gt;|&lt;nvar&gt;{,&lt;svar&gt;|&lt;nvar&gt;…</w:t>
      </w:r>
      <w:r>
        <w:t>,</w:t>
      </w:r>
      <w:r w:rsidRPr="001F65EF">
        <w:t xml:space="preserve"> </w:t>
      </w:r>
      <w:r>
        <w:t>&lt;svar&gt;|&lt;nvar&gt;}</w:t>
      </w:r>
      <w:bookmarkEnd w:id="673"/>
      <w:r w:rsidR="000F0DAF">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0F0DAF">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w:t>
      </w:r>
      <w:proofErr w:type="gramStart"/>
      <w:r>
        <w:t>,b,c,c</w:t>
      </w:r>
      <w:proofErr w:type="gramEnd"/>
      <w:r>
        <w:t>$</w:t>
      </w:r>
    </w:p>
    <w:p w:rsidR="00303013" w:rsidRDefault="00303013" w:rsidP="007B2223">
      <w:pPr>
        <w:pStyle w:val="Codeexample"/>
      </w:pPr>
      <w:r>
        <w:t>Read.ne</w:t>
      </w:r>
      <w:r w:rsidR="00DC6D33">
        <w:t>x</w:t>
      </w:r>
      <w:r>
        <w:t>t d$</w:t>
      </w:r>
      <w:proofErr w:type="gramStart"/>
      <w:r>
        <w:t>,e</w:t>
      </w:r>
      <w:proofErr w:type="gramEnd"/>
      <w:r>
        <w:t>$</w:t>
      </w:r>
    </w:p>
    <w:p w:rsidR="00A64D40" w:rsidRDefault="00A64D40" w:rsidP="00A64D40">
      <w:pPr>
        <w:spacing w:after="0"/>
      </w:pPr>
      <w:r>
        <w:t>Read.next is equivalent to the READ statement in Dartmouth Basic</w:t>
      </w:r>
    </w:p>
    <w:p w:rsidR="00A64D40" w:rsidRDefault="00A64D40" w:rsidP="00EB1F62">
      <w:pPr>
        <w:pStyle w:val="Heading2"/>
      </w:pPr>
      <w:bookmarkStart w:id="674" w:name="_Toc380828315"/>
      <w:r>
        <w:t>Read.from &lt;nexp&gt;</w:t>
      </w:r>
      <w:bookmarkEnd w:id="674"/>
      <w:r w:rsidR="000F0DAF">
        <w:fldChar w:fldCharType="begin"/>
      </w:r>
      <w:r>
        <w:instrText xml:space="preserve"> XE "</w:instrText>
      </w:r>
      <w:r w:rsidRPr="00793C2A">
        <w:instrText>Read.from &lt;nexp&gt;</w:instrText>
      </w:r>
      <w:r>
        <w:instrText xml:space="preserve">" </w:instrText>
      </w:r>
      <w:r w:rsidR="000F0DAF">
        <w:fldChar w:fldCharType="end"/>
      </w:r>
    </w:p>
    <w:p w:rsidR="00DC6D33" w:rsidRDefault="00A64D40" w:rsidP="00A64D40">
      <w:proofErr w:type="gramStart"/>
      <w:r>
        <w:t xml:space="preserve">Sets the internal NEXT pointer to the value of the </w:t>
      </w:r>
      <w:r w:rsidR="00DC6D33">
        <w:t>expression</w:t>
      </w:r>
      <w:r>
        <w:t>.</w:t>
      </w:r>
      <w:proofErr w:type="gramEnd"/>
      <w:r>
        <w:t xml:space="preserve">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675" w:name="_Toc380828316"/>
      <w:r>
        <w:t>Debug Commands</w:t>
      </w:r>
      <w:bookmarkEnd w:id="67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676" w:name="_Toc380828317"/>
      <w:r>
        <w:lastRenderedPageBreak/>
        <w:t>Debug.on</w:t>
      </w:r>
      <w:bookmarkEnd w:id="676"/>
      <w:r w:rsidR="000F0DAF">
        <w:fldChar w:fldCharType="begin"/>
      </w:r>
      <w:r w:rsidR="00B26880">
        <w:instrText xml:space="preserve"> XE "</w:instrText>
      </w:r>
      <w:r w:rsidR="00B26880" w:rsidRPr="00AD505A">
        <w:instrText>Debug.on</w:instrText>
      </w:r>
      <w:r w:rsidR="00B26880">
        <w:instrText xml:space="preserve">" </w:instrText>
      </w:r>
      <w:r w:rsidR="000F0DAF">
        <w:fldChar w:fldCharType="end"/>
      </w:r>
    </w:p>
    <w:p w:rsidR="00C43B29" w:rsidRDefault="00C43B29" w:rsidP="00C43B29">
      <w:proofErr w:type="gramStart"/>
      <w:r>
        <w:t>Turns on debug mode.</w:t>
      </w:r>
      <w:proofErr w:type="gramEnd"/>
      <w:r>
        <w:t xml:space="preserve"> All debug commands will be executed when in the debug mode. </w:t>
      </w:r>
    </w:p>
    <w:p w:rsidR="00C43B29" w:rsidRDefault="00C43B29" w:rsidP="00EB1F62">
      <w:pPr>
        <w:pStyle w:val="Heading2"/>
      </w:pPr>
      <w:bookmarkStart w:id="677" w:name="_Toc380828318"/>
      <w:r>
        <w:t>Debug.off</w:t>
      </w:r>
      <w:bookmarkEnd w:id="677"/>
      <w:r w:rsidR="000F0DAF">
        <w:fldChar w:fldCharType="begin"/>
      </w:r>
      <w:r w:rsidR="00B26880">
        <w:instrText xml:space="preserve"> XE "</w:instrText>
      </w:r>
      <w:r w:rsidR="00B26880" w:rsidRPr="00AD505A">
        <w:instrText>Debug.off</w:instrText>
      </w:r>
      <w:r w:rsidR="00B26880">
        <w:instrText xml:space="preserve">" </w:instrText>
      </w:r>
      <w:r w:rsidR="000F0DAF">
        <w:fldChar w:fldCharType="end"/>
      </w:r>
    </w:p>
    <w:p w:rsidR="00C43B29" w:rsidRDefault="00C43B29" w:rsidP="00C43B29">
      <w:proofErr w:type="gramStart"/>
      <w:r>
        <w:t>Turns off debug mode.</w:t>
      </w:r>
      <w:proofErr w:type="gramEnd"/>
      <w:r>
        <w:t xml:space="preserve"> All debug commands (except </w:t>
      </w:r>
      <w:r w:rsidR="001D6E52">
        <w:t>D</w:t>
      </w:r>
      <w:r>
        <w:t xml:space="preserve">ebug.on) will be ignored. </w:t>
      </w:r>
    </w:p>
    <w:p w:rsidR="00C43B29" w:rsidRDefault="00C43B29" w:rsidP="00EB1F62">
      <w:pPr>
        <w:pStyle w:val="Heading2"/>
      </w:pPr>
      <w:bookmarkStart w:id="678" w:name="_Toc380828319"/>
      <w:r>
        <w:t>Debug.echo.on</w:t>
      </w:r>
      <w:bookmarkEnd w:id="678"/>
      <w:r w:rsidR="000F0DAF">
        <w:fldChar w:fldCharType="begin"/>
      </w:r>
      <w:r w:rsidR="00B26880">
        <w:instrText xml:space="preserve"> XE "</w:instrText>
      </w:r>
      <w:r w:rsidR="00DC1175">
        <w:instrText>Debug.</w:instrText>
      </w:r>
      <w:r w:rsidR="00B26880" w:rsidRPr="00AD505A">
        <w:instrText>echo.on</w:instrText>
      </w:r>
      <w:r w:rsidR="00B26880">
        <w:instrText xml:space="preserve">" </w:instrText>
      </w:r>
      <w:r w:rsidR="000F0DAF">
        <w:fldChar w:fldCharType="end"/>
      </w:r>
    </w:p>
    <w:p w:rsidR="00C43B29" w:rsidRDefault="00C43B29" w:rsidP="00C43B29">
      <w:proofErr w:type="gramStart"/>
      <w:r>
        <w:t>Turns on Echo mode.</w:t>
      </w:r>
      <w:proofErr w:type="gramEnd"/>
      <w:r>
        <w:t xml:space="preserve"> In Echo mode each line of the running BASIC! </w:t>
      </w:r>
      <w:proofErr w:type="gramStart"/>
      <w:r>
        <w:t>program</w:t>
      </w:r>
      <w:proofErr w:type="gramEnd"/>
      <w:r>
        <w:t xml:space="preserve">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679" w:name="_Toc380828320"/>
      <w:r>
        <w:t>Debug.echo.off</w:t>
      </w:r>
      <w:bookmarkEnd w:id="679"/>
      <w:r w:rsidR="000F0DAF">
        <w:fldChar w:fldCharType="begin"/>
      </w:r>
      <w:r w:rsidR="00B26880">
        <w:instrText xml:space="preserve"> XE "</w:instrText>
      </w:r>
      <w:r w:rsidR="00B26880" w:rsidRPr="00AD505A">
        <w:instrText>Debug.echo.off</w:instrText>
      </w:r>
      <w:r w:rsidR="00B26880">
        <w:instrText xml:space="preserve">" </w:instrText>
      </w:r>
      <w:r w:rsidR="000F0DAF">
        <w:fldChar w:fldCharType="end"/>
      </w:r>
    </w:p>
    <w:p w:rsidR="00096DF7" w:rsidRDefault="00096DF7" w:rsidP="00096DF7">
      <w:proofErr w:type="gramStart"/>
      <w:r>
        <w:t>Turns off the Echo mode.</w:t>
      </w:r>
      <w:proofErr w:type="gramEnd"/>
    </w:p>
    <w:p w:rsidR="00096DF7" w:rsidRDefault="00096DF7" w:rsidP="00EB1F62">
      <w:pPr>
        <w:pStyle w:val="Heading2"/>
      </w:pPr>
      <w:bookmarkStart w:id="680" w:name="_Toc380828321"/>
      <w:r>
        <w:t>Debug.print</w:t>
      </w:r>
      <w:bookmarkEnd w:id="680"/>
      <w:r w:rsidR="000F0DAF">
        <w:fldChar w:fldCharType="begin"/>
      </w:r>
      <w:r w:rsidR="00B26880">
        <w:instrText xml:space="preserve"> XE "</w:instrText>
      </w:r>
      <w:r w:rsidR="00B26880" w:rsidRPr="00AD505A">
        <w:instrText>Debug.print</w:instrText>
      </w:r>
      <w:r w:rsidR="00B26880">
        <w:instrText xml:space="preserve">" </w:instrText>
      </w:r>
      <w:r w:rsidR="000F0DAF">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681" w:name="_Toc380828322"/>
      <w:r>
        <w:t>Debug.dump.scalars</w:t>
      </w:r>
      <w:bookmarkEnd w:id="681"/>
      <w:r w:rsidR="000F0DAF">
        <w:fldChar w:fldCharType="begin"/>
      </w:r>
      <w:r w:rsidR="00B26880">
        <w:instrText xml:space="preserve"> XE "</w:instrText>
      </w:r>
      <w:r w:rsidR="00B26880" w:rsidRPr="00AD505A">
        <w:instrText>Debug.dump.scalars</w:instrText>
      </w:r>
      <w:r w:rsidR="00B26880">
        <w:instrText xml:space="preserve">" </w:instrText>
      </w:r>
      <w:r w:rsidR="000F0DAF">
        <w:fldChar w:fldCharType="end"/>
      </w:r>
    </w:p>
    <w:p w:rsidR="00096DF7" w:rsidRDefault="00096DF7" w:rsidP="00C43B29">
      <w:proofErr w:type="gramStart"/>
      <w:r>
        <w:t xml:space="preserve">Prints a list of all the </w:t>
      </w:r>
      <w:r w:rsidR="001D6E52">
        <w:t>S</w:t>
      </w:r>
      <w:r>
        <w:t>calar variable names and values.</w:t>
      </w:r>
      <w:proofErr w:type="gramEnd"/>
      <w:r>
        <w:t xml:space="preserve">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682" w:name="_Toc380828323"/>
      <w:r>
        <w:t xml:space="preserve">Debug.dump.array </w:t>
      </w:r>
      <w:proofErr w:type="gramStart"/>
      <w:r>
        <w:t>Array[</w:t>
      </w:r>
      <w:proofErr w:type="gramEnd"/>
      <w:r>
        <w:t>]</w:t>
      </w:r>
      <w:bookmarkEnd w:id="682"/>
      <w:r w:rsidR="000F0DAF">
        <w:fldChar w:fldCharType="begin"/>
      </w:r>
      <w:r>
        <w:instrText xml:space="preserve"> XE "</w:instrText>
      </w:r>
      <w:r w:rsidRPr="00100073">
        <w:instrText>Debug.dump.array Array[]</w:instrText>
      </w:r>
      <w:r>
        <w:instrText xml:space="preserve">" </w:instrText>
      </w:r>
      <w:r w:rsidR="000F0DAF">
        <w:fldChar w:fldCharType="end"/>
      </w:r>
    </w:p>
    <w:p w:rsidR="005B35C6" w:rsidRDefault="005B35C6" w:rsidP="00C43B29">
      <w:proofErr w:type="gramStart"/>
      <w:r>
        <w:t>Dumps the contents of the specified array.</w:t>
      </w:r>
      <w:proofErr w:type="gramEnd"/>
      <w:r>
        <w:t xml:space="preserve"> If the array is multidimensional the entire array will be dumped in a linear fashion.</w:t>
      </w:r>
    </w:p>
    <w:p w:rsidR="005B35C6" w:rsidRDefault="005B35C6" w:rsidP="00EB1F62">
      <w:pPr>
        <w:pStyle w:val="Heading2"/>
      </w:pPr>
      <w:bookmarkStart w:id="683" w:name="_Toc380828324"/>
      <w:proofErr w:type="gramStart"/>
      <w:r>
        <w:t>Debug.dump.bundle  &lt;</w:t>
      </w:r>
      <w:proofErr w:type="gramEnd"/>
      <w:r>
        <w:t>bundlePtr_nexp&gt;</w:t>
      </w:r>
      <w:bookmarkEnd w:id="683"/>
      <w:r w:rsidR="000F0DAF">
        <w:fldChar w:fldCharType="begin"/>
      </w:r>
      <w:r>
        <w:instrText xml:space="preserve"> XE "</w:instrText>
      </w:r>
      <w:r w:rsidRPr="00100073">
        <w:instrText>Debug.dump.bundle  &lt;bundlePtr_nexp&gt;</w:instrText>
      </w:r>
      <w:r>
        <w:instrText xml:space="preserve">" </w:instrText>
      </w:r>
      <w:r w:rsidR="000F0DAF">
        <w:fldChar w:fldCharType="end"/>
      </w:r>
    </w:p>
    <w:p w:rsidR="005B35C6" w:rsidRDefault="005B35C6" w:rsidP="005B35C6">
      <w:r>
        <w:t>Dumps the Bundle pointed to by the Bundle Pointer numeric expression.</w:t>
      </w:r>
    </w:p>
    <w:p w:rsidR="005B35C6" w:rsidRDefault="005B35C6" w:rsidP="00EB1F62">
      <w:pPr>
        <w:pStyle w:val="Heading2"/>
      </w:pPr>
      <w:bookmarkStart w:id="684" w:name="_Toc380828325"/>
      <w:proofErr w:type="gramStart"/>
      <w:r>
        <w:t>Debug.dump.list  &lt;</w:t>
      </w:r>
      <w:proofErr w:type="gramEnd"/>
      <w:r>
        <w:t>listPtr_nexp&gt;</w:t>
      </w:r>
      <w:bookmarkEnd w:id="684"/>
      <w:r w:rsidR="000F0DAF">
        <w:fldChar w:fldCharType="begin"/>
      </w:r>
      <w:r>
        <w:instrText xml:space="preserve"> XE "</w:instrText>
      </w:r>
      <w:r w:rsidRPr="00100073">
        <w:instrText>Debug.dump.list  &lt;listPtr_nexp&gt;</w:instrText>
      </w:r>
      <w:r>
        <w:instrText xml:space="preserve">" </w:instrText>
      </w:r>
      <w:r w:rsidR="000F0DAF">
        <w:fldChar w:fldCharType="end"/>
      </w:r>
    </w:p>
    <w:p w:rsidR="005B35C6" w:rsidRDefault="005B35C6" w:rsidP="005B35C6">
      <w:r>
        <w:t>Dumps the List pointed to by the List Pointer numeric expression.</w:t>
      </w:r>
    </w:p>
    <w:p w:rsidR="005B35C6" w:rsidRDefault="005B35C6" w:rsidP="00EB1F62">
      <w:pPr>
        <w:pStyle w:val="Heading2"/>
      </w:pPr>
      <w:bookmarkStart w:id="685" w:name="_Toc380828326"/>
      <w:proofErr w:type="gramStart"/>
      <w:r>
        <w:t>Debug.dump.stack  &lt;</w:t>
      </w:r>
      <w:proofErr w:type="gramEnd"/>
      <w:r>
        <w:t>stackPtr_nexp&gt;</w:t>
      </w:r>
      <w:bookmarkEnd w:id="685"/>
      <w:r w:rsidR="000F0DAF">
        <w:fldChar w:fldCharType="begin"/>
      </w:r>
      <w:r>
        <w:instrText xml:space="preserve"> XE "</w:instrText>
      </w:r>
      <w:r w:rsidRPr="00100073">
        <w:instrText>Debug.dump.stack  &lt;stackPtr_nexp&gt;</w:instrText>
      </w:r>
      <w:r>
        <w:instrText xml:space="preserve">" </w:instrText>
      </w:r>
      <w:r w:rsidR="000F0DAF">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686" w:name="_Toc380828327"/>
      <w:r w:rsidRPr="00CD5746">
        <w:lastRenderedPageBreak/>
        <w:t>Debug.show.scalars</w:t>
      </w:r>
      <w:bookmarkEnd w:id="686"/>
      <w:r w:rsidR="000F0DAF">
        <w:fldChar w:fldCharType="begin"/>
      </w:r>
      <w:r>
        <w:instrText xml:space="preserve"> XE "</w:instrText>
      </w:r>
      <w:r w:rsidRPr="00091656">
        <w:instrText>Debug.show.scalars</w:instrText>
      </w:r>
      <w:r>
        <w:instrText xml:space="preserve">" </w:instrText>
      </w:r>
      <w:r w:rsidR="000F0DAF">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687" w:name="13aec88371404f17__Toc339456559"/>
      <w:bookmarkStart w:id="688" w:name="_Toc380828328"/>
      <w:r w:rsidRPr="00CD5746">
        <w:t xml:space="preserve">Debug.show.array </w:t>
      </w:r>
      <w:proofErr w:type="gramStart"/>
      <w:r w:rsidRPr="00CD5746">
        <w:t>Array[</w:t>
      </w:r>
      <w:proofErr w:type="gramEnd"/>
      <w:r w:rsidRPr="00CD5746">
        <w:t>]</w:t>
      </w:r>
      <w:bookmarkEnd w:id="687"/>
      <w:bookmarkEnd w:id="688"/>
      <w:r w:rsidR="000F0DAF">
        <w:fldChar w:fldCharType="begin"/>
      </w:r>
      <w:r>
        <w:instrText xml:space="preserve"> XE "</w:instrText>
      </w:r>
      <w:r w:rsidRPr="00091656">
        <w:instrText>Debug.show.array Array[]</w:instrText>
      </w:r>
      <w:r>
        <w:instrText xml:space="preserve">" </w:instrText>
      </w:r>
      <w:r w:rsidR="000F0DAF">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689" w:name="13aec88371404f17__Toc339456560"/>
      <w:bookmarkStart w:id="690" w:name="_Toc380828329"/>
      <w:r w:rsidRPr="00CD5746">
        <w:t>Debug.show.bundle</w:t>
      </w:r>
      <w:proofErr w:type="gramStart"/>
      <w:r w:rsidRPr="00CD5746">
        <w:t>  &lt;</w:t>
      </w:r>
      <w:proofErr w:type="gramEnd"/>
      <w:r w:rsidRPr="00CD5746">
        <w:t>bundlePtr_nexp&gt;</w:t>
      </w:r>
      <w:bookmarkEnd w:id="689"/>
      <w:bookmarkEnd w:id="690"/>
      <w:r w:rsidR="000F0DAF">
        <w:fldChar w:fldCharType="begin"/>
      </w:r>
      <w:r>
        <w:instrText xml:space="preserve"> XE "</w:instrText>
      </w:r>
      <w:r w:rsidRPr="00091656">
        <w:instrText>Debug.show.bundle  &lt;bundlePtr_nexp&gt;</w:instrText>
      </w:r>
      <w:r>
        <w:instrText xml:space="preserve">" </w:instrText>
      </w:r>
      <w:r w:rsidR="000F0DAF">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691" w:name="13aec88371404f17__Toc339456561"/>
      <w:bookmarkStart w:id="692" w:name="_Toc380828330"/>
      <w:r w:rsidRPr="00CD5746">
        <w:t>Debug.show.list</w:t>
      </w:r>
      <w:proofErr w:type="gramStart"/>
      <w:r w:rsidRPr="00CD5746">
        <w:t>  &lt;</w:t>
      </w:r>
      <w:proofErr w:type="gramEnd"/>
      <w:r w:rsidRPr="00CD5746">
        <w:t>listPtr_nexp&gt;</w:t>
      </w:r>
      <w:bookmarkEnd w:id="691"/>
      <w:bookmarkEnd w:id="692"/>
      <w:r w:rsidR="000F0DAF">
        <w:fldChar w:fldCharType="begin"/>
      </w:r>
      <w:r>
        <w:instrText xml:space="preserve"> XE "</w:instrText>
      </w:r>
      <w:r w:rsidRPr="00091656">
        <w:instrText>Debug.show.list  &lt;listPtr_nexp&gt;</w:instrText>
      </w:r>
      <w:r>
        <w:instrText xml:space="preserve">" </w:instrText>
      </w:r>
      <w:r w:rsidR="000F0DAF">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693" w:name="13aec88371404f17__Toc339456562"/>
      <w:bookmarkStart w:id="694" w:name="_Toc380828331"/>
      <w:r w:rsidRPr="00CD5746">
        <w:lastRenderedPageBreak/>
        <w:t>Debug.show.stack</w:t>
      </w:r>
      <w:proofErr w:type="gramStart"/>
      <w:r w:rsidRPr="00CD5746">
        <w:t>  &lt;</w:t>
      </w:r>
      <w:proofErr w:type="gramEnd"/>
      <w:r w:rsidRPr="00CD5746">
        <w:t>stackPtr_nexp&gt;</w:t>
      </w:r>
      <w:bookmarkEnd w:id="693"/>
      <w:bookmarkEnd w:id="694"/>
      <w:r w:rsidR="000F0DAF">
        <w:fldChar w:fldCharType="begin"/>
      </w:r>
      <w:r>
        <w:instrText xml:space="preserve"> XE "</w:instrText>
      </w:r>
      <w:r w:rsidRPr="00091656">
        <w:instrText>Debug.show.stack  &lt;stackPtr_nexp&gt;</w:instrText>
      </w:r>
      <w:r>
        <w:instrText xml:space="preserve">" </w:instrText>
      </w:r>
      <w:r w:rsidR="000F0DAF">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695" w:name="13aec88371404f17__Toc339456563"/>
      <w:bookmarkStart w:id="696" w:name="_Toc380828332"/>
      <w:r w:rsidRPr="00CD5746">
        <w:t>Debug.watch var, var</w:t>
      </w:r>
      <w:proofErr w:type="gramStart"/>
      <w:r w:rsidRPr="00CD5746">
        <w:t>, …,</w:t>
      </w:r>
      <w:proofErr w:type="gramEnd"/>
      <w:r w:rsidRPr="00CD5746">
        <w:t xml:space="preserve"> var</w:t>
      </w:r>
      <w:bookmarkEnd w:id="695"/>
      <w:bookmarkEnd w:id="696"/>
      <w:r w:rsidR="000F0DAF">
        <w:fldChar w:fldCharType="begin"/>
      </w:r>
      <w:r>
        <w:instrText xml:space="preserve"> XE "</w:instrText>
      </w:r>
      <w:r w:rsidRPr="00091656">
        <w:instrText>Debug.watch var, var, …, var</w:instrText>
      </w:r>
      <w:r>
        <w:instrText xml:space="preserve">" </w:instrText>
      </w:r>
      <w:r w:rsidR="000F0DAF">
        <w:fldChar w:fldCharType="end"/>
      </w:r>
    </w:p>
    <w:p w:rsidR="00CD5746" w:rsidRDefault="00CD5746" w:rsidP="00D231E2">
      <w:proofErr w:type="gramStart"/>
      <w:r>
        <w:t xml:space="preserve">Gives a list of </w:t>
      </w:r>
      <w:r w:rsidR="00D231E2">
        <w:t>S</w:t>
      </w:r>
      <w:r>
        <w:t>calar variables (not arrays) to be watched.</w:t>
      </w:r>
      <w:proofErr w:type="gramEnd"/>
      <w:r>
        <w:t xml:space="preserve"> The value</w:t>
      </w:r>
      <w:r w:rsidR="00D231E2">
        <w:t>s of</w:t>
      </w:r>
      <w:r>
        <w:t xml:space="preserve"> these variables will be shown when the Debug.show.watch command is executed.  This command is accumulative, meaning that subsequent calls will add new</w:t>
      </w:r>
      <w:r w:rsidR="00D231E2">
        <w:t xml:space="preserve"> variables into the</w:t>
      </w:r>
      <w:proofErr w:type="gramStart"/>
      <w:r w:rsidR="00D231E2">
        <w:t>  watch</w:t>
      </w:r>
      <w:proofErr w:type="gramEnd"/>
      <w:r w:rsidR="00D231E2">
        <w:t xml:space="preserve"> list.</w:t>
      </w:r>
    </w:p>
    <w:p w:rsidR="00CD5746" w:rsidRPr="00CD5746" w:rsidRDefault="00CD5746" w:rsidP="00EB1F62">
      <w:pPr>
        <w:pStyle w:val="Heading2"/>
      </w:pPr>
      <w:bookmarkStart w:id="697" w:name="_Toc380828333"/>
      <w:r w:rsidRPr="00CD5746">
        <w:t>Debug.show.watch</w:t>
      </w:r>
      <w:bookmarkEnd w:id="697"/>
      <w:r w:rsidR="000F0DAF">
        <w:fldChar w:fldCharType="begin"/>
      </w:r>
      <w:r>
        <w:instrText xml:space="preserve"> XE "</w:instrText>
      </w:r>
      <w:r w:rsidRPr="00091656">
        <w:instrText>Debug.show.watch</w:instrText>
      </w:r>
      <w:r>
        <w:instrText xml:space="preserve">" </w:instrText>
      </w:r>
      <w:r w:rsidR="000F0DAF">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698" w:name="_Toc380828334"/>
      <w:r w:rsidRPr="00CD5746">
        <w:t>Debug.show.program</w:t>
      </w:r>
      <w:bookmarkEnd w:id="698"/>
      <w:r w:rsidR="000F0DAF">
        <w:fldChar w:fldCharType="begin"/>
      </w:r>
      <w:r>
        <w:instrText xml:space="preserve"> XE "</w:instrText>
      </w:r>
      <w:r w:rsidRPr="00091656">
        <w:instrText>Debug.show.program</w:instrText>
      </w:r>
      <w:r>
        <w:instrText xml:space="preserve">" </w:instrText>
      </w:r>
      <w:r w:rsidR="000F0DAF">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699" w:name="13aec88371404f17__Toc339456564"/>
      <w:bookmarkStart w:id="700" w:name="_Toc380828335"/>
      <w:r w:rsidRPr="00CD5746">
        <w:t>Debug.show</w:t>
      </w:r>
      <w:bookmarkEnd w:id="699"/>
      <w:bookmarkEnd w:id="700"/>
      <w:r w:rsidR="000F0DAF">
        <w:fldChar w:fldCharType="begin"/>
      </w:r>
      <w:r>
        <w:instrText xml:space="preserve"> XE "</w:instrText>
      </w:r>
      <w:r w:rsidRPr="00091656">
        <w:instrText>Debug.show</w:instrText>
      </w:r>
      <w:r>
        <w:instrText xml:space="preserve">" </w:instrText>
      </w:r>
      <w:r w:rsidR="000F0DAF">
        <w:fldChar w:fldCharType="end"/>
      </w:r>
    </w:p>
    <w:p w:rsidR="00393119" w:rsidRDefault="00CD5746" w:rsidP="00D231E2">
      <w:r>
        <w:t>Pauses the execution of the program and displays a dialog box. The dialog box will contain the last Debug.show</w:t>
      </w:r>
      <w:proofErr w:type="gramStart"/>
      <w:r>
        <w:t>.&lt;</w:t>
      </w:r>
      <w:proofErr w:type="gramEnd"/>
      <w:r>
        <w: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lastRenderedPageBreak/>
        <w:t>Step: Executes the next line while continuing to display the dialog box.</w:t>
      </w:r>
    </w:p>
    <w:p w:rsidR="00B05D5F" w:rsidRPr="00B05D5F" w:rsidRDefault="00D91C25" w:rsidP="00E33967">
      <w:pPr>
        <w:pStyle w:val="Heading1"/>
      </w:pPr>
      <w:bookmarkStart w:id="701" w:name="_Toc380828336"/>
      <w:r>
        <w:t>Console I/O</w:t>
      </w:r>
      <w:bookmarkEnd w:id="701"/>
    </w:p>
    <w:p w:rsidR="00D91C25" w:rsidRDefault="00645E12" w:rsidP="00EB1F62">
      <w:pPr>
        <w:pStyle w:val="Heading2"/>
      </w:pPr>
      <w:bookmarkStart w:id="702" w:name="_Toc380828337"/>
      <w:r>
        <w:t>Output Console</w:t>
      </w:r>
      <w:bookmarkEnd w:id="702"/>
    </w:p>
    <w:p w:rsidR="00B05D5F" w:rsidRDefault="00B05D5F" w:rsidP="00D231E2">
      <w:r>
        <w:t xml:space="preserve">BASIC! </w:t>
      </w:r>
      <w:proofErr w:type="gramStart"/>
      <w:r>
        <w:t>has</w:t>
      </w:r>
      <w:proofErr w:type="gramEnd"/>
      <w:r>
        <w:t xml:space="preserve">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703" w:name="_Toc380828338"/>
      <w:r>
        <w:t xml:space="preserve">Console.Title </w:t>
      </w:r>
      <w:proofErr w:type="gramStart"/>
      <w:r>
        <w:t>{ &lt;</w:t>
      </w:r>
      <w:proofErr w:type="gramEnd"/>
      <w:r>
        <w:t>title_sexp&gt;}</w:t>
      </w:r>
      <w:bookmarkEnd w:id="703"/>
      <w:r w:rsidR="000F0DAF">
        <w:fldChar w:fldCharType="begin"/>
      </w:r>
      <w:r>
        <w:instrText xml:space="preserve"> XE "</w:instrText>
      </w:r>
      <w:r w:rsidRPr="009E4347">
        <w:instrText>Console.Title { &lt;title_sexp&gt;}</w:instrText>
      </w:r>
      <w:r>
        <w:instrText xml:space="preserve">" </w:instrText>
      </w:r>
      <w:r w:rsidR="000F0DAF">
        <w:fldChar w:fldCharType="end"/>
      </w:r>
    </w:p>
    <w:p w:rsidR="00196DD8" w:rsidRPr="00B05D5F" w:rsidRDefault="00196DD8" w:rsidP="00196DD8">
      <w:proofErr w:type="gramStart"/>
      <w:r>
        <w:t>Changes the title of the console window.</w:t>
      </w:r>
      <w:proofErr w:type="gramEnd"/>
      <w:r>
        <w:t xml:space="preserve">  If the &lt;title_sexp&gt; parameter is omitted, the title is changed to the default title, "BASIC! </w:t>
      </w:r>
      <w:proofErr w:type="gramStart"/>
      <w:r>
        <w:t>Program Output".</w:t>
      </w:r>
      <w:proofErr w:type="gramEnd"/>
    </w:p>
    <w:p w:rsidR="00D91C25" w:rsidRDefault="00CC374E" w:rsidP="005F4916">
      <w:pPr>
        <w:pStyle w:val="Heading3"/>
      </w:pPr>
      <w:bookmarkStart w:id="704" w:name="_Toc380828339"/>
      <w:r>
        <w:t>CLS</w:t>
      </w:r>
      <w:bookmarkEnd w:id="704"/>
      <w:r w:rsidR="000F0DAF">
        <w:fldChar w:fldCharType="begin"/>
      </w:r>
      <w:r w:rsidR="008A6BAC">
        <w:instrText xml:space="preserve"> XE "</w:instrText>
      </w:r>
      <w:r w:rsidR="008A6BAC" w:rsidRPr="002E6C8B">
        <w:instrText>CLS</w:instrText>
      </w:r>
      <w:r w:rsidR="008A6BAC">
        <w:instrText xml:space="preserve">" </w:instrText>
      </w:r>
      <w:r w:rsidR="000F0DAF">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705" w:name="_Toc380828340"/>
      <w:r w:rsidRPr="00D91C25">
        <w:t>Print</w:t>
      </w:r>
      <w:r w:rsidR="00184DA5">
        <w:t xml:space="preserve"> &lt;sexp&gt;|&lt;nexp&gt; {,</w:t>
      </w:r>
      <w:proofErr w:type="gramStart"/>
      <w:r w:rsidR="00184DA5">
        <w:t>|;</w:t>
      </w:r>
      <w:proofErr w:type="gramEnd"/>
      <w:r w:rsidR="00184DA5">
        <w:t>} . . . .</w:t>
      </w:r>
      <w:r w:rsidR="00AC4943">
        <w:t xml:space="preserve"> &lt;</w:t>
      </w:r>
      <w:proofErr w:type="gramStart"/>
      <w:r w:rsidR="00AC4943">
        <w:t>sexp</w:t>
      </w:r>
      <w:proofErr w:type="gramEnd"/>
      <w:r w:rsidR="00AC4943">
        <w:t>&gt;</w:t>
      </w:r>
      <w:r w:rsidR="00331386">
        <w:t>|&lt;nexp&gt;</w:t>
      </w:r>
      <w:r w:rsidR="00AC4943">
        <w:t>{,|;}</w:t>
      </w:r>
      <w:bookmarkEnd w:id="705"/>
      <w:r w:rsidR="000F0DAF">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0F0DAF">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proofErr w:type="gramStart"/>
      <w:r w:rsidR="00F5651B">
        <w:t>"</w:t>
      </w:r>
      <w:r w:rsidRPr="00674A65">
        <w:t xml:space="preserve"> Message</w:t>
      </w:r>
      <w:proofErr w:type="gramEnd"/>
      <w:r w:rsidR="00F5651B">
        <w:t>"</w:t>
      </w:r>
    </w:p>
    <w:p w:rsidR="00332B07" w:rsidRPr="00674A65" w:rsidRDefault="00332B07" w:rsidP="005757F3">
      <w:r w:rsidRPr="00674A65">
        <w:t>Prints: New Message</w:t>
      </w:r>
    </w:p>
    <w:p w:rsidR="00EB4429" w:rsidRPr="00674A65" w:rsidRDefault="000B1942" w:rsidP="007B2223">
      <w:pPr>
        <w:pStyle w:val="Codeexample"/>
      </w:pPr>
      <w:r w:rsidRPr="00674A65">
        <w:lastRenderedPageBreak/>
        <w:t>Print 100-1</w:t>
      </w:r>
      <w:r w:rsidR="00332B07" w:rsidRPr="00674A65">
        <w:t xml:space="preserve">; </w:t>
      </w:r>
      <w:proofErr w:type="gramStart"/>
      <w:r w:rsidR="00F5651B">
        <w:t>"</w:t>
      </w:r>
      <w:r w:rsidR="00332B07" w:rsidRPr="00674A65">
        <w:t xml:space="preserve"> </w:t>
      </w:r>
      <w:r w:rsidR="00332B07" w:rsidRPr="00674A65">
        <w:rPr>
          <w:rStyle w:val="Emphasis"/>
          <w:rFonts w:ascii="Arial Rounded MT Bold" w:hAnsi="Arial Rounded MT Bold"/>
        </w:rPr>
        <w:t>Luftballons</w:t>
      </w:r>
      <w:proofErr w:type="gramEnd"/>
      <w:r w:rsidR="00F5651B">
        <w:t>"</w:t>
      </w:r>
    </w:p>
    <w:p w:rsidR="00332B07" w:rsidRPr="00D27CD3" w:rsidRDefault="00332B07" w:rsidP="00D27CD3">
      <w:r w:rsidRPr="00D27CD3">
        <w:t xml:space="preserve">Prints: 99.0 </w:t>
      </w:r>
      <w:r w:rsidRPr="00D27CD3">
        <w:rPr>
          <w:rStyle w:val="Emphasis"/>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99</w:t>
      </w:r>
      <w:proofErr w:type="gramStart"/>
      <w:r w:rsidRPr="00674A65">
        <w:t>) ;</w:t>
      </w:r>
      <w:proofErr w:type="gramEnd"/>
      <w:r w:rsidRPr="00674A65">
        <w:t xml:space="preserve">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D27CD3" w:rsidRDefault="00EB4429" w:rsidP="00D27CD3">
      <w:pPr>
        <w:rPr>
          <w:rStyle w:val="Emphasis"/>
          <w:i w:val="0"/>
        </w:rPr>
      </w:pPr>
      <w:r w:rsidRPr="00D27CD3">
        <w:rPr>
          <w:rStyle w:val="Emphasis"/>
          <w:i w:val="0"/>
        </w:rPr>
        <w:t xml:space="preserve">Prints: 99 </w:t>
      </w:r>
      <w:r w:rsidRPr="00D27CD3">
        <w:rPr>
          <w:rStyle w:val="Emphasis"/>
        </w:rPr>
        <w:t>Luftballons</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A</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B</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C</w:t>
      </w:r>
      <w:r w:rsidR="00F5651B" w:rsidRPr="00D27CD3">
        <w:rPr>
          <w:rStyle w:val="Emphasis"/>
          <w:i w:val="0"/>
          <w:iCs w:val="0"/>
        </w:rPr>
        <w:t>"</w:t>
      </w:r>
      <w:r w:rsidRPr="00D27CD3">
        <w:rPr>
          <w:rStyle w:val="Emphasis"/>
          <w:i w:val="0"/>
          <w:iCs w:val="0"/>
        </w:rPr>
        <w:t>;</w:t>
      </w:r>
      <w:r w:rsidR="00EB4429" w:rsidRPr="00D27CD3">
        <w:rPr>
          <w:rStyle w:val="Emphasis"/>
          <w:i w:val="0"/>
          <w:iCs w:val="0"/>
        </w:rPr>
        <w:t xml:space="preserve"> </w:t>
      </w:r>
    </w:p>
    <w:p w:rsidR="00332B07" w:rsidRPr="00D27CD3" w:rsidRDefault="00EB4429" w:rsidP="00D27CD3">
      <w:pPr>
        <w:rPr>
          <w:rStyle w:val="Emphasis"/>
          <w:i w:val="0"/>
        </w:rPr>
      </w:pPr>
      <w:r w:rsidRPr="00D27CD3">
        <w:rPr>
          <w:rStyle w:val="Emphasis"/>
          <w:i w:val="0"/>
        </w:rPr>
        <w:t>Prints: nothing</w:t>
      </w:r>
    </w:p>
    <w:p w:rsidR="00EB4429" w:rsidRPr="00D27CD3" w:rsidRDefault="00332B07" w:rsidP="00D27CD3">
      <w:pPr>
        <w:pStyle w:val="Codeexample"/>
        <w:rPr>
          <w:rStyle w:val="Emphasis"/>
          <w:i w:val="0"/>
          <w:iCs w:val="0"/>
        </w:rPr>
      </w:pPr>
      <w:r w:rsidRPr="00D27CD3">
        <w:rPr>
          <w:rStyle w:val="Emphasis"/>
          <w:i w:val="0"/>
          <w:iCs w:val="0"/>
        </w:rPr>
        <w:t xml:space="preserve">Print </w:t>
      </w:r>
      <w:r w:rsidR="00F5651B" w:rsidRPr="00D27CD3">
        <w:rPr>
          <w:rStyle w:val="Emphasis"/>
          <w:i w:val="0"/>
          <w:iCs w:val="0"/>
        </w:rPr>
        <w:t>"</w:t>
      </w:r>
      <w:r w:rsidRPr="00D27CD3">
        <w:rPr>
          <w:rStyle w:val="Emphasis"/>
          <w:i w:val="0"/>
          <w:iCs w:val="0"/>
        </w:rPr>
        <w:t>D</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E</w:t>
      </w:r>
      <w:r w:rsidR="00F5651B" w:rsidRPr="00D27CD3">
        <w:rPr>
          <w:rStyle w:val="Emphasis"/>
          <w:i w:val="0"/>
          <w:iCs w:val="0"/>
        </w:rPr>
        <w:t>"</w:t>
      </w:r>
      <w:r w:rsidRPr="00D27CD3">
        <w:rPr>
          <w:rStyle w:val="Emphasis"/>
          <w:i w:val="0"/>
          <w:iCs w:val="0"/>
        </w:rPr>
        <w:t>;</w:t>
      </w:r>
      <w:r w:rsidR="00F5651B" w:rsidRPr="00D27CD3">
        <w:rPr>
          <w:rStyle w:val="Emphasis"/>
          <w:i w:val="0"/>
          <w:iCs w:val="0"/>
        </w:rPr>
        <w:t>"</w:t>
      </w:r>
      <w:r w:rsidRPr="00D27CD3">
        <w:rPr>
          <w:rStyle w:val="Emphasis"/>
          <w:i w:val="0"/>
          <w:iCs w:val="0"/>
        </w:rPr>
        <w:t>F</w:t>
      </w:r>
      <w:r w:rsidR="00F5651B" w:rsidRPr="00D27CD3">
        <w:rPr>
          <w:rStyle w:val="Emphasis"/>
          <w:i w:val="0"/>
          <w:iCs w:val="0"/>
        </w:rPr>
        <w:t>"</w:t>
      </w:r>
    </w:p>
    <w:p w:rsidR="00332B07" w:rsidRPr="00D27CD3" w:rsidRDefault="00EB4429" w:rsidP="00D27CD3">
      <w:pPr>
        <w:rPr>
          <w:i/>
        </w:rPr>
      </w:pPr>
      <w:r w:rsidRPr="00D27CD3">
        <w:rPr>
          <w:rStyle w:val="Emphasis"/>
          <w:i w:val="0"/>
        </w:rPr>
        <w:t>Prints: ABCD</w:t>
      </w:r>
      <w:r w:rsidR="00E06BAD" w:rsidRPr="00D27CD3">
        <w:rPr>
          <w:rStyle w:val="Emphasis"/>
          <w:i w:val="0"/>
        </w:rPr>
        <w:t>EF</w:t>
      </w:r>
    </w:p>
    <w:p w:rsidR="001F59AD" w:rsidRDefault="001F59AD" w:rsidP="001F59AD">
      <w:pPr>
        <w:pStyle w:val="Heading3"/>
      </w:pPr>
      <w:bookmarkStart w:id="706" w:name="_Toc380828341"/>
      <w:r>
        <w:t>Console.line.text &lt;line_nexp&gt;</w:t>
      </w:r>
      <w:r w:rsidR="000B4495">
        <w:t>, &lt;text_svar&gt;</w:t>
      </w:r>
      <w:bookmarkEnd w:id="706"/>
      <w:r w:rsidR="000F0DAF">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0F0DAF">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707" w:name="_Toc380828342"/>
      <w:r>
        <w:t>Console.line.touched &lt;line_nvar&gt;</w:t>
      </w:r>
      <w:r w:rsidR="000B4495">
        <w:t xml:space="preserve"> {, &lt;press_lvar&gt;}</w:t>
      </w:r>
      <w:bookmarkEnd w:id="707"/>
      <w:r w:rsidR="000F0DAF">
        <w:fldChar w:fldCharType="begin"/>
      </w:r>
      <w:r>
        <w:instrText xml:space="preserve"> XE "</w:instrText>
      </w:r>
      <w:r w:rsidR="000B4495">
        <w:instrText>Console.line.touched &lt;line_nvar&gt; {, &lt;press_lvar&gt;}</w:instrText>
      </w:r>
      <w:r>
        <w:instrText xml:space="preserve">" </w:instrText>
      </w:r>
      <w:r w:rsidR="000F0DAF">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708" w:name="_Toc380828343"/>
      <w:r>
        <w:t>Console.save &lt;filename_sexp&gt;</w:t>
      </w:r>
      <w:bookmarkEnd w:id="708"/>
      <w:r w:rsidR="000F0DAF">
        <w:fldChar w:fldCharType="begin"/>
      </w:r>
      <w:r>
        <w:instrText xml:space="preserve"> XE "</w:instrText>
      </w:r>
      <w:r w:rsidRPr="00CD2C4D">
        <w:instrText>Console.save &lt;filename_sexp&gt;</w:instrText>
      </w:r>
      <w:r>
        <w:instrText xml:space="preserve">" </w:instrText>
      </w:r>
      <w:r w:rsidR="000F0DAF">
        <w:fldChar w:fldCharType="end"/>
      </w:r>
    </w:p>
    <w:p w:rsidR="004654DD" w:rsidRPr="004654DD" w:rsidRDefault="004654DD" w:rsidP="00DA5DB5">
      <w:r>
        <w:t xml:space="preserve">The current </w:t>
      </w:r>
      <w:proofErr w:type="gramStart"/>
      <w:r>
        <w:t>contents of the Console is</w:t>
      </w:r>
      <w:proofErr w:type="gramEnd"/>
      <w:r>
        <w:t xml:space="preserve"> saved to the text file specified by the filename string expression.</w:t>
      </w:r>
    </w:p>
    <w:p w:rsidR="00D91C25" w:rsidRDefault="00A8233B" w:rsidP="00EB1F62">
      <w:pPr>
        <w:pStyle w:val="Heading2"/>
      </w:pPr>
      <w:bookmarkStart w:id="709" w:name="_Toc380828344"/>
      <w:r>
        <w:t xml:space="preserve">User </w:t>
      </w:r>
      <w:r w:rsidR="00D91C25">
        <w:t>Input</w:t>
      </w:r>
      <w:bookmarkEnd w:id="709"/>
    </w:p>
    <w:p w:rsidR="00D91C25" w:rsidRDefault="00D91C25" w:rsidP="005F4916">
      <w:pPr>
        <w:pStyle w:val="Heading3"/>
      </w:pPr>
      <w:bookmarkStart w:id="710" w:name="_Toc380828345"/>
      <w:r>
        <w:t>Input</w:t>
      </w:r>
      <w:r w:rsidR="00A8233B">
        <w:t xml:space="preserve"> </w:t>
      </w:r>
      <w:r w:rsidR="00B25DB7">
        <w:t>&lt;Prompt</w:t>
      </w:r>
      <w:r w:rsidR="00FB2160">
        <w:t>_</w:t>
      </w:r>
      <w:r w:rsidR="00A8233B">
        <w:t>sexp&gt;,</w:t>
      </w:r>
      <w:r w:rsidR="009732B3">
        <w:t xml:space="preserve"> &lt;nvar&gt;|&lt;svar</w:t>
      </w:r>
      <w:proofErr w:type="gramStart"/>
      <w:r w:rsidR="009732B3">
        <w:t>&gt;{</w:t>
      </w:r>
      <w:proofErr w:type="gramEnd"/>
      <w:r w:rsidR="00DA5DB5">
        <w:t xml:space="preserve">, </w:t>
      </w:r>
      <w:r w:rsidR="00F454BB">
        <w:t>&lt;Default_</w:t>
      </w:r>
      <w:r w:rsidR="009732B3">
        <w:t>sexp&gt;|</w:t>
      </w:r>
      <w:r w:rsidR="00F454BB">
        <w:t>&lt;Default_</w:t>
      </w:r>
      <w:r w:rsidR="009732B3">
        <w:t>nexp&gt;}</w:t>
      </w:r>
      <w:bookmarkEnd w:id="710"/>
      <w:r w:rsidR="000F0DAF">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0F0DAF">
        <w:fldChar w:fldCharType="end"/>
      </w:r>
    </w:p>
    <w:p w:rsidR="009732B3" w:rsidRDefault="009732B3" w:rsidP="00DA5DB5">
      <w:proofErr w:type="gramStart"/>
      <w:r>
        <w:t>Generates a</w:t>
      </w:r>
      <w:r w:rsidR="00B25DB7">
        <w:t>n</w:t>
      </w:r>
      <w:r>
        <w:t xml:space="preserve"> </w:t>
      </w:r>
      <w:r w:rsidR="00D1460F">
        <w:t xml:space="preserve">input </w:t>
      </w:r>
      <w:r>
        <w:t>dialog box.</w:t>
      </w:r>
      <w:proofErr w:type="gramEnd"/>
      <w:r>
        <w:t xml:space="preserve">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lastRenderedPageBreak/>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proofErr w:type="gramStart"/>
      <w:r w:rsidR="00F5651B">
        <w:t>"</w:t>
      </w:r>
      <w:r w:rsidR="009A10E6">
        <w:t xml:space="preserve">  </w:t>
      </w:r>
      <w:r>
        <w:t>the</w:t>
      </w:r>
      <w:proofErr w:type="gramEnd"/>
      <w:r>
        <w:t xml:space="preserv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711" w:name="_Toc380828346"/>
      <w:r>
        <w:t>Inkey$</w:t>
      </w:r>
      <w:r w:rsidR="00D1460F">
        <w:t xml:space="preserve"> &lt;svar&gt;</w:t>
      </w:r>
      <w:bookmarkEnd w:id="711"/>
      <w:r w:rsidR="000F0DAF">
        <w:fldChar w:fldCharType="begin"/>
      </w:r>
      <w:r w:rsidR="008A6BAC">
        <w:instrText xml:space="preserve"> XE "</w:instrText>
      </w:r>
      <w:r w:rsidR="008A6BAC" w:rsidRPr="002E6C8B">
        <w:instrText>Inkey$ &lt;svar&gt;</w:instrText>
      </w:r>
      <w:r w:rsidR="008A6BAC">
        <w:instrText xml:space="preserve">" </w:instrText>
      </w:r>
      <w:r w:rsidR="000F0DAF">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 xml:space="preserve">ed, the string "key nn" will be returned. </w:t>
      </w:r>
      <w:proofErr w:type="gramStart"/>
      <w:r w:rsidRPr="00D1460F">
        <w:t>Where nn will be the Android key code for that key.</w:t>
      </w:r>
      <w:proofErr w:type="gramEnd"/>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w:t>
      </w:r>
      <w:proofErr w:type="gramStart"/>
      <w:r>
        <w:t>program</w:t>
      </w:r>
      <w:proofErr w:type="gramEnd"/>
      <w:r>
        <w:t xml:space="preserve"> can handle them.</w:t>
      </w:r>
    </w:p>
    <w:p w:rsidR="007B5B5A" w:rsidRDefault="006E0666" w:rsidP="005F4916">
      <w:pPr>
        <w:pStyle w:val="Heading3"/>
        <w:rPr>
          <w:rFonts w:eastAsia="Times New Roman"/>
        </w:rPr>
      </w:pPr>
      <w:bookmarkStart w:id="712" w:name="_Toc380828347"/>
      <w:r>
        <w:rPr>
          <w:rFonts w:eastAsia="Times New Roman"/>
        </w:rPr>
        <w:t>Text.input &lt;svar</w:t>
      </w:r>
      <w:proofErr w:type="gramStart"/>
      <w:r w:rsidR="007B5B5A" w:rsidRPr="007B5B5A">
        <w:rPr>
          <w:rFonts w:eastAsia="Times New Roman"/>
        </w:rPr>
        <w:t>&gt;{</w:t>
      </w:r>
      <w:proofErr w:type="gramEnd"/>
      <w:r w:rsidR="007B5B5A" w:rsidRPr="007B5B5A">
        <w:rPr>
          <w:rFonts w:eastAsia="Times New Roman"/>
        </w:rPr>
        <w: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712"/>
      <w:r w:rsidR="000F0DAF">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0F0DAF">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w:t>
      </w:r>
      <w:proofErr w:type="gramStart"/>
      <w:r>
        <w:t>svar</w:t>
      </w:r>
      <w:proofErr w:type="gramEnd"/>
      <w:r>
        <w:t>&gt;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w:t>
      </w:r>
      <w:proofErr w:type="gramStart"/>
      <w:r>
        <w:t>r</w:t>
      </w:r>
      <w:proofErr w:type="gramEnd"/>
      <w:r>
        <w:t>$ is then printed to console.</w:t>
      </w:r>
    </w:p>
    <w:p w:rsidR="00F5620B" w:rsidRDefault="00F5620B" w:rsidP="007B2223">
      <w:pPr>
        <w:pStyle w:val="Codeexample"/>
      </w:pPr>
      <w:proofErr w:type="gramStart"/>
      <w:r w:rsidRPr="00F5620B">
        <w:t>grabfile</w:t>
      </w:r>
      <w:proofErr w:type="gramEnd"/>
      <w:r w:rsidRPr="00F5620B">
        <w:t xml:space="preserv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w:t>
      </w:r>
      <w:proofErr w:type="gramStart"/>
      <w:r w:rsidRPr="00F5620B">
        <w:t>,s</w:t>
      </w:r>
      <w:proofErr w:type="gramEnd"/>
      <w:r w:rsidRPr="00F5620B">
        <w:t>$</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713" w:name="_Toc380828348"/>
      <w:r w:rsidRPr="00833CF8">
        <w:lastRenderedPageBreak/>
        <w:t>TGet &lt;result_svar&gt;</w:t>
      </w:r>
      <w:r>
        <w:t>, &lt;prompt_sexp&gt; {</w:t>
      </w:r>
      <w:proofErr w:type="gramStart"/>
      <w:r>
        <w:t>,  &lt;</w:t>
      </w:r>
      <w:proofErr w:type="gramEnd"/>
      <w:r>
        <w:t>title_sexp&gt;</w:t>
      </w:r>
      <w:r w:rsidRPr="00833CF8">
        <w:t>}</w:t>
      </w:r>
      <w:bookmarkEnd w:id="713"/>
      <w:r w:rsidR="000F0DAF">
        <w:fldChar w:fldCharType="begin"/>
      </w:r>
      <w:r>
        <w:instrText xml:space="preserve"> XE "</w:instrText>
      </w:r>
      <w:r w:rsidRPr="005618CD">
        <w:instrText>TGet &lt;result_svar&gt;, &lt;prompt_sexp&gt; {,  &lt;title_sexp&gt;}</w:instrText>
      </w:r>
      <w:r>
        <w:instrText xml:space="preserve">" </w:instrText>
      </w:r>
      <w:r w:rsidR="000F0DAF">
        <w:fldChar w:fldCharType="end"/>
      </w:r>
      <w:r w:rsidRPr="00833CF8">
        <w:t xml:space="preserve"> </w:t>
      </w:r>
    </w:p>
    <w:p w:rsidR="00D94677" w:rsidRDefault="00833CF8" w:rsidP="00833CF8">
      <w:proofErr w:type="gramStart"/>
      <w:r>
        <w:t>Simulates a terminal.</w:t>
      </w:r>
      <w:proofErr w:type="gramEnd"/>
      <w:r>
        <w:t xml:space="preserve"> The current contents of the Output Console will be displayed in a new window. </w:t>
      </w:r>
      <w:r w:rsidR="00702962">
        <w:t xml:space="preserve">The last line </w:t>
      </w:r>
      <w:proofErr w:type="gramStart"/>
      <w:r w:rsidR="00702962">
        <w:t>displayed  start</w:t>
      </w:r>
      <w:r w:rsidR="00D94677">
        <w:t>s</w:t>
      </w:r>
      <w:proofErr w:type="gramEnd"/>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714" w:name="_Toc380828349"/>
      <w:r>
        <w:t>Kb.</w:t>
      </w:r>
      <w:r w:rsidR="00194BF8">
        <w:t>toggle</w:t>
      </w:r>
      <w:bookmarkEnd w:id="714"/>
      <w:r w:rsidR="000F0DAF">
        <w:fldChar w:fldCharType="begin"/>
      </w:r>
      <w:r>
        <w:instrText xml:space="preserve"> XE "</w:instrText>
      </w:r>
      <w:r w:rsidRPr="00B22178">
        <w:instrText>Kb.</w:instrText>
      </w:r>
      <w:r w:rsidR="00F87A75">
        <w:instrText>toggle</w:instrText>
      </w:r>
      <w:r>
        <w:instrText xml:space="preserve">" </w:instrText>
      </w:r>
      <w:r w:rsidR="000F0DAF">
        <w:fldChar w:fldCharType="end"/>
      </w:r>
    </w:p>
    <w:p w:rsidR="002A33F3" w:rsidRDefault="00194BF8" w:rsidP="002A33F3">
      <w:proofErr w:type="gramStart"/>
      <w:r>
        <w:t>Toggles the showing or hiding of the soft keyboard.</w:t>
      </w:r>
      <w:proofErr w:type="gramEnd"/>
      <w:r>
        <w:t xml:space="preserve">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715" w:name="_Toc380828350"/>
      <w:r>
        <w:t>Kb.hide</w:t>
      </w:r>
      <w:bookmarkEnd w:id="715"/>
      <w:r w:rsidR="000F0DAF">
        <w:fldChar w:fldCharType="begin"/>
      </w:r>
      <w:r>
        <w:instrText xml:space="preserve"> XE "</w:instrText>
      </w:r>
      <w:r w:rsidRPr="0012310D">
        <w:instrText>Kb.hide</w:instrText>
      </w:r>
      <w:r>
        <w:instrText xml:space="preserve">" </w:instrText>
      </w:r>
      <w:r w:rsidR="000F0DAF">
        <w:fldChar w:fldCharType="end"/>
      </w:r>
    </w:p>
    <w:p w:rsidR="007B41AD" w:rsidRDefault="007B41AD" w:rsidP="002A33F3">
      <w:proofErr w:type="gramStart"/>
      <w:r>
        <w:t>Hides the soft keyboard.</w:t>
      </w:r>
      <w:proofErr w:type="gramEnd"/>
      <w:r>
        <w:t xml:space="preserve">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716" w:name="_Toc380828351"/>
      <w:r>
        <w:t>Working with Files</w:t>
      </w:r>
      <w:bookmarkEnd w:id="716"/>
    </w:p>
    <w:p w:rsidR="00A02B75" w:rsidRDefault="00A02B75" w:rsidP="00613B38">
      <w:r>
        <w:t xml:space="preserve">Files on Android devices are stored on more or more storage devices. BASIC! </w:t>
      </w:r>
      <w:proofErr w:type="gramStart"/>
      <w:r>
        <w:t>uses</w:t>
      </w:r>
      <w:proofErr w:type="gramEnd"/>
      <w:r>
        <w:t xml:space="preserve">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w:t>
      </w:r>
      <w:proofErr w:type="gramStart"/>
      <w:r>
        <w:t>can</w:t>
      </w:r>
      <w:proofErr w:type="gramEnd"/>
      <w:r>
        <w:t xml:space="preserve"> work with files anywhere on the </w:t>
      </w:r>
      <w:r w:rsidR="000C0A8B">
        <w:t xml:space="preserve">base drive, </w:t>
      </w:r>
      <w:r w:rsidR="00DA02A4">
        <w:t>but most file operations are done in BASIC!’</w:t>
      </w:r>
      <w:proofErr w:type="gramStart"/>
      <w:r w:rsidR="00DA02A4">
        <w:t>s</w:t>
      </w:r>
      <w:proofErr w:type="gramEnd"/>
      <w:r w:rsidR="00DA02A4">
        <w:t xml:space="preserve">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717" w:name="_Toc380828352"/>
      <w:r>
        <w:lastRenderedPageBreak/>
        <w:t>Paths Explained</w:t>
      </w:r>
      <w:bookmarkEnd w:id="717"/>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 xml:space="preserve">BASIC! </w:t>
      </w:r>
      <w:proofErr w:type="gramStart"/>
      <w:r>
        <w:t>files</w:t>
      </w:r>
      <w:proofErr w:type="gramEnd"/>
      <w:r>
        <w:t xml:space="preserve">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w:t>
      </w:r>
      <w:proofErr w:type="gramStart"/>
      <w:r>
        <w:t>program</w:t>
      </w:r>
      <w:proofErr w:type="gramEnd"/>
      <w:r>
        <w:t xml:space="preserve"> files are in: </w:t>
      </w:r>
      <w:r w:rsidR="00F5651B">
        <w:t>"</w:t>
      </w:r>
      <w:r>
        <w:t>rfo-basic/source/</w:t>
      </w:r>
      <w:r w:rsidR="00F5651B">
        <w:t>"</w:t>
      </w:r>
    </w:p>
    <w:p w:rsidR="00613B38" w:rsidRDefault="00613B38" w:rsidP="00613B38">
      <w:pPr>
        <w:spacing w:after="0"/>
      </w:pPr>
      <w:r>
        <w:t xml:space="preserve">BASIC! </w:t>
      </w:r>
      <w:proofErr w:type="gramStart"/>
      <w:r>
        <w:t>data</w:t>
      </w:r>
      <w:proofErr w:type="gramEnd"/>
      <w:r>
        <w:t xml:space="preserve">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w:t>
      </w:r>
      <w:proofErr w:type="gramStart"/>
      <w:r>
        <w:t>file</w:t>
      </w:r>
      <w:proofErr w:type="gramEnd"/>
      <w:r>
        <w:t xml:space="preserv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proofErr w:type="gramStart"/>
      <w:r>
        <w:t>..</w:t>
      </w:r>
      <w:proofErr w:type="gramEnd"/>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proofErr w:type="gramStart"/>
      <w:r>
        <w:t>..</w:t>
      </w:r>
      <w:proofErr w:type="gramEnd"/>
      <w:r>
        <w:t>/source/</w:t>
      </w:r>
      <w:r w:rsidR="00F5651B">
        <w:t>"</w:t>
      </w:r>
      <w:r>
        <w:t xml:space="preserve"> tells BASIC! </w:t>
      </w:r>
      <w:proofErr w:type="gramStart"/>
      <w:r>
        <w:t>to</w:t>
      </w:r>
      <w:proofErr w:type="gramEnd"/>
      <w:r>
        <w:t xml:space="preserve">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proofErr w:type="gramStart"/>
      <w:r w:rsidR="00D54788">
        <w:t>..</w:t>
      </w:r>
      <w:proofErr w:type="gramEnd"/>
      <w:r w:rsidR="00D54788">
        <w:t>/../</w:t>
      </w:r>
      <w:proofErr w:type="gramStart"/>
      <w:r w:rsidR="00F5651B">
        <w:t>"</w:t>
      </w:r>
      <w:r w:rsidR="00D54788">
        <w:t xml:space="preserve">  </w:t>
      </w:r>
      <w:r w:rsidR="00003B09">
        <w:t>Th</w:t>
      </w:r>
      <w:r w:rsidR="00832ADA">
        <w:t>is</w:t>
      </w:r>
      <w:proofErr w:type="gramEnd"/>
      <w:r w:rsidR="00D335ED">
        <w:t xml:space="preserve"> tells BASIC! </w:t>
      </w:r>
      <w:proofErr w:type="gramStart"/>
      <w:r w:rsidR="00D335ED">
        <w:t>to</w:t>
      </w:r>
      <w:proofErr w:type="gramEnd"/>
      <w:r w:rsidR="00D335ED">
        <w:t xml:space="preserve">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ins w:id="718" w:author="msammartano" w:date="2014-03-17T11:23:00Z">
        <w:r w:rsidR="00514A7D">
          <w:t>.</w:t>
        </w:r>
        <w:r w:rsidR="00D612BA">
          <w:t xml:space="preserve"> </w:t>
        </w:r>
      </w:ins>
      <w:ins w:id="719" w:author="msammartano" w:date="2014-03-17T11:24:00Z">
        <w:r w:rsidR="00D612BA">
          <w:t>On most Android devices "sdcard" is a symbolic link (shortcut) to a longer path name, such as "/mnt/sdcard" or "/storage/sdcard0"</w:t>
        </w:r>
        <w:r w:rsidR="00514A7D">
          <w:t xml:space="preserve">. </w:t>
        </w:r>
        <w:r w:rsidR="00D612BA">
          <w:t xml:space="preserve">If you want to work with a file </w:t>
        </w:r>
      </w:ins>
      <w:ins w:id="720" w:author="msammartano" w:date="2014-03-17T11:25:00Z">
        <w:r w:rsidR="00B55199">
          <w:t>in the root directory of the Android device</w:t>
        </w:r>
      </w:ins>
      <w:ins w:id="721" w:author="msammartano" w:date="2014-03-17T11:26:00Z">
        <w:r w:rsidR="00B55199">
          <w:t>, "/"</w:t>
        </w:r>
      </w:ins>
      <w:ins w:id="722" w:author="msammartano" w:date="2014-03-17T11:25:00Z">
        <w:r w:rsidR="00B55199">
          <w:t xml:space="preserve">, you can use the FILE.ROOT command to get the </w:t>
        </w:r>
      </w:ins>
      <w:ins w:id="723" w:author="msammartano" w:date="2014-03-17T11:27:00Z">
        <w:r w:rsidR="00B55199">
          <w:t xml:space="preserve">full </w:t>
        </w:r>
      </w:ins>
      <w:ins w:id="724" w:author="msammartano" w:date="2014-03-17T11:25:00Z">
        <w:r w:rsidR="00B55199">
          <w:t xml:space="preserve">path </w:t>
        </w:r>
      </w:ins>
      <w:ins w:id="725" w:author="msammartano" w:date="2014-03-17T11:26:00Z">
        <w:r w:rsidR="00B55199">
          <w:t>of the &lt;pref base drive&gt;.</w:t>
        </w:r>
      </w:ins>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0C0A8B">
      <w:pPr>
        <w:pStyle w:val="ListParagraph"/>
        <w:numPr>
          <w:ilvl w:val="0"/>
          <w:numId w:val="45"/>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0C0A8B">
      <w:pPr>
        <w:pStyle w:val="ListParagraph"/>
        <w:numPr>
          <w:ilvl w:val="0"/>
          <w:numId w:val="45"/>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proofErr w:type="gramStart"/>
      <w:r w:rsidR="0077315A">
        <w:t>..</w:t>
      </w:r>
      <w:proofErr w:type="gramEnd"/>
      <w:r w:rsidR="0077315A">
        <w:t>/source/sines.bas</w:t>
      </w:r>
      <w:r w:rsidR="00F5651B">
        <w:t>"</w:t>
      </w:r>
      <w:r w:rsidR="000C0A8B">
        <w:t>.</w:t>
      </w:r>
    </w:p>
    <w:p w:rsidR="00485133" w:rsidRDefault="007A3059" w:rsidP="000C0A8B">
      <w:pPr>
        <w:pStyle w:val="ListParagraph"/>
        <w:numPr>
          <w:ilvl w:val="0"/>
          <w:numId w:val="45"/>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proofErr w:type="gramStart"/>
      <w:r w:rsidR="0077315A">
        <w:t>..</w:t>
      </w:r>
      <w:proofErr w:type="gramEnd"/>
      <w:r w:rsidR="0077315A">
        <w:t>/../music/rain.mp3</w:t>
      </w:r>
      <w:r w:rsidR="00F5651B">
        <w:t>"</w:t>
      </w:r>
      <w:r w:rsidR="000C0A8B">
        <w:t>.</w:t>
      </w:r>
    </w:p>
    <w:p w:rsidR="005E27ED" w:rsidRDefault="005E27ED" w:rsidP="005E27ED">
      <w:pPr>
        <w:pStyle w:val="Heading2"/>
      </w:pPr>
      <w:bookmarkStart w:id="726" w:name="_Toc380828353"/>
      <w:r>
        <w:t>Paths and Case-sensitivity</w:t>
      </w:r>
      <w:bookmarkEnd w:id="726"/>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w:t>
      </w:r>
      <w:r>
        <w:lastRenderedPageBreak/>
        <w:t xml:space="preserve">therefore BASIC! – can not differentiate between names that differ only in case. </w:t>
      </w:r>
      <w:r w:rsidR="001F4026">
        <w:t xml:space="preserve">In your BASIC! </w:t>
      </w:r>
      <w:proofErr w:type="gramStart"/>
      <w:r w:rsidR="001F4026">
        <w:t>program</w:t>
      </w:r>
      <w:proofErr w:type="gramEnd"/>
      <w:r w:rsidR="001F4026">
        <w:t>, t</w:t>
      </w:r>
      <w:r>
        <w:t>he two paths "../../music/rain.mp3" and "</w:t>
      </w:r>
      <w:proofErr w:type="gramStart"/>
      <w:r>
        <w:t>..</w:t>
      </w:r>
      <w:proofErr w:type="gramEnd"/>
      <w:r>
        <w:t xml:space="preserve">/../MUSIC/Rain.MP3"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w:t>
      </w:r>
      <w:proofErr w:type="gramStart"/>
      <w:r>
        <w:t>program</w:t>
      </w:r>
      <w:proofErr w:type="gramEnd"/>
      <w:r>
        <w:t xml:space="preserve"> into </w:t>
      </w:r>
      <w:r w:rsidR="003364E7">
        <w:t>a sta</w:t>
      </w:r>
      <w:r>
        <w:t>nd-alone apk (see Appendix D). T</w:t>
      </w:r>
      <w:r w:rsidR="003364E7">
        <w:t>he file system inside the apk is case-sensitive. The paths "</w:t>
      </w:r>
      <w:proofErr w:type="gramStart"/>
      <w:r w:rsidR="003364E7">
        <w:t>..</w:t>
      </w:r>
      <w:proofErr w:type="gramEnd"/>
      <w:r w:rsidR="003364E7">
        <w:t>/../music/rain.mp3" and"</w:t>
      </w:r>
      <w:proofErr w:type="gramStart"/>
      <w:r w:rsidR="003364E7">
        <w:t>..</w:t>
      </w:r>
      <w:proofErr w:type="gramEnd"/>
      <w:r w:rsidR="003364E7">
        <w:t>/../MUSIC/Rain.MP3"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727" w:name="_Toc380828354"/>
      <w:r>
        <w:t>File.</w:t>
      </w:r>
      <w:r w:rsidR="000B4495">
        <w:t>d</w:t>
      </w:r>
      <w:r>
        <w:t xml:space="preserve">elete </w:t>
      </w:r>
      <w:r w:rsidR="00792AD4">
        <w:t>&lt;lvar&gt;</w:t>
      </w:r>
      <w:r>
        <w:t>, &lt;</w:t>
      </w:r>
      <w:r w:rsidR="000B4495">
        <w:t>p</w:t>
      </w:r>
      <w:r>
        <w:t>ath_sexp&gt;</w:t>
      </w:r>
      <w:bookmarkEnd w:id="727"/>
      <w:r w:rsidR="000F0DAF">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0F0DAF">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728" w:name="_Toc380828355"/>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728"/>
      <w:r w:rsidR="000F0DAF">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0F0DAF">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729" w:name="_Toc380828356"/>
      <w:r>
        <w:t>File.</w:t>
      </w:r>
      <w:r w:rsidR="000B4495">
        <w:t>e</w:t>
      </w:r>
      <w:r>
        <w:t>xists &lt;</w:t>
      </w:r>
      <w:r w:rsidR="00BA0F9C">
        <w:t>l</w:t>
      </w:r>
      <w:r>
        <w:t>var&gt;, &lt;</w:t>
      </w:r>
      <w:r w:rsidR="000B4495">
        <w:t>p</w:t>
      </w:r>
      <w:r>
        <w:t>ath_sexp&gt;</w:t>
      </w:r>
      <w:bookmarkEnd w:id="729"/>
      <w:r w:rsidR="000F0DAF">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0F0DAF">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730" w:name="_Toc380828357"/>
      <w:r>
        <w:t>File.</w:t>
      </w:r>
      <w:r w:rsidR="000B4495">
        <w:t>m</w:t>
      </w:r>
      <w:r w:rsidR="002D4A72">
        <w:t>kdir</w:t>
      </w:r>
      <w:r w:rsidR="00C56F97">
        <w:t xml:space="preserve"> &lt;</w:t>
      </w:r>
      <w:r w:rsidR="000B4495">
        <w:t>p</w:t>
      </w:r>
      <w:r w:rsidR="00C56F97">
        <w:t>ath_sexp</w:t>
      </w:r>
      <w:r w:rsidR="00EF35E8">
        <w:t>&gt;</w:t>
      </w:r>
      <w:bookmarkEnd w:id="730"/>
      <w:r w:rsidR="000F0DAF">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0F0DAF">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proofErr w:type="gramStart"/>
      <w:r>
        <w:t>..</w:t>
      </w:r>
      <w:proofErr w:type="gramEnd"/>
      <w:r>
        <w:t>/</w:t>
      </w:r>
      <w:r w:rsidR="00D54788">
        <w:t>..</w:t>
      </w:r>
      <w:proofErr w:type="gramStart"/>
      <w:r w:rsidR="00D54788">
        <w:t>/</w:t>
      </w:r>
      <w:r>
        <w:t>icons</w:t>
      </w:r>
      <w:r w:rsidR="00F5651B">
        <w:t>"</w:t>
      </w:r>
      <w:r w:rsidR="007A3059">
        <w:t>.</w:t>
      </w:r>
      <w:proofErr w:type="gramEnd"/>
    </w:p>
    <w:p w:rsidR="002D4A72" w:rsidRDefault="00766F4F" w:rsidP="00EB1F62">
      <w:pPr>
        <w:pStyle w:val="Heading2"/>
      </w:pPr>
      <w:bookmarkStart w:id="731" w:name="_Toc380828358"/>
      <w:r>
        <w:lastRenderedPageBreak/>
        <w:t>File.</w:t>
      </w:r>
      <w:r w:rsidR="000B4495">
        <w:t>r</w:t>
      </w:r>
      <w:r w:rsidR="002D4A72">
        <w:t>ename</w:t>
      </w:r>
      <w:r w:rsidR="003F6561">
        <w:t xml:space="preserve"> &lt;</w:t>
      </w:r>
      <w:r w:rsidR="00CE1B26">
        <w:t>Old_Path_sexp&gt;, &lt;New_Path_sexp</w:t>
      </w:r>
      <w:r w:rsidR="000F725A">
        <w:t>&gt;</w:t>
      </w:r>
      <w:bookmarkEnd w:id="731"/>
      <w:r w:rsidR="000F0DAF">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0F0DAF">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proofErr w:type="gramStart"/>
      <w:r w:rsidR="00D54788">
        <w:t>..</w:t>
      </w:r>
      <w:proofErr w:type="gramEnd"/>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732" w:name="_Toc380828359"/>
      <w:r>
        <w:t>File.</w:t>
      </w:r>
      <w:r w:rsidR="000B4495">
        <w:t>r</w:t>
      </w:r>
      <w:r>
        <w:t>oot &lt;svar&gt;</w:t>
      </w:r>
      <w:bookmarkEnd w:id="732"/>
      <w:r w:rsidR="000F0DAF">
        <w:fldChar w:fldCharType="begin"/>
      </w:r>
      <w:r>
        <w:instrText xml:space="preserve"> XE "</w:instrText>
      </w:r>
      <w:r w:rsidRPr="00E91C83">
        <w:instrText>File.</w:instrText>
      </w:r>
      <w:r>
        <w:instrText>root &lt;</w:instrText>
      </w:r>
      <w:r w:rsidRPr="00E91C83">
        <w:instrText>svar&gt;</w:instrText>
      </w:r>
      <w:r>
        <w:instrText xml:space="preserve">" </w:instrText>
      </w:r>
      <w:r w:rsidR="000F0DAF">
        <w:fldChar w:fldCharType="end"/>
      </w:r>
    </w:p>
    <w:p w:rsidR="00385DE4" w:rsidRPr="00385DE4" w:rsidRDefault="00385DE4" w:rsidP="00385DE4">
      <w:proofErr w:type="gramStart"/>
      <w:r>
        <w:t>Retu</w:t>
      </w:r>
      <w:r w:rsidR="00DB1EB6">
        <w:t>r</w:t>
      </w:r>
      <w:r>
        <w:t xml:space="preserve">ns the canonical path from the file system root to </w:t>
      </w:r>
      <w:r w:rsidR="00F5651B">
        <w:t>"</w:t>
      </w:r>
      <w:r w:rsidR="000C0A8B">
        <w:t>&lt;pref base drive&gt;/</w:t>
      </w:r>
      <w:r>
        <w:t>rfo-basic/data</w:t>
      </w:r>
      <w:del w:id="733" w:author="msammartano" w:date="2014-03-17T11:31:00Z">
        <w:r w:rsidDel="00B55199">
          <w:delText>/</w:delText>
        </w:r>
      </w:del>
      <w:r w:rsidR="00F5651B">
        <w:t>"</w:t>
      </w:r>
      <w:ins w:id="734" w:author="msammartano" w:date="2014-03-17T11:31:00Z">
        <w:r w:rsidR="00B55199">
          <w:t>, the default data directory,</w:t>
        </w:r>
      </w:ins>
      <w:r>
        <w:t xml:space="preserve"> in &lt;svar&gt;.</w:t>
      </w:r>
      <w:proofErr w:type="gramEnd"/>
      <w:ins w:id="735" w:author="msammartano" w:date="2014-03-17T11:32:00Z">
        <w:r w:rsidR="00514A7D">
          <w:t xml:space="preserve"> </w:t>
        </w:r>
        <w:r w:rsidR="00B55199">
          <w:t xml:space="preserve">The &lt;pref_base_drive&gt; is expanded to the full absolute path from the file system root, </w:t>
        </w:r>
      </w:ins>
      <w:ins w:id="736" w:author="msammartano" w:date="2014-03-17T11:33:00Z">
        <w:r w:rsidR="00B55199">
          <w:t>"/".</w:t>
        </w:r>
      </w:ins>
    </w:p>
    <w:p w:rsidR="006A59CE" w:rsidRDefault="006A59CE" w:rsidP="00EB1F62">
      <w:pPr>
        <w:pStyle w:val="Heading2"/>
      </w:pPr>
      <w:bookmarkStart w:id="737" w:name="_Toc380828360"/>
      <w:r>
        <w:t>File.</w:t>
      </w:r>
      <w:r w:rsidR="000B4495">
        <w:t>s</w:t>
      </w:r>
      <w:r>
        <w:t>ize &lt;size_nvar&gt;, &lt;</w:t>
      </w:r>
      <w:r w:rsidR="000B4495">
        <w:t>p</w:t>
      </w:r>
      <w:r>
        <w:t>ath_sexp&gt;</w:t>
      </w:r>
      <w:bookmarkEnd w:id="737"/>
      <w:r w:rsidR="000F0DAF">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0F0DAF">
        <w:fldChar w:fldCharType="end"/>
      </w:r>
    </w:p>
    <w:p w:rsidR="006A59CE" w:rsidRDefault="006A59CE" w:rsidP="006A59CE">
      <w:r>
        <w:t>The size, in bytes, of the file at &lt;</w:t>
      </w:r>
      <w:r w:rsidR="000B4495">
        <w:t>p</w:t>
      </w:r>
      <w:r>
        <w:t>ath_sexp&gt; will be returned in &lt;size_nvar&gt;.</w:t>
      </w:r>
      <w:r w:rsidR="006D0694">
        <w:t xml:space="preserve"> </w:t>
      </w:r>
      <w:del w:id="738" w:author="msammartano" w:date="2014-03-17T17:47:00Z">
        <w:r w:rsidR="006D0694" w:rsidDel="0005099A">
          <w:delText xml:space="preserve"> </w:delText>
        </w:r>
      </w:del>
      <w:r w:rsidR="006D0694">
        <w:t>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rPr>
          <w:ins w:id="739" w:author="msammartano" w:date="2014-03-17T17:43:00Z"/>
        </w:rPr>
      </w:pPr>
      <w:bookmarkStart w:id="740" w:name="_Toc380828361"/>
      <w:ins w:id="741" w:author="msammartano" w:date="2014-03-17T17:43:00Z">
        <w:r>
          <w:t>File.type &lt;</w:t>
        </w:r>
      </w:ins>
      <w:ins w:id="742" w:author="msammartano" w:date="2014-03-17T17:44:00Z">
        <w:r>
          <w:t>type</w:t>
        </w:r>
      </w:ins>
      <w:ins w:id="743" w:author="msammartano" w:date="2014-03-17T17:43:00Z">
        <w:r>
          <w:t>_nvar&gt;, &lt;path_sexp&gt;</w:t>
        </w:r>
        <w:r w:rsidR="000F0DAF">
          <w:fldChar w:fldCharType="begin"/>
        </w:r>
        <w:r>
          <w:instrText xml:space="preserve"> XE "</w:instrText>
        </w:r>
        <w:r w:rsidRPr="00C82272">
          <w:instrText>File.</w:instrText>
        </w:r>
      </w:ins>
      <w:ins w:id="744" w:author="msammartano" w:date="2014-03-17T17:46:00Z">
        <w:r>
          <w:instrText>type</w:instrText>
        </w:r>
      </w:ins>
      <w:ins w:id="745" w:author="msammartano" w:date="2014-03-17T17:43:00Z">
        <w:r w:rsidRPr="00C82272">
          <w:instrText xml:space="preserve"> &lt;</w:instrText>
        </w:r>
      </w:ins>
      <w:ins w:id="746" w:author="msammartano" w:date="2014-03-17T17:46:00Z">
        <w:r>
          <w:instrText>type</w:instrText>
        </w:r>
      </w:ins>
      <w:ins w:id="747" w:author="msammartano" w:date="2014-03-17T17:43:00Z">
        <w:r w:rsidRPr="00C82272">
          <w:instrText>_nvar&gt;, &lt;</w:instrText>
        </w:r>
        <w:r>
          <w:instrText>p</w:instrText>
        </w:r>
        <w:r w:rsidRPr="00C82272">
          <w:instrText>ath_sexp&gt;</w:instrText>
        </w:r>
        <w:r>
          <w:instrText xml:space="preserve">" </w:instrText>
        </w:r>
        <w:r w:rsidR="000F0DAF">
          <w:fldChar w:fldCharType="end"/>
        </w:r>
      </w:ins>
    </w:p>
    <w:p w:rsidR="0005099A" w:rsidRDefault="0005099A" w:rsidP="0005099A">
      <w:pPr>
        <w:rPr>
          <w:ins w:id="748" w:author="msammartano" w:date="2014-03-17T18:23:00Z"/>
        </w:rPr>
      </w:pPr>
      <w:proofErr w:type="gramStart"/>
      <w:ins w:id="749" w:author="msammartano" w:date="2014-03-17T17:46:00Z">
        <w:r>
          <w:t>Returns a one-character type indica</w:t>
        </w:r>
      </w:ins>
      <w:ins w:id="750" w:author="msammartano" w:date="2014-03-17T18:23:00Z">
        <w:r w:rsidR="009107FC">
          <w:t>tor</w:t>
        </w:r>
      </w:ins>
      <w:ins w:id="751" w:author="msammartano" w:date="2014-03-17T17:46:00Z">
        <w:r>
          <w:t xml:space="preserve"> </w:t>
        </w:r>
      </w:ins>
      <w:ins w:id="752" w:author="msammartano" w:date="2014-03-17T17:47:00Z">
        <w:r>
          <w:t>in &lt;type_nvar&gt; for</w:t>
        </w:r>
      </w:ins>
      <w:ins w:id="753" w:author="msammartano" w:date="2014-03-17T17:43:00Z">
        <w:r>
          <w:t xml:space="preserve"> the file at &lt;path_sexp&gt;.</w:t>
        </w:r>
      </w:ins>
      <w:proofErr w:type="gramEnd"/>
      <w:ins w:id="754" w:author="msammartano" w:date="2014-03-17T18:22:00Z">
        <w:r w:rsidR="009107FC">
          <w:t xml:space="preserve"> The &lt;path_sexp&gt; is appended to the </w:t>
        </w:r>
      </w:ins>
      <w:ins w:id="755" w:author="msammartano" w:date="2014-03-17T17:43:00Z">
        <w:r>
          <w:t xml:space="preserve">default </w:t>
        </w:r>
      </w:ins>
      <w:ins w:id="756" w:author="msammartano" w:date="2014-03-17T18:23:00Z">
        <w:r w:rsidR="009107FC">
          <w:t xml:space="preserve">data </w:t>
        </w:r>
      </w:ins>
      <w:ins w:id="757" w:author="msammartano" w:date="2014-03-17T17:43:00Z">
        <w:r w:rsidR="009107FC">
          <w:t>path</w:t>
        </w:r>
      </w:ins>
      <w:ins w:id="758" w:author="msammartano" w:date="2014-03-17T18:23:00Z">
        <w:r w:rsidR="009107FC">
          <w:t xml:space="preserve">, </w:t>
        </w:r>
      </w:ins>
      <w:ins w:id="759" w:author="msammartano" w:date="2014-03-17T17:43:00Z">
        <w:r>
          <w:t>"&lt;pref base drive&gt;/rfo-basic/data/".</w:t>
        </w:r>
      </w:ins>
      <w:ins w:id="760" w:author="msammartano" w:date="2014-03-17T18:23:00Z">
        <w:r w:rsidR="009107FC">
          <w:t xml:space="preserve"> The type indicator values are:</w:t>
        </w:r>
      </w:ins>
    </w:p>
    <w:tbl>
      <w:tblPr>
        <w:tblStyle w:val="TableGrid"/>
        <w:tblW w:w="5999" w:type="dxa"/>
        <w:tblInd w:w="859" w:type="dxa"/>
        <w:tblLook w:val="04A0"/>
      </w:tblPr>
      <w:tblGrid>
        <w:gridCol w:w="1796"/>
        <w:gridCol w:w="4203"/>
      </w:tblGrid>
      <w:tr w:rsidR="009107FC" w:rsidRPr="002C2F6D" w:rsidTr="009107FC">
        <w:trPr>
          <w:ins w:id="761" w:author="msammartano" w:date="2014-03-17T18:23:00Z"/>
        </w:trPr>
        <w:tc>
          <w:tcPr>
            <w:tcW w:w="1796" w:type="dxa"/>
          </w:tcPr>
          <w:p w:rsidR="009107FC" w:rsidRPr="002C2F6D" w:rsidRDefault="009107FC" w:rsidP="00FC22BC">
            <w:pPr>
              <w:jc w:val="center"/>
              <w:rPr>
                <w:ins w:id="762" w:author="msammartano" w:date="2014-03-17T18:23:00Z"/>
                <w:b/>
              </w:rPr>
            </w:pPr>
            <w:ins w:id="763" w:author="msammartano" w:date="2014-03-17T18:24:00Z">
              <w:r>
                <w:rPr>
                  <w:b/>
                </w:rPr>
                <w:t>Indicator:</w:t>
              </w:r>
            </w:ins>
          </w:p>
        </w:tc>
        <w:tc>
          <w:tcPr>
            <w:tcW w:w="4203" w:type="dxa"/>
          </w:tcPr>
          <w:p w:rsidR="009107FC" w:rsidRPr="002C2F6D" w:rsidRDefault="009107FC" w:rsidP="00FC22BC">
            <w:pPr>
              <w:jc w:val="center"/>
              <w:rPr>
                <w:ins w:id="764" w:author="msammartano" w:date="2014-03-17T18:23:00Z"/>
                <w:b/>
              </w:rPr>
            </w:pPr>
            <w:ins w:id="765" w:author="msammartano" w:date="2014-03-17T18:24:00Z">
              <w:r>
                <w:rPr>
                  <w:b/>
                </w:rPr>
                <w:t>Meaning</w:t>
              </w:r>
            </w:ins>
            <w:ins w:id="766" w:author="msammartano" w:date="2014-03-17T18:23:00Z">
              <w:r>
                <w:rPr>
                  <w:b/>
                </w:rPr>
                <w:t>:</w:t>
              </w:r>
            </w:ins>
          </w:p>
        </w:tc>
      </w:tr>
      <w:tr w:rsidR="009107FC" w:rsidRPr="005B3879" w:rsidTr="009107FC">
        <w:trPr>
          <w:ins w:id="767" w:author="msammartano" w:date="2014-03-17T18:23:00Z"/>
        </w:trPr>
        <w:tc>
          <w:tcPr>
            <w:tcW w:w="1796" w:type="dxa"/>
          </w:tcPr>
          <w:p w:rsidR="009107FC" w:rsidRPr="005B3879" w:rsidRDefault="009107FC" w:rsidP="009107FC">
            <w:pPr>
              <w:jc w:val="center"/>
              <w:rPr>
                <w:ins w:id="768" w:author="msammartano" w:date="2014-03-17T18:23:00Z"/>
              </w:rPr>
            </w:pPr>
            <w:ins w:id="769" w:author="msammartano" w:date="2014-03-17T18:24:00Z">
              <w:r w:rsidRPr="005B3879">
                <w:t>"</w:t>
              </w:r>
            </w:ins>
            <w:ins w:id="770" w:author="msammartano" w:date="2014-03-17T18:27:00Z">
              <w:r w:rsidRPr="005B3879">
                <w:t>d</w:t>
              </w:r>
            </w:ins>
            <w:ins w:id="771" w:author="msammartano" w:date="2014-03-17T18:24:00Z">
              <w:r w:rsidRPr="005B3879">
                <w:t>"</w:t>
              </w:r>
            </w:ins>
          </w:p>
        </w:tc>
        <w:tc>
          <w:tcPr>
            <w:tcW w:w="4203" w:type="dxa"/>
          </w:tcPr>
          <w:p w:rsidR="009107FC" w:rsidRPr="005B3879" w:rsidRDefault="009107FC" w:rsidP="009107FC">
            <w:pPr>
              <w:jc w:val="center"/>
              <w:rPr>
                <w:ins w:id="772" w:author="msammartano" w:date="2014-03-17T18:23:00Z"/>
              </w:rPr>
            </w:pPr>
            <w:ins w:id="773" w:author="msammartano" w:date="2014-03-17T18:28:00Z">
              <w:r w:rsidRPr="005B3879">
                <w:t xml:space="preserve">"directory" – </w:t>
              </w:r>
            </w:ins>
            <w:ins w:id="774" w:author="msammartano" w:date="2014-03-17T18:26:00Z">
              <w:r w:rsidRPr="005B3879">
                <w:t xml:space="preserve">path names a </w:t>
              </w:r>
            </w:ins>
            <w:ins w:id="775" w:author="msammartano" w:date="2014-03-17T18:27:00Z">
              <w:r w:rsidRPr="005B3879">
                <w:t>directory</w:t>
              </w:r>
            </w:ins>
          </w:p>
        </w:tc>
      </w:tr>
      <w:tr w:rsidR="009107FC" w:rsidRPr="005B3879" w:rsidTr="009107FC">
        <w:trPr>
          <w:ins w:id="776" w:author="msammartano" w:date="2014-03-17T18:27:00Z"/>
        </w:trPr>
        <w:tc>
          <w:tcPr>
            <w:tcW w:w="1796" w:type="dxa"/>
          </w:tcPr>
          <w:p w:rsidR="009107FC" w:rsidRPr="005B3879" w:rsidRDefault="009107FC" w:rsidP="00FC22BC">
            <w:pPr>
              <w:jc w:val="center"/>
              <w:rPr>
                <w:ins w:id="777" w:author="msammartano" w:date="2014-03-17T18:27:00Z"/>
              </w:rPr>
            </w:pPr>
            <w:ins w:id="778" w:author="msammartano" w:date="2014-03-17T18:27:00Z">
              <w:r w:rsidRPr="005B3879">
                <w:t>"f"</w:t>
              </w:r>
            </w:ins>
          </w:p>
        </w:tc>
        <w:tc>
          <w:tcPr>
            <w:tcW w:w="4203" w:type="dxa"/>
          </w:tcPr>
          <w:p w:rsidR="009107FC" w:rsidRPr="005B3879" w:rsidRDefault="009107FC" w:rsidP="009107FC">
            <w:pPr>
              <w:jc w:val="center"/>
              <w:rPr>
                <w:ins w:id="779" w:author="msammartano" w:date="2014-03-17T18:27:00Z"/>
              </w:rPr>
            </w:pPr>
            <w:ins w:id="780" w:author="msammartano" w:date="2014-03-17T18:28:00Z">
              <w:r w:rsidRPr="005B3879">
                <w:t>"file" – path names a regular file</w:t>
              </w:r>
            </w:ins>
          </w:p>
        </w:tc>
      </w:tr>
      <w:tr w:rsidR="009107FC" w:rsidRPr="005B3879" w:rsidTr="009107FC">
        <w:trPr>
          <w:ins w:id="781" w:author="msammartano" w:date="2014-03-17T18:27:00Z"/>
        </w:trPr>
        <w:tc>
          <w:tcPr>
            <w:tcW w:w="1796" w:type="dxa"/>
          </w:tcPr>
          <w:p w:rsidR="009107FC" w:rsidRPr="005B3879" w:rsidRDefault="009107FC" w:rsidP="00FC22BC">
            <w:pPr>
              <w:jc w:val="center"/>
              <w:rPr>
                <w:ins w:id="782" w:author="msammartano" w:date="2014-03-17T18:27:00Z"/>
              </w:rPr>
            </w:pPr>
            <w:ins w:id="783" w:author="msammartano" w:date="2014-03-17T18:27:00Z">
              <w:r w:rsidRPr="005B3879">
                <w:t>"o"</w:t>
              </w:r>
            </w:ins>
          </w:p>
        </w:tc>
        <w:tc>
          <w:tcPr>
            <w:tcW w:w="4203" w:type="dxa"/>
          </w:tcPr>
          <w:p w:rsidR="009107FC" w:rsidRPr="005B3879" w:rsidRDefault="009107FC" w:rsidP="009107FC">
            <w:pPr>
              <w:jc w:val="center"/>
              <w:rPr>
                <w:ins w:id="784" w:author="msammartano" w:date="2014-03-17T18:27:00Z"/>
              </w:rPr>
            </w:pPr>
            <w:ins w:id="785" w:author="msammartano" w:date="2014-03-17T18:28:00Z">
              <w:r w:rsidRPr="005B3879">
                <w:t>"other" – path names a special file</w:t>
              </w:r>
            </w:ins>
          </w:p>
        </w:tc>
      </w:tr>
      <w:tr w:rsidR="009107FC" w:rsidRPr="005B3879" w:rsidTr="009107FC">
        <w:trPr>
          <w:ins w:id="786" w:author="msammartano" w:date="2014-03-17T18:23:00Z"/>
        </w:trPr>
        <w:tc>
          <w:tcPr>
            <w:tcW w:w="1796" w:type="dxa"/>
          </w:tcPr>
          <w:p w:rsidR="009107FC" w:rsidRPr="005B3879" w:rsidRDefault="009107FC" w:rsidP="00FC22BC">
            <w:pPr>
              <w:jc w:val="center"/>
              <w:rPr>
                <w:ins w:id="787" w:author="msammartano" w:date="2014-03-17T18:23:00Z"/>
              </w:rPr>
            </w:pPr>
            <w:ins w:id="788" w:author="msammartano" w:date="2014-03-17T18:29:00Z">
              <w:r w:rsidRPr="005B3879">
                <w:t>"x"</w:t>
              </w:r>
            </w:ins>
          </w:p>
        </w:tc>
        <w:tc>
          <w:tcPr>
            <w:tcW w:w="4203" w:type="dxa"/>
          </w:tcPr>
          <w:p w:rsidR="009107FC" w:rsidRPr="005B3879" w:rsidRDefault="009107FC" w:rsidP="00FC22BC">
            <w:pPr>
              <w:jc w:val="center"/>
              <w:rPr>
                <w:ins w:id="789" w:author="msammartano" w:date="2014-03-17T18:23:00Z"/>
              </w:rPr>
            </w:pPr>
            <w:ins w:id="790" w:author="msammartano" w:date="2014-03-17T18:29:00Z">
              <w:r w:rsidRPr="005B3879">
                <w:t>file does not exist</w:t>
              </w:r>
            </w:ins>
          </w:p>
        </w:tc>
      </w:tr>
    </w:tbl>
    <w:p w:rsidR="002D4A72" w:rsidRDefault="002D4A72" w:rsidP="00E33967">
      <w:pPr>
        <w:pStyle w:val="Heading1"/>
      </w:pPr>
      <w:r>
        <w:t>Text File I/O</w:t>
      </w:r>
      <w:bookmarkEnd w:id="740"/>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791" w:name="_Toc380828362"/>
      <w:r>
        <w:lastRenderedPageBreak/>
        <w:t>Text.open</w:t>
      </w:r>
      <w:r w:rsidR="000F6104">
        <w:t xml:space="preserve"> {r|w|a}, &lt;</w:t>
      </w:r>
      <w:r w:rsidR="000B4495">
        <w:t>f</w:t>
      </w:r>
      <w:r w:rsidR="000F6104">
        <w:t>ile_table</w:t>
      </w:r>
      <w:r w:rsidR="00CD065B">
        <w:t>_nvar&gt;, &lt;</w:t>
      </w:r>
      <w:r w:rsidR="000B4495">
        <w:t>p</w:t>
      </w:r>
      <w:r w:rsidR="00CD065B">
        <w:t>ath_sexp&gt;</w:t>
      </w:r>
      <w:bookmarkEnd w:id="791"/>
      <w:r w:rsidR="000F0DAF">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0F0DAF">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 xml:space="preserve">w = Write from the start of the file. </w:t>
      </w:r>
      <w:proofErr w:type="gramStart"/>
      <w:r>
        <w:t>Writes over any existing data in the file.</w:t>
      </w:r>
      <w:proofErr w:type="gramEnd"/>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proofErr w:type="gramStart"/>
      <w:r w:rsidR="00AC545C">
        <w:t>p</w:t>
      </w:r>
      <w:r w:rsidR="009B47A8">
        <w:t>rogrammer</w:t>
      </w:r>
      <w:proofErr w:type="gramEnd"/>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792" w:name="_Toc380828363"/>
      <w:r>
        <w:t>Text.close &lt;</w:t>
      </w:r>
      <w:r w:rsidR="000B4495">
        <w:t>f</w:t>
      </w:r>
      <w:r>
        <w:t>ile_table_nvar&gt;</w:t>
      </w:r>
      <w:bookmarkEnd w:id="792"/>
      <w:r w:rsidR="000F0DAF">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0F0DAF">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793" w:name="_Toc380828364"/>
      <w:r>
        <w:t>Text.readln</w:t>
      </w:r>
      <w:r w:rsidR="000F6104">
        <w:t xml:space="preserve"> &lt;</w:t>
      </w:r>
      <w:r w:rsidR="000B4495">
        <w:t>f</w:t>
      </w:r>
      <w:r w:rsidR="000F6104">
        <w:t>ile_table_nvar&gt;, &lt;</w:t>
      </w:r>
      <w:r w:rsidR="000B4495">
        <w:t>l</w:t>
      </w:r>
      <w:r w:rsidR="000F6104">
        <w:t>ine_svar&gt;</w:t>
      </w:r>
      <w:bookmarkEnd w:id="793"/>
      <w:r w:rsidR="000F0DAF">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0F0DAF">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794" w:name="_Toc380828365"/>
      <w:r>
        <w:lastRenderedPageBreak/>
        <w:t>Text.writeln</w:t>
      </w:r>
      <w:r w:rsidR="00B54F18">
        <w:t xml:space="preserve"> &lt;</w:t>
      </w:r>
      <w:r w:rsidR="000B4495">
        <w:t>f</w:t>
      </w:r>
      <w:r w:rsidR="00B54F18">
        <w:t>ile_table_nexp</w:t>
      </w:r>
      <w:r w:rsidR="005656C1">
        <w:t>&gt;, &lt;</w:t>
      </w:r>
      <w:r w:rsidR="00B54F18">
        <w:t>parms same as print</w:t>
      </w:r>
      <w:r w:rsidR="005656C1">
        <w:t>&gt;</w:t>
      </w:r>
      <w:bookmarkEnd w:id="794"/>
      <w:r w:rsidR="000F0DAF">
        <w:fldChar w:fldCharType="begin"/>
      </w:r>
      <w:r w:rsidR="004A0E75">
        <w:instrText xml:space="preserve"> XE "</w:instrText>
      </w:r>
      <w:r w:rsidR="004A0E75" w:rsidRPr="00CC52D3">
        <w:instrText>Text.writeln &lt;</w:instrText>
      </w:r>
      <w:r w:rsidR="000B4495">
        <w:instrText>f</w:instrText>
      </w:r>
      <w:r w:rsidR="004A0E75" w:rsidRPr="00CC52D3">
        <w:instrText>ile_table_nexp&gt;, &lt;parms same as print&gt;</w:instrText>
      </w:r>
      <w:r w:rsidR="004A0E75">
        <w:instrText xml:space="preserve">" </w:instrText>
      </w:r>
      <w:r w:rsidR="000F0DAF">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3219BC" w:rsidRDefault="003219BC" w:rsidP="005656C1">
      <w:r w:rsidRPr="003219BC">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795" w:name="_Toc380828366"/>
      <w:proofErr w:type="gramStart"/>
      <w:r>
        <w:t>Text.position.get  &lt;</w:t>
      </w:r>
      <w:proofErr w:type="gramEnd"/>
      <w:r w:rsidR="000B4495">
        <w:t>f</w:t>
      </w:r>
      <w:r>
        <w:t>ile_table_</w:t>
      </w:r>
      <w:r w:rsidR="00AC56F2">
        <w:t>nvar&gt;, &lt;position_nvar&gt;</w:t>
      </w:r>
      <w:bookmarkEnd w:id="795"/>
      <w:r w:rsidR="000F0DAF">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0F0DAF">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796" w:name="_Toc380828367"/>
      <w:r>
        <w:t>Text.position.set &lt;</w:t>
      </w:r>
      <w:r w:rsidR="000B4495">
        <w:t>f</w:t>
      </w:r>
      <w:r>
        <w:t>ile_table_nvar&gt;, &lt;position_nexp&gt;</w:t>
      </w:r>
      <w:bookmarkEnd w:id="796"/>
      <w:r w:rsidR="000F0DAF">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0F0DAF">
        <w:fldChar w:fldCharType="end"/>
      </w:r>
    </w:p>
    <w:p w:rsidR="00AC56F2" w:rsidRDefault="00AC56F2" w:rsidP="00AC56F2">
      <w:proofErr w:type="gramStart"/>
      <w:r>
        <w:t>Sets the position of the next line to read.</w:t>
      </w:r>
      <w:proofErr w:type="gramEnd"/>
      <w:r>
        <w:t xml:space="preserve">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797" w:name="_Toc380828368"/>
      <w:r>
        <w:t>GrabURL &lt;result_svar&gt;,</w:t>
      </w:r>
      <w:r w:rsidR="00EA6E3B">
        <w:t xml:space="preserve"> </w:t>
      </w:r>
      <w:r>
        <w:t>&lt;url_sexp</w:t>
      </w:r>
      <w:proofErr w:type="gramStart"/>
      <w:r>
        <w:t>&gt;</w:t>
      </w:r>
      <w:r w:rsidR="00042FF1">
        <w:t>{</w:t>
      </w:r>
      <w:proofErr w:type="gramEnd"/>
      <w:r w:rsidR="00042FF1">
        <w:t>, &lt;timeout_nexp&gt;</w:t>
      </w:r>
      <w:r w:rsidR="00042FF1" w:rsidRPr="00042FF1">
        <w:t>}</w:t>
      </w:r>
      <w:bookmarkEnd w:id="797"/>
      <w:r w:rsidR="000F0DAF">
        <w:fldChar w:fldCharType="begin"/>
      </w:r>
      <w:r w:rsidR="00042FF1">
        <w:instrText xml:space="preserve"> XE "</w:instrText>
      </w:r>
      <w:r w:rsidR="00042FF1" w:rsidRPr="00B044FE">
        <w:instrText>GrabURL &lt;result_svar&gt;, &lt;url_sexp&gt;{, &lt;timeout_nexp&gt;}</w:instrText>
      </w:r>
      <w:r w:rsidR="00042FF1">
        <w:instrText xml:space="preserve">" </w:instrText>
      </w:r>
      <w:r w:rsidR="000F0DAF">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798" w:name="_Toc380828369"/>
      <w:r>
        <w:lastRenderedPageBreak/>
        <w:t>GrabFile &lt;result_svar&gt;,</w:t>
      </w:r>
      <w:r w:rsidR="00EA6E3B">
        <w:t xml:space="preserve"> </w:t>
      </w:r>
      <w:r>
        <w:t>&lt;path_sexp</w:t>
      </w:r>
      <w:proofErr w:type="gramStart"/>
      <w:r>
        <w:t>&gt;</w:t>
      </w:r>
      <w:r w:rsidR="004815F0">
        <w:t>{</w:t>
      </w:r>
      <w:proofErr w:type="gramEnd"/>
      <w:r w:rsidR="004815F0">
        <w:t>, &lt;</w:t>
      </w:r>
      <w:r w:rsidR="000B4495">
        <w:t>u</w:t>
      </w:r>
      <w:r w:rsidR="004815F0">
        <w:t>nicode_flag_lexp&gt;</w:t>
      </w:r>
      <w:r w:rsidR="004815F0" w:rsidRPr="004815F0">
        <w:t>}</w:t>
      </w:r>
      <w:bookmarkEnd w:id="798"/>
      <w:r w:rsidR="000F0DAF">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0F0DAF">
        <w:fldChar w:fldCharType="end"/>
      </w:r>
    </w:p>
    <w:p w:rsidR="00753F23" w:rsidRPr="008F6B1A" w:rsidRDefault="004815F0" w:rsidP="004815F0">
      <w:r>
        <w:t xml:space="preserve">The entire contents of the file at &lt;path_sexp&gt; will be copied to the &lt;result_svar&gt; string. By default, GrabFile assumes that the file contains binary bytes or ASCII characters. </w:t>
      </w:r>
      <w:proofErr w:type="gramStart"/>
      <w:r>
        <w:t>If the optional &lt;</w:t>
      </w:r>
      <w:r w:rsidR="000B4495">
        <w:t>u</w:t>
      </w:r>
      <w:r>
        <w:t>nicode_flag_lexp&gt; evaluates to true (a non-zero numeric value), GrabFile can read Unicode text.</w:t>
      </w:r>
      <w:proofErr w:type="gramEnd"/>
      <w:r>
        <w:t xml:space="preserve">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799" w:name="_Toc380828370"/>
      <w:r>
        <w:t>Byte File I/O</w:t>
      </w:r>
      <w:bookmarkEnd w:id="799"/>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800" w:name="_Toc380828371"/>
      <w:r>
        <w:t>Byte.open</w:t>
      </w:r>
      <w:r w:rsidR="00163607">
        <w:t xml:space="preserve"> {r|w</w:t>
      </w:r>
      <w:r w:rsidR="005F7072">
        <w:t>|a</w:t>
      </w:r>
      <w:r w:rsidR="00163607">
        <w:t>}, &lt;</w:t>
      </w:r>
      <w:r w:rsidR="000B4495">
        <w:t>f</w:t>
      </w:r>
      <w:r w:rsidR="00163607">
        <w:t>ile_table_nvar&gt;, &lt;</w:t>
      </w:r>
      <w:r w:rsidR="000B4495">
        <w:t>p</w:t>
      </w:r>
      <w:r w:rsidR="00163607">
        <w:t>ath_sexp&gt;</w:t>
      </w:r>
      <w:bookmarkEnd w:id="800"/>
      <w:r w:rsidR="000F0DAF">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0F0DAF">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 xml:space="preserve">w = Write from the start of the file. </w:t>
      </w:r>
      <w:proofErr w:type="gramStart"/>
      <w:r>
        <w:t>Writes over any existing data in the file.</w:t>
      </w:r>
      <w:proofErr w:type="gramEnd"/>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w:t>
      </w:r>
      <w:r w:rsidR="000B4495">
        <w:t>f</w:t>
      </w:r>
      <w:r>
        <w:t xml:space="preserve">ile_table_nvar&gt; will be set to -1. The BASIC! </w:t>
      </w:r>
      <w:proofErr w:type="gramStart"/>
      <w:r>
        <w:t>programmer</w:t>
      </w:r>
      <w:proofErr w:type="gramEnd"/>
      <w:r>
        <w:t xml:space="preserve">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801" w:name="_Toc380828372"/>
      <w:r>
        <w:t>Byte.close &lt;</w:t>
      </w:r>
      <w:r w:rsidR="000B4495">
        <w:t>f</w:t>
      </w:r>
      <w:r>
        <w:t>ile_table_nvar&gt;</w:t>
      </w:r>
      <w:bookmarkEnd w:id="801"/>
      <w:r w:rsidR="000F0DAF">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0F0DAF">
        <w:fldChar w:fldCharType="end"/>
      </w:r>
    </w:p>
    <w:p w:rsidR="00AC545C" w:rsidRDefault="00AC545C" w:rsidP="00AC545C">
      <w:proofErr w:type="gramStart"/>
      <w:r>
        <w:t>Closes the previously opened file.</w:t>
      </w:r>
      <w:proofErr w:type="gramEnd"/>
    </w:p>
    <w:p w:rsidR="009B47A8" w:rsidRDefault="002D4A72" w:rsidP="00EB1F62">
      <w:pPr>
        <w:pStyle w:val="Heading2"/>
      </w:pPr>
      <w:bookmarkStart w:id="802" w:name="_Toc380828373"/>
      <w:r>
        <w:lastRenderedPageBreak/>
        <w:t>Byte.read</w:t>
      </w:r>
      <w:r w:rsidR="007B5830">
        <w:t>.byte</w:t>
      </w:r>
      <w:r w:rsidR="00277FF8">
        <w:t xml:space="preserve"> </w:t>
      </w:r>
      <w:r w:rsidR="00163607">
        <w:t>&lt;</w:t>
      </w:r>
      <w:r w:rsidR="000B4495">
        <w:t>f</w:t>
      </w:r>
      <w:r w:rsidR="00163607">
        <w:t>ile_table_nvar&gt;, &lt;byte_nvar&gt;</w:t>
      </w:r>
      <w:bookmarkEnd w:id="802"/>
      <w:r w:rsidR="000F0DAF">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0F0DAF">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803" w:name="_Toc380828374"/>
      <w:r>
        <w:t>Byte.write</w:t>
      </w:r>
      <w:r w:rsidR="007B5830">
        <w:t>.byte</w:t>
      </w:r>
      <w:r w:rsidR="00C130D2">
        <w:t xml:space="preserve"> &lt;</w:t>
      </w:r>
      <w:r w:rsidR="000B4495">
        <w:t>f</w:t>
      </w:r>
      <w:r w:rsidR="00C130D2">
        <w:t>ile_table_nvar&gt;, &lt;byte_nexp</w:t>
      </w:r>
      <w:r w:rsidR="009001DD">
        <w:t>&gt;|&lt;sexp&gt;</w:t>
      </w:r>
      <w:bookmarkEnd w:id="803"/>
      <w:r w:rsidR="000F0DAF">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0F0DAF">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804" w:name="_Toc380828375"/>
      <w:r>
        <w:t>Byte.read.buffer &lt;</w:t>
      </w:r>
      <w:r w:rsidR="000B4495">
        <w:t>f</w:t>
      </w:r>
      <w:r>
        <w:t>ile_table_nvar&gt;, &lt;count_nexp&gt;, &lt;buffer_svar&gt;</w:t>
      </w:r>
      <w:bookmarkEnd w:id="804"/>
      <w:r w:rsidR="000F0DAF">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0F0DAF">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proofErr w:type="gramStart"/>
      <w:r w:rsidR="001D70BF">
        <w:t>len(</w:t>
      </w:r>
      <w:proofErr w:type="gramEnd"/>
      <w:r w:rsidR="00892BDE" w:rsidRPr="00892BDE">
        <w:t>&lt;buffer_svar&gt;</w:t>
      </w:r>
      <w:r w:rsidR="003D72CE">
        <w:t>)</w:t>
      </w:r>
      <w:r w:rsidR="001D70BF">
        <w:t xml:space="preserve"> will be zero.</w:t>
      </w:r>
    </w:p>
    <w:p w:rsidR="001D70BF" w:rsidRDefault="001D70BF" w:rsidP="00EB1F62">
      <w:pPr>
        <w:pStyle w:val="Heading2"/>
      </w:pPr>
      <w:bookmarkStart w:id="805" w:name="_Toc380828376"/>
      <w:r>
        <w:t>Byte.write.buffer &lt;</w:t>
      </w:r>
      <w:r w:rsidR="000B4495">
        <w:t>f</w:t>
      </w:r>
      <w:r>
        <w:t>ile_table_nvar&gt;, &lt;sexp&gt;</w:t>
      </w:r>
      <w:bookmarkEnd w:id="805"/>
      <w:r w:rsidR="000F0DAF">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0F0DAF">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806" w:name="_Toc380828377"/>
      <w:proofErr w:type="gramStart"/>
      <w:r>
        <w:t>Byte.position.get  &lt;</w:t>
      </w:r>
      <w:proofErr w:type="gramEnd"/>
      <w:r w:rsidR="000B4495">
        <w:t>f</w:t>
      </w:r>
      <w:r>
        <w:t>ile_table_nvar&gt;, &lt;position_</w:t>
      </w:r>
      <w:r w:rsidR="008333B7">
        <w:t>nvar</w:t>
      </w:r>
      <w:r>
        <w:t>&gt;</w:t>
      </w:r>
      <w:bookmarkEnd w:id="806"/>
      <w:r w:rsidR="000F0DAF">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0F0DAF">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807" w:name="_Toc380828378"/>
      <w:r>
        <w:lastRenderedPageBreak/>
        <w:t>Byte.position.set &lt;</w:t>
      </w:r>
      <w:r w:rsidR="000B4495">
        <w:t>f</w:t>
      </w:r>
      <w:r>
        <w:t>ile_table_nvar&gt;, &lt;position_nexp&gt;</w:t>
      </w:r>
      <w:bookmarkEnd w:id="807"/>
      <w:r w:rsidR="000F0DAF">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0F0DAF">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808" w:name="_Toc380828379"/>
      <w:r>
        <w:t>Byte.copy &lt;</w:t>
      </w:r>
      <w:r w:rsidR="000B4495">
        <w:t>f</w:t>
      </w:r>
      <w:r>
        <w:t>ile_table_nvar&gt;</w:t>
      </w:r>
      <w:proofErr w:type="gramStart"/>
      <w:r>
        <w:t>,&lt;</w:t>
      </w:r>
      <w:proofErr w:type="gramEnd"/>
      <w:r>
        <w:t>output_file_svar&gt;</w:t>
      </w:r>
      <w:bookmarkEnd w:id="808"/>
      <w:r w:rsidR="000F0DAF">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0F0DAF">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809" w:name="_Toc380828380"/>
      <w:r>
        <w:t>HTML</w:t>
      </w:r>
      <w:bookmarkEnd w:id="809"/>
    </w:p>
    <w:p w:rsidR="00470A5E" w:rsidRDefault="00470A5E" w:rsidP="00EB1F62">
      <w:pPr>
        <w:pStyle w:val="Heading2"/>
      </w:pPr>
      <w:bookmarkStart w:id="810" w:name="_Toc380828381"/>
      <w:r>
        <w:t>Introduction</w:t>
      </w:r>
      <w:bookmarkEnd w:id="810"/>
    </w:p>
    <w:p w:rsidR="00372F11" w:rsidRDefault="00470A5E" w:rsidP="00470A5E">
      <w:r>
        <w:t xml:space="preserve">The BASIC! HTML package is designed to allow the BASIC! </w:t>
      </w:r>
      <w:proofErr w:type="gramStart"/>
      <w:r>
        <w:t>programmer</w:t>
      </w:r>
      <w:proofErr w:type="gramEnd"/>
      <w:r>
        <w:t xml:space="preserve"> to create user interfaces using HTML and JavaScript. The interface provides for interaction between the HTML engine and BASIC</w:t>
      </w:r>
      <w:proofErr w:type="gramStart"/>
      <w:r>
        <w:t>!</w:t>
      </w:r>
      <w:r w:rsidR="00714DB8">
        <w:t>.</w:t>
      </w:r>
      <w:proofErr w:type="gramEnd"/>
      <w:r>
        <w:t xml:space="preserve"> The HTML programmer can use JavaScript to send messages to BASIC</w:t>
      </w:r>
      <w:proofErr w:type="gramStart"/>
      <w:r>
        <w:t>!.</w:t>
      </w:r>
      <w:proofErr w:type="gramEnd"/>
      <w:r>
        <w:t xml:space="preserve">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proofErr w:type="gramStart"/>
      <w:r w:rsidR="007F0DB6">
        <w:t xml:space="preserve">HTML  </w:t>
      </w:r>
      <w:r w:rsidR="00F465F4">
        <w:t>demo</w:t>
      </w:r>
      <w:proofErr w:type="gramEnd"/>
      <w:r w:rsidR="00F465F4">
        <w:t xml:space="preserve">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w:t>
      </w:r>
      <w:proofErr w:type="gramStart"/>
      <w:r w:rsidR="00094AFB">
        <w:t>apk</w:t>
      </w:r>
      <w:proofErr w:type="gramEnd"/>
      <w:r w:rsidR="00094AFB">
        <w:t xml:space="preserve">.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811" w:name="_Toc380828382"/>
      <w:r>
        <w:t>Commands</w:t>
      </w:r>
      <w:bookmarkEnd w:id="811"/>
    </w:p>
    <w:p w:rsidR="0054670D" w:rsidRDefault="0054670D" w:rsidP="005F4916">
      <w:pPr>
        <w:pStyle w:val="Heading3"/>
      </w:pPr>
      <w:bookmarkStart w:id="812" w:name="_Toc380828383"/>
      <w:r>
        <w:t>Html.open</w:t>
      </w:r>
      <w:r w:rsidR="00D4463D">
        <w:t xml:space="preserve"> {&lt;</w:t>
      </w:r>
      <w:r w:rsidR="000B4495">
        <w:t>s</w:t>
      </w:r>
      <w:r w:rsidR="00D4463D">
        <w:t>how_status_bar_nexp&gt;}</w:t>
      </w:r>
      <w:bookmarkEnd w:id="812"/>
      <w:r w:rsidR="000F0DAF">
        <w:fldChar w:fldCharType="begin"/>
      </w:r>
      <w:r w:rsidR="0029334D">
        <w:instrText xml:space="preserve"> XE "</w:instrText>
      </w:r>
      <w:r w:rsidR="0029334D" w:rsidRPr="00504D4C">
        <w:instrText>Html.open {&lt;</w:instrText>
      </w:r>
      <w:r w:rsidR="000B4495">
        <w:instrText>s</w:instrText>
      </w:r>
      <w:r w:rsidR="0029334D" w:rsidRPr="00504D4C">
        <w:instrText>how_status_bar_nexp&gt;}</w:instrText>
      </w:r>
      <w:r w:rsidR="0029334D">
        <w:instrText xml:space="preserve">" </w:instrText>
      </w:r>
      <w:r w:rsidR="000F0DAF">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lastRenderedPageBreak/>
        <w:t xml:space="preserve">Executing a second HTML.OPEN before executing HTML.CLOSE </w:t>
      </w:r>
      <w:r w:rsidR="00313FAE">
        <w:t>will generate</w:t>
      </w:r>
      <w:r>
        <w:t xml:space="preserve"> a run</w:t>
      </w:r>
      <w:r w:rsidR="00313FAE">
        <w:t>-</w:t>
      </w:r>
      <w:r>
        <w:t>time error.</w:t>
      </w:r>
    </w:p>
    <w:p w:rsidR="004E1D15" w:rsidRDefault="004E1D15" w:rsidP="005F4916">
      <w:pPr>
        <w:pStyle w:val="Heading3"/>
      </w:pPr>
      <w:bookmarkStart w:id="813" w:name="_Toc380828384"/>
      <w:r>
        <w:t>Html.load.url &lt;file_sexp&gt;</w:t>
      </w:r>
      <w:bookmarkEnd w:id="813"/>
      <w:r w:rsidR="000F0DAF">
        <w:fldChar w:fldCharType="begin"/>
      </w:r>
      <w:r w:rsidR="00630E6F">
        <w:instrText xml:space="preserve"> XE "</w:instrText>
      </w:r>
      <w:r w:rsidR="00630E6F" w:rsidRPr="009D518C">
        <w:instrText>Html.load.url &lt;file_sexp&gt;</w:instrText>
      </w:r>
      <w:r w:rsidR="00630E6F">
        <w:instrText xml:space="preserve">" </w:instrText>
      </w:r>
      <w:r w:rsidR="000F0DAF">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proofErr w:type="gramStart"/>
      <w:r>
        <w:t>will</w:t>
      </w:r>
      <w:proofErr w:type="gramEnd"/>
      <w:r>
        <w:t xml:space="preserve"> load and display the BASIC! </w:t>
      </w:r>
      <w:proofErr w:type="gramStart"/>
      <w:r>
        <w:t>home</w:t>
      </w:r>
      <w:proofErr w:type="gramEnd"/>
      <w:r>
        <w:t xml:space="preserv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proofErr w:type="gramStart"/>
      <w:r>
        <w:t>will</w:t>
      </w:r>
      <w:proofErr w:type="gramEnd"/>
      <w:r>
        <w:t xml:space="preserve"> load and display the html file "htmlDemo1.html" residing in BASIC!'</w:t>
      </w:r>
      <w:proofErr w:type="gramStart"/>
      <w:r>
        <w:t>s</w:t>
      </w:r>
      <w:proofErr w:type="gramEnd"/>
      <w:r>
        <w:t xml:space="preserve">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w:t>
      </w:r>
      <w:proofErr w:type="gramStart"/>
      <w:r>
        <w:t>output</w:t>
      </w:r>
      <w:proofErr w:type="gramEnd"/>
      <w:r>
        <w:t xml:space="preserve">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tapped</w:t>
      </w:r>
      <w:proofErr w:type="gramStart"/>
      <w:r w:rsidR="00C16B63">
        <w:t xml:space="preserve">,  </w:t>
      </w:r>
      <w:r w:rsidR="00094AFB">
        <w:t>it</w:t>
      </w:r>
      <w:proofErr w:type="gramEnd"/>
      <w:r w:rsidR="00094AFB">
        <w:t xml:space="preserve"> will be up</w:t>
      </w:r>
      <w:r w:rsidR="00C16B63">
        <w:t xml:space="preserve"> to</w:t>
      </w:r>
      <w:r w:rsidR="00094AFB">
        <w:t xml:space="preserve"> the BASIC! </w:t>
      </w:r>
      <w:proofErr w:type="gramStart"/>
      <w:r w:rsidR="00094AFB">
        <w:t>programmer</w:t>
      </w:r>
      <w:proofErr w:type="gramEnd"/>
      <w:r w:rsidR="00094AFB">
        <w:t xml:space="preserve"> to decide what to do.</w:t>
      </w:r>
    </w:p>
    <w:p w:rsidR="004E1D15" w:rsidRDefault="009F6EC7" w:rsidP="005F4916">
      <w:pPr>
        <w:pStyle w:val="Heading3"/>
      </w:pPr>
      <w:bookmarkStart w:id="814" w:name="_Toc380828385"/>
      <w:r>
        <w:t>H</w:t>
      </w:r>
      <w:r w:rsidR="000A44ED">
        <w:t>tml.load.string &lt;html_sexp&gt;</w:t>
      </w:r>
      <w:bookmarkEnd w:id="814"/>
      <w:r w:rsidR="000F0DAF">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0F0DAF">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w:t>
      </w:r>
      <w:proofErr w:type="gramStart"/>
      <w:r w:rsidR="000C0A8B">
        <w:t>pref</w:t>
      </w:r>
      <w:proofErr w:type="gramEnd"/>
      <w:r w:rsidR="000C0A8B">
        <w:t xml:space="preserve"> base drive&gt;/</w:t>
      </w:r>
      <w:r>
        <w:t>rfo-basic/data/</w:t>
      </w:r>
    </w:p>
    <w:p w:rsidR="00E268A7" w:rsidRDefault="009F6EC7" w:rsidP="005F4916">
      <w:pPr>
        <w:pStyle w:val="Heading3"/>
      </w:pPr>
      <w:bookmarkStart w:id="815" w:name="_Toc380828386"/>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815"/>
      <w:r w:rsidR="000F0DAF">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0F0DAF">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w:t>
      </w:r>
      <w:proofErr w:type="gramStart"/>
      <w:r w:rsidR="00E268A7">
        <w:t>url</w:t>
      </w:r>
      <w:proofErr w:type="gramEnd"/>
      <w:r w:rsidR="00E268A7">
        <w:t xml:space="preserve">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816" w:name="_Toc380828387"/>
      <w:r>
        <w:t>Html.get.datalink &lt;data_svar&gt;</w:t>
      </w:r>
      <w:bookmarkEnd w:id="816"/>
      <w:r w:rsidR="000F0DAF">
        <w:fldChar w:fldCharType="begin"/>
      </w:r>
      <w:r w:rsidR="00630E6F">
        <w:instrText xml:space="preserve"> XE "</w:instrText>
      </w:r>
      <w:r w:rsidR="00630E6F" w:rsidRPr="009D518C">
        <w:instrText>Html.get.datalink &lt;data_svar&gt;</w:instrText>
      </w:r>
      <w:r w:rsidR="00630E6F">
        <w:instrText xml:space="preserve">" </w:instrText>
      </w:r>
      <w:r w:rsidR="000F0DAF">
        <w:fldChar w:fldCharType="end"/>
      </w:r>
    </w:p>
    <w:p w:rsidR="000B1ADA" w:rsidRDefault="000B1ADA" w:rsidP="000B1ADA">
      <w:r>
        <w:t xml:space="preserve">A datalink provides a method for sending a message from an HTML program to the BASIC! </w:t>
      </w:r>
      <w:proofErr w:type="gramStart"/>
      <w:r>
        <w:t>programmer</w:t>
      </w:r>
      <w:proofErr w:type="gramEnd"/>
      <w:r>
        <w:t xml:space="preserve">.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proofErr w:type="gramStart"/>
      <w:r>
        <w:lastRenderedPageBreak/>
        <w:t>d</w:t>
      </w:r>
      <w:r w:rsidRPr="00217871">
        <w:t>o</w:t>
      </w:r>
      <w:proofErr w:type="gramEnd"/>
    </w:p>
    <w:p w:rsidR="00217871" w:rsidRPr="00217871" w:rsidRDefault="009F6EC7" w:rsidP="009F6EC7">
      <w:pPr>
        <w:pStyle w:val="Codeexample"/>
      </w:pPr>
      <w:r>
        <w:t xml:space="preserve">  </w:t>
      </w:r>
      <w:proofErr w:type="gramStart"/>
      <w:r w:rsidR="00217871">
        <w:t>h</w:t>
      </w:r>
      <w:r w:rsidR="00217871" w:rsidRPr="00217871">
        <w:t>tml.get.datalink</w:t>
      </w:r>
      <w:proofErr w:type="gramEnd"/>
      <w:r w:rsidR="00217871" w:rsidRPr="00217871">
        <w:t xml:space="preserve">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w:t>
      </w:r>
      <w:proofErr w:type="gramStart"/>
      <w:r>
        <w:t>programmer</w:t>
      </w:r>
      <w:proofErr w:type="gramEnd"/>
      <w:r>
        <w:t xml:space="preserve">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 xml:space="preserve">to </w:t>
      </w:r>
      <w:proofErr w:type="gramStart"/>
      <w:r>
        <w:t>url</w:t>
      </w:r>
      <w:proofErr w:type="gramEnd"/>
      <w:r>
        <w:t xml:space="preserve"> is returned.</w:t>
      </w:r>
      <w:r w:rsidR="00615599">
        <w:t xml:space="preserve"> The transfer to the new </w:t>
      </w:r>
      <w:proofErr w:type="gramStart"/>
      <w:r w:rsidR="00615599">
        <w:t>url</w:t>
      </w:r>
      <w:proofErr w:type="gramEnd"/>
      <w:r w:rsidR="00615599">
        <w:t xml:space="preserve"> has not been done. </w:t>
      </w:r>
      <w:r w:rsidR="00D64840">
        <w:t xml:space="preserve">The BASIC! </w:t>
      </w:r>
      <w:proofErr w:type="gramStart"/>
      <w:r w:rsidR="00D64840">
        <w:t>programmer</w:t>
      </w:r>
      <w:proofErr w:type="gramEnd"/>
      <w:r w:rsidR="00D64840">
        <w:t xml:space="preserve">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w:t>
      </w:r>
      <w:proofErr w:type="gramStart"/>
      <w:r>
        <w:t>output</w:t>
      </w:r>
      <w:proofErr w:type="gramEnd"/>
      <w:r>
        <w:t xml:space="preserve">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w:t>
      </w:r>
      <w:proofErr w:type="gramStart"/>
      <w:r w:rsidR="006D1DC1">
        <w:t>The</w:t>
      </w:r>
      <w:proofErr w:type="gramEnd"/>
      <w:r w:rsidR="006D1DC1">
        <w:t xml:space="preserve"> form name/value pairs are returned. </w:t>
      </w:r>
    </w:p>
    <w:p w:rsidR="00FE50F1" w:rsidRDefault="00FE50F1" w:rsidP="0001590A">
      <w:pPr>
        <w:ind w:left="720"/>
      </w:pPr>
      <w:r w:rsidRPr="00094AFB">
        <w:rPr>
          <w:b/>
        </w:rPr>
        <w:t>DNL:</w:t>
      </w:r>
      <w:r>
        <w:t xml:space="preserve"> The user has clicked a link that requires a download. The download </w:t>
      </w:r>
      <w:proofErr w:type="gramStart"/>
      <w:r>
        <w:t>url</w:t>
      </w:r>
      <w:proofErr w:type="gramEnd"/>
      <w:r>
        <w:t xml:space="preserve"> is supplied. It is up to the BASIC! </w:t>
      </w:r>
      <w:proofErr w:type="gramStart"/>
      <w:r>
        <w:t>programmer</w:t>
      </w:r>
      <w:proofErr w:type="gramEnd"/>
      <w:r>
        <w:t xml:space="preserve"> to do the download.</w:t>
      </w:r>
    </w:p>
    <w:p w:rsidR="00217871" w:rsidRDefault="006D1DC1" w:rsidP="0001590A">
      <w:pPr>
        <w:ind w:left="720"/>
      </w:pPr>
      <w:r w:rsidRPr="00094AFB">
        <w:rPr>
          <w:b/>
        </w:rPr>
        <w:t>DAT:</w:t>
      </w:r>
      <w:r>
        <w:t xml:space="preserve"> The user has performed some action that has caused some JavaScript code to send data to BASIC! </w:t>
      </w:r>
      <w:proofErr w:type="gramStart"/>
      <w:r>
        <w:t>by</w:t>
      </w:r>
      <w:proofErr w:type="gramEnd"/>
      <w:r>
        <w:t xml:space="preserve">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w:t>
      </w:r>
      <w:proofErr w:type="gramStart"/>
      <w:r w:rsidRPr="006D1DC1">
        <w:t>function</w:t>
      </w:r>
      <w:proofErr w:type="gramEnd"/>
      <w:r w:rsidRPr="006D1DC1">
        <w:t xml:space="preserve"> doDataLink(data) {</w:t>
      </w:r>
    </w:p>
    <w:p w:rsidR="006D1DC1" w:rsidRPr="006D1DC1" w:rsidRDefault="006D1DC1" w:rsidP="0001590A">
      <w:pPr>
        <w:pStyle w:val="Codeexample"/>
        <w:ind w:left="720"/>
      </w:pPr>
      <w:r w:rsidRPr="006D1DC1">
        <w:t xml:space="preserve">        </w:t>
      </w:r>
      <w:proofErr w:type="gramStart"/>
      <w:r w:rsidRPr="006D1DC1">
        <w:t>Android.dataLink(</w:t>
      </w:r>
      <w:proofErr w:type="gramEnd"/>
      <w:r w:rsidRPr="006D1DC1">
        <w:t>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817" w:name="_Toc380828388"/>
      <w:r>
        <w:t>Html.go.back</w:t>
      </w:r>
      <w:bookmarkEnd w:id="817"/>
      <w:r w:rsidR="000F0DAF">
        <w:fldChar w:fldCharType="begin"/>
      </w:r>
      <w:r w:rsidR="00630E6F">
        <w:instrText xml:space="preserve"> XE "</w:instrText>
      </w:r>
      <w:r w:rsidR="00630E6F" w:rsidRPr="009D518C">
        <w:instrText>Html.go.back</w:instrText>
      </w:r>
      <w:r w:rsidR="00630E6F">
        <w:instrText xml:space="preserve">" </w:instrText>
      </w:r>
      <w:r w:rsidR="000F0DAF">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818" w:name="_Toc380828389"/>
      <w:r>
        <w:t>Html.go.forward</w:t>
      </w:r>
      <w:bookmarkEnd w:id="818"/>
      <w:r w:rsidR="000F0DAF">
        <w:fldChar w:fldCharType="begin"/>
      </w:r>
      <w:r w:rsidR="00630E6F">
        <w:instrText xml:space="preserve"> XE "</w:instrText>
      </w:r>
      <w:r w:rsidR="00630E6F" w:rsidRPr="009D518C">
        <w:instrText>Html.go.forward</w:instrText>
      </w:r>
      <w:r w:rsidR="00630E6F">
        <w:instrText xml:space="preserve">" </w:instrText>
      </w:r>
      <w:r w:rsidR="000F0DAF">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819" w:name="_Toc380828390"/>
      <w:r>
        <w:t>Html.close</w:t>
      </w:r>
      <w:bookmarkEnd w:id="819"/>
      <w:r w:rsidR="000F0DAF">
        <w:fldChar w:fldCharType="begin"/>
      </w:r>
      <w:r w:rsidR="00630E6F">
        <w:instrText xml:space="preserve"> XE "</w:instrText>
      </w:r>
      <w:r w:rsidR="00630E6F" w:rsidRPr="009D518C">
        <w:instrText>Html.close</w:instrText>
      </w:r>
      <w:r w:rsidR="00630E6F">
        <w:instrText xml:space="preserve">" </w:instrText>
      </w:r>
      <w:r w:rsidR="000F0DAF">
        <w:fldChar w:fldCharType="end"/>
      </w:r>
    </w:p>
    <w:p w:rsidR="00F05454" w:rsidRDefault="00F05454" w:rsidP="00F05454">
      <w:proofErr w:type="gramStart"/>
      <w:r>
        <w:t xml:space="preserve">Closes the </w:t>
      </w:r>
      <w:r w:rsidR="007F0DB6">
        <w:t xml:space="preserve">HTML </w:t>
      </w:r>
      <w:r>
        <w:t>engine and display.</w:t>
      </w:r>
      <w:proofErr w:type="gramEnd"/>
    </w:p>
    <w:p w:rsidR="00B45901" w:rsidRDefault="00B45901" w:rsidP="005F4916">
      <w:pPr>
        <w:pStyle w:val="Heading3"/>
      </w:pPr>
      <w:bookmarkStart w:id="820" w:name="_Toc380828391"/>
      <w:r>
        <w:lastRenderedPageBreak/>
        <w:t>Html.clear.cache</w:t>
      </w:r>
      <w:bookmarkEnd w:id="820"/>
      <w:r w:rsidR="000F0DAF">
        <w:fldChar w:fldCharType="begin"/>
      </w:r>
      <w:r>
        <w:instrText xml:space="preserve"> XE "</w:instrText>
      </w:r>
      <w:r w:rsidRPr="0047443B">
        <w:instrText>Html.clear.cache</w:instrText>
      </w:r>
      <w:r>
        <w:instrText xml:space="preserve">" </w:instrText>
      </w:r>
      <w:r w:rsidR="000F0DAF">
        <w:fldChar w:fldCharType="end"/>
      </w:r>
    </w:p>
    <w:p w:rsidR="00B45901" w:rsidRDefault="00B45901" w:rsidP="00B45901">
      <w:proofErr w:type="gramStart"/>
      <w:r>
        <w:t>Clears the HTML cache.</w:t>
      </w:r>
      <w:proofErr w:type="gramEnd"/>
    </w:p>
    <w:p w:rsidR="00B45901" w:rsidRDefault="00B45901" w:rsidP="005F4916">
      <w:pPr>
        <w:pStyle w:val="Heading3"/>
      </w:pPr>
      <w:bookmarkStart w:id="821" w:name="_Toc380828392"/>
      <w:r>
        <w:t>H</w:t>
      </w:r>
      <w:r w:rsidR="00E95C98">
        <w:t>tml</w:t>
      </w:r>
      <w:r>
        <w:t>.clear.history</w:t>
      </w:r>
      <w:bookmarkEnd w:id="821"/>
      <w:r w:rsidR="000F0DAF">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0F0DAF">
        <w:fldChar w:fldCharType="end"/>
      </w:r>
    </w:p>
    <w:p w:rsidR="00B45901" w:rsidRPr="00B45901" w:rsidRDefault="00B45901" w:rsidP="00B45901">
      <w:proofErr w:type="gramStart"/>
      <w:r>
        <w:t>Clears the HTML history.</w:t>
      </w:r>
      <w:proofErr w:type="gramEnd"/>
    </w:p>
    <w:p w:rsidR="008952BE" w:rsidRDefault="00D663E0" w:rsidP="00E33967">
      <w:pPr>
        <w:pStyle w:val="Heading1"/>
      </w:pPr>
      <w:bookmarkStart w:id="822" w:name="_Toc380828393"/>
      <w:r>
        <w:t>TCP</w:t>
      </w:r>
      <w:r w:rsidR="008952BE">
        <w:t>/IP Sockets</w:t>
      </w:r>
      <w:bookmarkEnd w:id="822"/>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w:t>
      </w:r>
      <w:proofErr w:type="gramStart"/>
      <w:r>
        <w:t>have</w:t>
      </w:r>
      <w:proofErr w:type="gramEnd"/>
      <w:r>
        <w:t xml:space="preser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erver can be set up in BASIC</w:t>
      </w:r>
      <w:proofErr w:type="gramStart"/>
      <w:r w:rsidR="001B1B38">
        <w:t>!;</w:t>
      </w:r>
      <w:proofErr w:type="gramEnd"/>
      <w:r w:rsidR="001B1B38">
        <w:t xml:space="preserve">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8"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 xml:space="preserve">Note: The specified IPs </w:t>
      </w:r>
      <w:proofErr w:type="gramStart"/>
      <w:r>
        <w:t>do</w:t>
      </w:r>
      <w:proofErr w:type="gramEnd"/>
      <w:r>
        <w:t xml:space="preserve">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823" w:name="_Toc380828394"/>
      <w:r>
        <w:lastRenderedPageBreak/>
        <w:t xml:space="preserve">TCP/IP </w:t>
      </w:r>
      <w:r w:rsidR="00D65DA8">
        <w:t xml:space="preserve">Client </w:t>
      </w:r>
      <w:r>
        <w:t>Socket Commands</w:t>
      </w:r>
      <w:bookmarkEnd w:id="823"/>
    </w:p>
    <w:p w:rsidR="00DD1527" w:rsidRDefault="00DD1527" w:rsidP="005F4916">
      <w:pPr>
        <w:pStyle w:val="Heading3"/>
      </w:pPr>
      <w:bookmarkStart w:id="824" w:name="_Toc380828395"/>
      <w:r>
        <w:t>Socket.client.</w:t>
      </w:r>
      <w:r w:rsidR="000A117C">
        <w:t>connect</w:t>
      </w:r>
      <w:r>
        <w:t xml:space="preserve"> </w:t>
      </w:r>
      <w:r w:rsidR="00F11606">
        <w:t>&lt;server_ip_sexp&gt;,</w:t>
      </w:r>
      <w:r>
        <w:t xml:space="preserve"> &lt;port_nexp&gt;</w:t>
      </w:r>
      <w:bookmarkEnd w:id="824"/>
      <w:r w:rsidR="000F0DAF">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0F0DAF">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w:t>
      </w:r>
      <w:proofErr w:type="gramStart"/>
      <w:r w:rsidR="00FB64D6">
        <w:t xml:space="preserve">command </w:t>
      </w:r>
      <w:r w:rsidR="00F11606">
        <w:t>will</w:t>
      </w:r>
      <w:proofErr w:type="gramEnd"/>
      <w:r w:rsidR="00F11606">
        <w:t xml:space="preserve"> </w:t>
      </w:r>
      <w:r w:rsidR="008731B4">
        <w:t>time out after a couple of minutes.</w:t>
      </w:r>
    </w:p>
    <w:p w:rsidR="000C029E" w:rsidRDefault="000C029E" w:rsidP="005F4916">
      <w:pPr>
        <w:pStyle w:val="Heading3"/>
      </w:pPr>
    </w:p>
    <w:p w:rsidR="00B81B2B" w:rsidRDefault="00B81B2B" w:rsidP="005F4916">
      <w:pPr>
        <w:pStyle w:val="Heading3"/>
      </w:pPr>
      <w:bookmarkStart w:id="825" w:name="_Toc380828396"/>
      <w:r>
        <w:t>Socket.client.status &lt;status_nvar&gt;</w:t>
      </w:r>
      <w:bookmarkEnd w:id="825"/>
      <w:r w:rsidR="000F0DAF">
        <w:fldChar w:fldCharType="begin"/>
      </w:r>
      <w:r w:rsidR="000C029E">
        <w:instrText xml:space="preserve"> XE "</w:instrText>
      </w:r>
      <w:r w:rsidR="000C029E" w:rsidRPr="008B0BB5">
        <w:instrText>Socket.client.status &lt;status_nvar&gt;</w:instrText>
      </w:r>
      <w:r w:rsidR="000C029E">
        <w:instrText xml:space="preserve">" </w:instrText>
      </w:r>
      <w:r w:rsidR="000F0DAF">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5F4916">
      <w:pPr>
        <w:pStyle w:val="Heading3"/>
      </w:pPr>
      <w:bookmarkStart w:id="826" w:name="_Toc380828397"/>
      <w:r>
        <w:t>S</w:t>
      </w:r>
      <w:r w:rsidR="00CB062B">
        <w:t>ocket.client.server.ip &lt;svar&gt;</w:t>
      </w:r>
      <w:bookmarkEnd w:id="826"/>
      <w:r w:rsidR="000F0DAF">
        <w:fldChar w:fldCharType="begin"/>
      </w:r>
      <w:r w:rsidR="00D3745D">
        <w:instrText xml:space="preserve"> XE "</w:instrText>
      </w:r>
      <w:r w:rsidR="00D3745D" w:rsidRPr="00AE0089">
        <w:instrText>Socket.client.server.ip &lt;svar&gt;</w:instrText>
      </w:r>
      <w:r w:rsidR="00D3745D">
        <w:instrText xml:space="preserve">" </w:instrText>
      </w:r>
      <w:r w:rsidR="000F0DAF">
        <w:fldChar w:fldCharType="end"/>
      </w:r>
    </w:p>
    <w:p w:rsidR="00CB062B" w:rsidRDefault="00CB062B" w:rsidP="00CB062B">
      <w:r>
        <w:t xml:space="preserve">Returns the IP of the server that this client is connected to in the string </w:t>
      </w:r>
      <w:proofErr w:type="gramStart"/>
      <w:r>
        <w:t>variable .</w:t>
      </w:r>
      <w:proofErr w:type="gramEnd"/>
    </w:p>
    <w:p w:rsidR="00BA7506" w:rsidRDefault="00BA7506" w:rsidP="005F4916">
      <w:pPr>
        <w:pStyle w:val="Heading3"/>
      </w:pPr>
      <w:bookmarkStart w:id="827" w:name="_Toc380828398"/>
      <w:r>
        <w:t>Socket.client.read.line &lt;line_svar&gt;</w:t>
      </w:r>
      <w:bookmarkEnd w:id="827"/>
      <w:r w:rsidR="000F0DAF">
        <w:fldChar w:fldCharType="begin"/>
      </w:r>
      <w:r>
        <w:instrText xml:space="preserve"> XE "</w:instrText>
      </w:r>
      <w:r w:rsidRPr="00CE2B5E">
        <w:instrText>Socket.client.read.line &lt;line_svar&gt;</w:instrText>
      </w:r>
      <w:r>
        <w:instrText xml:space="preserve">" </w:instrText>
      </w:r>
      <w:r w:rsidR="000F0DAF">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828" w:name="_Toc380828399"/>
      <w:r>
        <w:t>Socket.client.read.ready &lt;nvar&gt;</w:t>
      </w:r>
      <w:bookmarkEnd w:id="828"/>
      <w:r w:rsidR="000F0DAF">
        <w:fldChar w:fldCharType="begin"/>
      </w:r>
      <w:r w:rsidR="00D663E0">
        <w:instrText xml:space="preserve"> XE "</w:instrText>
      </w:r>
      <w:r w:rsidR="00D663E0" w:rsidRPr="00CE2B5E">
        <w:instrText>Socket.client.read.ready &lt;nvar&gt;</w:instrText>
      </w:r>
      <w:r w:rsidR="00D663E0">
        <w:instrText xml:space="preserve">" </w:instrText>
      </w:r>
      <w:r w:rsidR="000F0DAF">
        <w:fldChar w:fldCharType="end"/>
      </w:r>
    </w:p>
    <w:p w:rsidR="00D2574E" w:rsidRDefault="00D65DA8" w:rsidP="00BA7506">
      <w:proofErr w:type="gramStart"/>
      <w:r>
        <w:t>If the previously created C</w:t>
      </w:r>
      <w:r w:rsidR="00D2574E">
        <w:t xml:space="preserve">lient socket has </w:t>
      </w:r>
      <w:r w:rsidR="00A1543D">
        <w:t xml:space="preserve">not </w:t>
      </w:r>
      <w:r w:rsidR="00D2574E">
        <w:t>received a line for reading by socket.client.read.line then &lt;nvar&gt; will be returne</w:t>
      </w:r>
      <w:r>
        <w:t>d as zero.</w:t>
      </w:r>
      <w:proofErr w:type="gramEnd"/>
      <w:r>
        <w:t xml:space="preserve">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829" w:name="_Toc380828400"/>
      <w:proofErr w:type="gramStart"/>
      <w:r>
        <w:t>Socket.client.read.file  &lt;</w:t>
      </w:r>
      <w:proofErr w:type="gramEnd"/>
      <w:r>
        <w:t>fw_nexp&gt;</w:t>
      </w:r>
      <w:bookmarkEnd w:id="829"/>
      <w:r w:rsidR="000F0DAF">
        <w:fldChar w:fldCharType="begin"/>
      </w:r>
      <w:r w:rsidR="006B69F2">
        <w:instrText xml:space="preserve"> XE "</w:instrText>
      </w:r>
      <w:r w:rsidR="006B69F2" w:rsidRPr="00CD07F1">
        <w:instrText>Socket.client.read.file  &lt;fw_nexp&gt;</w:instrText>
      </w:r>
      <w:r w:rsidR="006B69F2">
        <w:instrText xml:space="preserve">" </w:instrText>
      </w:r>
      <w:r w:rsidR="000F0DAF">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830" w:name="_Toc380828401"/>
      <w:r>
        <w:t>Socket.client.write.line &lt;line_sexp&gt;</w:t>
      </w:r>
      <w:bookmarkEnd w:id="830"/>
      <w:r w:rsidR="000F0DAF">
        <w:fldChar w:fldCharType="begin"/>
      </w:r>
      <w:r w:rsidR="00D663E0">
        <w:instrText xml:space="preserve"> XE "</w:instrText>
      </w:r>
      <w:r w:rsidR="00D663E0" w:rsidRPr="00CE2B5E">
        <w:instrText>Socket.client.write.line &lt;line_sexp&gt;</w:instrText>
      </w:r>
      <w:r w:rsidR="00D663E0">
        <w:instrText xml:space="preserve">" </w:instrText>
      </w:r>
      <w:r w:rsidR="000F0DAF">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831" w:name="_Toc380828402"/>
      <w:r>
        <w:lastRenderedPageBreak/>
        <w:t>Socket.client.write.bytes &lt;sexp&gt;</w:t>
      </w:r>
      <w:bookmarkEnd w:id="831"/>
      <w:r w:rsidR="000F0DAF">
        <w:fldChar w:fldCharType="begin"/>
      </w:r>
      <w:r>
        <w:instrText xml:space="preserve"> XE "</w:instrText>
      </w:r>
      <w:r w:rsidRPr="00BE03AC">
        <w:instrText>Socket.client.write.bytes &lt;sexp&gt;</w:instrText>
      </w:r>
      <w:r>
        <w:instrText xml:space="preserve">" </w:instrText>
      </w:r>
      <w:r w:rsidR="000F0DAF">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proofErr w:type="gramStart"/>
      <w:r w:rsidR="006630C6">
        <w:t xml:space="preserve">, </w:t>
      </w:r>
      <w:r w:rsidR="00B4434A">
        <w:t xml:space="preserve"> to</w:t>
      </w:r>
      <w:proofErr w:type="gramEnd"/>
      <w:r w:rsidR="00B4434A">
        <w:t xml:space="preserve"> the previously connected Server as UTF-8 characters.  No end</w:t>
      </w:r>
      <w:r w:rsidR="00526911">
        <w:t>-</w:t>
      </w:r>
      <w:r w:rsidR="00B4434A">
        <w:t>of</w:t>
      </w:r>
      <w:r w:rsidR="00526911">
        <w:t>-</w:t>
      </w:r>
      <w:r w:rsidR="00B4434A">
        <w:t>line characters will be added by BASIC</w:t>
      </w:r>
      <w:proofErr w:type="gramStart"/>
      <w:r w:rsidR="00B4434A">
        <w:t>!.</w:t>
      </w:r>
      <w:proofErr w:type="gramEnd"/>
      <w:r w:rsidR="00B4434A">
        <w:t xml:space="preserve">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832" w:name="_Toc380828403"/>
      <w:proofErr w:type="gramStart"/>
      <w:r>
        <w:t>Socket.client.write.file  &lt;</w:t>
      </w:r>
      <w:proofErr w:type="gramEnd"/>
      <w:r>
        <w:t>fr_nexp&gt;</w:t>
      </w:r>
      <w:bookmarkEnd w:id="832"/>
      <w:r w:rsidR="000F0DAF">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0F0DAF">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w:t>
      </w:r>
      <w:proofErr w:type="gramStart"/>
      <w:r>
        <w:t>fr</w:t>
      </w:r>
      <w:proofErr w:type="gramEnd"/>
      <w:r>
        <w:t xml:space="preserve">, </w:t>
      </w:r>
      <w:r w:rsidR="00F5651B">
        <w:t>"</w:t>
      </w:r>
      <w:r>
        <w:t>image.jpg</w:t>
      </w:r>
      <w:r w:rsidR="00F5651B">
        <w:t>"</w:t>
      </w:r>
    </w:p>
    <w:p w:rsidR="005F7072" w:rsidRDefault="005F7072" w:rsidP="007B2223">
      <w:pPr>
        <w:pStyle w:val="Codeexample"/>
      </w:pPr>
      <w:r>
        <w:t>Socket.</w:t>
      </w:r>
      <w:r w:rsidR="00BE7189">
        <w:t>client</w:t>
      </w:r>
      <w:r>
        <w:t xml:space="preserve">.write.file </w:t>
      </w:r>
      <w:proofErr w:type="gramStart"/>
      <w:r>
        <w:t>fr</w:t>
      </w:r>
      <w:proofErr w:type="gramEnd"/>
    </w:p>
    <w:p w:rsidR="005F7072" w:rsidRPr="00A42D88" w:rsidRDefault="005F7072" w:rsidP="007B2223">
      <w:pPr>
        <w:pStyle w:val="Codeexample"/>
      </w:pPr>
      <w:r>
        <w:t xml:space="preserve">Byte.close </w:t>
      </w:r>
      <w:proofErr w:type="gramStart"/>
      <w:r>
        <w:t>fr</w:t>
      </w:r>
      <w:proofErr w:type="gramEnd"/>
    </w:p>
    <w:p w:rsidR="00CB062B" w:rsidRDefault="00D51188" w:rsidP="005F4916">
      <w:pPr>
        <w:pStyle w:val="Heading3"/>
      </w:pPr>
      <w:bookmarkStart w:id="833" w:name="_Toc380828404"/>
      <w:r>
        <w:t>S</w:t>
      </w:r>
      <w:r w:rsidR="00CB062B">
        <w:t>ocket.client.close</w:t>
      </w:r>
      <w:bookmarkEnd w:id="833"/>
      <w:r w:rsidR="000F0DAF">
        <w:fldChar w:fldCharType="begin"/>
      </w:r>
      <w:r w:rsidR="00F70FB7">
        <w:instrText xml:space="preserve"> XE "</w:instrText>
      </w:r>
      <w:r w:rsidR="00F70FB7" w:rsidRPr="0076276C">
        <w:instrText>Socket.client.close</w:instrText>
      </w:r>
      <w:r w:rsidR="00F70FB7">
        <w:instrText xml:space="preserve">" </w:instrText>
      </w:r>
      <w:r w:rsidR="000F0DAF">
        <w:fldChar w:fldCharType="end"/>
      </w:r>
    </w:p>
    <w:p w:rsidR="00CB062B" w:rsidRDefault="00CB062B" w:rsidP="00CB062B">
      <w:proofErr w:type="gramStart"/>
      <w:r>
        <w:t>Closes an open client side connection.</w:t>
      </w:r>
      <w:proofErr w:type="gramEnd"/>
    </w:p>
    <w:p w:rsidR="00A42D88" w:rsidRDefault="00A42D88" w:rsidP="00EB1F62">
      <w:pPr>
        <w:pStyle w:val="Heading2"/>
      </w:pPr>
      <w:bookmarkStart w:id="834" w:name="_Toc380828405"/>
      <w:r>
        <w:t>TCP/IP Server Socket Commands</w:t>
      </w:r>
      <w:bookmarkEnd w:id="834"/>
    </w:p>
    <w:p w:rsidR="0037623F" w:rsidRDefault="0037623F" w:rsidP="005F4916">
      <w:pPr>
        <w:pStyle w:val="Heading3"/>
      </w:pPr>
      <w:bookmarkStart w:id="835" w:name="_Toc380828406"/>
      <w:proofErr w:type="gramStart"/>
      <w:r>
        <w:t>Socket.myip  &lt;</w:t>
      </w:r>
      <w:proofErr w:type="gramEnd"/>
      <w:r>
        <w:t>svar&gt;</w:t>
      </w:r>
      <w:bookmarkEnd w:id="835"/>
      <w:r w:rsidR="000F0DAF">
        <w:fldChar w:fldCharType="begin"/>
      </w:r>
      <w:r>
        <w:instrText xml:space="preserve"> XE "</w:instrText>
      </w:r>
      <w:r w:rsidRPr="00CE2B5E">
        <w:instrText>Socket.myip  &lt;svar&gt;</w:instrText>
      </w:r>
      <w:r>
        <w:instrText xml:space="preserve">" </w:instrText>
      </w:r>
      <w:r w:rsidR="000F0DAF">
        <w:fldChar w:fldCharType="end"/>
      </w:r>
    </w:p>
    <w:p w:rsidR="0037623F" w:rsidRDefault="0037623F" w:rsidP="0037623F">
      <w:proofErr w:type="gramStart"/>
      <w:r>
        <w:t>Returns the IP of the device in &lt;svar&gt;.</w:t>
      </w:r>
      <w:proofErr w:type="gramEnd"/>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9" w:history="1">
        <w:r>
          <w:rPr>
            <w:rStyle w:val="Hyperlink"/>
          </w:rPr>
          <w:t>http://automation.whatismyip.com/n09230945.asp</w:t>
        </w:r>
      </w:hyperlink>
      <w:r w:rsidR="00F5651B">
        <w:t>"</w:t>
      </w:r>
    </w:p>
    <w:p w:rsidR="006B7DC7" w:rsidRDefault="006B7DC7" w:rsidP="005F4916">
      <w:pPr>
        <w:pStyle w:val="Heading3"/>
      </w:pPr>
      <w:bookmarkStart w:id="836" w:name="_Toc380828407"/>
      <w:r>
        <w:t>Socket.server.create &lt;port_nexp&gt;</w:t>
      </w:r>
      <w:bookmarkEnd w:id="836"/>
      <w:r w:rsidR="000F0DAF">
        <w:fldChar w:fldCharType="begin"/>
      </w:r>
      <w:r w:rsidR="00D663E0">
        <w:instrText xml:space="preserve"> XE "</w:instrText>
      </w:r>
      <w:r w:rsidR="00D663E0" w:rsidRPr="00CE2B5E">
        <w:instrText>Socket.server.create &lt;port_nexp&gt;</w:instrText>
      </w:r>
      <w:r w:rsidR="00D663E0">
        <w:instrText xml:space="preserve">" </w:instrText>
      </w:r>
      <w:r w:rsidR="000F0DAF">
        <w:fldChar w:fldCharType="end"/>
      </w:r>
    </w:p>
    <w:p w:rsidR="006B7DC7" w:rsidRDefault="006B7DC7" w:rsidP="006B7DC7">
      <w:proofErr w:type="gramStart"/>
      <w:r>
        <w:t>Establishes a Server that will listen to the Port specified by the numeric expression</w:t>
      </w:r>
      <w:r w:rsidR="00B562D5">
        <w:t xml:space="preserve">, </w:t>
      </w:r>
      <w:r w:rsidR="00B562D5" w:rsidRPr="00B562D5">
        <w:t>&lt;port_nexp&gt;</w:t>
      </w:r>
      <w:r>
        <w:t>.</w:t>
      </w:r>
      <w:proofErr w:type="gramEnd"/>
      <w:r>
        <w:t xml:space="preserve"> </w:t>
      </w:r>
    </w:p>
    <w:p w:rsidR="006B7DC7" w:rsidRDefault="006B7DC7" w:rsidP="005F4916">
      <w:pPr>
        <w:pStyle w:val="Heading3"/>
      </w:pPr>
      <w:bookmarkStart w:id="837" w:name="_Toc380828408"/>
      <w:r>
        <w:t>Socket.server.connect</w:t>
      </w:r>
      <w:r w:rsidR="00795B6C">
        <w:t xml:space="preserve"> </w:t>
      </w:r>
      <w:r w:rsidR="00795B6C" w:rsidRPr="00795B6C">
        <w:t>{&lt;wait_</w:t>
      </w:r>
      <w:r w:rsidR="00C128F2">
        <w:t>l</w:t>
      </w:r>
      <w:r w:rsidR="00795B6C" w:rsidRPr="00795B6C">
        <w:t>exp&gt;}</w:t>
      </w:r>
      <w:bookmarkEnd w:id="837"/>
      <w:r w:rsidR="000F0DAF">
        <w:fldChar w:fldCharType="begin"/>
      </w:r>
      <w:r w:rsidR="001C58D9">
        <w:instrText xml:space="preserve"> XE "</w:instrText>
      </w:r>
      <w:r w:rsidR="001C58D9" w:rsidRPr="0087219E">
        <w:instrText>Socket.server.connect {&lt;wait_lexp&gt;}</w:instrText>
      </w:r>
      <w:r w:rsidR="001C58D9">
        <w:instrText xml:space="preserve">" </w:instrText>
      </w:r>
      <w:r w:rsidR="000F0DAF">
        <w:fldChar w:fldCharType="end"/>
      </w:r>
    </w:p>
    <w:p w:rsidR="00C128F2" w:rsidRDefault="006B7DC7" w:rsidP="00C128F2">
      <w:proofErr w:type="gramStart"/>
      <w:r>
        <w:t>Directs the previously created Server to accept a connection from the next client in the queue.</w:t>
      </w:r>
      <w:proofErr w:type="gramEnd"/>
      <w:r>
        <w:t xml:space="preserv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5F4916">
      <w:pPr>
        <w:pStyle w:val="Heading3"/>
      </w:pPr>
      <w:bookmarkStart w:id="838" w:name="_Toc380828409"/>
      <w:r>
        <w:t>Socket.server.status &lt;status_nvar&gt;</w:t>
      </w:r>
      <w:bookmarkEnd w:id="838"/>
      <w:r w:rsidR="000F0DAF">
        <w:fldChar w:fldCharType="begin"/>
      </w:r>
      <w:r w:rsidR="00D3745D">
        <w:instrText xml:space="preserve"> XE "</w:instrText>
      </w:r>
      <w:r w:rsidR="00D3745D" w:rsidRPr="002F24F5">
        <w:instrText>Socket.server.status &lt;status_nvar&gt;</w:instrText>
      </w:r>
      <w:r w:rsidR="00D3745D">
        <w:instrText xml:space="preserve">" </w:instrText>
      </w:r>
      <w:r w:rsidR="000F0DAF">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lastRenderedPageBreak/>
        <w:t xml:space="preserve">     1 = Listening</w:t>
      </w:r>
    </w:p>
    <w:p w:rsidR="000C029E" w:rsidRDefault="000C029E" w:rsidP="000C029E">
      <w:r>
        <w:t xml:space="preserve">     3 = Connected</w:t>
      </w:r>
    </w:p>
    <w:p w:rsidR="00B562D5" w:rsidRDefault="00B562D5" w:rsidP="005F4916">
      <w:pPr>
        <w:pStyle w:val="Heading3"/>
      </w:pPr>
      <w:bookmarkStart w:id="839" w:name="_Toc380828410"/>
      <w:r>
        <w:t>Socket.server.read.line &lt;svar&gt;</w:t>
      </w:r>
      <w:bookmarkEnd w:id="839"/>
      <w:r w:rsidR="000F0DAF">
        <w:fldChar w:fldCharType="begin"/>
      </w:r>
      <w:r>
        <w:instrText xml:space="preserve"> XE "</w:instrText>
      </w:r>
      <w:r w:rsidRPr="00CE2B5E">
        <w:instrText>Socket.server.read.line &lt;svar&gt;</w:instrText>
      </w:r>
      <w:r>
        <w:instrText xml:space="preserve">" </w:instrText>
      </w:r>
      <w:r w:rsidR="000F0DAF">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840" w:name="_Toc380828411"/>
      <w:r>
        <w:t>Socket.server.read.ready &lt;nvar&gt;</w:t>
      </w:r>
      <w:bookmarkEnd w:id="840"/>
      <w:r w:rsidR="000F0DAF">
        <w:fldChar w:fldCharType="begin"/>
      </w:r>
      <w:r w:rsidR="00D663E0">
        <w:instrText xml:space="preserve"> XE "</w:instrText>
      </w:r>
      <w:r w:rsidR="00D663E0" w:rsidRPr="00CE2B5E">
        <w:instrText>Socket.server.read.ready &lt;nvar&gt;</w:instrText>
      </w:r>
      <w:r w:rsidR="00D663E0">
        <w:instrText xml:space="preserve">" </w:instrText>
      </w:r>
      <w:r w:rsidR="000F0DAF">
        <w:fldChar w:fldCharType="end"/>
      </w:r>
    </w:p>
    <w:p w:rsidR="00D65DA8" w:rsidRDefault="00D65DA8" w:rsidP="00D65DA8">
      <w:proofErr w:type="gramStart"/>
      <w:r>
        <w:t>If the previously accepted Client socket has not sent a line for reading by socket.server.read.line then &lt;nvar&gt; will be returned as zero.</w:t>
      </w:r>
      <w:proofErr w:type="gramEnd"/>
      <w:r>
        <w:t xml:space="preserve">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841" w:name="_Toc380828412"/>
      <w:r>
        <w:t>Socket.server.write.line &lt;sexp&gt;</w:t>
      </w:r>
      <w:bookmarkEnd w:id="841"/>
      <w:r w:rsidR="000F0DAF">
        <w:fldChar w:fldCharType="begin"/>
      </w:r>
      <w:r w:rsidR="00D663E0">
        <w:instrText xml:space="preserve"> XE "</w:instrText>
      </w:r>
      <w:r w:rsidR="00D663E0" w:rsidRPr="00CE2B5E">
        <w:instrText>Socket.server.write.line &lt;sexp&gt;</w:instrText>
      </w:r>
      <w:r w:rsidR="00D663E0">
        <w:instrText xml:space="preserve">" </w:instrText>
      </w:r>
      <w:r w:rsidR="000F0DAF">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842" w:name="_Toc380828413"/>
      <w:r>
        <w:t>Socket.server.write.bytes &lt;sexp&gt;</w:t>
      </w:r>
      <w:bookmarkEnd w:id="842"/>
      <w:r w:rsidR="000F0DAF">
        <w:fldChar w:fldCharType="begin"/>
      </w:r>
      <w:r>
        <w:instrText xml:space="preserve"> XE "</w:instrText>
      </w:r>
      <w:r w:rsidRPr="00BC487F">
        <w:instrText>Socket.server.write.bytes &lt;sexp&gt;</w:instrText>
      </w:r>
      <w:r>
        <w:instrText xml:space="preserve">" </w:instrText>
      </w:r>
      <w:r w:rsidR="000F0DAF">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w:t>
      </w:r>
      <w:proofErr w:type="gramStart"/>
      <w:r w:rsidR="00B4434A">
        <w:t>!.</w:t>
      </w:r>
      <w:proofErr w:type="gramEnd"/>
      <w:r w:rsidR="00B4434A">
        <w:t xml:space="preserve">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843" w:name="_Toc380828414"/>
      <w:proofErr w:type="gramStart"/>
      <w:r>
        <w:t>Socket.server.write.file  &lt;</w:t>
      </w:r>
      <w:proofErr w:type="gramEnd"/>
      <w:r>
        <w:t>fr_nexp&gt;</w:t>
      </w:r>
      <w:bookmarkEnd w:id="843"/>
      <w:r w:rsidR="000F0DAF">
        <w:fldChar w:fldCharType="begin"/>
      </w:r>
      <w:r>
        <w:instrText xml:space="preserve"> XE "</w:instrText>
      </w:r>
      <w:r w:rsidRPr="003F6EE6">
        <w:instrText>Socket.server.write.file  &lt;fr_nexp&gt;</w:instrText>
      </w:r>
      <w:r>
        <w:instrText xml:space="preserve">" </w:instrText>
      </w:r>
      <w:r w:rsidR="000F0DAF">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w:t>
      </w:r>
      <w:proofErr w:type="gramStart"/>
      <w:r>
        <w:t>fr</w:t>
      </w:r>
      <w:proofErr w:type="gramEnd"/>
      <w:r>
        <w:t xml:space="preserve">, </w:t>
      </w:r>
      <w:r w:rsidR="00F5651B">
        <w:t>"</w:t>
      </w:r>
      <w:r>
        <w:t>image.jpg</w:t>
      </w:r>
      <w:r w:rsidR="00F5651B">
        <w:t>"</w:t>
      </w:r>
    </w:p>
    <w:p w:rsidR="006B69F2" w:rsidRDefault="006B69F2" w:rsidP="007B2223">
      <w:pPr>
        <w:pStyle w:val="Codeexample"/>
      </w:pPr>
      <w:r>
        <w:t xml:space="preserve">Socket.server.write.file </w:t>
      </w:r>
      <w:proofErr w:type="gramStart"/>
      <w:r>
        <w:t>fr</w:t>
      </w:r>
      <w:proofErr w:type="gramEnd"/>
    </w:p>
    <w:p w:rsidR="006B69F2" w:rsidRPr="00A42D88" w:rsidRDefault="006B69F2" w:rsidP="007B2223">
      <w:pPr>
        <w:pStyle w:val="Codeexample"/>
      </w:pPr>
      <w:r>
        <w:t xml:space="preserve">Byte.close </w:t>
      </w:r>
      <w:proofErr w:type="gramStart"/>
      <w:r>
        <w:t>fr</w:t>
      </w:r>
      <w:proofErr w:type="gramEnd"/>
    </w:p>
    <w:p w:rsidR="00AD2D2D" w:rsidRDefault="00AD2D2D" w:rsidP="005F4916">
      <w:pPr>
        <w:pStyle w:val="Heading3"/>
      </w:pPr>
      <w:bookmarkStart w:id="844" w:name="_Toc380828415"/>
      <w:r w:rsidRPr="00AD2D2D">
        <w:t>Socket.server.read.file &lt;fw_nexp&gt;</w:t>
      </w:r>
      <w:bookmarkEnd w:id="844"/>
      <w:r w:rsidR="000F0DAF">
        <w:fldChar w:fldCharType="begin"/>
      </w:r>
      <w:r w:rsidR="00F70FB7">
        <w:instrText xml:space="preserve"> XE "</w:instrText>
      </w:r>
      <w:r w:rsidR="00F70FB7" w:rsidRPr="00B2181A">
        <w:instrText>Socket.server.read.file &lt;fw_nexp&gt;</w:instrText>
      </w:r>
      <w:r w:rsidR="00F70FB7">
        <w:instrText xml:space="preserve">" </w:instrText>
      </w:r>
      <w:r w:rsidR="000F0DAF">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845" w:name="_Toc380828416"/>
      <w:r>
        <w:t>Socket.server.disconnect</w:t>
      </w:r>
      <w:bookmarkEnd w:id="845"/>
      <w:r w:rsidR="000F0DAF">
        <w:fldChar w:fldCharType="begin"/>
      </w:r>
      <w:r w:rsidR="00D663E0">
        <w:instrText xml:space="preserve"> XE "</w:instrText>
      </w:r>
      <w:r w:rsidR="00D663E0" w:rsidRPr="00CE2B5E">
        <w:instrText>Socket.server.disconnect</w:instrText>
      </w:r>
      <w:r w:rsidR="00D663E0">
        <w:instrText xml:space="preserve">" </w:instrText>
      </w:r>
      <w:r w:rsidR="000F0DAF">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846" w:name="_Toc380828417"/>
      <w:r>
        <w:lastRenderedPageBreak/>
        <w:t>Socket.server.close</w:t>
      </w:r>
      <w:bookmarkEnd w:id="846"/>
      <w:r w:rsidR="000F0DAF">
        <w:fldChar w:fldCharType="begin"/>
      </w:r>
      <w:r>
        <w:instrText xml:space="preserve"> XE "</w:instrText>
      </w:r>
      <w:r w:rsidRPr="00CE2B5E">
        <w:instrText>Socket.server.close</w:instrText>
      </w:r>
      <w:r>
        <w:instrText xml:space="preserve">" </w:instrText>
      </w:r>
      <w:r w:rsidR="000F0DAF">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847" w:name="_Toc380828418"/>
      <w:r>
        <w:t>Socket.server.client.ip &lt;nvar&gt;</w:t>
      </w:r>
      <w:bookmarkEnd w:id="847"/>
      <w:r w:rsidR="000F0DAF">
        <w:fldChar w:fldCharType="begin"/>
      </w:r>
      <w:r>
        <w:instrText xml:space="preserve"> XE "</w:instrText>
      </w:r>
      <w:r w:rsidRPr="00625183">
        <w:instrText>Socket.server.client.ip &lt;nvar&gt;</w:instrText>
      </w:r>
      <w:r>
        <w:instrText xml:space="preserve">" </w:instrText>
      </w:r>
      <w:r w:rsidR="000F0DAF">
        <w:fldChar w:fldCharType="end"/>
      </w:r>
    </w:p>
    <w:p w:rsidR="000039BC" w:rsidRDefault="000C367E" w:rsidP="00746D12">
      <w:r>
        <w:t>Returns the IP of the Client currently connected to the Server.</w:t>
      </w:r>
    </w:p>
    <w:p w:rsidR="000039BC" w:rsidRDefault="000039BC" w:rsidP="00E33967">
      <w:pPr>
        <w:pStyle w:val="Heading1"/>
      </w:pPr>
      <w:bookmarkStart w:id="848" w:name="_Toc380828419"/>
      <w:r>
        <w:t>FTP</w:t>
      </w:r>
      <w:r w:rsidR="0081367E">
        <w:t xml:space="preserve"> Client</w:t>
      </w:r>
      <w:bookmarkEnd w:id="848"/>
    </w:p>
    <w:p w:rsidR="000039BC" w:rsidRDefault="000039BC" w:rsidP="000039BC">
      <w:r>
        <w:t>These FTP commands implement a FTP Client</w:t>
      </w:r>
    </w:p>
    <w:p w:rsidR="000039BC" w:rsidRDefault="003A4712" w:rsidP="00EB1F62">
      <w:pPr>
        <w:pStyle w:val="Heading2"/>
      </w:pPr>
      <w:bookmarkStart w:id="849" w:name="_Toc380828420"/>
      <w:r w:rsidRPr="004B7016">
        <w:t>Ftp.open</w:t>
      </w:r>
      <w:r w:rsidR="00A049E1">
        <w:t xml:space="preserve"> &lt;url_sexp&gt;, &lt;port_nexp&gt;, &lt;user_sexp&gt;, &lt;pw_sexp&gt;</w:t>
      </w:r>
      <w:bookmarkEnd w:id="849"/>
      <w:r w:rsidR="000F0DAF">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0F0DAF">
        <w:fldChar w:fldCharType="end"/>
      </w:r>
    </w:p>
    <w:p w:rsidR="00A049E1" w:rsidRDefault="00A049E1" w:rsidP="00A049E1">
      <w:r>
        <w:t xml:space="preserve">Connects to the specified </w:t>
      </w:r>
      <w:proofErr w:type="gramStart"/>
      <w:r>
        <w:t>url</w:t>
      </w:r>
      <w:proofErr w:type="gramEnd"/>
      <w:r>
        <w:t xml:space="preserve"> and port. </w:t>
      </w:r>
      <w:proofErr w:type="gramStart"/>
      <w:r>
        <w:t>Logs onto the server using the specified user name and password.</w:t>
      </w:r>
      <w:proofErr w:type="gramEnd"/>
      <w:r>
        <w:t xml:space="preserve">  For example:</w:t>
      </w:r>
    </w:p>
    <w:p w:rsidR="000039BC" w:rsidRPr="00FB227D" w:rsidRDefault="000F0DAF" w:rsidP="007B2223">
      <w:pPr>
        <w:pStyle w:val="Codeexample"/>
      </w:pPr>
      <w:hyperlink r:id="rId20" w:history="1">
        <w:r w:rsidR="00A049E1" w:rsidRPr="00A049E1">
          <w:t>ftp.open</w:t>
        </w:r>
      </w:hyperlink>
      <w:r w:rsidR="00A049E1" w:rsidRPr="00A049E1">
        <w:t xml:space="preserve"> </w:t>
      </w:r>
      <w:r w:rsidR="00F5651B">
        <w:t>"</w:t>
      </w:r>
      <w:hyperlink r:id="rId21"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850" w:name="_Toc380828421"/>
      <w:r>
        <w:t>Ftp.</w:t>
      </w:r>
      <w:r w:rsidR="00434FE2">
        <w:t>c</w:t>
      </w:r>
      <w:r w:rsidR="00FB227D">
        <w:t>lose</w:t>
      </w:r>
      <w:bookmarkEnd w:id="850"/>
      <w:r w:rsidR="000F0DAF">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0F0DAF">
        <w:fldChar w:fldCharType="end"/>
      </w:r>
    </w:p>
    <w:p w:rsidR="00A049E1" w:rsidRPr="00A049E1" w:rsidRDefault="00A049E1" w:rsidP="00A049E1">
      <w:proofErr w:type="gramStart"/>
      <w:r>
        <w:t>Disconnects from the FTP server.</w:t>
      </w:r>
      <w:proofErr w:type="gramEnd"/>
    </w:p>
    <w:p w:rsidR="000039BC" w:rsidRDefault="000F0DAF" w:rsidP="00EB1F62">
      <w:pPr>
        <w:pStyle w:val="Heading2"/>
      </w:pPr>
      <w:hyperlink r:id="rId22" w:history="1">
        <w:bookmarkStart w:id="851" w:name="_Toc380828422"/>
        <w:r w:rsidR="003A4712">
          <w:t>Ftp.</w:t>
        </w:r>
        <w:r w:rsidR="00A049E1" w:rsidRPr="00A049E1">
          <w:t>put</w:t>
        </w:r>
      </w:hyperlink>
      <w:r w:rsidR="00A63278">
        <w:t xml:space="preserve"> &lt;source_sexp&gt;, &lt;destination_sexp&gt;</w:t>
      </w:r>
      <w:bookmarkEnd w:id="851"/>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w:t>
      </w:r>
      <w:proofErr w:type="gramStart"/>
      <w:r>
        <w:t>source</w:t>
      </w:r>
      <w:proofErr w:type="gramEnd"/>
      <w:r>
        <w:t xml:space="preserv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0F0DAF" w:rsidP="00EB1F62">
      <w:pPr>
        <w:pStyle w:val="Heading2"/>
      </w:pPr>
      <w:hyperlink r:id="rId23" w:history="1">
        <w:bookmarkStart w:id="852" w:name="_Toc380828423"/>
        <w:r w:rsidR="003A4712">
          <w:t>Ftp.</w:t>
        </w:r>
        <w:r w:rsidR="00A049E1" w:rsidRPr="00A049E1">
          <w:t>get</w:t>
        </w:r>
      </w:hyperlink>
      <w:r w:rsidR="00A63278">
        <w:t xml:space="preserve"> &lt;source_sexp&gt;, &lt;destination_sexp&gt;</w:t>
      </w:r>
      <w:bookmarkEnd w:id="852"/>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w:t>
      </w:r>
      <w:proofErr w:type="gramStart"/>
      <w:r>
        <w:t>source</w:t>
      </w:r>
      <w:proofErr w:type="gramEnd"/>
      <w:r>
        <w:t xml:space="preserve"> file, the path would be, </w:t>
      </w:r>
      <w:r w:rsidR="00F5651B">
        <w:t>"</w:t>
      </w:r>
      <w:r>
        <w:t>../source/xxx.bas</w:t>
      </w:r>
      <w:r w:rsidR="00F5651B">
        <w:t>"</w:t>
      </w:r>
      <w:r w:rsidR="00813D8D">
        <w:t>.</w:t>
      </w:r>
    </w:p>
    <w:p w:rsidR="00A049E1" w:rsidRDefault="000F0DAF" w:rsidP="00EB1F62">
      <w:pPr>
        <w:pStyle w:val="Heading2"/>
      </w:pPr>
      <w:hyperlink r:id="rId24" w:history="1">
        <w:bookmarkStart w:id="853" w:name="_Toc380828424"/>
        <w:r w:rsidR="003A4712">
          <w:t>Ftp.</w:t>
        </w:r>
        <w:r w:rsidR="00A049E1" w:rsidRPr="00A049E1">
          <w:t>dir</w:t>
        </w:r>
      </w:hyperlink>
      <w:r w:rsidR="0034592D">
        <w:t xml:space="preserve"> &lt;list_n</w:t>
      </w:r>
      <w:r w:rsidR="005F6213">
        <w:t>var&gt;</w:t>
      </w:r>
      <w:bookmarkEnd w:id="853"/>
      <w:r>
        <w:fldChar w:fldCharType="begin"/>
      </w:r>
      <w:r w:rsidR="00682711">
        <w:instrText xml:space="preserve"> XE "</w:instrText>
      </w:r>
      <w:r w:rsidR="009159B8">
        <w:instrText>F</w:instrText>
      </w:r>
      <w:r w:rsidR="00682711" w:rsidRPr="00B67BBF">
        <w:instrText>tp.dir &lt;list_nvar&gt;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w:t>
      </w:r>
      <w:proofErr w:type="gramStart"/>
      <w:r>
        <w:t>List data structure.</w:t>
      </w:r>
      <w:proofErr w:type="gramEnd"/>
      <w:r>
        <w:t xml:space="preserve">  Directories will have the characters, </w:t>
      </w:r>
      <w:r w:rsidR="00F5651B">
        <w:t>"</w:t>
      </w:r>
      <w:r>
        <w:t>(d)</w:t>
      </w:r>
      <w:r w:rsidR="00F5651B">
        <w:t>"</w:t>
      </w:r>
      <w:r>
        <w:t xml:space="preserve"> appended to the filename. </w:t>
      </w:r>
    </w:p>
    <w:p w:rsidR="005F6213" w:rsidRDefault="005F6213" w:rsidP="005F6213">
      <w:r>
        <w:t xml:space="preserve">The following code can be used to </w:t>
      </w:r>
      <w:proofErr w:type="gramStart"/>
      <w:r>
        <w:t>print  the</w:t>
      </w:r>
      <w:proofErr w:type="gramEnd"/>
      <w:r>
        <w:t xml:space="preserv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w:t>
      </w:r>
      <w:proofErr w:type="gramStart"/>
      <w:r w:rsidRPr="005F6213">
        <w:t>,size</w:t>
      </w:r>
      <w:proofErr w:type="gramEnd"/>
    </w:p>
    <w:p w:rsidR="005F6213" w:rsidRPr="005F6213" w:rsidRDefault="005F6213" w:rsidP="00813D8D">
      <w:pPr>
        <w:pStyle w:val="Codeexample"/>
      </w:pPr>
    </w:p>
    <w:p w:rsidR="005F6213" w:rsidRPr="005F6213" w:rsidRDefault="005F6213" w:rsidP="00813D8D">
      <w:pPr>
        <w:pStyle w:val="Codeexample"/>
      </w:pPr>
      <w:proofErr w:type="gramStart"/>
      <w:r w:rsidRPr="005F6213">
        <w:t>for</w:t>
      </w:r>
      <w:proofErr w:type="gramEnd"/>
      <w:r w:rsidRPr="005F6213">
        <w:t xml:space="preserve">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w:t>
      </w:r>
      <w:proofErr w:type="gramStart"/>
      <w:r w:rsidR="005F6213">
        <w:t>,i,name</w:t>
      </w:r>
      <w:proofErr w:type="gramEnd"/>
      <w:r w:rsidR="005F6213" w:rsidRPr="005F6213">
        <w:t>$</w:t>
      </w:r>
    </w:p>
    <w:p w:rsidR="005F6213" w:rsidRPr="005F6213" w:rsidRDefault="00813D8D" w:rsidP="00813D8D">
      <w:pPr>
        <w:pStyle w:val="Codeexample"/>
      </w:pPr>
      <w:r>
        <w:tab/>
      </w:r>
      <w:proofErr w:type="gramStart"/>
      <w:r w:rsidR="005F6213">
        <w:t>print</w:t>
      </w:r>
      <w:proofErr w:type="gramEnd"/>
      <w:r w:rsidR="005F6213">
        <w:t xml:space="preserve"> name</w:t>
      </w:r>
      <w:r w:rsidR="005F6213" w:rsidRPr="005F6213">
        <w:t>$</w:t>
      </w:r>
    </w:p>
    <w:p w:rsidR="005F6213" w:rsidRDefault="005F6213" w:rsidP="00813D8D">
      <w:pPr>
        <w:pStyle w:val="Codeexample"/>
      </w:pPr>
      <w:proofErr w:type="gramStart"/>
      <w:r w:rsidRPr="005F6213">
        <w:t>next</w:t>
      </w:r>
      <w:proofErr w:type="gramEnd"/>
      <w:r>
        <w:t xml:space="preserve"> i</w:t>
      </w:r>
    </w:p>
    <w:p w:rsidR="00A049E1" w:rsidRDefault="000F0DAF" w:rsidP="00EB1F62">
      <w:pPr>
        <w:pStyle w:val="Heading2"/>
      </w:pPr>
      <w:hyperlink r:id="rId25" w:history="1">
        <w:bookmarkStart w:id="854" w:name="_Toc380828425"/>
        <w:r w:rsidR="003A4712">
          <w:t>Ftp.</w:t>
        </w:r>
        <w:r w:rsidR="00A049E1" w:rsidRPr="00A049E1">
          <w:t>cd</w:t>
        </w:r>
      </w:hyperlink>
      <w:r w:rsidR="005F6213">
        <w:t xml:space="preserve"> &lt;</w:t>
      </w:r>
      <w:r w:rsidR="00682711">
        <w:t>new_directory_sexp&gt;</w:t>
      </w:r>
      <w:bookmarkEnd w:id="854"/>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proofErr w:type="gramStart"/>
      <w:r>
        <w:t>Changes the current working directory to the specified new directory.</w:t>
      </w:r>
      <w:proofErr w:type="gramEnd"/>
    </w:p>
    <w:p w:rsidR="00A049E1" w:rsidRDefault="000F0DAF" w:rsidP="00EB1F62">
      <w:pPr>
        <w:pStyle w:val="Heading2"/>
      </w:pPr>
      <w:hyperlink r:id="rId26" w:history="1">
        <w:bookmarkStart w:id="855" w:name="_Toc380828426"/>
        <w:r w:rsidR="003A4712">
          <w:t>Ftp.</w:t>
        </w:r>
        <w:r w:rsidR="00A049E1" w:rsidRPr="00A049E1">
          <w:t>rename</w:t>
        </w:r>
      </w:hyperlink>
      <w:r w:rsidR="00682711">
        <w:t xml:space="preserve"> &lt;old_filename_sexp&gt;, &lt;new_filename_sexp&gt;</w:t>
      </w:r>
      <w:bookmarkEnd w:id="855"/>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proofErr w:type="gramStart"/>
      <w:r>
        <w:t>Renames the specified old filename to the specified new file name.</w:t>
      </w:r>
      <w:proofErr w:type="gramEnd"/>
    </w:p>
    <w:p w:rsidR="00A049E1" w:rsidRDefault="000F0DAF" w:rsidP="00EB1F62">
      <w:pPr>
        <w:pStyle w:val="Heading2"/>
      </w:pPr>
      <w:hyperlink r:id="rId27" w:history="1">
        <w:bookmarkStart w:id="856" w:name="_Toc380828427"/>
        <w:r w:rsidR="003A4712">
          <w:t>Ftp.</w:t>
        </w:r>
        <w:r w:rsidR="00A049E1" w:rsidRPr="00A049E1">
          <w:t>delete</w:t>
        </w:r>
      </w:hyperlink>
      <w:r w:rsidR="00682711">
        <w:t xml:space="preserve"> &lt;filename_sexp&gt;</w:t>
      </w:r>
      <w:bookmarkEnd w:id="856"/>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proofErr w:type="gramStart"/>
      <w:r>
        <w:t>Deletes the specified file.</w:t>
      </w:r>
      <w:proofErr w:type="gramEnd"/>
    </w:p>
    <w:p w:rsidR="00A049E1" w:rsidRDefault="000F0DAF" w:rsidP="00EB1F62">
      <w:pPr>
        <w:pStyle w:val="Heading2"/>
      </w:pPr>
      <w:hyperlink r:id="rId28" w:history="1">
        <w:bookmarkStart w:id="857" w:name="_Toc380828428"/>
        <w:r w:rsidR="003A4712">
          <w:t>Ftp.</w:t>
        </w:r>
        <w:r w:rsidR="00A049E1" w:rsidRPr="00A049E1">
          <w:t>rmdir</w:t>
        </w:r>
      </w:hyperlink>
      <w:r w:rsidR="00682711">
        <w:t xml:space="preserve"> &lt;directory_sexp&gt;</w:t>
      </w:r>
      <w:bookmarkEnd w:id="857"/>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proofErr w:type="gramStart"/>
      <w:r>
        <w:t>Removes (deletes) the specified directory if and only if that directory is empty.</w:t>
      </w:r>
      <w:proofErr w:type="gramEnd"/>
    </w:p>
    <w:p w:rsidR="00A049E1" w:rsidRDefault="000F0DAF" w:rsidP="00EB1F62">
      <w:pPr>
        <w:pStyle w:val="Heading2"/>
      </w:pPr>
      <w:hyperlink r:id="rId29" w:history="1">
        <w:bookmarkStart w:id="858" w:name="_Toc380828429"/>
        <w:r w:rsidR="003A4712">
          <w:t>Ftp.</w:t>
        </w:r>
        <w:r w:rsidR="00A049E1" w:rsidRPr="00A049E1">
          <w:t>mkdir</w:t>
        </w:r>
      </w:hyperlink>
      <w:r w:rsidR="00682711">
        <w:t xml:space="preserve"> &lt;directory_sexp&gt;</w:t>
      </w:r>
      <w:bookmarkEnd w:id="858"/>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proofErr w:type="gramStart"/>
      <w:r>
        <w:t>Creates a new directory of the specified name.</w:t>
      </w:r>
      <w:proofErr w:type="gramEnd"/>
    </w:p>
    <w:p w:rsidR="00D25348" w:rsidRDefault="00D25348" w:rsidP="00E33967">
      <w:pPr>
        <w:pStyle w:val="Heading1"/>
      </w:pPr>
      <w:bookmarkStart w:id="859" w:name="_Toc380828430"/>
      <w:r>
        <w:t>Bluetooth</w:t>
      </w:r>
      <w:bookmarkEnd w:id="859"/>
    </w:p>
    <w:p w:rsidR="00D25348" w:rsidRDefault="00D25348" w:rsidP="00D25348">
      <w:r>
        <w:t xml:space="preserve">BASIC! </w:t>
      </w:r>
      <w:proofErr w:type="gramStart"/>
      <w:r>
        <w:t>implements</w:t>
      </w:r>
      <w:proofErr w:type="gramEnd"/>
      <w:r>
        <w:t xml:space="preserve">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 xml:space="preserve">the person running the </w:t>
      </w:r>
      <w:r w:rsidR="00DA3C38">
        <w:lastRenderedPageBreak/>
        <w:t>program</w:t>
      </w:r>
      <w:r w:rsidR="003A0902">
        <w:t xml:space="preserve"> will be given a list of paired Bluetooth devices and asked to select one to connect to. BASIC! </w:t>
      </w:r>
      <w:proofErr w:type="gramStart"/>
      <w:r w:rsidR="003A0902">
        <w:t>will</w:t>
      </w:r>
      <w:proofErr w:type="gramEnd"/>
      <w:r w:rsidR="003A0902">
        <w:t xml:space="preserve">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860" w:name="_Toc380828431"/>
      <w:r>
        <w:t>B</w:t>
      </w:r>
      <w:r w:rsidR="00D50FDC">
        <w:t>t.open</w:t>
      </w:r>
      <w:r w:rsidR="00296C24">
        <w:t xml:space="preserve"> {0|1}</w:t>
      </w:r>
      <w:bookmarkEnd w:id="860"/>
      <w:r w:rsidR="000F0DAF">
        <w:fldChar w:fldCharType="begin"/>
      </w:r>
      <w:r w:rsidR="00296C24">
        <w:instrText xml:space="preserve"> XE "</w:instrText>
      </w:r>
      <w:r w:rsidR="00296C24" w:rsidRPr="00CE288E">
        <w:instrText>Bt.open {0|1}</w:instrText>
      </w:r>
      <w:r w:rsidR="00296C24">
        <w:instrText xml:space="preserve">" </w:instrText>
      </w:r>
      <w:r w:rsidR="000F0DAF">
        <w:fldChar w:fldCharType="end"/>
      </w:r>
    </w:p>
    <w:p w:rsidR="00D50FDC" w:rsidRDefault="00D50FDC" w:rsidP="00D50FDC">
      <w:proofErr w:type="gramStart"/>
      <w:r>
        <w:t>Opens Bluetooth in Listen Mode.</w:t>
      </w:r>
      <w:proofErr w:type="gramEnd"/>
      <w:r>
        <w:t xml:space="preserve"> </w:t>
      </w:r>
      <w:proofErr w:type="gramStart"/>
      <w:r>
        <w:t>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proofErr w:type="gramEnd"/>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w:t>
      </w:r>
      <w:proofErr w:type="gramStart"/>
      <w:r w:rsidR="00225AD2">
        <w:t>a  secure</w:t>
      </w:r>
      <w:proofErr w:type="gramEnd"/>
      <w:r w:rsidR="00225AD2">
        <w:t xml:space="preserve"> or insecure connection with one bt.open command because t</w:t>
      </w:r>
      <w:r w:rsidR="00225AD2" w:rsidRPr="00225AD2">
        <w:t>he Android API requires declaring a specific secure/insecure open.</w:t>
      </w:r>
    </w:p>
    <w:p w:rsidR="004F1BD8" w:rsidRDefault="004F1BD8" w:rsidP="00D50FDC">
      <w:proofErr w:type="gramStart"/>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roofErr w:type="gramEnd"/>
    </w:p>
    <w:p w:rsidR="00D50FDC" w:rsidRDefault="00D50FDC" w:rsidP="00EB1F62">
      <w:pPr>
        <w:pStyle w:val="Heading2"/>
      </w:pPr>
      <w:bookmarkStart w:id="861" w:name="_Toc380828432"/>
      <w:r>
        <w:t>Bt.close</w:t>
      </w:r>
      <w:bookmarkEnd w:id="861"/>
      <w:r w:rsidR="000F0DAF">
        <w:fldChar w:fldCharType="begin"/>
      </w:r>
      <w:r w:rsidR="00330882">
        <w:instrText xml:space="preserve"> XE "</w:instrText>
      </w:r>
      <w:r w:rsidR="00330882" w:rsidRPr="00F13361">
        <w:instrText>Bt.close</w:instrText>
      </w:r>
      <w:r w:rsidR="00330882">
        <w:instrText xml:space="preserve">" </w:instrText>
      </w:r>
      <w:r w:rsidR="000F0DAF">
        <w:fldChar w:fldCharType="end"/>
      </w:r>
    </w:p>
    <w:p w:rsidR="00D50FDC" w:rsidRDefault="00DA3C38" w:rsidP="00D50FDC">
      <w:proofErr w:type="gramStart"/>
      <w:r>
        <w:t>Closes any</w:t>
      </w:r>
      <w:r w:rsidR="00D50FDC">
        <w:t xml:space="preserve"> previously opened Bluetooth connection.</w:t>
      </w:r>
      <w:proofErr w:type="gramEnd"/>
      <w:r w:rsidR="00D50FDC">
        <w:t xml:space="preserve"> Bluetooth will automatically be closed when the program execution ends.</w:t>
      </w:r>
    </w:p>
    <w:p w:rsidR="00C30E86" w:rsidRDefault="00C30E86" w:rsidP="00EB1F62">
      <w:pPr>
        <w:pStyle w:val="Heading2"/>
      </w:pPr>
      <w:bookmarkStart w:id="862" w:name="_Toc380828433"/>
      <w:r>
        <w:t>Bt.connect</w:t>
      </w:r>
      <w:r w:rsidR="00296C24">
        <w:t xml:space="preserve"> {0|1}</w:t>
      </w:r>
      <w:bookmarkEnd w:id="862"/>
      <w:r w:rsidR="000F0DAF">
        <w:fldChar w:fldCharType="begin"/>
      </w:r>
      <w:r w:rsidR="00296C24">
        <w:instrText xml:space="preserve"> XE "</w:instrText>
      </w:r>
      <w:r w:rsidR="00296C24" w:rsidRPr="00CE288E">
        <w:instrText>Bt.connect {0|1}</w:instrText>
      </w:r>
      <w:r w:rsidR="00296C24">
        <w:instrText xml:space="preserve">" </w:instrText>
      </w:r>
      <w:r w:rsidR="000F0DAF">
        <w:fldChar w:fldCharType="end"/>
      </w:r>
    </w:p>
    <w:p w:rsidR="00C30E86" w:rsidRDefault="00C30E86" w:rsidP="00C30E86">
      <w:r>
        <w:t xml:space="preserve">Commands BASIC! </w:t>
      </w:r>
      <w:proofErr w:type="gramStart"/>
      <w:r>
        <w:t>to</w:t>
      </w:r>
      <w:proofErr w:type="gramEnd"/>
      <w:r>
        <w:t xml:space="preserve">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lastRenderedPageBreak/>
        <w:t xml:space="preserve">The optional parameter determines if BT will seek a secure or insecure connection. </w:t>
      </w:r>
      <w:proofErr w:type="gramStart"/>
      <w:r>
        <w:t xml:space="preserve">If no parameter is given or if the parameter is 1, then a secure connection </w:t>
      </w:r>
      <w:r w:rsidR="00196683">
        <w:t xml:space="preserve">will </w:t>
      </w:r>
      <w:r>
        <w:t>be requested.</w:t>
      </w:r>
      <w:proofErr w:type="gramEnd"/>
      <w:r>
        <w:t xml:space="preserve"> Otherwise, an insecure connection will be requested.</w:t>
      </w:r>
    </w:p>
    <w:p w:rsidR="00193D9E" w:rsidRDefault="00193D9E" w:rsidP="00193D9E">
      <w:pPr>
        <w:pStyle w:val="Heading2"/>
      </w:pPr>
      <w:bookmarkStart w:id="863" w:name="_Toc380828434"/>
      <w:r>
        <w:t>Bt.disconnect</w:t>
      </w:r>
      <w:bookmarkEnd w:id="863"/>
      <w:r w:rsidR="000F0DAF">
        <w:fldChar w:fldCharType="begin"/>
      </w:r>
      <w:r w:rsidR="009159B8">
        <w:instrText xml:space="preserve"> XE "</w:instrText>
      </w:r>
      <w:r w:rsidR="009159B8" w:rsidRPr="0049142A">
        <w:instrText>Bt.disconnect</w:instrText>
      </w:r>
      <w:r w:rsidR="009159B8">
        <w:instrText xml:space="preserve">" </w:instrText>
      </w:r>
      <w:r w:rsidR="000F0DAF">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864" w:name="_Toc380828435"/>
      <w:r>
        <w:t>Bt.reconnect</w:t>
      </w:r>
      <w:bookmarkEnd w:id="864"/>
      <w:r w:rsidR="000F0DAF">
        <w:fldChar w:fldCharType="begin"/>
      </w:r>
      <w:r w:rsidR="009159B8">
        <w:instrText xml:space="preserve"> XE "</w:instrText>
      </w:r>
      <w:r w:rsidR="009159B8" w:rsidRPr="00DA6E3D">
        <w:instrText>Bt.reconnect</w:instrText>
      </w:r>
      <w:r w:rsidR="009159B8">
        <w:instrText xml:space="preserve">" </w:instrText>
      </w:r>
      <w:r w:rsidR="000F0DAF">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865" w:name="_Toc380828436"/>
      <w:r>
        <w:t>Bt.status &lt;nvar&gt;</w:t>
      </w:r>
      <w:bookmarkEnd w:id="865"/>
      <w:r w:rsidR="000F0DAF">
        <w:fldChar w:fldCharType="begin"/>
      </w:r>
      <w:r w:rsidR="00330882">
        <w:instrText xml:space="preserve"> XE "</w:instrText>
      </w:r>
      <w:r w:rsidR="00330882" w:rsidRPr="00F13361">
        <w:instrText>Bt.status &lt;nvar&gt;</w:instrText>
      </w:r>
      <w:r w:rsidR="00330882">
        <w:instrText xml:space="preserve">" </w:instrText>
      </w:r>
      <w:r w:rsidR="000F0DAF">
        <w:fldChar w:fldCharType="end"/>
      </w:r>
    </w:p>
    <w:p w:rsidR="00D50FDC" w:rsidRDefault="00D50FDC" w:rsidP="00D50FDC">
      <w:proofErr w:type="gramStart"/>
      <w:r>
        <w:t>Gets the current Bluetooth connection status and place the value in the numeric variable.</w:t>
      </w:r>
      <w:proofErr w:type="gramEnd"/>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866" w:name="_Toc380828437"/>
      <w:r>
        <w:t xml:space="preserve">Bt.write </w:t>
      </w:r>
      <w:r w:rsidR="003C1FB8">
        <w:t>&lt;sexp&gt;|&lt;nexp&gt; {,</w:t>
      </w:r>
      <w:proofErr w:type="gramStart"/>
      <w:r w:rsidR="003C1FB8">
        <w:t>|;</w:t>
      </w:r>
      <w:proofErr w:type="gramEnd"/>
      <w:r w:rsidR="003C1FB8">
        <w:t>} . . . . &lt;</w:t>
      </w:r>
      <w:proofErr w:type="gramStart"/>
      <w:r w:rsidR="003C1FB8">
        <w:t>sexp</w:t>
      </w:r>
      <w:proofErr w:type="gramEnd"/>
      <w:r w:rsidR="003C1FB8">
        <w:t>&gt;|&lt;nexp&gt;{,|;}</w:t>
      </w:r>
      <w:bookmarkEnd w:id="866"/>
      <w:r w:rsidR="000F0DAF">
        <w:fldChar w:fldCharType="begin"/>
      </w:r>
      <w:r w:rsidR="0010169A">
        <w:instrText xml:space="preserve"> XE "</w:instrText>
      </w:r>
      <w:r w:rsidR="0010169A" w:rsidRPr="0040433C">
        <w:instrText>Bt.write &lt;sexp&gt;|&lt;nexp&gt; {,|\;} . . . . &lt;sexp&gt;|&lt;nexp&gt;{,|\;}</w:instrText>
      </w:r>
      <w:r w:rsidR="0010169A">
        <w:instrText xml:space="preserve">" </w:instrText>
      </w:r>
      <w:r w:rsidR="000F0DAF">
        <w:fldChar w:fldCharType="end"/>
      </w:r>
    </w:p>
    <w:p w:rsidR="0010169A" w:rsidRDefault="0010169A" w:rsidP="0010169A">
      <w:proofErr w:type="gramStart"/>
      <w:r>
        <w:t>Writes a text line to the Bluetooth connection.</w:t>
      </w:r>
      <w:proofErr w:type="gramEnd"/>
      <w:r>
        <w:t xml:space="preserve">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867" w:name="_Toc380828438"/>
      <w:r>
        <w:lastRenderedPageBreak/>
        <w:t>Bt.read.ready &lt;nvar&gt;</w:t>
      </w:r>
      <w:bookmarkEnd w:id="867"/>
      <w:r w:rsidR="000F0DAF">
        <w:fldChar w:fldCharType="begin"/>
      </w:r>
      <w:r w:rsidR="00330882">
        <w:instrText xml:space="preserve"> XE "</w:instrText>
      </w:r>
      <w:r w:rsidR="00330882" w:rsidRPr="00F13361">
        <w:instrText>Bt.read.ready &lt;nvar&gt;</w:instrText>
      </w:r>
      <w:r w:rsidR="00330882">
        <w:instrText xml:space="preserve">" </w:instrText>
      </w:r>
      <w:r w:rsidR="000F0DAF">
        <w:fldChar w:fldCharType="end"/>
      </w:r>
    </w:p>
    <w:p w:rsidR="00D50FDC" w:rsidRDefault="00D50FDC" w:rsidP="00D50FDC">
      <w:proofErr w:type="gramStart"/>
      <w:r>
        <w:t xml:space="preserve">Reports </w:t>
      </w:r>
      <w:r w:rsidR="00C30E86">
        <w:t xml:space="preserve">in the numeric variable </w:t>
      </w:r>
      <w:r>
        <w:t>the number of me</w:t>
      </w:r>
      <w:r w:rsidR="00C30E86">
        <w:t>ssage</w:t>
      </w:r>
      <w:r w:rsidR="006F5DEC">
        <w:t>s</w:t>
      </w:r>
      <w:r w:rsidR="00C30E86">
        <w:t xml:space="preserve"> ready to be read.</w:t>
      </w:r>
      <w:proofErr w:type="gramEnd"/>
      <w:r w:rsidR="00C30E86">
        <w:t xml:space="preserve"> If the value is greater than zero then the message</w:t>
      </w:r>
      <w:r w:rsidR="006F5DEC">
        <w:t>s</w:t>
      </w:r>
      <w:r w:rsidR="00C30E86">
        <w:t xml:space="preserve"> should be read until the queue is empty.</w:t>
      </w:r>
    </w:p>
    <w:p w:rsidR="00771D2B" w:rsidRDefault="00771D2B" w:rsidP="00EB1F62">
      <w:pPr>
        <w:pStyle w:val="Heading2"/>
      </w:pPr>
      <w:bookmarkStart w:id="868" w:name="_Toc380828439"/>
      <w:r>
        <w:t>OnB</w:t>
      </w:r>
      <w:r w:rsidR="00010A3E">
        <w:t>t</w:t>
      </w:r>
      <w:r>
        <w:t>ReadReady:</w:t>
      </w:r>
      <w:bookmarkEnd w:id="868"/>
      <w:r w:rsidR="000F0DAF">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0F0DAF">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869" w:name="_Toc380828440"/>
      <w:r>
        <w:t>Bt.onRead</w:t>
      </w:r>
      <w:r w:rsidR="00F378FD">
        <w:t>Ready.Resume</w:t>
      </w:r>
      <w:bookmarkEnd w:id="869"/>
      <w:r w:rsidR="000F0DAF">
        <w:fldChar w:fldCharType="begin"/>
      </w:r>
      <w:r w:rsidR="00F378FD">
        <w:instrText xml:space="preserve"> XE "</w:instrText>
      </w:r>
      <w:r>
        <w:instrText>Bt.onRead</w:instrText>
      </w:r>
      <w:r w:rsidR="00F378FD" w:rsidRPr="003A478F">
        <w:instrText>Ready.Resume</w:instrText>
      </w:r>
      <w:r w:rsidR="00F378FD">
        <w:instrText xml:space="preserve">" </w:instrText>
      </w:r>
      <w:r w:rsidR="000F0DAF">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870" w:name="_Toc380828441"/>
      <w:r>
        <w:t>Bt.read.bytes &lt;svar&gt;</w:t>
      </w:r>
      <w:bookmarkEnd w:id="870"/>
      <w:r w:rsidR="000F0DAF">
        <w:fldChar w:fldCharType="begin"/>
      </w:r>
      <w:r w:rsidR="00330882">
        <w:instrText xml:space="preserve"> XE "</w:instrText>
      </w:r>
      <w:r w:rsidR="00330882" w:rsidRPr="00F13361">
        <w:instrText>Bt.read.bytes &lt;svar&gt;</w:instrText>
      </w:r>
      <w:r w:rsidR="00330882">
        <w:instrText xml:space="preserve">" </w:instrText>
      </w:r>
      <w:r w:rsidR="000F0DAF">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871" w:name="_Toc380828442"/>
      <w:r>
        <w:t>Bt.device.name &lt;svar&gt;</w:t>
      </w:r>
      <w:bookmarkEnd w:id="871"/>
      <w:r w:rsidR="000F0DAF">
        <w:fldChar w:fldCharType="begin"/>
      </w:r>
      <w:r w:rsidR="00330882">
        <w:instrText xml:space="preserve"> XE "</w:instrText>
      </w:r>
      <w:r w:rsidR="00330882" w:rsidRPr="00F13361">
        <w:instrText>Bt.device.name &lt;svar&gt;</w:instrText>
      </w:r>
      <w:r w:rsidR="00330882">
        <w:instrText xml:space="preserve">" </w:instrText>
      </w:r>
      <w:r w:rsidR="000F0DAF">
        <w:fldChar w:fldCharType="end"/>
      </w:r>
    </w:p>
    <w:p w:rsidR="00632194" w:rsidRDefault="00632194" w:rsidP="00632194">
      <w:proofErr w:type="gramStart"/>
      <w:r>
        <w:t>Returns the name of the connected device in the string variable.</w:t>
      </w:r>
      <w:proofErr w:type="gramEnd"/>
      <w:r>
        <w:t xml:space="preserve">  A </w:t>
      </w:r>
      <w:r w:rsidR="00630D3C">
        <w:t xml:space="preserve">run-time </w:t>
      </w:r>
      <w:proofErr w:type="gramStart"/>
      <w:r w:rsidR="00630D3C">
        <w:t>error</w:t>
      </w:r>
      <w:r>
        <w:t xml:space="preserve">  will</w:t>
      </w:r>
      <w:proofErr w:type="gramEnd"/>
      <w:r>
        <w:t xml:space="preserve"> be generated if no device (Status </w:t>
      </w:r>
      <w:r w:rsidR="004644A4">
        <w:t>&lt;&gt;</w:t>
      </w:r>
      <w:r>
        <w:t xml:space="preserve"> 3) is connected.</w:t>
      </w:r>
    </w:p>
    <w:p w:rsidR="00632194" w:rsidRDefault="00632194" w:rsidP="00EB1F62">
      <w:pPr>
        <w:pStyle w:val="Heading2"/>
      </w:pPr>
      <w:bookmarkStart w:id="872" w:name="_Toc380828443"/>
      <w:r>
        <w:t>Bt.set.uuid &lt;sexp&gt;</w:t>
      </w:r>
      <w:bookmarkEnd w:id="872"/>
      <w:r w:rsidR="000F0DAF">
        <w:fldChar w:fldCharType="begin"/>
      </w:r>
      <w:r w:rsidR="00330882">
        <w:instrText xml:space="preserve"> XE "</w:instrText>
      </w:r>
      <w:r w:rsidR="00330882" w:rsidRPr="00F13361">
        <w:instrText>Bt.set.uuid &lt;sexp&gt;</w:instrText>
      </w:r>
      <w:r w:rsidR="00330882">
        <w:instrText xml:space="preserve">" </w:instrText>
      </w:r>
      <w:r w:rsidR="000F0DAF">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 xml:space="preserve">Some information about 16 </w:t>
      </w:r>
      <w:proofErr w:type="gramStart"/>
      <w:r>
        <w:rPr>
          <w:rFonts w:cstheme="minorHAnsi"/>
        </w:rPr>
        <w:t>bit</w:t>
      </w:r>
      <w:proofErr w:type="gramEnd"/>
      <w:r>
        <w:rPr>
          <w:rFonts w:cstheme="minorHAnsi"/>
        </w:rPr>
        <w:t xml:space="preserve"> and 128 bit UUIDs can be found at:</w:t>
      </w:r>
    </w:p>
    <w:p w:rsidR="00833D3B" w:rsidRPr="00632194" w:rsidRDefault="000F0DAF" w:rsidP="0001590A">
      <w:pPr>
        <w:ind w:left="720"/>
      </w:pPr>
      <w:hyperlink r:id="rId30" w:history="1">
        <w:r w:rsidR="00833D3B">
          <w:rPr>
            <w:rStyle w:val="Hyperlink"/>
          </w:rPr>
          <w:t>http://farwestab.wordpress.com/2011/02/05/some-tips-on-android-and-bluetooth/</w:t>
        </w:r>
      </w:hyperlink>
    </w:p>
    <w:p w:rsidR="002D4A72" w:rsidRDefault="00917BFD" w:rsidP="00E33967">
      <w:pPr>
        <w:pStyle w:val="Heading1"/>
      </w:pPr>
      <w:bookmarkStart w:id="873" w:name="_Toc380828444"/>
      <w:r>
        <w:lastRenderedPageBreak/>
        <w:t>Miscellaneous Commands</w:t>
      </w:r>
      <w:bookmarkEnd w:id="873"/>
    </w:p>
    <w:p w:rsidR="00917BFD" w:rsidRDefault="00917BFD" w:rsidP="00EB1F62">
      <w:pPr>
        <w:pStyle w:val="Heading2"/>
      </w:pPr>
      <w:bookmarkStart w:id="874" w:name="_Toc380828445"/>
      <w:r>
        <w:t>Browse</w:t>
      </w:r>
      <w:r w:rsidR="00C130D2">
        <w:t xml:space="preserve"> &lt;url_sexp&gt;</w:t>
      </w:r>
      <w:bookmarkEnd w:id="874"/>
      <w:r w:rsidR="000F0DAF">
        <w:fldChar w:fldCharType="begin"/>
      </w:r>
      <w:r w:rsidR="008A6BAC">
        <w:instrText xml:space="preserve"> XE "</w:instrText>
      </w:r>
      <w:r w:rsidR="008A6BAC" w:rsidRPr="002E6C8B">
        <w:instrText>Browse &lt;url_sexp&gt;</w:instrText>
      </w:r>
      <w:r w:rsidR="008A6BAC">
        <w:instrText xml:space="preserve">" </w:instrText>
      </w:r>
      <w:r w:rsidR="000F0DAF">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31"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proofErr w:type="gramStart"/>
      <w:r w:rsidR="00794F1D">
        <w:t>,</w:t>
      </w:r>
      <w:r>
        <w:t>.</w:t>
      </w:r>
      <w:proofErr w:type="gramEnd"/>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875" w:name="_Toc380828446"/>
      <w:r>
        <w:t>Swap &lt;nvar_a&gt;|&lt;svar_a&gt;, &lt;nvar_b&gt;</w:t>
      </w:r>
      <w:r w:rsidR="000C3162">
        <w:t>|</w:t>
      </w:r>
      <w:r>
        <w:t>&lt;svar_b&gt;</w:t>
      </w:r>
      <w:bookmarkEnd w:id="875"/>
      <w:r w:rsidR="000F0DAF">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0F0DAF">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876" w:name="_Toc380828447"/>
      <w:r>
        <w:t>Clipboard</w:t>
      </w:r>
      <w:bookmarkEnd w:id="876"/>
    </w:p>
    <w:p w:rsidR="00917BFD" w:rsidRPr="004414D8" w:rsidRDefault="00917BFD" w:rsidP="005F4916">
      <w:pPr>
        <w:pStyle w:val="Heading3"/>
      </w:pPr>
      <w:bookmarkStart w:id="877" w:name="_Toc380828448"/>
      <w:r w:rsidRPr="004414D8">
        <w:t>Clipboard.get</w:t>
      </w:r>
      <w:r w:rsidR="00794F1D" w:rsidRPr="004414D8">
        <w:t xml:space="preserve"> &lt;svar&gt;</w:t>
      </w:r>
      <w:bookmarkEnd w:id="877"/>
      <w:r w:rsidR="000F0DAF" w:rsidRPr="004414D8">
        <w:fldChar w:fldCharType="begin"/>
      </w:r>
      <w:r w:rsidR="008A6BAC" w:rsidRPr="004414D8">
        <w:instrText xml:space="preserve"> XE "Clipboard.get &lt;svar&gt;" </w:instrText>
      </w:r>
      <w:r w:rsidR="000F0DAF"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878" w:name="_Toc380828449"/>
      <w:r>
        <w:t>Clipboard.put</w:t>
      </w:r>
      <w:r w:rsidR="00794F1D">
        <w:t xml:space="preserve"> &lt;sexp&gt;</w:t>
      </w:r>
      <w:bookmarkEnd w:id="878"/>
      <w:r w:rsidR="000F0DAF">
        <w:fldChar w:fldCharType="begin"/>
      </w:r>
      <w:r w:rsidR="008A6BAC">
        <w:instrText xml:space="preserve"> XE "</w:instrText>
      </w:r>
      <w:r w:rsidR="008A6BAC" w:rsidRPr="002E6C8B">
        <w:instrText>Clipboard.put &lt;sexp&gt;</w:instrText>
      </w:r>
      <w:r w:rsidR="008A6BAC">
        <w:instrText xml:space="preserve">" </w:instrText>
      </w:r>
      <w:r w:rsidR="000F0DAF">
        <w:fldChar w:fldCharType="end"/>
      </w:r>
    </w:p>
    <w:p w:rsidR="00714C04" w:rsidRDefault="00794F1D" w:rsidP="00714C04">
      <w:r>
        <w:t>Places &lt;sexp&gt; into the clipboard.</w:t>
      </w:r>
    </w:p>
    <w:p w:rsidR="006719A2" w:rsidRDefault="006719A2" w:rsidP="00EB1F62">
      <w:pPr>
        <w:pStyle w:val="Heading2"/>
      </w:pPr>
      <w:bookmarkStart w:id="879" w:name="_Toc380828450"/>
      <w:r>
        <w:t>Echo.on</w:t>
      </w:r>
      <w:bookmarkEnd w:id="879"/>
      <w:r w:rsidR="000F0DAF">
        <w:fldChar w:fldCharType="begin"/>
      </w:r>
      <w:r>
        <w:instrText xml:space="preserve"> XE "</w:instrText>
      </w:r>
      <w:r w:rsidRPr="003E4027">
        <w:instrText>Echo.on</w:instrText>
      </w:r>
      <w:r>
        <w:instrText xml:space="preserve">" </w:instrText>
      </w:r>
      <w:r w:rsidR="000F0DAF">
        <w:fldChar w:fldCharType="end"/>
      </w:r>
    </w:p>
    <w:p w:rsidR="006719A2" w:rsidRPr="006719A2" w:rsidRDefault="00096DF7" w:rsidP="006719A2">
      <w:proofErr w:type="gramStart"/>
      <w:r>
        <w:t>Same as debug.echo.on.</w:t>
      </w:r>
      <w:proofErr w:type="gramEnd"/>
      <w:r>
        <w:t xml:space="preserve"> See debug.echo.on for details.</w:t>
      </w:r>
    </w:p>
    <w:p w:rsidR="006719A2" w:rsidRDefault="006719A2" w:rsidP="00EB1F62">
      <w:pPr>
        <w:pStyle w:val="Heading2"/>
      </w:pPr>
      <w:bookmarkStart w:id="880" w:name="_Toc380828451"/>
      <w:r>
        <w:t>Echo.off</w:t>
      </w:r>
      <w:bookmarkEnd w:id="880"/>
      <w:r w:rsidR="000F0DAF">
        <w:fldChar w:fldCharType="begin"/>
      </w:r>
      <w:r>
        <w:instrText xml:space="preserve"> XE "</w:instrText>
      </w:r>
      <w:r w:rsidRPr="003E4027">
        <w:instrText>Echo.off</w:instrText>
      </w:r>
      <w:r>
        <w:instrText xml:space="preserve">" </w:instrText>
      </w:r>
      <w:r w:rsidR="000F0DAF">
        <w:fldChar w:fldCharType="end"/>
      </w:r>
    </w:p>
    <w:p w:rsidR="006719A2" w:rsidRPr="006719A2" w:rsidRDefault="00096DF7" w:rsidP="006719A2">
      <w:proofErr w:type="gramStart"/>
      <w:r>
        <w:t>Same as debug.echo.off.</w:t>
      </w:r>
      <w:proofErr w:type="gramEnd"/>
      <w:r>
        <w:t xml:space="preserve"> See debug.echo.off for details.</w:t>
      </w:r>
    </w:p>
    <w:p w:rsidR="00917BFD" w:rsidRDefault="00917BFD" w:rsidP="00EB1F62">
      <w:pPr>
        <w:pStyle w:val="Heading2"/>
      </w:pPr>
      <w:bookmarkStart w:id="881" w:name="_Toc380828452"/>
      <w:r>
        <w:t>Encryption</w:t>
      </w:r>
      <w:bookmarkEnd w:id="881"/>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882" w:name="_Toc380828453"/>
      <w:r>
        <w:t>Encrypt</w:t>
      </w:r>
      <w:r w:rsidR="00794F1D">
        <w:t xml:space="preserve"> &lt;pw_sexp&gt;, &lt;source_sexp&gt;, &lt;encrypted_</w:t>
      </w:r>
      <w:r w:rsidR="008F6B1A">
        <w:t>svar&gt;</w:t>
      </w:r>
      <w:bookmarkEnd w:id="882"/>
      <w:r w:rsidR="000F0DAF">
        <w:fldChar w:fldCharType="begin"/>
      </w:r>
      <w:r w:rsidR="008A6BAC">
        <w:instrText xml:space="preserve"> XE "</w:instrText>
      </w:r>
      <w:r w:rsidR="008A6BAC" w:rsidRPr="002E6C8B">
        <w:instrText>Encrypt &lt;pw_sexp&gt;, &lt;source_sexp&gt;, &lt;encrypted_svar&gt;</w:instrText>
      </w:r>
      <w:r w:rsidR="008A6BAC">
        <w:instrText xml:space="preserve">" </w:instrText>
      </w:r>
      <w:r w:rsidR="000F0DAF">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883" w:name="_Toc380828454"/>
      <w:proofErr w:type="gramStart"/>
      <w:r>
        <w:lastRenderedPageBreak/>
        <w:t>Decrypt</w:t>
      </w:r>
      <w:r w:rsidR="008F6B1A">
        <w:t xml:space="preserve">  &lt;</w:t>
      </w:r>
      <w:proofErr w:type="gramEnd"/>
      <w:r w:rsidR="008F6B1A">
        <w:t>pw_sexp&gt;, &lt;encrypted_svar&gt;, &lt;decrypted_svar&gt;</w:t>
      </w:r>
      <w:bookmarkEnd w:id="883"/>
      <w:r w:rsidR="000F0DAF">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0F0DAF">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884" w:name="_Toc380828455"/>
      <w:r>
        <w:t>Text To Speech</w:t>
      </w:r>
      <w:bookmarkEnd w:id="884"/>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5F4916">
      <w:pPr>
        <w:pStyle w:val="Heading3"/>
      </w:pPr>
      <w:bookmarkStart w:id="885" w:name="_Toc380828456"/>
      <w:r>
        <w:t>Tts.init</w:t>
      </w:r>
      <w:bookmarkEnd w:id="885"/>
      <w:r w:rsidR="000F0DAF">
        <w:fldChar w:fldCharType="begin"/>
      </w:r>
      <w:r w:rsidR="00C3470D">
        <w:instrText xml:space="preserve"> XE "</w:instrText>
      </w:r>
      <w:r w:rsidR="00C3470D" w:rsidRPr="00971B8D">
        <w:instrText>Tts.init</w:instrText>
      </w:r>
      <w:r w:rsidR="00C3470D">
        <w:instrText xml:space="preserve">" </w:instrText>
      </w:r>
      <w:r w:rsidR="000F0DAF">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886" w:name="_Toc380828457"/>
      <w:proofErr w:type="gramStart"/>
      <w:r>
        <w:t>Tts.speak</w:t>
      </w:r>
      <w:r w:rsidR="009159B8">
        <w:t xml:space="preserve"> </w:t>
      </w:r>
      <w:r>
        <w:t xml:space="preserve"> &lt;</w:t>
      </w:r>
      <w:proofErr w:type="gramEnd"/>
      <w:r>
        <w:t>sexp&gt;</w:t>
      </w:r>
      <w:r w:rsidR="00BC0590" w:rsidRPr="00BC0590">
        <w:t xml:space="preserve"> {,</w:t>
      </w:r>
      <w:r w:rsidR="00D85978">
        <w:t xml:space="preserve"> </w:t>
      </w:r>
      <w:r w:rsidR="00BC0590" w:rsidRPr="00BC0590">
        <w:t>&lt;wait_lexp&gt;}</w:t>
      </w:r>
      <w:bookmarkEnd w:id="886"/>
      <w:r w:rsidR="000F0DAF">
        <w:fldChar w:fldCharType="begin"/>
      </w:r>
      <w:r w:rsidR="00BC0590">
        <w:instrText xml:space="preserve"> XE "</w:instrText>
      </w:r>
      <w:r w:rsidR="00BC0590" w:rsidRPr="00E42DA9">
        <w:instrText>Tts.speak  &lt;sexp&gt; {, &lt;wait_lexp&gt;}</w:instrText>
      </w:r>
      <w:r w:rsidR="00BC0590">
        <w:instrText xml:space="preserve">" </w:instrText>
      </w:r>
      <w:r w:rsidR="000F0DAF">
        <w:fldChar w:fldCharType="end"/>
      </w:r>
    </w:p>
    <w:p w:rsidR="000039BC" w:rsidRDefault="000039BC" w:rsidP="00BC0590">
      <w:proofErr w:type="gramStart"/>
      <w:r>
        <w:t>Speaks the string expression.</w:t>
      </w:r>
      <w:proofErr w:type="gramEnd"/>
      <w:r>
        <w:t xml:space="preserve">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887" w:name="_Toc380828458"/>
      <w:r>
        <w:t>Tts.speak.toFile &lt;sexp&gt; {,</w:t>
      </w:r>
      <w:r w:rsidR="00D85978">
        <w:t xml:space="preserve"> </w:t>
      </w:r>
      <w:r>
        <w:t>&lt;path_sexp&gt;}</w:t>
      </w:r>
      <w:bookmarkEnd w:id="887"/>
      <w:r w:rsidR="000F0DAF">
        <w:fldChar w:fldCharType="begin"/>
      </w:r>
      <w:r w:rsidR="00D85978">
        <w:instrText xml:space="preserve"> XE "</w:instrText>
      </w:r>
      <w:r w:rsidR="00D85978" w:rsidRPr="0068450E">
        <w:instrText>Tts.speak.toFile &lt;sexp&gt; {, &lt;path_sexp&gt;}</w:instrText>
      </w:r>
      <w:r w:rsidR="00D85978">
        <w:instrText xml:space="preserve">" </w:instrText>
      </w:r>
      <w:r w:rsidR="000F0DAF">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888" w:name="_Toc380828459"/>
      <w:r>
        <w:t>Tts.stop</w:t>
      </w:r>
      <w:bookmarkEnd w:id="888"/>
      <w:r w:rsidR="000F0DAF">
        <w:fldChar w:fldCharType="begin"/>
      </w:r>
      <w:r w:rsidR="00D85978">
        <w:instrText xml:space="preserve"> XE "</w:instrText>
      </w:r>
      <w:r w:rsidR="00D85978" w:rsidRPr="00F96360">
        <w:instrText>Tts.stop</w:instrText>
      </w:r>
      <w:r w:rsidR="00D85978">
        <w:instrText xml:space="preserve">" </w:instrText>
      </w:r>
      <w:r w:rsidR="000F0DAF">
        <w:fldChar w:fldCharType="end"/>
      </w:r>
    </w:p>
    <w:p w:rsidR="00BC0590" w:rsidRDefault="00BC0590" w:rsidP="00D85978">
      <w:proofErr w:type="gramStart"/>
      <w:r>
        <w:t>Waits for any outstanding speech to finish, then releases Android's</w:t>
      </w:r>
      <w:r w:rsidR="00D85978">
        <w:t xml:space="preserve"> </w:t>
      </w:r>
      <w:r>
        <w:t>text-to-speech</w:t>
      </w:r>
      <w:r w:rsidR="00D85978">
        <w:t xml:space="preserve"> </w:t>
      </w:r>
      <w:r>
        <w:t>engine.</w:t>
      </w:r>
      <w:proofErr w:type="gramEnd"/>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889" w:name="_Toc380828460"/>
      <w:r>
        <w:t xml:space="preserve">Speech </w:t>
      </w:r>
      <w:proofErr w:type="gramStart"/>
      <w:r>
        <w:t>To</w:t>
      </w:r>
      <w:proofErr w:type="gramEnd"/>
      <w:r>
        <w:t xml:space="preserve"> Text (Voice Recognition)</w:t>
      </w:r>
      <w:bookmarkEnd w:id="889"/>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w:t>
      </w:r>
      <w:proofErr w:type="gramStart"/>
      <w:r>
        <w:t>are</w:t>
      </w:r>
      <w:proofErr w:type="gramEnd"/>
      <w:r>
        <w:t xml:space="preserve"> different for Graphics Mode, HTML mode and simple Console Output mode. </w:t>
      </w:r>
    </w:p>
    <w:p w:rsidR="003A75E2" w:rsidRDefault="003A75E2" w:rsidP="005F4916">
      <w:pPr>
        <w:pStyle w:val="Heading3"/>
      </w:pPr>
      <w:bookmarkStart w:id="890" w:name="_Toc380828461"/>
      <w:r>
        <w:t>S</w:t>
      </w:r>
      <w:r w:rsidR="004A7CF1">
        <w:t>tt</w:t>
      </w:r>
      <w:r>
        <w:t>.</w:t>
      </w:r>
      <w:r w:rsidR="004A7CF1">
        <w:t>listen</w:t>
      </w:r>
      <w:bookmarkEnd w:id="890"/>
      <w:r w:rsidR="000F0DAF">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0F0DAF">
        <w:fldChar w:fldCharType="end"/>
      </w:r>
    </w:p>
    <w:p w:rsidR="00D108B6" w:rsidRDefault="003A75E2" w:rsidP="004A7CF1">
      <w:proofErr w:type="gramStart"/>
      <w:r>
        <w:t>Start the vo</w:t>
      </w:r>
      <w:r w:rsidR="00D108B6">
        <w:t>ice recognize</w:t>
      </w:r>
      <w:proofErr w:type="gramEnd"/>
      <w:r w:rsidR="00D108B6">
        <w:t xml:space="preserv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891" w:name="_Toc380828462"/>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891"/>
      <w:r w:rsidR="000F0DAF"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0F0DAF"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lastRenderedPageBreak/>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w:t>
      </w:r>
      <w:proofErr w:type="gramStart"/>
      <w:r>
        <w:t>program</w:t>
      </w:r>
      <w:proofErr w:type="gramEnd"/>
      <w:r>
        <w:t xml:space="preserve">,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892" w:name="_Toc380828463"/>
      <w:r>
        <w:t>Timer Interrupts and Commands</w:t>
      </w:r>
      <w:bookmarkEnd w:id="892"/>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 xml:space="preserve">The trigger disables the interrupt. </w:t>
      </w:r>
      <w:proofErr w:type="gramStart"/>
      <w:r>
        <w:t>Another timer</w:t>
      </w:r>
      <w:proofErr w:type="gramEnd"/>
      <w:r>
        <w:t xml:space="preserve">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893" w:name="_Toc380828464"/>
      <w:r>
        <w:t>Timer.set &lt;interval_nexp&gt;</w:t>
      </w:r>
      <w:bookmarkEnd w:id="893"/>
      <w:r w:rsidR="000F0DAF">
        <w:fldChar w:fldCharType="begin"/>
      </w:r>
      <w:r>
        <w:instrText xml:space="preserve"> XE "</w:instrText>
      </w:r>
      <w:r w:rsidRPr="002A3BBA">
        <w:instrText>Timer.set &lt;interval_nexp&gt;</w:instrText>
      </w:r>
      <w:r>
        <w:instrText xml:space="preserve">" </w:instrText>
      </w:r>
      <w:r w:rsidR="000F0DAF">
        <w:fldChar w:fldCharType="end"/>
      </w:r>
    </w:p>
    <w:p w:rsidR="004B032C" w:rsidRDefault="004B032C" w:rsidP="004B032C">
      <w:proofErr w:type="gramStart"/>
      <w:r>
        <w:t>Sets a timer that will repeatedly interrupt program execution after the specified time interval.</w:t>
      </w:r>
      <w:proofErr w:type="gramEnd"/>
      <w:r>
        <w:t xml:space="preserve">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894" w:name="_Toc380828465"/>
      <w:r>
        <w:t>O</w:t>
      </w:r>
      <w:r w:rsidR="004B032C">
        <w:t>nTimer:</w:t>
      </w:r>
      <w:bookmarkEnd w:id="894"/>
      <w:r w:rsidR="000F0DAF">
        <w:fldChar w:fldCharType="begin"/>
      </w:r>
      <w:r w:rsidR="004B032C">
        <w:instrText xml:space="preserve"> XE "</w:instrText>
      </w:r>
      <w:r>
        <w:instrText>O</w:instrText>
      </w:r>
      <w:r w:rsidR="004B032C" w:rsidRPr="002A3BBA">
        <w:instrText>nTimer\:</w:instrText>
      </w:r>
      <w:r w:rsidR="004B032C">
        <w:instrText xml:space="preserve">" </w:instrText>
      </w:r>
      <w:r w:rsidR="000F0DAF">
        <w:fldChar w:fldCharType="end"/>
      </w:r>
    </w:p>
    <w:p w:rsidR="004B032C" w:rsidRDefault="004B032C" w:rsidP="004B032C">
      <w:r>
        <w:t xml:space="preserve">The label after which the </w:t>
      </w:r>
      <w:proofErr w:type="gramStart"/>
      <w:r>
        <w:t>timer interrupt</w:t>
      </w:r>
      <w:proofErr w:type="gramEnd"/>
      <w:r>
        <w:t xml:space="preserve"> code will be placed.</w:t>
      </w:r>
    </w:p>
    <w:p w:rsidR="004B032C" w:rsidRDefault="004B032C" w:rsidP="005F4916">
      <w:pPr>
        <w:pStyle w:val="Heading3"/>
      </w:pPr>
      <w:bookmarkStart w:id="895" w:name="_Toc380828466"/>
      <w:r>
        <w:t>Timer.Resume</w:t>
      </w:r>
      <w:bookmarkEnd w:id="895"/>
      <w:r w:rsidR="000F0DAF">
        <w:fldChar w:fldCharType="begin"/>
      </w:r>
      <w:r>
        <w:instrText xml:space="preserve"> XE "</w:instrText>
      </w:r>
      <w:r w:rsidRPr="002A3BBA">
        <w:instrText>Timer.Resume</w:instrText>
      </w:r>
      <w:r>
        <w:instrText xml:space="preserve">" </w:instrText>
      </w:r>
      <w:r w:rsidR="000F0DAF">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896" w:name="_Toc380828467"/>
      <w:r>
        <w:lastRenderedPageBreak/>
        <w:t>Timer.Clear</w:t>
      </w:r>
      <w:bookmarkEnd w:id="896"/>
      <w:r w:rsidR="000F0DAF">
        <w:fldChar w:fldCharType="begin"/>
      </w:r>
      <w:r>
        <w:instrText xml:space="preserve"> XE "</w:instrText>
      </w:r>
      <w:r w:rsidRPr="002A3BBA">
        <w:instrText>Timer.Clear</w:instrText>
      </w:r>
      <w:r>
        <w:instrText xml:space="preserve">" </w:instrText>
      </w:r>
      <w:r w:rsidR="000F0DAF">
        <w:fldChar w:fldCharType="end"/>
      </w:r>
    </w:p>
    <w:p w:rsidR="004B032C" w:rsidRDefault="004B032C" w:rsidP="004B032C">
      <w:proofErr w:type="gramStart"/>
      <w:r>
        <w:t>Clears the repeating timer.</w:t>
      </w:r>
      <w:proofErr w:type="gramEnd"/>
      <w:r>
        <w:t xml:space="preserve"> No further timer interrupts will occur.</w:t>
      </w:r>
    </w:p>
    <w:p w:rsidR="004B032C" w:rsidRDefault="004B032C" w:rsidP="005F4916">
      <w:pPr>
        <w:pStyle w:val="Heading3"/>
      </w:pPr>
      <w:bookmarkStart w:id="897" w:name="_Toc380828468"/>
      <w:r>
        <w:t>Sample Code</w:t>
      </w:r>
      <w:bookmarkEnd w:id="897"/>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proofErr w:type="gramStart"/>
      <w:r w:rsidR="00F5651B">
        <w:t>"</w:t>
      </w:r>
      <w:r w:rsidRPr="00583B62">
        <w:t xml:space="preserve"> seconds</w:t>
      </w:r>
      <w:proofErr w:type="gramEnd"/>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898" w:name="_Toc380828469"/>
      <w:r>
        <w:t>Device &lt;svar&gt;</w:t>
      </w:r>
      <w:bookmarkEnd w:id="898"/>
      <w:r w:rsidR="000F0DAF">
        <w:fldChar w:fldCharType="begin"/>
      </w:r>
      <w:r w:rsidR="00C3470D">
        <w:instrText xml:space="preserve"> XE "</w:instrText>
      </w:r>
      <w:r w:rsidR="00C3470D" w:rsidRPr="006C2C8A">
        <w:instrText>Device &lt;svar&gt;</w:instrText>
      </w:r>
      <w:r w:rsidR="00C3470D">
        <w:instrText xml:space="preserve">" </w:instrText>
      </w:r>
      <w:r w:rsidR="000F0DAF">
        <w:fldChar w:fldCharType="end"/>
      </w:r>
    </w:p>
    <w:p w:rsidR="009368A8" w:rsidRPr="009368A8" w:rsidRDefault="009368A8" w:rsidP="009368A8">
      <w:proofErr w:type="gramStart"/>
      <w:r>
        <w:t>Returns information about this Android device in the string variable.</w:t>
      </w:r>
      <w:proofErr w:type="gramEnd"/>
      <w:r>
        <w:t xml:space="preserve"> The information is the device Model, Device Type and OS.</w:t>
      </w:r>
    </w:p>
    <w:p w:rsidR="00917BFD" w:rsidRDefault="00917BFD" w:rsidP="00EB1F62">
      <w:pPr>
        <w:pStyle w:val="Heading2"/>
      </w:pPr>
      <w:bookmarkStart w:id="899" w:name="_Toc380828470"/>
      <w:r>
        <w:t>Include</w:t>
      </w:r>
      <w:r w:rsidR="008B35C5">
        <w:t xml:space="preserve"> FileNamePath</w:t>
      </w:r>
      <w:bookmarkEnd w:id="899"/>
      <w:r w:rsidR="000F0DAF">
        <w:fldChar w:fldCharType="begin"/>
      </w:r>
      <w:r w:rsidR="008A6BAC">
        <w:instrText xml:space="preserve"> XE "</w:instrText>
      </w:r>
      <w:r w:rsidR="008A6BAC" w:rsidRPr="002E6C8B">
        <w:instrText>Include FileNamePath</w:instrText>
      </w:r>
      <w:r w:rsidR="008A6BAC">
        <w:instrText xml:space="preserve">" </w:instrText>
      </w:r>
      <w:r w:rsidR="000F0DAF">
        <w:fldChar w:fldCharType="end"/>
      </w:r>
    </w:p>
    <w:p w:rsidR="008B35C5" w:rsidRDefault="00A50C6A" w:rsidP="008B35C5">
      <w:r>
        <w:t xml:space="preserve">Before the program is run, the BASIC! </w:t>
      </w:r>
      <w:proofErr w:type="gramStart"/>
      <w:r>
        <w:t>preprocessor</w:t>
      </w:r>
      <w:proofErr w:type="gramEnd"/>
      <w:r>
        <w:t xml:space="preserve"> replaces any Include statements with the text from the named file. You can use this to i</w:t>
      </w:r>
      <w:r w:rsidR="008B35C5" w:rsidRPr="008B35C5">
        <w:t xml:space="preserve">nsert another BASIC! </w:t>
      </w:r>
      <w:proofErr w:type="gramStart"/>
      <w:r w:rsidR="008B35C5" w:rsidRPr="008B35C5">
        <w:t>program</w:t>
      </w:r>
      <w:proofErr w:type="gramEnd"/>
      <w:r w:rsidR="008B35C5" w:rsidRPr="008B35C5">
        <w:t xml:space="preserve">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proofErr w:type="gramStart"/>
      <w:r>
        <w:t>insert</w:t>
      </w:r>
      <w:r w:rsidR="00A50C6A">
        <w:t>s</w:t>
      </w:r>
      <w:proofErr w:type="gramEnd"/>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900" w:name="_Toc380828471"/>
      <w:r>
        <w:t>Pause</w:t>
      </w:r>
      <w:r w:rsidR="008B35C5">
        <w:t xml:space="preserve"> &lt;ticks_nexp&gt;</w:t>
      </w:r>
      <w:bookmarkEnd w:id="900"/>
      <w:r w:rsidR="000F0DAF">
        <w:fldChar w:fldCharType="begin"/>
      </w:r>
      <w:r w:rsidR="008A6BAC">
        <w:instrText xml:space="preserve"> XE "</w:instrText>
      </w:r>
      <w:r w:rsidR="008A6BAC" w:rsidRPr="002E6C8B">
        <w:instrText>Pause &lt;ticks_nexp&gt;</w:instrText>
      </w:r>
      <w:r w:rsidR="008A6BAC">
        <w:instrText xml:space="preserve">" </w:instrText>
      </w:r>
      <w:r w:rsidR="000F0DAF">
        <w:fldChar w:fldCharType="end"/>
      </w:r>
    </w:p>
    <w:p w:rsidR="008B35C5" w:rsidRPr="008B35C5" w:rsidRDefault="008B35C5" w:rsidP="008B35C5">
      <w:r>
        <w:t xml:space="preserve">Stops the execution of the BASIC! </w:t>
      </w:r>
      <w:proofErr w:type="gramStart"/>
      <w:r>
        <w:t>progra</w:t>
      </w:r>
      <w:r w:rsidR="00BF1116">
        <w:t>m</w:t>
      </w:r>
      <w:proofErr w:type="gramEnd"/>
      <w:r w:rsidR="00BF1116">
        <w:t xml:space="preserve"> for &lt;ticks_nexp&gt; milliseconds. One millisecond = 1/1000 of a second. Pause 1000 will </w:t>
      </w:r>
      <w:proofErr w:type="gramStart"/>
      <w:r w:rsidR="00BF1116">
        <w:t>pause</w:t>
      </w:r>
      <w:proofErr w:type="gramEnd"/>
      <w:r w:rsidR="00BF1116">
        <w:t xml:space="preserve"> the program for one second.</w:t>
      </w:r>
    </w:p>
    <w:p w:rsidR="00917BFD" w:rsidRDefault="00917BFD" w:rsidP="00EB1F62">
      <w:pPr>
        <w:pStyle w:val="Heading2"/>
      </w:pPr>
      <w:bookmarkStart w:id="901" w:name="_Toc380828472"/>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901"/>
      <w:r w:rsidR="000F0DAF">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0F0DAF">
        <w:fldChar w:fldCharType="end"/>
      </w:r>
    </w:p>
    <w:p w:rsidR="00CE663E" w:rsidRDefault="00CE663E" w:rsidP="00CE663E">
      <w:proofErr w:type="gramStart"/>
      <w:r>
        <w:t>Pop</w:t>
      </w:r>
      <w:r w:rsidR="00FB2160">
        <w:t>s up</w:t>
      </w:r>
      <w:r>
        <w:t xml:space="preserve"> a small message for a limited duration.</w:t>
      </w:r>
      <w:proofErr w:type="gramEnd"/>
      <w:r>
        <w:t xml:space="preserve"> </w:t>
      </w:r>
    </w:p>
    <w:p w:rsidR="00CE663E" w:rsidRDefault="00CE663E" w:rsidP="00CE663E">
      <w:r>
        <w:t xml:space="preserve">The message is &lt;message_sexp&gt;. </w:t>
      </w:r>
    </w:p>
    <w:p w:rsidR="00CE663E" w:rsidRDefault="00CE663E" w:rsidP="00CE663E">
      <w:r>
        <w:lastRenderedPageBreak/>
        <w:t xml:space="preserve">The duration of the message is either 2 seconds or 4 seconds. If &lt;duration_nexp&gt; </w:t>
      </w:r>
      <w:proofErr w:type="gramStart"/>
      <w:r>
        <w:t>=  0</w:t>
      </w:r>
      <w:proofErr w:type="gramEnd"/>
      <w:r>
        <w:t xml:space="preserve"> the duration will be 2 seconds. If &lt;duration_nexp&gt; &lt;</w:t>
      </w:r>
      <w:proofErr w:type="gramStart"/>
      <w:r>
        <w:t>&gt;  0</w:t>
      </w:r>
      <w:proofErr w:type="gramEnd"/>
      <w:r>
        <w:t xml:space="preserve">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902" w:name="_Toc380828473"/>
      <w:r>
        <w:t>Select</w:t>
      </w:r>
      <w:r w:rsidR="00CE663E">
        <w:t xml:space="preserve"> &lt;selection_nvar&gt;, </w:t>
      </w:r>
      <w:r w:rsidR="00F32DA3">
        <w:t>&lt;</w:t>
      </w:r>
      <w:r w:rsidR="00CE663E">
        <w:t>Array$[]</w:t>
      </w:r>
      <w:r w:rsidR="00F32DA3">
        <w:t>&gt;</w:t>
      </w:r>
      <w:r w:rsidR="00A6457D">
        <w:t>|&lt;list_nexp&gt;</w:t>
      </w:r>
      <w:r w:rsidR="00B03F3D">
        <w:t xml:space="preserve"> {,&lt;title_sexp&gt;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902"/>
      <w:r w:rsidR="000F0DAF">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0F0DAF">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w:t>
      </w:r>
      <w:proofErr w:type="gramStart"/>
      <w:r>
        <w:t>&gt;  is</w:t>
      </w:r>
      <w:proofErr w:type="gramEnd"/>
      <w:r>
        <w:t xml:space="preserve">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903" w:name="_Toc380828474"/>
      <w:r>
        <w:t>Split &lt;result_array$[]&gt;</w:t>
      </w:r>
      <w:r w:rsidR="000818E1" w:rsidRPr="000818E1">
        <w:t>, &lt;source</w:t>
      </w:r>
      <w:r w:rsidR="000818E1">
        <w:t>_sexp&gt; {, &lt;test_sexp&gt;</w:t>
      </w:r>
      <w:r w:rsidR="000818E1" w:rsidRPr="000818E1">
        <w:t>}</w:t>
      </w:r>
      <w:bookmarkEnd w:id="903"/>
      <w:r w:rsidR="000F0DAF">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0F0DAF">
        <w:fldChar w:fldCharType="end"/>
      </w:r>
    </w:p>
    <w:p w:rsidR="000C3162" w:rsidRDefault="000C3162" w:rsidP="000C3162">
      <w:pPr>
        <w:pStyle w:val="Heading2"/>
      </w:pPr>
      <w:bookmarkStart w:id="904" w:name="_Toc380828475"/>
      <w:r>
        <w:t>Split.all &lt;result_array$[]&gt;</w:t>
      </w:r>
      <w:r w:rsidRPr="000818E1">
        <w:t>, &lt;source</w:t>
      </w:r>
      <w:r>
        <w:t>_sexp&gt; {, &lt;test_sexp&gt;</w:t>
      </w:r>
      <w:r w:rsidRPr="000818E1">
        <w:t>}</w:t>
      </w:r>
      <w:bookmarkEnd w:id="904"/>
      <w:r w:rsidR="000F0DAF">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0F0DAF">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pPr>
        <w:rPr>
          <w:ins w:id="905" w:author="msammartano" w:date="2014-03-17T11:44:00Z"/>
        </w:rPr>
      </w:pPr>
      <w:r>
        <w:lastRenderedPageBreak/>
        <w:t>The &lt;result_</w:t>
      </w:r>
      <w:r w:rsidR="00D43DA8">
        <w:t>a</w:t>
      </w:r>
      <w:r>
        <w:t>rray$[]&gt; is specified without an index. The array must not have been previously dimensioned.</w:t>
      </w:r>
    </w:p>
    <w:p w:rsidR="009503FB" w:rsidRDefault="009503FB" w:rsidP="00D43DA8">
      <w:ins w:id="906" w:author="msammartano" w:date="2014-03-17T11:44:00Z">
        <w:r>
          <w:t xml:space="preserve">If the </w:t>
        </w:r>
      </w:ins>
      <w:ins w:id="907" w:author="msammartano" w:date="2014-03-17T11:45:00Z">
        <w:r>
          <w:t xml:space="preserve">beginning of the </w:t>
        </w:r>
      </w:ins>
      <w:ins w:id="908" w:author="msammartano" w:date="2014-03-17T11:44:00Z">
        <w:r>
          <w:t xml:space="preserve">source string </w:t>
        </w:r>
      </w:ins>
      <w:ins w:id="909" w:author="msammartano" w:date="2014-03-17T11:45:00Z">
        <w:r>
          <w:t xml:space="preserve">matches the </w:t>
        </w:r>
      </w:ins>
      <w:ins w:id="910" w:author="msammartano" w:date="2014-03-17T11:48:00Z">
        <w:r>
          <w:t>test string</w:t>
        </w:r>
      </w:ins>
      <w:ins w:id="911" w:author="msammartano" w:date="2014-03-17T11:45:00Z">
        <w:r>
          <w:t>, the first element of the result</w:t>
        </w:r>
      </w:ins>
      <w:ins w:id="912" w:author="msammartano" w:date="2014-03-17T11:48:00Z">
        <w:r>
          <w:t xml:space="preserve"> </w:t>
        </w:r>
      </w:ins>
      <w:ins w:id="913" w:author="msammartano" w:date="2014-03-17T11:45:00Z">
        <w:r>
          <w:t>array will be an empty string.</w:t>
        </w:r>
      </w:ins>
      <w:ins w:id="914" w:author="msammartano" w:date="2014-03-17T11:54:00Z">
        <w:r w:rsidR="00F91921">
          <w:t xml:space="preserve"> </w:t>
        </w:r>
        <w:r>
          <w:t xml:space="preserve">This </w:t>
        </w:r>
        <w:r w:rsidR="00F91921">
          <w:t>differ</w:t>
        </w:r>
      </w:ins>
      <w:ins w:id="915" w:author="msammartano" w:date="2014-03-17T12:56:00Z">
        <w:r w:rsidR="00F91921">
          <w:t>s</w:t>
        </w:r>
      </w:ins>
      <w:ins w:id="916" w:author="msammartano" w:date="2014-03-17T11:54:00Z">
        <w:r>
          <w:t xml:space="preserve"> from the WORD$() function, which strips </w:t>
        </w:r>
      </w:ins>
      <w:ins w:id="917" w:author="msammartano" w:date="2014-03-17T11:55:00Z">
        <w:r>
          <w:t xml:space="preserve">leading and trailing </w:t>
        </w:r>
      </w:ins>
      <w:ins w:id="918" w:author="msammartano" w:date="2014-03-17T12:12:00Z">
        <w:r>
          <w:t>occurrenc</w:t>
        </w:r>
      </w:ins>
      <w:ins w:id="919" w:author="msammartano" w:date="2014-03-17T11:55:00Z">
        <w:r>
          <w:t>es of the</w:t>
        </w:r>
      </w:ins>
      <w:ins w:id="920" w:author="msammartano" w:date="2014-03-17T11:54:00Z">
        <w:r>
          <w:t xml:space="preserve"> test string from the source string before splitting.</w:t>
        </w:r>
      </w:ins>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proofErr w:type="gramStart"/>
      <w:r w:rsidRPr="00674A65">
        <w:t>string</w:t>
      </w:r>
      <w:proofErr w:type="gramEnd"/>
      <w:r w:rsidRPr="00674A65">
        <w:t>$ = "a:b:c:d"</w:t>
      </w:r>
    </w:p>
    <w:p w:rsidR="004E64AD" w:rsidRPr="00674A65" w:rsidRDefault="004E64AD" w:rsidP="007B2223">
      <w:pPr>
        <w:pStyle w:val="Codeexample"/>
      </w:pPr>
      <w:del w:id="921" w:author="msammartano" w:date="2014-03-17T13:33:00Z">
        <w:r w:rsidRPr="00674A65" w:rsidDel="002A7225">
          <w:delText>argument</w:delText>
        </w:r>
      </w:del>
      <w:proofErr w:type="gramStart"/>
      <w:ins w:id="922" w:author="msammartano" w:date="2014-03-17T13:33:00Z">
        <w:r w:rsidR="002A7225">
          <w:t>delimiter</w:t>
        </w:r>
      </w:ins>
      <w:proofErr w:type="gramEnd"/>
      <w:r w:rsidRPr="00674A65">
        <w:t>$ = ":"</w:t>
      </w:r>
    </w:p>
    <w:p w:rsidR="004E64AD" w:rsidRPr="00674A65" w:rsidRDefault="004E64AD" w:rsidP="007B2223">
      <w:pPr>
        <w:pStyle w:val="Codeexample"/>
      </w:pPr>
      <w:del w:id="923" w:author="msammartano" w:date="2014-03-17T13:27:00Z">
        <w:r w:rsidRPr="00674A65" w:rsidDel="002A7225">
          <w:delText>split</w:delText>
        </w:r>
      </w:del>
      <w:ins w:id="924" w:author="msammartano" w:date="2014-03-17T13:27:00Z">
        <w:r w:rsidR="002A7225">
          <w:t>SPLIT</w:t>
        </w:r>
      </w:ins>
      <w:r w:rsidRPr="00674A65">
        <w:t xml:space="preserve"> result$[], string$, </w:t>
      </w:r>
      <w:del w:id="925" w:author="msammartano" w:date="2014-03-17T13:33:00Z">
        <w:r w:rsidRPr="00674A65" w:rsidDel="002A7225">
          <w:delText>argument</w:delText>
        </w:r>
      </w:del>
      <w:ins w:id="926" w:author="msammartano" w:date="2014-03-17T13:33:00Z">
        <w:r w:rsidR="002A7225">
          <w:t>delimiter</w:t>
        </w:r>
      </w:ins>
      <w:r w:rsidRPr="00674A65">
        <w:t>$</w:t>
      </w:r>
    </w:p>
    <w:p w:rsidR="004E64AD" w:rsidRPr="00674A65" w:rsidRDefault="004E64AD" w:rsidP="007B2223">
      <w:pPr>
        <w:pStyle w:val="Codeexample"/>
      </w:pPr>
    </w:p>
    <w:p w:rsidR="004E64AD" w:rsidRPr="00674A65" w:rsidRDefault="004E64AD" w:rsidP="007B2223">
      <w:pPr>
        <w:pStyle w:val="Codeexample"/>
      </w:pPr>
      <w:del w:id="927" w:author="msammartano" w:date="2014-03-17T13:27:00Z">
        <w:r w:rsidRPr="00674A65" w:rsidDel="002A7225">
          <w:delText>array.length</w:delText>
        </w:r>
      </w:del>
      <w:ins w:id="928" w:author="msammartano" w:date="2014-03-17T13:27:00Z">
        <w:r w:rsidR="002A7225">
          <w:t>ARRAY.LENGTH</w:t>
        </w:r>
      </w:ins>
      <w:r w:rsidRPr="00674A65">
        <w:t xml:space="preserve"> length, result$[]</w:t>
      </w:r>
    </w:p>
    <w:p w:rsidR="004E64AD" w:rsidRPr="00674A65" w:rsidRDefault="002A7225" w:rsidP="007B2223">
      <w:pPr>
        <w:pStyle w:val="Codeexample"/>
      </w:pPr>
      <w:ins w:id="929" w:author="msammartano" w:date="2014-03-17T13:28:00Z">
        <w:r>
          <w:t>FOR</w:t>
        </w:r>
      </w:ins>
      <w:del w:id="930" w:author="msammartano" w:date="2014-03-17T13:27:00Z">
        <w:r w:rsidR="004E64AD" w:rsidRPr="00674A65" w:rsidDel="002A7225">
          <w:delText>for</w:delText>
        </w:r>
      </w:del>
      <w:r w:rsidR="004E64AD" w:rsidRPr="00674A65">
        <w:t xml:space="preserve"> i = 1 </w:t>
      </w:r>
      <w:ins w:id="931" w:author="msammartano" w:date="2014-03-17T13:28:00Z">
        <w:r>
          <w:t>TO</w:t>
        </w:r>
      </w:ins>
      <w:del w:id="932" w:author="msammartano" w:date="2014-03-17T13:27:00Z">
        <w:r w:rsidR="004E64AD" w:rsidRPr="00674A65" w:rsidDel="002A7225">
          <w:delText>to</w:delText>
        </w:r>
      </w:del>
      <w:r w:rsidR="004E64AD" w:rsidRPr="00674A65">
        <w:t xml:space="preserve"> length</w:t>
      </w:r>
    </w:p>
    <w:p w:rsidR="004E64AD" w:rsidRPr="00674A65" w:rsidRDefault="002A7225" w:rsidP="007B2223">
      <w:pPr>
        <w:pStyle w:val="Codeexample"/>
      </w:pPr>
      <w:ins w:id="933" w:author="msammartano" w:date="2014-03-17T13:28:00Z">
        <w:r>
          <w:t>PRINT</w:t>
        </w:r>
      </w:ins>
      <w:del w:id="934" w:author="msammartano" w:date="2014-03-17T13:28:00Z">
        <w:r w:rsidR="004E64AD" w:rsidRPr="00674A65" w:rsidDel="002A7225">
          <w:delText xml:space="preserve">print </w:delText>
        </w:r>
      </w:del>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ins w:id="935" w:author="msammartano" w:date="2014-03-17T13:28:00Z">
        <w:r>
          <w:t>NEXT</w:t>
        </w:r>
      </w:ins>
      <w:del w:id="936" w:author="msammartano" w:date="2014-03-17T13:28:00Z">
        <w:r w:rsidR="004E64AD" w:rsidRPr="00674A65" w:rsidDel="002A7225">
          <w:delText>next</w:delText>
        </w:r>
      </w:del>
      <w:r w:rsidR="004E64AD" w:rsidRPr="00674A65">
        <w:t xml:space="preserve"> i</w:t>
      </w:r>
    </w:p>
    <w:p w:rsidR="004E64AD" w:rsidRPr="00674A65" w:rsidRDefault="004E64AD" w:rsidP="00084947">
      <w:pPr>
        <w:pStyle w:val="Codeexample"/>
        <w:rPr>
          <w:rFonts w:ascii="Arial Rounded MT Bold" w:hAnsi="Arial Rounded MT Bold"/>
        </w:rPr>
      </w:pPr>
      <w:r w:rsidRPr="00674A65">
        <w:t>P</w:t>
      </w:r>
      <w:ins w:id="937" w:author="msammartano" w:date="2014-03-17T13:28:00Z">
        <w:r w:rsidR="002A7225">
          <w:t>RINT</w:t>
        </w:r>
      </w:ins>
      <w:del w:id="938" w:author="msammartano" w:date="2014-03-17T13:28:00Z">
        <w:r w:rsidRPr="00674A65" w:rsidDel="002A7225">
          <w:delText>rint</w:delText>
        </w:r>
      </w:del>
      <w:r w:rsidRPr="00674A65">
        <w:t xml:space="preserve"> </w:t>
      </w:r>
      <w:r w:rsidR="00F5651B">
        <w:t>"</w:t>
      </w:r>
      <w:del w:id="939" w:author="msammartano" w:date="2014-03-17T13:29:00Z">
        <w:r w:rsidRPr="00674A65" w:rsidDel="002A7225">
          <w:delText xml:space="preserve"> </w:delText>
        </w:r>
      </w:del>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0F0DAF" w:rsidP="0001590A">
      <w:pPr>
        <w:ind w:left="720"/>
      </w:pPr>
      <w:hyperlink r:id="rId32" w:history="1">
        <w:r w:rsidR="002416A7" w:rsidRPr="0001590A">
          <w:rPr>
            <w:rStyle w:val="Hyperlink"/>
          </w:rPr>
          <w:t>http://developer.android.com/reference/java/util/regex/Pattern.html</w:t>
        </w:r>
      </w:hyperlink>
    </w:p>
    <w:p w:rsidR="00340EF7" w:rsidRDefault="00340EF7" w:rsidP="00340EF7">
      <w:pPr>
        <w:pStyle w:val="Heading2"/>
      </w:pPr>
      <w:bookmarkStart w:id="940" w:name="_Toc380828476"/>
      <w:r>
        <w:t>Time {&lt;time_nexp&gt;,} Year$, Month$, Day$, Hour$, Minute$, Second$, WeekDay, isDST</w:t>
      </w:r>
      <w:bookmarkEnd w:id="940"/>
      <w:r w:rsidR="000F0DAF">
        <w:fldChar w:fldCharType="begin"/>
      </w:r>
      <w:r>
        <w:instrText xml:space="preserve"> XE "</w:instrText>
      </w:r>
      <w:r w:rsidRPr="008369F9">
        <w:instrText>Time {&lt;time_nexp&gt;,} Year$, Month$, Day$, Hour$, Minute$, Second$, WeekDay, isDST</w:instrText>
      </w:r>
      <w:r>
        <w:instrText xml:space="preserve">" </w:instrText>
      </w:r>
      <w:r w:rsidR="000F0DAF">
        <w:fldChar w:fldCharType="end"/>
      </w:r>
    </w:p>
    <w:p w:rsidR="00340EF7" w:rsidRDefault="00340EF7" w:rsidP="00340EF7">
      <w:proofErr w:type="gramStart"/>
      <w:r>
        <w:t>Returns the current (default) or specified date, time, weekday, and Daylight Saving Time flag in the variables.</w:t>
      </w:r>
      <w:proofErr w:type="gramEnd"/>
    </w:p>
    <w:p w:rsidR="00340EF7" w:rsidRDefault="00340EF7" w:rsidP="00340EF7">
      <w:r>
        <w:t>You can use the optional first parameter (</w:t>
      </w:r>
      <w:r w:rsidRPr="00340EF7">
        <w:t>&lt;time_nexp&gt;</w:t>
      </w:r>
      <w:r>
        <w:t xml:space="preserve">) to specify what time to return in the variables. It is a numeric expression number of milliseconds from 12:00:00 AM, January 1, 1970, as returned by the </w:t>
      </w:r>
      <w:proofErr w:type="gramStart"/>
      <w:r>
        <w:t>TIME(</w:t>
      </w:r>
      <w:proofErr w:type="gramEnd"/>
      <w:r>
        <w:t>) function.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lastRenderedPageBreak/>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proofErr w:type="gramStart"/>
      <w:r w:rsidR="00DE5CEF">
        <w:t>TIME</w:t>
      </w:r>
      <w:r>
        <w:t>(</w:t>
      </w:r>
      <w:proofErr w:type="gramEnd"/>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proofErr w:type="gramStart"/>
      <w:r>
        <w:t>,</w:t>
      </w:r>
      <w:r w:rsidR="00DE5CEF">
        <w:t>,,</w:t>
      </w:r>
      <w:r>
        <w:t>,</w:t>
      </w:r>
      <w:proofErr w:type="gramEnd"/>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proofErr w:type="gramStart"/>
      <w:r>
        <w:t>Time ,</w:t>
      </w:r>
      <w:proofErr w:type="gramEnd"/>
      <w:r>
        <w:t>, day$,,,</w:t>
      </w:r>
      <w:r w:rsidR="00340EF7">
        <w:t>, wkday    % returns the today's day and weekday</w:t>
      </w:r>
    </w:p>
    <w:p w:rsidR="00022CF1" w:rsidRDefault="00022CF1" w:rsidP="00022CF1">
      <w:pPr>
        <w:pStyle w:val="Heading2"/>
      </w:pPr>
      <w:bookmarkStart w:id="941" w:name="_Toc380828477"/>
      <w:r>
        <w:t>TimeZone Commands</w:t>
      </w:r>
      <w:bookmarkEnd w:id="941"/>
    </w:p>
    <w:p w:rsidR="00022CF1" w:rsidRDefault="00022CF1" w:rsidP="00022CF1">
      <w:r>
        <w:t xml:space="preserve">The TimeZone commands allow you to manage the time zone used by the Time command and the </w:t>
      </w:r>
      <w:proofErr w:type="gramStart"/>
      <w:r>
        <w:t>TIME(</w:t>
      </w:r>
      <w:proofErr w:type="gramEnd"/>
      <w:r>
        <w:t xml:space="preserve">) function. They affect only your BASIC! </w:t>
      </w:r>
      <w:proofErr w:type="gramStart"/>
      <w:r>
        <w:t>program</w:t>
      </w:r>
      <w:proofErr w:type="gramEnd"/>
      <w:r>
        <w:t>, not any other time-related operation on your device.</w:t>
      </w:r>
    </w:p>
    <w:p w:rsidR="00022CF1" w:rsidRDefault="00022CF1" w:rsidP="00022CF1">
      <w:pPr>
        <w:pStyle w:val="Heading2"/>
      </w:pPr>
      <w:bookmarkStart w:id="942" w:name="_Toc380828478"/>
      <w:r>
        <w:t>TimeZone.</w:t>
      </w:r>
      <w:r w:rsidR="000C3162">
        <w:t>s</w:t>
      </w:r>
      <w:r>
        <w:t xml:space="preserve">et </w:t>
      </w:r>
      <w:proofErr w:type="gramStart"/>
      <w:r>
        <w:t>{ &lt;</w:t>
      </w:r>
      <w:proofErr w:type="gramEnd"/>
      <w:r>
        <w:t>tz_sexp&gt; }</w:t>
      </w:r>
      <w:bookmarkEnd w:id="942"/>
      <w:r w:rsidR="000F0DAF">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0F0DAF">
        <w:fldChar w:fldCharType="end"/>
      </w:r>
    </w:p>
    <w:p w:rsidR="00022CF1" w:rsidRDefault="00022CF1" w:rsidP="00022CF1">
      <w:proofErr w:type="gramStart"/>
      <w:r>
        <w:t>Sets the time zone for your program.</w:t>
      </w:r>
      <w:proofErr w:type="gramEnd"/>
      <w:r>
        <w:t xml:space="preserve">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943" w:name="_Toc380828479"/>
      <w:r>
        <w:t>TimeZone.</w:t>
      </w:r>
      <w:r w:rsidR="000C3162">
        <w:t>g</w:t>
      </w:r>
      <w:r>
        <w:t>et &lt;tz_svar&gt;</w:t>
      </w:r>
      <w:bookmarkEnd w:id="943"/>
      <w:r w:rsidR="000F0DAF">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0F0DAF">
        <w:fldChar w:fldCharType="end"/>
      </w:r>
    </w:p>
    <w:p w:rsidR="00022CF1" w:rsidRDefault="00022CF1" w:rsidP="00022CF1">
      <w:proofErr w:type="gramStart"/>
      <w:r>
        <w:t>Returns the current time zone in the string variable.</w:t>
      </w:r>
      <w:proofErr w:type="gramEnd"/>
      <w:r>
        <w:t xml:space="preserve"> This is the default time zone for your device and location, unless you have changed it with TimeZone.Set.</w:t>
      </w:r>
    </w:p>
    <w:p w:rsidR="00022CF1" w:rsidRDefault="00022CF1" w:rsidP="00022CF1">
      <w:pPr>
        <w:pStyle w:val="Heading2"/>
      </w:pPr>
      <w:bookmarkStart w:id="944" w:name="_Toc380828480"/>
      <w:r>
        <w:t>TimeZone.</w:t>
      </w:r>
      <w:r w:rsidR="000C3162">
        <w:t>l</w:t>
      </w:r>
      <w:r>
        <w:t>ist &lt;tz_list_pointer_nvar&gt;</w:t>
      </w:r>
      <w:bookmarkEnd w:id="944"/>
      <w:r w:rsidR="000F0DAF">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0F0DAF">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945" w:name="_Toc380828481"/>
      <w:r>
        <w:t>Tone &lt;frequency_nexp&gt;, &lt;duration_nexp&gt;</w:t>
      </w:r>
      <w:bookmarkEnd w:id="945"/>
      <w:r w:rsidR="000F0DAF">
        <w:fldChar w:fldCharType="begin"/>
      </w:r>
      <w:r>
        <w:instrText xml:space="preserve"> XE "</w:instrText>
      </w:r>
      <w:r w:rsidRPr="002324C4">
        <w:instrText>Tone &lt;frequency_nexp&gt;, &lt;duration_nexp&gt;</w:instrText>
      </w:r>
      <w:r>
        <w:instrText xml:space="preserve">" </w:instrText>
      </w:r>
      <w:r w:rsidR="000F0DAF">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lastRenderedPageBreak/>
        <w:t>The duration produced does not exactly match the specified duration.  If you need to get an exact duration, experiment.</w:t>
      </w:r>
    </w:p>
    <w:p w:rsidR="00BA4B48" w:rsidRPr="00FC07C4" w:rsidRDefault="00BA4B48" w:rsidP="00FC07C4">
      <w:r>
        <w:t xml:space="preserve">Each Android device has </w:t>
      </w:r>
      <w:proofErr w:type="gramStart"/>
      <w:r w:rsidR="003045E0">
        <w:t>a minimum</w:t>
      </w:r>
      <w:proofErr w:type="gramEnd"/>
      <w:r>
        <w:t xml:space="preserve"> tone duration. If you specify </w:t>
      </w:r>
      <w:proofErr w:type="gramStart"/>
      <w:r w:rsidR="003045E0">
        <w:t>a duration</w:t>
      </w:r>
      <w:proofErr w:type="gramEnd"/>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946" w:name="_Toc380828482"/>
      <w:r>
        <w:t>Vibrate &lt;pattern_</w:t>
      </w:r>
      <w:proofErr w:type="gramStart"/>
      <w:r>
        <w:t>array[</w:t>
      </w:r>
      <w:proofErr w:type="gramEnd"/>
      <w:r w:rsidR="00CE4035">
        <w:t>{&lt;start&gt;,&lt;length&gt;}</w:t>
      </w:r>
      <w:r>
        <w:t>]&gt;</w:t>
      </w:r>
      <w:r w:rsidR="00714C04">
        <w:t>,&lt;nexp&gt;</w:t>
      </w:r>
      <w:bookmarkEnd w:id="946"/>
      <w:r w:rsidR="000F0DAF">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0F0DAF">
        <w:fldChar w:fldCharType="end"/>
      </w:r>
    </w:p>
    <w:p w:rsidR="00714C04" w:rsidRDefault="00714C04" w:rsidP="00D43DA8">
      <w:r>
        <w:t>The vibrate command causes the device to vibrate in the specified pattern.</w:t>
      </w:r>
      <w:r w:rsidR="00CE4035">
        <w:t xml:space="preserve"> The pattern is held in a numeric array (pattern_</w:t>
      </w:r>
      <w:proofErr w:type="gramStart"/>
      <w:r w:rsidR="00CE4035">
        <w:t>array[</w:t>
      </w:r>
      <w:proofErr w:type="gramEnd"/>
      <w:r w:rsidR="00CE4035">
        <w:t>]) or array segment (pattern_array[start,length]).</w:t>
      </w:r>
    </w:p>
    <w:p w:rsidR="00714C04" w:rsidRDefault="00714C04" w:rsidP="00017731">
      <w:r>
        <w:t>The patte</w:t>
      </w:r>
      <w:r w:rsidR="00CE4035">
        <w:t>rn is of the form: pause-time, on-time</w:t>
      </w:r>
      <w:proofErr w:type="gramStart"/>
      <w:r w:rsidR="00CE4035">
        <w:t>, …</w:t>
      </w:r>
      <w:r>
        <w:t>,</w:t>
      </w:r>
      <w:proofErr w:type="gramEnd"/>
      <w:r>
        <w:t xml:space="preserve">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 xml:space="preserve">If &lt;nexp&gt; </w:t>
      </w:r>
      <w:proofErr w:type="gramStart"/>
      <w:r>
        <w:t>=</w:t>
      </w:r>
      <w:r w:rsidR="00D43DA8">
        <w:t xml:space="preserve"> </w:t>
      </w:r>
      <w:r>
        <w:t xml:space="preserve"> 0</w:t>
      </w:r>
      <w:proofErr w:type="gramEnd"/>
      <w:r>
        <w:t xml:space="preserve"> then the pattern will continue to play over and over </w:t>
      </w:r>
      <w:r w:rsidR="00CE4035">
        <w:t>again until the program ends.</w:t>
      </w:r>
    </w:p>
    <w:p w:rsidR="00714C04" w:rsidRDefault="00714C04" w:rsidP="00084947">
      <w:r>
        <w:t xml:space="preserve">If &lt;nexp&gt; </w:t>
      </w:r>
      <w:proofErr w:type="gramStart"/>
      <w:r>
        <w:t>&gt;</w:t>
      </w:r>
      <w:r w:rsidR="00D43DA8">
        <w:t xml:space="preserve"> </w:t>
      </w:r>
      <w:r w:rsidR="00017731">
        <w:t xml:space="preserve"> </w:t>
      </w:r>
      <w:r>
        <w:t>0</w:t>
      </w:r>
      <w:proofErr w:type="gramEnd"/>
      <w:r>
        <w:t xml:space="preserve">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947" w:name="_Toc380828483"/>
      <w:r>
        <w:t>WakeLock &lt;code_nexp&gt;</w:t>
      </w:r>
      <w:bookmarkEnd w:id="947"/>
      <w:r w:rsidR="000F0DAF">
        <w:fldChar w:fldCharType="begin"/>
      </w:r>
      <w:r w:rsidR="00502D48">
        <w:instrText xml:space="preserve"> XE "</w:instrText>
      </w:r>
      <w:r w:rsidR="00502D48" w:rsidRPr="004E494F">
        <w:instrText>WakeLock &lt;code_nexp&gt;</w:instrText>
      </w:r>
      <w:r w:rsidR="00502D48">
        <w:instrText xml:space="preserve">" </w:instrText>
      </w:r>
      <w:r w:rsidR="000F0DAF">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0F0DAF" w:rsidP="004673EE">
            <w:pPr>
              <w:jc w:val="center"/>
              <w:rPr>
                <w:b/>
                <w:bCs/>
                <w:sz w:val="24"/>
                <w:szCs w:val="24"/>
              </w:rPr>
            </w:pPr>
            <w:hyperlink r:id="rId33"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0F0DAF" w:rsidP="004673EE">
            <w:pPr>
              <w:jc w:val="center"/>
              <w:rPr>
                <w:b/>
                <w:bCs/>
                <w:sz w:val="24"/>
                <w:szCs w:val="24"/>
              </w:rPr>
            </w:pPr>
            <w:hyperlink r:id="rId34"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0F0DAF" w:rsidP="004673EE">
            <w:pPr>
              <w:jc w:val="center"/>
              <w:rPr>
                <w:b/>
                <w:bCs/>
                <w:sz w:val="24"/>
                <w:szCs w:val="24"/>
              </w:rPr>
            </w:pPr>
            <w:hyperlink r:id="rId35"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0F0DAF" w:rsidP="004673EE">
            <w:pPr>
              <w:jc w:val="center"/>
              <w:rPr>
                <w:b/>
                <w:bCs/>
                <w:sz w:val="24"/>
                <w:szCs w:val="24"/>
              </w:rPr>
            </w:pPr>
            <w:hyperlink r:id="rId36"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lastRenderedPageBreak/>
        <w:t xml:space="preserve">One of the common uses for WakeLock would be in a music player that needs to keep the music playing after the system screen timeout interval.  Implementing this requires that BASIC! </w:t>
      </w:r>
      <w:proofErr w:type="gramStart"/>
      <w:r>
        <w:t>be</w:t>
      </w:r>
      <w:proofErr w:type="gramEnd"/>
      <w:r>
        <w:t xml:space="preserve"> kept running. One way to do this is to put BASIC! </w:t>
      </w:r>
      <w:proofErr w:type="gramStart"/>
      <w:r>
        <w:t>into</w:t>
      </w:r>
      <w:proofErr w:type="gramEnd"/>
      <w:r>
        <w:t xml:space="preserve">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948" w:name="_Toc380828484"/>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948"/>
      <w:r w:rsidR="000F0DAF">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0F0DAF">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proofErr w:type="gramStart"/>
      <w:r w:rsidR="006F03C4" w:rsidRPr="003F2980">
        <w:t>http:</w:t>
      </w:r>
      <w:proofErr w:type="gramEnd"/>
      <w:r w:rsidR="006F03C4" w:rsidRPr="003F2980">
        <w:t>//....</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949" w:name="_Toc380828485"/>
      <w:r>
        <w:t>M</w:t>
      </w:r>
      <w:r w:rsidR="001138DC">
        <w:t>yPhoneNumber &lt;svar&gt;</w:t>
      </w:r>
      <w:bookmarkEnd w:id="949"/>
      <w:r w:rsidR="000F0DAF">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0F0DAF">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950" w:name="_Toc380828486"/>
      <w:r>
        <w:t>Phone.call &lt;sexp</w:t>
      </w:r>
      <w:r w:rsidR="001138DC">
        <w:t>&gt;</w:t>
      </w:r>
      <w:bookmarkEnd w:id="950"/>
      <w:r w:rsidR="000F0DAF">
        <w:fldChar w:fldCharType="begin"/>
      </w:r>
      <w:r w:rsidR="009D0AB2">
        <w:instrText xml:space="preserve"> XE "</w:instrText>
      </w:r>
      <w:r w:rsidR="009D0AB2" w:rsidRPr="00E23581">
        <w:instrText>Phone.call &lt;sexp&gt;</w:instrText>
      </w:r>
      <w:r w:rsidR="009D0AB2">
        <w:instrText xml:space="preserve">" </w:instrText>
      </w:r>
      <w:r w:rsidR="000F0DAF">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951" w:name="_Toc380828487"/>
      <w:r>
        <w:t>Phone.rcv.init</w:t>
      </w:r>
      <w:bookmarkEnd w:id="951"/>
      <w:r w:rsidR="000F0DAF">
        <w:fldChar w:fldCharType="begin"/>
      </w:r>
      <w:r w:rsidR="00131D8C">
        <w:instrText xml:space="preserve"> XE "</w:instrText>
      </w:r>
      <w:r w:rsidR="00131D8C" w:rsidRPr="009F3C9E">
        <w:instrText>Phone.rcv.init</w:instrText>
      </w:r>
      <w:r w:rsidR="00131D8C">
        <w:instrText xml:space="preserve">" </w:instrText>
      </w:r>
      <w:r w:rsidR="000F0DAF">
        <w:fldChar w:fldCharType="end"/>
      </w:r>
    </w:p>
    <w:p w:rsidR="00BE6D9B" w:rsidRDefault="00BE6D9B" w:rsidP="00BE6D9B">
      <w:r>
        <w:t>Prepare to detect phone calls using phone.rcv.next.</w:t>
      </w:r>
    </w:p>
    <w:p w:rsidR="00BE6D9B" w:rsidRDefault="00BE6D9B" w:rsidP="00EB1F62">
      <w:pPr>
        <w:pStyle w:val="Heading2"/>
      </w:pPr>
      <w:bookmarkStart w:id="952" w:name="_Toc380828488"/>
      <w:proofErr w:type="gramStart"/>
      <w:r>
        <w:t>Phone.rcv.next  &lt;</w:t>
      </w:r>
      <w:proofErr w:type="gramEnd"/>
      <w:r>
        <w:t>state_nvar&gt;, &lt;number_svar&gt;</w:t>
      </w:r>
      <w:bookmarkEnd w:id="952"/>
      <w:r w:rsidR="000F0DAF">
        <w:fldChar w:fldCharType="begin"/>
      </w:r>
      <w:r w:rsidR="00131D8C">
        <w:instrText xml:space="preserve"> XE "</w:instrText>
      </w:r>
      <w:r w:rsidR="00131D8C" w:rsidRPr="009F3C9E">
        <w:instrText>Phone.rcv.next  &lt;state_nvar&gt;, &lt;number_svar&gt;</w:instrText>
      </w:r>
      <w:r w:rsidR="00131D8C">
        <w:instrText xml:space="preserve">" </w:instrText>
      </w:r>
      <w:r w:rsidR="000F0DAF">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lastRenderedPageBreak/>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953" w:name="_Toc380828489"/>
      <w:r>
        <w:t>Sms.</w:t>
      </w:r>
      <w:r w:rsidR="00A77D41">
        <w:t>send &lt;number_sexp&gt;, &lt;message_sexp&gt;</w:t>
      </w:r>
      <w:bookmarkEnd w:id="953"/>
      <w:r w:rsidR="000F0DAF">
        <w:fldChar w:fldCharType="begin"/>
      </w:r>
      <w:r w:rsidR="00D96D26">
        <w:instrText xml:space="preserve"> XE "</w:instrText>
      </w:r>
      <w:r w:rsidR="00D96D26" w:rsidRPr="00E92743">
        <w:instrText>Sms.send &lt;number_sexp&gt;, &lt;message_sexp&gt;</w:instrText>
      </w:r>
      <w:r w:rsidR="00D96D26">
        <w:instrText xml:space="preserve">" </w:instrText>
      </w:r>
      <w:r w:rsidR="000F0DAF">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954" w:name="_Toc380828490"/>
      <w:r>
        <w:t>Sms.</w:t>
      </w:r>
      <w:r w:rsidR="000C1636">
        <w:t>rcv.init</w:t>
      </w:r>
      <w:bookmarkEnd w:id="954"/>
      <w:r w:rsidR="000F0DAF">
        <w:fldChar w:fldCharType="begin"/>
      </w:r>
      <w:r w:rsidR="00131D8C">
        <w:instrText xml:space="preserve"> XE "</w:instrText>
      </w:r>
      <w:r w:rsidR="00D70E1E">
        <w:instrText>S</w:instrText>
      </w:r>
      <w:r w:rsidR="00131D8C" w:rsidRPr="009F3C9E">
        <w:instrText>ms.rcv.init</w:instrText>
      </w:r>
      <w:r w:rsidR="00131D8C">
        <w:instrText xml:space="preserve">" </w:instrText>
      </w:r>
      <w:r w:rsidR="000F0DAF">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955" w:name="_Toc380828491"/>
      <w:r>
        <w:t>Sms.</w:t>
      </w:r>
      <w:r w:rsidR="00DA641C">
        <w:t>rcv.next &lt;svar&gt;</w:t>
      </w:r>
      <w:bookmarkEnd w:id="955"/>
      <w:r w:rsidR="000F0DAF">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0F0DAF">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956" w:name="_Toc380828492"/>
      <w:r>
        <w:t>Email.send &lt;recipient_sxep&gt;, &lt;subject_sexp&gt;, &lt;body_sexp&gt;</w:t>
      </w:r>
      <w:bookmarkEnd w:id="956"/>
      <w:r w:rsidR="000F0DAF">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0F0DAF">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957" w:name="_Toc380828493"/>
      <w:r>
        <w:t>Headset</w:t>
      </w:r>
      <w:r w:rsidR="009D0AB2">
        <w:t xml:space="preserve"> &lt;state_nvar&gt;, &lt;type_svar&gt;, &lt;mic_nvar&gt;</w:t>
      </w:r>
      <w:bookmarkEnd w:id="957"/>
      <w:r w:rsidR="000F0DAF">
        <w:fldChar w:fldCharType="begin"/>
      </w:r>
      <w:r w:rsidR="009D0AB2">
        <w:instrText xml:space="preserve"> XE "</w:instrText>
      </w:r>
      <w:r w:rsidR="009D0AB2" w:rsidRPr="00E23581">
        <w:instrText>Headset &lt;state_nvar&gt;, &lt;type_svar&gt;, &lt;mic_nvar&gt;</w:instrText>
      </w:r>
      <w:r w:rsidR="009D0AB2">
        <w:instrText xml:space="preserve">" </w:instrText>
      </w:r>
      <w:r w:rsidR="000F0DAF">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proofErr w:type="gramStart"/>
      <w:r>
        <w:t>,</w:t>
      </w:r>
      <w:r w:rsidR="00A164CE">
        <w:t xml:space="preserve">  -</w:t>
      </w:r>
      <w:proofErr w:type="gramEnd"/>
      <w:r w:rsidR="00A164CE">
        <w:t>1</w:t>
      </w:r>
      <w:r w:rsidR="009D0AB2">
        <w:t xml:space="preserve"> if the headset does not have microphone.</w:t>
      </w:r>
    </w:p>
    <w:p w:rsidR="000333FE" w:rsidRDefault="00931A6D" w:rsidP="00EB1F62">
      <w:pPr>
        <w:pStyle w:val="Heading2"/>
      </w:pPr>
      <w:bookmarkStart w:id="958" w:name="_Toc380828494"/>
      <w:r>
        <w:lastRenderedPageBreak/>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958"/>
      <w:r w:rsidR="000F0DAF">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0F0DAF">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w:t>
      </w:r>
      <w:proofErr w:type="gramStart"/>
      <w:r>
        <w:t>program</w:t>
      </w:r>
      <w:proofErr w:type="gramEnd"/>
      <w:r>
        <w:t xml:space="preserve"> will be suspended until the user taps the Notify object. If the value is zero</w:t>
      </w:r>
      <w:r w:rsidR="00E57979">
        <w:t xml:space="preserve"> (false)</w:t>
      </w:r>
      <w:r>
        <w:t xml:space="preserve">, the </w:t>
      </w:r>
      <w:r w:rsidR="00C4195A">
        <w:t xml:space="preserve">BASIC! </w:t>
      </w:r>
      <w:proofErr w:type="gramStart"/>
      <w:r w:rsidR="00C4195A">
        <w:t>program</w:t>
      </w:r>
      <w:proofErr w:type="gramEnd"/>
      <w:r w:rsidR="00C4195A">
        <w:t xml:space="preserve">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proofErr w:type="gramStart"/>
      <w:r w:rsidR="00C27DD5">
        <w:t>,~</w:t>
      </w:r>
      <w:proofErr w:type="gramEnd"/>
    </w:p>
    <w:p w:rsidR="009829B5" w:rsidRPr="009829B5" w:rsidRDefault="00F5651B" w:rsidP="00C27DD5">
      <w:pPr>
        <w:pStyle w:val="Codeexample"/>
      </w:pPr>
      <w:proofErr w:type="gramStart"/>
      <w:r>
        <w:t>"</w:t>
      </w:r>
      <w:r w:rsidR="009829B5" w:rsidRPr="009829B5">
        <w:t>BASIC!</w:t>
      </w:r>
      <w:proofErr w:type="gramEnd"/>
      <w:r w:rsidR="009829B5" w:rsidRPr="009829B5">
        <w:t xml:space="preserve">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959" w:name="_Toc380828495"/>
      <w:r>
        <w:t>Home</w:t>
      </w:r>
      <w:bookmarkEnd w:id="959"/>
      <w:r w:rsidR="000F0DAF">
        <w:fldChar w:fldCharType="begin"/>
      </w:r>
      <w:r w:rsidR="0014550A">
        <w:instrText xml:space="preserve"> XE "</w:instrText>
      </w:r>
      <w:r w:rsidR="0014550A" w:rsidRPr="00F8464D">
        <w:instrText>Home</w:instrText>
      </w:r>
      <w:r w:rsidR="0014550A">
        <w:instrText xml:space="preserve">" </w:instrText>
      </w:r>
      <w:r w:rsidR="000F0DAF">
        <w:fldChar w:fldCharType="end"/>
      </w:r>
    </w:p>
    <w:p w:rsidR="001F0D63" w:rsidRDefault="001F0D63" w:rsidP="001F0D63">
      <w:r>
        <w:t>The HOME command does exactly what</w:t>
      </w:r>
      <w:r w:rsidR="00C16B63">
        <w:t xml:space="preserve"> tapp</w:t>
      </w:r>
      <w:r>
        <w:t xml:space="preserve">ing the Home key would do. The Home Screen is displayed while the BASIC! </w:t>
      </w:r>
      <w:proofErr w:type="gramStart"/>
      <w:r>
        <w:t>program</w:t>
      </w:r>
      <w:proofErr w:type="gramEnd"/>
      <w:r>
        <w:t xml:space="preserve"> continues to run in the background.</w:t>
      </w:r>
    </w:p>
    <w:p w:rsidR="001F0D63" w:rsidRDefault="0014550A" w:rsidP="00EB1F62">
      <w:pPr>
        <w:pStyle w:val="Heading2"/>
      </w:pPr>
      <w:bookmarkStart w:id="960" w:name="_Toc380828496"/>
      <w:r>
        <w:t>OnBackGround:</w:t>
      </w:r>
      <w:bookmarkEnd w:id="960"/>
      <w:r w:rsidR="000F0DAF">
        <w:fldChar w:fldCharType="begin"/>
      </w:r>
      <w:r>
        <w:instrText xml:space="preserve"> XE "</w:instrText>
      </w:r>
      <w:r w:rsidRPr="00F8464D">
        <w:instrText>OnBackGround\:</w:instrText>
      </w:r>
      <w:r>
        <w:instrText xml:space="preserve">" </w:instrText>
      </w:r>
      <w:r w:rsidR="000F0DAF">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proofErr w:type="gramStart"/>
      <w:r>
        <w:t>Background(</w:t>
      </w:r>
      <w:proofErr w:type="gramEnd"/>
      <w:r>
        <w:t>) function should be used to determine the new state. The interrupted code should be resumed by executing Background.Resume.</w:t>
      </w:r>
    </w:p>
    <w:p w:rsidR="0014550A" w:rsidRDefault="0014550A" w:rsidP="00EB1F62">
      <w:pPr>
        <w:pStyle w:val="Heading2"/>
      </w:pPr>
      <w:bookmarkStart w:id="961" w:name="_Toc380828497"/>
      <w:r>
        <w:t>Background.Resume</w:t>
      </w:r>
      <w:bookmarkEnd w:id="961"/>
      <w:r w:rsidR="000F0DAF">
        <w:fldChar w:fldCharType="begin"/>
      </w:r>
      <w:r>
        <w:instrText xml:space="preserve"> XE "</w:instrText>
      </w:r>
      <w:r w:rsidRPr="00F8464D">
        <w:instrText>Background.Resume</w:instrText>
      </w:r>
      <w:r>
        <w:instrText xml:space="preserve">" </w:instrText>
      </w:r>
      <w:r w:rsidR="000F0DAF">
        <w:fldChar w:fldCharType="end"/>
      </w:r>
    </w:p>
    <w:p w:rsidR="0014550A" w:rsidRPr="0014550A" w:rsidRDefault="0014550A" w:rsidP="0014550A">
      <w:proofErr w:type="gramStart"/>
      <w:r>
        <w:t>Resumes the execution of the program interrupted by a Background/Foreground state change.</w:t>
      </w:r>
      <w:proofErr w:type="gramEnd"/>
    </w:p>
    <w:p w:rsidR="009558AD" w:rsidRDefault="00DC2C79" w:rsidP="00E33967">
      <w:pPr>
        <w:pStyle w:val="Heading1"/>
      </w:pPr>
      <w:bookmarkStart w:id="962" w:name="_Toc380828498"/>
      <w:r>
        <w:lastRenderedPageBreak/>
        <w:t>SQLITE</w:t>
      </w:r>
      <w:bookmarkEnd w:id="962"/>
    </w:p>
    <w:p w:rsidR="009558AD" w:rsidRDefault="009558AD" w:rsidP="00EB1F62">
      <w:pPr>
        <w:pStyle w:val="Heading2"/>
      </w:pPr>
      <w:bookmarkStart w:id="963" w:name="_Toc380828499"/>
      <w:r>
        <w:t>Overview</w:t>
      </w:r>
      <w:bookmarkEnd w:id="963"/>
    </w:p>
    <w:p w:rsidR="00363649" w:rsidRDefault="009558AD" w:rsidP="009558AD">
      <w:pPr>
        <w:spacing w:after="240"/>
      </w:pPr>
      <w:r>
        <w:t xml:space="preserve">The Android operating system provides the ability to create, maintain and access SQLite databases. SQLite implements a </w:t>
      </w:r>
      <w:hyperlink r:id="rId39" w:history="1">
        <w:r>
          <w:rPr>
            <w:rStyle w:val="Hyperlink"/>
          </w:rPr>
          <w:t>self-contained</w:t>
        </w:r>
      </w:hyperlink>
      <w:r>
        <w:t xml:space="preserve">, </w:t>
      </w:r>
      <w:hyperlink r:id="rId40" w:history="1">
        <w:r>
          <w:rPr>
            <w:rStyle w:val="Hyperlink"/>
          </w:rPr>
          <w:t>serverless</w:t>
        </w:r>
      </w:hyperlink>
      <w:r>
        <w:t xml:space="preserve">, </w:t>
      </w:r>
      <w:hyperlink r:id="rId41" w:history="1">
        <w:r>
          <w:rPr>
            <w:rStyle w:val="Hyperlink"/>
          </w:rPr>
          <w:t>zero-configuration</w:t>
        </w:r>
      </w:hyperlink>
      <w:r>
        <w:t xml:space="preserve">, </w:t>
      </w:r>
      <w:hyperlink r:id="rId42" w:history="1">
        <w:r>
          <w:rPr>
            <w:rStyle w:val="Hyperlink"/>
          </w:rPr>
          <w:t>transactional</w:t>
        </w:r>
      </w:hyperlink>
      <w:r>
        <w:t xml:space="preserve"> SQL database engine. SQLite is the </w:t>
      </w:r>
      <w:hyperlink r:id="rId43" w:history="1">
        <w:r>
          <w:rPr>
            <w:rStyle w:val="Hyperlink"/>
          </w:rPr>
          <w:t>most widely deployed</w:t>
        </w:r>
      </w:hyperlink>
      <w:r>
        <w:t xml:space="preserve"> SQL database engine in the world. The full details about SQLite can be found at the </w:t>
      </w:r>
      <w:hyperlink r:id="rId44" w:history="1">
        <w:r>
          <w:rPr>
            <w:rStyle w:val="Hyperlink"/>
          </w:rPr>
          <w:t>SQLite Home Page</w:t>
        </w:r>
      </w:hyperlink>
      <w:r w:rsidR="009C069D">
        <w:rPr>
          <w:rStyle w:val="Hyperlink"/>
        </w:rPr>
        <w:t xml:space="preserve"> (</w:t>
      </w:r>
      <w:hyperlink r:id="rId45"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6"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proofErr w:type="gramStart"/>
      <w:r w:rsidR="009558AD">
        <w:t>  in</w:t>
      </w:r>
      <w:proofErr w:type="gramEnd"/>
      <w:r w:rsidR="009558AD">
        <w:t xml:space="preserve"> the directory, "</w:t>
      </w:r>
      <w:r w:rsidR="000C0A8B">
        <w:t>&lt;pref base drive&gt;/</w:t>
      </w:r>
      <w:r w:rsidR="009558AD">
        <w:t>rfo-basic/databases/ "</w:t>
      </w:r>
      <w:r w:rsidR="00E57979">
        <w:t>.</w:t>
      </w:r>
    </w:p>
    <w:p w:rsidR="009558AD" w:rsidRDefault="009558AD" w:rsidP="00EB1F62">
      <w:pPr>
        <w:pStyle w:val="Heading2"/>
      </w:pPr>
      <w:bookmarkStart w:id="964" w:name="_Toc380828500"/>
      <w:r>
        <w:t>SQLITE Commands</w:t>
      </w:r>
      <w:bookmarkEnd w:id="964"/>
    </w:p>
    <w:p w:rsidR="009558AD" w:rsidRPr="000631F6" w:rsidRDefault="003A4712" w:rsidP="005F4916">
      <w:pPr>
        <w:pStyle w:val="Heading3"/>
      </w:pPr>
      <w:bookmarkStart w:id="965" w:name="_Toc380828501"/>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965"/>
      <w:r w:rsidR="000F0DAF"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0F0DAF" w:rsidRPr="000631F6">
        <w:fldChar w:fldCharType="end"/>
      </w:r>
    </w:p>
    <w:p w:rsidR="009558AD" w:rsidRDefault="000631F6" w:rsidP="000631F6">
      <w:proofErr w:type="gramStart"/>
      <w:r>
        <w:t>Open</w:t>
      </w:r>
      <w:r w:rsidR="009558AD">
        <w:t xml:space="preserve">s </w:t>
      </w:r>
      <w:r>
        <w:t xml:space="preserve">a </w:t>
      </w:r>
      <w:r w:rsidR="009558AD">
        <w:t>database for access.</w:t>
      </w:r>
      <w:proofErr w:type="gramEnd"/>
      <w:r w:rsidR="009558AD">
        <w:t xml:space="preserve">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del w:id="966" w:author="msammartano" w:date="2014-03-17T11:38:00Z">
        <w:r w:rsidR="009558AD" w:rsidDel="009503FB">
          <w:delText>data/data</w:delText>
        </w:r>
      </w:del>
      <w:ins w:id="967" w:author="msammartano" w:date="2014-03-17T11:38:00Z">
        <w:r w:rsidR="009503FB">
          <w:t>&lt;pref base drive&gt;</w:t>
        </w:r>
      </w:ins>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proofErr w:type="gramStart"/>
      <w:r w:rsidR="00914C24">
        <w:t>:memory</w:t>
      </w:r>
      <w:proofErr w:type="gramEnd"/>
      <w:r w:rsidR="00914C24">
        <w:t>:</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5F4916">
      <w:pPr>
        <w:pStyle w:val="Heading3"/>
      </w:pPr>
      <w:bookmarkStart w:id="968" w:name="_Toc380828502"/>
      <w:r>
        <w:t>Sql.</w:t>
      </w:r>
      <w:r w:rsidR="009558AD">
        <w:t xml:space="preserve">close </w:t>
      </w:r>
      <w:r w:rsidR="00363649">
        <w:t>&lt;</w:t>
      </w:r>
      <w:r w:rsidR="00363649" w:rsidRPr="000631F6">
        <w:t>DB_</w:t>
      </w:r>
      <w:r w:rsidR="000C3162">
        <w:t>p</w:t>
      </w:r>
      <w:r w:rsidR="00363649" w:rsidRPr="000631F6">
        <w:t>ointer</w:t>
      </w:r>
      <w:r w:rsidR="00363649">
        <w:t>_nvar&gt;</w:t>
      </w:r>
      <w:bookmarkEnd w:id="968"/>
      <w:r w:rsidR="000F0DAF">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0F0DAF">
        <w:fldChar w:fldCharType="end"/>
      </w:r>
    </w:p>
    <w:p w:rsidR="009558AD" w:rsidRDefault="009558AD" w:rsidP="009558AD">
      <w:pPr>
        <w:spacing w:after="240"/>
      </w:pPr>
      <w:proofErr w:type="gramStart"/>
      <w:r>
        <w:t>Closes a previously opened database.</w:t>
      </w:r>
      <w:proofErr w:type="gramEnd"/>
      <w:r>
        <w:t xml:space="preserv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969" w:name="_Toc380828503"/>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w:t>
      </w:r>
      <w:proofErr w:type="gramStart"/>
      <w:r w:rsidR="009558AD">
        <w:t>,CN</w:t>
      </w:r>
      <w:proofErr w:type="gramEnd"/>
      <w:r w:rsidR="009558AD">
        <w:t>$</w:t>
      </w:r>
      <w:bookmarkEnd w:id="969"/>
      <w:r w:rsidR="000F0DAF">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0F0DAF">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proofErr w:type="gramStart"/>
      <w:r>
        <w:t>,</w:t>
      </w:r>
      <w:r w:rsidR="00A06668">
        <w:t xml:space="preserve"> </w:t>
      </w:r>
      <w:r>
        <w:t>.</w:t>
      </w:r>
      <w:r w:rsidR="00A06668">
        <w:t>.</w:t>
      </w:r>
      <w:r>
        <w:t>.,</w:t>
      </w:r>
      <w:proofErr w:type="gramEnd"/>
      <w:r w:rsidR="00A06668">
        <w:t xml:space="preserve"> </w:t>
      </w:r>
      <w:r>
        <w:t>CN$. At least one column name is required. You may create as many column names as you need.</w:t>
      </w:r>
    </w:p>
    <w:p w:rsidR="009558AD" w:rsidRDefault="009558AD" w:rsidP="009558AD">
      <w:pPr>
        <w:spacing w:after="240"/>
      </w:pPr>
      <w:r>
        <w:lastRenderedPageBreak/>
        <w:t xml:space="preserve">BASIC! </w:t>
      </w:r>
      <w:proofErr w:type="gramStart"/>
      <w:r w:rsidR="00587132">
        <w:t>always</w:t>
      </w:r>
      <w:proofErr w:type="gramEnd"/>
      <w:r w:rsidR="00587132">
        <w:t xml:space="preserve">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970" w:name="_Toc380828504"/>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970"/>
      <w:r w:rsidR="000F0DAF">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0F0DAF">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971" w:name="_Toc380828505"/>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proofErr w:type="gramStart"/>
      <w:r w:rsidR="009558AD">
        <w:t>,</w:t>
      </w:r>
      <w:r w:rsidR="00A06668">
        <w:t xml:space="preserve"> …</w:t>
      </w:r>
      <w:r w:rsidR="009558AD">
        <w:t>,</w:t>
      </w:r>
      <w:proofErr w:type="gramEnd"/>
      <w:r w:rsidR="00A06668">
        <w:t xml:space="preserve"> </w:t>
      </w:r>
      <w:r w:rsidR="009558AD">
        <w:t>CN$, VN$</w:t>
      </w:r>
      <w:bookmarkEnd w:id="971"/>
      <w:r w:rsidR="000F0DAF">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V2$,...,CN$, VN$</w:instrText>
      </w:r>
      <w:r w:rsidR="0078615E">
        <w:instrText xml:space="preserve">" </w:instrText>
      </w:r>
      <w:r w:rsidR="000F0DAF">
        <w:fldChar w:fldCharType="end"/>
      </w:r>
    </w:p>
    <w:p w:rsidR="00BB0A3C" w:rsidRDefault="009558AD" w:rsidP="009558AD">
      <w:proofErr w:type="gramStart"/>
      <w:r>
        <w:t xml:space="preserve">Inserts a </w:t>
      </w:r>
      <w:r w:rsidR="006F02E5">
        <w:t xml:space="preserve">new </w:t>
      </w:r>
      <w:r>
        <w:t>row of data columns and values into the previously opened database.</w:t>
      </w:r>
      <w:proofErr w:type="gramEnd"/>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proofErr w:type="gramStart"/>
      <w:r>
        <w:t>,V1</w:t>
      </w:r>
      <w:proofErr w:type="gramEnd"/>
      <w:r>
        <w:t>$,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w:t>
      </w:r>
      <w:proofErr w:type="gramStart"/>
      <w:r>
        <w:t>STR$(n) to convert the number into a string.</w:t>
      </w:r>
      <w:proofErr w:type="gramEnd"/>
      <w:r>
        <w:t xml:space="preserve"> You can also use the BASIC! </w:t>
      </w:r>
      <w:proofErr w:type="gramStart"/>
      <w:r>
        <w:t>FORMAT$(pattern$, N) to create a formatted number for a value.</w:t>
      </w:r>
      <w:proofErr w:type="gramEnd"/>
      <w:r>
        <w:t xml:space="preserve"> (The Values-as-strings requirement is a BASIC! </w:t>
      </w:r>
      <w:proofErr w:type="gramStart"/>
      <w:r>
        <w:t xml:space="preserve">SQL Interface requirement, not </w:t>
      </w:r>
      <w:r w:rsidR="00587132">
        <w:t>a</w:t>
      </w:r>
      <w:r>
        <w:t xml:space="preserve"> SQLite requirement.</w:t>
      </w:r>
      <w:proofErr w:type="gramEnd"/>
      <w:r>
        <w:t xml:space="preserve"> While SQLite, itself, stores all values as strings, it provides transparent conversions to other data types. I have chosen not to complicate the interface with access to these SQLite conve</w:t>
      </w:r>
      <w:r w:rsidR="006F02E5">
        <w:t xml:space="preserve">rsions since BASIC! </w:t>
      </w:r>
      <w:proofErr w:type="gramStart"/>
      <w:r w:rsidR="006F02E5">
        <w:t>provides</w:t>
      </w:r>
      <w:proofErr w:type="gramEnd"/>
      <w:r w:rsidR="006F02E5">
        <w:t xml:space="preserve"> it</w:t>
      </w:r>
      <w:r>
        <w:t>s own conversion capabilities.)</w:t>
      </w:r>
    </w:p>
    <w:p w:rsidR="009558AD" w:rsidRDefault="003A4712" w:rsidP="005F4916">
      <w:pPr>
        <w:pStyle w:val="Heading3"/>
      </w:pPr>
      <w:bookmarkStart w:id="972" w:name="_Toc380828506"/>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w:t>
      </w:r>
      <w:proofErr w:type="gramStart"/>
      <w:r w:rsidR="000C3162">
        <w:t>} }</w:t>
      </w:r>
      <w:bookmarkEnd w:id="972"/>
      <w:proofErr w:type="gramEnd"/>
      <w:r w:rsidR="000F0DAF">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0F0DAF">
        <w:fldChar w:fldCharType="end"/>
      </w:r>
    </w:p>
    <w:p w:rsidR="009F4DB6" w:rsidRDefault="009558AD" w:rsidP="009558AD">
      <w:proofErr w:type="gramStart"/>
      <w:r>
        <w:t>Queries the opened database table for some specific data.</w:t>
      </w:r>
      <w:proofErr w:type="gramEnd"/>
      <w:r>
        <w:t xml:space="preserve">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xml:space="preserve">. For example, Where$ = </w:t>
      </w:r>
      <w:r w:rsidR="009558AD">
        <w:lastRenderedPageBreak/>
        <w:t>"First_name = 'John' " Note that the Value must be contained in single quotes. Full details about the SQL</w:t>
      </w:r>
      <w:r w:rsidR="009B6F2E">
        <w:t xml:space="preserve"> e</w:t>
      </w:r>
      <w:r w:rsidR="009558AD">
        <w:t xml:space="preserve">xpressions can be found </w:t>
      </w:r>
      <w:hyperlink r:id="rId47"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proofErr w:type="gramStart"/>
      <w:r>
        <w:t>If the Order parameter is present, the Where parameter must be present.</w:t>
      </w:r>
      <w:proofErr w:type="gramEnd"/>
      <w:r>
        <w:t xml:space="preserve"> If you want to return all rows, just set </w:t>
      </w:r>
      <w:proofErr w:type="gramStart"/>
      <w:r>
        <w:t>Where</w:t>
      </w:r>
      <w:proofErr w:type="gramEnd"/>
      <w:r>
        <w:t>$ = ""</w:t>
      </w:r>
    </w:p>
    <w:p w:rsidR="009B6ACD" w:rsidRDefault="009B6ACD" w:rsidP="005F4916">
      <w:pPr>
        <w:pStyle w:val="Heading3"/>
      </w:pPr>
      <w:bookmarkStart w:id="973" w:name="_Toc380828507"/>
      <w:r>
        <w:t>Sql.query.length &lt;</w:t>
      </w:r>
      <w:r w:rsidR="000C3162">
        <w:t>l</w:t>
      </w:r>
      <w:r>
        <w:t>ength_nvar&gt;</w:t>
      </w:r>
      <w:r w:rsidR="00C2216F">
        <w:t>,</w:t>
      </w:r>
      <w:r>
        <w:t xml:space="preserve"> &lt;</w:t>
      </w:r>
      <w:r w:rsidR="000C3162">
        <w:t>c</w:t>
      </w:r>
      <w:r>
        <w:t>ursor_nvar&gt;</w:t>
      </w:r>
      <w:bookmarkEnd w:id="973"/>
      <w:r w:rsidR="000F0DAF">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0F0DAF">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974" w:name="_Toc380828508"/>
      <w:r>
        <w:t>Sql.query.position &lt;</w:t>
      </w:r>
      <w:r w:rsidR="000C3162">
        <w:t>p</w:t>
      </w:r>
      <w:r>
        <w:t>osition_nvar&gt;</w:t>
      </w:r>
      <w:r w:rsidR="00C2216F">
        <w:t>,</w:t>
      </w:r>
      <w:r>
        <w:t xml:space="preserve"> &lt;</w:t>
      </w:r>
      <w:r w:rsidR="000C3162">
        <w:t>c</w:t>
      </w:r>
      <w:r>
        <w:t>ursor_nvar&gt;</w:t>
      </w:r>
      <w:bookmarkEnd w:id="974"/>
      <w:r w:rsidR="000F0DAF">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0F0DAF">
        <w:fldChar w:fldCharType="end"/>
      </w:r>
    </w:p>
    <w:p w:rsidR="009B6ACD" w:rsidRDefault="009B6ACD" w:rsidP="009B6ACD">
      <w:r>
        <w:t xml:space="preserve">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w:t>
      </w:r>
      <w:proofErr w:type="gramStart"/>
      <w:r>
        <w:t>Done</w:t>
      </w:r>
      <w:proofErr w:type="gramEnd"/>
      <w:r>
        <w:t xml:space="preserve"> variable to true and resets the Cursor to 0. The Cursor can no longer be used, and this command can no longer be used with that Cursor.</w:t>
      </w:r>
    </w:p>
    <w:p w:rsidR="009558AD" w:rsidRPr="009558AD" w:rsidRDefault="003A4712" w:rsidP="005F4916">
      <w:pPr>
        <w:pStyle w:val="Heading3"/>
      </w:pPr>
      <w:bookmarkStart w:id="975" w:name="_Toc380828509"/>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w:t>
      </w:r>
      <w:proofErr w:type="gramStart"/>
      <w:r w:rsidR="009558AD" w:rsidRPr="009558AD">
        <w:t>, .</w:t>
      </w:r>
      <w:r w:rsidR="009F4DB6">
        <w:t>.</w:t>
      </w:r>
      <w:r w:rsidR="009558AD" w:rsidRPr="009558AD">
        <w:t>.,</w:t>
      </w:r>
      <w:proofErr w:type="gramEnd"/>
      <w:r w:rsidR="009558AD" w:rsidRPr="009558AD">
        <w:t xml:space="preserve"> CNV$</w:t>
      </w:r>
      <w:bookmarkEnd w:id="975"/>
      <w:r w:rsidR="000F0DAF">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0F0DAF">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w:t>
      </w:r>
      <w:proofErr w:type="gramStart"/>
      <w:r>
        <w:t>,CNV</w:t>
      </w:r>
      <w:proofErr w:type="gramEnd"/>
      <w:r>
        <w:t xml:space="preserve">$ are the values associated with the columns listed in the Query Columns$ string. If any of your values are numeric values that you need to use in arithmetic operations, you can use the BASIC! </w:t>
      </w:r>
      <w:proofErr w:type="gramStart"/>
      <w:r>
        <w:t>VAL(</w:t>
      </w:r>
      <w:proofErr w:type="gramEnd"/>
      <w:r>
        <w:t>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976" w:name="_Toc380828510"/>
      <w:r>
        <w:lastRenderedPageBreak/>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976"/>
      <w:r w:rsidR="000F0DAF">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0F0DAF">
        <w:fldChar w:fldCharType="end"/>
      </w:r>
    </w:p>
    <w:p w:rsidR="00345C7F" w:rsidRDefault="009558AD" w:rsidP="009558AD">
      <w:pPr>
        <w:spacing w:after="240"/>
      </w:pPr>
      <w:r>
        <w:t>From a previously opened database table,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977" w:name="_Toc380828511"/>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w:t>
      </w:r>
      <w:proofErr w:type="gramStart"/>
      <w:r w:rsidR="009558AD">
        <w:t>,CN</w:t>
      </w:r>
      <w:proofErr w:type="gramEnd"/>
      <w:r w:rsidR="009558AD">
        <w:t xml:space="preserve">$, VN$: </w:t>
      </w:r>
      <w:r w:rsidR="003B3008">
        <w:t>&lt;w</w:t>
      </w:r>
      <w:r w:rsidR="009558AD">
        <w:t>here</w:t>
      </w:r>
      <w:r w:rsidR="003B3008">
        <w:t>_sexp&gt;</w:t>
      </w:r>
      <w:bookmarkEnd w:id="977"/>
      <w:r w:rsidR="000F0DAF">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0F0DAF">
        <w:fldChar w:fldCharType="end"/>
      </w:r>
    </w:p>
    <w:p w:rsidR="009558AD" w:rsidRDefault="009558AD" w:rsidP="00721C1D">
      <w:r>
        <w:t>In a previously opened database table, change column values in specific rows selected by the Where$ parameter. The C$</w:t>
      </w:r>
      <w:proofErr w:type="gramStart"/>
      <w:r>
        <w:t>,V</w:t>
      </w:r>
      <w:proofErr w:type="gramEnd"/>
      <w:r>
        <w:t>$ parameters must be in pairs. The colon character terminates the C$</w:t>
      </w:r>
      <w:proofErr w:type="gramStart"/>
      <w:r>
        <w:t>,V</w:t>
      </w:r>
      <w:proofErr w:type="gramEnd"/>
      <w:r>
        <w:t>$ list and must precede the Where$ in this command.</w:t>
      </w:r>
    </w:p>
    <w:p w:rsidR="009558AD" w:rsidRDefault="006C4174" w:rsidP="005F4916">
      <w:pPr>
        <w:pStyle w:val="Heading3"/>
      </w:pPr>
      <w:bookmarkStart w:id="978" w:name="_Toc380828512"/>
      <w:r w:rsidRPr="006C4174">
        <w:t>Sql.exec &lt;DB_</w:t>
      </w:r>
      <w:r w:rsidR="003B3008">
        <w:t>p</w:t>
      </w:r>
      <w:r w:rsidRPr="006C4174">
        <w:t>ointer_nvar&gt;, &lt;</w:t>
      </w:r>
      <w:r w:rsidR="003B3008">
        <w:t>c</w:t>
      </w:r>
      <w:r w:rsidRPr="006C4174">
        <w:t>ommand_sexp&gt;</w:t>
      </w:r>
      <w:bookmarkEnd w:id="978"/>
      <w:r w:rsidR="000F0DAF">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0F0DAF">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5F4916">
      <w:pPr>
        <w:pStyle w:val="Heading3"/>
      </w:pPr>
      <w:bookmarkStart w:id="979" w:name="_Toc380828513"/>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979"/>
      <w:r w:rsidR="000F0DAF">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0F0DAF">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980" w:name="_Toc380828514"/>
      <w:r>
        <w:t>Graphics</w:t>
      </w:r>
      <w:bookmarkEnd w:id="980"/>
    </w:p>
    <w:p w:rsidR="009558AD" w:rsidRPr="009558AD" w:rsidRDefault="009558AD" w:rsidP="00EB1F62">
      <w:pPr>
        <w:pStyle w:val="Heading2"/>
      </w:pPr>
      <w:bookmarkStart w:id="981" w:name="_Toc380828515"/>
      <w:r>
        <w:t>Introduction</w:t>
      </w:r>
      <w:bookmarkEnd w:id="981"/>
    </w:p>
    <w:p w:rsidR="009558AD" w:rsidRDefault="009558AD" w:rsidP="005F4916">
      <w:pPr>
        <w:pStyle w:val="Heading3"/>
      </w:pPr>
      <w:bookmarkStart w:id="982" w:name="_Toc380828516"/>
      <w:r>
        <w:t>The Graphics Screen and Graphics Mode</w:t>
      </w:r>
      <w:bookmarkEnd w:id="982"/>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 xml:space="preserve">The gr.open command opens the graphics screen and puts BASIC! </w:t>
      </w:r>
      <w:proofErr w:type="gramStart"/>
      <w:r>
        <w:t>into</w:t>
      </w:r>
      <w:proofErr w:type="gramEnd"/>
      <w:r>
        <w:t xml:space="preserve"> the graphics mode. BASIC</w:t>
      </w:r>
      <w:r w:rsidR="00630D3C">
        <w:t>!</w:t>
      </w:r>
      <w:r>
        <w:t xml:space="preserve"> </w:t>
      </w:r>
      <w:proofErr w:type="gramStart"/>
      <w:r>
        <w:t>must</w:t>
      </w:r>
      <w:proofErr w:type="gramEnd"/>
      <w:r>
        <w:t xml:space="preserve">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t>
      </w:r>
      <w:proofErr w:type="gramStart"/>
      <w:r>
        <w:t>will</w:t>
      </w:r>
      <w:proofErr w:type="gramEnd"/>
      <w:r>
        <w:t xml:space="preserve">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lastRenderedPageBreak/>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proofErr w:type="gramStart"/>
      <w:r w:rsidR="00A811EB">
        <w:t>Output Console</w:t>
      </w:r>
      <w:r>
        <w:t>.</w:t>
      </w:r>
      <w:proofErr w:type="gramEnd"/>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w:t>
      </w:r>
      <w:proofErr w:type="gramStart"/>
      <w:r>
        <w:t>graphics</w:t>
      </w:r>
      <w:proofErr w:type="gramEnd"/>
      <w:r>
        <w:t xml:space="preserve"> screen showing      </w:t>
      </w:r>
    </w:p>
    <w:p w:rsidR="00572DB7" w:rsidRDefault="00572DB7" w:rsidP="00630D3C">
      <w:pPr>
        <w:pStyle w:val="Codeexample"/>
      </w:pPr>
      <w:proofErr w:type="gramStart"/>
      <w:r>
        <w:t>do</w:t>
      </w:r>
      <w:proofErr w:type="gramEnd"/>
    </w:p>
    <w:p w:rsidR="00572DB7" w:rsidRDefault="00572DB7" w:rsidP="00630D3C">
      <w:pPr>
        <w:pStyle w:val="Codeexample"/>
      </w:pPr>
      <w:proofErr w:type="gramStart"/>
      <w:r>
        <w:t>until</w:t>
      </w:r>
      <w:proofErr w:type="gramEnd"/>
      <w:r>
        <w:t xml:space="preserve"> 0</w:t>
      </w:r>
    </w:p>
    <w:p w:rsidR="009558AD" w:rsidRDefault="009558AD" w:rsidP="005F4916">
      <w:pPr>
        <w:pStyle w:val="Heading3"/>
      </w:pPr>
      <w:bookmarkStart w:id="983" w:name="_Toc380828517"/>
      <w:r>
        <w:t>Display Lists</w:t>
      </w:r>
      <w:bookmarkEnd w:id="983"/>
    </w:p>
    <w:p w:rsidR="00372F11" w:rsidRDefault="009558AD" w:rsidP="009558AD">
      <w:r>
        <w:t xml:space="preserve">BASIC! </w:t>
      </w:r>
      <w:proofErr w:type="gramStart"/>
      <w:r>
        <w:t>uses</w:t>
      </w:r>
      <w:proofErr w:type="gramEnd"/>
      <w:r>
        <w:t xml:space="preserve">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984" w:name="_Toc380828518"/>
      <w:r>
        <w:t>Drawing into Bitmaps</w:t>
      </w:r>
      <w:bookmarkEnd w:id="984"/>
    </w:p>
    <w:p w:rsidR="009558AD" w:rsidRDefault="00F4272F" w:rsidP="00490D0B">
      <w:r>
        <w:t xml:space="preserve">You can draw into bitmaps in addition to drawing directly to </w:t>
      </w:r>
      <w:r w:rsidR="000A6E12">
        <w:t xml:space="preserve">the </w:t>
      </w:r>
      <w:r>
        <w:t xml:space="preserve">screen. You notify BASIC! </w:t>
      </w:r>
      <w:proofErr w:type="gramStart"/>
      <w:r>
        <w:t>that</w:t>
      </w:r>
      <w:proofErr w:type="gramEnd"/>
      <w:r>
        <w:t xml:space="preserve"> you want to start drawing into a bitmap instead of the screen with the gr.bitmap.drawinto.start command. This puts BASIC! </w:t>
      </w:r>
      <w:proofErr w:type="gramStart"/>
      <w:r>
        <w:t>into</w:t>
      </w:r>
      <w:proofErr w:type="gramEnd"/>
      <w:r>
        <w:t xml:space="preserve">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 xml:space="preserve">The draw-into-bitmap mode is ended when the gr.bitmap.drawinto.end command is issued. Subsequent draw commands will place the objects into the display list for rendering on the screen. If you wish to </w:t>
      </w:r>
      <w:r>
        <w:lastRenderedPageBreak/>
        <w:t>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985" w:name="_Toc380828519"/>
      <w:r>
        <w:t>Colors</w:t>
      </w:r>
      <w:bookmarkEnd w:id="985"/>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986" w:name="_Toc380828520"/>
      <w:r>
        <w:t xml:space="preserve">Graphics </w:t>
      </w:r>
      <w:r w:rsidR="005A5756">
        <w:t>Setup</w:t>
      </w:r>
      <w:r>
        <w:t xml:space="preserve"> Commands</w:t>
      </w:r>
      <w:bookmarkEnd w:id="986"/>
    </w:p>
    <w:p w:rsidR="009558AD" w:rsidRDefault="003A4712" w:rsidP="005F4916">
      <w:pPr>
        <w:pStyle w:val="Heading3"/>
      </w:pPr>
      <w:bookmarkStart w:id="987" w:name="_Toc380828521"/>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3B3008">
        <w:t>o</w:t>
      </w:r>
      <w:r w:rsidR="0051285E">
        <w:t>rientation</w:t>
      </w:r>
      <w:r w:rsidR="009B2826">
        <w:t>_nexp&gt;</w:t>
      </w:r>
      <w:r w:rsidR="00080DB5">
        <w:t>}</w:t>
      </w:r>
      <w:r w:rsidR="00DC0A63">
        <w:t>}</w:t>
      </w:r>
      <w:bookmarkEnd w:id="987"/>
      <w:r w:rsidR="000F0DAF">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&lt;o</w:instrText>
      </w:r>
      <w:r w:rsidR="005F1E43" w:rsidRPr="007A4EF8">
        <w:instrText>rientation</w:instrText>
      </w:r>
      <w:r w:rsidR="003B3008">
        <w:instrText>_nexp&gt;</w:instrText>
      </w:r>
      <w:r w:rsidR="005F1E43" w:rsidRPr="007A4EF8">
        <w:instrText>}}</w:instrText>
      </w:r>
      <w:r w:rsidR="005F1E43">
        <w:instrText xml:space="preserve">" </w:instrText>
      </w:r>
      <w:r w:rsidR="000F0DAF">
        <w:fldChar w:fldCharType="end"/>
      </w:r>
    </w:p>
    <w:p w:rsidR="009558AD" w:rsidRDefault="009558AD" w:rsidP="00596D62">
      <w:r>
        <w:t xml:space="preserve">Opens the Graphics Screen and puts BASIC! </w:t>
      </w:r>
      <w:proofErr w:type="gramStart"/>
      <w:r>
        <w:t>into</w:t>
      </w:r>
      <w:proofErr w:type="gramEnd"/>
      <w:r>
        <w:t xml:space="preserve">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988" w:name="_Toc380828522"/>
      <w:r>
        <w:t>Gr.</w:t>
      </w:r>
      <w:r w:rsidR="009558AD">
        <w:t xml:space="preserve">color alpha, red, green, blue, </w:t>
      </w:r>
      <w:r w:rsidR="009A441D">
        <w:t>&lt;</w:t>
      </w:r>
      <w:r w:rsidR="00844811">
        <w:t>style</w:t>
      </w:r>
      <w:r w:rsidR="009A441D">
        <w:t>_nexp&gt;</w:t>
      </w:r>
      <w:bookmarkEnd w:id="988"/>
      <w:r w:rsidR="009A441D">
        <w:t xml:space="preserve"> </w:t>
      </w:r>
      <w:r w:rsidR="000F0DAF">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0F0DAF">
        <w:fldChar w:fldCharType="end"/>
      </w:r>
    </w:p>
    <w:p w:rsidR="00372F11" w:rsidRDefault="009558AD" w:rsidP="006E6122">
      <w:proofErr w:type="gramStart"/>
      <w:r>
        <w:t>Sets the current color</w:t>
      </w:r>
      <w:r w:rsidR="00160660">
        <w:t xml:space="preserve"> for drawing objects</w:t>
      </w:r>
      <w:r>
        <w:t>.</w:t>
      </w:r>
      <w:proofErr w:type="gramEnd"/>
      <w:r>
        <w:t xml:space="preserve"> The current color will be used for whatever graphics objects are </w:t>
      </w:r>
      <w:r w:rsidR="006E6122">
        <w:t>subsequently</w:t>
      </w:r>
      <w:r>
        <w:t> drawn until the next color command is executed.</w:t>
      </w:r>
    </w:p>
    <w:p w:rsidR="009558AD" w:rsidRDefault="009558AD" w:rsidP="006E6122">
      <w:r>
        <w:t xml:space="preserve">The BASIC! </w:t>
      </w:r>
      <w:proofErr w:type="gramStart"/>
      <w:r>
        <w:t>color</w:t>
      </w:r>
      <w:proofErr w:type="gramEnd"/>
      <w:r>
        <w:t xml:space="preserve">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lastRenderedPageBreak/>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989" w:name="_Toc380828523"/>
      <w:r>
        <w:t>Gr.</w:t>
      </w:r>
      <w:r w:rsidR="00F0174A">
        <w:t>set.AntiAlias &lt;</w:t>
      </w:r>
      <w:r w:rsidR="009A441D">
        <w:t>l</w:t>
      </w:r>
      <w:r w:rsidR="00F0174A">
        <w:t>exp&gt;</w:t>
      </w:r>
      <w:bookmarkEnd w:id="989"/>
      <w:r w:rsidR="000F0DAF">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0F0DAF">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w:t>
      </w:r>
      <w:proofErr w:type="gramStart"/>
      <w:r>
        <w:t xml:space="preserve">If the value is </w:t>
      </w:r>
      <w:r w:rsidR="009A441D">
        <w:t>true (</w:t>
      </w:r>
      <w:r>
        <w:t>not zero</w:t>
      </w:r>
      <w:r w:rsidR="009A441D">
        <w:t>)</w:t>
      </w:r>
      <w:r>
        <w:t xml:space="preserve"> then AntiAlias</w:t>
      </w:r>
      <w:r w:rsidR="000F725A">
        <w:t xml:space="preserve"> will be turned on.</w:t>
      </w:r>
      <w:proofErr w:type="gramEnd"/>
      <w:r w:rsidR="000F725A">
        <w:t xml:space="preserve"> </w:t>
      </w:r>
      <w:proofErr w:type="gramStart"/>
      <w:r w:rsidR="000F725A">
        <w:t xml:space="preserve">AntiAlias </w:t>
      </w:r>
      <w:r>
        <w:t xml:space="preserve"> should</w:t>
      </w:r>
      <w:proofErr w:type="gramEnd"/>
      <w:r>
        <w:t xml:space="preserve">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990" w:name="_Toc380828524"/>
      <w:r>
        <w:t>Gr.</w:t>
      </w:r>
      <w:r w:rsidR="00C260E1">
        <w:t>s</w:t>
      </w:r>
      <w:r w:rsidR="00B37AD8">
        <w:t>et.stroke &lt;nexp&gt;</w:t>
      </w:r>
      <w:bookmarkEnd w:id="990"/>
      <w:r w:rsidR="000F0DAF">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0F0DAF">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991" w:name="_Toc380828525"/>
      <w:r>
        <w:t>Gr.</w:t>
      </w:r>
      <w:r w:rsidR="009558AD">
        <w:t xml:space="preserve">orientation </w:t>
      </w:r>
      <w:r w:rsidR="009A10E6">
        <w:t>&lt;nexp&gt;</w:t>
      </w:r>
      <w:bookmarkEnd w:id="991"/>
      <w:r w:rsidR="000F0DAF">
        <w:fldChar w:fldCharType="begin"/>
      </w:r>
      <w:r w:rsidR="00D70E1E">
        <w:instrText xml:space="preserve"> XE "</w:instrText>
      </w:r>
      <w:r w:rsidR="00D70E1E" w:rsidRPr="00584997">
        <w:instrText>Gr.orientation &lt;nexp&gt;</w:instrText>
      </w:r>
      <w:r w:rsidR="00D70E1E">
        <w:instrText xml:space="preserve">" </w:instrText>
      </w:r>
      <w:r w:rsidR="000F0DAF">
        <w:fldChar w:fldCharType="end"/>
      </w:r>
    </w:p>
    <w:p w:rsidR="007E5C08" w:rsidRDefault="007E5C08" w:rsidP="003874BD">
      <w:proofErr w:type="gramStart"/>
      <w:r>
        <w:t xml:space="preserve">Sets the </w:t>
      </w:r>
      <w:r w:rsidR="00FA2CDF">
        <w:t>orientation of</w:t>
      </w:r>
      <w:r>
        <w:t xml:space="preserve"> screen.</w:t>
      </w:r>
      <w:proofErr w:type="gramEnd"/>
      <w:r>
        <w:t xml:space="preserve">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992" w:name="_Toc380828526"/>
      <w:proofErr w:type="gramStart"/>
      <w:r>
        <w:t>Gr.</w:t>
      </w:r>
      <w:r w:rsidR="00AE3BB6">
        <w:t xml:space="preserve">StatusBar.Show </w:t>
      </w:r>
      <w:r w:rsidR="00D70E1E">
        <w:t xml:space="preserve"> </w:t>
      </w:r>
      <w:r w:rsidR="00AE3BB6">
        <w:t>&lt;</w:t>
      </w:r>
      <w:proofErr w:type="gramEnd"/>
      <w:r w:rsidR="00AE3BB6">
        <w:t>nexp&gt;</w:t>
      </w:r>
      <w:bookmarkEnd w:id="992"/>
      <w:r w:rsidR="000F0DAF">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0F0DAF">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993" w:name="_Toc380828527"/>
      <w:r>
        <w:t>Gr.</w:t>
      </w:r>
      <w:r w:rsidR="003E2113">
        <w:t>render</w:t>
      </w:r>
      <w:bookmarkEnd w:id="993"/>
      <w:r w:rsidR="000F0DAF">
        <w:fldChar w:fldCharType="begin"/>
      </w:r>
      <w:r w:rsidR="003E2113">
        <w:instrText xml:space="preserve"> XE "</w:instrText>
      </w:r>
      <w:r w:rsidR="00D70E1E">
        <w:instrText>G</w:instrText>
      </w:r>
      <w:r w:rsidR="003E2113" w:rsidRPr="00A55C16">
        <w:instrText>r.render</w:instrText>
      </w:r>
      <w:r w:rsidR="003E2113">
        <w:instrText xml:space="preserve">" </w:instrText>
      </w:r>
      <w:r w:rsidR="000F0DAF">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994" w:name="_Toc380828528"/>
      <w:r>
        <w:t>Gr.</w:t>
      </w:r>
      <w:r w:rsidR="00714DB8">
        <w:t xml:space="preserve">screen width, </w:t>
      </w:r>
      <w:proofErr w:type="gramStart"/>
      <w:r w:rsidR="00714DB8">
        <w:t>height{</w:t>
      </w:r>
      <w:proofErr w:type="gramEnd"/>
      <w:r w:rsidR="00714DB8">
        <w:t>, density }</w:t>
      </w:r>
      <w:bookmarkEnd w:id="994"/>
      <w:r w:rsidR="000F0DAF">
        <w:fldChar w:fldCharType="begin"/>
      </w:r>
      <w:r w:rsidR="00D70E1E">
        <w:instrText xml:space="preserve"> XE "</w:instrText>
      </w:r>
      <w:r w:rsidR="00D70E1E" w:rsidRPr="00C32EBD">
        <w:instrText>Gr.screen width, height{, density }</w:instrText>
      </w:r>
      <w:r w:rsidR="00D70E1E">
        <w:instrText xml:space="preserve">" </w:instrText>
      </w:r>
      <w:r w:rsidR="000F0DAF">
        <w:fldChar w:fldCharType="end"/>
      </w:r>
    </w:p>
    <w:p w:rsidR="00714DB8" w:rsidRDefault="00714DB8" w:rsidP="00714DB8">
      <w:proofErr w:type="gramStart"/>
      <w:r>
        <w:t xml:space="preserve">Returns the screen's width and height, and optionally its density, in the </w:t>
      </w:r>
      <w:r w:rsidR="009A441D">
        <w:t xml:space="preserve">numeric </w:t>
      </w:r>
      <w:r>
        <w:t>variables.</w:t>
      </w:r>
      <w:proofErr w:type="gramEnd"/>
      <w:r>
        <w:t xml:space="preserve"> The density, in dots per inch (dpi), is a standardized Android density value (usually 120, 160, or 240 dpi), and not necessarily the real physical density of the screen.</w:t>
      </w:r>
    </w:p>
    <w:p w:rsidR="00714DB8" w:rsidRDefault="00714DB8" w:rsidP="00714DB8">
      <w:r>
        <w:lastRenderedPageBreak/>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995" w:name="_Toc380828529"/>
      <w:r>
        <w:t>Gr.</w:t>
      </w:r>
      <w:r w:rsidR="00CD79D5">
        <w:t>scale x_factor, y_factor</w:t>
      </w:r>
      <w:bookmarkEnd w:id="995"/>
      <w:r w:rsidR="000F0DAF">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0F0DAF">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xml:space="preserve">! </w:t>
      </w:r>
      <w:proofErr w:type="gramStart"/>
      <w:r w:rsidRPr="005757F3">
        <w:rPr>
          <w:rFonts w:ascii="QuickType II Mono" w:hAnsi="QuickType II Mono"/>
          <w:b/>
          <w:sz w:val="20"/>
          <w:szCs w:val="20"/>
        </w:rPr>
        <w:t>get</w:t>
      </w:r>
      <w:proofErr w:type="gramEnd"/>
      <w:r w:rsidRPr="005757F3">
        <w:rPr>
          <w:rFonts w:ascii="QuickType II Mono" w:hAnsi="QuickType II Mono"/>
          <w:b/>
          <w:sz w:val="20"/>
          <w:szCs w:val="20"/>
        </w:rPr>
        <w:t xml:space="preserve">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xml:space="preserve">! </w:t>
      </w:r>
      <w:proofErr w:type="gramStart"/>
      <w:r w:rsidRPr="005757F3">
        <w:rPr>
          <w:rFonts w:ascii="QuickType II Mono" w:hAnsi="QuickType II Mono"/>
          <w:b/>
          <w:sz w:val="20"/>
          <w:szCs w:val="20"/>
        </w:rPr>
        <w:t>calculate</w:t>
      </w:r>
      <w:proofErr w:type="gramEnd"/>
      <w:r w:rsidRPr="005757F3">
        <w:rPr>
          <w:rFonts w:ascii="QuickType II Mono" w:hAnsi="QuickType II Mono"/>
          <w:b/>
          <w:sz w:val="20"/>
          <w:szCs w:val="20"/>
        </w:rPr>
        <w:t xml:space="preserv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996" w:name="_Toc380828530"/>
      <w:r>
        <w:t>Gr.</w:t>
      </w:r>
      <w:r w:rsidR="009558AD">
        <w:t>cls</w:t>
      </w:r>
      <w:bookmarkEnd w:id="996"/>
      <w:r w:rsidR="000F0DAF">
        <w:fldChar w:fldCharType="begin"/>
      </w:r>
      <w:r w:rsidR="0078615E">
        <w:instrText xml:space="preserve"> XE "</w:instrText>
      </w:r>
      <w:r w:rsidR="00D70E1E">
        <w:instrText>G</w:instrText>
      </w:r>
      <w:r w:rsidR="0078615E" w:rsidRPr="002E6C8B">
        <w:instrText>r.cls</w:instrText>
      </w:r>
      <w:r w:rsidR="0078615E">
        <w:instrText xml:space="preserve">" </w:instrText>
      </w:r>
      <w:r w:rsidR="000F0DAF">
        <w:fldChar w:fldCharType="end"/>
      </w:r>
    </w:p>
    <w:p w:rsidR="00372F11" w:rsidRDefault="009558AD" w:rsidP="009D0A38">
      <w:proofErr w:type="gramStart"/>
      <w:r>
        <w:t xml:space="preserve">Clears the screen of all objects by disposing of the current </w:t>
      </w:r>
      <w:r w:rsidR="00A4702C">
        <w:t xml:space="preserve">Object List and </w:t>
      </w:r>
      <w:r>
        <w:t>Display List.</w:t>
      </w:r>
      <w:proofErr w:type="gramEnd"/>
      <w:r>
        <w:t xml:space="preserve">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997" w:name="_Toc380828531"/>
      <w:r>
        <w:t>Gr.</w:t>
      </w:r>
      <w:r w:rsidR="009558AD">
        <w:t>close</w:t>
      </w:r>
      <w:bookmarkEnd w:id="997"/>
      <w:r w:rsidR="000F0DAF">
        <w:fldChar w:fldCharType="begin"/>
      </w:r>
      <w:r w:rsidR="0078615E">
        <w:instrText xml:space="preserve"> XE "</w:instrText>
      </w:r>
      <w:r w:rsidR="00D70E1E">
        <w:instrText>G</w:instrText>
      </w:r>
      <w:r w:rsidR="0078615E" w:rsidRPr="002E6C8B">
        <w:instrText>r.close</w:instrText>
      </w:r>
      <w:r w:rsidR="0078615E">
        <w:instrText xml:space="preserve">" </w:instrText>
      </w:r>
      <w:r w:rsidR="000F0DAF">
        <w:fldChar w:fldCharType="end"/>
      </w:r>
    </w:p>
    <w:p w:rsidR="009558AD" w:rsidRDefault="009558AD" w:rsidP="009D0A38">
      <w:proofErr w:type="gramStart"/>
      <w:r>
        <w:t>Closes the opened graphics mode.</w:t>
      </w:r>
      <w:proofErr w:type="gramEnd"/>
      <w:r>
        <w:t xml:space="preserve"> The program will continue to run. The graphics screen will be removed. The text output screen will be displayed.</w:t>
      </w:r>
    </w:p>
    <w:p w:rsidR="009558AD" w:rsidRDefault="003A4712" w:rsidP="005F4916">
      <w:pPr>
        <w:pStyle w:val="Heading3"/>
      </w:pPr>
      <w:bookmarkStart w:id="998" w:name="_Toc380828532"/>
      <w:proofErr w:type="gramStart"/>
      <w:r>
        <w:t>Gr.</w:t>
      </w:r>
      <w:r w:rsidR="009558AD">
        <w:t>front</w:t>
      </w:r>
      <w:r w:rsidR="0078615E">
        <w:t xml:space="preserve"> </w:t>
      </w:r>
      <w:r w:rsidR="009558AD">
        <w:t xml:space="preserve"> flag</w:t>
      </w:r>
      <w:bookmarkEnd w:id="998"/>
      <w:proofErr w:type="gramEnd"/>
      <w:r w:rsidR="000F0DAF">
        <w:fldChar w:fldCharType="begin"/>
      </w:r>
      <w:r w:rsidR="0078615E">
        <w:instrText xml:space="preserve"> XE "</w:instrText>
      </w:r>
      <w:r w:rsidR="00D70E1E">
        <w:instrText>G</w:instrText>
      </w:r>
      <w:r w:rsidR="0078615E" w:rsidRPr="002E6C8B">
        <w:instrText>r.front  flag</w:instrText>
      </w:r>
      <w:r w:rsidR="0078615E">
        <w:instrText xml:space="preserve">" </w:instrText>
      </w:r>
      <w:r w:rsidR="000F0DAF">
        <w:fldChar w:fldCharType="end"/>
      </w:r>
    </w:p>
    <w:p w:rsidR="00372F11" w:rsidRDefault="00025C66" w:rsidP="009558AD">
      <w:proofErr w:type="gramStart"/>
      <w:r>
        <w:t>Determines whether</w:t>
      </w:r>
      <w:r w:rsidR="009558AD">
        <w:t xml:space="preserve"> the graphics screen or the </w:t>
      </w:r>
      <w:r w:rsidR="00A4702C">
        <w:t>Output Console</w:t>
      </w:r>
      <w:r>
        <w:t xml:space="preserve"> </w:t>
      </w:r>
      <w:r w:rsidR="009558AD">
        <w:t>will be the front</w:t>
      </w:r>
      <w:r>
        <w:t>-</w:t>
      </w:r>
      <w:r w:rsidR="009558AD">
        <w:t>most screen.</w:t>
      </w:r>
      <w:proofErr w:type="gramEnd"/>
      <w:r w:rsidR="009558AD">
        <w:t xml:space="preserve"> If flag = 0, the </w:t>
      </w:r>
      <w:r w:rsidR="00A4702C">
        <w:t xml:space="preserve">Output Console </w:t>
      </w:r>
      <w:r w:rsidR="009558AD">
        <w:t>will be the front</w:t>
      </w:r>
      <w:r>
        <w:t>-</w:t>
      </w:r>
      <w:r w:rsidR="009558AD">
        <w:t xml:space="preserve">most screen and seen by the user. If flag &lt;&gt;0. </w:t>
      </w:r>
      <w:proofErr w:type="gramStart"/>
      <w:r w:rsidR="009558AD">
        <w:t>the</w:t>
      </w:r>
      <w:proofErr w:type="gramEnd"/>
      <w:r w:rsidR="009558AD">
        <w:t xml:space="preserve"> graphics screen will be the front</w:t>
      </w:r>
      <w:r>
        <w:t>-</w:t>
      </w:r>
      <w:r w:rsidR="009558AD">
        <w:t xml:space="preserve">most screen and seen by the user. </w:t>
      </w:r>
    </w:p>
    <w:p w:rsidR="00372F11" w:rsidRDefault="009558AD" w:rsidP="009558AD">
      <w:r>
        <w:lastRenderedPageBreak/>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999" w:name="_Toc380828533"/>
      <w:r>
        <w:t>Gr.</w:t>
      </w:r>
      <w:r w:rsidR="00330882">
        <w:t>brightness &lt;nexp&gt;</w:t>
      </w:r>
      <w:bookmarkEnd w:id="999"/>
      <w:r w:rsidR="000F0DAF">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0F0DAF">
        <w:fldChar w:fldCharType="end"/>
      </w:r>
    </w:p>
    <w:p w:rsidR="00330882" w:rsidRPr="00330882" w:rsidRDefault="00330882" w:rsidP="00025C66">
      <w:proofErr w:type="gramStart"/>
      <w:r>
        <w:t>Sets the brightness of the graphics screen.</w:t>
      </w:r>
      <w:proofErr w:type="gramEnd"/>
      <w:r>
        <w:t xml:space="preserve"> The value of the numeric expression should be between 0.01 (darkest) and 1.00 (brightest).</w:t>
      </w:r>
    </w:p>
    <w:p w:rsidR="009558AD" w:rsidRDefault="009558AD" w:rsidP="00EB1F62">
      <w:pPr>
        <w:pStyle w:val="Heading2"/>
      </w:pPr>
      <w:bookmarkStart w:id="1000" w:name="_Toc380828534"/>
      <w:r>
        <w:t>Graphical Object Creation Commands</w:t>
      </w:r>
      <w:bookmarkEnd w:id="1000"/>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w:t>
      </w:r>
      <w:del w:id="1001" w:author="msammartano" w:date="2014-03-17T11:09:00Z">
        <w:r w:rsidDel="00766744">
          <w:delText>get.</w:delText>
        </w:r>
      </w:del>
      <w:r>
        <w:t>paint</w:t>
      </w:r>
      <w:ins w:id="1002" w:author="msammartano" w:date="2014-03-17T11:09:00Z">
        <w:r w:rsidR="00766744">
          <w:t>.get</w:t>
        </w:r>
      </w:ins>
      <w:r>
        <w: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1003" w:name="_Toc380828535"/>
      <w:r>
        <w:t>Gr.point &lt;</w:t>
      </w:r>
      <w:r w:rsidR="003B3008">
        <w:t>o</w:t>
      </w:r>
      <w:r>
        <w:t>bject_number_nvar&gt;, x, y</w:t>
      </w:r>
      <w:bookmarkEnd w:id="1003"/>
      <w:r w:rsidR="000F0DAF">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0F0DAF">
        <w:fldChar w:fldCharType="end"/>
      </w:r>
    </w:p>
    <w:p w:rsidR="00F34946" w:rsidRDefault="00F34946" w:rsidP="00F34946">
      <w:r>
        <w:t>Creates and inserts a point object into the Display List. The point will be located at (x</w:t>
      </w:r>
      <w:proofErr w:type="gramStart"/>
      <w:r>
        <w:t>,y</w:t>
      </w:r>
      <w:proofErr w:type="gramEnd"/>
      <w:r>
        <w:t xml:space="preserve">).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w:t>
      </w:r>
      <w:proofErr w:type="gramStart"/>
      <w:r>
        <w:t>,y</w:t>
      </w:r>
      <w:proofErr w:type="gramEnd"/>
      <w:r>
        <w:t>)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1004" w:name="_Toc380828536"/>
      <w:r>
        <w:t>Gr.</w:t>
      </w:r>
      <w:r w:rsidR="009558AD">
        <w:t xml:space="preserve">line </w:t>
      </w:r>
      <w:r w:rsidR="008A5D10">
        <w:t>&lt;</w:t>
      </w:r>
      <w:r w:rsidR="003B3008">
        <w:t>o</w:t>
      </w:r>
      <w:r w:rsidR="009558AD">
        <w:t>bject_number</w:t>
      </w:r>
      <w:r w:rsidR="008A5D10">
        <w:t>_nvar&gt;</w:t>
      </w:r>
      <w:r w:rsidR="009558AD">
        <w:t>, x1, y1, x2, y2</w:t>
      </w:r>
      <w:bookmarkEnd w:id="1004"/>
      <w:r w:rsidR="000F0DAF">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0F0DAF">
        <w:fldChar w:fldCharType="end"/>
      </w:r>
    </w:p>
    <w:p w:rsidR="00D34F26" w:rsidRPr="00025C66" w:rsidRDefault="009558AD" w:rsidP="00025C66">
      <w:r w:rsidRPr="00025C66">
        <w:t>Creates and inserts a line object into the Display List. The line will start at (x1</w:t>
      </w:r>
      <w:proofErr w:type="gramStart"/>
      <w:r w:rsidRPr="00025C66">
        <w:t>,y1</w:t>
      </w:r>
      <w:proofErr w:type="gramEnd"/>
      <w:r w:rsidRPr="00025C66">
        <w:t>)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lastRenderedPageBreak/>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1005" w:name="_Toc380828537"/>
      <w:r>
        <w:t>Gr.</w:t>
      </w:r>
      <w:r w:rsidR="009558AD">
        <w:t xml:space="preserve">rect </w:t>
      </w:r>
      <w:r w:rsidR="008A5D10">
        <w:t>&lt;</w:t>
      </w:r>
      <w:r w:rsidR="003B3008">
        <w:t>o</w:t>
      </w:r>
      <w:r w:rsidR="008A5D10">
        <w:t>bject_number_nvar&gt;</w:t>
      </w:r>
      <w:r w:rsidR="009558AD">
        <w:t>, left, top, right, bottom</w:t>
      </w:r>
      <w:bookmarkEnd w:id="1005"/>
      <w:r w:rsidR="000F0DAF">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0F0DAF">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1006" w:name="_Toc380828538"/>
      <w:r>
        <w:t>Gr.</w:t>
      </w:r>
      <w:r w:rsidR="009558AD">
        <w:t xml:space="preserve">oval </w:t>
      </w:r>
      <w:r w:rsidR="008A5D10">
        <w:t>&lt;</w:t>
      </w:r>
      <w:r w:rsidR="003B3008">
        <w:t>o</w:t>
      </w:r>
      <w:r w:rsidR="008A5D10">
        <w:t>bject_number_nvar&gt;</w:t>
      </w:r>
      <w:r w:rsidR="009558AD">
        <w:t>, left, top, right, bottom</w:t>
      </w:r>
      <w:bookmarkEnd w:id="1006"/>
      <w:r w:rsidR="000F0DAF">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0F0DAF">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1007" w:name="_Toc380828539"/>
      <w:r>
        <w:t>Gr.</w:t>
      </w:r>
      <w:r w:rsidR="009558AD">
        <w:t xml:space="preserve">arc </w:t>
      </w:r>
      <w:r w:rsidR="008A5D10">
        <w:t>&lt;</w:t>
      </w:r>
      <w:r w:rsidR="003B3008">
        <w:t>o</w:t>
      </w:r>
      <w:r w:rsidR="008A5D10">
        <w:t>bject_number_nvar&gt;</w:t>
      </w:r>
      <w:r w:rsidR="009558AD">
        <w:t>, left, top, right, bottom, start_angle, sweep_angle, fill_mode</w:t>
      </w:r>
      <w:bookmarkEnd w:id="1007"/>
      <w:r w:rsidR="000F0DAF">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0F0DAF">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1008" w:name="_Toc380828540"/>
      <w:r>
        <w:t>Gr.</w:t>
      </w:r>
      <w:r w:rsidR="009558AD">
        <w:t xml:space="preserve">circle </w:t>
      </w:r>
      <w:r w:rsidR="008A5D10">
        <w:t>&lt;</w:t>
      </w:r>
      <w:r w:rsidR="003B3008">
        <w:t>o</w:t>
      </w:r>
      <w:r w:rsidR="008A5D10">
        <w:t>bject_number_nvar&gt;</w:t>
      </w:r>
      <w:r w:rsidR="009558AD">
        <w:t>, x, y, radius</w:t>
      </w:r>
      <w:bookmarkEnd w:id="1008"/>
      <w:r w:rsidR="000F0DAF">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0F0DAF">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w:t>
      </w:r>
      <w:proofErr w:type="gramStart"/>
      <w:r>
        <w:t>,y</w:t>
      </w:r>
      <w:proofErr w:type="gramEnd"/>
      <w:r>
        <w:t xml:space="preserve">)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proofErr w:type="gramStart"/>
      <w:r>
        <w:lastRenderedPageBreak/>
        <w:t xml:space="preserve">The </w:t>
      </w:r>
      <w:r w:rsidR="009A086F">
        <w:t xml:space="preserve"> </w:t>
      </w:r>
      <w:r>
        <w:t>gr.modify</w:t>
      </w:r>
      <w:proofErr w:type="gramEnd"/>
      <w:r w:rsidR="009A086F">
        <w:t xml:space="preserve"> </w:t>
      </w:r>
      <w:r>
        <w:t xml:space="preserve"> parameters for gr.circle are "x", "y", and "radius"</w:t>
      </w:r>
      <w:r w:rsidR="009A086F">
        <w:t>.</w:t>
      </w:r>
    </w:p>
    <w:p w:rsidR="00054246" w:rsidRDefault="003A4712" w:rsidP="005F4916">
      <w:pPr>
        <w:pStyle w:val="Heading3"/>
      </w:pPr>
      <w:bookmarkStart w:id="1009" w:name="_Toc380828541"/>
      <w:r>
        <w:t>Gr.</w:t>
      </w:r>
      <w:r w:rsidR="00054246">
        <w:t xml:space="preserve">set.pixels </w:t>
      </w:r>
      <w:r w:rsidR="008A5D10">
        <w:t>&lt;</w:t>
      </w:r>
      <w:r w:rsidR="003B3008">
        <w:t>o</w:t>
      </w:r>
      <w:r w:rsidR="008A5D10">
        <w:t>bject_number_nvar&gt;</w:t>
      </w:r>
      <w:r w:rsidR="00054246">
        <w:t xml:space="preserve">, </w:t>
      </w:r>
      <w:proofErr w:type="gramStart"/>
      <w:r w:rsidR="003B3008">
        <w:t>p</w:t>
      </w:r>
      <w:r w:rsidR="00054246">
        <w:t>ixels</w:t>
      </w:r>
      <w:r w:rsidR="00087425">
        <w:t>[</w:t>
      </w:r>
      <w:proofErr w:type="gramEnd"/>
      <w:r w:rsidR="00CE4035">
        <w:t>{&lt;start&gt;,&lt;length&gt;}</w:t>
      </w:r>
      <w:r w:rsidR="00087425">
        <w:t>] {,x,y}</w:t>
      </w:r>
      <w:bookmarkEnd w:id="1009"/>
      <w:r w:rsidR="000F0DAF">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0F0DAF">
        <w:fldChar w:fldCharType="end"/>
      </w:r>
    </w:p>
    <w:p w:rsidR="00054246" w:rsidRDefault="00054246" w:rsidP="009A086F">
      <w:proofErr w:type="gramStart"/>
      <w:r>
        <w:t xml:space="preserve">Inserts an array of pixel points into the </w:t>
      </w:r>
      <w:r w:rsidR="007B78EF">
        <w:t>Object</w:t>
      </w:r>
      <w:r>
        <w:t xml:space="preserve"> </w:t>
      </w:r>
      <w:r w:rsidR="009A086F">
        <w:t>L</w:t>
      </w:r>
      <w:r>
        <w:t>ist.</w:t>
      </w:r>
      <w:proofErr w:type="gramEnd"/>
      <w:r>
        <w:t xml:space="preserve"> The array</w:t>
      </w:r>
      <w:r w:rsidR="00CE4035">
        <w:t xml:space="preserve"> (</w:t>
      </w:r>
      <w:proofErr w:type="gramStart"/>
      <w:r w:rsidR="00CE4035">
        <w:t>pixels[</w:t>
      </w:r>
      <w:proofErr w:type="gramEnd"/>
      <w:r w:rsidR="00CE4035">
        <w:t>]) or array segment (pixels[start,length])</w:t>
      </w:r>
      <w:r>
        <w:t xml:space="preserve"> contains pairs of x and y coordinates for each pixel. The </w:t>
      </w:r>
      <w:proofErr w:type="gramStart"/>
      <w:r w:rsidR="003B3008">
        <w:t>p</w:t>
      </w:r>
      <w:r>
        <w:t>ixels[</w:t>
      </w:r>
      <w:proofErr w:type="gramEnd"/>
      <w:r>
        <w:t xml:space="preserve">] array </w:t>
      </w:r>
      <w:r w:rsidR="00CE4035">
        <w:t xml:space="preserve">or array segment </w:t>
      </w:r>
      <w:r>
        <w:t>may be any size but should have an even number of elements.</w:t>
      </w:r>
    </w:p>
    <w:p w:rsidR="00087425" w:rsidRDefault="00087425" w:rsidP="009A086F">
      <w:r>
        <w:t>If the optional x</w:t>
      </w:r>
      <w:proofErr w:type="gramStart"/>
      <w:r>
        <w:t>,y</w:t>
      </w:r>
      <w:proofErr w:type="gramEnd"/>
      <w:r>
        <w:t xml:space="preserve"> expression pair is present</w:t>
      </w:r>
      <w:r w:rsidR="009A086F">
        <w:t>,</w:t>
      </w:r>
      <w:r>
        <w:t xml:space="preserve"> the values will be added to each of the x and y coordinates of the array. This provides the ability to move the pixel array around the screen.  The default values for the x</w:t>
      </w:r>
      <w:proofErr w:type="gramStart"/>
      <w:r>
        <w:t>,y</w:t>
      </w:r>
      <w:proofErr w:type="gramEnd"/>
      <w:r>
        <w:t xml:space="preserve"> pair is 0,0.</w:t>
      </w:r>
      <w:r w:rsidR="005E44EA">
        <w:t xml:space="preserve"> Negative values for the x</w:t>
      </w:r>
      <w:proofErr w:type="gramStart"/>
      <w:r w:rsidR="005E44EA">
        <w:t>,y</w:t>
      </w:r>
      <w:proofErr w:type="gramEnd"/>
      <w:r w:rsidR="005E44EA">
        <w:t xml:space="preserve">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 xml:space="preserve">lias off and set the stroke = 0. </w:t>
      </w:r>
      <w:proofErr w:type="gramStart"/>
      <w:r w:rsidR="001B2BA9">
        <w:t>AntiAlias in on by default.</w:t>
      </w:r>
      <w:proofErr w:type="gramEnd"/>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proofErr w:type="gramStart"/>
      <w:r>
        <w:t>Pixels[</w:t>
      </w:r>
      <w:proofErr w:type="gramEnd"/>
      <w:r>
        <w:t>3] = 120</w:t>
      </w:r>
    </w:p>
    <w:p w:rsidR="00FE1E1B" w:rsidRDefault="00FE1E1B" w:rsidP="007B2223">
      <w:pPr>
        <w:pStyle w:val="Codeexample"/>
      </w:pPr>
      <w:proofErr w:type="gramStart"/>
      <w:r>
        <w:t>Pixels[</w:t>
      </w:r>
      <w:proofErr w:type="gramEnd"/>
      <w:r>
        <w:t>4] = 200</w:t>
      </w:r>
    </w:p>
    <w:p w:rsidR="00FE1E1B" w:rsidRDefault="00FE1E1B" w:rsidP="00874F49">
      <w:proofErr w:type="gramStart"/>
      <w:r>
        <w:t>will</w:t>
      </w:r>
      <w:proofErr w:type="gramEnd"/>
      <w:r>
        <w:t xml:space="preserve"> cause the second pixel to be located at </w:t>
      </w:r>
      <w:r w:rsidR="00247CD7">
        <w:t>x = 120, y = 200 at the next rendering.</w:t>
      </w:r>
    </w:p>
    <w:p w:rsidR="00087425" w:rsidRDefault="00087425" w:rsidP="005F4916">
      <w:pPr>
        <w:pStyle w:val="Heading3"/>
      </w:pPr>
      <w:bookmarkStart w:id="1010" w:name="_Toc380828542"/>
      <w:r>
        <w:t xml:space="preserve">Gr.poly </w:t>
      </w:r>
      <w:r w:rsidR="008A5D10">
        <w:t>&lt;</w:t>
      </w:r>
      <w:r w:rsidR="003B3008">
        <w:t>o</w:t>
      </w:r>
      <w:r w:rsidR="008A5D10">
        <w:t>bject_number_nvar&gt;</w:t>
      </w:r>
      <w:r>
        <w:t xml:space="preserve">, </w:t>
      </w:r>
      <w:r w:rsidR="003B3008">
        <w:t>l</w:t>
      </w:r>
      <w:r>
        <w:t>ist_pointer {</w:t>
      </w:r>
      <w:proofErr w:type="gramStart"/>
      <w:r>
        <w:t>,x</w:t>
      </w:r>
      <w:proofErr w:type="gramEnd"/>
      <w:r w:rsidR="00C35C1F">
        <w:t>,</w:t>
      </w:r>
      <w:r w:rsidR="0034592D">
        <w:t xml:space="preserve"> </w:t>
      </w:r>
      <w:r>
        <w:t>y}</w:t>
      </w:r>
      <w:bookmarkEnd w:id="1010"/>
      <w:r w:rsidR="000F0DAF">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0F0DAF">
        <w:fldChar w:fldCharType="end"/>
      </w:r>
    </w:p>
    <w:p w:rsidR="00087425" w:rsidRDefault="00087425" w:rsidP="00874F49">
      <w:proofErr w:type="gramStart"/>
      <w:r>
        <w:t xml:space="preserve">Draws a </w:t>
      </w:r>
      <w:r w:rsidR="005F02D1">
        <w:t xml:space="preserve">closed </w:t>
      </w:r>
      <w:r>
        <w:t>polygon of any number of sides.</w:t>
      </w:r>
      <w:proofErr w:type="gramEnd"/>
    </w:p>
    <w:p w:rsidR="00372F11" w:rsidRDefault="00087425" w:rsidP="00874F49">
      <w:r>
        <w:t xml:space="preserve">The </w:t>
      </w:r>
      <w:r w:rsidR="003B3008">
        <w:t>l</w:t>
      </w:r>
      <w:r>
        <w:t>ist_pointer is a pointer to a List data structure. The list contains x</w:t>
      </w:r>
      <w:proofErr w:type="gramStart"/>
      <w:r>
        <w:t>,y</w:t>
      </w:r>
      <w:proofErr w:type="gramEnd"/>
      <w:r>
        <w:t xml:space="preserve">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 xml:space="preserve">BASIC! </w:t>
      </w:r>
      <w:proofErr w:type="gramStart"/>
      <w:r>
        <w:t>will</w:t>
      </w:r>
      <w:proofErr w:type="gramEnd"/>
      <w:r>
        <w:t xml:space="preserve">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w:t>
      </w:r>
      <w:proofErr w:type="gramStart"/>
      <w:r>
        <w:t>is</w:t>
      </w:r>
      <w:proofErr w:type="gramEnd"/>
      <w:r>
        <w:t xml:space="preserve"> determined by previous gr.color and gr.set.stroke commands just like any other drawn object.</w:t>
      </w:r>
    </w:p>
    <w:p w:rsidR="00796737" w:rsidRDefault="00796737" w:rsidP="00874F49">
      <w:r>
        <w:t>If the optional x</w:t>
      </w:r>
      <w:proofErr w:type="gramStart"/>
      <w:r>
        <w:t>,y</w:t>
      </w:r>
      <w:proofErr w:type="gramEnd"/>
      <w:r>
        <w:t xml:space="preserve"> expression pair is present</w:t>
      </w:r>
      <w:r w:rsidR="00874F49">
        <w:t>,</w:t>
      </w:r>
      <w:r>
        <w:t xml:space="preserve"> the values will be added to each of the x and y coordinates of the list. This provides the ability to move the polygon array around the screen.  The default values for the x</w:t>
      </w:r>
      <w:proofErr w:type="gramStart"/>
      <w:r>
        <w:t>,y</w:t>
      </w:r>
      <w:proofErr w:type="gramEnd"/>
      <w:r>
        <w:t xml:space="preserve"> pair is 0,0.</w:t>
      </w:r>
      <w:r w:rsidR="005E44EA">
        <w:t xml:space="preserve"> Negative values for the x</w:t>
      </w:r>
      <w:proofErr w:type="gramStart"/>
      <w:r w:rsidR="005E44EA">
        <w:t>,y</w:t>
      </w:r>
      <w:proofErr w:type="gramEnd"/>
      <w:r w:rsidR="005E44EA">
        <w:t xml:space="preserve">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1011" w:name="_Toc380828543"/>
      <w:r>
        <w:lastRenderedPageBreak/>
        <w:t>Hide and Show Commands</w:t>
      </w:r>
      <w:bookmarkEnd w:id="1011"/>
    </w:p>
    <w:p w:rsidR="009558AD" w:rsidRDefault="003A4712" w:rsidP="005F4916">
      <w:pPr>
        <w:pStyle w:val="Heading3"/>
      </w:pPr>
      <w:bookmarkStart w:id="1012" w:name="_Toc380828544"/>
      <w:r>
        <w:t>Gr.</w:t>
      </w:r>
      <w:r w:rsidR="009558AD">
        <w:t xml:space="preserve">hide </w:t>
      </w:r>
      <w:r w:rsidR="003B3008">
        <w:t>&lt;o</w:t>
      </w:r>
      <w:r w:rsidR="009558AD">
        <w:t>bject_number</w:t>
      </w:r>
      <w:r w:rsidR="003B3008">
        <w:t>_nvar&gt;</w:t>
      </w:r>
      <w:bookmarkEnd w:id="1012"/>
      <w:r w:rsidR="000F0DAF">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0F0DAF">
        <w:fldChar w:fldCharType="end"/>
      </w:r>
    </w:p>
    <w:p w:rsidR="009558AD" w:rsidRDefault="009558AD" w:rsidP="009558AD">
      <w:proofErr w:type="gramStart"/>
      <w:r>
        <w:t>Hides the object with the specified Object_number.</w:t>
      </w:r>
      <w:proofErr w:type="gramEnd"/>
      <w:r>
        <w:t xml:space="preserve"> This change will not be visible until the </w:t>
      </w:r>
      <w:r w:rsidR="008E4198">
        <w:t>gr.render</w:t>
      </w:r>
      <w:r>
        <w:t xml:space="preserve"> command is called. </w:t>
      </w:r>
    </w:p>
    <w:p w:rsidR="009558AD" w:rsidRDefault="003A4712" w:rsidP="005F4916">
      <w:pPr>
        <w:pStyle w:val="Heading3"/>
      </w:pPr>
      <w:bookmarkStart w:id="1013" w:name="_Toc380828545"/>
      <w:r>
        <w:t>Gr.</w:t>
      </w:r>
      <w:r w:rsidR="009558AD">
        <w:t xml:space="preserve">show </w:t>
      </w:r>
      <w:r w:rsidR="003B3008">
        <w:t>&lt;o</w:t>
      </w:r>
      <w:r w:rsidR="009558AD">
        <w:t>bject_number</w:t>
      </w:r>
      <w:r w:rsidR="003B3008">
        <w:t>_nvar&gt;</w:t>
      </w:r>
      <w:bookmarkEnd w:id="1013"/>
      <w:r w:rsidR="000F0DAF">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0F0DAF">
        <w:fldChar w:fldCharType="end"/>
      </w:r>
    </w:p>
    <w:p w:rsidR="009558AD" w:rsidRDefault="009558AD" w:rsidP="009558AD">
      <w:proofErr w:type="gramStart"/>
      <w:r>
        <w:t>Shows</w:t>
      </w:r>
      <w:r w:rsidR="00874F49">
        <w:t xml:space="preserve"> </w:t>
      </w:r>
      <w:r>
        <w:t>(unhides) the object with the specified Object_number.</w:t>
      </w:r>
      <w:proofErr w:type="gramEnd"/>
      <w:r>
        <w:t xml:space="preserve"> This change will not be visible until the </w:t>
      </w:r>
      <w:r w:rsidR="008E4198">
        <w:t>gr.render</w:t>
      </w:r>
      <w:r>
        <w:t xml:space="preserve"> command is called.</w:t>
      </w:r>
    </w:p>
    <w:p w:rsidR="009558AD" w:rsidRDefault="009558AD" w:rsidP="00EB1F62">
      <w:pPr>
        <w:pStyle w:val="Heading2"/>
      </w:pPr>
      <w:bookmarkStart w:id="1014" w:name="_Toc380828546"/>
      <w:r>
        <w:t>Touch Query Commands</w:t>
      </w:r>
      <w:bookmarkEnd w:id="1014"/>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1015" w:name="_Toc380828547"/>
      <w:r>
        <w:t>Gr.</w:t>
      </w:r>
      <w:r w:rsidR="009558AD">
        <w:t xml:space="preserve">touch </w:t>
      </w:r>
      <w:r w:rsidR="003B3008">
        <w:t>t</w:t>
      </w:r>
      <w:r w:rsidR="009558AD">
        <w:t>ouched, x, y</w:t>
      </w:r>
      <w:bookmarkEnd w:id="1015"/>
      <w:r w:rsidR="000F0DAF">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0F0DAF">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w:t>
      </w:r>
      <w:proofErr w:type="gramStart"/>
      <w:r>
        <w:t>,y</w:t>
      </w:r>
      <w:proofErr w:type="gramEnd"/>
      <w:r>
        <w:t>) coordinates of the touch. If Touched is false (0), then the screen has not been touched and the (x</w:t>
      </w:r>
      <w:proofErr w:type="gramStart"/>
      <w:r>
        <w:t>,y</w:t>
      </w:r>
      <w:proofErr w:type="gramEnd"/>
      <w:r>
        <w:t>)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do</w:t>
      </w:r>
      <w:proofErr w:type="gramEnd"/>
    </w:p>
    <w:p w:rsidR="00A34D63" w:rsidRPr="00CD109B" w:rsidRDefault="00A34D63" w:rsidP="00174459">
      <w:pPr>
        <w:spacing w:after="0"/>
        <w:ind w:left="720" w:firstLine="720"/>
        <w:rPr>
          <w:rFonts w:ascii="QuickType II Mono" w:hAnsi="QuickType II Mono"/>
          <w:b/>
          <w:sz w:val="20"/>
          <w:szCs w:val="20"/>
        </w:rPr>
      </w:pPr>
      <w:proofErr w:type="gramStart"/>
      <w:r w:rsidRPr="00CD109B">
        <w:rPr>
          <w:rFonts w:ascii="QuickType II Mono" w:hAnsi="QuickType II Mono"/>
          <w:b/>
          <w:sz w:val="20"/>
          <w:szCs w:val="20"/>
        </w:rPr>
        <w:t>gr.touch</w:t>
      </w:r>
      <w:proofErr w:type="gramEnd"/>
      <w:r w:rsidRPr="00CD109B">
        <w:rPr>
          <w:rFonts w:ascii="QuickType II Mono" w:hAnsi="QuickType II Mono"/>
          <w:b/>
          <w:sz w:val="20"/>
          <w:szCs w:val="20"/>
        </w:rPr>
        <w:t xml:space="preserve">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until</w:t>
      </w:r>
      <w:proofErr w:type="gramEnd"/>
      <w:r w:rsidRPr="00CD109B">
        <w:rPr>
          <w:rFonts w:ascii="QuickType II Mono" w:hAnsi="QuickType II Mono"/>
          <w:b/>
          <w:sz w:val="20"/>
          <w:szCs w:val="20"/>
        </w:rPr>
        <w:t xml:space="preserve">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proofErr w:type="gramStart"/>
      <w:r w:rsidR="00F81910" w:rsidRPr="00CD109B">
        <w:rPr>
          <w:rFonts w:ascii="QuickType II Mono" w:hAnsi="QuickType II Mono"/>
          <w:b/>
          <w:sz w:val="20"/>
          <w:szCs w:val="20"/>
        </w:rPr>
        <w:t>finger</w:t>
      </w:r>
      <w:proofErr w:type="gramEnd"/>
      <w:r w:rsidR="00F81910" w:rsidRPr="00CD109B">
        <w:rPr>
          <w:rFonts w:ascii="QuickType II Mono" w:hAnsi="QuickType II Mono"/>
          <w:b/>
          <w:sz w:val="20"/>
          <w:szCs w:val="20"/>
        </w:rPr>
        <w:t xml:space="preserve"> lifted</w:t>
      </w:r>
    </w:p>
    <w:p w:rsidR="00A34D63" w:rsidRPr="00CD109B" w:rsidRDefault="00F81910" w:rsidP="00A34D63">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d</w:t>
      </w:r>
      <w:r w:rsidR="00A34D63" w:rsidRPr="00CD109B">
        <w:rPr>
          <w:rFonts w:ascii="QuickType II Mono" w:hAnsi="QuickType II Mono"/>
          <w:b/>
          <w:sz w:val="20"/>
          <w:szCs w:val="20"/>
        </w:rPr>
        <w:t>o</w:t>
      </w:r>
      <w:proofErr w:type="gramEnd"/>
    </w:p>
    <w:p w:rsidR="00A34D63" w:rsidRPr="00CD109B" w:rsidRDefault="00A34D63" w:rsidP="00A34D63">
      <w:pPr>
        <w:spacing w:after="0"/>
        <w:ind w:left="720" w:firstLine="720"/>
        <w:rPr>
          <w:rFonts w:ascii="QuickType II Mono" w:hAnsi="QuickType II Mono"/>
          <w:b/>
          <w:sz w:val="20"/>
          <w:szCs w:val="20"/>
        </w:rPr>
      </w:pPr>
      <w:proofErr w:type="gramStart"/>
      <w:r w:rsidRPr="00CD109B">
        <w:rPr>
          <w:rFonts w:ascii="QuickType II Mono" w:hAnsi="QuickType II Mono"/>
          <w:b/>
          <w:sz w:val="20"/>
          <w:szCs w:val="20"/>
        </w:rPr>
        <w:t>gr.touch</w:t>
      </w:r>
      <w:proofErr w:type="gramEnd"/>
      <w:r w:rsidRPr="00CD109B">
        <w:rPr>
          <w:rFonts w:ascii="QuickType II Mono" w:hAnsi="QuickType II Mono"/>
          <w:b/>
          <w:sz w:val="20"/>
          <w:szCs w:val="20"/>
        </w:rPr>
        <w:t xml:space="preserve"> touched, x, y</w:t>
      </w:r>
    </w:p>
    <w:p w:rsidR="007863E0" w:rsidRPr="00CD109B" w:rsidRDefault="00A34D63" w:rsidP="00187DA7">
      <w:pPr>
        <w:spacing w:after="0"/>
        <w:ind w:firstLine="720"/>
        <w:rPr>
          <w:rFonts w:ascii="QuickType II Mono" w:hAnsi="QuickType II Mono"/>
          <w:b/>
          <w:sz w:val="20"/>
          <w:szCs w:val="20"/>
        </w:rPr>
      </w:pPr>
      <w:proofErr w:type="gramStart"/>
      <w:r w:rsidRPr="00CD109B">
        <w:rPr>
          <w:rFonts w:ascii="QuickType II Mono" w:hAnsi="QuickType II Mono"/>
          <w:b/>
          <w:sz w:val="20"/>
          <w:szCs w:val="20"/>
        </w:rPr>
        <w:t>until !</w:t>
      </w:r>
      <w:proofErr w:type="gramEnd"/>
      <w:r w:rsidRPr="00CD109B">
        <w:rPr>
          <w:rFonts w:ascii="QuickType II Mono" w:hAnsi="QuickType II Mono"/>
          <w:b/>
          <w:sz w:val="20"/>
          <w:szCs w:val="20"/>
        </w:rPr>
        <w:t>touched.</w:t>
      </w:r>
    </w:p>
    <w:p w:rsidR="00187DA7" w:rsidRPr="00187DA7" w:rsidRDefault="00187DA7" w:rsidP="00187DA7">
      <w:pPr>
        <w:spacing w:after="0"/>
        <w:ind w:firstLine="720"/>
        <w:rPr>
          <w:sz w:val="20"/>
          <w:szCs w:val="20"/>
        </w:rPr>
      </w:pPr>
    </w:p>
    <w:p w:rsidR="00187DA7" w:rsidRDefault="007863E0" w:rsidP="009F502C">
      <w:r>
        <w:t xml:space="preserve">The returned values are relative to the actual screen size. If you have scaled the screen then you need to similarly scale the returned parameters.  </w:t>
      </w:r>
      <w:proofErr w:type="gramStart"/>
      <w:r>
        <w:t>If the parameters that you used in gr.scale were scale_x and scale_y (gr.scale scale_x, scale_y)</w:t>
      </w:r>
      <w:r w:rsidR="00187DA7">
        <w:t xml:space="preserve"> then multiply the returned x and y by those same values.</w:t>
      </w:r>
      <w:proofErr w:type="gramEnd"/>
    </w:p>
    <w:p w:rsidR="007863E0" w:rsidRDefault="00187DA7" w:rsidP="007B2223">
      <w:pPr>
        <w:pStyle w:val="Codeexample"/>
      </w:pPr>
      <w:proofErr w:type="gramStart"/>
      <w:r w:rsidRPr="00A34D63">
        <w:t>gr.touch</w:t>
      </w:r>
      <w:proofErr w:type="gramEnd"/>
      <w:r w:rsidRPr="00A34D63">
        <w:t xml:space="preserve">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5F4916">
      <w:pPr>
        <w:pStyle w:val="Heading3"/>
      </w:pPr>
      <w:bookmarkStart w:id="1016" w:name="_Toc380828548"/>
      <w:r>
        <w:lastRenderedPageBreak/>
        <w:t>Gr.</w:t>
      </w:r>
      <w:r w:rsidR="009558AD">
        <w:t xml:space="preserve">bounded.touch </w:t>
      </w:r>
      <w:r w:rsidR="003B3008">
        <w:t>t</w:t>
      </w:r>
      <w:r w:rsidR="009558AD">
        <w:t>ouched, left, top, right, bottom</w:t>
      </w:r>
      <w:bookmarkEnd w:id="1016"/>
      <w:r w:rsidR="000F0DAF">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0F0DAF">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5F4916">
      <w:pPr>
        <w:pStyle w:val="Heading3"/>
      </w:pPr>
      <w:bookmarkStart w:id="1017" w:name="_Toc380828549"/>
      <w:r>
        <w:t>Gr.</w:t>
      </w:r>
      <w:r w:rsidR="00345956">
        <w:t>touch2 touched, x, y</w:t>
      </w:r>
      <w:bookmarkEnd w:id="1017"/>
      <w:r w:rsidR="000F0DAF">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0F0DAF">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1018" w:name="_Toc380828550"/>
      <w:r>
        <w:t>Gr.</w:t>
      </w:r>
      <w:r w:rsidR="00345956">
        <w:t>bounded.touch2 touched, left, top, right, bottom</w:t>
      </w:r>
      <w:bookmarkEnd w:id="1018"/>
      <w:r w:rsidR="000F0DAF">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0F0DAF">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1019" w:name="_Toc380828551"/>
      <w:r>
        <w:t>O</w:t>
      </w:r>
      <w:r w:rsidR="00725691">
        <w:t>nGRTouch</w:t>
      </w:r>
      <w:r w:rsidR="00583B62">
        <w:t>:</w:t>
      </w:r>
      <w:bookmarkEnd w:id="1019"/>
      <w:r w:rsidR="000F0DAF">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0F0DAF">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1020" w:name="_Toc380828552"/>
      <w:r>
        <w:t>Gr.</w:t>
      </w:r>
      <w:r w:rsidR="00583B62" w:rsidRPr="00970C8A">
        <w:t>on</w:t>
      </w:r>
      <w:r w:rsidR="005C7965" w:rsidRPr="00970C8A">
        <w:t>GR</w:t>
      </w:r>
      <w:r w:rsidR="00583B62" w:rsidRPr="00970C8A">
        <w:t>Touch.</w:t>
      </w:r>
      <w:r w:rsidR="003B3008">
        <w:t>r</w:t>
      </w:r>
      <w:r w:rsidR="00583B62" w:rsidRPr="00970C8A">
        <w:t>esume</w:t>
      </w:r>
      <w:bookmarkEnd w:id="1020"/>
      <w:r w:rsidR="000F0DAF"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0F0DAF"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1021" w:name="_Toc380828553"/>
      <w:r>
        <w:t>Text Commands</w:t>
      </w:r>
      <w:bookmarkEnd w:id="1021"/>
    </w:p>
    <w:p w:rsidR="009558AD" w:rsidRDefault="003A4712" w:rsidP="005F4916">
      <w:pPr>
        <w:pStyle w:val="Heading3"/>
      </w:pPr>
      <w:bookmarkStart w:id="1022" w:name="_Toc380828554"/>
      <w:r>
        <w:t>Gr.</w:t>
      </w:r>
      <w:r w:rsidR="009558AD">
        <w:t>text.align type</w:t>
      </w:r>
      <w:bookmarkEnd w:id="1022"/>
      <w:r w:rsidR="000F0DAF">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0F0DAF">
        <w:fldChar w:fldCharType="end"/>
      </w:r>
    </w:p>
    <w:p w:rsidR="009558AD" w:rsidRDefault="009558AD" w:rsidP="00D173FA">
      <w:r>
        <w:t>Align the text relative to the (x</w:t>
      </w:r>
      <w:proofErr w:type="gramStart"/>
      <w:r>
        <w:t>,y</w:t>
      </w:r>
      <w:proofErr w:type="gramEnd"/>
      <w:r>
        <w:t>) coordinates given in the "gr.text.draw" command.</w:t>
      </w:r>
      <w:r>
        <w:br/>
      </w:r>
      <w:proofErr w:type="gramStart"/>
      <w:r>
        <w:t>type</w:t>
      </w:r>
      <w:proofErr w:type="gramEnd"/>
      <w:r>
        <w:t xml:space="preserve"> values: 1 = Left, 2 = Center, 3 = Right.</w:t>
      </w:r>
    </w:p>
    <w:p w:rsidR="009558AD" w:rsidRDefault="003A4712" w:rsidP="005F4916">
      <w:pPr>
        <w:pStyle w:val="Heading3"/>
      </w:pPr>
      <w:bookmarkStart w:id="1023" w:name="_Toc380828555"/>
      <w:r>
        <w:t>Gr.</w:t>
      </w:r>
      <w:r w:rsidR="009558AD">
        <w:t xml:space="preserve">text.size </w:t>
      </w:r>
      <w:r w:rsidR="00DB0B71">
        <w:t>&lt;nexp&gt;</w:t>
      </w:r>
      <w:bookmarkEnd w:id="1023"/>
      <w:r w:rsidR="000F0DAF">
        <w:fldChar w:fldCharType="begin"/>
      </w:r>
      <w:r w:rsidR="00DB0B71">
        <w:instrText xml:space="preserve"> XE "</w:instrText>
      </w:r>
      <w:r w:rsidR="00DB0B71" w:rsidRPr="005C3F0F">
        <w:instrText>Gr.text.size &lt;nexp&gt;</w:instrText>
      </w:r>
      <w:r w:rsidR="00DB0B71">
        <w:instrText xml:space="preserve">" </w:instrText>
      </w:r>
      <w:r w:rsidR="000F0DAF">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1024" w:name="_Toc380828556"/>
      <w:r>
        <w:t>Gr.</w:t>
      </w:r>
      <w:r w:rsidR="004118E1" w:rsidRPr="00D173FA">
        <w:t>text.width &lt;nvar&gt;, &lt;sexp&gt;</w:t>
      </w:r>
      <w:bookmarkEnd w:id="1024"/>
      <w:r w:rsidR="000F0DAF"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0F0DAF" w:rsidRPr="00D173FA">
        <w:fldChar w:fldCharType="end"/>
      </w:r>
    </w:p>
    <w:p w:rsidR="004118E1" w:rsidRDefault="004118E1" w:rsidP="004118E1">
      <w:proofErr w:type="gramStart"/>
      <w:r>
        <w:t>Returns the pixel width of &lt;sexp&gt; in &lt;nvar&gt;.</w:t>
      </w:r>
      <w:proofErr w:type="gramEnd"/>
      <w:r>
        <w:t xml:space="preserve"> The width is determined by the latest gr.text.size parameter.</w:t>
      </w:r>
    </w:p>
    <w:p w:rsidR="00C72B28" w:rsidRDefault="003A4712" w:rsidP="005F4916">
      <w:pPr>
        <w:pStyle w:val="Heading3"/>
      </w:pPr>
      <w:bookmarkStart w:id="1025" w:name="_Toc380828557"/>
      <w:r>
        <w:lastRenderedPageBreak/>
        <w:t>Gr.</w:t>
      </w:r>
      <w:r w:rsidR="00C72B28">
        <w:t>get.textbounds &lt;sexp&gt;, left, top, right, bottom</w:t>
      </w:r>
      <w:bookmarkEnd w:id="1025"/>
      <w:r w:rsidR="000F0DAF">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0F0DAF">
        <w:fldChar w:fldCharType="end"/>
      </w:r>
    </w:p>
    <w:p w:rsidR="00372F11" w:rsidRDefault="00C72B28" w:rsidP="00D173FA">
      <w:proofErr w:type="gramStart"/>
      <w:r>
        <w:t>Gets the boundary rectangle of the string expression</w:t>
      </w:r>
      <w:r w:rsidR="00D173FA">
        <w:t xml:space="preserve"> </w:t>
      </w:r>
      <w:r w:rsidR="00D173FA" w:rsidRPr="00D173FA">
        <w:t>&lt;sexp&gt;</w:t>
      </w:r>
      <w:r>
        <w:t>.</w:t>
      </w:r>
      <w:proofErr w:type="gramEnd"/>
      <w:r>
        <w:t xml:space="preserve"> The origin of the rectangle is assumed to be 0</w:t>
      </w:r>
      <w:proofErr w:type="gramStart"/>
      <w:r>
        <w:t>,0</w:t>
      </w:r>
      <w:proofErr w:type="gramEnd"/>
      <w:r>
        <w:t>.</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proofErr w:type="gramStart"/>
      <w:r>
        <w:t>s</w:t>
      </w:r>
      <w:proofErr w:type="gramEnd"/>
      <w:r>
        <w:t>$ = "This is a test"</w:t>
      </w:r>
    </w:p>
    <w:p w:rsidR="005757F3" w:rsidRDefault="005757F3" w:rsidP="007B2223">
      <w:pPr>
        <w:pStyle w:val="Codeexample"/>
      </w:pPr>
      <w:proofErr w:type="gramStart"/>
      <w:r>
        <w:t>gr.get.textbounds</w:t>
      </w:r>
      <w:proofErr w:type="gramEnd"/>
      <w:r>
        <w:t xml:space="preserve"> s$,l,t,r,b</w:t>
      </w:r>
    </w:p>
    <w:p w:rsidR="005757F3" w:rsidRDefault="005757F3" w:rsidP="007B2223">
      <w:pPr>
        <w:pStyle w:val="Codeexample"/>
      </w:pPr>
      <w:proofErr w:type="gramStart"/>
      <w:r>
        <w:t>print</w:t>
      </w:r>
      <w:proofErr w:type="gramEnd"/>
      <w:r>
        <w:t xml:space="preserve"> l,t,r,b</w:t>
      </w:r>
    </w:p>
    <w:p w:rsidR="005757F3" w:rsidRDefault="005757F3" w:rsidP="007B2223">
      <w:pPr>
        <w:pStyle w:val="Codeexample"/>
      </w:pPr>
      <w:proofErr w:type="gramStart"/>
      <w:r>
        <w:t>gr.rect</w:t>
      </w:r>
      <w:proofErr w:type="gramEnd"/>
      <w:r>
        <w:t xml:space="preserve"> x,l+10,t+50,r+10,b+50</w:t>
      </w:r>
    </w:p>
    <w:p w:rsidR="005757F3" w:rsidRDefault="005757F3" w:rsidP="007B2223">
      <w:pPr>
        <w:pStyle w:val="Codeexample"/>
      </w:pPr>
      <w:proofErr w:type="gramStart"/>
      <w:r>
        <w:t>gr.text.draw</w:t>
      </w:r>
      <w:proofErr w:type="gramEnd"/>
      <w:r>
        <w:t xml:space="preserve"> x,10,50,s$</w:t>
      </w:r>
    </w:p>
    <w:p w:rsidR="005757F3" w:rsidRDefault="005757F3" w:rsidP="007B2223">
      <w:pPr>
        <w:pStyle w:val="Codeexample"/>
      </w:pPr>
      <w:r>
        <w:t>gr.render</w:t>
      </w:r>
    </w:p>
    <w:p w:rsidR="005757F3" w:rsidRPr="004B62CD" w:rsidRDefault="005757F3" w:rsidP="007B2223">
      <w:pPr>
        <w:pStyle w:val="Codeexample"/>
      </w:pPr>
      <w:proofErr w:type="gramStart"/>
      <w:r>
        <w:t>pause</w:t>
      </w:r>
      <w:proofErr w:type="gramEnd"/>
      <w:r>
        <w:t xml:space="preserve"> 5000</w:t>
      </w:r>
    </w:p>
    <w:p w:rsidR="00E95069" w:rsidRDefault="003A4712" w:rsidP="005F4916">
      <w:pPr>
        <w:pStyle w:val="Heading3"/>
      </w:pPr>
      <w:bookmarkStart w:id="1026" w:name="_Toc380828558"/>
      <w:r>
        <w:t>Gr.</w:t>
      </w:r>
      <w:r w:rsidR="00E95069">
        <w:t xml:space="preserve">text.typeface </w:t>
      </w:r>
      <w:r w:rsidR="00DB0B71">
        <w:t>&lt;nexp&gt;</w:t>
      </w:r>
      <w:bookmarkEnd w:id="1026"/>
      <w:r w:rsidR="000F0DAF">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0F0DAF">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1027" w:name="_Toc380828559"/>
      <w:r>
        <w:t>Gr.</w:t>
      </w:r>
      <w:r w:rsidR="009558AD">
        <w:t xml:space="preserve">text.bold </w:t>
      </w:r>
      <w:r w:rsidR="00634DDF">
        <w:t>&lt;lexp&gt;</w:t>
      </w:r>
      <w:bookmarkEnd w:id="1027"/>
      <w:r w:rsidR="000F0DAF">
        <w:fldChar w:fldCharType="begin"/>
      </w:r>
      <w:r w:rsidR="00DB0B71">
        <w:instrText xml:space="preserve"> XE "</w:instrText>
      </w:r>
      <w:r w:rsidR="00DB0B71" w:rsidRPr="0003228C">
        <w:instrText>Gr.text.bold &lt;lexp&gt;</w:instrText>
      </w:r>
      <w:r w:rsidR="00DB0B71">
        <w:instrText xml:space="preserve">" </w:instrText>
      </w:r>
      <w:r w:rsidR="000F0DAF">
        <w:fldChar w:fldCharType="end"/>
      </w:r>
    </w:p>
    <w:p w:rsidR="009558AD" w:rsidRDefault="009558AD" w:rsidP="009558AD">
      <w:proofErr w:type="gramStart"/>
      <w:r>
        <w:t>Makes the text</w:t>
      </w:r>
      <w:r>
        <w:rPr>
          <w:b/>
          <w:bCs/>
        </w:rPr>
        <w:t xml:space="preserve"> </w:t>
      </w:r>
      <w:r w:rsidR="00E94276" w:rsidRPr="00E94276">
        <w:t>appear</w:t>
      </w:r>
      <w:r w:rsidR="00E94276">
        <w:rPr>
          <w:b/>
          <w:bCs/>
        </w:rPr>
        <w:t xml:space="preserve"> </w:t>
      </w:r>
      <w:r>
        <w:t>bold if </w:t>
      </w:r>
      <w:r w:rsidR="00634DDF">
        <w:t>&lt;lexp&gt; is true (&lt;&gt; 0)</w:t>
      </w:r>
      <w:r>
        <w:t>.</w:t>
      </w:r>
      <w:proofErr w:type="gramEnd"/>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1028" w:name="_Toc380828560"/>
      <w:r>
        <w:t>Gr.</w:t>
      </w:r>
      <w:r w:rsidR="00E94276">
        <w:t xml:space="preserve">text.skew </w:t>
      </w:r>
      <w:r w:rsidR="00634DDF">
        <w:t>&lt;nexp&gt;</w:t>
      </w:r>
      <w:bookmarkEnd w:id="1028"/>
      <w:r w:rsidR="000F0DAF">
        <w:fldChar w:fldCharType="begin"/>
      </w:r>
      <w:r w:rsidR="00DB0B71">
        <w:instrText xml:space="preserve"> XE "</w:instrText>
      </w:r>
      <w:r w:rsidR="00DB0B71" w:rsidRPr="00370275">
        <w:instrText>Gr.text.skew &lt;nexp&gt;</w:instrText>
      </w:r>
      <w:r w:rsidR="00DB0B71">
        <w:instrText xml:space="preserve">" </w:instrText>
      </w:r>
      <w:r w:rsidR="000F0DAF">
        <w:fldChar w:fldCharType="end"/>
      </w:r>
    </w:p>
    <w:p w:rsidR="004F1BD8" w:rsidRDefault="00E94276" w:rsidP="00F169C2">
      <w:proofErr w:type="gramStart"/>
      <w:r>
        <w:t>Skews the text to give an italic effect.</w:t>
      </w:r>
      <w:proofErr w:type="gramEnd"/>
      <w:r>
        <w:t xml:space="preserve">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1029" w:name="_Toc380828561"/>
      <w:r>
        <w:t>Gr.</w:t>
      </w:r>
      <w:r w:rsidR="009558AD">
        <w:t xml:space="preserve">text.underline </w:t>
      </w:r>
      <w:r w:rsidR="00634DDF">
        <w:t>&lt;lexp&gt;</w:t>
      </w:r>
      <w:bookmarkEnd w:id="1029"/>
      <w:r w:rsidR="000F0DAF">
        <w:fldChar w:fldCharType="begin"/>
      </w:r>
      <w:r w:rsidR="00DB0B71">
        <w:instrText xml:space="preserve"> XE "</w:instrText>
      </w:r>
      <w:r w:rsidR="00DB0B71" w:rsidRPr="004165CB">
        <w:instrText>Gr.text.underline &lt;lexp&gt;</w:instrText>
      </w:r>
      <w:r w:rsidR="00DB0B71">
        <w:instrText xml:space="preserve">" </w:instrText>
      </w:r>
      <w:r w:rsidR="000F0DAF">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1030" w:name="_Toc380828562"/>
      <w:r>
        <w:t>Gr.</w:t>
      </w:r>
      <w:r w:rsidR="009558AD">
        <w:t xml:space="preserve">text.strike </w:t>
      </w:r>
      <w:r w:rsidR="00634DDF">
        <w:t>&lt;lexp&gt;</w:t>
      </w:r>
      <w:bookmarkEnd w:id="1030"/>
      <w:r w:rsidR="000F0DAF">
        <w:fldChar w:fldCharType="begin"/>
      </w:r>
      <w:r w:rsidR="00231401">
        <w:instrText xml:space="preserve"> XE "</w:instrText>
      </w:r>
      <w:r w:rsidR="00231401" w:rsidRPr="0064206A">
        <w:instrText>Gr.text.strike &lt;lexp&gt;</w:instrText>
      </w:r>
      <w:r w:rsidR="00231401">
        <w:instrText xml:space="preserve">" </w:instrText>
      </w:r>
      <w:r w:rsidR="000F0DAF">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1031" w:name="_Toc380828563"/>
      <w:r>
        <w:lastRenderedPageBreak/>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1031"/>
      <w:r w:rsidR="000F0DAF">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0F0DAF">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 xml:space="preserve">The 'writing line' </w:t>
      </w:r>
      <w:proofErr w:type="gramStart"/>
      <w:r w:rsidRPr="008A230C">
        <w:t>lies</w:t>
      </w:r>
      <w:proofErr w:type="gramEnd"/>
      <w:r w:rsidRPr="008A230C">
        <w:t xml:space="preserve">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1032" w:name="_Toc380828564"/>
      <w:r>
        <w:t>Bitmap Commands</w:t>
      </w:r>
      <w:bookmarkEnd w:id="1032"/>
    </w:p>
    <w:p w:rsidR="00D05EDD" w:rsidRDefault="00D05EDD" w:rsidP="005F4916">
      <w:pPr>
        <w:pStyle w:val="Heading3"/>
      </w:pPr>
      <w:bookmarkStart w:id="1033" w:name="_Toc380828565"/>
      <w:r>
        <w:t xml:space="preserve">Gr.bitmap.create </w:t>
      </w:r>
      <w:r w:rsidR="00231401">
        <w:t>&lt;</w:t>
      </w:r>
      <w:r>
        <w:t>bitmap_ptr</w:t>
      </w:r>
      <w:r w:rsidR="00231401">
        <w:t>_nvar&gt;</w:t>
      </w:r>
      <w:r>
        <w:t>, width, height</w:t>
      </w:r>
      <w:bookmarkEnd w:id="1033"/>
      <w:r w:rsidR="000F0DAF">
        <w:fldChar w:fldCharType="begin"/>
      </w:r>
      <w:r w:rsidR="007D29E2">
        <w:instrText xml:space="preserve"> XE "</w:instrText>
      </w:r>
      <w:r w:rsidR="007D29E2" w:rsidRPr="00C078A8">
        <w:instrText>Gr.bitmap.create &lt;bitmap_ptr_nvar&gt;, width, height</w:instrText>
      </w:r>
      <w:r w:rsidR="007D29E2">
        <w:instrText xml:space="preserve">" </w:instrText>
      </w:r>
      <w:r w:rsidR="000F0DAF">
        <w:fldChar w:fldCharType="end"/>
      </w:r>
    </w:p>
    <w:p w:rsidR="00D05EDD" w:rsidRDefault="00D05EDD" w:rsidP="004D3745">
      <w:proofErr w:type="gramStart"/>
      <w:r>
        <w:t>Creates an empty bitmap of the specified width and height.</w:t>
      </w:r>
      <w:proofErr w:type="gramEnd"/>
      <w:r>
        <w:t xml:space="preserve"> The specified width and height may be greater than the size of the screen, if needed.</w:t>
      </w:r>
    </w:p>
    <w:p w:rsidR="00D05EDD" w:rsidRPr="00D05EDD" w:rsidRDefault="00D05EDD" w:rsidP="004D3745">
      <w:proofErr w:type="gramStart"/>
      <w:r>
        <w:t>Returns a pointer to the created bitmap object for use with the other gr.bitmap commands.</w:t>
      </w:r>
      <w:proofErr w:type="gramEnd"/>
    </w:p>
    <w:p w:rsidR="009558AD" w:rsidRDefault="003A4712" w:rsidP="005F4916">
      <w:pPr>
        <w:pStyle w:val="Heading3"/>
      </w:pPr>
      <w:bookmarkStart w:id="1034" w:name="_Toc380828566"/>
      <w:r>
        <w:t>Gr.</w:t>
      </w:r>
      <w:r w:rsidR="009558AD">
        <w:t xml:space="preserve">bitmap.load </w:t>
      </w:r>
      <w:r w:rsidR="00231401">
        <w:t>&lt;bitmap_ptr_nvar&gt;</w:t>
      </w:r>
      <w:r w:rsidR="009558AD">
        <w:t>, File_name$</w:t>
      </w:r>
      <w:bookmarkEnd w:id="1034"/>
      <w:r w:rsidR="000F0DAF">
        <w:fldChar w:fldCharType="begin"/>
      </w:r>
      <w:r w:rsidR="0078615E">
        <w:instrText xml:space="preserve"> XE "</w:instrText>
      </w:r>
      <w:r w:rsidR="0078615E" w:rsidRPr="002E6C8B">
        <w:instrText>gr.bitmap.load bitmap_ptr, File_name$</w:instrText>
      </w:r>
      <w:r w:rsidR="0078615E">
        <w:instrText xml:space="preserve">" </w:instrText>
      </w:r>
      <w:r w:rsidR="000F0DAF">
        <w:fldChar w:fldCharType="end"/>
      </w:r>
    </w:p>
    <w:p w:rsidR="004D3745" w:rsidRDefault="009558AD" w:rsidP="004D3745">
      <w:r>
        <w:t xml:space="preserve">Creates a bitmap object from the file specified in the File_name$ string. </w:t>
      </w:r>
      <w:proofErr w:type="gramStart"/>
      <w:r>
        <w:t>Return</w:t>
      </w:r>
      <w:r w:rsidR="00D05EDD">
        <w:t>s</w:t>
      </w:r>
      <w:r>
        <w:t xml:space="preserve"> a pointer to the created bitmap object for use with the </w:t>
      </w:r>
      <w:r w:rsidR="00D05EDD">
        <w:t>gr.bitmap</w:t>
      </w:r>
      <w:r>
        <w:t xml:space="preserve"> commands.</w:t>
      </w:r>
      <w:proofErr w:type="gramEnd"/>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For example, "</w:t>
      </w:r>
      <w:proofErr w:type="gramStart"/>
      <w:r w:rsidR="009558AD">
        <w:t>..</w:t>
      </w:r>
      <w:proofErr w:type="gramEnd"/>
      <w:r w:rsidR="009558AD">
        <w:t xml:space="preserve">/../Cougar.jpg" would cause BASIC! </w:t>
      </w:r>
      <w:proofErr w:type="gramStart"/>
      <w:r w:rsidR="009558AD">
        <w:t>to</w:t>
      </w:r>
      <w:proofErr w:type="gramEnd"/>
      <w:r w:rsidR="009558AD">
        <w:t xml:space="preserve"> look for Cougar.jpg in the top level directory </w:t>
      </w:r>
      <w:r w:rsidR="000C0A8B">
        <w:t>o</w:t>
      </w:r>
      <w:r w:rsidR="009558AD">
        <w:t xml:space="preserve">f the </w:t>
      </w:r>
      <w:r w:rsidR="000C0A8B">
        <w:t xml:space="preserve">base drive, usually the </w:t>
      </w:r>
      <w:r w:rsidR="008209F2">
        <w:t>SD card</w:t>
      </w:r>
      <w:r w:rsidR="009558AD">
        <w:t xml:space="preserve">. "images/Kitty.png" would cause BASIC! </w:t>
      </w:r>
      <w:proofErr w:type="gramStart"/>
      <w:r w:rsidR="009558AD">
        <w:t>to</w:t>
      </w:r>
      <w:proofErr w:type="gramEnd"/>
      <w:r w:rsidR="009558AD">
        <w:t xml:space="preserve">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1035" w:name="_Toc380828567"/>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1035"/>
      <w:r w:rsidR="000F0DAF">
        <w:fldChar w:fldCharType="begin"/>
      </w:r>
      <w:r w:rsidR="007D29E2">
        <w:instrText xml:space="preserve"> XE "</w:instrText>
      </w:r>
      <w:r w:rsidR="007D29E2" w:rsidRPr="007853D3">
        <w:instrText>Gr.bitmap.size &lt;bitmap_ptr_nvar&gt;, width, height</w:instrText>
      </w:r>
      <w:r w:rsidR="007D29E2">
        <w:instrText xml:space="preserve">" </w:instrText>
      </w:r>
      <w:r w:rsidR="000F0DAF">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1036" w:name="_Toc380828568"/>
      <w:r>
        <w:lastRenderedPageBreak/>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1036"/>
      <w:r w:rsidR="000F0DAF">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0F0DAF">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1037" w:name="_Toc380828569"/>
      <w:r>
        <w:t>Gr.</w:t>
      </w:r>
      <w:r w:rsidR="009558AD">
        <w:t xml:space="preserve">bitmap.delete </w:t>
      </w:r>
      <w:r w:rsidR="00231401">
        <w:t>&lt;bitmap_ptr_nvar&gt;</w:t>
      </w:r>
      <w:bookmarkEnd w:id="1037"/>
      <w:r w:rsidR="000F0DAF">
        <w:fldChar w:fldCharType="begin"/>
      </w:r>
      <w:r w:rsidR="007D29E2">
        <w:instrText xml:space="preserve"> XE "</w:instrText>
      </w:r>
      <w:r w:rsidR="007D29E2" w:rsidRPr="00705D87">
        <w:instrText>Gr.bitmap.delete &lt;bitmap_ptr_nvar&gt;</w:instrText>
      </w:r>
      <w:r w:rsidR="007D29E2">
        <w:instrText xml:space="preserve">" </w:instrText>
      </w:r>
      <w:r w:rsidR="000F0DAF">
        <w:fldChar w:fldCharType="end"/>
      </w:r>
    </w:p>
    <w:p w:rsidR="009558AD" w:rsidRDefault="009558AD" w:rsidP="009558AD">
      <w:proofErr w:type="gramStart"/>
      <w:r>
        <w:t>Deletes a previously loaded or scaled bitmap.</w:t>
      </w:r>
      <w:proofErr w:type="gramEnd"/>
      <w:r>
        <w:t xml:space="preserve"> The bitmap's memory is returned to the system.</w:t>
      </w:r>
    </w:p>
    <w:p w:rsidR="00963048" w:rsidRDefault="003A4712" w:rsidP="005F4916">
      <w:pPr>
        <w:pStyle w:val="Heading3"/>
      </w:pPr>
      <w:bookmarkStart w:id="1038" w:name="_Toc380828570"/>
      <w:r>
        <w:t>Gr.</w:t>
      </w:r>
      <w:r w:rsidR="00963048">
        <w:t xml:space="preserve">bitmap.crop </w:t>
      </w:r>
      <w:r w:rsidR="000F725A">
        <w:t>&lt;new_bitmap_object_n</w:t>
      </w:r>
      <w:r w:rsidR="0007633F">
        <w:t>var&gt;, &lt;source_bitmap_object_nexp&gt;, &lt;x_nexp&gt;, &lt;y_nexp&gt;, &lt;width_nexp&gt;, &lt;height_nexp&gt;</w:t>
      </w:r>
      <w:bookmarkEnd w:id="1038"/>
      <w:r w:rsidR="000F0DAF">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0F0DAF">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w:t>
      </w:r>
      <w:proofErr w:type="gramStart"/>
      <w:r>
        <w:t>&gt;  pair</w:t>
      </w:r>
      <w:proofErr w:type="gramEnd"/>
      <w:r>
        <w:t xml:space="preserve">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1039" w:name="_Toc380828571"/>
      <w:r>
        <w:t>Gr.</w:t>
      </w:r>
      <w:r w:rsidR="004654DD">
        <w:t xml:space="preserve">bitmap.save </w:t>
      </w:r>
      <w:r w:rsidR="00231401">
        <w:t>&lt;bitmap_ptr_nvar&gt;</w:t>
      </w:r>
      <w:r w:rsidR="004654DD">
        <w:t xml:space="preserve">, </w:t>
      </w:r>
      <w:r w:rsidR="00622D55">
        <w:t>&lt;</w:t>
      </w:r>
      <w:r w:rsidR="004654DD">
        <w:t>filename</w:t>
      </w:r>
      <w:r w:rsidR="00622D55">
        <w:t>_sexp</w:t>
      </w:r>
      <w:proofErr w:type="gramStart"/>
      <w:r w:rsidR="00622D55">
        <w:t>&gt;</w:t>
      </w:r>
      <w:r w:rsidR="004654DD">
        <w:t>{</w:t>
      </w:r>
      <w:proofErr w:type="gramEnd"/>
      <w:r w:rsidR="004654DD">
        <w:t>,</w:t>
      </w:r>
      <w:r w:rsidR="004654DD" w:rsidRPr="004654DD">
        <w:t xml:space="preserve"> </w:t>
      </w:r>
      <w:r w:rsidR="004654DD">
        <w:t>&lt;quality_nexp&gt;}</w:t>
      </w:r>
      <w:bookmarkEnd w:id="1039"/>
      <w:r w:rsidR="000F0DAF">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0F0DAF">
        <w:fldChar w:fldCharType="end"/>
      </w:r>
    </w:p>
    <w:p w:rsidR="004654DD" w:rsidRDefault="004654DD" w:rsidP="004654DD">
      <w:proofErr w:type="gramStart"/>
      <w:r>
        <w:t>Saves the specified bitmap to a file.</w:t>
      </w:r>
      <w:proofErr w:type="gramEnd"/>
      <w:r>
        <w:t xml:space="preserv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1040" w:name="_Toc380828572"/>
      <w:r>
        <w:lastRenderedPageBreak/>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w:t>
      </w:r>
      <w:proofErr w:type="gramStart"/>
      <w:r w:rsidR="009558AD">
        <w:t>x ,</w:t>
      </w:r>
      <w:proofErr w:type="gramEnd"/>
      <w:r w:rsidR="009558AD">
        <w:t xml:space="preserve"> </w:t>
      </w:r>
      <w:r w:rsidR="004F1BD8">
        <w:t>y</w:t>
      </w:r>
      <w:bookmarkEnd w:id="1040"/>
      <w:r w:rsidR="000F0DAF">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0F0DAF">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w:t>
      </w:r>
      <w:proofErr w:type="gramStart"/>
      <w:r>
        <w:t>,y</w:t>
      </w:r>
      <w:proofErr w:type="gramEnd"/>
      <w:r>
        <w:t xml:space="preserve">)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1041" w:name="_Toc380828573"/>
      <w:r>
        <w:t>Gr.</w:t>
      </w:r>
      <w:r w:rsidR="005B2415">
        <w:t>get.bm</w:t>
      </w:r>
      <w:r w:rsidR="005B2415" w:rsidRPr="0042524E">
        <w:t>pixel</w:t>
      </w:r>
      <w:r w:rsidR="005B2415">
        <w:t xml:space="preserve"> </w:t>
      </w:r>
      <w:r w:rsidR="00622D55">
        <w:t>&lt;bitmap_ptr_nvar&gt;</w:t>
      </w:r>
      <w:r w:rsidR="005B2415">
        <w:t>, x, y, alpha, red, green, blue</w:t>
      </w:r>
      <w:bookmarkEnd w:id="1041"/>
      <w:r w:rsidR="000F0DAF">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0F0DAF">
        <w:fldChar w:fldCharType="end"/>
      </w:r>
    </w:p>
    <w:p w:rsidR="005B2415" w:rsidRDefault="005B2415" w:rsidP="005B2415">
      <w:proofErr w:type="gramStart"/>
      <w:r>
        <w:t>Returns the color data for the pixel of the specified bitmap at the specified x, y coordinate.</w:t>
      </w:r>
      <w:proofErr w:type="gramEnd"/>
      <w:r>
        <w:t xml:space="preserve"> The x and y values must not exceed</w:t>
      </w:r>
      <w:r w:rsidR="00A45912">
        <w:t xml:space="preserve"> </w:t>
      </w:r>
      <w:r w:rsidR="00A45912" w:rsidRPr="00A45912">
        <w:t>the length or width of the bitmap.</w:t>
      </w:r>
    </w:p>
    <w:p w:rsidR="00490D0B" w:rsidRDefault="003A4712" w:rsidP="005F4916">
      <w:pPr>
        <w:pStyle w:val="Heading3"/>
      </w:pPr>
      <w:bookmarkStart w:id="1042" w:name="_Toc380828574"/>
      <w:r>
        <w:t>Gr.</w:t>
      </w:r>
      <w:r w:rsidR="00490D0B">
        <w:t xml:space="preserve">bitmap.drawinto.start </w:t>
      </w:r>
      <w:r w:rsidR="00B37C37">
        <w:t>&lt;bitmap_ptr_nvar&gt;</w:t>
      </w:r>
      <w:bookmarkEnd w:id="1042"/>
      <w:r w:rsidR="000F0DAF">
        <w:fldChar w:fldCharType="begin"/>
      </w:r>
      <w:r w:rsidR="00622D55">
        <w:instrText xml:space="preserve"> XE "</w:instrText>
      </w:r>
      <w:r w:rsidR="00622D55" w:rsidRPr="002F69AC">
        <w:instrText>Gr.bitmap.drawinto.start &lt;bitmap_ptr_nvar&gt;</w:instrText>
      </w:r>
      <w:r w:rsidR="00622D55">
        <w:instrText xml:space="preserve">" </w:instrText>
      </w:r>
      <w:r w:rsidR="000F0DAF">
        <w:fldChar w:fldCharType="end"/>
      </w:r>
    </w:p>
    <w:p w:rsidR="00490D0B" w:rsidRDefault="00490D0B" w:rsidP="000D0D71">
      <w:r>
        <w:t xml:space="preserve">Puts BASIC! </w:t>
      </w:r>
      <w:proofErr w:type="gramStart"/>
      <w:r>
        <w:t>into</w:t>
      </w:r>
      <w:proofErr w:type="gramEnd"/>
      <w:r>
        <w:t xml:space="preserve">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1043" w:name="_Toc380828575"/>
      <w:r>
        <w:t>Gr.</w:t>
      </w:r>
      <w:r w:rsidR="00D05EDD">
        <w:t>bitmap.drawinto.end</w:t>
      </w:r>
      <w:bookmarkEnd w:id="1043"/>
      <w:r w:rsidR="000F0DAF">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0F0DAF">
        <w:fldChar w:fldCharType="end"/>
      </w:r>
    </w:p>
    <w:p w:rsidR="00D05EDD" w:rsidRDefault="00D05EDD" w:rsidP="000D0D71">
      <w:proofErr w:type="gramStart"/>
      <w:r>
        <w:t>Ends the draw-into-bitmap mode.</w:t>
      </w:r>
      <w:proofErr w:type="gramEnd"/>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1044" w:name="_Toc380828576"/>
      <w:r>
        <w:t>Rotate Commands</w:t>
      </w:r>
      <w:bookmarkEnd w:id="1044"/>
    </w:p>
    <w:p w:rsidR="009558AD" w:rsidRDefault="003A4712" w:rsidP="005F4916">
      <w:pPr>
        <w:pStyle w:val="Heading3"/>
      </w:pPr>
      <w:bookmarkStart w:id="1045" w:name="_Toc380828577"/>
      <w:r>
        <w:t>Gr.</w:t>
      </w:r>
      <w:r w:rsidR="009558AD">
        <w:t xml:space="preserve">rotate.start angle, x, </w:t>
      </w:r>
      <w:proofErr w:type="gramStart"/>
      <w:r w:rsidR="009558AD">
        <w:t>y</w:t>
      </w:r>
      <w:r w:rsidR="00490E53">
        <w:t>{</w:t>
      </w:r>
      <w:proofErr w:type="gramEnd"/>
      <w:r w:rsidR="00490E53">
        <w:t>,&lt;obj_nvar&gt;}</w:t>
      </w:r>
      <w:bookmarkEnd w:id="1045"/>
      <w:r w:rsidR="000F0DAF">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0F0DAF">
        <w:fldChar w:fldCharType="end"/>
      </w:r>
    </w:p>
    <w:p w:rsidR="009558AD" w:rsidRDefault="009558AD" w:rsidP="000D0D71">
      <w:r>
        <w:t>Any objects drawn between the gr.rotate.start and gr.rotate.end will be rotated at the specified angle around the specified (x</w:t>
      </w:r>
      <w:proofErr w:type="gramStart"/>
      <w:r>
        <w:t>,y</w:t>
      </w:r>
      <w:proofErr w:type="gramEnd"/>
      <w:r>
        <w:t xml:space="preserve">) point. </w:t>
      </w:r>
      <w:proofErr w:type="gramStart"/>
      <w:r>
        <w:t>gr.rotate.start</w:t>
      </w:r>
      <w:proofErr w:type="gramEnd"/>
      <w:r>
        <w:t xml:space="preserve">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1046" w:name="_Toc380828578"/>
      <w:r>
        <w:lastRenderedPageBreak/>
        <w:t>Gr.</w:t>
      </w:r>
      <w:r w:rsidR="009558AD">
        <w:t>rotate.end</w:t>
      </w:r>
      <w:r w:rsidR="00490E53">
        <w:t xml:space="preserve"> {&lt;obj_nvar&gt;}</w:t>
      </w:r>
      <w:bookmarkEnd w:id="1046"/>
      <w:r w:rsidR="000F0DAF">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0F0DAF">
        <w:fldChar w:fldCharType="end"/>
      </w:r>
    </w:p>
    <w:p w:rsidR="009558AD" w:rsidRDefault="009558AD" w:rsidP="009558AD">
      <w:proofErr w:type="gramStart"/>
      <w:r>
        <w:t>Ends the rotated drawing of objects.</w:t>
      </w:r>
      <w:proofErr w:type="gramEnd"/>
      <w:r>
        <w:t xml:space="preserve">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1047" w:name="_Toc380828579"/>
      <w:r>
        <w:t>Camera Commands</w:t>
      </w:r>
      <w:bookmarkEnd w:id="1047"/>
    </w:p>
    <w:p w:rsidR="004A317E" w:rsidRDefault="004A317E" w:rsidP="004A317E">
      <w:r>
        <w:t>The</w:t>
      </w:r>
      <w:r w:rsidR="0091526B">
        <w:t>re</w:t>
      </w:r>
      <w:r>
        <w:t xml:space="preserve"> are three ways to use the camera from BASIC</w:t>
      </w:r>
      <w:proofErr w:type="gramStart"/>
      <w:r>
        <w:t>!:</w:t>
      </w:r>
      <w:proofErr w:type="gramEnd"/>
    </w:p>
    <w:p w:rsidR="004A317E" w:rsidRDefault="004A317E" w:rsidP="004A317E">
      <w:pPr>
        <w:pStyle w:val="ListParagraph"/>
        <w:numPr>
          <w:ilvl w:val="0"/>
          <w:numId w:val="5"/>
        </w:numPr>
      </w:pPr>
      <w:r>
        <w:t xml:space="preserve">The </w:t>
      </w:r>
      <w:proofErr w:type="gramStart"/>
      <w:r>
        <w:t>device’s</w:t>
      </w:r>
      <w:proofErr w:type="gramEnd"/>
      <w:r>
        <w:t xml:space="preserve">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w:t>
      </w:r>
      <w:proofErr w:type="gramStart"/>
      <w:r>
        <w:t>for</w:t>
      </w:r>
      <w:proofErr w:type="gramEnd"/>
      <w:r>
        <w:t xml:space="preserve">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1048" w:name="_Toc380828580"/>
      <w:r>
        <w:t>Gr.camera.select 1|2</w:t>
      </w:r>
      <w:bookmarkEnd w:id="1048"/>
      <w:r w:rsidR="000F0DAF">
        <w:fldChar w:fldCharType="begin"/>
      </w:r>
      <w:r w:rsidR="000A4E4F">
        <w:instrText xml:space="preserve"> XE "</w:instrText>
      </w:r>
      <w:r w:rsidR="000A4E4F" w:rsidRPr="007919C5">
        <w:instrText>Gr.camera.select 1|2</w:instrText>
      </w:r>
      <w:r w:rsidR="000A4E4F">
        <w:instrText xml:space="preserve">" </w:instrText>
      </w:r>
      <w:r w:rsidR="000F0DAF">
        <w:fldChar w:fldCharType="end"/>
      </w:r>
    </w:p>
    <w:p w:rsidR="00175F3D" w:rsidRDefault="0014550A" w:rsidP="0014550A">
      <w:r>
        <w:t xml:space="preserve">Selects the Back (1) or </w:t>
      </w:r>
      <w:proofErr w:type="gramStart"/>
      <w:r>
        <w:t>Front(</w:t>
      </w:r>
      <w:proofErr w:type="gramEnd"/>
      <w:r>
        <w: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proofErr w:type="gramStart"/>
      <w:r>
        <w:t>)</w:t>
      </w:r>
      <w:r w:rsidR="00EC1594">
        <w:t>only</w:t>
      </w:r>
      <w:proofErr w:type="gramEnd"/>
      <w:r w:rsidR="00EC1594">
        <w:t xml:space="preserve"> </w:t>
      </w:r>
      <w:r w:rsidR="00A45912">
        <w:t>has a</w:t>
      </w:r>
      <w:r w:rsidR="00EC1594">
        <w:t xml:space="preserve"> Front Camera then it will be the default camera.</w:t>
      </w:r>
      <w:r>
        <w:t xml:space="preserve"> </w:t>
      </w:r>
      <w:r w:rsidRPr="00175F3D">
        <w:t xml:space="preserve">If the device does not have any installed camera apps, then there will be a run-time error message, "This device does not have a </w:t>
      </w:r>
      <w:r w:rsidRPr="00175F3D">
        <w:lastRenderedPageBreak/>
        <w:t>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1049" w:name="_Toc380828581"/>
      <w:r>
        <w:t>Gr.</w:t>
      </w:r>
      <w:r w:rsidR="00FA6D79">
        <w:t>camera.shoot</w:t>
      </w:r>
      <w:r w:rsidR="000A4E4F">
        <w:t xml:space="preserve"> &lt;</w:t>
      </w:r>
      <w:r w:rsidR="00FA6D79">
        <w:t>bm_ptr</w:t>
      </w:r>
      <w:r w:rsidR="000A4E4F">
        <w:t>_nvar&gt;</w:t>
      </w:r>
      <w:bookmarkEnd w:id="1049"/>
      <w:r w:rsidR="000F0DAF">
        <w:fldChar w:fldCharType="begin"/>
      </w:r>
      <w:r w:rsidR="00FD7CB8">
        <w:instrText xml:space="preserve"> XE "</w:instrText>
      </w:r>
      <w:r w:rsidR="00FD7CB8" w:rsidRPr="00DC5172">
        <w:instrText>Gr.camera.shoot &lt;bm_ptr_nvar&gt;</w:instrText>
      </w:r>
      <w:r w:rsidR="00FD7CB8">
        <w:instrText xml:space="preserve">" </w:instrText>
      </w:r>
      <w:r w:rsidR="000F0DAF">
        <w:fldChar w:fldCharType="end"/>
      </w:r>
    </w:p>
    <w:p w:rsidR="00FA6D79" w:rsidRPr="000B6531" w:rsidRDefault="00FA6D79" w:rsidP="00D30887">
      <w:pPr>
        <w:rPr>
          <w:rFonts w:ascii="Bell MT" w:hAnsi="Bell MT"/>
        </w:rPr>
      </w:pPr>
      <w:r>
        <w:t xml:space="preserve">The command calls the device’s built in camera user interface to take a picture.  The image is returned to BASIC! </w:t>
      </w:r>
      <w:proofErr w:type="gramStart"/>
      <w:r>
        <w:t>as</w:t>
      </w:r>
      <w:proofErr w:type="gramEnd"/>
      <w:r>
        <w:t xml:space="preserve"> a bitmap pointed to by the bm_ptr numeric variable.  If the camera interface does not, for some reason, take a picture, bm_ptr will b</w:t>
      </w:r>
      <w:r w:rsidR="009D5C0C">
        <w:t xml:space="preserve">e returned with a zero value. </w:t>
      </w:r>
    </w:p>
    <w:p w:rsidR="00FA6D79" w:rsidRDefault="00FA6D79" w:rsidP="00D30887">
      <w:r>
        <w:t xml:space="preserve">Many of the device camera interfaces will also store the captured images somewhere else in memory with a date coded filename. These images can be found with the gallery application.  BASIC! </w:t>
      </w:r>
      <w:proofErr w:type="gramStart"/>
      <w:r>
        <w:t>is</w:t>
      </w:r>
      <w:proofErr w:type="gramEnd"/>
      <w:r>
        <w:t xml:space="preserve">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1050" w:name="_Toc380828582"/>
      <w:r>
        <w:t>Gr.</w:t>
      </w:r>
      <w:r w:rsidR="004373C7">
        <w:t>camera.auto</w:t>
      </w:r>
      <w:r w:rsidR="002E0AAF">
        <w:t>s</w:t>
      </w:r>
      <w:r w:rsidR="000B6531">
        <w:t xml:space="preserve">hoot </w:t>
      </w:r>
      <w:r w:rsidR="000A4E4F">
        <w:t>&lt;bm_ptr_nvar</w:t>
      </w:r>
      <w:proofErr w:type="gramStart"/>
      <w:r w:rsidR="000A4E4F">
        <w:t>&gt;</w:t>
      </w:r>
      <w:r w:rsidR="000B6531">
        <w:t>{</w:t>
      </w:r>
      <w:proofErr w:type="gramEnd"/>
      <w:r w:rsidR="000B6531">
        <w:t>,</w:t>
      </w:r>
      <w:r w:rsidR="00D30887">
        <w:t xml:space="preserve"> </w:t>
      </w:r>
      <w:r w:rsidR="000A4E4F">
        <w:t>&lt;</w:t>
      </w:r>
      <w:r w:rsidR="000B6531">
        <w:t>flash_ mode</w:t>
      </w:r>
      <w:r w:rsidR="000A4E4F">
        <w:t>_nexp&gt;</w:t>
      </w:r>
      <w:r w:rsidR="00345C7F">
        <w:t xml:space="preserve"> {, focus_mode_nexp} </w:t>
      </w:r>
      <w:r w:rsidR="000B6531">
        <w:t>}</w:t>
      </w:r>
      <w:bookmarkEnd w:id="1050"/>
      <w:r w:rsidR="000F0DAF">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0F0DAF">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pPr>
        <w:rPr>
          <w:ins w:id="1051" w:author="msammartano" w:date="2014-03-17T18:07:00Z"/>
        </w:rPr>
      </w:pPr>
      <w:r>
        <w:t>The optional flash_mode numeric expression specifies the flash operation</w:t>
      </w:r>
      <w:del w:id="1052" w:author="msammartano" w:date="2014-03-17T18:07:00Z">
        <w:r w:rsidDel="00DF7C34">
          <w:delText>.</w:delText>
        </w:r>
      </w:del>
      <w:ins w:id="1053" w:author="msammartano" w:date="2014-03-17T18:07:00Z">
        <w:r w:rsidR="00DF7C34">
          <w:t>:</w:t>
        </w:r>
      </w:ins>
    </w:p>
    <w:tbl>
      <w:tblPr>
        <w:tblStyle w:val="TableGrid"/>
        <w:tblW w:w="4770" w:type="dxa"/>
        <w:tblInd w:w="859" w:type="dxa"/>
        <w:tblLook w:val="04A0"/>
      </w:tblPr>
      <w:tblGrid>
        <w:gridCol w:w="1085"/>
        <w:gridCol w:w="3685"/>
      </w:tblGrid>
      <w:tr w:rsidR="00DF7C34" w:rsidRPr="002C2F6D" w:rsidTr="00DF7C34">
        <w:trPr>
          <w:ins w:id="1054" w:author="msammartano" w:date="2014-03-17T18:07:00Z"/>
        </w:trPr>
        <w:tc>
          <w:tcPr>
            <w:tcW w:w="1085" w:type="dxa"/>
          </w:tcPr>
          <w:p w:rsidR="00DF7C34" w:rsidRPr="002C2F6D" w:rsidRDefault="00DF7C34" w:rsidP="00FC22BC">
            <w:pPr>
              <w:jc w:val="center"/>
              <w:rPr>
                <w:ins w:id="1055" w:author="msammartano" w:date="2014-03-17T18:07:00Z"/>
                <w:b/>
              </w:rPr>
            </w:pPr>
            <w:ins w:id="1056" w:author="msammartano" w:date="2014-03-17T18:07:00Z">
              <w:r w:rsidRPr="002C2F6D">
                <w:rPr>
                  <w:b/>
                </w:rPr>
                <w:t>0</w:t>
              </w:r>
            </w:ins>
          </w:p>
        </w:tc>
        <w:tc>
          <w:tcPr>
            <w:tcW w:w="3685" w:type="dxa"/>
          </w:tcPr>
          <w:p w:rsidR="00DF7C34" w:rsidRPr="002C2F6D" w:rsidRDefault="00DF7C34" w:rsidP="00FC22BC">
            <w:pPr>
              <w:jc w:val="center"/>
              <w:rPr>
                <w:ins w:id="1057" w:author="msammartano" w:date="2014-03-17T18:07:00Z"/>
                <w:b/>
              </w:rPr>
            </w:pPr>
            <w:ins w:id="1058" w:author="msammartano" w:date="2014-03-17T18:08:00Z">
              <w:r>
                <w:rPr>
                  <w:b/>
                </w:rPr>
                <w:t>Auto Flash</w:t>
              </w:r>
            </w:ins>
          </w:p>
        </w:tc>
      </w:tr>
      <w:tr w:rsidR="00DF7C34" w:rsidRPr="002C2F6D" w:rsidTr="00DF7C34">
        <w:trPr>
          <w:ins w:id="1059" w:author="msammartano" w:date="2014-03-17T18:07:00Z"/>
        </w:trPr>
        <w:tc>
          <w:tcPr>
            <w:tcW w:w="1085" w:type="dxa"/>
          </w:tcPr>
          <w:p w:rsidR="00DF7C34" w:rsidRPr="002C2F6D" w:rsidRDefault="00DF7C34" w:rsidP="00FC22BC">
            <w:pPr>
              <w:jc w:val="center"/>
              <w:rPr>
                <w:ins w:id="1060" w:author="msammartano" w:date="2014-03-17T18:07:00Z"/>
                <w:b/>
              </w:rPr>
            </w:pPr>
            <w:ins w:id="1061" w:author="msammartano" w:date="2014-03-17T18:07:00Z">
              <w:r w:rsidRPr="002C2F6D">
                <w:rPr>
                  <w:b/>
                </w:rPr>
                <w:t>1</w:t>
              </w:r>
            </w:ins>
          </w:p>
        </w:tc>
        <w:tc>
          <w:tcPr>
            <w:tcW w:w="3685" w:type="dxa"/>
          </w:tcPr>
          <w:p w:rsidR="00DF7C34" w:rsidRPr="002C2F6D" w:rsidRDefault="00DF7C34" w:rsidP="00FC22BC">
            <w:pPr>
              <w:jc w:val="center"/>
              <w:rPr>
                <w:ins w:id="1062" w:author="msammartano" w:date="2014-03-17T18:07:00Z"/>
                <w:b/>
              </w:rPr>
            </w:pPr>
            <w:ins w:id="1063" w:author="msammartano" w:date="2014-03-17T18:08:00Z">
              <w:r>
                <w:rPr>
                  <w:b/>
                </w:rPr>
                <w:t>Flash On</w:t>
              </w:r>
            </w:ins>
          </w:p>
        </w:tc>
      </w:tr>
      <w:tr w:rsidR="00DF7C34" w:rsidRPr="002C2F6D" w:rsidTr="00DF7C34">
        <w:trPr>
          <w:ins w:id="1064" w:author="msammartano" w:date="2014-03-17T18:07:00Z"/>
        </w:trPr>
        <w:tc>
          <w:tcPr>
            <w:tcW w:w="1085" w:type="dxa"/>
          </w:tcPr>
          <w:p w:rsidR="00DF7C34" w:rsidRPr="002C2F6D" w:rsidRDefault="00DF7C34" w:rsidP="00FC22BC">
            <w:pPr>
              <w:jc w:val="center"/>
              <w:rPr>
                <w:ins w:id="1065" w:author="msammartano" w:date="2014-03-17T18:07:00Z"/>
                <w:b/>
              </w:rPr>
            </w:pPr>
            <w:ins w:id="1066" w:author="msammartano" w:date="2014-03-17T18:07:00Z">
              <w:r w:rsidRPr="002C2F6D">
                <w:rPr>
                  <w:b/>
                </w:rPr>
                <w:t>2</w:t>
              </w:r>
            </w:ins>
          </w:p>
        </w:tc>
        <w:tc>
          <w:tcPr>
            <w:tcW w:w="3685" w:type="dxa"/>
          </w:tcPr>
          <w:p w:rsidR="00DF7C34" w:rsidRPr="002C2F6D" w:rsidRDefault="00DF7C34" w:rsidP="00FC22BC">
            <w:pPr>
              <w:jc w:val="center"/>
              <w:rPr>
                <w:ins w:id="1067" w:author="msammartano" w:date="2014-03-17T18:07:00Z"/>
                <w:b/>
              </w:rPr>
            </w:pPr>
            <w:ins w:id="1068" w:author="msammartano" w:date="2014-03-17T18:08:00Z">
              <w:r>
                <w:rPr>
                  <w:b/>
                </w:rPr>
                <w:t>Flash Off</w:t>
              </w:r>
            </w:ins>
          </w:p>
        </w:tc>
      </w:tr>
      <w:tr w:rsidR="00DF7C34" w:rsidRPr="002C2F6D" w:rsidTr="00DF7C34">
        <w:trPr>
          <w:ins w:id="1069" w:author="msammartano" w:date="2014-03-17T18:07:00Z"/>
        </w:trPr>
        <w:tc>
          <w:tcPr>
            <w:tcW w:w="1085" w:type="dxa"/>
          </w:tcPr>
          <w:p w:rsidR="00DF7C34" w:rsidRPr="002C2F6D" w:rsidRDefault="00DF7C34" w:rsidP="00FC22BC">
            <w:pPr>
              <w:jc w:val="center"/>
              <w:rPr>
                <w:ins w:id="1070" w:author="msammartano" w:date="2014-03-17T18:07:00Z"/>
                <w:b/>
              </w:rPr>
            </w:pPr>
            <w:ins w:id="1071" w:author="msammartano" w:date="2014-03-17T18:07:00Z">
              <w:r w:rsidRPr="002C2F6D">
                <w:rPr>
                  <w:b/>
                </w:rPr>
                <w:t>3</w:t>
              </w:r>
            </w:ins>
          </w:p>
        </w:tc>
        <w:tc>
          <w:tcPr>
            <w:tcW w:w="3685" w:type="dxa"/>
          </w:tcPr>
          <w:p w:rsidR="00DF7C34" w:rsidRPr="002C2F6D" w:rsidRDefault="00DF7C34" w:rsidP="00FC22BC">
            <w:pPr>
              <w:jc w:val="center"/>
              <w:rPr>
                <w:ins w:id="1072" w:author="msammartano" w:date="2014-03-17T18:07:00Z"/>
                <w:b/>
              </w:rPr>
            </w:pPr>
            <w:ins w:id="1073" w:author="msammartano" w:date="2014-03-17T18:08:00Z">
              <w:r>
                <w:rPr>
                  <w:b/>
                </w:rPr>
                <w:t>Torch</w:t>
              </w:r>
            </w:ins>
          </w:p>
        </w:tc>
      </w:tr>
      <w:tr w:rsidR="00DF7C34" w:rsidRPr="002C2F6D" w:rsidTr="00DF7C34">
        <w:trPr>
          <w:ins w:id="1074" w:author="msammartano" w:date="2014-03-17T18:07:00Z"/>
        </w:trPr>
        <w:tc>
          <w:tcPr>
            <w:tcW w:w="1085" w:type="dxa"/>
          </w:tcPr>
          <w:p w:rsidR="00DF7C34" w:rsidRPr="002C2F6D" w:rsidRDefault="00DF7C34" w:rsidP="00FC22BC">
            <w:pPr>
              <w:jc w:val="center"/>
              <w:rPr>
                <w:ins w:id="1075" w:author="msammartano" w:date="2014-03-17T18:07:00Z"/>
                <w:b/>
              </w:rPr>
            </w:pPr>
            <w:ins w:id="1076" w:author="msammartano" w:date="2014-03-17T18:09:00Z">
              <w:r>
                <w:rPr>
                  <w:b/>
                </w:rPr>
                <w:t>4</w:t>
              </w:r>
            </w:ins>
          </w:p>
        </w:tc>
        <w:tc>
          <w:tcPr>
            <w:tcW w:w="3685" w:type="dxa"/>
          </w:tcPr>
          <w:p w:rsidR="00DF7C34" w:rsidRPr="002C2F6D" w:rsidRDefault="00DF7C34" w:rsidP="00FC22BC">
            <w:pPr>
              <w:jc w:val="center"/>
              <w:rPr>
                <w:ins w:id="1077" w:author="msammartano" w:date="2014-03-17T18:07:00Z"/>
                <w:b/>
              </w:rPr>
            </w:pPr>
            <w:ins w:id="1078" w:author="msammartano" w:date="2014-03-17T18:10:00Z">
              <w:r>
                <w:rPr>
                  <w:b/>
                </w:rPr>
                <w:t>Red-eye</w:t>
              </w:r>
            </w:ins>
          </w:p>
        </w:tc>
      </w:tr>
    </w:tbl>
    <w:p w:rsidR="00DF7C34" w:rsidDel="00DF7C34" w:rsidRDefault="00DF7C34" w:rsidP="000B6531">
      <w:pPr>
        <w:rPr>
          <w:del w:id="1079" w:author="msammartano" w:date="2014-03-17T18:10:00Z"/>
        </w:rPr>
      </w:pPr>
    </w:p>
    <w:p w:rsidR="000B6531" w:rsidDel="00DF7C34" w:rsidRDefault="000B6531" w:rsidP="000B6531">
      <w:pPr>
        <w:spacing w:after="0"/>
        <w:ind w:firstLine="720"/>
        <w:rPr>
          <w:del w:id="1080" w:author="msammartano" w:date="2014-03-17T18:10:00Z"/>
        </w:rPr>
      </w:pPr>
      <w:del w:id="1081" w:author="msammartano" w:date="2014-03-17T18:10:00Z">
        <w:r w:rsidDel="00DF7C34">
          <w:delText>0 = Auto Flash</w:delText>
        </w:r>
      </w:del>
    </w:p>
    <w:p w:rsidR="000B6531" w:rsidDel="00DF7C34" w:rsidRDefault="000B6531" w:rsidP="000B6531">
      <w:pPr>
        <w:spacing w:after="0"/>
        <w:ind w:firstLine="720"/>
        <w:rPr>
          <w:del w:id="1082" w:author="msammartano" w:date="2014-03-17T18:10:00Z"/>
        </w:rPr>
      </w:pPr>
      <w:del w:id="1083" w:author="msammartano" w:date="2014-03-17T18:10:00Z">
        <w:r w:rsidDel="00DF7C34">
          <w:delText>1 = Flash On</w:delText>
        </w:r>
      </w:del>
    </w:p>
    <w:p w:rsidR="000B6531" w:rsidDel="00DF7C34" w:rsidRDefault="000B6531" w:rsidP="000B6531">
      <w:pPr>
        <w:spacing w:after="0"/>
        <w:ind w:firstLine="720"/>
        <w:rPr>
          <w:del w:id="1084" w:author="msammartano" w:date="2014-03-17T18:10:00Z"/>
        </w:rPr>
      </w:pPr>
      <w:del w:id="1085" w:author="msammartano" w:date="2014-03-17T18:10:00Z">
        <w:r w:rsidDel="00DF7C34">
          <w:delText>2 = Flash Off</w:delText>
        </w:r>
      </w:del>
    </w:p>
    <w:p w:rsidR="0081032D" w:rsidDel="00DF7C34" w:rsidRDefault="0081032D" w:rsidP="0081032D">
      <w:pPr>
        <w:spacing w:after="0"/>
        <w:ind w:firstLine="720"/>
        <w:rPr>
          <w:del w:id="1086" w:author="msammartano" w:date="2014-03-17T18:10:00Z"/>
        </w:rPr>
      </w:pPr>
      <w:del w:id="1087" w:author="msammartano" w:date="2014-03-17T18:10:00Z">
        <w:r w:rsidDel="00DF7C34">
          <w:delText>3 = Torch</w:delText>
        </w:r>
      </w:del>
    </w:p>
    <w:p w:rsidR="0081032D" w:rsidDel="00DF7C34" w:rsidRDefault="0081032D" w:rsidP="000B6531">
      <w:pPr>
        <w:spacing w:after="0"/>
        <w:ind w:firstLine="720"/>
        <w:rPr>
          <w:del w:id="1088" w:author="msammartano" w:date="2014-03-17T18:10:00Z"/>
        </w:rPr>
      </w:pPr>
      <w:del w:id="1089" w:author="msammartano" w:date="2014-03-17T18:10:00Z">
        <w:r w:rsidDel="00DF7C34">
          <w:delText>4 = Red-eye</w:delText>
        </w:r>
      </w:del>
    </w:p>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ins w:id="1090" w:author="msammartano" w:date="2014-03-17T18:12:00Z">
        <w:r w:rsidR="00DF7C34">
          <w:t>:</w:t>
        </w:r>
      </w:ins>
      <w:del w:id="1091" w:author="msammartano" w:date="2014-03-17T18:12:00Z">
        <w:r w:rsidDel="00DF7C34">
          <w:delText>.</w:delText>
        </w:r>
      </w:del>
    </w:p>
    <w:tbl>
      <w:tblPr>
        <w:tblStyle w:val="TableGrid"/>
        <w:tblW w:w="4770" w:type="dxa"/>
        <w:tblInd w:w="859" w:type="dxa"/>
        <w:tblLook w:val="04A0"/>
      </w:tblPr>
      <w:tblGrid>
        <w:gridCol w:w="1085"/>
        <w:gridCol w:w="3685"/>
      </w:tblGrid>
      <w:tr w:rsidR="00DF7C34" w:rsidRPr="002C2F6D" w:rsidTr="00FC22BC">
        <w:trPr>
          <w:ins w:id="1092" w:author="msammartano" w:date="2014-03-17T18:12:00Z"/>
        </w:trPr>
        <w:tc>
          <w:tcPr>
            <w:tcW w:w="1085" w:type="dxa"/>
          </w:tcPr>
          <w:p w:rsidR="00DF7C34" w:rsidRPr="002C2F6D" w:rsidRDefault="00DF7C34" w:rsidP="00FC22BC">
            <w:pPr>
              <w:jc w:val="center"/>
              <w:rPr>
                <w:ins w:id="1093" w:author="msammartano" w:date="2014-03-17T18:12:00Z"/>
                <w:b/>
              </w:rPr>
            </w:pPr>
            <w:ins w:id="1094" w:author="msammartano" w:date="2014-03-17T18:12:00Z">
              <w:r w:rsidRPr="002C2F6D">
                <w:rPr>
                  <w:b/>
                </w:rPr>
                <w:t>0</w:t>
              </w:r>
            </w:ins>
          </w:p>
        </w:tc>
        <w:tc>
          <w:tcPr>
            <w:tcW w:w="3685" w:type="dxa"/>
          </w:tcPr>
          <w:p w:rsidR="00DF7C34" w:rsidRPr="002C2F6D" w:rsidRDefault="00DF7C34" w:rsidP="00FC22BC">
            <w:pPr>
              <w:jc w:val="center"/>
              <w:rPr>
                <w:ins w:id="1095" w:author="msammartano" w:date="2014-03-17T18:12:00Z"/>
                <w:b/>
              </w:rPr>
            </w:pPr>
            <w:ins w:id="1096" w:author="msammartano" w:date="2014-03-17T18:12:00Z">
              <w:r>
                <w:rPr>
                  <w:b/>
                </w:rPr>
                <w:t>Auto F</w:t>
              </w:r>
            </w:ins>
            <w:ins w:id="1097" w:author="msammartano" w:date="2014-03-17T18:13:00Z">
              <w:r>
                <w:rPr>
                  <w:b/>
                </w:rPr>
                <w:t>ocus</w:t>
              </w:r>
            </w:ins>
          </w:p>
        </w:tc>
      </w:tr>
      <w:tr w:rsidR="00DF7C34" w:rsidRPr="002C2F6D" w:rsidTr="00FC22BC">
        <w:trPr>
          <w:ins w:id="1098" w:author="msammartano" w:date="2014-03-17T18:12:00Z"/>
        </w:trPr>
        <w:tc>
          <w:tcPr>
            <w:tcW w:w="1085" w:type="dxa"/>
          </w:tcPr>
          <w:p w:rsidR="00DF7C34" w:rsidRPr="002C2F6D" w:rsidRDefault="00DF7C34" w:rsidP="00FC22BC">
            <w:pPr>
              <w:jc w:val="center"/>
              <w:rPr>
                <w:ins w:id="1099" w:author="msammartano" w:date="2014-03-17T18:12:00Z"/>
                <w:b/>
              </w:rPr>
            </w:pPr>
            <w:ins w:id="1100" w:author="msammartano" w:date="2014-03-17T18:12:00Z">
              <w:r w:rsidRPr="002C2F6D">
                <w:rPr>
                  <w:b/>
                </w:rPr>
                <w:t>1</w:t>
              </w:r>
            </w:ins>
          </w:p>
        </w:tc>
        <w:tc>
          <w:tcPr>
            <w:tcW w:w="3685" w:type="dxa"/>
          </w:tcPr>
          <w:p w:rsidR="00DF7C34" w:rsidRPr="002C2F6D" w:rsidRDefault="00DF7C34" w:rsidP="00FC22BC">
            <w:pPr>
              <w:jc w:val="center"/>
              <w:rPr>
                <w:ins w:id="1101" w:author="msammartano" w:date="2014-03-17T18:12:00Z"/>
                <w:b/>
              </w:rPr>
            </w:pPr>
            <w:ins w:id="1102" w:author="msammartano" w:date="2014-03-17T18:12:00Z">
              <w:r>
                <w:rPr>
                  <w:b/>
                </w:rPr>
                <w:t>F</w:t>
              </w:r>
            </w:ins>
            <w:ins w:id="1103" w:author="msammartano" w:date="2014-03-17T18:13:00Z">
              <w:r>
                <w:rPr>
                  <w:b/>
                </w:rPr>
                <w:t>ixed Focus</w:t>
              </w:r>
            </w:ins>
          </w:p>
        </w:tc>
      </w:tr>
      <w:tr w:rsidR="00DF7C34" w:rsidRPr="002C2F6D" w:rsidTr="00FC22BC">
        <w:trPr>
          <w:ins w:id="1104" w:author="msammartano" w:date="2014-03-17T18:12:00Z"/>
        </w:trPr>
        <w:tc>
          <w:tcPr>
            <w:tcW w:w="1085" w:type="dxa"/>
          </w:tcPr>
          <w:p w:rsidR="00DF7C34" w:rsidRPr="002C2F6D" w:rsidRDefault="00DF7C34" w:rsidP="00FC22BC">
            <w:pPr>
              <w:jc w:val="center"/>
              <w:rPr>
                <w:ins w:id="1105" w:author="msammartano" w:date="2014-03-17T18:12:00Z"/>
                <w:b/>
              </w:rPr>
            </w:pPr>
            <w:ins w:id="1106" w:author="msammartano" w:date="2014-03-17T18:12:00Z">
              <w:r w:rsidRPr="002C2F6D">
                <w:rPr>
                  <w:b/>
                </w:rPr>
                <w:t>2</w:t>
              </w:r>
            </w:ins>
          </w:p>
        </w:tc>
        <w:tc>
          <w:tcPr>
            <w:tcW w:w="3685" w:type="dxa"/>
          </w:tcPr>
          <w:p w:rsidR="00DF7C34" w:rsidRPr="002C2F6D" w:rsidRDefault="00DF7C34" w:rsidP="00FC22BC">
            <w:pPr>
              <w:jc w:val="center"/>
              <w:rPr>
                <w:ins w:id="1107" w:author="msammartano" w:date="2014-03-17T18:12:00Z"/>
                <w:b/>
              </w:rPr>
            </w:pPr>
            <w:ins w:id="1108" w:author="msammartano" w:date="2014-03-17T18:12:00Z">
              <w:r>
                <w:rPr>
                  <w:b/>
                </w:rPr>
                <w:t>F</w:t>
              </w:r>
            </w:ins>
            <w:ins w:id="1109" w:author="msammartano" w:date="2014-03-17T18:13:00Z">
              <w:r>
                <w:rPr>
                  <w:b/>
                </w:rPr>
                <w:t>ocus at Infinity</w:t>
              </w:r>
            </w:ins>
          </w:p>
        </w:tc>
      </w:tr>
      <w:tr w:rsidR="00DF7C34" w:rsidRPr="002C2F6D" w:rsidTr="00FC22BC">
        <w:trPr>
          <w:ins w:id="1110" w:author="msammartano" w:date="2014-03-17T18:12:00Z"/>
        </w:trPr>
        <w:tc>
          <w:tcPr>
            <w:tcW w:w="1085" w:type="dxa"/>
          </w:tcPr>
          <w:p w:rsidR="00DF7C34" w:rsidRPr="002C2F6D" w:rsidRDefault="00DF7C34" w:rsidP="00FC22BC">
            <w:pPr>
              <w:jc w:val="center"/>
              <w:rPr>
                <w:ins w:id="1111" w:author="msammartano" w:date="2014-03-17T18:12:00Z"/>
                <w:b/>
              </w:rPr>
            </w:pPr>
            <w:ins w:id="1112" w:author="msammartano" w:date="2014-03-17T18:13:00Z">
              <w:r>
                <w:rPr>
                  <w:b/>
                </w:rPr>
                <w:t>3</w:t>
              </w:r>
            </w:ins>
          </w:p>
        </w:tc>
        <w:tc>
          <w:tcPr>
            <w:tcW w:w="3685" w:type="dxa"/>
          </w:tcPr>
          <w:p w:rsidR="00DF7C34" w:rsidRPr="002C2F6D" w:rsidRDefault="00DF7C34" w:rsidP="00FC22BC">
            <w:pPr>
              <w:jc w:val="center"/>
              <w:rPr>
                <w:ins w:id="1113" w:author="msammartano" w:date="2014-03-17T18:12:00Z"/>
                <w:b/>
              </w:rPr>
            </w:pPr>
            <w:ins w:id="1114" w:author="msammartano" w:date="2014-03-17T18:13:00Z">
              <w:r>
                <w:rPr>
                  <w:b/>
                </w:rPr>
                <w:t>Macro Focus (close-up)</w:t>
              </w:r>
            </w:ins>
          </w:p>
        </w:tc>
      </w:tr>
    </w:tbl>
    <w:p w:rsidR="00DF7C34" w:rsidRDefault="00DF7C34" w:rsidP="00DF7C34">
      <w:pPr>
        <w:spacing w:before="120"/>
        <w:ind w:firstLine="720"/>
        <w:rPr>
          <w:ins w:id="1115" w:author="msammartano" w:date="2014-03-17T18:12:00Z"/>
        </w:rPr>
      </w:pPr>
      <w:ins w:id="1116" w:author="msammartano" w:date="2014-03-17T18:12:00Z">
        <w:r>
          <w:lastRenderedPageBreak/>
          <w:t xml:space="preserve">The default, if no parameter is given, is Auto </w:t>
        </w:r>
      </w:ins>
      <w:ins w:id="1117" w:author="msammartano" w:date="2014-03-17T18:13:00Z">
        <w:r w:rsidR="009107FC">
          <w:t>Focus</w:t>
        </w:r>
      </w:ins>
      <w:ins w:id="1118" w:author="msammartano" w:date="2014-03-17T18:12:00Z">
        <w:r>
          <w:t>.</w:t>
        </w:r>
      </w:ins>
    </w:p>
    <w:p w:rsidR="00345C7F" w:rsidDel="009107FC" w:rsidRDefault="00345C7F" w:rsidP="00345C7F">
      <w:pPr>
        <w:spacing w:after="0"/>
        <w:ind w:firstLine="720"/>
        <w:rPr>
          <w:del w:id="1119" w:author="msammartano" w:date="2014-03-17T18:14:00Z"/>
        </w:rPr>
      </w:pPr>
      <w:del w:id="1120" w:author="msammartano" w:date="2014-03-17T18:14:00Z">
        <w:r w:rsidDel="009107FC">
          <w:delText>0 = Auto Focus</w:delText>
        </w:r>
      </w:del>
    </w:p>
    <w:p w:rsidR="00345C7F" w:rsidDel="009107FC" w:rsidRDefault="00345C7F" w:rsidP="00345C7F">
      <w:pPr>
        <w:spacing w:after="0"/>
        <w:ind w:firstLine="720"/>
        <w:rPr>
          <w:del w:id="1121" w:author="msammartano" w:date="2014-03-17T18:14:00Z"/>
        </w:rPr>
      </w:pPr>
      <w:del w:id="1122" w:author="msammartano" w:date="2014-03-17T18:14:00Z">
        <w:r w:rsidDel="009107FC">
          <w:delText>1 = Fixed Focus</w:delText>
        </w:r>
      </w:del>
    </w:p>
    <w:p w:rsidR="00345C7F" w:rsidDel="009107FC" w:rsidRDefault="00345C7F" w:rsidP="00345C7F">
      <w:pPr>
        <w:spacing w:after="0"/>
        <w:ind w:firstLine="720"/>
        <w:rPr>
          <w:del w:id="1123" w:author="msammartano" w:date="2014-03-17T18:14:00Z"/>
        </w:rPr>
      </w:pPr>
      <w:del w:id="1124" w:author="msammartano" w:date="2014-03-17T18:14:00Z">
        <w:r w:rsidDel="009107FC">
          <w:delText>2 = Focus at Infinity</w:delText>
        </w:r>
      </w:del>
    </w:p>
    <w:p w:rsidR="00345C7F" w:rsidDel="009107FC" w:rsidRDefault="00345C7F" w:rsidP="00345C7F">
      <w:pPr>
        <w:spacing w:after="0"/>
        <w:ind w:firstLine="720"/>
        <w:rPr>
          <w:del w:id="1125" w:author="msammartano" w:date="2014-03-17T18:14:00Z"/>
        </w:rPr>
      </w:pPr>
      <w:del w:id="1126" w:author="msammartano" w:date="2014-03-17T18:14:00Z">
        <w:r w:rsidDel="009107FC">
          <w:delText>3 = Macro Focus (close-up)</w:delText>
        </w:r>
      </w:del>
    </w:p>
    <w:p w:rsidR="00345C7F" w:rsidDel="009107FC" w:rsidRDefault="00345C7F" w:rsidP="00345C7F">
      <w:pPr>
        <w:ind w:firstLine="720"/>
        <w:rPr>
          <w:del w:id="1127" w:author="msammartano" w:date="2014-03-17T18:14:00Z"/>
        </w:rPr>
      </w:pPr>
      <w:del w:id="1128" w:author="msammartano" w:date="2014-03-17T18:14:00Z">
        <w:r w:rsidDel="009107FC">
          <w:delText>The default, if no parameter is given, is Auto Focus.</w:delText>
        </w:r>
      </w:del>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1129" w:name="_Toc380828583"/>
      <w:r>
        <w:t>Gr.</w:t>
      </w:r>
      <w:r w:rsidR="004373C7">
        <w:t>camera.manualS</w:t>
      </w:r>
      <w:r>
        <w:t>hoot</w:t>
      </w:r>
      <w:r w:rsidR="004373C7">
        <w:t xml:space="preserve"> </w:t>
      </w:r>
      <w:r w:rsidR="000A4E4F">
        <w:t>&lt;bm_ptr_nvar</w:t>
      </w:r>
      <w:proofErr w:type="gramStart"/>
      <w:r w:rsidR="000A4E4F">
        <w:t>&gt;{</w:t>
      </w:r>
      <w:proofErr w:type="gramEnd"/>
      <w:r w:rsidR="000A4E4F">
        <w:t>, &lt;flash_ mode_nexp&gt;</w:t>
      </w:r>
      <w:r w:rsidR="00345C7F">
        <w:t xml:space="preserve"> {, focus_mode_nexp} </w:t>
      </w:r>
      <w:r w:rsidR="000A4E4F">
        <w:t>}</w:t>
      </w:r>
      <w:bookmarkEnd w:id="1129"/>
      <w:r w:rsidR="000F0DAF">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0F0DAF">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1130" w:name="_Toc380828584"/>
      <w:r>
        <w:t>Other Graphics</w:t>
      </w:r>
      <w:r w:rsidR="0042524E">
        <w:t xml:space="preserve"> Commands</w:t>
      </w:r>
      <w:bookmarkEnd w:id="1130"/>
    </w:p>
    <w:p w:rsidR="008C4DBB" w:rsidRDefault="003A4712" w:rsidP="005F4916">
      <w:pPr>
        <w:pStyle w:val="Heading3"/>
      </w:pPr>
      <w:bookmarkStart w:id="1131" w:name="_Toc380828585"/>
      <w:r>
        <w:t>Gr.</w:t>
      </w:r>
      <w:r w:rsidR="008C4DBB">
        <w:t>screen.to</w:t>
      </w:r>
      <w:r w:rsidR="005857C7">
        <w:t>_</w:t>
      </w:r>
      <w:r w:rsidR="008C4DBB">
        <w:t xml:space="preserve">bitmap </w:t>
      </w:r>
      <w:r w:rsidR="00FD7CB8">
        <w:t>&lt;bm_ptr_nvar&gt;</w:t>
      </w:r>
      <w:bookmarkEnd w:id="1131"/>
      <w:r w:rsidR="000F0DAF">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0F0DAF">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1132" w:name="_Toc380828586"/>
      <w:r>
        <w:t>Gr.</w:t>
      </w:r>
      <w:r w:rsidR="0042524E">
        <w:t>get.</w:t>
      </w:r>
      <w:r w:rsidR="0042524E" w:rsidRPr="0042524E">
        <w:t>pixel</w:t>
      </w:r>
      <w:r w:rsidR="0042524E">
        <w:t xml:space="preserve"> x, y, alpha, red, </w:t>
      </w:r>
      <w:r w:rsidR="00A97E8E">
        <w:t>green</w:t>
      </w:r>
      <w:r w:rsidR="0042524E">
        <w:t xml:space="preserve">, </w:t>
      </w:r>
      <w:r w:rsidR="00A97E8E">
        <w:t>blue</w:t>
      </w:r>
      <w:bookmarkEnd w:id="1132"/>
      <w:r w:rsidR="000F0DAF">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0F0DAF">
        <w:fldChar w:fldCharType="end"/>
      </w:r>
    </w:p>
    <w:p w:rsidR="0042524E" w:rsidRDefault="0042524E" w:rsidP="002E0AAF">
      <w:proofErr w:type="gramStart"/>
      <w:r>
        <w:t xml:space="preserve">Returns the color data for the </w:t>
      </w:r>
      <w:r w:rsidR="005B2415">
        <w:t xml:space="preserve">screen </w:t>
      </w:r>
      <w:r>
        <w:t>pixel at the specified x,</w:t>
      </w:r>
      <w:r w:rsidR="005B2415">
        <w:t xml:space="preserve"> </w:t>
      </w:r>
      <w:r>
        <w:t>y coordinate.</w:t>
      </w:r>
      <w:proofErr w:type="gramEnd"/>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1133" w:name="_Toc380828587"/>
      <w:r>
        <w:t>Gr.</w:t>
      </w:r>
      <w:r w:rsidR="0042524E">
        <w:t xml:space="preserve">save </w:t>
      </w:r>
      <w:r w:rsidR="00FD7CB8">
        <w:t>&lt;filename_sexp&gt;</w:t>
      </w:r>
      <w:r w:rsidR="00910535">
        <w:t xml:space="preserve"> {</w:t>
      </w:r>
      <w:proofErr w:type="gramStart"/>
      <w:r w:rsidR="00910535">
        <w:t>,&lt;</w:t>
      </w:r>
      <w:proofErr w:type="gramEnd"/>
      <w:r w:rsidR="00910535">
        <w:t>quality_nexp&gt;}</w:t>
      </w:r>
      <w:bookmarkEnd w:id="1133"/>
      <w:r w:rsidR="000F0DAF">
        <w:fldChar w:fldCharType="begin"/>
      </w:r>
      <w:r w:rsidR="00FD7CB8">
        <w:instrText xml:space="preserve"> XE "</w:instrText>
      </w:r>
      <w:r w:rsidR="00FD7CB8" w:rsidRPr="006E2F3B">
        <w:instrText>Gr.save &lt;filename_sexp&gt; {,&lt;quality_nexp&gt;}</w:instrText>
      </w:r>
      <w:r w:rsidR="00FD7CB8">
        <w:instrText xml:space="preserve">" </w:instrText>
      </w:r>
      <w:r w:rsidR="000F0DAF">
        <w:fldChar w:fldCharType="end"/>
      </w:r>
    </w:p>
    <w:p w:rsidR="009558AD" w:rsidRDefault="0042524E" w:rsidP="002E0AAF">
      <w:proofErr w:type="gramStart"/>
      <w:r>
        <w:t>Saves the current screen to a file.</w:t>
      </w:r>
      <w:proofErr w:type="gramEnd"/>
      <w:r>
        <w:t xml:space="preserv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1134" w:name="_Toc380828588"/>
      <w:r>
        <w:lastRenderedPageBreak/>
        <w:t xml:space="preserve">Gr.get.type &lt;object_ptr_nvar&gt;, </w:t>
      </w:r>
      <w:r w:rsidR="007E28D7">
        <w:t>&lt;type_svar&gt;</w:t>
      </w:r>
      <w:bookmarkEnd w:id="1134"/>
      <w:r w:rsidR="000F0DAF">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0F0DAF">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1135" w:name="_Toc380828589"/>
      <w:r>
        <w:t>Gr.get.params &lt;object_ptr_nvar&gt;, &lt;param_array$[]&gt;</w:t>
      </w:r>
      <w:bookmarkEnd w:id="1135"/>
      <w:r w:rsidR="000F0DAF">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0F0DAF">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1136" w:name="_Toc380828590"/>
      <w:r>
        <w:t>Gr.</w:t>
      </w:r>
      <w:r w:rsidR="00A4418F">
        <w:t>get</w:t>
      </w:r>
      <w:r w:rsidR="00546410">
        <w:t>.</w:t>
      </w:r>
      <w:r w:rsidR="00A4418F">
        <w:t xml:space="preserve">position </w:t>
      </w:r>
      <w:r w:rsidR="007F0903">
        <w:t>&lt;object_ptr_nvar&gt;</w:t>
      </w:r>
      <w:proofErr w:type="gramStart"/>
      <w:r w:rsidR="00A4418F">
        <w:t>,  x</w:t>
      </w:r>
      <w:proofErr w:type="gramEnd"/>
      <w:r w:rsidR="00A4418F">
        <w:t>, y</w:t>
      </w:r>
      <w:bookmarkEnd w:id="1136"/>
      <w:r w:rsidR="000F0DAF">
        <w:fldChar w:fldCharType="begin"/>
      </w:r>
      <w:r w:rsidR="007F0903">
        <w:instrText xml:space="preserve"> XE "</w:instrText>
      </w:r>
      <w:r w:rsidR="007F0903" w:rsidRPr="00CD7324">
        <w:instrText>Gr.get.position &lt;object_ptr_nvar&gt;,  x, y</w:instrText>
      </w:r>
      <w:r w:rsidR="007F0903">
        <w:instrText xml:space="preserve">" </w:instrText>
      </w:r>
      <w:r w:rsidR="000F0DAF">
        <w:fldChar w:fldCharType="end"/>
      </w:r>
    </w:p>
    <w:p w:rsidR="00A4418F" w:rsidRDefault="00A4418F" w:rsidP="00910535">
      <w:r>
        <w:t xml:space="preserve">Get the current </w:t>
      </w:r>
      <w:r w:rsidR="00546410">
        <w:t>x</w:t>
      </w:r>
      <w:proofErr w:type="gramStart"/>
      <w:r w:rsidR="00546410">
        <w:t>,y</w:t>
      </w:r>
      <w:proofErr w:type="gramEnd"/>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1137" w:name="_Toc380828591"/>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1137"/>
      <w:r w:rsidR="000F0DAF">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0F0DAF">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1138" w:name="_Toc380828592"/>
      <w:r>
        <w:t>Gr.</w:t>
      </w:r>
      <w:r w:rsidR="008C6E0B" w:rsidRPr="008C6E0B">
        <w:t xml:space="preserve">modify </w:t>
      </w:r>
      <w:r w:rsidR="007F0903">
        <w:t>&lt;object_ptr_nvar&gt;</w:t>
      </w:r>
      <w:proofErr w:type="gramStart"/>
      <w:r w:rsidR="008C6E0B" w:rsidRPr="008C6E0B">
        <w:t xml:space="preserve">, </w:t>
      </w:r>
      <w:r w:rsidR="002E10EB">
        <w:t xml:space="preserve"> &lt;</w:t>
      </w:r>
      <w:proofErr w:type="gramEnd"/>
      <w:r w:rsidR="002E10EB">
        <w: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1138"/>
      <w:r w:rsidR="000F0DAF">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0F0DAF">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w:t>
      </w:r>
      <w:proofErr w:type="gramStart"/>
      <w:r w:rsidR="009558AD">
        <w:t>120</w:t>
      </w:r>
      <w:proofErr w:type="gramEnd"/>
      <w:r w:rsidR="009558AD">
        <w:t>".</w:t>
      </w:r>
    </w:p>
    <w:p w:rsidR="00727BB2" w:rsidRDefault="009558AD" w:rsidP="00C32BC5">
      <w:r>
        <w:t>Executing</w:t>
      </w:r>
      <w:proofErr w:type="gramStart"/>
      <w:r>
        <w:t xml:space="preserve">  </w:t>
      </w:r>
      <w:r w:rsidRPr="003264B9">
        <w:rPr>
          <w:rFonts w:ascii="QuickType II Mono" w:hAnsi="QuickType II Mono"/>
          <w:b/>
          <w:sz w:val="20"/>
        </w:rPr>
        <w:t>gr.modify</w:t>
      </w:r>
      <w:proofErr w:type="gramEnd"/>
      <w:r w:rsidRPr="003264B9">
        <w:rPr>
          <w:rFonts w:ascii="QuickType II Mono" w:hAnsi="QuickType II Mono"/>
          <w:b/>
          <w:sz w:val="20"/>
        </w:rPr>
        <w:t xml:space="preserve">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Executing</w:t>
      </w:r>
      <w:proofErr w:type="gramStart"/>
      <w:r>
        <w:t xml:space="preserve">  </w:t>
      </w:r>
      <w:r w:rsidRPr="003264B9">
        <w:rPr>
          <w:rFonts w:ascii="QuickType II Mono" w:hAnsi="QuickType II Mono"/>
          <w:b/>
          <w:sz w:val="20"/>
          <w:szCs w:val="20"/>
        </w:rPr>
        <w:t>gr.modify</w:t>
      </w:r>
      <w:proofErr w:type="gramEnd"/>
      <w:r w:rsidRPr="003264B9">
        <w:rPr>
          <w:rFonts w:ascii="QuickType II Mono" w:hAnsi="QuickType II Mono"/>
          <w:b/>
          <w:sz w:val="20"/>
          <w:szCs w:val="20"/>
        </w:rPr>
        <w:t xml:space="preserve">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Executing</w:t>
      </w:r>
      <w:proofErr w:type="gramStart"/>
      <w:r>
        <w:t xml:space="preserve">  </w:t>
      </w:r>
      <w:r w:rsidRPr="003264B9">
        <w:rPr>
          <w:rFonts w:ascii="QuickType II Mono" w:hAnsi="QuickType II Mono"/>
          <w:b/>
          <w:sz w:val="20"/>
          <w:szCs w:val="20"/>
        </w:rPr>
        <w:t>gr.modify</w:t>
      </w:r>
      <w:proofErr w:type="gramEnd"/>
      <w:r w:rsidRPr="003264B9">
        <w:rPr>
          <w:rFonts w:ascii="QuickType II Mono" w:hAnsi="QuickType II Mono"/>
          <w:b/>
          <w:sz w:val="20"/>
          <w:szCs w:val="20"/>
        </w:rPr>
        <w:t xml:space="preserve">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 xml:space="preserve">to 256 tells BASIC! </w:t>
      </w:r>
      <w:proofErr w:type="gramStart"/>
      <w:r>
        <w:t>to</w:t>
      </w:r>
      <w:proofErr w:type="gramEnd"/>
      <w:r>
        <w:t xml:space="preserve">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gr.modify</w:t>
      </w:r>
      <w:proofErr w:type="gramEnd"/>
      <w:r w:rsidRPr="005757F3">
        <w:rPr>
          <w:rFonts w:ascii="QuickType II Mono" w:hAnsi="QuickType II Mono"/>
          <w:b/>
          <w:sz w:val="20"/>
          <w:szCs w:val="20"/>
        </w:rPr>
        <w:t xml:space="preserve">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pause</w:t>
      </w:r>
      <w:proofErr w:type="gramEnd"/>
      <w:r w:rsidRPr="005757F3">
        <w:rPr>
          <w:rFonts w:ascii="QuickType II Mono" w:hAnsi="QuickType II Mono"/>
          <w:b/>
          <w:sz w:val="20"/>
          <w:szCs w:val="20"/>
        </w:rPr>
        <w:t xml:space="preserve"> 250</w:t>
      </w:r>
    </w:p>
    <w:p w:rsidR="002E4DA7" w:rsidRPr="005757F3" w:rsidRDefault="002E4DA7" w:rsidP="002E4DA7">
      <w:pPr>
        <w:spacing w:after="0"/>
        <w:ind w:left="720" w:firstLine="720"/>
        <w:rPr>
          <w:rFonts w:ascii="QuickType II Mono" w:hAnsi="QuickType II Mono"/>
          <w:b/>
          <w:sz w:val="20"/>
          <w:szCs w:val="20"/>
        </w:rPr>
      </w:pPr>
      <w:proofErr w:type="gramStart"/>
      <w:r w:rsidRPr="005757F3">
        <w:rPr>
          <w:rFonts w:ascii="QuickType II Mono" w:hAnsi="QuickType II Mono"/>
          <w:b/>
          <w:sz w:val="20"/>
          <w:szCs w:val="20"/>
        </w:rPr>
        <w:t>next</w:t>
      </w:r>
      <w:proofErr w:type="gramEnd"/>
      <w:r w:rsidRPr="005757F3">
        <w:rPr>
          <w:rFonts w:ascii="QuickType II Mono" w:hAnsi="QuickType II Mono"/>
          <w:b/>
          <w:sz w:val="20"/>
          <w:szCs w:val="20"/>
        </w:rPr>
        <w:t xml:space="preserve">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gr.modify</w:t>
      </w:r>
      <w:proofErr w:type="gramEnd"/>
      <w:r w:rsidRPr="005757F3">
        <w:rPr>
          <w:rFonts w:ascii="QuickType II Mono" w:hAnsi="QuickType II Mono"/>
          <w:b/>
          <w:sz w:val="20"/>
          <w:szCs w:val="20"/>
        </w:rPr>
        <w:t xml:space="preserve">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proofErr w:type="gramStart"/>
      <w:r w:rsidRPr="005757F3">
        <w:rPr>
          <w:rFonts w:ascii="QuickType II Mono" w:hAnsi="QuickType II Mono"/>
          <w:b/>
          <w:sz w:val="20"/>
          <w:szCs w:val="20"/>
        </w:rPr>
        <w:t>pause</w:t>
      </w:r>
      <w:proofErr w:type="gramEnd"/>
      <w:r w:rsidRPr="005757F3">
        <w:rPr>
          <w:rFonts w:ascii="QuickType II Mono" w:hAnsi="QuickType II Mono"/>
          <w:b/>
          <w:sz w:val="20"/>
          <w:szCs w:val="20"/>
        </w:rPr>
        <w:t xml:space="preserve"> 250</w:t>
      </w:r>
    </w:p>
    <w:p w:rsidR="002E4DA7" w:rsidRPr="005757F3" w:rsidRDefault="002E4DA7" w:rsidP="002E4DA7">
      <w:pPr>
        <w:spacing w:after="0"/>
        <w:ind w:left="720" w:firstLine="720"/>
        <w:rPr>
          <w:rFonts w:ascii="QuickType II Mono" w:hAnsi="QuickType II Mono"/>
          <w:b/>
          <w:sz w:val="20"/>
          <w:szCs w:val="20"/>
        </w:rPr>
      </w:pPr>
      <w:proofErr w:type="gramStart"/>
      <w:r w:rsidRPr="005757F3">
        <w:rPr>
          <w:rFonts w:ascii="QuickType II Mono" w:hAnsi="QuickType II Mono"/>
          <w:b/>
          <w:sz w:val="20"/>
          <w:szCs w:val="20"/>
        </w:rPr>
        <w:t>next</w:t>
      </w:r>
      <w:proofErr w:type="gramEnd"/>
      <w:r w:rsidRPr="005757F3">
        <w:rPr>
          <w:rFonts w:ascii="QuickType II Mono" w:hAnsi="QuickType II Mono"/>
          <w:b/>
          <w:sz w:val="20"/>
          <w:szCs w:val="20"/>
        </w:rPr>
        <w:t xml:space="preserve"> a</w:t>
      </w:r>
    </w:p>
    <w:p w:rsidR="002E4DA7" w:rsidRDefault="002E4DA7" w:rsidP="002E4DA7">
      <w:pPr>
        <w:spacing w:after="0"/>
        <w:ind w:left="720"/>
        <w:rPr>
          <w:rFonts w:ascii="Arial Rounded MT Bold" w:hAnsi="Arial Rounded MT Bold"/>
        </w:rPr>
      </w:pPr>
      <w:proofErr w:type="gramStart"/>
      <w:r w:rsidRPr="005757F3">
        <w:rPr>
          <w:rFonts w:ascii="QuickType II Mono" w:hAnsi="QuickType II Mono"/>
          <w:b/>
          <w:sz w:val="20"/>
          <w:szCs w:val="20"/>
        </w:rPr>
        <w:t>until</w:t>
      </w:r>
      <w:proofErr w:type="gramEnd"/>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1139" w:name="_Toc380828593"/>
      <w:r>
        <w:t>Gr.</w:t>
      </w:r>
      <w:r w:rsidR="00DA274F">
        <w:t xml:space="preserve">paint.get </w:t>
      </w:r>
      <w:r w:rsidR="007F0903">
        <w:t>&lt;object_ptr_nvar&gt;</w:t>
      </w:r>
      <w:bookmarkEnd w:id="1139"/>
      <w:r w:rsidR="000F0DAF">
        <w:fldChar w:fldCharType="begin"/>
      </w:r>
      <w:r w:rsidR="00EA16FA">
        <w:instrText xml:space="preserve"> XE "</w:instrText>
      </w:r>
      <w:r w:rsidR="00EA16FA" w:rsidRPr="008F7B31">
        <w:instrText>Gr.paint.get &lt;object_ptr_nvar&gt;</w:instrText>
      </w:r>
      <w:r w:rsidR="00EA16FA">
        <w:instrText xml:space="preserve">" </w:instrText>
      </w:r>
      <w:r w:rsidR="000F0DAF">
        <w:fldChar w:fldCharType="end"/>
      </w:r>
    </w:p>
    <w:p w:rsidR="009558AD" w:rsidRDefault="00DA274F" w:rsidP="00DA274F">
      <w:r>
        <w:t xml:space="preserve">BASIC! </w:t>
      </w:r>
      <w:proofErr w:type="gramStart"/>
      <w:r>
        <w:t>has</w:t>
      </w:r>
      <w:proofErr w:type="gramEnd"/>
      <w:r>
        <w:t xml:space="preserve">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proofErr w:type="gramStart"/>
      <w:r w:rsidRPr="003158FC">
        <w:t>gr.modify</w:t>
      </w:r>
      <w:proofErr w:type="gramEnd"/>
      <w:r w:rsidRPr="003158FC">
        <w:t xml:space="preserve"> shot, "paint", the_paint</w:t>
      </w:r>
    </w:p>
    <w:p w:rsidR="001B78DE" w:rsidRDefault="001B78DE" w:rsidP="001B78DE">
      <w:proofErr w:type="gramStart"/>
      <w:r>
        <w:t>changes</w:t>
      </w:r>
      <w:proofErr w:type="gramEnd"/>
      <w:r>
        <w:t xml:space="preserve"> the current text size and alignment as well as the color.</w:t>
      </w:r>
    </w:p>
    <w:p w:rsidR="003C6050" w:rsidRDefault="0082291F" w:rsidP="005F4916">
      <w:pPr>
        <w:pStyle w:val="Heading3"/>
      </w:pPr>
      <w:bookmarkStart w:id="1140" w:name="_Toc380828594"/>
      <w:r>
        <w:lastRenderedPageBreak/>
        <w:t>G</w:t>
      </w:r>
      <w:r w:rsidR="003C6050">
        <w:t xml:space="preserve">r_collision </w:t>
      </w:r>
      <w:proofErr w:type="gramStart"/>
      <w:r w:rsidR="003C6050">
        <w:t>( &lt;</w:t>
      </w:r>
      <w:proofErr w:type="gramEnd"/>
      <w:r w:rsidR="003C6050">
        <w:t>object_1_nvar&gt;, &lt;object_2_n</w:t>
      </w:r>
      <w:r w:rsidR="00FD7CB8">
        <w:t>va</w:t>
      </w:r>
      <w:r w:rsidR="003C6050">
        <w:t>r&gt;)</w:t>
      </w:r>
      <w:bookmarkEnd w:id="1140"/>
      <w:r w:rsidR="000F0DAF">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0F0DAF">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w:t>
      </w:r>
      <w:proofErr w:type="gramStart"/>
      <w:r w:rsidR="003C6050">
        <w:t>are</w:t>
      </w:r>
      <w:proofErr w:type="gramEnd"/>
      <w:r w:rsidR="003C6050">
        <w:t xml:space="preserv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1141" w:name="_Toc380828595"/>
      <w:r>
        <w:t>Gr.</w:t>
      </w:r>
      <w:r w:rsidR="005D0400">
        <w:t xml:space="preserve">clip </w:t>
      </w:r>
      <w:r w:rsidR="00EA16FA">
        <w:t>&lt;object_ptr_nvar</w:t>
      </w:r>
      <w:r w:rsidR="005D0400">
        <w:t>&gt;</w:t>
      </w:r>
      <w:proofErr w:type="gramStart"/>
      <w:r w:rsidR="005D0400">
        <w:t>,  &lt;</w:t>
      </w:r>
      <w:proofErr w:type="gramEnd"/>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1141"/>
      <w:r w:rsidR="000F0DAF">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0F0DAF">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1085"/>
        <w:gridCol w:w="3685"/>
      </w:tblGrid>
      <w:tr w:rsidR="002C2F6D" w:rsidRPr="002C2F6D" w:rsidTr="00DF7C34">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DF7C34">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DF7C34">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DF7C34">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DF7C34">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DF7C34">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proofErr w:type="gramStart"/>
      <w:r>
        <w:t>gr.clip</w:t>
      </w:r>
      <w:proofErr w:type="gramEnd"/>
      <w:r>
        <w:t xml:space="preserve">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 xml:space="preserve">s can be </w:t>
      </w:r>
      <w:proofErr w:type="gramStart"/>
      <w:r w:rsidR="00963048">
        <w:t>used  with</w:t>
      </w:r>
      <w:proofErr w:type="gramEnd"/>
      <w:r w:rsidR="00963048">
        <w:t xml:space="preserve"> the gr.clip object.</w:t>
      </w:r>
    </w:p>
    <w:p w:rsidR="00AD03AA" w:rsidRDefault="003A4712" w:rsidP="005F4916">
      <w:pPr>
        <w:pStyle w:val="Heading3"/>
      </w:pPr>
      <w:bookmarkStart w:id="1142" w:name="_Toc380828596"/>
      <w:r>
        <w:t>Gr.</w:t>
      </w:r>
      <w:r w:rsidR="00AD03AA">
        <w:t>NewD</w:t>
      </w:r>
      <w:r w:rsidR="006B63C3">
        <w:t>L</w:t>
      </w:r>
      <w:r w:rsidR="00AD03AA">
        <w:t xml:space="preserve"> </w:t>
      </w:r>
      <w:r w:rsidR="008C6F8F">
        <w:t>&lt;dl_</w:t>
      </w:r>
      <w:proofErr w:type="gramStart"/>
      <w:r w:rsidR="008C6F8F">
        <w:t>a</w:t>
      </w:r>
      <w:r w:rsidR="00AD03AA">
        <w:t>rray[</w:t>
      </w:r>
      <w:proofErr w:type="gramEnd"/>
      <w:r w:rsidR="00CE4035">
        <w:t>{&lt;start&gt;,&lt;length&gt;}</w:t>
      </w:r>
      <w:r w:rsidR="00AD03AA">
        <w:t>]</w:t>
      </w:r>
      <w:r w:rsidR="008C6F8F">
        <w:t>&gt;</w:t>
      </w:r>
      <w:bookmarkEnd w:id="1142"/>
      <w:r w:rsidR="000F0DAF">
        <w:fldChar w:fldCharType="begin"/>
      </w:r>
      <w:r w:rsidR="008C6F8F">
        <w:instrText xml:space="preserve"> XE "</w:instrText>
      </w:r>
      <w:r w:rsidR="008C6F8F" w:rsidRPr="006D4E7F">
        <w:instrText>Gr.NewDL &lt;dl_array[</w:instrText>
      </w:r>
      <w:r w:rsidR="00CE4035">
        <w:instrText>{&lt;start&gt;,&lt;length&gt;}</w:instrText>
      </w:r>
      <w:r w:rsidR="008C6F8F" w:rsidRPr="006D4E7F">
        <w:instrText>]&gt;</w:instrText>
      </w:r>
      <w:r w:rsidR="008C6F8F">
        <w:instrText xml:space="preserve">" </w:instrText>
      </w:r>
      <w:r w:rsidR="000F0DAF">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w:t>
      </w:r>
      <w:proofErr w:type="gramStart"/>
      <w:r w:rsidR="00CE4035">
        <w:t>array[</w:t>
      </w:r>
      <w:proofErr w:type="gramEnd"/>
      <w:r w:rsidR="00CE4035">
        <w:t>])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1143" w:name="_Toc380828597"/>
      <w:r>
        <w:t>G</w:t>
      </w:r>
      <w:r w:rsidR="00D43DA8">
        <w:t>r</w:t>
      </w:r>
      <w:r>
        <w:t>.GetDL &lt;dl_</w:t>
      </w:r>
      <w:proofErr w:type="gramStart"/>
      <w:r>
        <w:t>array[</w:t>
      </w:r>
      <w:proofErr w:type="gramEnd"/>
      <w:r>
        <w:t>]&gt; {, &lt;keep_all_objects_lexp&gt; }</w:t>
      </w:r>
      <w:bookmarkEnd w:id="1143"/>
      <w:r w:rsidR="000F0DAF">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0F0DAF">
        <w:fldChar w:fldCharType="end"/>
      </w:r>
    </w:p>
    <w:p w:rsidR="008C6F8F" w:rsidRDefault="008C6F8F" w:rsidP="008C6F8F">
      <w:r>
        <w:t>Writes the current Display List into the numeric dl_</w:t>
      </w:r>
      <w:proofErr w:type="gramStart"/>
      <w:r>
        <w:t>array[</w:t>
      </w:r>
      <w:proofErr w:type="gramEnd"/>
      <w:r>
        <w:t>]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 xml:space="preserve">ide are not included in the returned array. </w:t>
      </w:r>
      <w:proofErr w:type="gramStart"/>
      <w:r>
        <w:t>To get all objects, including hidden objects, set the optional keep_all_objects flag to true (any non-zero value).</w:t>
      </w:r>
      <w:proofErr w:type="gramEnd"/>
    </w:p>
    <w:p w:rsidR="00917BFD" w:rsidRDefault="005C5D73" w:rsidP="00E33967">
      <w:pPr>
        <w:pStyle w:val="Heading1"/>
      </w:pPr>
      <w:bookmarkStart w:id="1144" w:name="_Toc380828598"/>
      <w:r>
        <w:lastRenderedPageBreak/>
        <w:t xml:space="preserve">Audio </w:t>
      </w:r>
      <w:r w:rsidR="0032463A">
        <w:t>Interface</w:t>
      </w:r>
      <w:bookmarkEnd w:id="1144"/>
    </w:p>
    <w:p w:rsidR="005C5D73" w:rsidRPr="005C5D73" w:rsidRDefault="005C5D73" w:rsidP="00EB1F62">
      <w:pPr>
        <w:pStyle w:val="Heading2"/>
      </w:pPr>
      <w:bookmarkStart w:id="1145" w:name="_Toc380828599"/>
      <w:r>
        <w:t>Introduction</w:t>
      </w:r>
      <w:bookmarkEnd w:id="1145"/>
    </w:p>
    <w:p w:rsidR="005C5D73" w:rsidRDefault="005C5D73" w:rsidP="005F4916">
      <w:pPr>
        <w:pStyle w:val="Heading3"/>
      </w:pPr>
      <w:bookmarkStart w:id="1146" w:name="_Toc380828600"/>
      <w:r>
        <w:t>The Audio Interface</w:t>
      </w:r>
      <w:bookmarkEnd w:id="1146"/>
    </w:p>
    <w:p w:rsidR="005C5D73" w:rsidRDefault="005C5D73" w:rsidP="005C5D73">
      <w:r>
        <w:t xml:space="preserve">BASIC! </w:t>
      </w:r>
      <w:proofErr w:type="gramStart"/>
      <w:r>
        <w:t>uses</w:t>
      </w:r>
      <w:proofErr w:type="gramEnd"/>
      <w:r>
        <w:t xml:space="preserve">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1147" w:name="_Toc380828601"/>
      <w:r>
        <w:t xml:space="preserve">Audio </w:t>
      </w:r>
      <w:r w:rsidRPr="005C5D73">
        <w:t>File</w:t>
      </w:r>
      <w:r>
        <w:t xml:space="preserve"> Types</w:t>
      </w:r>
      <w:bookmarkEnd w:id="1147"/>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1148" w:name="_Toc380828602"/>
      <w:r>
        <w:t>Commands</w:t>
      </w:r>
      <w:bookmarkEnd w:id="1148"/>
    </w:p>
    <w:p w:rsidR="007B0C51" w:rsidRPr="007B0C51" w:rsidRDefault="007B0C51" w:rsidP="007B0C51">
      <w:r>
        <w:t>Audio files must</w:t>
      </w:r>
      <w:r w:rsidR="00C121F3">
        <w:t xml:space="preserve"> be</w:t>
      </w:r>
      <w:r>
        <w:t xml:space="preserve"> loaded into </w:t>
      </w:r>
      <w:proofErr w:type="gramStart"/>
      <w:r w:rsidR="00C121F3">
        <w:t>the  Audio</w:t>
      </w:r>
      <w:proofErr w:type="gramEnd"/>
      <w:r w:rsidR="00C121F3">
        <w:t xml:space="preserve">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1149" w:name="_Toc380828603"/>
      <w:proofErr w:type="gramStart"/>
      <w:r>
        <w:t>Audio.</w:t>
      </w:r>
      <w:r w:rsidR="005C5D73">
        <w:t xml:space="preserve">load </w:t>
      </w:r>
      <w:r w:rsidR="007B0C51">
        <w:t xml:space="preserve"> &lt;</w:t>
      </w:r>
      <w:proofErr w:type="gramEnd"/>
      <w:r w:rsidR="007B0C51">
        <w:t>aft_nvar&gt;, &lt;filename_sexp</w:t>
      </w:r>
      <w:r w:rsidR="00DF7D65">
        <w:t>&gt;</w:t>
      </w:r>
      <w:bookmarkEnd w:id="1149"/>
      <w:r w:rsidR="000F0DAF">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0F0DAF">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w:t>
      </w:r>
      <w:proofErr w:type="gramStart"/>
      <w:r>
        <w:t>..</w:t>
      </w:r>
      <w:proofErr w:type="gramEnd"/>
      <w:r>
        <w:t>/../Music/Blue Danube Waltz.mp3" would access "</w:t>
      </w:r>
      <w:r w:rsidR="005F4916">
        <w:t>&lt;pref base drive&gt;/</w:t>
      </w:r>
      <w:r w:rsidR="00A50C6A">
        <w:t>M</w:t>
      </w:r>
      <w:r>
        <w:t>usic/Blue Danube Waltz.mp3"</w:t>
      </w:r>
    </w:p>
    <w:p w:rsidR="007B0C51" w:rsidRDefault="003A4712" w:rsidP="005F4916">
      <w:pPr>
        <w:pStyle w:val="Heading3"/>
      </w:pPr>
      <w:bookmarkStart w:id="1150" w:name="_Toc380828604"/>
      <w:r>
        <w:t>Audio.</w:t>
      </w:r>
      <w:r w:rsidR="005C5D73">
        <w:t>play</w:t>
      </w:r>
      <w:r w:rsidR="007B0C51">
        <w:t xml:space="preserve"> &lt;aft_nexp&gt;</w:t>
      </w:r>
      <w:bookmarkEnd w:id="1150"/>
      <w:r w:rsidR="000F0DAF">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0F0DAF">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1151" w:name="_Toc380828605"/>
      <w:r>
        <w:t>Audio.</w:t>
      </w:r>
      <w:r w:rsidR="005C5D73">
        <w:t>stop</w:t>
      </w:r>
      <w:bookmarkEnd w:id="1151"/>
      <w:r w:rsidR="000F0DAF">
        <w:fldChar w:fldCharType="begin"/>
      </w:r>
      <w:r w:rsidR="0078615E">
        <w:instrText xml:space="preserve"> XE "</w:instrText>
      </w:r>
      <w:r w:rsidR="00AF3F34">
        <w:instrText>A</w:instrText>
      </w:r>
      <w:r w:rsidR="0078615E" w:rsidRPr="002E6C8B">
        <w:instrText>udio.stop</w:instrText>
      </w:r>
      <w:r w:rsidR="0078615E">
        <w:instrText xml:space="preserve">" </w:instrText>
      </w:r>
      <w:r w:rsidR="000F0DAF">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1152" w:name="_Toc380828606"/>
      <w:r>
        <w:lastRenderedPageBreak/>
        <w:t>Audio.</w:t>
      </w:r>
      <w:r w:rsidR="0008315F">
        <w:t>pause</w:t>
      </w:r>
      <w:bookmarkEnd w:id="1152"/>
      <w:r w:rsidR="000F0DAF">
        <w:fldChar w:fldCharType="begin"/>
      </w:r>
      <w:r w:rsidR="00AF3F34">
        <w:instrText xml:space="preserve"> XE "</w:instrText>
      </w:r>
      <w:r w:rsidR="00AF3F34" w:rsidRPr="00D9713C">
        <w:instrText>Audio.pause</w:instrText>
      </w:r>
      <w:r w:rsidR="00AF3F34">
        <w:instrText xml:space="preserve">" </w:instrText>
      </w:r>
      <w:r w:rsidR="000F0DAF">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1153" w:name="_Toc380828607"/>
      <w:r>
        <w:t>Audio.</w:t>
      </w:r>
      <w:r w:rsidR="007A7A93">
        <w:t>loop</w:t>
      </w:r>
      <w:bookmarkEnd w:id="1153"/>
      <w:r w:rsidR="000F0DAF">
        <w:fldChar w:fldCharType="begin"/>
      </w:r>
      <w:r w:rsidR="00994A9D">
        <w:instrText xml:space="preserve"> XE "</w:instrText>
      </w:r>
      <w:r w:rsidR="00AF3F34">
        <w:instrText>A</w:instrText>
      </w:r>
      <w:r w:rsidR="00994A9D" w:rsidRPr="007417D8">
        <w:instrText>udio.loop</w:instrText>
      </w:r>
      <w:r w:rsidR="00994A9D">
        <w:instrText xml:space="preserve">" </w:instrText>
      </w:r>
      <w:r w:rsidR="000F0DAF">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1154" w:name="_Toc380828608"/>
      <w:r>
        <w:t>Audio.</w:t>
      </w:r>
      <w:r w:rsidR="007A7A93">
        <w:t>volume &lt;left_nexp&gt;, &lt;right_nexp&gt;</w:t>
      </w:r>
      <w:bookmarkEnd w:id="1154"/>
      <w:r w:rsidR="000F0DAF">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0F0DAF">
        <w:fldChar w:fldCharType="end"/>
      </w:r>
    </w:p>
    <w:p w:rsidR="007A7A93" w:rsidRDefault="007A7A93" w:rsidP="00F73F34">
      <w:r>
        <w:t xml:space="preserve">Changes the volume </w:t>
      </w:r>
      <w:proofErr w:type="gramStart"/>
      <w:r w:rsidR="00C121F3">
        <w:t xml:space="preserve">of </w:t>
      </w:r>
      <w:r>
        <w:t xml:space="preserve"> the</w:t>
      </w:r>
      <w:proofErr w:type="gramEnd"/>
      <w:r>
        <w:t xml:space="preserv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proofErr w:type="gramStart"/>
      <w:r>
        <w:t>dim</w:t>
      </w:r>
      <w:proofErr w:type="gramEnd"/>
      <w:r>
        <w:t xml:space="preserve"> volume[16]</w:t>
      </w:r>
    </w:p>
    <w:p w:rsidR="00F73F34" w:rsidRDefault="001B3211" w:rsidP="00F73F34">
      <w:pPr>
        <w:pStyle w:val="Codeexample"/>
      </w:pPr>
      <w:r>
        <w:t>x =1</w:t>
      </w:r>
    </w:p>
    <w:p w:rsidR="00F73F34" w:rsidRDefault="001B3211" w:rsidP="00F73F34">
      <w:pPr>
        <w:pStyle w:val="Codeexample"/>
      </w:pPr>
      <w:proofErr w:type="gramStart"/>
      <w:r>
        <w:t>volume</w:t>
      </w:r>
      <w:proofErr w:type="gramEnd"/>
      <w:r>
        <w:t xml:space="preserve"> [1] = x</w:t>
      </w:r>
    </w:p>
    <w:p w:rsidR="00F73F34" w:rsidRDefault="001B3211" w:rsidP="00F73F34">
      <w:pPr>
        <w:pStyle w:val="Codeexample"/>
      </w:pPr>
      <w:proofErr w:type="gramStart"/>
      <w:r>
        <w:t>for</w:t>
      </w:r>
      <w:proofErr w:type="gramEnd"/>
      <w:r>
        <w:t xml:space="preserve"> i = 2 to 16</w:t>
      </w:r>
    </w:p>
    <w:p w:rsidR="00F73F34" w:rsidRDefault="001B3211" w:rsidP="008A4D31">
      <w:pPr>
        <w:pStyle w:val="Codeexample"/>
        <w:ind w:left="720"/>
      </w:pPr>
      <w:r>
        <w:t>x = x * 0.89</w:t>
      </w:r>
    </w:p>
    <w:p w:rsidR="00F73F34" w:rsidRDefault="001B3211" w:rsidP="008A4D31">
      <w:pPr>
        <w:pStyle w:val="Codeexample"/>
        <w:ind w:left="720"/>
      </w:pPr>
      <w:proofErr w:type="gramStart"/>
      <w:r>
        <w:t>volume</w:t>
      </w:r>
      <w:proofErr w:type="gramEnd"/>
      <w:r>
        <w:t xml:space="preserve"> [i] = x</w:t>
      </w:r>
    </w:p>
    <w:p w:rsidR="001B3211" w:rsidRDefault="001B3211" w:rsidP="00F73F34">
      <w:pPr>
        <w:pStyle w:val="Codeexample"/>
      </w:pPr>
      <w:proofErr w:type="gramStart"/>
      <w:r>
        <w:t>next</w:t>
      </w:r>
      <w:proofErr w:type="gramEnd"/>
      <w:r>
        <w:t xml:space="preserve"> i</w:t>
      </w:r>
    </w:p>
    <w:p w:rsidR="001B3211" w:rsidRDefault="001B3211" w:rsidP="007A7A93">
      <w:r>
        <w:t>Your code can select volume value</w:t>
      </w:r>
      <w:r w:rsidR="008A4D31">
        <w:t>s</w:t>
      </w:r>
      <w:r>
        <w:t xml:space="preserve"> from the table for use in the audio.volume command. The loudest volume would be </w:t>
      </w:r>
      <w:proofErr w:type="gramStart"/>
      <w:r>
        <w:t>volume[</w:t>
      </w:r>
      <w:proofErr w:type="gramEnd"/>
      <w:r>
        <w:t xml:space="preserve">1]. </w:t>
      </w:r>
    </w:p>
    <w:p w:rsidR="007A7A93" w:rsidRDefault="003A4712" w:rsidP="005F4916">
      <w:pPr>
        <w:pStyle w:val="Heading3"/>
      </w:pPr>
      <w:bookmarkStart w:id="1155" w:name="_Toc380828609"/>
      <w:proofErr w:type="gramStart"/>
      <w:r>
        <w:t>Audio.</w:t>
      </w:r>
      <w:r w:rsidR="00DF5630">
        <w:t>position.current</w:t>
      </w:r>
      <w:r w:rsidR="00994A9D">
        <w:t xml:space="preserve"> </w:t>
      </w:r>
      <w:r w:rsidR="00DF5630">
        <w:t xml:space="preserve"> &lt;</w:t>
      </w:r>
      <w:proofErr w:type="gramEnd"/>
      <w:r w:rsidR="00DF5630">
        <w:t>nvar&gt;</w:t>
      </w:r>
      <w:bookmarkEnd w:id="1155"/>
      <w:r w:rsidR="000F0DAF">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0F0DAF">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1156" w:name="_Toc380828610"/>
      <w:r>
        <w:t>Audio.</w:t>
      </w:r>
      <w:r w:rsidR="00DF5630">
        <w:t>position.seek &lt;nexp&gt;</w:t>
      </w:r>
      <w:bookmarkEnd w:id="1156"/>
      <w:r w:rsidR="000F0DAF">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0F0DAF">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1157" w:name="_Toc380828611"/>
      <w:r>
        <w:t>Audio.</w:t>
      </w:r>
      <w:r w:rsidR="00DF5630">
        <w:t>length &lt;length_nvar&gt;, &lt;aft_nexp&gt;</w:t>
      </w:r>
      <w:bookmarkEnd w:id="1157"/>
      <w:r w:rsidR="000F0DAF">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0F0DAF">
        <w:fldChar w:fldCharType="end"/>
      </w:r>
    </w:p>
    <w:p w:rsidR="00DF5630" w:rsidRDefault="00DF5630" w:rsidP="00DF5630">
      <w:proofErr w:type="gramStart"/>
      <w:r>
        <w:t>Returns the total length of the file in the Audio File Table pointed to by &lt;aft_nexp&gt;.</w:t>
      </w:r>
      <w:proofErr w:type="gramEnd"/>
      <w:r>
        <w:t xml:space="preserve"> The length in milliseconds will be returned in &lt;length_nvar&gt;.</w:t>
      </w:r>
    </w:p>
    <w:p w:rsidR="00DF5630" w:rsidRDefault="003A4712" w:rsidP="005F4916">
      <w:pPr>
        <w:pStyle w:val="Heading3"/>
      </w:pPr>
      <w:bookmarkStart w:id="1158" w:name="_Toc380828612"/>
      <w:r>
        <w:t>Audio.</w:t>
      </w:r>
      <w:r w:rsidR="00DF5630">
        <w:t>release &lt;aft_nexp&gt;</w:t>
      </w:r>
      <w:bookmarkEnd w:id="1158"/>
      <w:r w:rsidR="000F0DAF">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0F0DAF">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1159" w:name="_Toc380828613"/>
      <w:r>
        <w:lastRenderedPageBreak/>
        <w:t>Audio.</w:t>
      </w:r>
      <w:r w:rsidR="00766AEB">
        <w:t xml:space="preserve">isdone </w:t>
      </w:r>
      <w:r w:rsidR="00792AD4">
        <w:t>&lt;lvar&gt;</w:t>
      </w:r>
      <w:bookmarkEnd w:id="1159"/>
      <w:r w:rsidR="000F0DAF">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0F0DAF">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1160" w:name="_Toc380828614"/>
      <w:r>
        <w:t>Audio.</w:t>
      </w:r>
      <w:r w:rsidR="003928AD">
        <w:t>record.start &lt;fn_svar&gt;</w:t>
      </w:r>
      <w:bookmarkEnd w:id="1160"/>
      <w:r w:rsidR="000F0DAF">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0F0DAF">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1161" w:name="_Toc380828615"/>
      <w:r>
        <w:t>Audio.</w:t>
      </w:r>
      <w:r w:rsidR="003928AD">
        <w:t>record.stop</w:t>
      </w:r>
      <w:bookmarkEnd w:id="1161"/>
      <w:r w:rsidR="000F0DAF">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0F0DAF">
        <w:fldChar w:fldCharType="end"/>
      </w:r>
    </w:p>
    <w:p w:rsidR="003928AD" w:rsidRDefault="003928AD" w:rsidP="003928AD">
      <w:proofErr w:type="gramStart"/>
      <w:r>
        <w:t>Stops the previously started audio recording.</w:t>
      </w:r>
      <w:proofErr w:type="gramEnd"/>
    </w:p>
    <w:p w:rsidR="00CD4CCB" w:rsidRDefault="00CD4CCB" w:rsidP="00E33967">
      <w:pPr>
        <w:pStyle w:val="Heading1"/>
      </w:pPr>
      <w:bookmarkStart w:id="1162" w:name="_Toc380828616"/>
      <w:r>
        <w:t>SoundPool</w:t>
      </w:r>
      <w:bookmarkEnd w:id="1162"/>
    </w:p>
    <w:p w:rsidR="00CD4CCB" w:rsidRDefault="00CD4CCB" w:rsidP="00EB1F62">
      <w:pPr>
        <w:pStyle w:val="Heading2"/>
      </w:pPr>
      <w:bookmarkStart w:id="1163" w:name="_Toc380828617"/>
      <w:r>
        <w:t>Introduction</w:t>
      </w:r>
      <w:bookmarkEnd w:id="1163"/>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 xml:space="preserve">over a currently playing sound file being played my means of Audio.play. In a game, the Audio.play file would be the background music while the SoundPool sound bites would be the game sounds (Bang, </w:t>
      </w:r>
      <w:proofErr w:type="gramStart"/>
      <w:r w:rsidR="00716A29">
        <w:t>Pow</w:t>
      </w:r>
      <w:proofErr w:type="gramEnd"/>
      <w:r w:rsidR="00716A29">
        <w:t>,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1164" w:name="_Toc380828618"/>
      <w:r>
        <w:t>Commands</w:t>
      </w:r>
      <w:bookmarkEnd w:id="1164"/>
    </w:p>
    <w:p w:rsidR="00DF5A86" w:rsidRDefault="00DF5A86" w:rsidP="005F4916">
      <w:pPr>
        <w:pStyle w:val="Heading3"/>
      </w:pPr>
      <w:bookmarkStart w:id="1165" w:name="_Toc380828619"/>
      <w:r>
        <w:t>Soundpool.open &lt;</w:t>
      </w:r>
      <w:r w:rsidR="000841A9">
        <w:t>MaxStreams_nexp</w:t>
      </w:r>
      <w:r>
        <w:t>&gt;</w:t>
      </w:r>
      <w:bookmarkEnd w:id="1165"/>
      <w:r w:rsidR="000F0DAF">
        <w:fldChar w:fldCharType="begin"/>
      </w:r>
      <w:r w:rsidR="00883645">
        <w:instrText xml:space="preserve"> XE "</w:instrText>
      </w:r>
      <w:r w:rsidR="00883645" w:rsidRPr="00807079">
        <w:instrText>Soundpool.open &lt;MaxStreams_nexp&gt;</w:instrText>
      </w:r>
      <w:r w:rsidR="00883645">
        <w:instrText xml:space="preserve">" </w:instrText>
      </w:r>
      <w:r w:rsidR="000F0DAF">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lastRenderedPageBreak/>
        <w:t>Note: A stream playing via audio.play is not counted as a Soundpool stream.</w:t>
      </w:r>
    </w:p>
    <w:p w:rsidR="000841A9" w:rsidRDefault="000841A9" w:rsidP="005F4916">
      <w:pPr>
        <w:pStyle w:val="Heading3"/>
      </w:pPr>
      <w:bookmarkStart w:id="1166" w:name="_Toc380828620"/>
      <w:r>
        <w:t>Soundpool.load &lt;soundID_nvar&gt;, &lt;file_path_sexp&gt;</w:t>
      </w:r>
      <w:bookmarkEnd w:id="1166"/>
      <w:r w:rsidR="000F0DAF">
        <w:fldChar w:fldCharType="begin"/>
      </w:r>
      <w:r w:rsidR="00883645">
        <w:instrText xml:space="preserve"> XE "</w:instrText>
      </w:r>
      <w:r w:rsidR="00883645" w:rsidRPr="00807079">
        <w:instrText>Soundpool.load &lt;soundID_nvar&gt;, &lt;file_path_sexp&gt;</w:instrText>
      </w:r>
      <w:r w:rsidR="00883645">
        <w:instrText xml:space="preserve">" </w:instrText>
      </w:r>
      <w:r w:rsidR="000F0DAF">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1167" w:name="_Toc380828621"/>
      <w:r>
        <w:t>Soundpool.unload &lt;soundID_nexp&gt;</w:t>
      </w:r>
      <w:bookmarkEnd w:id="1167"/>
      <w:r w:rsidR="000F0DAF">
        <w:fldChar w:fldCharType="begin"/>
      </w:r>
      <w:r w:rsidR="00883645">
        <w:instrText xml:space="preserve"> XE "</w:instrText>
      </w:r>
      <w:r w:rsidR="00883645" w:rsidRPr="00807079">
        <w:instrText>Soundpool.unload &lt;soundID_nexp&gt;</w:instrText>
      </w:r>
      <w:r w:rsidR="00883645">
        <w:instrText xml:space="preserve">" </w:instrText>
      </w:r>
      <w:r w:rsidR="000F0DAF">
        <w:fldChar w:fldCharType="end"/>
      </w:r>
    </w:p>
    <w:p w:rsidR="00FC4BA3" w:rsidRDefault="00FC4BA3" w:rsidP="00DF5A86">
      <w:r>
        <w:t>The specified loaded sound is unloaded.</w:t>
      </w:r>
    </w:p>
    <w:p w:rsidR="000841A9" w:rsidRDefault="000841A9" w:rsidP="005F4916">
      <w:pPr>
        <w:pStyle w:val="Heading3"/>
      </w:pPr>
      <w:bookmarkStart w:id="1168" w:name="_Toc38082862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1168"/>
      <w:r w:rsidR="000F0DAF">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0F0DAF">
        <w:fldChar w:fldCharType="end"/>
      </w:r>
    </w:p>
    <w:p w:rsidR="00EE58F8" w:rsidRDefault="00EE58F8" w:rsidP="00EE58F8">
      <w:proofErr w:type="gramStart"/>
      <w:r>
        <w:t>Starts the specified sound ID playing.</w:t>
      </w:r>
      <w:proofErr w:type="gramEnd"/>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1169" w:name="_Toc380828623"/>
      <w:r>
        <w:t>Soundpool.setvolume &lt;streamID_nexp&gt;, &lt;leftVolume_nexp&gt;, &lt;rightVolume_nexp&gt;</w:t>
      </w:r>
      <w:bookmarkEnd w:id="1169"/>
      <w:r w:rsidR="000F0DAF">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0F0DAF">
        <w:fldChar w:fldCharType="end"/>
      </w:r>
    </w:p>
    <w:p w:rsidR="00FC4BA3" w:rsidRDefault="00FC4BA3" w:rsidP="00FC4BA3">
      <w:proofErr w:type="gramStart"/>
      <w:r>
        <w:t>Changes the volume of a playing stream.</w:t>
      </w:r>
      <w:proofErr w:type="gramEnd"/>
    </w:p>
    <w:p w:rsidR="00FC4BA3" w:rsidRDefault="00FC4BA3" w:rsidP="00FC4BA3">
      <w:r>
        <w:t>The left and right volume values must be in the range of 0 to 0.99 with zero being silent.</w:t>
      </w:r>
    </w:p>
    <w:p w:rsidR="00FC4BA3" w:rsidRDefault="00FC4BA3" w:rsidP="005F4916">
      <w:pPr>
        <w:pStyle w:val="Heading3"/>
      </w:pPr>
      <w:bookmarkStart w:id="1170" w:name="_Toc380828624"/>
      <w:r>
        <w:lastRenderedPageBreak/>
        <w:t>Soundpool.setrate &lt;streamID_nexp&gt;, &lt;rate_nexp&gt;</w:t>
      </w:r>
      <w:bookmarkEnd w:id="1170"/>
      <w:r w:rsidR="000F0DAF">
        <w:fldChar w:fldCharType="begin"/>
      </w:r>
      <w:r w:rsidR="00883645">
        <w:instrText xml:space="preserve"> XE "</w:instrText>
      </w:r>
      <w:r w:rsidR="00883645" w:rsidRPr="00807079">
        <w:instrText>Soundpool.setrate &lt;streamID_nexp&gt;, &lt;rate_nexp&gt;</w:instrText>
      </w:r>
      <w:r w:rsidR="00883645">
        <w:instrText xml:space="preserve">" </w:instrText>
      </w:r>
      <w:r w:rsidR="000F0DAF">
        <w:fldChar w:fldCharType="end"/>
      </w:r>
    </w:p>
    <w:p w:rsidR="00FC4BA3" w:rsidRDefault="00B015BC" w:rsidP="00FC4BA3">
      <w:proofErr w:type="gramStart"/>
      <w:r>
        <w:t>Changes</w:t>
      </w:r>
      <w:r w:rsidR="00FC4BA3">
        <w:t xml:space="preserve"> the play</w:t>
      </w:r>
      <w:r>
        <w:t>back</w:t>
      </w:r>
      <w:r w:rsidR="00FC4BA3">
        <w:t xml:space="preserve"> rate of </w:t>
      </w:r>
      <w:r>
        <w:t>the</w:t>
      </w:r>
      <w:r w:rsidR="00FC4BA3">
        <w:t xml:space="preserve"> playing stream.</w:t>
      </w:r>
      <w:proofErr w:type="gramEnd"/>
    </w:p>
    <w:p w:rsidR="00FC4BA3" w:rsidRDefault="00FC4BA3" w:rsidP="00FC4BA3">
      <w:r>
        <w:t>The normal rate is 1. The minimum rate (slow) is 0.5. The maximum rate (fast) is 1.85.</w:t>
      </w:r>
    </w:p>
    <w:p w:rsidR="00FC4BA3" w:rsidRDefault="00FC4BA3" w:rsidP="005F4916">
      <w:pPr>
        <w:pStyle w:val="Heading3"/>
      </w:pPr>
      <w:bookmarkStart w:id="1171" w:name="_Toc380828625"/>
      <w:r>
        <w:t>Soundpool.setpriority &lt;streamID_nexp&gt;, &lt;priority_nexp&gt;</w:t>
      </w:r>
      <w:bookmarkEnd w:id="1171"/>
      <w:r w:rsidR="000F0DAF">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0F0DAF">
        <w:fldChar w:fldCharType="end"/>
      </w:r>
    </w:p>
    <w:p w:rsidR="00FC4BA3" w:rsidRDefault="00FC4BA3" w:rsidP="00FC4BA3">
      <w:proofErr w:type="gramStart"/>
      <w:r>
        <w:t>Changes the priority of a playing stream.</w:t>
      </w:r>
      <w:proofErr w:type="gramEnd"/>
    </w:p>
    <w:p w:rsidR="00FC4BA3" w:rsidRDefault="00FC4BA3" w:rsidP="00FC4BA3">
      <w:r>
        <w:t>The lowest priority is zero.</w:t>
      </w:r>
    </w:p>
    <w:p w:rsidR="00FC4BA3" w:rsidRDefault="00FC4BA3" w:rsidP="005F4916">
      <w:pPr>
        <w:pStyle w:val="Heading3"/>
      </w:pPr>
      <w:bookmarkStart w:id="1172" w:name="_Toc380828626"/>
      <w:r>
        <w:t>Soundpool.pause &lt;streamID_nexp&gt;</w:t>
      </w:r>
      <w:bookmarkEnd w:id="1172"/>
      <w:r w:rsidR="000F0DAF">
        <w:fldChar w:fldCharType="begin"/>
      </w:r>
      <w:r w:rsidR="00883645">
        <w:instrText xml:space="preserve"> XE "</w:instrText>
      </w:r>
      <w:r w:rsidR="00883645" w:rsidRPr="00807079">
        <w:instrText>Soundpool.pause &lt;streamID_nexp&gt;</w:instrText>
      </w:r>
      <w:r w:rsidR="00883645">
        <w:instrText xml:space="preserve">" </w:instrText>
      </w:r>
      <w:r w:rsidR="000F0DAF">
        <w:fldChar w:fldCharType="end"/>
      </w:r>
    </w:p>
    <w:p w:rsidR="00FC4BA3" w:rsidRDefault="00FC4BA3" w:rsidP="00FC4BA3">
      <w:proofErr w:type="gramStart"/>
      <w:r>
        <w:t>Pauses the playing of the specified stream.</w:t>
      </w:r>
      <w:proofErr w:type="gramEnd"/>
      <w:r>
        <w:t xml:space="preserve"> If the stream ID is zero, all streams will be paused.</w:t>
      </w:r>
    </w:p>
    <w:p w:rsidR="00FC4BA3" w:rsidRDefault="00FC4BA3" w:rsidP="005F4916">
      <w:pPr>
        <w:pStyle w:val="Heading3"/>
      </w:pPr>
      <w:bookmarkStart w:id="1173" w:name="_Toc380828627"/>
      <w:r>
        <w:t>Soundpool.resume &lt;streamID_nexp&gt;</w:t>
      </w:r>
      <w:bookmarkEnd w:id="1173"/>
      <w:r w:rsidR="000F0DAF">
        <w:fldChar w:fldCharType="begin"/>
      </w:r>
      <w:r w:rsidR="00883645">
        <w:instrText xml:space="preserve"> XE "</w:instrText>
      </w:r>
      <w:r w:rsidR="00883645" w:rsidRPr="00807079">
        <w:instrText>Soundpool.resume &lt;streamID_nexp&gt;</w:instrText>
      </w:r>
      <w:r w:rsidR="00883645">
        <w:instrText xml:space="preserve">" </w:instrText>
      </w:r>
      <w:r w:rsidR="000F0DAF">
        <w:fldChar w:fldCharType="end"/>
      </w:r>
    </w:p>
    <w:p w:rsidR="00FC4BA3" w:rsidRDefault="00FC4BA3" w:rsidP="00FC4BA3">
      <w:proofErr w:type="gramStart"/>
      <w:r>
        <w:t>Resumes the playing of the specified st</w:t>
      </w:r>
      <w:r w:rsidR="00BC3859">
        <w:t>ream</w:t>
      </w:r>
      <w:r>
        <w:t>.</w:t>
      </w:r>
      <w:proofErr w:type="gramEnd"/>
      <w:r>
        <w:t xml:space="preserve"> If the stream ID is zero, all streams will be resumed.</w:t>
      </w:r>
    </w:p>
    <w:p w:rsidR="00FC4BA3" w:rsidRDefault="000417A3" w:rsidP="005F4916">
      <w:pPr>
        <w:pStyle w:val="Heading3"/>
      </w:pPr>
      <w:bookmarkStart w:id="1174" w:name="_Toc380828628"/>
      <w:r>
        <w:t>Soundpool.stop &lt;streamID_nexp&gt;</w:t>
      </w:r>
      <w:bookmarkEnd w:id="1174"/>
      <w:r w:rsidR="000F0DAF">
        <w:fldChar w:fldCharType="begin"/>
      </w:r>
      <w:r w:rsidR="00883645">
        <w:instrText xml:space="preserve"> XE "</w:instrText>
      </w:r>
      <w:r w:rsidR="00883645" w:rsidRPr="00807079">
        <w:instrText>Soundpool.stop &lt;streamID_nexp&gt;</w:instrText>
      </w:r>
      <w:r w:rsidR="00883645">
        <w:instrText xml:space="preserve">" </w:instrText>
      </w:r>
      <w:r w:rsidR="000F0DAF">
        <w:fldChar w:fldCharType="end"/>
      </w:r>
    </w:p>
    <w:p w:rsidR="000417A3" w:rsidRDefault="000417A3" w:rsidP="00FC4BA3">
      <w:proofErr w:type="gramStart"/>
      <w:r>
        <w:t>Stops the playing of the specified stream.</w:t>
      </w:r>
      <w:proofErr w:type="gramEnd"/>
    </w:p>
    <w:p w:rsidR="000417A3" w:rsidRDefault="000417A3" w:rsidP="005F4916">
      <w:pPr>
        <w:pStyle w:val="Heading3"/>
      </w:pPr>
      <w:bookmarkStart w:id="1175" w:name="_Toc380828629"/>
      <w:r>
        <w:t>Soundpool.release</w:t>
      </w:r>
      <w:bookmarkEnd w:id="1175"/>
      <w:r w:rsidR="000F0DAF">
        <w:fldChar w:fldCharType="begin"/>
      </w:r>
      <w:r w:rsidR="00883645">
        <w:instrText xml:space="preserve"> XE "</w:instrText>
      </w:r>
      <w:r w:rsidR="00883645" w:rsidRPr="00807079">
        <w:instrText>Soundpool.release</w:instrText>
      </w:r>
      <w:r w:rsidR="00883645">
        <w:instrText xml:space="preserve">" </w:instrText>
      </w:r>
      <w:r w:rsidR="000F0DAF">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1176" w:name="_Toc380828630"/>
      <w:r>
        <w:t>GPS</w:t>
      </w:r>
      <w:bookmarkEnd w:id="1176"/>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1177" w:name="_Toc380828631"/>
      <w:r>
        <w:t>Commands</w:t>
      </w:r>
      <w:bookmarkEnd w:id="1177"/>
    </w:p>
    <w:p w:rsidR="00514CEB" w:rsidRDefault="003A4712" w:rsidP="005F4916">
      <w:pPr>
        <w:pStyle w:val="Heading3"/>
      </w:pPr>
      <w:bookmarkStart w:id="1178" w:name="_Toc380828632"/>
      <w:r>
        <w:t>Gps.</w:t>
      </w:r>
      <w:r w:rsidR="00514CEB">
        <w:t>open</w:t>
      </w:r>
      <w:bookmarkEnd w:id="1178"/>
      <w:r w:rsidR="000F0DAF">
        <w:fldChar w:fldCharType="begin"/>
      </w:r>
      <w:r w:rsidR="00137E1C">
        <w:instrText xml:space="preserve"> XE "</w:instrText>
      </w:r>
      <w:r w:rsidR="00AF3F34">
        <w:instrText>G</w:instrText>
      </w:r>
      <w:r w:rsidR="00137E1C" w:rsidRPr="00B83376">
        <w:instrText>ps.open</w:instrText>
      </w:r>
      <w:r w:rsidR="00137E1C">
        <w:instrText xml:space="preserve">" </w:instrText>
      </w:r>
      <w:r w:rsidR="000F0DAF">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1179" w:name="_Toc380828633"/>
      <w:r>
        <w:t>Gps.</w:t>
      </w:r>
      <w:r w:rsidR="00514CEB">
        <w:t>close</w:t>
      </w:r>
      <w:bookmarkEnd w:id="1179"/>
      <w:r w:rsidR="000F0DAF">
        <w:fldChar w:fldCharType="begin"/>
      </w:r>
      <w:r w:rsidR="00A0337C">
        <w:instrText xml:space="preserve"> XE "</w:instrText>
      </w:r>
      <w:r w:rsidR="0078797C">
        <w:instrText>G</w:instrText>
      </w:r>
      <w:r w:rsidR="00A0337C" w:rsidRPr="001612DB">
        <w:instrText>ps.close</w:instrText>
      </w:r>
      <w:r w:rsidR="00A0337C">
        <w:instrText xml:space="preserve">" </w:instrText>
      </w:r>
      <w:r w:rsidR="000F0DAF">
        <w:fldChar w:fldCharType="end"/>
      </w:r>
    </w:p>
    <w:p w:rsidR="00514CEB" w:rsidRDefault="00514CEB" w:rsidP="00514CEB">
      <w:pPr>
        <w:spacing w:after="240"/>
      </w:pPr>
      <w:r>
        <w:t xml:space="preserve">Turns off the GPS hardware and stops the location reports. GPS is automatically closed when you stop your BASIC! </w:t>
      </w:r>
      <w:proofErr w:type="gramStart"/>
      <w:r>
        <w:t>program</w:t>
      </w:r>
      <w:proofErr w:type="gramEnd"/>
      <w:r>
        <w:t xml:space="preserve">. GPS is not turned off if you </w:t>
      </w:r>
      <w:r w:rsidR="00C16B63">
        <w:t>tap</w:t>
      </w:r>
      <w:r>
        <w:t xml:space="preserve"> the HOME key while your GPS program is running. </w:t>
      </w:r>
    </w:p>
    <w:p w:rsidR="00514CEB" w:rsidRDefault="003A4712" w:rsidP="005F4916">
      <w:pPr>
        <w:pStyle w:val="Heading3"/>
      </w:pPr>
      <w:bookmarkStart w:id="1180" w:name="_Toc380828634"/>
      <w:r>
        <w:lastRenderedPageBreak/>
        <w:t>Gps.</w:t>
      </w:r>
      <w:r w:rsidR="00514CEB">
        <w:t>provider &lt;svar&gt;</w:t>
      </w:r>
      <w:bookmarkEnd w:id="1180"/>
      <w:r w:rsidR="000F0DAF">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0F0DAF">
        <w:fldChar w:fldCharType="end"/>
      </w:r>
    </w:p>
    <w:p w:rsidR="00514CEB" w:rsidRDefault="00514CEB" w:rsidP="00514CEB">
      <w:pPr>
        <w:spacing w:after="240"/>
      </w:pPr>
      <w:proofErr w:type="gramStart"/>
      <w:r>
        <w:t>Returns the name of the GPS provider in &lt;svar&gt;.</w:t>
      </w:r>
      <w:proofErr w:type="gramEnd"/>
    </w:p>
    <w:p w:rsidR="00514CEB" w:rsidRDefault="003A4712" w:rsidP="005F4916">
      <w:pPr>
        <w:pStyle w:val="Heading3"/>
      </w:pPr>
      <w:bookmarkStart w:id="1181" w:name="_Toc380828635"/>
      <w:r>
        <w:t>Gps.</w:t>
      </w:r>
      <w:r w:rsidR="00514CEB">
        <w:t>accuracy &lt;nvar&gt;</w:t>
      </w:r>
      <w:bookmarkEnd w:id="1181"/>
      <w:r w:rsidR="000F0DAF">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0F0DAF">
        <w:fldChar w:fldCharType="end"/>
      </w:r>
    </w:p>
    <w:p w:rsidR="00514CEB" w:rsidRDefault="00514CEB" w:rsidP="00C956D0">
      <w:pPr>
        <w:spacing w:after="240"/>
      </w:pPr>
      <w:proofErr w:type="gramStart"/>
      <w:r>
        <w:t>Returns the accuracy level in &lt;nvar&gt;.</w:t>
      </w:r>
      <w:proofErr w:type="gramEnd"/>
      <w:r w:rsidR="00C956D0">
        <w:t xml:space="preserve">  This is an estimate of the uncertainty in the reported location, measured in meters.</w:t>
      </w:r>
    </w:p>
    <w:p w:rsidR="00514CEB" w:rsidRDefault="003A4712" w:rsidP="005F4916">
      <w:pPr>
        <w:pStyle w:val="Heading3"/>
      </w:pPr>
      <w:bookmarkStart w:id="1182" w:name="_Toc380828636"/>
      <w:r>
        <w:t>Gps.</w:t>
      </w:r>
      <w:r w:rsidR="00514CEB">
        <w:t>latitude &lt;nvar&gt;</w:t>
      </w:r>
      <w:bookmarkEnd w:id="1182"/>
      <w:r w:rsidR="000F0DAF">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0F0DAF">
        <w:fldChar w:fldCharType="end"/>
      </w:r>
    </w:p>
    <w:p w:rsidR="00514CEB" w:rsidRDefault="00514CEB" w:rsidP="00514CEB">
      <w:pPr>
        <w:spacing w:after="240"/>
      </w:pPr>
      <w:proofErr w:type="gramStart"/>
      <w:r>
        <w:t>Returns the latitude in decimal degrees in &lt;nvar&gt;.</w:t>
      </w:r>
      <w:proofErr w:type="gramEnd"/>
    </w:p>
    <w:p w:rsidR="00514CEB" w:rsidRDefault="003A4712" w:rsidP="005F4916">
      <w:pPr>
        <w:pStyle w:val="Heading3"/>
      </w:pPr>
      <w:bookmarkStart w:id="1183" w:name="_Toc380828637"/>
      <w:r>
        <w:t>Gps.</w:t>
      </w:r>
      <w:r w:rsidR="00514CEB">
        <w:t>longitude &lt;nvar&gt;</w:t>
      </w:r>
      <w:bookmarkEnd w:id="1183"/>
      <w:r w:rsidR="000F0DAF">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0F0DAF">
        <w:fldChar w:fldCharType="end"/>
      </w:r>
    </w:p>
    <w:p w:rsidR="00514CEB" w:rsidRDefault="00514CEB" w:rsidP="00514CEB">
      <w:pPr>
        <w:spacing w:after="240"/>
      </w:pPr>
      <w:proofErr w:type="gramStart"/>
      <w:r>
        <w:t>Returns the longitude in decimal degrees in &lt;nvar&gt;.</w:t>
      </w:r>
      <w:proofErr w:type="gramEnd"/>
    </w:p>
    <w:p w:rsidR="00514CEB" w:rsidRDefault="003A4712" w:rsidP="005F4916">
      <w:pPr>
        <w:pStyle w:val="Heading3"/>
      </w:pPr>
      <w:bookmarkStart w:id="1184" w:name="_Toc380828638"/>
      <w:r>
        <w:t>Gps.</w:t>
      </w:r>
      <w:r w:rsidR="00514CEB">
        <w:t>altitude &lt;nvar&gt;</w:t>
      </w:r>
      <w:bookmarkEnd w:id="1184"/>
      <w:r w:rsidR="000F0DAF">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0F0DAF">
        <w:fldChar w:fldCharType="end"/>
      </w:r>
    </w:p>
    <w:p w:rsidR="00514CEB" w:rsidRDefault="00514CEB" w:rsidP="00514CEB">
      <w:pPr>
        <w:spacing w:after="240"/>
      </w:pPr>
      <w:proofErr w:type="gramStart"/>
      <w:r>
        <w:t>Returns the altitude in meters in &lt;nvar&gt;.</w:t>
      </w:r>
      <w:proofErr w:type="gramEnd"/>
    </w:p>
    <w:p w:rsidR="00514CEB" w:rsidRDefault="003A4712" w:rsidP="005F4916">
      <w:pPr>
        <w:pStyle w:val="Heading3"/>
      </w:pPr>
      <w:bookmarkStart w:id="1185" w:name="_Toc380828639"/>
      <w:r>
        <w:t>Gps.</w:t>
      </w:r>
      <w:r w:rsidR="00514CEB">
        <w:t>bearing &lt;nvar&gt;</w:t>
      </w:r>
      <w:bookmarkEnd w:id="1185"/>
      <w:r w:rsidR="000F0DAF">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0F0DAF">
        <w:fldChar w:fldCharType="end"/>
      </w:r>
    </w:p>
    <w:p w:rsidR="00514CEB" w:rsidRDefault="00514CEB" w:rsidP="00514CEB">
      <w:pPr>
        <w:spacing w:after="240"/>
      </w:pPr>
      <w:proofErr w:type="gramStart"/>
      <w:r>
        <w:t>Returns the bearing</w:t>
      </w:r>
      <w:r w:rsidR="00806FB5">
        <w:t xml:space="preserve"> in degrees</w:t>
      </w:r>
      <w:r>
        <w:t xml:space="preserve"> in &lt;nvar&gt;.</w:t>
      </w:r>
      <w:proofErr w:type="gramEnd"/>
    </w:p>
    <w:p w:rsidR="00514CEB" w:rsidRDefault="003A4712" w:rsidP="005F4916">
      <w:pPr>
        <w:pStyle w:val="Heading3"/>
      </w:pPr>
      <w:bookmarkStart w:id="1186" w:name="_Toc380828640"/>
      <w:r>
        <w:t>Gps.</w:t>
      </w:r>
      <w:r w:rsidR="00514CEB">
        <w:t>speed &lt;nvar&gt;</w:t>
      </w:r>
      <w:bookmarkEnd w:id="1186"/>
      <w:r w:rsidR="000F0DAF">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0F0DAF">
        <w:fldChar w:fldCharType="end"/>
      </w:r>
    </w:p>
    <w:p w:rsidR="00514CEB" w:rsidRDefault="00514CEB" w:rsidP="00514CEB">
      <w:pPr>
        <w:spacing w:after="240"/>
      </w:pPr>
      <w:proofErr w:type="gramStart"/>
      <w:r>
        <w:t>Returns the</w:t>
      </w:r>
      <w:r w:rsidR="00BE4A2A">
        <w:t xml:space="preserve"> speed in meters per second</w:t>
      </w:r>
      <w:r>
        <w:t xml:space="preserve"> in &lt;nvar&gt;.</w:t>
      </w:r>
      <w:proofErr w:type="gramEnd"/>
    </w:p>
    <w:p w:rsidR="00514CEB" w:rsidRDefault="003A4712" w:rsidP="005F4916">
      <w:pPr>
        <w:pStyle w:val="Heading3"/>
      </w:pPr>
      <w:bookmarkStart w:id="1187" w:name="_Toc380828641"/>
      <w:r>
        <w:t>Gps.</w:t>
      </w:r>
      <w:r w:rsidR="00514CEB">
        <w:t>time &lt;nvar&gt;</w:t>
      </w:r>
      <w:bookmarkEnd w:id="1187"/>
      <w:r w:rsidR="000F0DAF">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0F0DAF">
        <w:fldChar w:fldCharType="end"/>
      </w:r>
    </w:p>
    <w:p w:rsidR="00514CEB" w:rsidRPr="00514CEB" w:rsidRDefault="00514CEB" w:rsidP="00514CEB">
      <w:proofErr w:type="gramStart"/>
      <w:r>
        <w:t xml:space="preserve">Returns the returns the UTC </w:t>
      </w:r>
      <w:r>
        <w:rPr>
          <w:rStyle w:val="il"/>
        </w:rPr>
        <w:t>time</w:t>
      </w:r>
      <w:r>
        <w:t xml:space="preserve"> in milliseconds since January 1, 1970.</w:t>
      </w:r>
      <w:proofErr w:type="gramEnd"/>
    </w:p>
    <w:p w:rsidR="004951B6" w:rsidRDefault="004951B6" w:rsidP="00E33967">
      <w:pPr>
        <w:pStyle w:val="Heading1"/>
      </w:pPr>
      <w:bookmarkStart w:id="1188" w:name="_Toc380828642"/>
      <w:r>
        <w:t>Sensors</w:t>
      </w:r>
      <w:bookmarkEnd w:id="1188"/>
    </w:p>
    <w:p w:rsidR="004951B6" w:rsidRDefault="004951B6" w:rsidP="00EB1F62">
      <w:pPr>
        <w:pStyle w:val="Heading2"/>
      </w:pPr>
      <w:bookmarkStart w:id="1189" w:name="_Toc380828643"/>
      <w:r>
        <w:t>Introduction</w:t>
      </w:r>
      <w:bookmarkEnd w:id="1189"/>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tblPr>
      <w:tblGrid>
        <w:gridCol w:w="2790"/>
        <w:gridCol w:w="1170"/>
        <w:gridCol w:w="3330"/>
      </w:tblGrid>
      <w:tr w:rsidR="00F25E63" w:rsidTr="006E47CD">
        <w:trPr>
          <w:cnfStyle w:val="100000000000"/>
        </w:trPr>
        <w:tc>
          <w:tcPr>
            <w:cnfStyle w:val="001000000000"/>
            <w:tcW w:w="2790" w:type="dxa"/>
          </w:tcPr>
          <w:p w:rsidR="00F25E63" w:rsidRDefault="00F25E63" w:rsidP="00D329AA">
            <w:r>
              <w:t>Name of Sensor</w:t>
            </w:r>
          </w:p>
        </w:tc>
        <w:tc>
          <w:tcPr>
            <w:tcW w:w="1170" w:type="dxa"/>
          </w:tcPr>
          <w:p w:rsidR="00F25E63" w:rsidRDefault="00F25E63" w:rsidP="001302D2">
            <w:pPr>
              <w:jc w:val="center"/>
              <w:cnfStyle w:val="100000000000"/>
            </w:pPr>
            <w:r>
              <w:t>Type</w:t>
            </w:r>
          </w:p>
        </w:tc>
        <w:tc>
          <w:tcPr>
            <w:tcW w:w="3330" w:type="dxa"/>
          </w:tcPr>
          <w:p w:rsidR="00F25E63" w:rsidRDefault="00F25E63" w:rsidP="001302D2">
            <w:pPr>
              <w:jc w:val="center"/>
              <w:cnfStyle w:val="100000000000"/>
            </w:pPr>
            <w:r>
              <w:t>Notes</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pPr>
            <w:r w:rsidRPr="001302D2">
              <w:t>1</w:t>
            </w:r>
          </w:p>
        </w:tc>
        <w:tc>
          <w:tcPr>
            <w:tcW w:w="3330" w:type="dxa"/>
          </w:tcPr>
          <w:p w:rsidR="00F25E63" w:rsidRPr="001302D2" w:rsidRDefault="00F25E63" w:rsidP="00F25E63">
            <w:pPr>
              <w:cnfStyle w:val="000000100000"/>
            </w:pPr>
            <w:r>
              <w:t>As of API 3</w:t>
            </w:r>
            <w:r w:rsidR="006E47CD">
              <w:t xml:space="preserve"> (Cupcake)</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pPr>
            <w:r w:rsidRPr="001302D2">
              <w:t>2</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pPr>
            <w:r w:rsidRPr="001302D2">
              <w:t>3</w:t>
            </w:r>
          </w:p>
        </w:tc>
        <w:tc>
          <w:tcPr>
            <w:tcW w:w="3330" w:type="dxa"/>
          </w:tcPr>
          <w:p w:rsidR="00F25E63" w:rsidRPr="001302D2" w:rsidRDefault="00F25E63" w:rsidP="00F25E63">
            <w:pPr>
              <w:cnfStyle w:val="000000100000"/>
            </w:pPr>
            <w:r>
              <w:t>As of API 3</w:t>
            </w:r>
            <w:r w:rsidR="006E47CD">
              <w:t>, deprecated API 8</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pPr>
            <w:r w:rsidRPr="001302D2">
              <w:t>4</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pPr>
            <w:r w:rsidRPr="001302D2">
              <w:t>5</w:t>
            </w:r>
          </w:p>
        </w:tc>
        <w:tc>
          <w:tcPr>
            <w:tcW w:w="3330" w:type="dxa"/>
          </w:tcPr>
          <w:p w:rsidR="00F25E63" w:rsidRPr="001302D2" w:rsidRDefault="00F25E63" w:rsidP="00F25E63">
            <w:pPr>
              <w:cnfStyle w:val="000000100000"/>
            </w:pPr>
            <w:r>
              <w:t>As of API 3</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pPr>
            <w:r w:rsidRPr="001302D2">
              <w:t>6</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pPr>
            <w:r w:rsidRPr="001302D2">
              <w:t>7</w:t>
            </w:r>
          </w:p>
        </w:tc>
        <w:tc>
          <w:tcPr>
            <w:tcW w:w="3330" w:type="dxa"/>
          </w:tcPr>
          <w:p w:rsidR="00F25E63" w:rsidRPr="001302D2" w:rsidRDefault="00F25E63" w:rsidP="00F25E63">
            <w:pPr>
              <w:cnfStyle w:val="000000100000"/>
            </w:pPr>
            <w:r>
              <w:t>As of API 3</w:t>
            </w:r>
            <w:r w:rsidR="006E47CD">
              <w:t>, deprecated API 14</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pPr>
            <w:r w:rsidRPr="001302D2">
              <w:t>8</w:t>
            </w:r>
          </w:p>
        </w:tc>
        <w:tc>
          <w:tcPr>
            <w:tcW w:w="3330" w:type="dxa"/>
          </w:tcPr>
          <w:p w:rsidR="00F25E63" w:rsidRPr="001302D2" w:rsidRDefault="00F25E63" w:rsidP="00F25E63">
            <w:pPr>
              <w:cnfStyle w:val="000000010000"/>
            </w:pPr>
            <w:r>
              <w:t>As of API 3</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pPr>
            <w:r w:rsidRPr="001302D2">
              <w:t>9</w:t>
            </w:r>
          </w:p>
        </w:tc>
        <w:tc>
          <w:tcPr>
            <w:tcW w:w="3330" w:type="dxa"/>
          </w:tcPr>
          <w:p w:rsidR="00F25E63" w:rsidRPr="001302D2" w:rsidRDefault="006E47CD" w:rsidP="00F25E63">
            <w:pPr>
              <w:cnfStyle w:val="000000100000"/>
            </w:pPr>
            <w:r>
              <w:t>As of API 9 (Gingerbread)</w:t>
            </w:r>
          </w:p>
        </w:tc>
      </w:tr>
      <w:tr w:rsidR="00F25E63" w:rsidRPr="001302D2" w:rsidTr="006E47CD">
        <w:trPr>
          <w:cnfStyle w:val="000000010000"/>
        </w:trPr>
        <w:tc>
          <w:tcPr>
            <w:cnfStyle w:val="00100000000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pPr>
            <w:r w:rsidRPr="001302D2">
              <w:t>10</w:t>
            </w:r>
          </w:p>
        </w:tc>
        <w:tc>
          <w:tcPr>
            <w:tcW w:w="3330" w:type="dxa"/>
          </w:tcPr>
          <w:p w:rsidR="00F25E63" w:rsidRPr="001302D2" w:rsidRDefault="006E47CD" w:rsidP="00F25E63">
            <w:pPr>
              <w:cnfStyle w:val="000000010000"/>
            </w:pPr>
            <w:r>
              <w:t>As of API 9</w:t>
            </w:r>
          </w:p>
        </w:tc>
      </w:tr>
      <w:tr w:rsidR="00F25E63" w:rsidRPr="001302D2" w:rsidTr="006E47CD">
        <w:trPr>
          <w:cnfStyle w:val="000000100000"/>
        </w:trPr>
        <w:tc>
          <w:tcPr>
            <w:cnfStyle w:val="00100000000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pPr>
            <w:r w:rsidRPr="001302D2">
              <w:t>11</w:t>
            </w:r>
          </w:p>
        </w:tc>
        <w:tc>
          <w:tcPr>
            <w:tcW w:w="3330" w:type="dxa"/>
          </w:tcPr>
          <w:p w:rsidR="00F25E63" w:rsidRPr="001302D2" w:rsidRDefault="006E47CD" w:rsidP="00F25E63">
            <w:pPr>
              <w:cnfStyle w:val="000000100000"/>
            </w:pPr>
            <w:r>
              <w:t>As of API 9</w:t>
            </w:r>
          </w:p>
        </w:tc>
      </w:tr>
      <w:tr w:rsidR="00F25E63" w:rsidRPr="001302D2" w:rsidTr="006E47CD">
        <w:trPr>
          <w:cnfStyle w:val="000000010000"/>
        </w:trPr>
        <w:tc>
          <w:tcPr>
            <w:cnfStyle w:val="00100000000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pPr>
            <w:r>
              <w:t>12</w:t>
            </w:r>
          </w:p>
        </w:tc>
        <w:tc>
          <w:tcPr>
            <w:tcW w:w="3330" w:type="dxa"/>
          </w:tcPr>
          <w:p w:rsidR="00F25E63" w:rsidRDefault="006E47CD" w:rsidP="00F25E63">
            <w:pPr>
              <w:cnfStyle w:val="000000010000"/>
            </w:pPr>
            <w:r>
              <w:t>As of API 14 (Ice Cream Sandwich)</w:t>
            </w:r>
          </w:p>
        </w:tc>
      </w:tr>
      <w:tr w:rsidR="00F25E63" w:rsidRPr="001302D2" w:rsidTr="006E47CD">
        <w:trPr>
          <w:cnfStyle w:val="000000100000"/>
        </w:trPr>
        <w:tc>
          <w:tcPr>
            <w:cnfStyle w:val="00100000000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pPr>
            <w:r>
              <w:t>13</w:t>
            </w:r>
          </w:p>
        </w:tc>
        <w:tc>
          <w:tcPr>
            <w:tcW w:w="3330" w:type="dxa"/>
          </w:tcPr>
          <w:p w:rsidR="00F25E63" w:rsidRDefault="006E47CD" w:rsidP="00F25E63">
            <w:pPr>
              <w:cnfStyle w:val="000000100000"/>
            </w:pPr>
            <w:r>
              <w:t>As of API 14</w:t>
            </w:r>
          </w:p>
        </w:tc>
      </w:tr>
      <w:tr w:rsidR="006E47CD" w:rsidRPr="001302D2" w:rsidTr="006E47CD">
        <w:trPr>
          <w:cnfStyle w:val="000000010000"/>
        </w:trPr>
        <w:tc>
          <w:tcPr>
            <w:cnfStyle w:val="001000000000"/>
            <w:tcW w:w="2790" w:type="dxa"/>
          </w:tcPr>
          <w:p w:rsidR="006E47CD" w:rsidRPr="00720670" w:rsidRDefault="006E47CD">
            <w:pPr>
              <w:rPr>
                <w:b w:val="0"/>
              </w:rPr>
            </w:pPr>
            <w:r>
              <w:rPr>
                <w:b w:val="0"/>
              </w:rPr>
              <w:lastRenderedPageBreak/>
              <w:t>Uncalibrated Magnetic Field</w:t>
            </w:r>
          </w:p>
        </w:tc>
        <w:tc>
          <w:tcPr>
            <w:tcW w:w="1170" w:type="dxa"/>
          </w:tcPr>
          <w:p w:rsidR="006E47CD" w:rsidRDefault="006E47CD" w:rsidP="00720670">
            <w:pPr>
              <w:jc w:val="center"/>
              <w:cnfStyle w:val="000000010000"/>
            </w:pPr>
            <w:r>
              <w:t>14</w:t>
            </w:r>
          </w:p>
        </w:tc>
        <w:tc>
          <w:tcPr>
            <w:tcW w:w="3330" w:type="dxa"/>
          </w:tcPr>
          <w:p w:rsidR="006E47CD" w:rsidRDefault="006E47CD" w:rsidP="00F25E63">
            <w:pPr>
              <w:cnfStyle w:val="000000010000"/>
            </w:pPr>
            <w:r>
              <w:t>As of API 18</w:t>
            </w:r>
            <w:r w:rsidR="00294EE4">
              <w:t xml:space="preserve"> (Jellybean MR2)</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pPr>
            <w:r>
              <w:t>15</w:t>
            </w:r>
          </w:p>
        </w:tc>
        <w:tc>
          <w:tcPr>
            <w:tcW w:w="3330" w:type="dxa"/>
          </w:tcPr>
          <w:p w:rsidR="006E47CD" w:rsidRDefault="006E47CD" w:rsidP="00F25E63">
            <w:pPr>
              <w:cnfStyle w:val="000000100000"/>
            </w:pPr>
            <w:r>
              <w:t>As of API 18</w:t>
            </w:r>
          </w:p>
        </w:tc>
      </w:tr>
      <w:tr w:rsidR="006E47CD" w:rsidRPr="001302D2" w:rsidTr="006E47CD">
        <w:trPr>
          <w:cnfStyle w:val="000000010000"/>
        </w:trPr>
        <w:tc>
          <w:tcPr>
            <w:cnfStyle w:val="00100000000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pPr>
            <w:r>
              <w:t>16</w:t>
            </w:r>
          </w:p>
        </w:tc>
        <w:tc>
          <w:tcPr>
            <w:tcW w:w="3330" w:type="dxa"/>
          </w:tcPr>
          <w:p w:rsidR="006E47CD" w:rsidRDefault="006E47CD" w:rsidP="00F25E63">
            <w:pPr>
              <w:cnfStyle w:val="000000010000"/>
            </w:pPr>
            <w:r>
              <w:t>As of API 18</w:t>
            </w:r>
          </w:p>
        </w:tc>
      </w:tr>
      <w:tr w:rsidR="006E47CD" w:rsidRPr="001302D2" w:rsidTr="006E47CD">
        <w:trPr>
          <w:cnfStyle w:val="000000100000"/>
        </w:trPr>
        <w:tc>
          <w:tcPr>
            <w:cnfStyle w:val="00100000000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pPr>
            <w:r>
              <w:t>17</w:t>
            </w:r>
          </w:p>
        </w:tc>
        <w:tc>
          <w:tcPr>
            <w:tcW w:w="3330" w:type="dxa"/>
          </w:tcPr>
          <w:p w:rsidR="006E47CD" w:rsidRDefault="006E47CD" w:rsidP="00F25E63">
            <w:pPr>
              <w:cnfStyle w:val="00000010000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7" w:history="1">
        <w:r>
          <w:rPr>
            <w:rStyle w:val="Hyperlink"/>
          </w:rPr>
          <w:t>Android's Sensor Event</w:t>
        </w:r>
      </w:hyperlink>
      <w:r>
        <w:t xml:space="preserve"> </w:t>
      </w:r>
      <w:r w:rsidR="00D329AA">
        <w:t>(</w:t>
      </w:r>
      <w:hyperlink r:id="rId58"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w:t>
      </w:r>
      <w:proofErr w:type="gramStart"/>
      <w:r>
        <w:t>command</w:t>
      </w:r>
      <w:proofErr w:type="gramEnd"/>
      <w:r>
        <w:t xml:space="preserve">,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1190" w:name="_Toc380828644"/>
      <w:r>
        <w:t>Sensor Commands</w:t>
      </w:r>
      <w:bookmarkEnd w:id="1190"/>
    </w:p>
    <w:p w:rsidR="004951B6" w:rsidRDefault="003A4712" w:rsidP="00D43DA8">
      <w:pPr>
        <w:pStyle w:val="Heading3"/>
      </w:pPr>
      <w:bookmarkStart w:id="1191" w:name="_Toc380828645"/>
      <w:r>
        <w:t>Sensors.</w:t>
      </w:r>
      <w:r w:rsidR="004951B6">
        <w:t xml:space="preserve">list </w:t>
      </w:r>
      <w:r w:rsidR="003E3561" w:rsidRPr="003E3561">
        <w:t>&lt;sensor_array$[]&gt;</w:t>
      </w:r>
      <w:bookmarkEnd w:id="1191"/>
      <w:r w:rsidR="000F0DAF">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0F0DAF">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proofErr w:type="gramStart"/>
      <w:r w:rsidRPr="005757F3">
        <w:rPr>
          <w:rFonts w:ascii="QuickType II Mono" w:hAnsi="QuickType II Mono"/>
          <w:b/>
          <w:sz w:val="20"/>
          <w:szCs w:val="20"/>
        </w:rPr>
        <w:t>sensors.list</w:t>
      </w:r>
      <w:proofErr w:type="gramEnd"/>
      <w:r w:rsidRPr="005757F3">
        <w:rPr>
          <w:rFonts w:ascii="QuickType II Mono" w:hAnsi="QuickType II Mono"/>
          <w:b/>
          <w:sz w:val="20"/>
          <w:szCs w:val="20"/>
        </w:rPr>
        <w:t xml:space="preserv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1192" w:name="_Toc380828646"/>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1192"/>
      <w:r w:rsidR="000F0DAF">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0F0DAF">
        <w:fldChar w:fldCharType="end"/>
      </w:r>
    </w:p>
    <w:p w:rsidR="00D73535" w:rsidRDefault="004951B6" w:rsidP="002F3423">
      <w:proofErr w:type="gramStart"/>
      <w:r>
        <w:t>Opens a list of sensors for reading.</w:t>
      </w:r>
      <w:proofErr w:type="gramEnd"/>
      <w:r>
        <w:t xml:space="preserve">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1193" w:name="_Toc380828647"/>
      <w:r>
        <w:lastRenderedPageBreak/>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1193"/>
      <w:r w:rsidR="00187C33">
        <w:t xml:space="preserve"> </w:t>
      </w:r>
      <w:r w:rsidR="000F0DAF">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0F0DAF">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9" w:history="1">
        <w:r>
          <w:rPr>
            <w:rStyle w:val="Hyperlink"/>
          </w:rPr>
          <w:t>Android's Sensor Event</w:t>
        </w:r>
      </w:hyperlink>
      <w:r>
        <w:t xml:space="preserve"> web page for the meaning of these parameters.</w:t>
      </w:r>
    </w:p>
    <w:p w:rsidR="004951B6" w:rsidRDefault="003A4712" w:rsidP="005F4916">
      <w:pPr>
        <w:pStyle w:val="Heading3"/>
      </w:pPr>
      <w:bookmarkStart w:id="1194" w:name="_Toc380828648"/>
      <w:r>
        <w:t>Sensors.</w:t>
      </w:r>
      <w:r w:rsidR="004951B6">
        <w:t>close</w:t>
      </w:r>
      <w:bookmarkEnd w:id="1194"/>
      <w:r w:rsidR="000F0DAF">
        <w:fldChar w:fldCharType="begin"/>
      </w:r>
      <w:r w:rsidR="0078615E">
        <w:instrText xml:space="preserve"> XE "</w:instrText>
      </w:r>
      <w:r w:rsidR="0078797C">
        <w:instrText>S</w:instrText>
      </w:r>
      <w:r w:rsidR="0078615E" w:rsidRPr="002E6C8B">
        <w:instrText>ensors.close</w:instrText>
      </w:r>
      <w:r w:rsidR="0078615E">
        <w:instrText xml:space="preserve">" </w:instrText>
      </w:r>
      <w:r w:rsidR="000F0DAF">
        <w:fldChar w:fldCharType="end"/>
      </w:r>
      <w:r w:rsidR="004951B6">
        <w:t xml:space="preserve"> </w:t>
      </w:r>
    </w:p>
    <w:p w:rsidR="004B4D0A" w:rsidRDefault="004951B6" w:rsidP="007B736D">
      <w:pPr>
        <w:spacing w:after="240"/>
      </w:pPr>
      <w:proofErr w:type="gramStart"/>
      <w:r>
        <w:t>Closes the previously opened sensors.</w:t>
      </w:r>
      <w:proofErr w:type="gramEnd"/>
      <w:r>
        <w:t xml:space="preserve">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1195" w:name="_Toc380828649"/>
      <w:r>
        <w:t>System</w:t>
      </w:r>
      <w:bookmarkEnd w:id="1195"/>
    </w:p>
    <w:p w:rsidR="005E6325" w:rsidRDefault="005E6325" w:rsidP="005E6325">
      <w:r>
        <w:t xml:space="preserve">These commands provide for the execution of System commands on non-rooted devices. </w:t>
      </w:r>
    </w:p>
    <w:p w:rsidR="005E6325" w:rsidRDefault="005E6325" w:rsidP="005E6325">
      <w:pPr>
        <w:pStyle w:val="Heading2"/>
      </w:pPr>
      <w:bookmarkStart w:id="1196" w:name="_Toc380828650"/>
      <w:r>
        <w:t>Commands</w:t>
      </w:r>
      <w:bookmarkEnd w:id="1196"/>
    </w:p>
    <w:p w:rsidR="005E6325" w:rsidRDefault="005E6325" w:rsidP="005F4916">
      <w:pPr>
        <w:pStyle w:val="Heading3"/>
      </w:pPr>
      <w:bookmarkStart w:id="1197" w:name="_Toc380828651"/>
      <w:r>
        <w:t>System.open</w:t>
      </w:r>
      <w:bookmarkEnd w:id="1197"/>
      <w:r w:rsidR="000F0DAF">
        <w:fldChar w:fldCharType="begin"/>
      </w:r>
      <w:r>
        <w:instrText xml:space="preserve"> XE "</w:instrText>
      </w:r>
      <w:r w:rsidRPr="00DC6982">
        <w:instrText>System.open</w:instrText>
      </w:r>
      <w:r>
        <w:instrText xml:space="preserve">" </w:instrText>
      </w:r>
      <w:r w:rsidR="000F0DAF">
        <w:fldChar w:fldCharType="end"/>
      </w:r>
    </w:p>
    <w:p w:rsidR="005E6325" w:rsidRDefault="005E6325" w:rsidP="005E6325">
      <w:proofErr w:type="gramStart"/>
      <w:r>
        <w:t>Opens a shell to execute system commands.</w:t>
      </w:r>
      <w:proofErr w:type="gramEnd"/>
      <w:r w:rsidR="00CE7D00">
        <w:t xml:space="preserve"> T</w:t>
      </w:r>
      <w:r w:rsidR="00CE7D00" w:rsidRPr="00CE7D00">
        <w:t>he working directory is set to rfo-basic/data.</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1198" w:name="_Toc380828652"/>
      <w:r>
        <w:t>System.write &lt;sexp&gt;</w:t>
      </w:r>
      <w:bookmarkEnd w:id="1198"/>
      <w:r w:rsidR="000F0DAF">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0F0DAF">
        <w:fldChar w:fldCharType="end"/>
      </w:r>
    </w:p>
    <w:p w:rsidR="005E6325" w:rsidRDefault="005E6325" w:rsidP="005E6325">
      <w:proofErr w:type="gramStart"/>
      <w:r>
        <w:t>Executes a System command.</w:t>
      </w:r>
      <w:proofErr w:type="gramEnd"/>
    </w:p>
    <w:p w:rsidR="005E6325" w:rsidRDefault="005E6325" w:rsidP="005F4916">
      <w:pPr>
        <w:pStyle w:val="Heading3"/>
      </w:pPr>
      <w:bookmarkStart w:id="1199" w:name="_Toc380828653"/>
      <w:r>
        <w:t>System.read.ready &lt;nvar&gt;</w:t>
      </w:r>
      <w:bookmarkEnd w:id="1199"/>
      <w:r w:rsidR="000F0DAF">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0F0DAF">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1200" w:name="_Toc380828654"/>
      <w:r>
        <w:t>System.read.line &lt;svar&gt;</w:t>
      </w:r>
      <w:bookmarkEnd w:id="1200"/>
      <w:r w:rsidR="000F0DAF">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0F0DAF">
        <w:fldChar w:fldCharType="end"/>
      </w:r>
    </w:p>
    <w:p w:rsidR="005E6325" w:rsidRDefault="005E6325" w:rsidP="005E6325">
      <w:proofErr w:type="gramStart"/>
      <w:r>
        <w:t>Places the next available response line into the string variable.</w:t>
      </w:r>
      <w:proofErr w:type="gramEnd"/>
    </w:p>
    <w:p w:rsidR="005E6325" w:rsidRDefault="005E6325" w:rsidP="005F4916">
      <w:pPr>
        <w:pStyle w:val="Heading3"/>
      </w:pPr>
      <w:bookmarkStart w:id="1201" w:name="_Toc380828655"/>
      <w:r>
        <w:t>System.close</w:t>
      </w:r>
      <w:bookmarkEnd w:id="1201"/>
      <w:r w:rsidR="000F0DAF">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0F0DAF">
        <w:fldChar w:fldCharType="end"/>
      </w:r>
    </w:p>
    <w:p w:rsidR="005E6325" w:rsidRPr="00626B56" w:rsidRDefault="005E6325" w:rsidP="005E6325">
      <w:proofErr w:type="gramStart"/>
      <w:r>
        <w:t>Exits the System Shell mode.</w:t>
      </w:r>
      <w:proofErr w:type="gramEnd"/>
    </w:p>
    <w:p w:rsidR="00D94677" w:rsidRDefault="00D94677" w:rsidP="00E33967">
      <w:pPr>
        <w:pStyle w:val="Heading1"/>
      </w:pPr>
      <w:bookmarkStart w:id="1202" w:name="_Toc380828656"/>
      <w:r>
        <w:t>Superuser</w:t>
      </w:r>
      <w:bookmarkEnd w:id="1202"/>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1203" w:name="_Toc380828657"/>
      <w:r>
        <w:lastRenderedPageBreak/>
        <w:t>Commands</w:t>
      </w:r>
      <w:bookmarkEnd w:id="1203"/>
    </w:p>
    <w:p w:rsidR="00D94677" w:rsidRDefault="00D94677" w:rsidP="005F4916">
      <w:pPr>
        <w:pStyle w:val="Heading3"/>
      </w:pPr>
      <w:bookmarkStart w:id="1204" w:name="_Toc380828658"/>
      <w:r>
        <w:t>Su.open</w:t>
      </w:r>
      <w:bookmarkEnd w:id="1204"/>
      <w:r w:rsidR="000F0DAF">
        <w:fldChar w:fldCharType="begin"/>
      </w:r>
      <w:r w:rsidR="00626B56">
        <w:instrText xml:space="preserve"> XE "</w:instrText>
      </w:r>
      <w:r w:rsidR="00626B56" w:rsidRPr="00F57F53">
        <w:instrText>Su.open</w:instrText>
      </w:r>
      <w:r w:rsidR="00626B56">
        <w:instrText xml:space="preserve">" </w:instrText>
      </w:r>
      <w:r w:rsidR="000F0DAF">
        <w:fldChar w:fldCharType="end"/>
      </w:r>
    </w:p>
    <w:p w:rsidR="00D94677" w:rsidRDefault="00CE7D00" w:rsidP="001D7F4D">
      <w:proofErr w:type="gramStart"/>
      <w:r w:rsidRPr="00CE7D00">
        <w:t>Requests Superuser permission.</w:t>
      </w:r>
      <w:proofErr w:type="gramEnd"/>
      <w:r w:rsidRPr="00CE7D00">
        <w:t xml:space="preserve">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1205" w:name="_Toc380828659"/>
      <w:r>
        <w:t>Su.write &lt;sexp&gt;</w:t>
      </w:r>
      <w:bookmarkEnd w:id="1205"/>
      <w:r w:rsidR="000F0DAF">
        <w:fldChar w:fldCharType="begin"/>
      </w:r>
      <w:r w:rsidR="00626B56">
        <w:instrText xml:space="preserve"> XE "</w:instrText>
      </w:r>
      <w:r w:rsidR="00626B56" w:rsidRPr="00F57F53">
        <w:instrText>Su.write &lt;sexp&gt;</w:instrText>
      </w:r>
      <w:r w:rsidR="00626B56">
        <w:instrText xml:space="preserve">" </w:instrText>
      </w:r>
      <w:r w:rsidR="000F0DAF">
        <w:fldChar w:fldCharType="end"/>
      </w:r>
    </w:p>
    <w:p w:rsidR="00626B56" w:rsidRDefault="00626B56" w:rsidP="002F3423">
      <w:proofErr w:type="gramStart"/>
      <w:r>
        <w:t>Executes a Superuser command.</w:t>
      </w:r>
      <w:proofErr w:type="gramEnd"/>
    </w:p>
    <w:p w:rsidR="00626B56" w:rsidRDefault="00626B56" w:rsidP="005F4916">
      <w:pPr>
        <w:pStyle w:val="Heading3"/>
      </w:pPr>
      <w:bookmarkStart w:id="1206" w:name="_Toc380828660"/>
      <w:r>
        <w:t>Su.read.ready &lt;nvar&gt;</w:t>
      </w:r>
      <w:bookmarkEnd w:id="1206"/>
      <w:r w:rsidR="000F0DAF">
        <w:fldChar w:fldCharType="begin"/>
      </w:r>
      <w:r>
        <w:instrText xml:space="preserve"> XE "</w:instrText>
      </w:r>
      <w:r w:rsidRPr="00F57F53">
        <w:instrText>Su.read.ready &lt;nvar&gt;</w:instrText>
      </w:r>
      <w:r>
        <w:instrText xml:space="preserve">" </w:instrText>
      </w:r>
      <w:r w:rsidR="000F0DAF">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1207" w:name="_Toc380828661"/>
      <w:r>
        <w:t>Su.read.line &lt;svar&gt;</w:t>
      </w:r>
      <w:bookmarkEnd w:id="1207"/>
      <w:r w:rsidR="000F0DAF">
        <w:fldChar w:fldCharType="begin"/>
      </w:r>
      <w:r>
        <w:instrText xml:space="preserve"> XE "</w:instrText>
      </w:r>
      <w:r w:rsidRPr="00F57F53">
        <w:instrText>Su.read.line &lt;svar&gt;</w:instrText>
      </w:r>
      <w:r>
        <w:instrText xml:space="preserve">" </w:instrText>
      </w:r>
      <w:r w:rsidR="000F0DAF">
        <w:fldChar w:fldCharType="end"/>
      </w:r>
    </w:p>
    <w:p w:rsidR="00626B56" w:rsidRDefault="00626B56" w:rsidP="00626B56">
      <w:proofErr w:type="gramStart"/>
      <w:r>
        <w:t>Places the next available response line into the string variable.</w:t>
      </w:r>
      <w:proofErr w:type="gramEnd"/>
    </w:p>
    <w:p w:rsidR="00626B56" w:rsidRDefault="00626B56" w:rsidP="005F4916">
      <w:pPr>
        <w:pStyle w:val="Heading3"/>
      </w:pPr>
      <w:bookmarkStart w:id="1208" w:name="_Toc380828662"/>
      <w:r>
        <w:t>Su.close</w:t>
      </w:r>
      <w:bookmarkEnd w:id="1208"/>
      <w:r w:rsidR="000F0DAF">
        <w:fldChar w:fldCharType="begin"/>
      </w:r>
      <w:r>
        <w:instrText xml:space="preserve"> XE "</w:instrText>
      </w:r>
      <w:r w:rsidRPr="00F57F53">
        <w:instrText>Su.close</w:instrText>
      </w:r>
      <w:r>
        <w:instrText xml:space="preserve">" </w:instrText>
      </w:r>
      <w:r w:rsidR="000F0DAF">
        <w:fldChar w:fldCharType="end"/>
      </w:r>
    </w:p>
    <w:p w:rsidR="00626B56" w:rsidRPr="00626B56" w:rsidRDefault="00626B56" w:rsidP="00626B56">
      <w:proofErr w:type="gramStart"/>
      <w:r>
        <w:t>Exits the Superuser mode.</w:t>
      </w:r>
      <w:proofErr w:type="gramEnd"/>
    </w:p>
    <w:p w:rsidR="00D57CCE" w:rsidRDefault="00D57CCE">
      <w:r>
        <w:br w:type="page"/>
      </w:r>
    </w:p>
    <w:p w:rsidR="0078797C" w:rsidRDefault="0078797C" w:rsidP="0078797C">
      <w:pPr>
        <w:pStyle w:val="Heading1"/>
      </w:pPr>
      <w:bookmarkStart w:id="1209" w:name="_Toc380828663"/>
      <w:r>
        <w:lastRenderedPageBreak/>
        <w:t>Appendix A - Command List</w:t>
      </w:r>
      <w:bookmarkEnd w:id="1209"/>
    </w:p>
    <w:p w:rsidR="002A558D" w:rsidRDefault="000F0DAF">
      <w:pPr>
        <w:rPr>
          <w:noProof/>
        </w:rPr>
        <w:sectPr w:rsidR="002A558D" w:rsidSect="002A558D">
          <w:footerReference w:type="default" r:id="rId60"/>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2A558D" w:rsidRDefault="002A558D">
      <w:pPr>
        <w:pStyle w:val="Index1"/>
        <w:tabs>
          <w:tab w:val="right" w:leader="dot" w:pos="9350"/>
        </w:tabs>
        <w:rPr>
          <w:noProof/>
        </w:rPr>
      </w:pPr>
      <w:r>
        <w:rPr>
          <w:noProof/>
        </w:rPr>
        <w:lastRenderedPageBreak/>
        <w:t>! - Single Line Comment, 41</w:t>
      </w:r>
    </w:p>
    <w:p w:rsidR="002A558D" w:rsidRDefault="002A558D">
      <w:pPr>
        <w:pStyle w:val="Index1"/>
        <w:tabs>
          <w:tab w:val="right" w:leader="dot" w:pos="9350"/>
        </w:tabs>
        <w:rPr>
          <w:noProof/>
        </w:rPr>
      </w:pPr>
      <w:r>
        <w:rPr>
          <w:noProof/>
        </w:rPr>
        <w:t>!! - Block Comment, 41</w:t>
      </w:r>
    </w:p>
    <w:p w:rsidR="002A558D" w:rsidRDefault="002A558D">
      <w:pPr>
        <w:pStyle w:val="Index1"/>
        <w:tabs>
          <w:tab w:val="right" w:leader="dot" w:pos="9350"/>
        </w:tabs>
        <w:rPr>
          <w:noProof/>
        </w:rPr>
      </w:pPr>
      <w:r>
        <w:rPr>
          <w:noProof/>
        </w:rPr>
        <w:t># - Format Line, 22</w:t>
      </w:r>
    </w:p>
    <w:p w:rsidR="002A558D" w:rsidRDefault="002A558D">
      <w:pPr>
        <w:pStyle w:val="Index1"/>
        <w:tabs>
          <w:tab w:val="right" w:leader="dot" w:pos="9350"/>
        </w:tabs>
        <w:rPr>
          <w:noProof/>
        </w:rPr>
      </w:pPr>
      <w:r>
        <w:rPr>
          <w:noProof/>
        </w:rPr>
        <w:t>% - Middle of Line Comment, 42</w:t>
      </w:r>
    </w:p>
    <w:p w:rsidR="002A558D" w:rsidRDefault="002A558D">
      <w:pPr>
        <w:pStyle w:val="Index1"/>
        <w:tabs>
          <w:tab w:val="right" w:leader="dot" w:pos="9350"/>
        </w:tabs>
        <w:rPr>
          <w:noProof/>
        </w:rPr>
      </w:pPr>
      <w:r>
        <w:rPr>
          <w:noProof/>
        </w:rPr>
        <w:t>ABS(&lt;nexp&gt;), 45</w:t>
      </w:r>
    </w:p>
    <w:p w:rsidR="002A558D" w:rsidRDefault="002A558D">
      <w:pPr>
        <w:pStyle w:val="Index1"/>
        <w:tabs>
          <w:tab w:val="right" w:leader="dot" w:pos="9350"/>
        </w:tabs>
        <w:rPr>
          <w:noProof/>
        </w:rPr>
      </w:pPr>
      <w:r>
        <w:rPr>
          <w:noProof/>
        </w:rPr>
        <w:t>ACOS(&lt;nexp&gt;), 47</w:t>
      </w:r>
    </w:p>
    <w:p w:rsidR="002A558D" w:rsidRDefault="002A558D">
      <w:pPr>
        <w:pStyle w:val="Index1"/>
        <w:tabs>
          <w:tab w:val="right" w:leader="dot" w:pos="9350"/>
        </w:tabs>
        <w:rPr>
          <w:noProof/>
        </w:rPr>
      </w:pPr>
      <w:r>
        <w:rPr>
          <w:noProof/>
        </w:rPr>
        <w:t>Array. reverse Array$[{&lt;start&gt;,&lt;length&gt;}], 33</w:t>
      </w:r>
    </w:p>
    <w:p w:rsidR="002A558D" w:rsidRDefault="002A558D">
      <w:pPr>
        <w:pStyle w:val="Index1"/>
        <w:tabs>
          <w:tab w:val="right" w:leader="dot" w:pos="9350"/>
        </w:tabs>
        <w:rPr>
          <w:noProof/>
        </w:rPr>
      </w:pPr>
      <w:r>
        <w:rPr>
          <w:noProof/>
        </w:rPr>
        <w:t>Array. reverse Array[{&lt;start&gt;,&lt;length&gt;}], 33</w:t>
      </w:r>
    </w:p>
    <w:p w:rsidR="002A558D" w:rsidRDefault="002A558D">
      <w:pPr>
        <w:pStyle w:val="Index1"/>
        <w:tabs>
          <w:tab w:val="right" w:leader="dot" w:pos="9350"/>
        </w:tabs>
        <w:rPr>
          <w:noProof/>
        </w:rPr>
      </w:pPr>
      <w:r>
        <w:rPr>
          <w:noProof/>
        </w:rPr>
        <w:t>Array.average &lt;Average_nvar&gt;, Array[{&lt;start&gt;,&lt;length&gt;}], 32</w:t>
      </w:r>
    </w:p>
    <w:p w:rsidR="002A558D" w:rsidRDefault="002A558D">
      <w:pPr>
        <w:pStyle w:val="Index1"/>
        <w:tabs>
          <w:tab w:val="right" w:leader="dot" w:pos="9350"/>
        </w:tabs>
        <w:rPr>
          <w:noProof/>
        </w:rPr>
      </w:pPr>
      <w:r>
        <w:rPr>
          <w:noProof/>
        </w:rPr>
        <w:t>Array.copy SourceArray$[{&lt;start&gt;,&lt;length&gt;}], DestinationArray$[{{-}&lt;extras&gt;}], 32</w:t>
      </w:r>
    </w:p>
    <w:p w:rsidR="002A558D" w:rsidRDefault="002A558D">
      <w:pPr>
        <w:pStyle w:val="Index1"/>
        <w:tabs>
          <w:tab w:val="right" w:leader="dot" w:pos="9350"/>
        </w:tabs>
        <w:rPr>
          <w:noProof/>
        </w:rPr>
      </w:pPr>
      <w:r>
        <w:rPr>
          <w:noProof/>
        </w:rPr>
        <w:t>Array.copy SourceArray[{&lt;start&gt;,&lt;length&gt;}], DestinationArray[{{-}&lt;extras&gt;}], 32</w:t>
      </w:r>
    </w:p>
    <w:p w:rsidR="002A558D" w:rsidRDefault="002A558D">
      <w:pPr>
        <w:pStyle w:val="Index1"/>
        <w:tabs>
          <w:tab w:val="right" w:leader="dot" w:pos="9350"/>
        </w:tabs>
        <w:rPr>
          <w:noProof/>
        </w:rPr>
      </w:pPr>
      <w:r>
        <w:rPr>
          <w:noProof/>
        </w:rPr>
        <w:t>Array.delete Array[], Array$[] ..., 33</w:t>
      </w:r>
    </w:p>
    <w:p w:rsidR="002A558D" w:rsidRDefault="002A558D">
      <w:pPr>
        <w:pStyle w:val="Index1"/>
        <w:tabs>
          <w:tab w:val="right" w:leader="dot" w:pos="9350"/>
        </w:tabs>
        <w:rPr>
          <w:noProof/>
        </w:rPr>
      </w:pPr>
      <w:r>
        <w:rPr>
          <w:noProof/>
        </w:rPr>
        <w:t>Array.length n, Array$[{&lt;start&gt;,&lt;length&gt;}], 33</w:t>
      </w:r>
    </w:p>
    <w:p w:rsidR="002A558D" w:rsidRDefault="002A558D">
      <w:pPr>
        <w:pStyle w:val="Index1"/>
        <w:tabs>
          <w:tab w:val="right" w:leader="dot" w:pos="9350"/>
        </w:tabs>
        <w:rPr>
          <w:noProof/>
        </w:rPr>
      </w:pPr>
      <w:r>
        <w:rPr>
          <w:noProof/>
        </w:rPr>
        <w:t>Array.length n, Array[{&lt;start&gt;,&lt;length&gt;}], 33</w:t>
      </w:r>
    </w:p>
    <w:p w:rsidR="002A558D" w:rsidRDefault="002A558D">
      <w:pPr>
        <w:pStyle w:val="Index1"/>
        <w:tabs>
          <w:tab w:val="right" w:leader="dot" w:pos="9350"/>
        </w:tabs>
        <w:rPr>
          <w:noProof/>
        </w:rPr>
      </w:pPr>
      <w:r>
        <w:rPr>
          <w:noProof/>
        </w:rPr>
        <w:t>Array.load Array$[], &lt;sexp&gt;, &lt;sexp&gt;, ... }, 33</w:t>
      </w:r>
    </w:p>
    <w:p w:rsidR="002A558D" w:rsidRDefault="002A558D">
      <w:pPr>
        <w:pStyle w:val="Index1"/>
        <w:tabs>
          <w:tab w:val="right" w:leader="dot" w:pos="9350"/>
        </w:tabs>
        <w:rPr>
          <w:noProof/>
        </w:rPr>
      </w:pPr>
      <w:r>
        <w:rPr>
          <w:noProof/>
        </w:rPr>
        <w:t>Array.load Array[], &lt;nexp&gt;, &lt;nexp&gt;, ...}, 33</w:t>
      </w:r>
    </w:p>
    <w:p w:rsidR="002A558D" w:rsidRDefault="002A558D">
      <w:pPr>
        <w:pStyle w:val="Index1"/>
        <w:tabs>
          <w:tab w:val="right" w:leader="dot" w:pos="9350"/>
        </w:tabs>
        <w:rPr>
          <w:noProof/>
        </w:rPr>
      </w:pPr>
      <w:r>
        <w:rPr>
          <w:noProof/>
        </w:rPr>
        <w:t>Array.max &lt;max_nvar&gt; Array[{&lt;start&gt;,&lt;length&gt;}], 33</w:t>
      </w:r>
    </w:p>
    <w:p w:rsidR="002A558D" w:rsidRDefault="002A558D">
      <w:pPr>
        <w:pStyle w:val="Index1"/>
        <w:tabs>
          <w:tab w:val="right" w:leader="dot" w:pos="9350"/>
        </w:tabs>
        <w:rPr>
          <w:noProof/>
        </w:rPr>
      </w:pPr>
      <w:r>
        <w:rPr>
          <w:noProof/>
        </w:rPr>
        <w:t>Array.min &lt;min_nvar&gt;, Array[{&lt;start&gt;,&lt;length&gt;}], 33</w:t>
      </w:r>
    </w:p>
    <w:p w:rsidR="002A558D" w:rsidRDefault="002A558D">
      <w:pPr>
        <w:pStyle w:val="Index1"/>
        <w:tabs>
          <w:tab w:val="right" w:leader="dot" w:pos="9350"/>
        </w:tabs>
        <w:rPr>
          <w:noProof/>
        </w:rPr>
      </w:pPr>
      <w:r>
        <w:rPr>
          <w:noProof/>
        </w:rPr>
        <w:t>Array.search Array$[{&lt;start&gt;,&lt;length&gt;}], &lt;value_sexp&gt;, &lt;result_nvar&gt;{,&lt;start_nexp&gt;}, 33</w:t>
      </w:r>
    </w:p>
    <w:p w:rsidR="002A558D" w:rsidRDefault="002A558D">
      <w:pPr>
        <w:pStyle w:val="Index1"/>
        <w:tabs>
          <w:tab w:val="right" w:leader="dot" w:pos="9350"/>
        </w:tabs>
        <w:rPr>
          <w:noProof/>
        </w:rPr>
      </w:pPr>
      <w:r>
        <w:rPr>
          <w:noProof/>
        </w:rPr>
        <w:t>Array.search Array[{&lt;start&gt;,&lt;length&gt;}], &lt;value_nexp&gt;, &lt;result_nvar&gt;{,&lt;start_nexp&gt;}, 33</w:t>
      </w:r>
    </w:p>
    <w:p w:rsidR="002A558D" w:rsidRDefault="002A558D">
      <w:pPr>
        <w:pStyle w:val="Index1"/>
        <w:tabs>
          <w:tab w:val="right" w:leader="dot" w:pos="9350"/>
        </w:tabs>
        <w:rPr>
          <w:noProof/>
        </w:rPr>
      </w:pPr>
      <w:r>
        <w:rPr>
          <w:noProof/>
        </w:rPr>
        <w:t>Array.shuffle Array[{&lt;start&gt;,&lt;length&gt;}], 34</w:t>
      </w:r>
    </w:p>
    <w:p w:rsidR="002A558D" w:rsidRDefault="002A558D">
      <w:pPr>
        <w:pStyle w:val="Index1"/>
        <w:tabs>
          <w:tab w:val="right" w:leader="dot" w:pos="9350"/>
        </w:tabs>
        <w:rPr>
          <w:noProof/>
        </w:rPr>
      </w:pPr>
      <w:r>
        <w:rPr>
          <w:noProof/>
        </w:rPr>
        <w:t>Array.sort Array[{&lt;start&gt;,&lt;length&gt;}], 34</w:t>
      </w:r>
    </w:p>
    <w:p w:rsidR="002A558D" w:rsidRDefault="002A558D">
      <w:pPr>
        <w:pStyle w:val="Index1"/>
        <w:tabs>
          <w:tab w:val="right" w:leader="dot" w:pos="9350"/>
        </w:tabs>
        <w:rPr>
          <w:noProof/>
        </w:rPr>
      </w:pPr>
      <w:r>
        <w:rPr>
          <w:noProof/>
        </w:rPr>
        <w:t>Array.std_dev &lt;sd_nvar&gt;, Array[{&lt;start&gt;,&lt;length&gt;}], 34</w:t>
      </w:r>
    </w:p>
    <w:p w:rsidR="002A558D" w:rsidRDefault="002A558D">
      <w:pPr>
        <w:pStyle w:val="Index1"/>
        <w:tabs>
          <w:tab w:val="right" w:leader="dot" w:pos="9350"/>
        </w:tabs>
        <w:rPr>
          <w:noProof/>
        </w:rPr>
      </w:pPr>
      <w:r>
        <w:rPr>
          <w:noProof/>
        </w:rPr>
        <w:t>Array.sum &lt;sum_nvar&gt;, Array[{&lt;start&gt;,&lt;length&gt;}], 34</w:t>
      </w:r>
    </w:p>
    <w:p w:rsidR="002A558D" w:rsidRDefault="002A558D">
      <w:pPr>
        <w:pStyle w:val="Index1"/>
        <w:tabs>
          <w:tab w:val="right" w:leader="dot" w:pos="9350"/>
        </w:tabs>
        <w:rPr>
          <w:noProof/>
        </w:rPr>
      </w:pPr>
      <w:r>
        <w:rPr>
          <w:noProof/>
        </w:rPr>
        <w:t>Array.variance &lt;v_nvar&gt;, Array[{&lt;start&gt;,&lt;length&gt;}], 34</w:t>
      </w:r>
    </w:p>
    <w:p w:rsidR="002A558D" w:rsidRDefault="002A558D">
      <w:pPr>
        <w:pStyle w:val="Index1"/>
        <w:tabs>
          <w:tab w:val="right" w:leader="dot" w:pos="9350"/>
        </w:tabs>
        <w:rPr>
          <w:noProof/>
        </w:rPr>
      </w:pPr>
      <w:r>
        <w:rPr>
          <w:noProof/>
        </w:rPr>
        <w:t>ASCII(&lt;sexp&gt;), 48</w:t>
      </w:r>
    </w:p>
    <w:p w:rsidR="002A558D" w:rsidRDefault="002A558D">
      <w:pPr>
        <w:pStyle w:val="Index1"/>
        <w:tabs>
          <w:tab w:val="right" w:leader="dot" w:pos="9350"/>
        </w:tabs>
        <w:rPr>
          <w:noProof/>
        </w:rPr>
      </w:pPr>
      <w:r>
        <w:rPr>
          <w:noProof/>
        </w:rPr>
        <w:t>ASIN(&lt;nexp&gt;), 47</w:t>
      </w:r>
    </w:p>
    <w:p w:rsidR="002A558D" w:rsidRDefault="002A558D">
      <w:pPr>
        <w:pStyle w:val="Index1"/>
        <w:tabs>
          <w:tab w:val="right" w:leader="dot" w:pos="9350"/>
        </w:tabs>
        <w:rPr>
          <w:noProof/>
        </w:rPr>
      </w:pPr>
      <w:r>
        <w:rPr>
          <w:noProof/>
        </w:rPr>
        <w:t>ATAN(&lt;nexp&gt;), 47</w:t>
      </w:r>
    </w:p>
    <w:p w:rsidR="002A558D" w:rsidRDefault="002A558D">
      <w:pPr>
        <w:pStyle w:val="Index1"/>
        <w:tabs>
          <w:tab w:val="right" w:leader="dot" w:pos="9350"/>
        </w:tabs>
        <w:rPr>
          <w:noProof/>
        </w:rPr>
      </w:pPr>
      <w:r>
        <w:rPr>
          <w:noProof/>
        </w:rPr>
        <w:t>ATAN2 (&lt;nexp_x&gt;, &lt;nexp_y&gt;), 47</w:t>
      </w:r>
    </w:p>
    <w:p w:rsidR="002A558D" w:rsidRDefault="002A558D">
      <w:pPr>
        <w:pStyle w:val="Index1"/>
        <w:tabs>
          <w:tab w:val="right" w:leader="dot" w:pos="9350"/>
        </w:tabs>
        <w:rPr>
          <w:noProof/>
        </w:rPr>
      </w:pPr>
      <w:r>
        <w:rPr>
          <w:noProof/>
        </w:rPr>
        <w:t>Audio.isdone &lt;lvar&gt;, 122</w:t>
      </w:r>
    </w:p>
    <w:p w:rsidR="002A558D" w:rsidRDefault="002A558D">
      <w:pPr>
        <w:pStyle w:val="Index1"/>
        <w:tabs>
          <w:tab w:val="right" w:leader="dot" w:pos="9350"/>
        </w:tabs>
        <w:rPr>
          <w:noProof/>
        </w:rPr>
      </w:pPr>
      <w:r>
        <w:rPr>
          <w:noProof/>
        </w:rPr>
        <w:t>Audio.length &lt;length_nvar&gt;, &lt;aft_nexp&gt;, 122</w:t>
      </w:r>
    </w:p>
    <w:p w:rsidR="002A558D" w:rsidRDefault="002A558D">
      <w:pPr>
        <w:pStyle w:val="Index1"/>
        <w:tabs>
          <w:tab w:val="right" w:leader="dot" w:pos="9350"/>
        </w:tabs>
        <w:rPr>
          <w:noProof/>
        </w:rPr>
      </w:pPr>
      <w:r>
        <w:rPr>
          <w:noProof/>
        </w:rPr>
        <w:t>Audio.load  &lt;aft_nvar&gt;, &lt;filename_sexp&gt;, 121</w:t>
      </w:r>
    </w:p>
    <w:p w:rsidR="002A558D" w:rsidRDefault="002A558D">
      <w:pPr>
        <w:pStyle w:val="Index1"/>
        <w:tabs>
          <w:tab w:val="right" w:leader="dot" w:pos="9350"/>
        </w:tabs>
        <w:rPr>
          <w:noProof/>
        </w:rPr>
      </w:pPr>
      <w:r>
        <w:rPr>
          <w:noProof/>
        </w:rPr>
        <w:t>Audio.loop, 122</w:t>
      </w:r>
    </w:p>
    <w:p w:rsidR="002A558D" w:rsidRDefault="002A558D">
      <w:pPr>
        <w:pStyle w:val="Index1"/>
        <w:tabs>
          <w:tab w:val="right" w:leader="dot" w:pos="9350"/>
        </w:tabs>
        <w:rPr>
          <w:noProof/>
        </w:rPr>
      </w:pPr>
      <w:r>
        <w:rPr>
          <w:noProof/>
        </w:rPr>
        <w:t>Audio.pause, 122</w:t>
      </w:r>
    </w:p>
    <w:p w:rsidR="002A558D" w:rsidRDefault="002A558D">
      <w:pPr>
        <w:pStyle w:val="Index1"/>
        <w:tabs>
          <w:tab w:val="right" w:leader="dot" w:pos="9350"/>
        </w:tabs>
        <w:rPr>
          <w:noProof/>
        </w:rPr>
      </w:pPr>
      <w:r>
        <w:rPr>
          <w:noProof/>
        </w:rPr>
        <w:t>Audio.play &lt;aft_nexp&gt;, 121</w:t>
      </w:r>
    </w:p>
    <w:p w:rsidR="002A558D" w:rsidRDefault="002A558D">
      <w:pPr>
        <w:pStyle w:val="Index1"/>
        <w:tabs>
          <w:tab w:val="right" w:leader="dot" w:pos="9350"/>
        </w:tabs>
        <w:rPr>
          <w:noProof/>
        </w:rPr>
      </w:pPr>
      <w:r>
        <w:rPr>
          <w:noProof/>
        </w:rPr>
        <w:t>Audio.position.current  &lt;nvar&gt;, 122</w:t>
      </w:r>
    </w:p>
    <w:p w:rsidR="002A558D" w:rsidRDefault="002A558D">
      <w:pPr>
        <w:pStyle w:val="Index1"/>
        <w:tabs>
          <w:tab w:val="right" w:leader="dot" w:pos="9350"/>
        </w:tabs>
        <w:rPr>
          <w:noProof/>
        </w:rPr>
      </w:pPr>
      <w:r>
        <w:rPr>
          <w:noProof/>
        </w:rPr>
        <w:t>Audio.position.seek &lt;nexp&gt;, 122</w:t>
      </w:r>
    </w:p>
    <w:p w:rsidR="002A558D" w:rsidRDefault="002A558D">
      <w:pPr>
        <w:pStyle w:val="Index1"/>
        <w:tabs>
          <w:tab w:val="right" w:leader="dot" w:pos="9350"/>
        </w:tabs>
        <w:rPr>
          <w:noProof/>
        </w:rPr>
      </w:pPr>
      <w:r>
        <w:rPr>
          <w:noProof/>
        </w:rPr>
        <w:t>Audio.record.start &lt;fn_svar&gt;, 123</w:t>
      </w:r>
    </w:p>
    <w:p w:rsidR="002A558D" w:rsidRDefault="002A558D">
      <w:pPr>
        <w:pStyle w:val="Index1"/>
        <w:tabs>
          <w:tab w:val="right" w:leader="dot" w:pos="9350"/>
        </w:tabs>
        <w:rPr>
          <w:noProof/>
        </w:rPr>
      </w:pPr>
      <w:r>
        <w:rPr>
          <w:noProof/>
        </w:rPr>
        <w:t>Audio.record.stop, 123</w:t>
      </w:r>
    </w:p>
    <w:p w:rsidR="002A558D" w:rsidRDefault="002A558D">
      <w:pPr>
        <w:pStyle w:val="Index1"/>
        <w:tabs>
          <w:tab w:val="right" w:leader="dot" w:pos="9350"/>
        </w:tabs>
        <w:rPr>
          <w:noProof/>
        </w:rPr>
      </w:pPr>
      <w:r>
        <w:rPr>
          <w:noProof/>
        </w:rPr>
        <w:t>Audio.release &lt;aft_nexp&gt;, 122</w:t>
      </w:r>
    </w:p>
    <w:p w:rsidR="002A558D" w:rsidRDefault="002A558D">
      <w:pPr>
        <w:pStyle w:val="Index1"/>
        <w:tabs>
          <w:tab w:val="right" w:leader="dot" w:pos="9350"/>
        </w:tabs>
        <w:rPr>
          <w:noProof/>
        </w:rPr>
      </w:pPr>
      <w:r>
        <w:rPr>
          <w:noProof/>
        </w:rPr>
        <w:t>Audio.stop, 121</w:t>
      </w:r>
    </w:p>
    <w:p w:rsidR="002A558D" w:rsidRDefault="002A558D">
      <w:pPr>
        <w:pStyle w:val="Index1"/>
        <w:tabs>
          <w:tab w:val="right" w:leader="dot" w:pos="9350"/>
        </w:tabs>
        <w:rPr>
          <w:noProof/>
        </w:rPr>
      </w:pPr>
      <w:r>
        <w:rPr>
          <w:noProof/>
        </w:rPr>
        <w:t>Audio.volume &lt;left_nexp&gt;, &lt;right_nexp&gt;, 122</w:t>
      </w:r>
    </w:p>
    <w:p w:rsidR="002A558D" w:rsidRDefault="002A558D">
      <w:pPr>
        <w:pStyle w:val="Index1"/>
        <w:tabs>
          <w:tab w:val="right" w:leader="dot" w:pos="9350"/>
        </w:tabs>
        <w:rPr>
          <w:noProof/>
        </w:rPr>
      </w:pPr>
      <w:r>
        <w:rPr>
          <w:noProof/>
        </w:rPr>
        <w:t>Back.resume, 60</w:t>
      </w:r>
    </w:p>
    <w:p w:rsidR="002A558D" w:rsidRDefault="002A558D">
      <w:pPr>
        <w:pStyle w:val="Index1"/>
        <w:tabs>
          <w:tab w:val="right" w:leader="dot" w:pos="9350"/>
        </w:tabs>
        <w:rPr>
          <w:noProof/>
        </w:rPr>
      </w:pPr>
      <w:r>
        <w:rPr>
          <w:noProof/>
        </w:rPr>
        <w:t>Background(), 49</w:t>
      </w:r>
    </w:p>
    <w:p w:rsidR="002A558D" w:rsidRDefault="002A558D">
      <w:pPr>
        <w:pStyle w:val="Index1"/>
        <w:tabs>
          <w:tab w:val="right" w:leader="dot" w:pos="9350"/>
        </w:tabs>
        <w:rPr>
          <w:noProof/>
        </w:rPr>
      </w:pPr>
      <w:r>
        <w:rPr>
          <w:noProof/>
        </w:rPr>
        <w:t>Background.Resume, 98</w:t>
      </w:r>
    </w:p>
    <w:p w:rsidR="002A558D" w:rsidRDefault="002A558D">
      <w:pPr>
        <w:pStyle w:val="Index1"/>
        <w:tabs>
          <w:tab w:val="right" w:leader="dot" w:pos="9350"/>
        </w:tabs>
        <w:rPr>
          <w:noProof/>
        </w:rPr>
      </w:pPr>
      <w:r>
        <w:rPr>
          <w:noProof/>
        </w:rPr>
        <w:t>BAND(&lt;nexp1&gt;, &lt;nexp2&gt;), 44</w:t>
      </w:r>
    </w:p>
    <w:p w:rsidR="002A558D" w:rsidRDefault="002A558D">
      <w:pPr>
        <w:pStyle w:val="Index1"/>
        <w:tabs>
          <w:tab w:val="right" w:leader="dot" w:pos="9350"/>
        </w:tabs>
        <w:rPr>
          <w:noProof/>
        </w:rPr>
      </w:pPr>
      <w:r>
        <w:rPr>
          <w:noProof/>
        </w:rPr>
        <w:lastRenderedPageBreak/>
        <w:t>BIN$(&lt;nexp&gt;), 51</w:t>
      </w:r>
    </w:p>
    <w:p w:rsidR="002A558D" w:rsidRDefault="002A558D">
      <w:pPr>
        <w:pStyle w:val="Index1"/>
        <w:tabs>
          <w:tab w:val="right" w:leader="dot" w:pos="9350"/>
        </w:tabs>
        <w:rPr>
          <w:noProof/>
        </w:rPr>
      </w:pPr>
      <w:r>
        <w:rPr>
          <w:noProof/>
        </w:rPr>
        <w:t>BIN(&lt;sexp&gt;), 47</w:t>
      </w:r>
    </w:p>
    <w:p w:rsidR="002A558D" w:rsidRDefault="002A558D">
      <w:pPr>
        <w:pStyle w:val="Index1"/>
        <w:tabs>
          <w:tab w:val="right" w:leader="dot" w:pos="9350"/>
        </w:tabs>
        <w:rPr>
          <w:noProof/>
        </w:rPr>
      </w:pPr>
      <w:r>
        <w:rPr>
          <w:noProof/>
        </w:rPr>
        <w:t>BOR(&lt;nexp1&gt;, &lt;nexp2&gt;), 44</w:t>
      </w:r>
    </w:p>
    <w:p w:rsidR="002A558D" w:rsidRDefault="002A558D">
      <w:pPr>
        <w:pStyle w:val="Index1"/>
        <w:tabs>
          <w:tab w:val="right" w:leader="dot" w:pos="9350"/>
        </w:tabs>
        <w:rPr>
          <w:noProof/>
        </w:rPr>
      </w:pPr>
      <w:r>
        <w:rPr>
          <w:noProof/>
        </w:rPr>
        <w:t>Browse &lt;url_sexp&gt;, 87</w:t>
      </w:r>
    </w:p>
    <w:p w:rsidR="002A558D" w:rsidRDefault="002A558D">
      <w:pPr>
        <w:pStyle w:val="Index1"/>
        <w:tabs>
          <w:tab w:val="right" w:leader="dot" w:pos="9350"/>
        </w:tabs>
        <w:rPr>
          <w:noProof/>
        </w:rPr>
      </w:pPr>
      <w:r>
        <w:rPr>
          <w:noProof/>
        </w:rPr>
        <w:t>Bt.close, 85</w:t>
      </w:r>
    </w:p>
    <w:p w:rsidR="002A558D" w:rsidRDefault="002A558D">
      <w:pPr>
        <w:pStyle w:val="Index1"/>
        <w:tabs>
          <w:tab w:val="right" w:leader="dot" w:pos="9350"/>
        </w:tabs>
        <w:rPr>
          <w:noProof/>
        </w:rPr>
      </w:pPr>
      <w:r>
        <w:rPr>
          <w:noProof/>
        </w:rPr>
        <w:t>Bt.connect {0|1}, 85</w:t>
      </w:r>
    </w:p>
    <w:p w:rsidR="002A558D" w:rsidRDefault="002A558D">
      <w:pPr>
        <w:pStyle w:val="Index1"/>
        <w:tabs>
          <w:tab w:val="right" w:leader="dot" w:pos="9350"/>
        </w:tabs>
        <w:rPr>
          <w:noProof/>
        </w:rPr>
      </w:pPr>
      <w:r>
        <w:rPr>
          <w:noProof/>
        </w:rPr>
        <w:t>Bt.device.name &lt;svar&gt;, 86</w:t>
      </w:r>
    </w:p>
    <w:p w:rsidR="002A558D" w:rsidRDefault="002A558D">
      <w:pPr>
        <w:pStyle w:val="Index1"/>
        <w:tabs>
          <w:tab w:val="right" w:leader="dot" w:pos="9350"/>
        </w:tabs>
        <w:rPr>
          <w:noProof/>
        </w:rPr>
      </w:pPr>
      <w:r>
        <w:rPr>
          <w:noProof/>
        </w:rPr>
        <w:t>Bt.disconnect, 85</w:t>
      </w:r>
    </w:p>
    <w:p w:rsidR="002A558D" w:rsidRDefault="002A558D">
      <w:pPr>
        <w:pStyle w:val="Index1"/>
        <w:tabs>
          <w:tab w:val="right" w:leader="dot" w:pos="9350"/>
        </w:tabs>
        <w:rPr>
          <w:noProof/>
        </w:rPr>
      </w:pPr>
      <w:r>
        <w:rPr>
          <w:noProof/>
        </w:rPr>
        <w:t>Bt.onReadReady.Resume, 86</w:t>
      </w:r>
    </w:p>
    <w:p w:rsidR="002A558D" w:rsidRDefault="002A558D">
      <w:pPr>
        <w:pStyle w:val="Index1"/>
        <w:tabs>
          <w:tab w:val="right" w:leader="dot" w:pos="9350"/>
        </w:tabs>
        <w:rPr>
          <w:noProof/>
        </w:rPr>
      </w:pPr>
      <w:r>
        <w:rPr>
          <w:noProof/>
        </w:rPr>
        <w:t>Bt.open {0|1}, 84</w:t>
      </w:r>
    </w:p>
    <w:p w:rsidR="002A558D" w:rsidRDefault="002A558D">
      <w:pPr>
        <w:pStyle w:val="Index1"/>
        <w:tabs>
          <w:tab w:val="right" w:leader="dot" w:pos="9350"/>
        </w:tabs>
        <w:rPr>
          <w:noProof/>
        </w:rPr>
      </w:pPr>
      <w:r>
        <w:rPr>
          <w:noProof/>
        </w:rPr>
        <w:t>Bt.read.bytes &lt;svar&gt;, 86</w:t>
      </w:r>
    </w:p>
    <w:p w:rsidR="002A558D" w:rsidRDefault="002A558D">
      <w:pPr>
        <w:pStyle w:val="Index1"/>
        <w:tabs>
          <w:tab w:val="right" w:leader="dot" w:pos="9350"/>
        </w:tabs>
        <w:rPr>
          <w:noProof/>
        </w:rPr>
      </w:pPr>
      <w:r>
        <w:rPr>
          <w:noProof/>
        </w:rPr>
        <w:t>Bt.read.ready &lt;nvar&gt;, 86</w:t>
      </w:r>
    </w:p>
    <w:p w:rsidR="002A558D" w:rsidRDefault="002A558D">
      <w:pPr>
        <w:pStyle w:val="Index1"/>
        <w:tabs>
          <w:tab w:val="right" w:leader="dot" w:pos="9350"/>
        </w:tabs>
        <w:rPr>
          <w:noProof/>
        </w:rPr>
      </w:pPr>
      <w:r>
        <w:rPr>
          <w:noProof/>
        </w:rPr>
        <w:t>Bt.reconnect, 85</w:t>
      </w:r>
    </w:p>
    <w:p w:rsidR="002A558D" w:rsidRDefault="002A558D">
      <w:pPr>
        <w:pStyle w:val="Index1"/>
        <w:tabs>
          <w:tab w:val="right" w:leader="dot" w:pos="9350"/>
        </w:tabs>
        <w:rPr>
          <w:noProof/>
        </w:rPr>
      </w:pPr>
      <w:r>
        <w:rPr>
          <w:noProof/>
        </w:rPr>
        <w:t>Bt.set.uuid &lt;sexp&gt;, 86</w:t>
      </w:r>
    </w:p>
    <w:p w:rsidR="002A558D" w:rsidRDefault="002A558D">
      <w:pPr>
        <w:pStyle w:val="Index1"/>
        <w:tabs>
          <w:tab w:val="right" w:leader="dot" w:pos="9350"/>
        </w:tabs>
        <w:rPr>
          <w:noProof/>
        </w:rPr>
      </w:pPr>
      <w:r>
        <w:rPr>
          <w:noProof/>
        </w:rPr>
        <w:t>Bt.status &lt;nvar&gt;, 85</w:t>
      </w:r>
    </w:p>
    <w:p w:rsidR="002A558D" w:rsidRDefault="002A558D">
      <w:pPr>
        <w:pStyle w:val="Index1"/>
        <w:tabs>
          <w:tab w:val="right" w:leader="dot" w:pos="9350"/>
        </w:tabs>
        <w:rPr>
          <w:noProof/>
        </w:rPr>
      </w:pPr>
      <w:r>
        <w:rPr>
          <w:noProof/>
        </w:rPr>
        <w:t>Bt.write &lt;sexp&gt;|&lt;nexp&gt; {,|;} . . . . &lt;sexp&gt;|&lt;nexp&gt;{,|;}, 85</w:t>
      </w:r>
    </w:p>
    <w:p w:rsidR="002A558D" w:rsidRDefault="002A558D">
      <w:pPr>
        <w:pStyle w:val="Index1"/>
        <w:tabs>
          <w:tab w:val="right" w:leader="dot" w:pos="9350"/>
        </w:tabs>
        <w:rPr>
          <w:noProof/>
        </w:rPr>
      </w:pPr>
      <w:r>
        <w:rPr>
          <w:noProof/>
        </w:rPr>
        <w:t>Bundle.clear &lt;pointer_nexp&gt;, 39</w:t>
      </w:r>
    </w:p>
    <w:p w:rsidR="002A558D" w:rsidRDefault="002A558D">
      <w:pPr>
        <w:pStyle w:val="Index1"/>
        <w:tabs>
          <w:tab w:val="right" w:leader="dot" w:pos="9350"/>
        </w:tabs>
        <w:rPr>
          <w:noProof/>
        </w:rPr>
      </w:pPr>
      <w:r>
        <w:rPr>
          <w:noProof/>
        </w:rPr>
        <w:t>Bundle.contain  &lt;pointer_nexp&gt;, &lt;key_sexp&gt; , &lt;contains_nvar&gt;, 39</w:t>
      </w:r>
    </w:p>
    <w:p w:rsidR="002A558D" w:rsidRDefault="002A558D">
      <w:pPr>
        <w:pStyle w:val="Index1"/>
        <w:tabs>
          <w:tab w:val="right" w:leader="dot" w:pos="9350"/>
        </w:tabs>
        <w:rPr>
          <w:noProof/>
        </w:rPr>
      </w:pPr>
      <w:r>
        <w:rPr>
          <w:noProof/>
        </w:rPr>
        <w:t>Bundle.create &lt;pointer_nvar&gt;, 38</w:t>
      </w:r>
    </w:p>
    <w:p w:rsidR="002A558D" w:rsidRDefault="002A558D">
      <w:pPr>
        <w:pStyle w:val="Index1"/>
        <w:tabs>
          <w:tab w:val="right" w:leader="dot" w:pos="9350"/>
        </w:tabs>
        <w:rPr>
          <w:noProof/>
        </w:rPr>
      </w:pPr>
      <w:r>
        <w:rPr>
          <w:noProof/>
        </w:rPr>
        <w:t>Bundle.get &lt;pointer_nexp&gt;, &lt;key_sexp&gt;, &lt;nvar&gt;|&lt;svar&gt;, 39</w:t>
      </w:r>
    </w:p>
    <w:p w:rsidR="002A558D" w:rsidRDefault="002A558D">
      <w:pPr>
        <w:pStyle w:val="Index1"/>
        <w:tabs>
          <w:tab w:val="right" w:leader="dot" w:pos="9350"/>
        </w:tabs>
        <w:rPr>
          <w:noProof/>
        </w:rPr>
      </w:pPr>
      <w:r>
        <w:rPr>
          <w:noProof/>
        </w:rPr>
        <w:t>Bundle.keys &lt;pointer_nexp&gt;, &lt;list_nvar&gt;, 39</w:t>
      </w:r>
    </w:p>
    <w:p w:rsidR="002A558D" w:rsidRDefault="002A558D">
      <w:pPr>
        <w:pStyle w:val="Index1"/>
        <w:tabs>
          <w:tab w:val="right" w:leader="dot" w:pos="9350"/>
        </w:tabs>
        <w:rPr>
          <w:noProof/>
        </w:rPr>
      </w:pPr>
      <w:r>
        <w:rPr>
          <w:noProof/>
        </w:rPr>
        <w:t>Bundle.put &lt;pointer_nexp&gt;, &lt;key_sexp&gt;, &lt;value_nexp&gt;|&lt;value_sexp&gt;, 38</w:t>
      </w:r>
    </w:p>
    <w:p w:rsidR="002A558D" w:rsidRDefault="002A558D">
      <w:pPr>
        <w:pStyle w:val="Index1"/>
        <w:tabs>
          <w:tab w:val="right" w:leader="dot" w:pos="9350"/>
        </w:tabs>
        <w:rPr>
          <w:noProof/>
        </w:rPr>
      </w:pPr>
      <w:r>
        <w:rPr>
          <w:noProof/>
        </w:rPr>
        <w:t>Bundle.type &lt;pointer_nexp&gt;, &lt;key_sexp&gt;, &lt;type_svar&gt;, 39</w:t>
      </w:r>
    </w:p>
    <w:p w:rsidR="002A558D" w:rsidRDefault="002A558D">
      <w:pPr>
        <w:pStyle w:val="Index1"/>
        <w:tabs>
          <w:tab w:val="right" w:leader="dot" w:pos="9350"/>
        </w:tabs>
        <w:rPr>
          <w:noProof/>
        </w:rPr>
      </w:pPr>
      <w:r>
        <w:rPr>
          <w:noProof/>
        </w:rPr>
        <w:t>BXOR(&lt;nexp1&gt;, &lt;nexp2&gt;), 45</w:t>
      </w:r>
    </w:p>
    <w:p w:rsidR="002A558D" w:rsidRDefault="002A558D">
      <w:pPr>
        <w:pStyle w:val="Index1"/>
        <w:tabs>
          <w:tab w:val="right" w:leader="dot" w:pos="9350"/>
        </w:tabs>
        <w:rPr>
          <w:noProof/>
        </w:rPr>
      </w:pPr>
      <w:r>
        <w:rPr>
          <w:noProof/>
        </w:rPr>
        <w:t>Byte.close &lt;file_table_nvar&gt;, 74</w:t>
      </w:r>
    </w:p>
    <w:p w:rsidR="002A558D" w:rsidRDefault="002A558D">
      <w:pPr>
        <w:pStyle w:val="Index1"/>
        <w:tabs>
          <w:tab w:val="right" w:leader="dot" w:pos="9350"/>
        </w:tabs>
        <w:rPr>
          <w:noProof/>
        </w:rPr>
      </w:pPr>
      <w:r>
        <w:rPr>
          <w:noProof/>
        </w:rPr>
        <w:t>Byte.copy &lt;file_table_nvar&gt;,&lt;output_file_svar&gt;, 75</w:t>
      </w:r>
    </w:p>
    <w:p w:rsidR="002A558D" w:rsidRDefault="002A558D">
      <w:pPr>
        <w:pStyle w:val="Index1"/>
        <w:tabs>
          <w:tab w:val="right" w:leader="dot" w:pos="9350"/>
        </w:tabs>
        <w:rPr>
          <w:noProof/>
        </w:rPr>
      </w:pPr>
      <w:r>
        <w:rPr>
          <w:noProof/>
        </w:rPr>
        <w:t>Byte.open {r|w|a}, &lt;file_table_nvar&gt;, &lt;path_sexp&gt;, 74</w:t>
      </w:r>
    </w:p>
    <w:p w:rsidR="002A558D" w:rsidRDefault="002A558D">
      <w:pPr>
        <w:pStyle w:val="Index1"/>
        <w:tabs>
          <w:tab w:val="right" w:leader="dot" w:pos="9350"/>
        </w:tabs>
        <w:rPr>
          <w:noProof/>
        </w:rPr>
      </w:pPr>
      <w:r>
        <w:rPr>
          <w:noProof/>
        </w:rPr>
        <w:t>Byte.position.get  &lt;file_table_nvar&gt;, &lt;position_nexp&gt;, 75</w:t>
      </w:r>
    </w:p>
    <w:p w:rsidR="002A558D" w:rsidRDefault="002A558D">
      <w:pPr>
        <w:pStyle w:val="Index1"/>
        <w:tabs>
          <w:tab w:val="right" w:leader="dot" w:pos="9350"/>
        </w:tabs>
        <w:rPr>
          <w:noProof/>
        </w:rPr>
      </w:pPr>
      <w:r>
        <w:rPr>
          <w:noProof/>
        </w:rPr>
        <w:t>Byte.position.set &lt;file_table_nvar&gt;, &lt;position_nexp&gt;, 75</w:t>
      </w:r>
    </w:p>
    <w:p w:rsidR="002A558D" w:rsidRDefault="002A558D">
      <w:pPr>
        <w:pStyle w:val="Index1"/>
        <w:tabs>
          <w:tab w:val="right" w:leader="dot" w:pos="9350"/>
        </w:tabs>
        <w:rPr>
          <w:noProof/>
        </w:rPr>
      </w:pPr>
      <w:r>
        <w:rPr>
          <w:noProof/>
        </w:rPr>
        <w:t>Byte.read.buffer &lt;file_table_nvar&gt;, &lt;count_nexp&gt;, &lt;buffer_svar&gt;, 75</w:t>
      </w:r>
    </w:p>
    <w:p w:rsidR="002A558D" w:rsidRDefault="002A558D">
      <w:pPr>
        <w:pStyle w:val="Index1"/>
        <w:tabs>
          <w:tab w:val="right" w:leader="dot" w:pos="9350"/>
        </w:tabs>
        <w:rPr>
          <w:noProof/>
        </w:rPr>
      </w:pPr>
      <w:r>
        <w:rPr>
          <w:noProof/>
        </w:rPr>
        <w:t>Byte.read.byte &lt;file_table_nvar&gt;, &lt;byte_nvar&gt;, 74</w:t>
      </w:r>
    </w:p>
    <w:p w:rsidR="002A558D" w:rsidRDefault="002A558D">
      <w:pPr>
        <w:pStyle w:val="Index1"/>
        <w:tabs>
          <w:tab w:val="right" w:leader="dot" w:pos="9350"/>
        </w:tabs>
        <w:rPr>
          <w:noProof/>
        </w:rPr>
      </w:pPr>
      <w:r>
        <w:rPr>
          <w:noProof/>
        </w:rPr>
        <w:t>Byte.write.buffer &lt;file_table_nvar&gt;, &lt;sexp&gt;, 75</w:t>
      </w:r>
    </w:p>
    <w:p w:rsidR="002A558D" w:rsidRDefault="002A558D">
      <w:pPr>
        <w:pStyle w:val="Index1"/>
        <w:tabs>
          <w:tab w:val="right" w:leader="dot" w:pos="9350"/>
        </w:tabs>
        <w:rPr>
          <w:noProof/>
        </w:rPr>
      </w:pPr>
      <w:r>
        <w:rPr>
          <w:noProof/>
        </w:rPr>
        <w:t>Byte.write.byte &lt;file_table_nvar&gt;, &lt;byte_nexp&gt;|&lt;sexp&gt;, 75</w:t>
      </w:r>
    </w:p>
    <w:p w:rsidR="002A558D" w:rsidRDefault="002A558D">
      <w:pPr>
        <w:pStyle w:val="Index1"/>
        <w:tabs>
          <w:tab w:val="right" w:leader="dot" w:pos="9350"/>
        </w:tabs>
        <w:rPr>
          <w:noProof/>
        </w:rPr>
      </w:pPr>
      <w:r>
        <w:rPr>
          <w:noProof/>
        </w:rPr>
        <w:t>Call &lt;user_defined_function&gt;, 54</w:t>
      </w:r>
    </w:p>
    <w:p w:rsidR="002A558D" w:rsidRDefault="002A558D">
      <w:pPr>
        <w:pStyle w:val="Index1"/>
        <w:tabs>
          <w:tab w:val="right" w:leader="dot" w:pos="9350"/>
        </w:tabs>
        <w:rPr>
          <w:noProof/>
        </w:rPr>
      </w:pPr>
      <w:r>
        <w:rPr>
          <w:noProof/>
        </w:rPr>
        <w:t>CBRT(&lt;nexp&gt;), 45</w:t>
      </w:r>
    </w:p>
    <w:p w:rsidR="002A558D" w:rsidRDefault="002A558D">
      <w:pPr>
        <w:pStyle w:val="Index1"/>
        <w:tabs>
          <w:tab w:val="right" w:leader="dot" w:pos="9350"/>
        </w:tabs>
        <w:rPr>
          <w:noProof/>
        </w:rPr>
      </w:pPr>
      <w:r>
        <w:rPr>
          <w:noProof/>
        </w:rPr>
        <w:t>CEIL(&lt;nexp&gt;), 45</w:t>
      </w:r>
    </w:p>
    <w:p w:rsidR="002A558D" w:rsidRDefault="002A558D">
      <w:pPr>
        <w:pStyle w:val="Index1"/>
        <w:tabs>
          <w:tab w:val="right" w:leader="dot" w:pos="9350"/>
        </w:tabs>
        <w:rPr>
          <w:noProof/>
        </w:rPr>
      </w:pPr>
      <w:r>
        <w:rPr>
          <w:noProof/>
        </w:rPr>
        <w:t>CHR$ (&lt;nexp&gt;), 50</w:t>
      </w:r>
    </w:p>
    <w:p w:rsidR="002A558D" w:rsidRDefault="002A558D">
      <w:pPr>
        <w:pStyle w:val="Index1"/>
        <w:tabs>
          <w:tab w:val="right" w:leader="dot" w:pos="9350"/>
        </w:tabs>
        <w:rPr>
          <w:noProof/>
        </w:rPr>
      </w:pPr>
      <w:r>
        <w:rPr>
          <w:noProof/>
        </w:rPr>
        <w:t>Clipboard.get &lt;svar&gt;, 87</w:t>
      </w:r>
    </w:p>
    <w:p w:rsidR="002A558D" w:rsidRDefault="002A558D">
      <w:pPr>
        <w:pStyle w:val="Index1"/>
        <w:tabs>
          <w:tab w:val="right" w:leader="dot" w:pos="9350"/>
        </w:tabs>
        <w:rPr>
          <w:noProof/>
        </w:rPr>
      </w:pPr>
      <w:r>
        <w:rPr>
          <w:noProof/>
        </w:rPr>
        <w:t>Clipboard.put &lt;sexp&gt;, 87</w:t>
      </w:r>
    </w:p>
    <w:p w:rsidR="002A558D" w:rsidRDefault="002A558D">
      <w:pPr>
        <w:pStyle w:val="Index1"/>
        <w:tabs>
          <w:tab w:val="right" w:leader="dot" w:pos="9350"/>
        </w:tabs>
        <w:rPr>
          <w:noProof/>
        </w:rPr>
      </w:pPr>
      <w:r>
        <w:rPr>
          <w:noProof/>
        </w:rPr>
        <w:t>Clock(), 49</w:t>
      </w:r>
    </w:p>
    <w:p w:rsidR="002A558D" w:rsidRDefault="002A558D">
      <w:pPr>
        <w:pStyle w:val="Index1"/>
        <w:tabs>
          <w:tab w:val="right" w:leader="dot" w:pos="9350"/>
        </w:tabs>
        <w:rPr>
          <w:noProof/>
        </w:rPr>
      </w:pPr>
      <w:r>
        <w:rPr>
          <w:noProof/>
        </w:rPr>
        <w:t>CLS, 66</w:t>
      </w:r>
    </w:p>
    <w:p w:rsidR="002A558D" w:rsidRDefault="002A558D">
      <w:pPr>
        <w:pStyle w:val="Index1"/>
        <w:tabs>
          <w:tab w:val="right" w:leader="dot" w:pos="9350"/>
        </w:tabs>
        <w:rPr>
          <w:noProof/>
        </w:rPr>
      </w:pPr>
      <w:r>
        <w:rPr>
          <w:noProof/>
        </w:rPr>
        <w:t>Console.line.text &lt;line_nexp&gt;, &lt;text_svar&gt;, 66</w:t>
      </w:r>
    </w:p>
    <w:p w:rsidR="002A558D" w:rsidRDefault="002A558D">
      <w:pPr>
        <w:pStyle w:val="Index1"/>
        <w:tabs>
          <w:tab w:val="right" w:leader="dot" w:pos="9350"/>
        </w:tabs>
        <w:rPr>
          <w:noProof/>
        </w:rPr>
      </w:pPr>
      <w:r>
        <w:rPr>
          <w:noProof/>
        </w:rPr>
        <w:t>Console.line.touched &lt;line_nvar&gt; {, &lt;press_lvar&gt;}, 66</w:t>
      </w:r>
    </w:p>
    <w:p w:rsidR="002A558D" w:rsidRDefault="002A558D">
      <w:pPr>
        <w:pStyle w:val="Index1"/>
        <w:tabs>
          <w:tab w:val="right" w:leader="dot" w:pos="9350"/>
        </w:tabs>
        <w:rPr>
          <w:noProof/>
        </w:rPr>
      </w:pPr>
      <w:r>
        <w:rPr>
          <w:noProof/>
        </w:rPr>
        <w:t>Console.save &lt;filename_sexp&gt;, 67</w:t>
      </w:r>
    </w:p>
    <w:p w:rsidR="002A558D" w:rsidRDefault="002A558D">
      <w:pPr>
        <w:pStyle w:val="Index1"/>
        <w:tabs>
          <w:tab w:val="right" w:leader="dot" w:pos="9350"/>
        </w:tabs>
        <w:rPr>
          <w:noProof/>
        </w:rPr>
      </w:pPr>
      <w:r>
        <w:rPr>
          <w:noProof/>
        </w:rPr>
        <w:t>Console.Title { &lt;title_sexp&gt;}, 65</w:t>
      </w:r>
    </w:p>
    <w:p w:rsidR="002A558D" w:rsidRDefault="002A558D">
      <w:pPr>
        <w:pStyle w:val="Index1"/>
        <w:tabs>
          <w:tab w:val="right" w:leader="dot" w:pos="9350"/>
        </w:tabs>
        <w:rPr>
          <w:noProof/>
        </w:rPr>
      </w:pPr>
      <w:r>
        <w:rPr>
          <w:noProof/>
        </w:rPr>
        <w:t>ConsoleTouch.Resume, 60</w:t>
      </w:r>
    </w:p>
    <w:p w:rsidR="002A558D" w:rsidRDefault="002A558D">
      <w:pPr>
        <w:pStyle w:val="Index1"/>
        <w:tabs>
          <w:tab w:val="right" w:leader="dot" w:pos="9350"/>
        </w:tabs>
        <w:rPr>
          <w:noProof/>
        </w:rPr>
      </w:pPr>
      <w:r>
        <w:rPr>
          <w:noProof/>
        </w:rPr>
        <w:t>COS(&lt;nexp&gt;), 46</w:t>
      </w:r>
    </w:p>
    <w:p w:rsidR="002A558D" w:rsidRDefault="002A558D">
      <w:pPr>
        <w:pStyle w:val="Index1"/>
        <w:tabs>
          <w:tab w:val="right" w:leader="dot" w:pos="9350"/>
        </w:tabs>
        <w:rPr>
          <w:noProof/>
        </w:rPr>
      </w:pPr>
      <w:r>
        <w:rPr>
          <w:noProof/>
        </w:rPr>
        <w:t>COSH(&lt;nexp&gt;), 46</w:t>
      </w:r>
    </w:p>
    <w:p w:rsidR="002A558D" w:rsidRDefault="002A558D">
      <w:pPr>
        <w:pStyle w:val="Index1"/>
        <w:tabs>
          <w:tab w:val="right" w:leader="dot" w:pos="9350"/>
        </w:tabs>
        <w:rPr>
          <w:noProof/>
        </w:rPr>
      </w:pPr>
      <w:r>
        <w:rPr>
          <w:noProof/>
        </w:rPr>
        <w:lastRenderedPageBreak/>
        <w:t>D_U.break, 57</w:t>
      </w:r>
    </w:p>
    <w:p w:rsidR="002A558D" w:rsidRDefault="002A558D">
      <w:pPr>
        <w:pStyle w:val="Index1"/>
        <w:tabs>
          <w:tab w:val="right" w:leader="dot" w:pos="9350"/>
        </w:tabs>
        <w:rPr>
          <w:noProof/>
        </w:rPr>
      </w:pPr>
      <w:r>
        <w:rPr>
          <w:noProof/>
        </w:rPr>
        <w:t>D_U.continue, 57</w:t>
      </w:r>
    </w:p>
    <w:p w:rsidR="002A558D" w:rsidRDefault="002A558D">
      <w:pPr>
        <w:pStyle w:val="Index1"/>
        <w:tabs>
          <w:tab w:val="right" w:leader="dot" w:pos="9350"/>
        </w:tabs>
        <w:rPr>
          <w:noProof/>
        </w:rPr>
      </w:pPr>
      <w:r>
        <w:rPr>
          <w:noProof/>
        </w:rPr>
        <w:t>Debug.dump.array Array[], 63</w:t>
      </w:r>
    </w:p>
    <w:p w:rsidR="002A558D" w:rsidRDefault="002A558D">
      <w:pPr>
        <w:pStyle w:val="Index1"/>
        <w:tabs>
          <w:tab w:val="right" w:leader="dot" w:pos="9350"/>
        </w:tabs>
        <w:rPr>
          <w:noProof/>
        </w:rPr>
      </w:pPr>
      <w:r>
        <w:rPr>
          <w:noProof/>
        </w:rPr>
        <w:t>Debug.dump.bundle  &lt;bundlePtr_nexp&gt;, 63</w:t>
      </w:r>
    </w:p>
    <w:p w:rsidR="002A558D" w:rsidRDefault="002A558D">
      <w:pPr>
        <w:pStyle w:val="Index1"/>
        <w:tabs>
          <w:tab w:val="right" w:leader="dot" w:pos="9350"/>
        </w:tabs>
        <w:rPr>
          <w:noProof/>
        </w:rPr>
      </w:pPr>
      <w:r>
        <w:rPr>
          <w:noProof/>
        </w:rPr>
        <w:t>Debug.dump.list  &lt;listPtr_nexp&gt;, 63</w:t>
      </w:r>
    </w:p>
    <w:p w:rsidR="002A558D" w:rsidRDefault="002A558D">
      <w:pPr>
        <w:pStyle w:val="Index1"/>
        <w:tabs>
          <w:tab w:val="right" w:leader="dot" w:pos="9350"/>
        </w:tabs>
        <w:rPr>
          <w:noProof/>
        </w:rPr>
      </w:pPr>
      <w:r>
        <w:rPr>
          <w:noProof/>
        </w:rPr>
        <w:t>Debug.dump.scalars, 63</w:t>
      </w:r>
    </w:p>
    <w:p w:rsidR="002A558D" w:rsidRDefault="002A558D">
      <w:pPr>
        <w:pStyle w:val="Index1"/>
        <w:tabs>
          <w:tab w:val="right" w:leader="dot" w:pos="9350"/>
        </w:tabs>
        <w:rPr>
          <w:noProof/>
        </w:rPr>
      </w:pPr>
      <w:r>
        <w:rPr>
          <w:noProof/>
        </w:rPr>
        <w:t>Debug.dump.stack  &lt;stackPtr_nexp&gt;, 63</w:t>
      </w:r>
    </w:p>
    <w:p w:rsidR="002A558D" w:rsidRDefault="002A558D">
      <w:pPr>
        <w:pStyle w:val="Index1"/>
        <w:tabs>
          <w:tab w:val="right" w:leader="dot" w:pos="9350"/>
        </w:tabs>
        <w:rPr>
          <w:noProof/>
        </w:rPr>
      </w:pPr>
      <w:r>
        <w:rPr>
          <w:noProof/>
        </w:rPr>
        <w:t>Debug.echo.off, 62</w:t>
      </w:r>
    </w:p>
    <w:p w:rsidR="002A558D" w:rsidRDefault="002A558D">
      <w:pPr>
        <w:pStyle w:val="Index1"/>
        <w:tabs>
          <w:tab w:val="right" w:leader="dot" w:pos="9350"/>
        </w:tabs>
        <w:rPr>
          <w:noProof/>
        </w:rPr>
      </w:pPr>
      <w:r>
        <w:rPr>
          <w:noProof/>
        </w:rPr>
        <w:t>Debug.echo.on, 62</w:t>
      </w:r>
    </w:p>
    <w:p w:rsidR="002A558D" w:rsidRDefault="002A558D">
      <w:pPr>
        <w:pStyle w:val="Index1"/>
        <w:tabs>
          <w:tab w:val="right" w:leader="dot" w:pos="9350"/>
        </w:tabs>
        <w:rPr>
          <w:noProof/>
        </w:rPr>
      </w:pPr>
      <w:r>
        <w:rPr>
          <w:noProof/>
        </w:rPr>
        <w:t>Debug.off, 62</w:t>
      </w:r>
    </w:p>
    <w:p w:rsidR="002A558D" w:rsidRDefault="002A558D">
      <w:pPr>
        <w:pStyle w:val="Index1"/>
        <w:tabs>
          <w:tab w:val="right" w:leader="dot" w:pos="9350"/>
        </w:tabs>
        <w:rPr>
          <w:noProof/>
        </w:rPr>
      </w:pPr>
      <w:r>
        <w:rPr>
          <w:noProof/>
        </w:rPr>
        <w:t>Debug.on, 62</w:t>
      </w:r>
    </w:p>
    <w:p w:rsidR="002A558D" w:rsidRDefault="002A558D">
      <w:pPr>
        <w:pStyle w:val="Index1"/>
        <w:tabs>
          <w:tab w:val="right" w:leader="dot" w:pos="9350"/>
        </w:tabs>
        <w:rPr>
          <w:noProof/>
        </w:rPr>
      </w:pPr>
      <w:r>
        <w:rPr>
          <w:noProof/>
        </w:rPr>
        <w:t>Debug.print, 63</w:t>
      </w:r>
    </w:p>
    <w:p w:rsidR="002A558D" w:rsidRDefault="002A558D">
      <w:pPr>
        <w:pStyle w:val="Index1"/>
        <w:tabs>
          <w:tab w:val="right" w:leader="dot" w:pos="9350"/>
        </w:tabs>
        <w:rPr>
          <w:noProof/>
        </w:rPr>
      </w:pPr>
      <w:r>
        <w:rPr>
          <w:noProof/>
        </w:rPr>
        <w:t>Debug.show, 65</w:t>
      </w:r>
    </w:p>
    <w:p w:rsidR="002A558D" w:rsidRDefault="002A558D">
      <w:pPr>
        <w:pStyle w:val="Index1"/>
        <w:tabs>
          <w:tab w:val="right" w:leader="dot" w:pos="9350"/>
        </w:tabs>
        <w:rPr>
          <w:noProof/>
        </w:rPr>
      </w:pPr>
      <w:r>
        <w:rPr>
          <w:noProof/>
        </w:rPr>
        <w:t>Debug.show.array Array[], 63</w:t>
      </w:r>
    </w:p>
    <w:p w:rsidR="002A558D" w:rsidRDefault="002A558D">
      <w:pPr>
        <w:pStyle w:val="Index1"/>
        <w:tabs>
          <w:tab w:val="right" w:leader="dot" w:pos="9350"/>
        </w:tabs>
        <w:rPr>
          <w:noProof/>
        </w:rPr>
      </w:pPr>
      <w:r>
        <w:rPr>
          <w:noProof/>
        </w:rPr>
        <w:t>Debug.show.bundle  &lt;bundlePtr_nexp&gt;, 64</w:t>
      </w:r>
    </w:p>
    <w:p w:rsidR="002A558D" w:rsidRDefault="002A558D">
      <w:pPr>
        <w:pStyle w:val="Index1"/>
        <w:tabs>
          <w:tab w:val="right" w:leader="dot" w:pos="9350"/>
        </w:tabs>
        <w:rPr>
          <w:noProof/>
        </w:rPr>
      </w:pPr>
      <w:r>
        <w:rPr>
          <w:noProof/>
        </w:rPr>
        <w:t>Debug.show.list  &lt;listPtr_nexp&gt;, 64</w:t>
      </w:r>
    </w:p>
    <w:p w:rsidR="002A558D" w:rsidRDefault="002A558D">
      <w:pPr>
        <w:pStyle w:val="Index1"/>
        <w:tabs>
          <w:tab w:val="right" w:leader="dot" w:pos="9350"/>
        </w:tabs>
        <w:rPr>
          <w:noProof/>
        </w:rPr>
      </w:pPr>
      <w:r>
        <w:rPr>
          <w:noProof/>
        </w:rPr>
        <w:t>Debug.show.program, 65</w:t>
      </w:r>
    </w:p>
    <w:p w:rsidR="002A558D" w:rsidRDefault="002A558D">
      <w:pPr>
        <w:pStyle w:val="Index1"/>
        <w:tabs>
          <w:tab w:val="right" w:leader="dot" w:pos="9350"/>
        </w:tabs>
        <w:rPr>
          <w:noProof/>
        </w:rPr>
      </w:pPr>
      <w:r>
        <w:rPr>
          <w:noProof/>
        </w:rPr>
        <w:t>Debug.show.scalars, 63</w:t>
      </w:r>
    </w:p>
    <w:p w:rsidR="002A558D" w:rsidRDefault="002A558D">
      <w:pPr>
        <w:pStyle w:val="Index1"/>
        <w:tabs>
          <w:tab w:val="right" w:leader="dot" w:pos="9350"/>
        </w:tabs>
        <w:rPr>
          <w:noProof/>
        </w:rPr>
      </w:pPr>
      <w:r>
        <w:rPr>
          <w:noProof/>
        </w:rPr>
        <w:t>Debug.show.stack  &lt;stackPtr_nexp&gt;, 64</w:t>
      </w:r>
    </w:p>
    <w:p w:rsidR="002A558D" w:rsidRDefault="002A558D">
      <w:pPr>
        <w:pStyle w:val="Index1"/>
        <w:tabs>
          <w:tab w:val="right" w:leader="dot" w:pos="9350"/>
        </w:tabs>
        <w:rPr>
          <w:noProof/>
        </w:rPr>
      </w:pPr>
      <w:r>
        <w:rPr>
          <w:noProof/>
        </w:rPr>
        <w:t>Debug.show.watch, 64</w:t>
      </w:r>
    </w:p>
    <w:p w:rsidR="002A558D" w:rsidRDefault="002A558D">
      <w:pPr>
        <w:pStyle w:val="Index1"/>
        <w:tabs>
          <w:tab w:val="right" w:leader="dot" w:pos="9350"/>
        </w:tabs>
        <w:rPr>
          <w:noProof/>
        </w:rPr>
      </w:pPr>
      <w:r>
        <w:rPr>
          <w:noProof/>
        </w:rPr>
        <w:t>Debug.watch var, var, …, var, 64</w:t>
      </w:r>
    </w:p>
    <w:p w:rsidR="002A558D" w:rsidRDefault="002A558D">
      <w:pPr>
        <w:pStyle w:val="Index1"/>
        <w:tabs>
          <w:tab w:val="right" w:leader="dot" w:pos="9350"/>
        </w:tabs>
        <w:rPr>
          <w:noProof/>
        </w:rPr>
      </w:pPr>
      <w:r>
        <w:rPr>
          <w:noProof/>
        </w:rPr>
        <w:t>Decrypt  &lt;pw_sexp&gt;, &lt;encrypted_svar&gt;, &lt;decrypted_svar&gt;, 88</w:t>
      </w:r>
    </w:p>
    <w:p w:rsidR="002A558D" w:rsidRDefault="002A558D">
      <w:pPr>
        <w:pStyle w:val="Index1"/>
        <w:tabs>
          <w:tab w:val="right" w:leader="dot" w:pos="9350"/>
        </w:tabs>
        <w:rPr>
          <w:noProof/>
        </w:rPr>
      </w:pPr>
      <w:r>
        <w:rPr>
          <w:noProof/>
        </w:rPr>
        <w:t>Device &lt;svar&gt;, 91</w:t>
      </w:r>
    </w:p>
    <w:p w:rsidR="002A558D" w:rsidRDefault="002A558D">
      <w:pPr>
        <w:pStyle w:val="Index1"/>
        <w:tabs>
          <w:tab w:val="right" w:leader="dot" w:pos="9350"/>
        </w:tabs>
        <w:rPr>
          <w:noProof/>
        </w:rPr>
      </w:pPr>
      <w:r>
        <w:rPr>
          <w:noProof/>
        </w:rPr>
        <w:t>Dim[Array n, n, ...], Array$[n, n, ...] ..., 32</w:t>
      </w:r>
    </w:p>
    <w:p w:rsidR="002A558D" w:rsidRDefault="002A558D">
      <w:pPr>
        <w:pStyle w:val="Index1"/>
        <w:tabs>
          <w:tab w:val="right" w:leader="dot" w:pos="9350"/>
        </w:tabs>
        <w:rPr>
          <w:noProof/>
        </w:rPr>
      </w:pPr>
      <w:r>
        <w:rPr>
          <w:noProof/>
        </w:rPr>
        <w:t>Do - Until &lt;lexp&gt;, 56</w:t>
      </w:r>
    </w:p>
    <w:p w:rsidR="002A558D" w:rsidRDefault="002A558D">
      <w:pPr>
        <w:pStyle w:val="Index1"/>
        <w:tabs>
          <w:tab w:val="right" w:leader="dot" w:pos="9350"/>
        </w:tabs>
        <w:rPr>
          <w:noProof/>
        </w:rPr>
      </w:pPr>
      <w:r>
        <w:rPr>
          <w:noProof/>
        </w:rPr>
        <w:t>Echo.off, 87</w:t>
      </w:r>
    </w:p>
    <w:p w:rsidR="002A558D" w:rsidRDefault="002A558D">
      <w:pPr>
        <w:pStyle w:val="Index1"/>
        <w:tabs>
          <w:tab w:val="right" w:leader="dot" w:pos="9350"/>
        </w:tabs>
        <w:rPr>
          <w:noProof/>
        </w:rPr>
      </w:pPr>
      <w:r>
        <w:rPr>
          <w:noProof/>
        </w:rPr>
        <w:t>Echo.on, 87</w:t>
      </w:r>
    </w:p>
    <w:p w:rsidR="002A558D" w:rsidRDefault="002A558D">
      <w:pPr>
        <w:pStyle w:val="Index1"/>
        <w:tabs>
          <w:tab w:val="right" w:leader="dot" w:pos="9350"/>
        </w:tabs>
        <w:rPr>
          <w:noProof/>
        </w:rPr>
      </w:pPr>
      <w:r>
        <w:rPr>
          <w:noProof/>
        </w:rPr>
        <w:t>Email.send &lt;recipient_sxep&gt;, &lt;subject_sexp&gt;, &lt;body_sexp&gt;, 97</w:t>
      </w:r>
    </w:p>
    <w:p w:rsidR="002A558D" w:rsidRDefault="002A558D">
      <w:pPr>
        <w:pStyle w:val="Index1"/>
        <w:tabs>
          <w:tab w:val="right" w:leader="dot" w:pos="9350"/>
        </w:tabs>
        <w:rPr>
          <w:noProof/>
        </w:rPr>
      </w:pPr>
      <w:r>
        <w:rPr>
          <w:noProof/>
        </w:rPr>
        <w:t>Encrypt &lt;pw_sexp&gt;, &lt;source_sexp&gt;, &lt;encrypted_svar&gt;, 88</w:t>
      </w:r>
    </w:p>
    <w:p w:rsidR="002A558D" w:rsidRDefault="002A558D">
      <w:pPr>
        <w:pStyle w:val="Index1"/>
        <w:tabs>
          <w:tab w:val="right" w:leader="dot" w:pos="9350"/>
        </w:tabs>
        <w:rPr>
          <w:noProof/>
        </w:rPr>
      </w:pPr>
      <w:r>
        <w:rPr>
          <w:noProof/>
        </w:rPr>
        <w:t>End{ &lt;msg_sexp&gt;}, 61</w:t>
      </w:r>
    </w:p>
    <w:p w:rsidR="002A558D" w:rsidRDefault="002A558D">
      <w:pPr>
        <w:pStyle w:val="Index1"/>
        <w:tabs>
          <w:tab w:val="right" w:leader="dot" w:pos="9350"/>
        </w:tabs>
        <w:rPr>
          <w:noProof/>
        </w:rPr>
      </w:pPr>
      <w:r>
        <w:rPr>
          <w:noProof/>
        </w:rPr>
        <w:t>Ends_with ( &lt;Look_for_sexp&gt;, &lt;look_in_sexp&gt;), 48</w:t>
      </w:r>
    </w:p>
    <w:p w:rsidR="002A558D" w:rsidRDefault="002A558D">
      <w:pPr>
        <w:pStyle w:val="Index1"/>
        <w:tabs>
          <w:tab w:val="right" w:leader="dot" w:pos="9350"/>
        </w:tabs>
        <w:rPr>
          <w:noProof/>
        </w:rPr>
      </w:pPr>
      <w:r>
        <w:rPr>
          <w:noProof/>
        </w:rPr>
        <w:t>Exit, 61</w:t>
      </w:r>
    </w:p>
    <w:p w:rsidR="002A558D" w:rsidRDefault="002A558D">
      <w:pPr>
        <w:pStyle w:val="Index1"/>
        <w:tabs>
          <w:tab w:val="right" w:leader="dot" w:pos="9350"/>
        </w:tabs>
        <w:rPr>
          <w:noProof/>
        </w:rPr>
      </w:pPr>
      <w:r>
        <w:rPr>
          <w:noProof/>
        </w:rPr>
        <w:t>EXP(&lt;nexp&gt;), 46</w:t>
      </w:r>
    </w:p>
    <w:p w:rsidR="002A558D" w:rsidRDefault="002A558D">
      <w:pPr>
        <w:pStyle w:val="Index1"/>
        <w:tabs>
          <w:tab w:val="right" w:leader="dot" w:pos="9350"/>
        </w:tabs>
        <w:rPr>
          <w:noProof/>
        </w:rPr>
      </w:pPr>
      <w:r>
        <w:rPr>
          <w:noProof/>
        </w:rPr>
        <w:t>F_N.break, 56</w:t>
      </w:r>
    </w:p>
    <w:p w:rsidR="002A558D" w:rsidRDefault="002A558D">
      <w:pPr>
        <w:pStyle w:val="Index1"/>
        <w:tabs>
          <w:tab w:val="right" w:leader="dot" w:pos="9350"/>
        </w:tabs>
        <w:rPr>
          <w:noProof/>
        </w:rPr>
      </w:pPr>
      <w:r>
        <w:rPr>
          <w:noProof/>
        </w:rPr>
        <w:t>F_N.continue, 56</w:t>
      </w:r>
    </w:p>
    <w:p w:rsidR="002A558D" w:rsidRDefault="002A558D">
      <w:pPr>
        <w:pStyle w:val="Index1"/>
        <w:tabs>
          <w:tab w:val="right" w:leader="dot" w:pos="9350"/>
        </w:tabs>
        <w:rPr>
          <w:noProof/>
        </w:rPr>
      </w:pPr>
      <w:r>
        <w:rPr>
          <w:noProof/>
        </w:rPr>
        <w:t>File.delete &lt;lvar&gt;, &lt;path_sexp&gt;, 70</w:t>
      </w:r>
    </w:p>
    <w:p w:rsidR="002A558D" w:rsidRDefault="002A558D">
      <w:pPr>
        <w:pStyle w:val="Index1"/>
        <w:tabs>
          <w:tab w:val="right" w:leader="dot" w:pos="9350"/>
        </w:tabs>
        <w:rPr>
          <w:noProof/>
        </w:rPr>
      </w:pPr>
      <w:r>
        <w:rPr>
          <w:noProof/>
        </w:rPr>
        <w:t>File.dir &lt;path_sexp&gt;, Array[], 70</w:t>
      </w:r>
    </w:p>
    <w:p w:rsidR="002A558D" w:rsidRDefault="002A558D">
      <w:pPr>
        <w:pStyle w:val="Index1"/>
        <w:tabs>
          <w:tab w:val="right" w:leader="dot" w:pos="9350"/>
        </w:tabs>
        <w:rPr>
          <w:noProof/>
        </w:rPr>
      </w:pPr>
      <w:r>
        <w:rPr>
          <w:noProof/>
        </w:rPr>
        <w:t>File.exists &lt;lvar&gt;, &lt;path_sexp&gt;, 71</w:t>
      </w:r>
    </w:p>
    <w:p w:rsidR="002A558D" w:rsidRDefault="002A558D">
      <w:pPr>
        <w:pStyle w:val="Index1"/>
        <w:tabs>
          <w:tab w:val="right" w:leader="dot" w:pos="9350"/>
        </w:tabs>
        <w:rPr>
          <w:noProof/>
        </w:rPr>
      </w:pPr>
      <w:r>
        <w:rPr>
          <w:noProof/>
        </w:rPr>
        <w:t>File.mkdir &lt;path_sexp&gt;, 71</w:t>
      </w:r>
    </w:p>
    <w:p w:rsidR="002A558D" w:rsidRDefault="002A558D">
      <w:pPr>
        <w:pStyle w:val="Index1"/>
        <w:tabs>
          <w:tab w:val="right" w:leader="dot" w:pos="9350"/>
        </w:tabs>
        <w:rPr>
          <w:noProof/>
        </w:rPr>
      </w:pPr>
      <w:r>
        <w:rPr>
          <w:noProof/>
        </w:rPr>
        <w:t>File.rename &lt;Old_Path_sexp&gt;, &lt;New_Path_sexp&gt;, 71</w:t>
      </w:r>
    </w:p>
    <w:p w:rsidR="002A558D" w:rsidRDefault="002A558D">
      <w:pPr>
        <w:pStyle w:val="Index1"/>
        <w:tabs>
          <w:tab w:val="right" w:leader="dot" w:pos="9350"/>
        </w:tabs>
        <w:rPr>
          <w:noProof/>
        </w:rPr>
      </w:pPr>
      <w:r>
        <w:rPr>
          <w:noProof/>
        </w:rPr>
        <w:t>File.root &lt;svar&gt;, 71</w:t>
      </w:r>
    </w:p>
    <w:p w:rsidR="002A558D" w:rsidRDefault="002A558D">
      <w:pPr>
        <w:pStyle w:val="Index1"/>
        <w:tabs>
          <w:tab w:val="right" w:leader="dot" w:pos="9350"/>
        </w:tabs>
        <w:rPr>
          <w:noProof/>
        </w:rPr>
      </w:pPr>
      <w:r>
        <w:rPr>
          <w:noProof/>
        </w:rPr>
        <w:t>File.size &lt;size_nvar&gt;, &lt;path_sexp&gt;, 71</w:t>
      </w:r>
    </w:p>
    <w:p w:rsidR="002A558D" w:rsidRDefault="002A558D">
      <w:pPr>
        <w:pStyle w:val="Index1"/>
        <w:tabs>
          <w:tab w:val="right" w:leader="dot" w:pos="9350"/>
        </w:tabs>
        <w:rPr>
          <w:noProof/>
        </w:rPr>
      </w:pPr>
      <w:r>
        <w:rPr>
          <w:noProof/>
        </w:rPr>
        <w:t>FLOOR(&lt;nexp&gt;), 46</w:t>
      </w:r>
    </w:p>
    <w:p w:rsidR="002A558D" w:rsidRDefault="002A558D">
      <w:pPr>
        <w:pStyle w:val="Index1"/>
        <w:tabs>
          <w:tab w:val="right" w:leader="dot" w:pos="9350"/>
        </w:tabs>
        <w:rPr>
          <w:noProof/>
        </w:rPr>
      </w:pPr>
      <w:r>
        <w:rPr>
          <w:noProof/>
        </w:rPr>
        <w:t>Fn.def  name|name$( {nvar}|{svar}|Array[]|Array$[], ... {nvar}|{svar}|Array[]|Array$[]), 53</w:t>
      </w:r>
    </w:p>
    <w:p w:rsidR="002A558D" w:rsidRDefault="002A558D">
      <w:pPr>
        <w:pStyle w:val="Index1"/>
        <w:tabs>
          <w:tab w:val="right" w:leader="dot" w:pos="9350"/>
        </w:tabs>
        <w:rPr>
          <w:noProof/>
        </w:rPr>
      </w:pPr>
      <w:r>
        <w:rPr>
          <w:noProof/>
        </w:rPr>
        <w:t>Fn.end, 54</w:t>
      </w:r>
    </w:p>
    <w:p w:rsidR="002A558D" w:rsidRDefault="002A558D">
      <w:pPr>
        <w:pStyle w:val="Index1"/>
        <w:tabs>
          <w:tab w:val="right" w:leader="dot" w:pos="9350"/>
        </w:tabs>
        <w:rPr>
          <w:noProof/>
        </w:rPr>
      </w:pPr>
      <w:r>
        <w:rPr>
          <w:noProof/>
        </w:rPr>
        <w:t>Fn.rtn &lt;sexp&gt;|&lt;nexp&gt;, 54</w:t>
      </w:r>
    </w:p>
    <w:p w:rsidR="002A558D" w:rsidRDefault="002A558D">
      <w:pPr>
        <w:pStyle w:val="Index1"/>
        <w:tabs>
          <w:tab w:val="right" w:leader="dot" w:pos="9350"/>
        </w:tabs>
        <w:rPr>
          <w:noProof/>
        </w:rPr>
      </w:pPr>
      <w:r>
        <w:rPr>
          <w:noProof/>
        </w:rPr>
        <w:t>For - To - Step - Next, 55</w:t>
      </w:r>
    </w:p>
    <w:p w:rsidR="002A558D" w:rsidRDefault="002A558D">
      <w:pPr>
        <w:pStyle w:val="Index1"/>
        <w:tabs>
          <w:tab w:val="right" w:leader="dot" w:pos="9350"/>
        </w:tabs>
        <w:rPr>
          <w:noProof/>
        </w:rPr>
      </w:pPr>
      <w:r w:rsidRPr="00CD4A24">
        <w:rPr>
          <w:rFonts w:eastAsia="Times New Roman"/>
          <w:noProof/>
        </w:rPr>
        <w:t>FORMAT$(</w:t>
      </w:r>
      <w:r>
        <w:rPr>
          <w:noProof/>
        </w:rPr>
        <w:t>&lt;pattern_sexp&gt;</w:t>
      </w:r>
      <w:r w:rsidRPr="00CD4A24">
        <w:rPr>
          <w:rFonts w:eastAsia="Times New Roman"/>
          <w:noProof/>
        </w:rPr>
        <w:t xml:space="preserve">, </w:t>
      </w:r>
      <w:r>
        <w:rPr>
          <w:noProof/>
        </w:rPr>
        <w:t>&lt;nexp&gt;</w:t>
      </w:r>
      <w:r w:rsidRPr="00CD4A24">
        <w:rPr>
          <w:rFonts w:eastAsia="Times New Roman"/>
          <w:noProof/>
        </w:rPr>
        <w:t>)</w:t>
      </w:r>
      <w:r>
        <w:rPr>
          <w:noProof/>
        </w:rPr>
        <w:t>, 51</w:t>
      </w:r>
    </w:p>
    <w:p w:rsidR="002A558D" w:rsidRDefault="002A558D">
      <w:pPr>
        <w:pStyle w:val="Index1"/>
        <w:tabs>
          <w:tab w:val="right" w:leader="dot" w:pos="9350"/>
        </w:tabs>
        <w:rPr>
          <w:noProof/>
        </w:rPr>
      </w:pPr>
      <w:r>
        <w:rPr>
          <w:noProof/>
        </w:rPr>
        <w:lastRenderedPageBreak/>
        <w:t>Ftp.cd &lt;new_directory_sexp&gt;, 83</w:t>
      </w:r>
    </w:p>
    <w:p w:rsidR="002A558D" w:rsidRDefault="002A558D">
      <w:pPr>
        <w:pStyle w:val="Index1"/>
        <w:tabs>
          <w:tab w:val="right" w:leader="dot" w:pos="9350"/>
        </w:tabs>
        <w:rPr>
          <w:noProof/>
        </w:rPr>
      </w:pPr>
      <w:r>
        <w:rPr>
          <w:noProof/>
        </w:rPr>
        <w:t>Ftp.close, 82</w:t>
      </w:r>
    </w:p>
    <w:p w:rsidR="002A558D" w:rsidRDefault="002A558D">
      <w:pPr>
        <w:pStyle w:val="Index1"/>
        <w:tabs>
          <w:tab w:val="right" w:leader="dot" w:pos="9350"/>
        </w:tabs>
        <w:rPr>
          <w:noProof/>
        </w:rPr>
      </w:pPr>
      <w:r>
        <w:rPr>
          <w:noProof/>
        </w:rPr>
        <w:t>Ftp.delete &lt;filename_sexp&gt;, 83</w:t>
      </w:r>
    </w:p>
    <w:p w:rsidR="002A558D" w:rsidRDefault="002A558D">
      <w:pPr>
        <w:pStyle w:val="Index1"/>
        <w:tabs>
          <w:tab w:val="right" w:leader="dot" w:pos="9350"/>
        </w:tabs>
        <w:rPr>
          <w:noProof/>
        </w:rPr>
      </w:pPr>
      <w:r>
        <w:rPr>
          <w:noProof/>
        </w:rPr>
        <w:t>Ftp.dir &lt;list_nvar&gt;, 83</w:t>
      </w:r>
    </w:p>
    <w:p w:rsidR="002A558D" w:rsidRDefault="002A558D">
      <w:pPr>
        <w:pStyle w:val="Index1"/>
        <w:tabs>
          <w:tab w:val="right" w:leader="dot" w:pos="9350"/>
        </w:tabs>
        <w:rPr>
          <w:noProof/>
        </w:rPr>
      </w:pPr>
      <w:r>
        <w:rPr>
          <w:noProof/>
        </w:rPr>
        <w:t>Ftp.get &lt;source_sexp&gt;, &lt;destination_sexp&gt;, 83</w:t>
      </w:r>
    </w:p>
    <w:p w:rsidR="002A558D" w:rsidRDefault="002A558D">
      <w:pPr>
        <w:pStyle w:val="Index1"/>
        <w:tabs>
          <w:tab w:val="right" w:leader="dot" w:pos="9350"/>
        </w:tabs>
        <w:rPr>
          <w:noProof/>
        </w:rPr>
      </w:pPr>
      <w:r>
        <w:rPr>
          <w:noProof/>
        </w:rPr>
        <w:t>Ftp.mkdir &lt;directory_sexp&gt;, 83</w:t>
      </w:r>
    </w:p>
    <w:p w:rsidR="002A558D" w:rsidRDefault="002A558D">
      <w:pPr>
        <w:pStyle w:val="Index1"/>
        <w:tabs>
          <w:tab w:val="right" w:leader="dot" w:pos="9350"/>
        </w:tabs>
        <w:rPr>
          <w:noProof/>
        </w:rPr>
      </w:pPr>
      <w:r>
        <w:rPr>
          <w:noProof/>
        </w:rPr>
        <w:t>Ftp.open &lt;url_sexp&gt;, &lt;port_nexp&gt;, &lt;user_sexp&gt;, &lt;pw_sexp&gt;, 82</w:t>
      </w:r>
    </w:p>
    <w:p w:rsidR="002A558D" w:rsidRDefault="002A558D">
      <w:pPr>
        <w:pStyle w:val="Index1"/>
        <w:tabs>
          <w:tab w:val="right" w:leader="dot" w:pos="9350"/>
        </w:tabs>
        <w:rPr>
          <w:noProof/>
        </w:rPr>
      </w:pPr>
      <w:r>
        <w:rPr>
          <w:noProof/>
        </w:rPr>
        <w:t>Ftp.put &lt;source_sexp&gt;, &lt;destination_sexp&gt;, 82</w:t>
      </w:r>
    </w:p>
    <w:p w:rsidR="002A558D" w:rsidRDefault="002A558D">
      <w:pPr>
        <w:pStyle w:val="Index1"/>
        <w:tabs>
          <w:tab w:val="right" w:leader="dot" w:pos="9350"/>
        </w:tabs>
        <w:rPr>
          <w:noProof/>
        </w:rPr>
      </w:pPr>
      <w:r>
        <w:rPr>
          <w:noProof/>
        </w:rPr>
        <w:t>Ftp.rename &lt;old_filename_sexp&gt;, &lt;new_filename_sexp&gt;, 83</w:t>
      </w:r>
    </w:p>
    <w:p w:rsidR="002A558D" w:rsidRDefault="002A558D">
      <w:pPr>
        <w:pStyle w:val="Index1"/>
        <w:tabs>
          <w:tab w:val="right" w:leader="dot" w:pos="9350"/>
        </w:tabs>
        <w:rPr>
          <w:noProof/>
        </w:rPr>
      </w:pPr>
      <w:r>
        <w:rPr>
          <w:noProof/>
        </w:rPr>
        <w:t>Ftp.rmdir &lt;directory_sexp&gt;, 83</w:t>
      </w:r>
    </w:p>
    <w:p w:rsidR="002A558D" w:rsidRDefault="002A558D">
      <w:pPr>
        <w:pStyle w:val="Index1"/>
        <w:tabs>
          <w:tab w:val="right" w:leader="dot" w:pos="9350"/>
        </w:tabs>
        <w:rPr>
          <w:noProof/>
        </w:rPr>
      </w:pPr>
      <w:r>
        <w:rPr>
          <w:noProof/>
        </w:rPr>
        <w:t>GETERROR$(), 50</w:t>
      </w:r>
    </w:p>
    <w:p w:rsidR="002A558D" w:rsidRDefault="002A558D">
      <w:pPr>
        <w:pStyle w:val="Index1"/>
        <w:tabs>
          <w:tab w:val="right" w:leader="dot" w:pos="9350"/>
        </w:tabs>
        <w:rPr>
          <w:noProof/>
        </w:rPr>
      </w:pPr>
      <w:r>
        <w:rPr>
          <w:noProof/>
        </w:rPr>
        <w:t>GoSub &lt;label&gt;, Return, 57</w:t>
      </w:r>
    </w:p>
    <w:p w:rsidR="002A558D" w:rsidRDefault="002A558D">
      <w:pPr>
        <w:pStyle w:val="Index1"/>
        <w:tabs>
          <w:tab w:val="right" w:leader="dot" w:pos="9350"/>
        </w:tabs>
        <w:rPr>
          <w:noProof/>
        </w:rPr>
      </w:pPr>
      <w:r>
        <w:rPr>
          <w:noProof/>
        </w:rPr>
        <w:t>GoTo &lt;label&gt;, 58</w:t>
      </w:r>
    </w:p>
    <w:p w:rsidR="002A558D" w:rsidRDefault="002A558D">
      <w:pPr>
        <w:pStyle w:val="Index1"/>
        <w:tabs>
          <w:tab w:val="right" w:leader="dot" w:pos="9350"/>
        </w:tabs>
        <w:rPr>
          <w:noProof/>
        </w:rPr>
      </w:pPr>
      <w:r>
        <w:rPr>
          <w:noProof/>
        </w:rPr>
        <w:t>Gps.accuracy &lt;nvar&gt;, 125</w:t>
      </w:r>
    </w:p>
    <w:p w:rsidR="002A558D" w:rsidRDefault="002A558D">
      <w:pPr>
        <w:pStyle w:val="Index1"/>
        <w:tabs>
          <w:tab w:val="right" w:leader="dot" w:pos="9350"/>
        </w:tabs>
        <w:rPr>
          <w:noProof/>
        </w:rPr>
      </w:pPr>
      <w:r>
        <w:rPr>
          <w:noProof/>
        </w:rPr>
        <w:t>Gps.altitude &lt;nvar&gt;, 126</w:t>
      </w:r>
    </w:p>
    <w:p w:rsidR="002A558D" w:rsidRDefault="002A558D">
      <w:pPr>
        <w:pStyle w:val="Index1"/>
        <w:tabs>
          <w:tab w:val="right" w:leader="dot" w:pos="9350"/>
        </w:tabs>
        <w:rPr>
          <w:noProof/>
        </w:rPr>
      </w:pPr>
      <w:r>
        <w:rPr>
          <w:noProof/>
        </w:rPr>
        <w:t>Gps.bearing &lt;nvar&gt;, 126</w:t>
      </w:r>
    </w:p>
    <w:p w:rsidR="002A558D" w:rsidRDefault="002A558D">
      <w:pPr>
        <w:pStyle w:val="Index1"/>
        <w:tabs>
          <w:tab w:val="right" w:leader="dot" w:pos="9350"/>
        </w:tabs>
        <w:rPr>
          <w:noProof/>
        </w:rPr>
      </w:pPr>
      <w:r>
        <w:rPr>
          <w:noProof/>
        </w:rPr>
        <w:t>Gps.close, 125</w:t>
      </w:r>
    </w:p>
    <w:p w:rsidR="002A558D" w:rsidRDefault="002A558D">
      <w:pPr>
        <w:pStyle w:val="Index1"/>
        <w:tabs>
          <w:tab w:val="right" w:leader="dot" w:pos="9350"/>
        </w:tabs>
        <w:rPr>
          <w:noProof/>
        </w:rPr>
      </w:pPr>
      <w:r>
        <w:rPr>
          <w:noProof/>
        </w:rPr>
        <w:t>Gps.latitude &lt;nvar&gt;, 125</w:t>
      </w:r>
    </w:p>
    <w:p w:rsidR="002A558D" w:rsidRDefault="002A558D">
      <w:pPr>
        <w:pStyle w:val="Index1"/>
        <w:tabs>
          <w:tab w:val="right" w:leader="dot" w:pos="9350"/>
        </w:tabs>
        <w:rPr>
          <w:noProof/>
        </w:rPr>
      </w:pPr>
      <w:r>
        <w:rPr>
          <w:noProof/>
        </w:rPr>
        <w:t>Gps.longitude &lt;nvar&gt;, 125</w:t>
      </w:r>
    </w:p>
    <w:p w:rsidR="002A558D" w:rsidRDefault="002A558D">
      <w:pPr>
        <w:pStyle w:val="Index1"/>
        <w:tabs>
          <w:tab w:val="right" w:leader="dot" w:pos="9350"/>
        </w:tabs>
        <w:rPr>
          <w:noProof/>
        </w:rPr>
      </w:pPr>
      <w:r>
        <w:rPr>
          <w:noProof/>
        </w:rPr>
        <w:t>Gps.open, 125</w:t>
      </w:r>
    </w:p>
    <w:p w:rsidR="002A558D" w:rsidRDefault="002A558D">
      <w:pPr>
        <w:pStyle w:val="Index1"/>
        <w:tabs>
          <w:tab w:val="right" w:leader="dot" w:pos="9350"/>
        </w:tabs>
        <w:rPr>
          <w:noProof/>
        </w:rPr>
      </w:pPr>
      <w:r>
        <w:rPr>
          <w:noProof/>
        </w:rPr>
        <w:t>Gps.provider &lt;svar&gt;, 125</w:t>
      </w:r>
    </w:p>
    <w:p w:rsidR="002A558D" w:rsidRDefault="002A558D">
      <w:pPr>
        <w:pStyle w:val="Index1"/>
        <w:tabs>
          <w:tab w:val="right" w:leader="dot" w:pos="9350"/>
        </w:tabs>
        <w:rPr>
          <w:noProof/>
        </w:rPr>
      </w:pPr>
      <w:r>
        <w:rPr>
          <w:noProof/>
        </w:rPr>
        <w:t>Gps.speed &lt;nvar&gt;, 126</w:t>
      </w:r>
    </w:p>
    <w:p w:rsidR="002A558D" w:rsidRDefault="002A558D">
      <w:pPr>
        <w:pStyle w:val="Index1"/>
        <w:tabs>
          <w:tab w:val="right" w:leader="dot" w:pos="9350"/>
        </w:tabs>
        <w:rPr>
          <w:noProof/>
        </w:rPr>
      </w:pPr>
      <w:r>
        <w:rPr>
          <w:noProof/>
        </w:rPr>
        <w:t>Gps.time &lt;nvar&gt;, 126</w:t>
      </w:r>
    </w:p>
    <w:p w:rsidR="002A558D" w:rsidRDefault="002A558D">
      <w:pPr>
        <w:pStyle w:val="Index1"/>
        <w:tabs>
          <w:tab w:val="right" w:leader="dot" w:pos="9350"/>
        </w:tabs>
        <w:rPr>
          <w:noProof/>
        </w:rPr>
      </w:pPr>
      <w:r>
        <w:rPr>
          <w:noProof/>
        </w:rPr>
        <w:t>Gr.arc &lt;object_number_nvar&gt;, left, top, right, bottom, start_angle, sweep_angle, fill_mode, 107</w:t>
      </w:r>
    </w:p>
    <w:p w:rsidR="002A558D" w:rsidRDefault="002A558D">
      <w:pPr>
        <w:pStyle w:val="Index1"/>
        <w:tabs>
          <w:tab w:val="right" w:leader="dot" w:pos="9350"/>
        </w:tabs>
        <w:rPr>
          <w:noProof/>
        </w:rPr>
      </w:pPr>
      <w:r>
        <w:rPr>
          <w:noProof/>
        </w:rPr>
        <w:t>Gr.bitmap.create &lt;bitmap_ptr_nvar&gt;, width, height, 112</w:t>
      </w:r>
    </w:p>
    <w:p w:rsidR="002A558D" w:rsidRDefault="002A558D">
      <w:pPr>
        <w:pStyle w:val="Index1"/>
        <w:tabs>
          <w:tab w:val="right" w:leader="dot" w:pos="9350"/>
        </w:tabs>
        <w:rPr>
          <w:noProof/>
        </w:rPr>
      </w:pPr>
      <w:r>
        <w:rPr>
          <w:noProof/>
        </w:rPr>
        <w:t>Gr.bitmap.crop &lt;new_bitmap_object_nvar&gt;, &lt;source_bitmap_object_nexp&gt;, &lt;x_nexp&gt;, &lt;y_nexp&gt;, &lt;width_nexp&gt;, &lt;height_nexp&gt;, 113</w:t>
      </w:r>
    </w:p>
    <w:p w:rsidR="002A558D" w:rsidRDefault="002A558D">
      <w:pPr>
        <w:pStyle w:val="Index1"/>
        <w:tabs>
          <w:tab w:val="right" w:leader="dot" w:pos="9350"/>
        </w:tabs>
        <w:rPr>
          <w:noProof/>
        </w:rPr>
      </w:pPr>
      <w:r>
        <w:rPr>
          <w:noProof/>
        </w:rPr>
        <w:t>Gr.bitmap.delete &lt;bitmap_ptr_nvar&gt;, 113</w:t>
      </w:r>
    </w:p>
    <w:p w:rsidR="002A558D" w:rsidRDefault="002A558D">
      <w:pPr>
        <w:pStyle w:val="Index1"/>
        <w:tabs>
          <w:tab w:val="right" w:leader="dot" w:pos="9350"/>
        </w:tabs>
        <w:rPr>
          <w:noProof/>
        </w:rPr>
      </w:pPr>
      <w:r>
        <w:rPr>
          <w:noProof/>
        </w:rPr>
        <w:t>Gr.bitmap.draw &lt;object_ptr_nvar&gt;, &lt;bitmap_ptr_nvar&gt;, x , y, 113</w:t>
      </w:r>
    </w:p>
    <w:p w:rsidR="002A558D" w:rsidRDefault="002A558D">
      <w:pPr>
        <w:pStyle w:val="Index1"/>
        <w:tabs>
          <w:tab w:val="right" w:leader="dot" w:pos="9350"/>
        </w:tabs>
        <w:rPr>
          <w:noProof/>
        </w:rPr>
      </w:pPr>
      <w:r>
        <w:rPr>
          <w:noProof/>
        </w:rPr>
        <w:t>Gr.bitmap.drawinto.end, 114</w:t>
      </w:r>
    </w:p>
    <w:p w:rsidR="002A558D" w:rsidRDefault="002A558D">
      <w:pPr>
        <w:pStyle w:val="Index1"/>
        <w:tabs>
          <w:tab w:val="right" w:leader="dot" w:pos="9350"/>
        </w:tabs>
        <w:rPr>
          <w:noProof/>
        </w:rPr>
      </w:pPr>
      <w:r>
        <w:rPr>
          <w:noProof/>
        </w:rPr>
        <w:t>Gr.bitmap.drawinto.start &lt;bitmap_ptr_nvar&gt;, 114</w:t>
      </w:r>
    </w:p>
    <w:p w:rsidR="002A558D" w:rsidRDefault="002A558D">
      <w:pPr>
        <w:pStyle w:val="Index1"/>
        <w:tabs>
          <w:tab w:val="right" w:leader="dot" w:pos="9350"/>
        </w:tabs>
        <w:rPr>
          <w:noProof/>
        </w:rPr>
      </w:pPr>
      <w:r>
        <w:rPr>
          <w:noProof/>
        </w:rPr>
        <w:t>gr.bitmap.load bitmap_ptr, File_name$, 112</w:t>
      </w:r>
    </w:p>
    <w:p w:rsidR="002A558D" w:rsidRDefault="002A558D">
      <w:pPr>
        <w:pStyle w:val="Index1"/>
        <w:tabs>
          <w:tab w:val="right" w:leader="dot" w:pos="9350"/>
        </w:tabs>
        <w:rPr>
          <w:noProof/>
        </w:rPr>
      </w:pPr>
      <w:r>
        <w:rPr>
          <w:noProof/>
        </w:rPr>
        <w:t>Gr.bitmap.save &lt;bitmap_ptr_nvar&gt;, &lt;filename_sexp&gt;{, &lt;quality_nexp&gt;}, 113</w:t>
      </w:r>
    </w:p>
    <w:p w:rsidR="002A558D" w:rsidRDefault="002A558D">
      <w:pPr>
        <w:pStyle w:val="Index1"/>
        <w:tabs>
          <w:tab w:val="right" w:leader="dot" w:pos="9350"/>
        </w:tabs>
        <w:rPr>
          <w:noProof/>
        </w:rPr>
      </w:pPr>
      <w:r>
        <w:rPr>
          <w:noProof/>
        </w:rPr>
        <w:t>Gr.bitmap.scale &lt;new_bitmap_ptr_nvar&gt;, &lt;bitmap_ptr_nvar&gt;, width, height {, &lt;smoothing_lvar&gt; }, 112</w:t>
      </w:r>
    </w:p>
    <w:p w:rsidR="002A558D" w:rsidRDefault="002A558D">
      <w:pPr>
        <w:pStyle w:val="Index1"/>
        <w:tabs>
          <w:tab w:val="right" w:leader="dot" w:pos="9350"/>
        </w:tabs>
        <w:rPr>
          <w:noProof/>
        </w:rPr>
      </w:pPr>
      <w:r>
        <w:rPr>
          <w:noProof/>
        </w:rPr>
        <w:t>Gr.bitmap.size &lt;bitmap_ptr_nvar&gt;, width, height, 112</w:t>
      </w:r>
    </w:p>
    <w:p w:rsidR="002A558D" w:rsidRDefault="002A558D">
      <w:pPr>
        <w:pStyle w:val="Index1"/>
        <w:tabs>
          <w:tab w:val="right" w:leader="dot" w:pos="9350"/>
        </w:tabs>
        <w:rPr>
          <w:noProof/>
        </w:rPr>
      </w:pPr>
      <w:r>
        <w:rPr>
          <w:noProof/>
        </w:rPr>
        <w:t>Gr.bounded.touch touched, left, top, right, bottom, 110</w:t>
      </w:r>
    </w:p>
    <w:p w:rsidR="002A558D" w:rsidRDefault="002A558D">
      <w:pPr>
        <w:pStyle w:val="Index1"/>
        <w:tabs>
          <w:tab w:val="right" w:leader="dot" w:pos="9350"/>
        </w:tabs>
        <w:rPr>
          <w:noProof/>
        </w:rPr>
      </w:pPr>
      <w:r>
        <w:rPr>
          <w:noProof/>
        </w:rPr>
        <w:t>Gr.bounded.touch2 touched, left, top, right, bottom, 110</w:t>
      </w:r>
    </w:p>
    <w:p w:rsidR="002A558D" w:rsidRDefault="002A558D">
      <w:pPr>
        <w:pStyle w:val="Index1"/>
        <w:tabs>
          <w:tab w:val="right" w:leader="dot" w:pos="9350"/>
        </w:tabs>
        <w:rPr>
          <w:noProof/>
        </w:rPr>
      </w:pPr>
      <w:r>
        <w:rPr>
          <w:noProof/>
        </w:rPr>
        <w:t>Gr.brightness &lt;nexp&gt;, 106</w:t>
      </w:r>
    </w:p>
    <w:p w:rsidR="002A558D" w:rsidRDefault="002A558D">
      <w:pPr>
        <w:pStyle w:val="Index1"/>
        <w:tabs>
          <w:tab w:val="right" w:leader="dot" w:pos="9350"/>
        </w:tabs>
        <w:rPr>
          <w:noProof/>
        </w:rPr>
      </w:pPr>
      <w:r>
        <w:rPr>
          <w:noProof/>
        </w:rPr>
        <w:t>Gr.camera.autoshoot &lt;bm_ptr_nvar&gt;{, &lt;flash_ mode_nexp&gt; {, focus_mode_nexp} }, 116</w:t>
      </w:r>
    </w:p>
    <w:p w:rsidR="002A558D" w:rsidRDefault="002A558D">
      <w:pPr>
        <w:pStyle w:val="Index1"/>
        <w:tabs>
          <w:tab w:val="right" w:leader="dot" w:pos="9350"/>
        </w:tabs>
        <w:rPr>
          <w:noProof/>
        </w:rPr>
      </w:pPr>
      <w:r>
        <w:rPr>
          <w:noProof/>
        </w:rPr>
        <w:t>Gr.camera.manualShoot &lt;bm_ptr_nvar&gt;{, &lt;flash_ mode_nexp&gt; {, focus_mode_nexp} }, 116</w:t>
      </w:r>
    </w:p>
    <w:p w:rsidR="002A558D" w:rsidRDefault="002A558D">
      <w:pPr>
        <w:pStyle w:val="Index1"/>
        <w:tabs>
          <w:tab w:val="right" w:leader="dot" w:pos="9350"/>
        </w:tabs>
        <w:rPr>
          <w:noProof/>
        </w:rPr>
      </w:pPr>
      <w:r>
        <w:rPr>
          <w:noProof/>
        </w:rPr>
        <w:t>Gr.camera.select 1|2, 115</w:t>
      </w:r>
    </w:p>
    <w:p w:rsidR="002A558D" w:rsidRDefault="002A558D">
      <w:pPr>
        <w:pStyle w:val="Index1"/>
        <w:tabs>
          <w:tab w:val="right" w:leader="dot" w:pos="9350"/>
        </w:tabs>
        <w:rPr>
          <w:noProof/>
        </w:rPr>
      </w:pPr>
      <w:r>
        <w:rPr>
          <w:noProof/>
        </w:rPr>
        <w:t>Gr.camera.shoot &lt;bm_ptr_nvar&gt;, 115</w:t>
      </w:r>
    </w:p>
    <w:p w:rsidR="002A558D" w:rsidRDefault="002A558D">
      <w:pPr>
        <w:pStyle w:val="Index1"/>
        <w:tabs>
          <w:tab w:val="right" w:leader="dot" w:pos="9350"/>
        </w:tabs>
        <w:rPr>
          <w:noProof/>
        </w:rPr>
      </w:pPr>
      <w:r>
        <w:rPr>
          <w:noProof/>
        </w:rPr>
        <w:t>Gr.circle &lt;object_number_nvar&gt;, x, y, radius, 107</w:t>
      </w:r>
    </w:p>
    <w:p w:rsidR="002A558D" w:rsidRDefault="002A558D">
      <w:pPr>
        <w:pStyle w:val="Index1"/>
        <w:tabs>
          <w:tab w:val="right" w:leader="dot" w:pos="9350"/>
        </w:tabs>
        <w:rPr>
          <w:noProof/>
        </w:rPr>
      </w:pPr>
      <w:r>
        <w:rPr>
          <w:noProof/>
        </w:rPr>
        <w:t>Gr.clip &lt;object__ptr_nvar&gt;,  &lt;left_nexp&gt;,&lt;top_nexp&gt;, &lt;right_nexp&gt;, &lt;bottom_nexp&gt;{, &lt;RO_nexp&gt;}, 119</w:t>
      </w:r>
    </w:p>
    <w:p w:rsidR="002A558D" w:rsidRDefault="002A558D">
      <w:pPr>
        <w:pStyle w:val="Index1"/>
        <w:tabs>
          <w:tab w:val="right" w:leader="dot" w:pos="9350"/>
        </w:tabs>
        <w:rPr>
          <w:noProof/>
        </w:rPr>
      </w:pPr>
      <w:r>
        <w:rPr>
          <w:noProof/>
        </w:rPr>
        <w:t>Gr.close, 105</w:t>
      </w:r>
    </w:p>
    <w:p w:rsidR="002A558D" w:rsidRDefault="002A558D">
      <w:pPr>
        <w:pStyle w:val="Index1"/>
        <w:tabs>
          <w:tab w:val="right" w:leader="dot" w:pos="9350"/>
        </w:tabs>
        <w:rPr>
          <w:noProof/>
        </w:rPr>
      </w:pPr>
      <w:r>
        <w:rPr>
          <w:noProof/>
        </w:rPr>
        <w:t>Gr.cls, 105</w:t>
      </w:r>
    </w:p>
    <w:p w:rsidR="002A558D" w:rsidRDefault="002A558D">
      <w:pPr>
        <w:pStyle w:val="Index1"/>
        <w:tabs>
          <w:tab w:val="right" w:leader="dot" w:pos="9350"/>
        </w:tabs>
        <w:rPr>
          <w:noProof/>
        </w:rPr>
      </w:pPr>
      <w:r>
        <w:rPr>
          <w:noProof/>
        </w:rPr>
        <w:t>Gr.color alpha, red, green, blue, &lt;style_nexp&gt;, 103</w:t>
      </w:r>
    </w:p>
    <w:p w:rsidR="002A558D" w:rsidRDefault="002A558D">
      <w:pPr>
        <w:pStyle w:val="Index1"/>
        <w:tabs>
          <w:tab w:val="right" w:leader="dot" w:pos="9350"/>
        </w:tabs>
        <w:rPr>
          <w:noProof/>
        </w:rPr>
      </w:pPr>
      <w:r>
        <w:rPr>
          <w:noProof/>
        </w:rPr>
        <w:t>Gr.front  flag, 106</w:t>
      </w:r>
    </w:p>
    <w:p w:rsidR="002A558D" w:rsidRDefault="002A558D">
      <w:pPr>
        <w:pStyle w:val="Index1"/>
        <w:tabs>
          <w:tab w:val="right" w:leader="dot" w:pos="9350"/>
        </w:tabs>
        <w:rPr>
          <w:noProof/>
        </w:rPr>
      </w:pPr>
      <w:r>
        <w:rPr>
          <w:noProof/>
        </w:rPr>
        <w:lastRenderedPageBreak/>
        <w:t>Gr.get.bmpixel &lt;bitmap_ptr_nvar&gt;, x, y, alpha, red, green, blue, 113</w:t>
      </w:r>
    </w:p>
    <w:p w:rsidR="002A558D" w:rsidRDefault="002A558D">
      <w:pPr>
        <w:pStyle w:val="Index1"/>
        <w:tabs>
          <w:tab w:val="right" w:leader="dot" w:pos="9350"/>
        </w:tabs>
        <w:rPr>
          <w:noProof/>
        </w:rPr>
      </w:pPr>
      <w:r>
        <w:rPr>
          <w:noProof/>
        </w:rPr>
        <w:t>Gr.get.params &lt;object_ptr_nvar&gt;, &lt;param_array$[]&gt;, 117</w:t>
      </w:r>
    </w:p>
    <w:p w:rsidR="002A558D" w:rsidRDefault="002A558D">
      <w:pPr>
        <w:pStyle w:val="Index1"/>
        <w:tabs>
          <w:tab w:val="right" w:leader="dot" w:pos="9350"/>
        </w:tabs>
        <w:rPr>
          <w:noProof/>
        </w:rPr>
      </w:pPr>
      <w:r>
        <w:rPr>
          <w:noProof/>
        </w:rPr>
        <w:t>Gr.get.pixel x, y, alpha, red, green, blue, 116</w:t>
      </w:r>
    </w:p>
    <w:p w:rsidR="002A558D" w:rsidRDefault="002A558D">
      <w:pPr>
        <w:pStyle w:val="Index1"/>
        <w:tabs>
          <w:tab w:val="right" w:leader="dot" w:pos="9350"/>
        </w:tabs>
        <w:rPr>
          <w:noProof/>
        </w:rPr>
      </w:pPr>
      <w:r>
        <w:rPr>
          <w:noProof/>
        </w:rPr>
        <w:t>Gr.get.position &lt;object_ptr_nvar&gt;,  x, y, 117</w:t>
      </w:r>
    </w:p>
    <w:p w:rsidR="002A558D" w:rsidRDefault="002A558D">
      <w:pPr>
        <w:pStyle w:val="Index1"/>
        <w:tabs>
          <w:tab w:val="right" w:leader="dot" w:pos="9350"/>
        </w:tabs>
        <w:rPr>
          <w:noProof/>
        </w:rPr>
      </w:pPr>
      <w:r>
        <w:rPr>
          <w:noProof/>
        </w:rPr>
        <w:t>Gr.get.textbounds &lt;sexp&gt;, left, top, right, bottom, 111</w:t>
      </w:r>
    </w:p>
    <w:p w:rsidR="002A558D" w:rsidRDefault="002A558D">
      <w:pPr>
        <w:pStyle w:val="Index1"/>
        <w:tabs>
          <w:tab w:val="right" w:leader="dot" w:pos="9350"/>
        </w:tabs>
        <w:rPr>
          <w:noProof/>
        </w:rPr>
      </w:pPr>
      <w:r>
        <w:rPr>
          <w:noProof/>
        </w:rPr>
        <w:t>Gr.get.type &lt;object_ptr_nvar&gt;, &lt;type_svar&gt;, 117</w:t>
      </w:r>
    </w:p>
    <w:p w:rsidR="002A558D" w:rsidRDefault="002A558D">
      <w:pPr>
        <w:pStyle w:val="Index1"/>
        <w:tabs>
          <w:tab w:val="right" w:leader="dot" w:pos="9350"/>
        </w:tabs>
        <w:rPr>
          <w:noProof/>
        </w:rPr>
      </w:pPr>
      <w:r>
        <w:rPr>
          <w:noProof/>
        </w:rPr>
        <w:t>Gr.get.value &lt;object_ptr_nvar&gt;, &lt;tag_sexp&gt;, {&lt;value_nvar | value_svar&gt;}, 117</w:t>
      </w:r>
    </w:p>
    <w:p w:rsidR="002A558D" w:rsidRDefault="002A558D">
      <w:pPr>
        <w:pStyle w:val="Index1"/>
        <w:tabs>
          <w:tab w:val="right" w:leader="dot" w:pos="9350"/>
        </w:tabs>
        <w:rPr>
          <w:noProof/>
        </w:rPr>
      </w:pPr>
      <w:r>
        <w:rPr>
          <w:noProof/>
        </w:rPr>
        <w:t>Gr.GetDL &lt;dl_array[]&gt; {, &lt;keep_all_objects_lexp&gt; }, 120</w:t>
      </w:r>
    </w:p>
    <w:p w:rsidR="002A558D" w:rsidRDefault="002A558D">
      <w:pPr>
        <w:pStyle w:val="Index1"/>
        <w:tabs>
          <w:tab w:val="right" w:leader="dot" w:pos="9350"/>
        </w:tabs>
        <w:rPr>
          <w:noProof/>
        </w:rPr>
      </w:pPr>
      <w:r>
        <w:rPr>
          <w:noProof/>
        </w:rPr>
        <w:t>Gr.hide &lt;object_number_nvar&gt;, 109</w:t>
      </w:r>
    </w:p>
    <w:p w:rsidR="002A558D" w:rsidRDefault="002A558D">
      <w:pPr>
        <w:pStyle w:val="Index1"/>
        <w:tabs>
          <w:tab w:val="right" w:leader="dot" w:pos="9350"/>
        </w:tabs>
        <w:rPr>
          <w:noProof/>
        </w:rPr>
      </w:pPr>
      <w:r>
        <w:rPr>
          <w:noProof/>
        </w:rPr>
        <w:t>Gr.line &lt;object_number_nvar&gt;, x1, y1, x2, y2, 107</w:t>
      </w:r>
    </w:p>
    <w:p w:rsidR="002A558D" w:rsidRDefault="002A558D">
      <w:pPr>
        <w:pStyle w:val="Index1"/>
        <w:tabs>
          <w:tab w:val="right" w:leader="dot" w:pos="9350"/>
        </w:tabs>
        <w:rPr>
          <w:noProof/>
        </w:rPr>
      </w:pPr>
      <w:r>
        <w:rPr>
          <w:noProof/>
        </w:rPr>
        <w:t>Gr.modify &lt;object_ptr_nvar&gt;,  &lt;tag_sexp&gt;, {&lt;value_nvar | value_svar&gt;}, 117</w:t>
      </w:r>
    </w:p>
    <w:p w:rsidR="002A558D" w:rsidRDefault="002A558D">
      <w:pPr>
        <w:pStyle w:val="Index1"/>
        <w:tabs>
          <w:tab w:val="right" w:leader="dot" w:pos="9350"/>
        </w:tabs>
        <w:rPr>
          <w:noProof/>
        </w:rPr>
      </w:pPr>
      <w:r>
        <w:rPr>
          <w:noProof/>
        </w:rPr>
        <w:t>Gr.NewDL &lt;dl_array[{&lt;start&gt;,&lt;length&gt;}]&gt;, 120</w:t>
      </w:r>
    </w:p>
    <w:p w:rsidR="002A558D" w:rsidRDefault="002A558D">
      <w:pPr>
        <w:pStyle w:val="Index1"/>
        <w:tabs>
          <w:tab w:val="right" w:leader="dot" w:pos="9350"/>
        </w:tabs>
        <w:rPr>
          <w:noProof/>
        </w:rPr>
      </w:pPr>
      <w:r>
        <w:rPr>
          <w:noProof/>
        </w:rPr>
        <w:t>Gr.onGRTouch.resume, 110</w:t>
      </w:r>
    </w:p>
    <w:p w:rsidR="002A558D" w:rsidRDefault="002A558D">
      <w:pPr>
        <w:pStyle w:val="Index1"/>
        <w:tabs>
          <w:tab w:val="right" w:leader="dot" w:pos="9350"/>
        </w:tabs>
        <w:rPr>
          <w:noProof/>
        </w:rPr>
      </w:pPr>
      <w:r>
        <w:rPr>
          <w:noProof/>
        </w:rPr>
        <w:t>Gr.open alpha, red, green, blue {, &lt;ShowStatusBar_lexp&gt; {, &lt;orientation_nexp&gt;}}, 103</w:t>
      </w:r>
    </w:p>
    <w:p w:rsidR="002A558D" w:rsidRDefault="002A558D">
      <w:pPr>
        <w:pStyle w:val="Index1"/>
        <w:tabs>
          <w:tab w:val="right" w:leader="dot" w:pos="9350"/>
        </w:tabs>
        <w:rPr>
          <w:noProof/>
        </w:rPr>
      </w:pPr>
      <w:r>
        <w:rPr>
          <w:noProof/>
        </w:rPr>
        <w:t>Gr.orientation &lt;nexp&gt;, 104</w:t>
      </w:r>
    </w:p>
    <w:p w:rsidR="002A558D" w:rsidRDefault="002A558D">
      <w:pPr>
        <w:pStyle w:val="Index1"/>
        <w:tabs>
          <w:tab w:val="right" w:leader="dot" w:pos="9350"/>
        </w:tabs>
        <w:rPr>
          <w:noProof/>
        </w:rPr>
      </w:pPr>
      <w:r>
        <w:rPr>
          <w:noProof/>
        </w:rPr>
        <w:t>Gr.oval &lt;object_number_nvar&gt;, left, top, right, bottom, 107</w:t>
      </w:r>
    </w:p>
    <w:p w:rsidR="002A558D" w:rsidRDefault="002A558D">
      <w:pPr>
        <w:pStyle w:val="Index1"/>
        <w:tabs>
          <w:tab w:val="right" w:leader="dot" w:pos="9350"/>
        </w:tabs>
        <w:rPr>
          <w:noProof/>
        </w:rPr>
      </w:pPr>
      <w:r>
        <w:rPr>
          <w:noProof/>
        </w:rPr>
        <w:t>Gr.paint.get &lt;object_ptr_nvar&gt;, 118</w:t>
      </w:r>
    </w:p>
    <w:p w:rsidR="002A558D" w:rsidRDefault="002A558D">
      <w:pPr>
        <w:pStyle w:val="Index1"/>
        <w:tabs>
          <w:tab w:val="right" w:leader="dot" w:pos="9350"/>
        </w:tabs>
        <w:rPr>
          <w:noProof/>
        </w:rPr>
      </w:pPr>
      <w:r>
        <w:rPr>
          <w:noProof/>
        </w:rPr>
        <w:t>Gr.point &lt;object_number_nvar&gt;, x, y, 106</w:t>
      </w:r>
    </w:p>
    <w:p w:rsidR="002A558D" w:rsidRDefault="002A558D">
      <w:pPr>
        <w:pStyle w:val="Index1"/>
        <w:tabs>
          <w:tab w:val="right" w:leader="dot" w:pos="9350"/>
        </w:tabs>
        <w:rPr>
          <w:noProof/>
        </w:rPr>
      </w:pPr>
      <w:r>
        <w:rPr>
          <w:noProof/>
        </w:rPr>
        <w:t>Gr.poly &lt;object_number_nvar&gt;, list_pointer {,x,y}, 108</w:t>
      </w:r>
    </w:p>
    <w:p w:rsidR="002A558D" w:rsidRDefault="002A558D">
      <w:pPr>
        <w:pStyle w:val="Index1"/>
        <w:tabs>
          <w:tab w:val="right" w:leader="dot" w:pos="9350"/>
        </w:tabs>
        <w:rPr>
          <w:noProof/>
        </w:rPr>
      </w:pPr>
      <w:r>
        <w:rPr>
          <w:noProof/>
        </w:rPr>
        <w:t>Gr.rect &lt;object_number_nvar&gt;, left, top, right, bottom, 107</w:t>
      </w:r>
    </w:p>
    <w:p w:rsidR="002A558D" w:rsidRDefault="002A558D">
      <w:pPr>
        <w:pStyle w:val="Index1"/>
        <w:tabs>
          <w:tab w:val="right" w:leader="dot" w:pos="9350"/>
        </w:tabs>
        <w:rPr>
          <w:noProof/>
        </w:rPr>
      </w:pPr>
      <w:r>
        <w:rPr>
          <w:noProof/>
        </w:rPr>
        <w:t>Gr.render, 104</w:t>
      </w:r>
    </w:p>
    <w:p w:rsidR="002A558D" w:rsidRDefault="002A558D">
      <w:pPr>
        <w:pStyle w:val="Index1"/>
        <w:tabs>
          <w:tab w:val="right" w:leader="dot" w:pos="9350"/>
        </w:tabs>
        <w:rPr>
          <w:noProof/>
        </w:rPr>
      </w:pPr>
      <w:r>
        <w:rPr>
          <w:noProof/>
        </w:rPr>
        <w:t>Gr.rotate.end {&lt;obj_nvar&gt;}, 114</w:t>
      </w:r>
    </w:p>
    <w:p w:rsidR="002A558D" w:rsidRDefault="002A558D">
      <w:pPr>
        <w:pStyle w:val="Index1"/>
        <w:tabs>
          <w:tab w:val="right" w:leader="dot" w:pos="9350"/>
        </w:tabs>
        <w:rPr>
          <w:noProof/>
        </w:rPr>
      </w:pPr>
      <w:r>
        <w:rPr>
          <w:noProof/>
        </w:rPr>
        <w:t>Gr.rotate.start angle, x, y{,&lt;obj_nvar&gt;}, 114</w:t>
      </w:r>
    </w:p>
    <w:p w:rsidR="002A558D" w:rsidRDefault="002A558D">
      <w:pPr>
        <w:pStyle w:val="Index1"/>
        <w:tabs>
          <w:tab w:val="right" w:leader="dot" w:pos="9350"/>
        </w:tabs>
        <w:rPr>
          <w:noProof/>
        </w:rPr>
      </w:pPr>
      <w:r>
        <w:rPr>
          <w:noProof/>
        </w:rPr>
        <w:t>Gr.save &lt;filename_sexp&gt; {,&lt;quality_nexp&gt;}, 116</w:t>
      </w:r>
    </w:p>
    <w:p w:rsidR="002A558D" w:rsidRDefault="002A558D">
      <w:pPr>
        <w:pStyle w:val="Index1"/>
        <w:tabs>
          <w:tab w:val="right" w:leader="dot" w:pos="9350"/>
        </w:tabs>
        <w:rPr>
          <w:noProof/>
        </w:rPr>
      </w:pPr>
      <w:r>
        <w:rPr>
          <w:noProof/>
        </w:rPr>
        <w:t>Gr.scale x_factor, y_factor, 105</w:t>
      </w:r>
    </w:p>
    <w:p w:rsidR="002A558D" w:rsidRDefault="002A558D">
      <w:pPr>
        <w:pStyle w:val="Index1"/>
        <w:tabs>
          <w:tab w:val="right" w:leader="dot" w:pos="9350"/>
        </w:tabs>
        <w:rPr>
          <w:noProof/>
        </w:rPr>
      </w:pPr>
      <w:r>
        <w:rPr>
          <w:noProof/>
        </w:rPr>
        <w:t>Gr.screen width, height{, density }, 105</w:t>
      </w:r>
    </w:p>
    <w:p w:rsidR="002A558D" w:rsidRDefault="002A558D">
      <w:pPr>
        <w:pStyle w:val="Index1"/>
        <w:tabs>
          <w:tab w:val="right" w:leader="dot" w:pos="9350"/>
        </w:tabs>
        <w:rPr>
          <w:noProof/>
        </w:rPr>
      </w:pPr>
      <w:r>
        <w:rPr>
          <w:noProof/>
        </w:rPr>
        <w:t>Gr.screen.to_bitmap &lt;bm_ptr_nvar&gt;, 116</w:t>
      </w:r>
    </w:p>
    <w:p w:rsidR="002A558D" w:rsidRDefault="002A558D">
      <w:pPr>
        <w:pStyle w:val="Index1"/>
        <w:tabs>
          <w:tab w:val="right" w:leader="dot" w:pos="9350"/>
        </w:tabs>
        <w:rPr>
          <w:noProof/>
        </w:rPr>
      </w:pPr>
      <w:r>
        <w:rPr>
          <w:noProof/>
        </w:rPr>
        <w:t>Gr.set.AntiAlias &lt;lexp&gt;, 104</w:t>
      </w:r>
    </w:p>
    <w:p w:rsidR="002A558D" w:rsidRDefault="002A558D">
      <w:pPr>
        <w:pStyle w:val="Index1"/>
        <w:tabs>
          <w:tab w:val="right" w:leader="dot" w:pos="9350"/>
        </w:tabs>
        <w:rPr>
          <w:noProof/>
        </w:rPr>
      </w:pPr>
      <w:r>
        <w:rPr>
          <w:noProof/>
        </w:rPr>
        <w:t>Gr.set.pixels &lt;object_number_nvar&gt;, pixels[{&lt;start&gt;,&lt;length&gt;}] {,x,y}, 108</w:t>
      </w:r>
    </w:p>
    <w:p w:rsidR="002A558D" w:rsidRDefault="002A558D">
      <w:pPr>
        <w:pStyle w:val="Index1"/>
        <w:tabs>
          <w:tab w:val="right" w:leader="dot" w:pos="9350"/>
        </w:tabs>
        <w:rPr>
          <w:noProof/>
        </w:rPr>
      </w:pPr>
      <w:r>
        <w:rPr>
          <w:noProof/>
        </w:rPr>
        <w:t>Gr.set.stroke &lt;nexp&gt;, 104</w:t>
      </w:r>
    </w:p>
    <w:p w:rsidR="002A558D" w:rsidRDefault="002A558D">
      <w:pPr>
        <w:pStyle w:val="Index1"/>
        <w:tabs>
          <w:tab w:val="right" w:leader="dot" w:pos="9350"/>
        </w:tabs>
        <w:rPr>
          <w:noProof/>
        </w:rPr>
      </w:pPr>
      <w:r>
        <w:rPr>
          <w:noProof/>
        </w:rPr>
        <w:t>Gr.show &lt;object_number_nvar&gt;, 109</w:t>
      </w:r>
    </w:p>
    <w:p w:rsidR="002A558D" w:rsidRDefault="002A558D">
      <w:pPr>
        <w:pStyle w:val="Index1"/>
        <w:tabs>
          <w:tab w:val="right" w:leader="dot" w:pos="9350"/>
        </w:tabs>
        <w:rPr>
          <w:noProof/>
        </w:rPr>
      </w:pPr>
      <w:r>
        <w:rPr>
          <w:noProof/>
        </w:rPr>
        <w:t>Gr.StatusBar.Show  &lt;nexp&gt;, 104</w:t>
      </w:r>
    </w:p>
    <w:p w:rsidR="002A558D" w:rsidRDefault="002A558D">
      <w:pPr>
        <w:pStyle w:val="Index1"/>
        <w:tabs>
          <w:tab w:val="right" w:leader="dot" w:pos="9350"/>
        </w:tabs>
        <w:rPr>
          <w:noProof/>
        </w:rPr>
      </w:pPr>
      <w:r>
        <w:rPr>
          <w:noProof/>
        </w:rPr>
        <w:t>Gr.text.align type, 110</w:t>
      </w:r>
    </w:p>
    <w:p w:rsidR="002A558D" w:rsidRDefault="002A558D">
      <w:pPr>
        <w:pStyle w:val="Index1"/>
        <w:tabs>
          <w:tab w:val="right" w:leader="dot" w:pos="9350"/>
        </w:tabs>
        <w:rPr>
          <w:noProof/>
        </w:rPr>
      </w:pPr>
      <w:r>
        <w:rPr>
          <w:noProof/>
        </w:rPr>
        <w:t>Gr.text.bold &lt;lexp&gt;, 111</w:t>
      </w:r>
    </w:p>
    <w:p w:rsidR="002A558D" w:rsidRDefault="002A558D">
      <w:pPr>
        <w:pStyle w:val="Index1"/>
        <w:tabs>
          <w:tab w:val="right" w:leader="dot" w:pos="9350"/>
        </w:tabs>
        <w:rPr>
          <w:noProof/>
        </w:rPr>
      </w:pPr>
      <w:r>
        <w:rPr>
          <w:noProof/>
        </w:rPr>
        <w:t>Gr.text.draw &lt;object_number_nvar&gt;, &lt;x_nexp&gt;, &lt;y_nexp&gt;, &lt;text_object_sexp&gt;, 112</w:t>
      </w:r>
    </w:p>
    <w:p w:rsidR="002A558D" w:rsidRDefault="002A558D">
      <w:pPr>
        <w:pStyle w:val="Index1"/>
        <w:tabs>
          <w:tab w:val="right" w:leader="dot" w:pos="9350"/>
        </w:tabs>
        <w:rPr>
          <w:noProof/>
        </w:rPr>
      </w:pPr>
      <w:r>
        <w:rPr>
          <w:noProof/>
        </w:rPr>
        <w:t>Gr.text.size &lt;nexp&gt;, 110</w:t>
      </w:r>
    </w:p>
    <w:p w:rsidR="002A558D" w:rsidRDefault="002A558D">
      <w:pPr>
        <w:pStyle w:val="Index1"/>
        <w:tabs>
          <w:tab w:val="right" w:leader="dot" w:pos="9350"/>
        </w:tabs>
        <w:rPr>
          <w:noProof/>
        </w:rPr>
      </w:pPr>
      <w:r>
        <w:rPr>
          <w:noProof/>
        </w:rPr>
        <w:t>Gr.text.skew &lt;nexp&gt;, 111</w:t>
      </w:r>
    </w:p>
    <w:p w:rsidR="002A558D" w:rsidRDefault="002A558D">
      <w:pPr>
        <w:pStyle w:val="Index1"/>
        <w:tabs>
          <w:tab w:val="right" w:leader="dot" w:pos="9350"/>
        </w:tabs>
        <w:rPr>
          <w:noProof/>
        </w:rPr>
      </w:pPr>
      <w:r>
        <w:rPr>
          <w:noProof/>
        </w:rPr>
        <w:t>Gr.text.strike &lt;lexp&gt;, 111</w:t>
      </w:r>
    </w:p>
    <w:p w:rsidR="002A558D" w:rsidRDefault="002A558D">
      <w:pPr>
        <w:pStyle w:val="Index1"/>
        <w:tabs>
          <w:tab w:val="right" w:leader="dot" w:pos="9350"/>
        </w:tabs>
        <w:rPr>
          <w:noProof/>
        </w:rPr>
      </w:pPr>
      <w:r>
        <w:rPr>
          <w:noProof/>
        </w:rPr>
        <w:t>Gr.text.typeface &lt;nexp&gt;, 111</w:t>
      </w:r>
    </w:p>
    <w:p w:rsidR="002A558D" w:rsidRDefault="002A558D">
      <w:pPr>
        <w:pStyle w:val="Index1"/>
        <w:tabs>
          <w:tab w:val="right" w:leader="dot" w:pos="9350"/>
        </w:tabs>
        <w:rPr>
          <w:noProof/>
        </w:rPr>
      </w:pPr>
      <w:r>
        <w:rPr>
          <w:noProof/>
        </w:rPr>
        <w:t>Gr.text.underline &lt;lexp&gt;, 111</w:t>
      </w:r>
    </w:p>
    <w:p w:rsidR="002A558D" w:rsidRDefault="002A558D">
      <w:pPr>
        <w:pStyle w:val="Index1"/>
        <w:tabs>
          <w:tab w:val="right" w:leader="dot" w:pos="9350"/>
        </w:tabs>
        <w:rPr>
          <w:noProof/>
        </w:rPr>
      </w:pPr>
      <w:r>
        <w:rPr>
          <w:noProof/>
        </w:rPr>
        <w:t>Gr.text.width &lt;nvar&gt;, &lt;sexp&gt;, 110</w:t>
      </w:r>
    </w:p>
    <w:p w:rsidR="002A558D" w:rsidRDefault="002A558D">
      <w:pPr>
        <w:pStyle w:val="Index1"/>
        <w:tabs>
          <w:tab w:val="right" w:leader="dot" w:pos="9350"/>
        </w:tabs>
        <w:rPr>
          <w:noProof/>
        </w:rPr>
      </w:pPr>
      <w:r>
        <w:rPr>
          <w:noProof/>
        </w:rPr>
        <w:t>Gr.touch touched, x, y, 109</w:t>
      </w:r>
    </w:p>
    <w:p w:rsidR="002A558D" w:rsidRDefault="002A558D">
      <w:pPr>
        <w:pStyle w:val="Index1"/>
        <w:tabs>
          <w:tab w:val="right" w:leader="dot" w:pos="9350"/>
        </w:tabs>
        <w:rPr>
          <w:noProof/>
        </w:rPr>
      </w:pPr>
      <w:r>
        <w:rPr>
          <w:noProof/>
        </w:rPr>
        <w:t>Gr.touch2 touched, x, y, 110</w:t>
      </w:r>
    </w:p>
    <w:p w:rsidR="002A558D" w:rsidRDefault="002A558D">
      <w:pPr>
        <w:pStyle w:val="Index1"/>
        <w:tabs>
          <w:tab w:val="right" w:leader="dot" w:pos="9350"/>
        </w:tabs>
        <w:rPr>
          <w:noProof/>
        </w:rPr>
      </w:pPr>
      <w:r>
        <w:rPr>
          <w:noProof/>
        </w:rPr>
        <w:t>Gr_collision ( &lt;object_1_nvar&gt;, &lt;object_2_nvar&gt;), 48, 119</w:t>
      </w:r>
    </w:p>
    <w:p w:rsidR="002A558D" w:rsidRDefault="002A558D">
      <w:pPr>
        <w:pStyle w:val="Index1"/>
        <w:tabs>
          <w:tab w:val="right" w:leader="dot" w:pos="9350"/>
        </w:tabs>
        <w:rPr>
          <w:noProof/>
        </w:rPr>
      </w:pPr>
      <w:r>
        <w:rPr>
          <w:noProof/>
        </w:rPr>
        <w:t>GrabFile &lt;result_svar&gt;, &lt;path_sexp&gt;{, &lt;unicode_flag_lexp&gt;}, 73</w:t>
      </w:r>
    </w:p>
    <w:p w:rsidR="002A558D" w:rsidRDefault="002A558D">
      <w:pPr>
        <w:pStyle w:val="Index1"/>
        <w:tabs>
          <w:tab w:val="right" w:leader="dot" w:pos="9350"/>
        </w:tabs>
        <w:rPr>
          <w:noProof/>
        </w:rPr>
      </w:pPr>
      <w:r>
        <w:rPr>
          <w:noProof/>
        </w:rPr>
        <w:t>GrabURL &lt;result_svar&gt;, &lt;url_sexp&gt;{, &lt;timeout_nexp&gt;}, 73</w:t>
      </w:r>
    </w:p>
    <w:p w:rsidR="002A558D" w:rsidRDefault="002A558D">
      <w:pPr>
        <w:pStyle w:val="Index1"/>
        <w:tabs>
          <w:tab w:val="right" w:leader="dot" w:pos="9350"/>
        </w:tabs>
        <w:rPr>
          <w:noProof/>
        </w:rPr>
      </w:pPr>
      <w:r>
        <w:rPr>
          <w:noProof/>
        </w:rPr>
        <w:t>Headset &lt;state_nvar&gt;, &lt;type_svar&gt;, &lt;mic_nvar&gt;, 97</w:t>
      </w:r>
    </w:p>
    <w:p w:rsidR="002A558D" w:rsidRDefault="002A558D">
      <w:pPr>
        <w:pStyle w:val="Index1"/>
        <w:tabs>
          <w:tab w:val="right" w:leader="dot" w:pos="9350"/>
        </w:tabs>
        <w:rPr>
          <w:noProof/>
        </w:rPr>
      </w:pPr>
      <w:r w:rsidRPr="00CD4A24">
        <w:rPr>
          <w:rFonts w:eastAsia="Times New Roman"/>
          <w:noProof/>
        </w:rPr>
        <w:t>HEX$(&lt;nexp&gt;)</w:t>
      </w:r>
      <w:r>
        <w:rPr>
          <w:noProof/>
        </w:rPr>
        <w:t>, 51</w:t>
      </w:r>
    </w:p>
    <w:p w:rsidR="002A558D" w:rsidRDefault="002A558D">
      <w:pPr>
        <w:pStyle w:val="Index1"/>
        <w:tabs>
          <w:tab w:val="right" w:leader="dot" w:pos="9350"/>
        </w:tabs>
        <w:rPr>
          <w:noProof/>
        </w:rPr>
      </w:pPr>
      <w:r>
        <w:rPr>
          <w:noProof/>
        </w:rPr>
        <w:lastRenderedPageBreak/>
        <w:t>HEX(&lt;sexp&gt;), 47</w:t>
      </w:r>
    </w:p>
    <w:p w:rsidR="002A558D" w:rsidRDefault="002A558D">
      <w:pPr>
        <w:pStyle w:val="Index1"/>
        <w:tabs>
          <w:tab w:val="right" w:leader="dot" w:pos="9350"/>
        </w:tabs>
        <w:rPr>
          <w:noProof/>
        </w:rPr>
      </w:pPr>
      <w:r>
        <w:rPr>
          <w:noProof/>
        </w:rPr>
        <w:t>Home, 98</w:t>
      </w:r>
    </w:p>
    <w:p w:rsidR="002A558D" w:rsidRDefault="002A558D">
      <w:pPr>
        <w:pStyle w:val="Index1"/>
        <w:tabs>
          <w:tab w:val="right" w:leader="dot" w:pos="9350"/>
        </w:tabs>
        <w:rPr>
          <w:noProof/>
        </w:rPr>
      </w:pPr>
      <w:r>
        <w:rPr>
          <w:noProof/>
        </w:rPr>
        <w:t>Html.clear.cache, 78</w:t>
      </w:r>
    </w:p>
    <w:p w:rsidR="002A558D" w:rsidRDefault="002A558D">
      <w:pPr>
        <w:pStyle w:val="Index1"/>
        <w:tabs>
          <w:tab w:val="right" w:leader="dot" w:pos="9350"/>
        </w:tabs>
        <w:rPr>
          <w:noProof/>
        </w:rPr>
      </w:pPr>
      <w:r>
        <w:rPr>
          <w:noProof/>
        </w:rPr>
        <w:t>Html.clear.history, 78</w:t>
      </w:r>
    </w:p>
    <w:p w:rsidR="002A558D" w:rsidRDefault="002A558D">
      <w:pPr>
        <w:pStyle w:val="Index1"/>
        <w:tabs>
          <w:tab w:val="right" w:leader="dot" w:pos="9350"/>
        </w:tabs>
        <w:rPr>
          <w:noProof/>
        </w:rPr>
      </w:pPr>
      <w:r>
        <w:rPr>
          <w:noProof/>
        </w:rPr>
        <w:t>Html.close, 78</w:t>
      </w:r>
    </w:p>
    <w:p w:rsidR="002A558D" w:rsidRDefault="002A558D">
      <w:pPr>
        <w:pStyle w:val="Index1"/>
        <w:tabs>
          <w:tab w:val="right" w:leader="dot" w:pos="9350"/>
        </w:tabs>
        <w:rPr>
          <w:noProof/>
        </w:rPr>
      </w:pPr>
      <w:r>
        <w:rPr>
          <w:noProof/>
        </w:rPr>
        <w:t>Html.get.datalink &lt;data_svar&gt;, 77</w:t>
      </w:r>
    </w:p>
    <w:p w:rsidR="002A558D" w:rsidRDefault="002A558D">
      <w:pPr>
        <w:pStyle w:val="Index1"/>
        <w:tabs>
          <w:tab w:val="right" w:leader="dot" w:pos="9350"/>
        </w:tabs>
        <w:rPr>
          <w:noProof/>
        </w:rPr>
      </w:pPr>
      <w:r>
        <w:rPr>
          <w:noProof/>
        </w:rPr>
        <w:t>Html.go.back, 78</w:t>
      </w:r>
    </w:p>
    <w:p w:rsidR="002A558D" w:rsidRDefault="002A558D">
      <w:pPr>
        <w:pStyle w:val="Index1"/>
        <w:tabs>
          <w:tab w:val="right" w:leader="dot" w:pos="9350"/>
        </w:tabs>
        <w:rPr>
          <w:noProof/>
        </w:rPr>
      </w:pPr>
      <w:r>
        <w:rPr>
          <w:noProof/>
        </w:rPr>
        <w:t>Html.go.forward, 78</w:t>
      </w:r>
    </w:p>
    <w:p w:rsidR="002A558D" w:rsidRDefault="002A558D">
      <w:pPr>
        <w:pStyle w:val="Index1"/>
        <w:tabs>
          <w:tab w:val="right" w:leader="dot" w:pos="9350"/>
        </w:tabs>
        <w:rPr>
          <w:noProof/>
        </w:rPr>
      </w:pPr>
      <w:r>
        <w:rPr>
          <w:noProof/>
        </w:rPr>
        <w:t>Html.load.string &lt;html_sexp&gt;, 77</w:t>
      </w:r>
    </w:p>
    <w:p w:rsidR="002A558D" w:rsidRDefault="002A558D">
      <w:pPr>
        <w:pStyle w:val="Index1"/>
        <w:tabs>
          <w:tab w:val="right" w:leader="dot" w:pos="9350"/>
        </w:tabs>
        <w:rPr>
          <w:noProof/>
        </w:rPr>
      </w:pPr>
      <w:r>
        <w:rPr>
          <w:noProof/>
        </w:rPr>
        <w:t>Html.load.url &lt;file_sexp&gt;, 76</w:t>
      </w:r>
    </w:p>
    <w:p w:rsidR="002A558D" w:rsidRDefault="002A558D">
      <w:pPr>
        <w:pStyle w:val="Index1"/>
        <w:tabs>
          <w:tab w:val="right" w:leader="dot" w:pos="9350"/>
        </w:tabs>
        <w:rPr>
          <w:noProof/>
        </w:rPr>
      </w:pPr>
      <w:r>
        <w:rPr>
          <w:noProof/>
        </w:rPr>
        <w:t>Html.open {&lt;show_status_bar_nexp&gt;}, 76</w:t>
      </w:r>
    </w:p>
    <w:p w:rsidR="002A558D" w:rsidRDefault="002A558D">
      <w:pPr>
        <w:pStyle w:val="Index1"/>
        <w:tabs>
          <w:tab w:val="right" w:leader="dot" w:pos="9350"/>
        </w:tabs>
        <w:rPr>
          <w:noProof/>
        </w:rPr>
      </w:pPr>
      <w:r>
        <w:rPr>
          <w:noProof/>
        </w:rPr>
        <w:t>Html.post &lt;url_sexp&gt;, &lt;list_nexp&gt;, 77</w:t>
      </w:r>
    </w:p>
    <w:p w:rsidR="002A558D" w:rsidRDefault="002A558D">
      <w:pPr>
        <w:pStyle w:val="Index1"/>
        <w:tabs>
          <w:tab w:val="right" w:leader="dot" w:pos="9350"/>
        </w:tabs>
        <w:rPr>
          <w:noProof/>
        </w:rPr>
      </w:pPr>
      <w:r>
        <w:rPr>
          <w:noProof/>
        </w:rPr>
        <w:t>Http.post &lt;url_sexp&gt;, &lt;list_nexp&gt;, &lt;result_svar&gt;, 95</w:t>
      </w:r>
    </w:p>
    <w:p w:rsidR="002A558D" w:rsidRDefault="002A558D">
      <w:pPr>
        <w:pStyle w:val="Index1"/>
        <w:tabs>
          <w:tab w:val="right" w:leader="dot" w:pos="9350"/>
        </w:tabs>
        <w:rPr>
          <w:noProof/>
        </w:rPr>
      </w:pPr>
      <w:r>
        <w:rPr>
          <w:noProof/>
        </w:rPr>
        <w:t>HYPOT(&lt;nexp_x&gt;, &lt;nexp_y), 46</w:t>
      </w:r>
    </w:p>
    <w:p w:rsidR="002A558D" w:rsidRDefault="002A558D">
      <w:pPr>
        <w:pStyle w:val="Index1"/>
        <w:tabs>
          <w:tab w:val="right" w:leader="dot" w:pos="9350"/>
        </w:tabs>
        <w:rPr>
          <w:noProof/>
        </w:rPr>
      </w:pPr>
      <w:r>
        <w:rPr>
          <w:noProof/>
        </w:rPr>
        <w:t>If  - Then - Else, 55</w:t>
      </w:r>
    </w:p>
    <w:p w:rsidR="002A558D" w:rsidRDefault="002A558D">
      <w:pPr>
        <w:pStyle w:val="Index1"/>
        <w:tabs>
          <w:tab w:val="right" w:leader="dot" w:pos="9350"/>
        </w:tabs>
        <w:rPr>
          <w:noProof/>
        </w:rPr>
      </w:pPr>
      <w:r>
        <w:rPr>
          <w:noProof/>
        </w:rPr>
        <w:t>If  - Then - Else - Elseif - Endif, 54</w:t>
      </w:r>
    </w:p>
    <w:p w:rsidR="002A558D" w:rsidRDefault="002A558D">
      <w:pPr>
        <w:pStyle w:val="Index1"/>
        <w:tabs>
          <w:tab w:val="right" w:leader="dot" w:pos="9350"/>
        </w:tabs>
        <w:rPr>
          <w:noProof/>
        </w:rPr>
      </w:pPr>
      <w:r>
        <w:rPr>
          <w:noProof/>
        </w:rPr>
        <w:t>Include FileNamePath, 91</w:t>
      </w:r>
    </w:p>
    <w:p w:rsidR="002A558D" w:rsidRDefault="002A558D">
      <w:pPr>
        <w:pStyle w:val="Index1"/>
        <w:tabs>
          <w:tab w:val="right" w:leader="dot" w:pos="9350"/>
        </w:tabs>
        <w:rPr>
          <w:noProof/>
        </w:rPr>
      </w:pPr>
      <w:r>
        <w:rPr>
          <w:noProof/>
        </w:rPr>
        <w:t>Inkey$ &lt;svar&gt;, 67</w:t>
      </w:r>
    </w:p>
    <w:p w:rsidR="002A558D" w:rsidRDefault="002A558D">
      <w:pPr>
        <w:pStyle w:val="Index1"/>
        <w:tabs>
          <w:tab w:val="right" w:leader="dot" w:pos="9350"/>
        </w:tabs>
        <w:rPr>
          <w:noProof/>
        </w:rPr>
      </w:pPr>
      <w:r>
        <w:rPr>
          <w:noProof/>
        </w:rPr>
        <w:t>Input &lt;Prompt_sexp&gt;, &lt;nvar&gt;|&lt;svar&gt;, {&lt;Default_sexp&gt;|&lt;Default_nexp&gt;}, 67</w:t>
      </w:r>
    </w:p>
    <w:p w:rsidR="002A558D" w:rsidRDefault="002A558D">
      <w:pPr>
        <w:pStyle w:val="Index1"/>
        <w:tabs>
          <w:tab w:val="right" w:leader="dot" w:pos="9350"/>
        </w:tabs>
        <w:rPr>
          <w:noProof/>
        </w:rPr>
      </w:pPr>
      <w:r w:rsidRPr="00CD4A24">
        <w:rPr>
          <w:rFonts w:eastAsia="Times New Roman"/>
          <w:noProof/>
        </w:rPr>
        <w:t>Is_In(&lt;Search_for</w:t>
      </w:r>
      <w:r>
        <w:rPr>
          <w:noProof/>
        </w:rPr>
        <w:t>_sexp&gt;</w:t>
      </w:r>
      <w:r w:rsidRPr="00CD4A24">
        <w:rPr>
          <w:rFonts w:eastAsia="Times New Roman"/>
          <w:noProof/>
        </w:rPr>
        <w:t>, &lt;Search_in</w:t>
      </w:r>
      <w:r>
        <w:rPr>
          <w:noProof/>
        </w:rPr>
        <w:t>_sexp&gt;{, &lt;start_nexp&gt;}, 48</w:t>
      </w:r>
    </w:p>
    <w:p w:rsidR="002A558D" w:rsidRDefault="002A558D">
      <w:pPr>
        <w:pStyle w:val="Index1"/>
        <w:tabs>
          <w:tab w:val="right" w:leader="dot" w:pos="9350"/>
        </w:tabs>
        <w:rPr>
          <w:noProof/>
        </w:rPr>
      </w:pPr>
      <w:r>
        <w:rPr>
          <w:noProof/>
        </w:rPr>
        <w:t>Kb.hide, 68</w:t>
      </w:r>
    </w:p>
    <w:p w:rsidR="002A558D" w:rsidRDefault="002A558D">
      <w:pPr>
        <w:pStyle w:val="Index1"/>
        <w:tabs>
          <w:tab w:val="right" w:leader="dot" w:pos="9350"/>
        </w:tabs>
        <w:rPr>
          <w:noProof/>
        </w:rPr>
      </w:pPr>
      <w:r>
        <w:rPr>
          <w:noProof/>
        </w:rPr>
        <w:t>Kb.toggle, 68</w:t>
      </w:r>
    </w:p>
    <w:p w:rsidR="002A558D" w:rsidRDefault="002A558D">
      <w:pPr>
        <w:pStyle w:val="Index1"/>
        <w:tabs>
          <w:tab w:val="right" w:leader="dot" w:pos="9350"/>
        </w:tabs>
        <w:rPr>
          <w:noProof/>
        </w:rPr>
      </w:pPr>
      <w:r>
        <w:rPr>
          <w:noProof/>
        </w:rPr>
        <w:t>Key.Resume, 61</w:t>
      </w:r>
    </w:p>
    <w:p w:rsidR="002A558D" w:rsidRDefault="002A558D">
      <w:pPr>
        <w:pStyle w:val="Index1"/>
        <w:tabs>
          <w:tab w:val="right" w:leader="dot" w:pos="9350"/>
        </w:tabs>
        <w:rPr>
          <w:noProof/>
        </w:rPr>
      </w:pPr>
      <w:r w:rsidRPr="00CD4A24">
        <w:rPr>
          <w:rFonts w:eastAsia="Times New Roman"/>
          <w:noProof/>
        </w:rPr>
        <w:t xml:space="preserve">LEFT$ (&lt;sexp&gt;, </w:t>
      </w:r>
      <w:r>
        <w:rPr>
          <w:noProof/>
        </w:rPr>
        <w:t>&lt;nexp&gt;</w:t>
      </w:r>
      <w:r w:rsidRPr="00CD4A24">
        <w:rPr>
          <w:rFonts w:eastAsia="Times New Roman"/>
          <w:noProof/>
        </w:rPr>
        <w:t>)</w:t>
      </w:r>
      <w:r>
        <w:rPr>
          <w:noProof/>
        </w:rPr>
        <w:t>, 50</w:t>
      </w:r>
    </w:p>
    <w:p w:rsidR="002A558D" w:rsidRDefault="002A558D">
      <w:pPr>
        <w:pStyle w:val="Index1"/>
        <w:tabs>
          <w:tab w:val="right" w:leader="dot" w:pos="9350"/>
        </w:tabs>
        <w:rPr>
          <w:noProof/>
        </w:rPr>
      </w:pPr>
      <w:r>
        <w:rPr>
          <w:noProof/>
        </w:rPr>
        <w:t>LEN(&lt;sexp&gt;), 47</w:t>
      </w:r>
    </w:p>
    <w:p w:rsidR="002A558D" w:rsidRDefault="002A558D">
      <w:pPr>
        <w:pStyle w:val="Index1"/>
        <w:tabs>
          <w:tab w:val="right" w:leader="dot" w:pos="9350"/>
        </w:tabs>
        <w:rPr>
          <w:noProof/>
        </w:rPr>
      </w:pPr>
      <w:r>
        <w:rPr>
          <w:noProof/>
        </w:rPr>
        <w:t>LET, 44</w:t>
      </w:r>
    </w:p>
    <w:p w:rsidR="002A558D" w:rsidRDefault="002A558D">
      <w:pPr>
        <w:pStyle w:val="Index1"/>
        <w:tabs>
          <w:tab w:val="right" w:leader="dot" w:pos="9350"/>
        </w:tabs>
        <w:rPr>
          <w:noProof/>
        </w:rPr>
      </w:pPr>
      <w:r>
        <w:rPr>
          <w:noProof/>
        </w:rPr>
        <w:t>List.add &lt;pointer_nexp&gt;, &lt;nexp&gt;{,&lt;nexp&gt;...,&lt;nexp&gt;}, 36</w:t>
      </w:r>
    </w:p>
    <w:p w:rsidR="002A558D" w:rsidRDefault="002A558D">
      <w:pPr>
        <w:pStyle w:val="Index1"/>
        <w:tabs>
          <w:tab w:val="right" w:leader="dot" w:pos="9350"/>
        </w:tabs>
        <w:rPr>
          <w:noProof/>
        </w:rPr>
      </w:pPr>
      <w:r>
        <w:rPr>
          <w:noProof/>
        </w:rPr>
        <w:t>List.add.array numeric_list_pointer, Array[{&lt;start&gt;,&lt;length&gt;}], 36</w:t>
      </w:r>
    </w:p>
    <w:p w:rsidR="002A558D" w:rsidRDefault="002A558D">
      <w:pPr>
        <w:pStyle w:val="Index1"/>
        <w:tabs>
          <w:tab w:val="right" w:leader="dot" w:pos="9350"/>
        </w:tabs>
        <w:rPr>
          <w:noProof/>
        </w:rPr>
      </w:pPr>
      <w:r>
        <w:rPr>
          <w:noProof/>
        </w:rPr>
        <w:t>List.add.array string_list_pointer, Array$[{&lt;start&gt;,&lt;length&gt;}], 36</w:t>
      </w:r>
    </w:p>
    <w:p w:rsidR="002A558D" w:rsidRDefault="002A558D">
      <w:pPr>
        <w:pStyle w:val="Index1"/>
        <w:tabs>
          <w:tab w:val="right" w:leader="dot" w:pos="9350"/>
        </w:tabs>
        <w:rPr>
          <w:noProof/>
        </w:rPr>
      </w:pPr>
      <w:r>
        <w:rPr>
          <w:noProof/>
        </w:rPr>
        <w:t>List.add.list &lt;destination_list_pointer_nexp&gt;, &lt;source_list_pointer_nexp&gt;, 36</w:t>
      </w:r>
    </w:p>
    <w:p w:rsidR="002A558D" w:rsidRDefault="002A558D">
      <w:pPr>
        <w:pStyle w:val="Index1"/>
        <w:tabs>
          <w:tab w:val="right" w:leader="dot" w:pos="9350"/>
        </w:tabs>
        <w:rPr>
          <w:noProof/>
        </w:rPr>
      </w:pPr>
      <w:r>
        <w:rPr>
          <w:noProof/>
        </w:rPr>
        <w:t>List.clear &lt;pointer_nexp&gt;, 37</w:t>
      </w:r>
    </w:p>
    <w:p w:rsidR="002A558D" w:rsidRDefault="002A558D">
      <w:pPr>
        <w:pStyle w:val="Index1"/>
        <w:tabs>
          <w:tab w:val="right" w:leader="dot" w:pos="9350"/>
        </w:tabs>
        <w:rPr>
          <w:noProof/>
        </w:rPr>
      </w:pPr>
      <w:r>
        <w:rPr>
          <w:noProof/>
        </w:rPr>
        <w:t>List.create N|S, &lt;pointer_nvar&gt;, 36</w:t>
      </w:r>
    </w:p>
    <w:p w:rsidR="002A558D" w:rsidRDefault="002A558D">
      <w:pPr>
        <w:pStyle w:val="Index1"/>
        <w:tabs>
          <w:tab w:val="right" w:leader="dot" w:pos="9350"/>
        </w:tabs>
        <w:rPr>
          <w:noProof/>
        </w:rPr>
      </w:pPr>
      <w:r>
        <w:rPr>
          <w:noProof/>
        </w:rPr>
        <w:t>List.get &lt;pointer_nexp&gt;,&lt;index_nexp&gt;, &lt;svar&gt;|&lt;nvar&gt;, 37</w:t>
      </w:r>
    </w:p>
    <w:p w:rsidR="002A558D" w:rsidRDefault="002A558D">
      <w:pPr>
        <w:pStyle w:val="Index1"/>
        <w:tabs>
          <w:tab w:val="right" w:leader="dot" w:pos="9350"/>
        </w:tabs>
        <w:rPr>
          <w:noProof/>
        </w:rPr>
      </w:pPr>
      <w:r>
        <w:rPr>
          <w:noProof/>
        </w:rPr>
        <w:t>List.insert &lt;pointer_nexp&gt;, &lt;index_nexp&gt;, &lt;sexp&gt;|&lt;nexp&gt;, 37</w:t>
      </w:r>
    </w:p>
    <w:p w:rsidR="002A558D" w:rsidRDefault="002A558D">
      <w:pPr>
        <w:pStyle w:val="Index1"/>
        <w:tabs>
          <w:tab w:val="right" w:leader="dot" w:pos="9350"/>
        </w:tabs>
        <w:rPr>
          <w:noProof/>
        </w:rPr>
      </w:pPr>
      <w:r>
        <w:rPr>
          <w:noProof/>
        </w:rPr>
        <w:t>List.remove &lt;pointer_nexp&gt;,&lt;index_nexp&gt;, 37</w:t>
      </w:r>
    </w:p>
    <w:p w:rsidR="002A558D" w:rsidRDefault="002A558D">
      <w:pPr>
        <w:pStyle w:val="Index1"/>
        <w:tabs>
          <w:tab w:val="right" w:leader="dot" w:pos="9350"/>
        </w:tabs>
        <w:rPr>
          <w:noProof/>
        </w:rPr>
      </w:pPr>
      <w:r>
        <w:rPr>
          <w:noProof/>
        </w:rPr>
        <w:t>List.replace &lt;pointer_nexp&gt;,&lt;index_nexp&gt;, &lt;sexp&gt;|&lt;nexp&gt;, 36</w:t>
      </w:r>
    </w:p>
    <w:p w:rsidR="002A558D" w:rsidRDefault="002A558D">
      <w:pPr>
        <w:pStyle w:val="Index1"/>
        <w:tabs>
          <w:tab w:val="right" w:leader="dot" w:pos="9350"/>
        </w:tabs>
        <w:rPr>
          <w:noProof/>
        </w:rPr>
      </w:pPr>
      <w:r>
        <w:rPr>
          <w:noProof/>
        </w:rPr>
        <w:t>List.search &lt;pointer_nexp&gt;, value|value$, &lt;result_nvar&gt;{,&lt;start_nexp&gt;}, 37</w:t>
      </w:r>
    </w:p>
    <w:p w:rsidR="002A558D" w:rsidRDefault="002A558D">
      <w:pPr>
        <w:pStyle w:val="Index1"/>
        <w:tabs>
          <w:tab w:val="right" w:leader="dot" w:pos="9350"/>
        </w:tabs>
        <w:rPr>
          <w:noProof/>
        </w:rPr>
      </w:pPr>
      <w:r>
        <w:rPr>
          <w:noProof/>
        </w:rPr>
        <w:t>List.size &lt;pointer_nexp&gt;, &lt;nvar&gt;, 37</w:t>
      </w:r>
    </w:p>
    <w:p w:rsidR="002A558D" w:rsidRDefault="002A558D">
      <w:pPr>
        <w:pStyle w:val="Index1"/>
        <w:tabs>
          <w:tab w:val="right" w:leader="dot" w:pos="9350"/>
        </w:tabs>
        <w:rPr>
          <w:noProof/>
        </w:rPr>
      </w:pPr>
      <w:r>
        <w:rPr>
          <w:noProof/>
        </w:rPr>
        <w:t>List.ToArray &lt;pointer_nexp&gt;, Array$[] | Array[], 38</w:t>
      </w:r>
    </w:p>
    <w:p w:rsidR="002A558D" w:rsidRDefault="002A558D">
      <w:pPr>
        <w:pStyle w:val="Index1"/>
        <w:tabs>
          <w:tab w:val="right" w:leader="dot" w:pos="9350"/>
        </w:tabs>
        <w:rPr>
          <w:noProof/>
        </w:rPr>
      </w:pPr>
      <w:r>
        <w:rPr>
          <w:noProof/>
        </w:rPr>
        <w:t>List.type &lt;pointer_nexp&gt;, &lt;svar&gt;, 37</w:t>
      </w:r>
    </w:p>
    <w:p w:rsidR="002A558D" w:rsidRDefault="002A558D">
      <w:pPr>
        <w:pStyle w:val="Index1"/>
        <w:tabs>
          <w:tab w:val="right" w:leader="dot" w:pos="9350"/>
        </w:tabs>
        <w:rPr>
          <w:noProof/>
        </w:rPr>
      </w:pPr>
      <w:r>
        <w:rPr>
          <w:noProof/>
        </w:rPr>
        <w:t>LOG(&lt;nexp&gt;), 46</w:t>
      </w:r>
    </w:p>
    <w:p w:rsidR="002A558D" w:rsidRDefault="002A558D">
      <w:pPr>
        <w:pStyle w:val="Index1"/>
        <w:tabs>
          <w:tab w:val="right" w:leader="dot" w:pos="9350"/>
        </w:tabs>
        <w:rPr>
          <w:noProof/>
        </w:rPr>
      </w:pPr>
      <w:r>
        <w:rPr>
          <w:noProof/>
        </w:rPr>
        <w:t>LOG10(&lt;nexp&gt;), 46</w:t>
      </w:r>
    </w:p>
    <w:p w:rsidR="002A558D" w:rsidRDefault="002A558D">
      <w:pPr>
        <w:pStyle w:val="Index1"/>
        <w:tabs>
          <w:tab w:val="right" w:leader="dot" w:pos="9350"/>
        </w:tabs>
        <w:rPr>
          <w:noProof/>
        </w:rPr>
      </w:pPr>
      <w:r w:rsidRPr="00CD4A24">
        <w:rPr>
          <w:rFonts w:eastAsia="Times New Roman"/>
          <w:noProof/>
        </w:rPr>
        <w:t>LOWER$(</w:t>
      </w:r>
      <w:r>
        <w:rPr>
          <w:noProof/>
        </w:rPr>
        <w:t>&lt;sexp&gt;</w:t>
      </w:r>
      <w:r w:rsidRPr="00CD4A24">
        <w:rPr>
          <w:rFonts w:eastAsia="Times New Roman"/>
          <w:noProof/>
        </w:rPr>
        <w:t>)</w:t>
      </w:r>
      <w:r>
        <w:rPr>
          <w:noProof/>
        </w:rPr>
        <w:t>, 51</w:t>
      </w:r>
    </w:p>
    <w:p w:rsidR="002A558D" w:rsidRDefault="002A558D">
      <w:pPr>
        <w:pStyle w:val="Index1"/>
        <w:tabs>
          <w:tab w:val="right" w:leader="dot" w:pos="9350"/>
        </w:tabs>
        <w:rPr>
          <w:noProof/>
        </w:rPr>
      </w:pPr>
      <w:r>
        <w:rPr>
          <w:noProof/>
        </w:rPr>
        <w:t>MAX(&lt;nexp&gt;, &lt;nexp&gt;), 45</w:t>
      </w:r>
    </w:p>
    <w:p w:rsidR="002A558D" w:rsidRDefault="002A558D">
      <w:pPr>
        <w:pStyle w:val="Index1"/>
        <w:tabs>
          <w:tab w:val="right" w:leader="dot" w:pos="9350"/>
        </w:tabs>
        <w:rPr>
          <w:noProof/>
        </w:rPr>
      </w:pPr>
      <w:r>
        <w:rPr>
          <w:noProof/>
        </w:rPr>
        <w:t>MenuKey.resume, 61</w:t>
      </w:r>
    </w:p>
    <w:p w:rsidR="002A558D" w:rsidRDefault="002A558D">
      <w:pPr>
        <w:pStyle w:val="Index1"/>
        <w:tabs>
          <w:tab w:val="right" w:leader="dot" w:pos="9350"/>
        </w:tabs>
        <w:rPr>
          <w:noProof/>
        </w:rPr>
      </w:pPr>
      <w:r w:rsidRPr="00CD4A24">
        <w:rPr>
          <w:rFonts w:eastAsia="Times New Roman"/>
          <w:noProof/>
        </w:rPr>
        <w:t xml:space="preserve">MID$(&lt;sexp&gt;, </w:t>
      </w:r>
      <w:r>
        <w:rPr>
          <w:noProof/>
        </w:rPr>
        <w:t>&lt;start_nexp&gt;{, &lt;count_nexp&gt;}</w:t>
      </w:r>
      <w:r w:rsidRPr="00CD4A24">
        <w:rPr>
          <w:rFonts w:eastAsia="Times New Roman"/>
          <w:noProof/>
        </w:rPr>
        <w:t>)</w:t>
      </w:r>
      <w:r>
        <w:rPr>
          <w:noProof/>
        </w:rPr>
        <w:t>, 50</w:t>
      </w:r>
    </w:p>
    <w:p w:rsidR="002A558D" w:rsidRDefault="002A558D">
      <w:pPr>
        <w:pStyle w:val="Index1"/>
        <w:tabs>
          <w:tab w:val="right" w:leader="dot" w:pos="9350"/>
        </w:tabs>
        <w:rPr>
          <w:noProof/>
        </w:rPr>
      </w:pPr>
      <w:r>
        <w:rPr>
          <w:noProof/>
        </w:rPr>
        <w:t>MIN(&lt;nexp&gt;, &lt;nexp&gt;), 45</w:t>
      </w:r>
    </w:p>
    <w:p w:rsidR="002A558D" w:rsidRDefault="002A558D">
      <w:pPr>
        <w:pStyle w:val="Index1"/>
        <w:tabs>
          <w:tab w:val="right" w:leader="dot" w:pos="9350"/>
        </w:tabs>
        <w:rPr>
          <w:noProof/>
        </w:rPr>
      </w:pPr>
      <w:r>
        <w:rPr>
          <w:noProof/>
        </w:rPr>
        <w:t>MOD(&lt;nexp1&gt;, &lt;nexp2&gt;), 46</w:t>
      </w:r>
    </w:p>
    <w:p w:rsidR="002A558D" w:rsidRDefault="002A558D">
      <w:pPr>
        <w:pStyle w:val="Index1"/>
        <w:tabs>
          <w:tab w:val="right" w:leader="dot" w:pos="9350"/>
        </w:tabs>
        <w:rPr>
          <w:noProof/>
        </w:rPr>
      </w:pPr>
      <w:r>
        <w:rPr>
          <w:noProof/>
        </w:rPr>
        <w:lastRenderedPageBreak/>
        <w:t>MyPhoneNumber &lt;svar&gt;, 96</w:t>
      </w:r>
    </w:p>
    <w:p w:rsidR="002A558D" w:rsidRDefault="002A558D">
      <w:pPr>
        <w:pStyle w:val="Index1"/>
        <w:tabs>
          <w:tab w:val="right" w:leader="dot" w:pos="9350"/>
        </w:tabs>
        <w:rPr>
          <w:noProof/>
        </w:rPr>
      </w:pPr>
      <w:r>
        <w:rPr>
          <w:noProof/>
        </w:rPr>
        <w:t>Notify &lt;title_sexp&gt;, &lt;subtitle_sexp&gt;, &lt;alert_sexp&gt;, &lt;wait_lexp&gt;, 97</w:t>
      </w:r>
    </w:p>
    <w:p w:rsidR="002A558D" w:rsidRDefault="002A558D">
      <w:pPr>
        <w:pStyle w:val="Index1"/>
        <w:tabs>
          <w:tab w:val="right" w:leader="dot" w:pos="9350"/>
        </w:tabs>
        <w:rPr>
          <w:noProof/>
        </w:rPr>
      </w:pPr>
      <w:r>
        <w:rPr>
          <w:noProof/>
        </w:rPr>
        <w:t>OCT$(&lt;nexp&gt;, 51</w:t>
      </w:r>
    </w:p>
    <w:p w:rsidR="002A558D" w:rsidRDefault="002A558D">
      <w:pPr>
        <w:pStyle w:val="Index1"/>
        <w:tabs>
          <w:tab w:val="right" w:leader="dot" w:pos="9350"/>
        </w:tabs>
        <w:rPr>
          <w:noProof/>
        </w:rPr>
      </w:pPr>
      <w:r>
        <w:rPr>
          <w:noProof/>
        </w:rPr>
        <w:t>OCT(&lt;sexp&gt;), 47</w:t>
      </w:r>
    </w:p>
    <w:p w:rsidR="002A558D" w:rsidRDefault="002A558D">
      <w:pPr>
        <w:pStyle w:val="Index1"/>
        <w:tabs>
          <w:tab w:val="right" w:leader="dot" w:pos="9350"/>
        </w:tabs>
        <w:rPr>
          <w:noProof/>
        </w:rPr>
      </w:pPr>
      <w:r>
        <w:rPr>
          <w:noProof/>
        </w:rPr>
        <w:t>OnBackGround:, 98</w:t>
      </w:r>
    </w:p>
    <w:p w:rsidR="002A558D" w:rsidRDefault="002A558D">
      <w:pPr>
        <w:pStyle w:val="Index1"/>
        <w:tabs>
          <w:tab w:val="right" w:leader="dot" w:pos="9350"/>
        </w:tabs>
        <w:rPr>
          <w:noProof/>
        </w:rPr>
      </w:pPr>
      <w:r>
        <w:rPr>
          <w:noProof/>
        </w:rPr>
        <w:t>OnBackKey:, 60</w:t>
      </w:r>
    </w:p>
    <w:p w:rsidR="002A558D" w:rsidRDefault="002A558D">
      <w:pPr>
        <w:pStyle w:val="Index1"/>
        <w:tabs>
          <w:tab w:val="right" w:leader="dot" w:pos="9350"/>
        </w:tabs>
        <w:rPr>
          <w:noProof/>
        </w:rPr>
      </w:pPr>
      <w:r>
        <w:rPr>
          <w:noProof/>
        </w:rPr>
        <w:t>OnBtReadReady:, 86</w:t>
      </w:r>
    </w:p>
    <w:p w:rsidR="002A558D" w:rsidRDefault="002A558D">
      <w:pPr>
        <w:pStyle w:val="Index1"/>
        <w:tabs>
          <w:tab w:val="right" w:leader="dot" w:pos="9350"/>
        </w:tabs>
        <w:rPr>
          <w:noProof/>
        </w:rPr>
      </w:pPr>
      <w:r>
        <w:rPr>
          <w:noProof/>
        </w:rPr>
        <w:t>OnConsoleTouch:, 60</w:t>
      </w:r>
    </w:p>
    <w:p w:rsidR="002A558D" w:rsidRDefault="002A558D">
      <w:pPr>
        <w:pStyle w:val="Index1"/>
        <w:tabs>
          <w:tab w:val="right" w:leader="dot" w:pos="9350"/>
        </w:tabs>
        <w:rPr>
          <w:noProof/>
        </w:rPr>
      </w:pPr>
      <w:r>
        <w:rPr>
          <w:noProof/>
        </w:rPr>
        <w:t>OnError:, 59</w:t>
      </w:r>
    </w:p>
    <w:p w:rsidR="002A558D" w:rsidRDefault="002A558D">
      <w:pPr>
        <w:pStyle w:val="Index1"/>
        <w:tabs>
          <w:tab w:val="right" w:leader="dot" w:pos="9350"/>
        </w:tabs>
        <w:rPr>
          <w:noProof/>
        </w:rPr>
      </w:pPr>
      <w:r>
        <w:rPr>
          <w:noProof/>
        </w:rPr>
        <w:t>OnGRTouch:, 110</w:t>
      </w:r>
    </w:p>
    <w:p w:rsidR="002A558D" w:rsidRDefault="002A558D">
      <w:pPr>
        <w:pStyle w:val="Index1"/>
        <w:tabs>
          <w:tab w:val="right" w:leader="dot" w:pos="9350"/>
        </w:tabs>
        <w:rPr>
          <w:noProof/>
        </w:rPr>
      </w:pPr>
      <w:r>
        <w:rPr>
          <w:noProof/>
        </w:rPr>
        <w:t>OnKeyPress:, 61</w:t>
      </w:r>
    </w:p>
    <w:p w:rsidR="002A558D" w:rsidRDefault="002A558D">
      <w:pPr>
        <w:pStyle w:val="Index1"/>
        <w:tabs>
          <w:tab w:val="right" w:leader="dot" w:pos="9350"/>
        </w:tabs>
        <w:rPr>
          <w:noProof/>
        </w:rPr>
      </w:pPr>
      <w:r>
        <w:rPr>
          <w:noProof/>
        </w:rPr>
        <w:t>OnMenuKey:, 61</w:t>
      </w:r>
    </w:p>
    <w:p w:rsidR="002A558D" w:rsidRDefault="002A558D">
      <w:pPr>
        <w:pStyle w:val="Index1"/>
        <w:tabs>
          <w:tab w:val="right" w:leader="dot" w:pos="9350"/>
        </w:tabs>
        <w:rPr>
          <w:noProof/>
        </w:rPr>
      </w:pPr>
      <w:r>
        <w:rPr>
          <w:noProof/>
        </w:rPr>
        <w:t>OnTimer:, 90</w:t>
      </w:r>
    </w:p>
    <w:p w:rsidR="002A558D" w:rsidRDefault="002A558D">
      <w:pPr>
        <w:pStyle w:val="Index1"/>
        <w:tabs>
          <w:tab w:val="right" w:leader="dot" w:pos="9350"/>
        </w:tabs>
        <w:rPr>
          <w:noProof/>
        </w:rPr>
      </w:pPr>
      <w:r>
        <w:rPr>
          <w:noProof/>
        </w:rPr>
        <w:t>Pause &lt;ticks_nexp&gt;, 91</w:t>
      </w:r>
    </w:p>
    <w:p w:rsidR="002A558D" w:rsidRDefault="002A558D">
      <w:pPr>
        <w:pStyle w:val="Index1"/>
        <w:tabs>
          <w:tab w:val="right" w:leader="dot" w:pos="9350"/>
        </w:tabs>
        <w:rPr>
          <w:noProof/>
        </w:rPr>
      </w:pPr>
      <w:r>
        <w:rPr>
          <w:noProof/>
        </w:rPr>
        <w:t>Phone.call &lt;sexp&gt;, 96</w:t>
      </w:r>
    </w:p>
    <w:p w:rsidR="002A558D" w:rsidRDefault="002A558D">
      <w:pPr>
        <w:pStyle w:val="Index1"/>
        <w:tabs>
          <w:tab w:val="right" w:leader="dot" w:pos="9350"/>
        </w:tabs>
        <w:rPr>
          <w:noProof/>
        </w:rPr>
      </w:pPr>
      <w:r>
        <w:rPr>
          <w:noProof/>
        </w:rPr>
        <w:t>Phone.rcv.init, 96</w:t>
      </w:r>
    </w:p>
    <w:p w:rsidR="002A558D" w:rsidRDefault="002A558D">
      <w:pPr>
        <w:pStyle w:val="Index1"/>
        <w:tabs>
          <w:tab w:val="right" w:leader="dot" w:pos="9350"/>
        </w:tabs>
        <w:rPr>
          <w:noProof/>
        </w:rPr>
      </w:pPr>
      <w:r>
        <w:rPr>
          <w:noProof/>
        </w:rPr>
        <w:t>Phone.rcv.next  &lt;state_nvar&gt;, &lt;number_svar&gt;, 96</w:t>
      </w:r>
    </w:p>
    <w:p w:rsidR="002A558D" w:rsidRDefault="002A558D">
      <w:pPr>
        <w:pStyle w:val="Index1"/>
        <w:tabs>
          <w:tab w:val="right" w:leader="dot" w:pos="9350"/>
        </w:tabs>
        <w:rPr>
          <w:noProof/>
        </w:rPr>
      </w:pPr>
      <w:r>
        <w:rPr>
          <w:noProof/>
        </w:rPr>
        <w:t>PI(), 46</w:t>
      </w:r>
    </w:p>
    <w:p w:rsidR="002A558D" w:rsidRDefault="002A558D">
      <w:pPr>
        <w:pStyle w:val="Index1"/>
        <w:tabs>
          <w:tab w:val="right" w:leader="dot" w:pos="9350"/>
        </w:tabs>
        <w:rPr>
          <w:noProof/>
        </w:rPr>
      </w:pPr>
      <w:r>
        <w:rPr>
          <w:noProof/>
        </w:rPr>
        <w:t>Popup &lt;message_sexp&gt;, &lt;x_nexp&gt;, &lt;y_nexp&gt;, &lt;duration_nexp&gt;, 91</w:t>
      </w:r>
    </w:p>
    <w:p w:rsidR="002A558D" w:rsidRDefault="002A558D">
      <w:pPr>
        <w:pStyle w:val="Index1"/>
        <w:tabs>
          <w:tab w:val="right" w:leader="dot" w:pos="9350"/>
        </w:tabs>
        <w:rPr>
          <w:noProof/>
        </w:rPr>
      </w:pPr>
      <w:r>
        <w:rPr>
          <w:noProof/>
        </w:rPr>
        <w:t>POW(&lt;nexp1&gt;, &lt;nexp2&gt;), 46</w:t>
      </w:r>
    </w:p>
    <w:p w:rsidR="002A558D" w:rsidRDefault="002A558D">
      <w:pPr>
        <w:pStyle w:val="Index1"/>
        <w:tabs>
          <w:tab w:val="right" w:leader="dot" w:pos="9350"/>
        </w:tabs>
        <w:rPr>
          <w:noProof/>
        </w:rPr>
      </w:pPr>
      <w:r>
        <w:rPr>
          <w:noProof/>
        </w:rPr>
        <w:t>Print &lt;sexp&gt;|&lt;nexp&gt; {,|;} . . . . &lt;sexp&gt;|&lt;nexp&gt;{,|;}, 66</w:t>
      </w:r>
    </w:p>
    <w:p w:rsidR="002A558D" w:rsidRDefault="002A558D">
      <w:pPr>
        <w:pStyle w:val="Index1"/>
        <w:tabs>
          <w:tab w:val="right" w:leader="dot" w:pos="9350"/>
        </w:tabs>
        <w:rPr>
          <w:noProof/>
        </w:rPr>
      </w:pPr>
      <w:r>
        <w:rPr>
          <w:noProof/>
        </w:rPr>
        <w:t>RANDOMIZE(&lt;nexp&gt;), 45</w:t>
      </w:r>
    </w:p>
    <w:p w:rsidR="002A558D" w:rsidRDefault="002A558D">
      <w:pPr>
        <w:pStyle w:val="Index1"/>
        <w:tabs>
          <w:tab w:val="right" w:leader="dot" w:pos="9350"/>
        </w:tabs>
        <w:rPr>
          <w:noProof/>
        </w:rPr>
      </w:pPr>
      <w:r>
        <w:rPr>
          <w:noProof/>
        </w:rPr>
        <w:t>Read.data &lt;number&gt;|&lt;string&gt; {,&lt;number&gt;|&lt;string&gt;…,&lt;number&gt;|&lt;string&gt;}, 61</w:t>
      </w:r>
    </w:p>
    <w:p w:rsidR="002A558D" w:rsidRDefault="002A558D">
      <w:pPr>
        <w:pStyle w:val="Index1"/>
        <w:tabs>
          <w:tab w:val="right" w:leader="dot" w:pos="9350"/>
        </w:tabs>
        <w:rPr>
          <w:noProof/>
        </w:rPr>
      </w:pPr>
      <w:r>
        <w:rPr>
          <w:noProof/>
        </w:rPr>
        <w:t>Read.from &lt;nexp&gt;, 62</w:t>
      </w:r>
    </w:p>
    <w:p w:rsidR="002A558D" w:rsidRDefault="002A558D">
      <w:pPr>
        <w:pStyle w:val="Index1"/>
        <w:tabs>
          <w:tab w:val="right" w:leader="dot" w:pos="9350"/>
        </w:tabs>
        <w:rPr>
          <w:noProof/>
        </w:rPr>
      </w:pPr>
      <w:r>
        <w:rPr>
          <w:noProof/>
        </w:rPr>
        <w:t>Read.next  &lt;svar&gt;|&lt;nvar&gt;{,&lt;svar&gt;|&lt;nvar&gt;… , &lt;svar&gt;|&lt;nvar&gt;}, 62</w:t>
      </w:r>
    </w:p>
    <w:p w:rsidR="002A558D" w:rsidRDefault="002A558D">
      <w:pPr>
        <w:pStyle w:val="Index1"/>
        <w:tabs>
          <w:tab w:val="right" w:leader="dot" w:pos="9350"/>
        </w:tabs>
        <w:rPr>
          <w:noProof/>
        </w:rPr>
      </w:pPr>
      <w:r>
        <w:rPr>
          <w:noProof/>
        </w:rPr>
        <w:t>REM, 41</w:t>
      </w:r>
    </w:p>
    <w:p w:rsidR="002A558D" w:rsidRDefault="002A558D">
      <w:pPr>
        <w:pStyle w:val="Index1"/>
        <w:tabs>
          <w:tab w:val="right" w:leader="dot" w:pos="9350"/>
        </w:tabs>
        <w:rPr>
          <w:noProof/>
        </w:rPr>
      </w:pPr>
      <w:r w:rsidRPr="00CD4A24">
        <w:rPr>
          <w:rFonts w:eastAsia="Times New Roman"/>
          <w:noProof/>
        </w:rPr>
        <w:t>REPLACE$( &lt;target_sexp&gt;, &lt;argument_sexp&gt;, &lt;replace_sexp&gt;)</w:t>
      </w:r>
      <w:r>
        <w:rPr>
          <w:noProof/>
        </w:rPr>
        <w:t>, 50</w:t>
      </w:r>
    </w:p>
    <w:p w:rsidR="002A558D" w:rsidRDefault="002A558D">
      <w:pPr>
        <w:pStyle w:val="Index1"/>
        <w:tabs>
          <w:tab w:val="right" w:leader="dot" w:pos="9350"/>
        </w:tabs>
        <w:rPr>
          <w:noProof/>
        </w:rPr>
      </w:pPr>
      <w:r w:rsidRPr="00CD4A24">
        <w:rPr>
          <w:rFonts w:eastAsia="Times New Roman"/>
          <w:noProof/>
        </w:rPr>
        <w:t>RIGHT$(</w:t>
      </w:r>
      <w:r>
        <w:rPr>
          <w:noProof/>
        </w:rPr>
        <w:t>&lt;sexp&gt;, &lt;nexp&gt;</w:t>
      </w:r>
      <w:r w:rsidRPr="00CD4A24">
        <w:rPr>
          <w:rFonts w:eastAsia="Times New Roman"/>
          <w:noProof/>
        </w:rPr>
        <w:t>)</w:t>
      </w:r>
      <w:r>
        <w:rPr>
          <w:noProof/>
        </w:rPr>
        <w:t>, 50</w:t>
      </w:r>
    </w:p>
    <w:p w:rsidR="002A558D" w:rsidRDefault="002A558D">
      <w:pPr>
        <w:pStyle w:val="Index1"/>
        <w:tabs>
          <w:tab w:val="right" w:leader="dot" w:pos="9350"/>
        </w:tabs>
        <w:rPr>
          <w:noProof/>
        </w:rPr>
      </w:pPr>
      <w:r>
        <w:rPr>
          <w:noProof/>
        </w:rPr>
        <w:t>RND(), 45</w:t>
      </w:r>
    </w:p>
    <w:p w:rsidR="002A558D" w:rsidRDefault="002A558D">
      <w:pPr>
        <w:pStyle w:val="Index1"/>
        <w:tabs>
          <w:tab w:val="right" w:leader="dot" w:pos="9350"/>
        </w:tabs>
        <w:rPr>
          <w:noProof/>
        </w:rPr>
      </w:pPr>
      <w:r>
        <w:rPr>
          <w:noProof/>
        </w:rPr>
        <w:t>ROUND(&lt;nexp&gt;), 46</w:t>
      </w:r>
    </w:p>
    <w:p w:rsidR="002A558D" w:rsidRDefault="002A558D">
      <w:pPr>
        <w:pStyle w:val="Index1"/>
        <w:tabs>
          <w:tab w:val="right" w:leader="dot" w:pos="9350"/>
        </w:tabs>
        <w:rPr>
          <w:noProof/>
        </w:rPr>
      </w:pPr>
      <w:r>
        <w:rPr>
          <w:noProof/>
        </w:rPr>
        <w:t>Run &lt;filename_sexp&gt; {, &lt;data_sexp&gt;}, 58</w:t>
      </w:r>
    </w:p>
    <w:p w:rsidR="002A558D" w:rsidRDefault="002A558D">
      <w:pPr>
        <w:pStyle w:val="Index1"/>
        <w:tabs>
          <w:tab w:val="right" w:leader="dot" w:pos="9350"/>
        </w:tabs>
        <w:rPr>
          <w:noProof/>
        </w:rPr>
      </w:pPr>
      <w:r>
        <w:rPr>
          <w:noProof/>
        </w:rPr>
        <w:t>Select &lt;selection_nvar&gt;, &lt; Array$[]&gt;|&lt;list_nexp&gt;, {,&lt;title_sexp&gt; {, &lt;message_sexp&gt; } } {,&lt;press_lvar&gt; }, 92</w:t>
      </w:r>
    </w:p>
    <w:p w:rsidR="002A558D" w:rsidRDefault="002A558D">
      <w:pPr>
        <w:pStyle w:val="Index1"/>
        <w:tabs>
          <w:tab w:val="right" w:leader="dot" w:pos="9350"/>
        </w:tabs>
        <w:rPr>
          <w:noProof/>
        </w:rPr>
      </w:pPr>
      <w:r>
        <w:rPr>
          <w:noProof/>
        </w:rPr>
        <w:t>Sensors.close, 127</w:t>
      </w:r>
    </w:p>
    <w:p w:rsidR="002A558D" w:rsidRDefault="002A558D">
      <w:pPr>
        <w:pStyle w:val="Index1"/>
        <w:tabs>
          <w:tab w:val="right" w:leader="dot" w:pos="9350"/>
        </w:tabs>
        <w:rPr>
          <w:noProof/>
        </w:rPr>
      </w:pPr>
      <w:r>
        <w:rPr>
          <w:noProof/>
        </w:rPr>
        <w:t>Sensors.list &lt;sensor_array$[]&gt;, 127</w:t>
      </w:r>
    </w:p>
    <w:p w:rsidR="002A558D" w:rsidRDefault="002A558D">
      <w:pPr>
        <w:pStyle w:val="Index1"/>
        <w:tabs>
          <w:tab w:val="right" w:leader="dot" w:pos="9350"/>
        </w:tabs>
        <w:rPr>
          <w:noProof/>
        </w:rPr>
      </w:pPr>
      <w:r>
        <w:rPr>
          <w:noProof/>
        </w:rPr>
        <w:t>Sensors.open &lt;type_nexp&gt;{:&lt;delay_nexp&gt;}{, &lt;type_nexp&gt;{:&lt;delay_nexp&gt;}, ...}, 127</w:t>
      </w:r>
    </w:p>
    <w:p w:rsidR="002A558D" w:rsidRDefault="002A558D">
      <w:pPr>
        <w:pStyle w:val="Index1"/>
        <w:tabs>
          <w:tab w:val="right" w:leader="dot" w:pos="9350"/>
        </w:tabs>
        <w:rPr>
          <w:noProof/>
        </w:rPr>
      </w:pPr>
      <w:r>
        <w:rPr>
          <w:noProof/>
        </w:rPr>
        <w:t>Sensors.read sensor_type, p1, p2, p3, 127</w:t>
      </w:r>
    </w:p>
    <w:p w:rsidR="002A558D" w:rsidRDefault="002A558D">
      <w:pPr>
        <w:pStyle w:val="Index1"/>
        <w:tabs>
          <w:tab w:val="right" w:leader="dot" w:pos="9350"/>
        </w:tabs>
        <w:rPr>
          <w:noProof/>
        </w:rPr>
      </w:pPr>
      <w:r>
        <w:rPr>
          <w:noProof/>
        </w:rPr>
        <w:t>SHIFT (&lt;value_nexp&gt;, &lt;bits_nexp&gt;), 48</w:t>
      </w:r>
    </w:p>
    <w:p w:rsidR="002A558D" w:rsidRDefault="002A558D">
      <w:pPr>
        <w:pStyle w:val="Index1"/>
        <w:tabs>
          <w:tab w:val="right" w:leader="dot" w:pos="9350"/>
        </w:tabs>
        <w:rPr>
          <w:noProof/>
        </w:rPr>
      </w:pPr>
      <w:r>
        <w:rPr>
          <w:noProof/>
        </w:rPr>
        <w:t>SIN(&lt;nexp&gt;), 46</w:t>
      </w:r>
    </w:p>
    <w:p w:rsidR="002A558D" w:rsidRDefault="002A558D">
      <w:pPr>
        <w:pStyle w:val="Index1"/>
        <w:tabs>
          <w:tab w:val="right" w:leader="dot" w:pos="9350"/>
        </w:tabs>
        <w:rPr>
          <w:noProof/>
        </w:rPr>
      </w:pPr>
      <w:r>
        <w:rPr>
          <w:noProof/>
        </w:rPr>
        <w:t>SINH(&lt;nexp&gt;), 47</w:t>
      </w:r>
    </w:p>
    <w:p w:rsidR="002A558D" w:rsidRDefault="002A558D">
      <w:pPr>
        <w:pStyle w:val="Index1"/>
        <w:tabs>
          <w:tab w:val="right" w:leader="dot" w:pos="9350"/>
        </w:tabs>
        <w:rPr>
          <w:noProof/>
        </w:rPr>
      </w:pPr>
      <w:r>
        <w:rPr>
          <w:noProof/>
        </w:rPr>
        <w:t>Sms.rcv.init, 96</w:t>
      </w:r>
    </w:p>
    <w:p w:rsidR="002A558D" w:rsidRDefault="002A558D">
      <w:pPr>
        <w:pStyle w:val="Index1"/>
        <w:tabs>
          <w:tab w:val="right" w:leader="dot" w:pos="9350"/>
        </w:tabs>
        <w:rPr>
          <w:noProof/>
        </w:rPr>
      </w:pPr>
      <w:r>
        <w:rPr>
          <w:noProof/>
        </w:rPr>
        <w:t>Sms.rcv.next &lt;svar&gt;, 96</w:t>
      </w:r>
    </w:p>
    <w:p w:rsidR="002A558D" w:rsidRDefault="002A558D">
      <w:pPr>
        <w:pStyle w:val="Index1"/>
        <w:tabs>
          <w:tab w:val="right" w:leader="dot" w:pos="9350"/>
        </w:tabs>
        <w:rPr>
          <w:noProof/>
        </w:rPr>
      </w:pPr>
      <w:r>
        <w:rPr>
          <w:noProof/>
        </w:rPr>
        <w:t>Sms.send &lt;number_sexp&gt;, &lt;message_sexp&gt;, 96</w:t>
      </w:r>
    </w:p>
    <w:p w:rsidR="002A558D" w:rsidRDefault="002A558D">
      <w:pPr>
        <w:pStyle w:val="Index1"/>
        <w:tabs>
          <w:tab w:val="right" w:leader="dot" w:pos="9350"/>
        </w:tabs>
        <w:rPr>
          <w:noProof/>
        </w:rPr>
      </w:pPr>
      <w:r>
        <w:rPr>
          <w:noProof/>
        </w:rPr>
        <w:t>Socket.client.close, 80</w:t>
      </w:r>
    </w:p>
    <w:p w:rsidR="002A558D" w:rsidRDefault="002A558D">
      <w:pPr>
        <w:pStyle w:val="Index1"/>
        <w:tabs>
          <w:tab w:val="right" w:leader="dot" w:pos="9350"/>
        </w:tabs>
        <w:rPr>
          <w:noProof/>
        </w:rPr>
      </w:pPr>
      <w:r>
        <w:rPr>
          <w:noProof/>
        </w:rPr>
        <w:t>Socket.client.connect &lt;server_ip_sexp&gt;, &lt;port_nexp&gt;, 79</w:t>
      </w:r>
    </w:p>
    <w:p w:rsidR="002A558D" w:rsidRDefault="002A558D">
      <w:pPr>
        <w:pStyle w:val="Index1"/>
        <w:tabs>
          <w:tab w:val="right" w:leader="dot" w:pos="9350"/>
        </w:tabs>
        <w:rPr>
          <w:noProof/>
        </w:rPr>
      </w:pPr>
      <w:r>
        <w:rPr>
          <w:noProof/>
        </w:rPr>
        <w:t>Socket.client.read.file  &lt;fw_nexp&gt;, 80</w:t>
      </w:r>
    </w:p>
    <w:p w:rsidR="002A558D" w:rsidRDefault="002A558D">
      <w:pPr>
        <w:pStyle w:val="Index1"/>
        <w:tabs>
          <w:tab w:val="right" w:leader="dot" w:pos="9350"/>
        </w:tabs>
        <w:rPr>
          <w:noProof/>
        </w:rPr>
      </w:pPr>
      <w:r>
        <w:rPr>
          <w:noProof/>
        </w:rPr>
        <w:t>Socket.client.read.line &lt;line_svar&gt;, 79</w:t>
      </w:r>
    </w:p>
    <w:p w:rsidR="002A558D" w:rsidRDefault="002A558D">
      <w:pPr>
        <w:pStyle w:val="Index1"/>
        <w:tabs>
          <w:tab w:val="right" w:leader="dot" w:pos="9350"/>
        </w:tabs>
        <w:rPr>
          <w:noProof/>
        </w:rPr>
      </w:pPr>
      <w:r>
        <w:rPr>
          <w:noProof/>
        </w:rPr>
        <w:t>Socket.client.read.ready &lt;nvar&gt;, 80</w:t>
      </w:r>
    </w:p>
    <w:p w:rsidR="002A558D" w:rsidRDefault="002A558D">
      <w:pPr>
        <w:pStyle w:val="Index1"/>
        <w:tabs>
          <w:tab w:val="right" w:leader="dot" w:pos="9350"/>
        </w:tabs>
        <w:rPr>
          <w:noProof/>
        </w:rPr>
      </w:pPr>
      <w:r>
        <w:rPr>
          <w:noProof/>
        </w:rPr>
        <w:lastRenderedPageBreak/>
        <w:t>Socket.client.server.ip &lt;svar&gt;, 79</w:t>
      </w:r>
    </w:p>
    <w:p w:rsidR="002A558D" w:rsidRDefault="002A558D">
      <w:pPr>
        <w:pStyle w:val="Index1"/>
        <w:tabs>
          <w:tab w:val="right" w:leader="dot" w:pos="9350"/>
        </w:tabs>
        <w:rPr>
          <w:noProof/>
        </w:rPr>
      </w:pPr>
      <w:r>
        <w:rPr>
          <w:noProof/>
        </w:rPr>
        <w:t>Socket.client.status &lt;status_nvar&gt;, 79</w:t>
      </w:r>
    </w:p>
    <w:p w:rsidR="002A558D" w:rsidRDefault="002A558D">
      <w:pPr>
        <w:pStyle w:val="Index1"/>
        <w:tabs>
          <w:tab w:val="right" w:leader="dot" w:pos="9350"/>
        </w:tabs>
        <w:rPr>
          <w:noProof/>
        </w:rPr>
      </w:pPr>
      <w:r>
        <w:rPr>
          <w:noProof/>
        </w:rPr>
        <w:t>Socket.client.write.bytes &lt;sexp&gt;, 80</w:t>
      </w:r>
    </w:p>
    <w:p w:rsidR="002A558D" w:rsidRDefault="002A558D">
      <w:pPr>
        <w:pStyle w:val="Index1"/>
        <w:tabs>
          <w:tab w:val="right" w:leader="dot" w:pos="9350"/>
        </w:tabs>
        <w:rPr>
          <w:noProof/>
        </w:rPr>
      </w:pPr>
      <w:r>
        <w:rPr>
          <w:noProof/>
        </w:rPr>
        <w:t>Socket.client.write.file  &lt;fr_nexp&gt;, 80</w:t>
      </w:r>
    </w:p>
    <w:p w:rsidR="002A558D" w:rsidRDefault="002A558D">
      <w:pPr>
        <w:pStyle w:val="Index1"/>
        <w:tabs>
          <w:tab w:val="right" w:leader="dot" w:pos="9350"/>
        </w:tabs>
        <w:rPr>
          <w:noProof/>
        </w:rPr>
      </w:pPr>
      <w:r>
        <w:rPr>
          <w:noProof/>
        </w:rPr>
        <w:t>Socket.client.write.line &lt;line_sexp&gt;, 80</w:t>
      </w:r>
    </w:p>
    <w:p w:rsidR="002A558D" w:rsidRDefault="002A558D">
      <w:pPr>
        <w:pStyle w:val="Index1"/>
        <w:tabs>
          <w:tab w:val="right" w:leader="dot" w:pos="9350"/>
        </w:tabs>
        <w:rPr>
          <w:noProof/>
        </w:rPr>
      </w:pPr>
      <w:r>
        <w:rPr>
          <w:noProof/>
        </w:rPr>
        <w:t>Socket.myip  &lt;svar&gt;, 80</w:t>
      </w:r>
    </w:p>
    <w:p w:rsidR="002A558D" w:rsidRDefault="002A558D">
      <w:pPr>
        <w:pStyle w:val="Index1"/>
        <w:tabs>
          <w:tab w:val="right" w:leader="dot" w:pos="9350"/>
        </w:tabs>
        <w:rPr>
          <w:noProof/>
        </w:rPr>
      </w:pPr>
      <w:r>
        <w:rPr>
          <w:noProof/>
        </w:rPr>
        <w:t>Socket.server.client.ip &lt;nvar&gt;, 82</w:t>
      </w:r>
    </w:p>
    <w:p w:rsidR="002A558D" w:rsidRDefault="002A558D">
      <w:pPr>
        <w:pStyle w:val="Index1"/>
        <w:tabs>
          <w:tab w:val="right" w:leader="dot" w:pos="9350"/>
        </w:tabs>
        <w:rPr>
          <w:noProof/>
        </w:rPr>
      </w:pPr>
      <w:r>
        <w:rPr>
          <w:noProof/>
        </w:rPr>
        <w:t>Socket.server.close, 82</w:t>
      </w:r>
    </w:p>
    <w:p w:rsidR="002A558D" w:rsidRDefault="002A558D">
      <w:pPr>
        <w:pStyle w:val="Index1"/>
        <w:tabs>
          <w:tab w:val="right" w:leader="dot" w:pos="9350"/>
        </w:tabs>
        <w:rPr>
          <w:noProof/>
        </w:rPr>
      </w:pPr>
      <w:r>
        <w:rPr>
          <w:noProof/>
        </w:rPr>
        <w:t>Socket.server.connect {&lt;wait_lexp&gt;}, 81</w:t>
      </w:r>
    </w:p>
    <w:p w:rsidR="002A558D" w:rsidRDefault="002A558D">
      <w:pPr>
        <w:pStyle w:val="Index1"/>
        <w:tabs>
          <w:tab w:val="right" w:leader="dot" w:pos="9350"/>
        </w:tabs>
        <w:rPr>
          <w:noProof/>
        </w:rPr>
      </w:pPr>
      <w:r>
        <w:rPr>
          <w:noProof/>
        </w:rPr>
        <w:t>Socket.server.create &lt;port_nexp&gt;, 81</w:t>
      </w:r>
    </w:p>
    <w:p w:rsidR="002A558D" w:rsidRDefault="002A558D">
      <w:pPr>
        <w:pStyle w:val="Index1"/>
        <w:tabs>
          <w:tab w:val="right" w:leader="dot" w:pos="9350"/>
        </w:tabs>
        <w:rPr>
          <w:noProof/>
        </w:rPr>
      </w:pPr>
      <w:r>
        <w:rPr>
          <w:noProof/>
        </w:rPr>
        <w:t>Socket.server.disconnect, 82</w:t>
      </w:r>
    </w:p>
    <w:p w:rsidR="002A558D" w:rsidRDefault="002A558D">
      <w:pPr>
        <w:pStyle w:val="Index1"/>
        <w:tabs>
          <w:tab w:val="right" w:leader="dot" w:pos="9350"/>
        </w:tabs>
        <w:rPr>
          <w:noProof/>
        </w:rPr>
      </w:pPr>
      <w:r>
        <w:rPr>
          <w:noProof/>
        </w:rPr>
        <w:t>Socket.server.read.file &lt;fw_nexp&gt;, 82</w:t>
      </w:r>
    </w:p>
    <w:p w:rsidR="002A558D" w:rsidRDefault="002A558D">
      <w:pPr>
        <w:pStyle w:val="Index1"/>
        <w:tabs>
          <w:tab w:val="right" w:leader="dot" w:pos="9350"/>
        </w:tabs>
        <w:rPr>
          <w:noProof/>
        </w:rPr>
      </w:pPr>
      <w:r>
        <w:rPr>
          <w:noProof/>
        </w:rPr>
        <w:t>Socket.server.read.line &lt;svar&gt;, 81</w:t>
      </w:r>
    </w:p>
    <w:p w:rsidR="002A558D" w:rsidRDefault="002A558D">
      <w:pPr>
        <w:pStyle w:val="Index1"/>
        <w:tabs>
          <w:tab w:val="right" w:leader="dot" w:pos="9350"/>
        </w:tabs>
        <w:rPr>
          <w:noProof/>
        </w:rPr>
      </w:pPr>
      <w:r>
        <w:rPr>
          <w:noProof/>
        </w:rPr>
        <w:t>Socket.server.read.ready &lt;nvar&gt;, 81</w:t>
      </w:r>
    </w:p>
    <w:p w:rsidR="002A558D" w:rsidRDefault="002A558D">
      <w:pPr>
        <w:pStyle w:val="Index1"/>
        <w:tabs>
          <w:tab w:val="right" w:leader="dot" w:pos="9350"/>
        </w:tabs>
        <w:rPr>
          <w:noProof/>
        </w:rPr>
      </w:pPr>
      <w:r>
        <w:rPr>
          <w:noProof/>
        </w:rPr>
        <w:t>Socket.server.status &lt;status_nvar&gt;, 81</w:t>
      </w:r>
    </w:p>
    <w:p w:rsidR="002A558D" w:rsidRDefault="002A558D">
      <w:pPr>
        <w:pStyle w:val="Index1"/>
        <w:tabs>
          <w:tab w:val="right" w:leader="dot" w:pos="9350"/>
        </w:tabs>
        <w:rPr>
          <w:noProof/>
        </w:rPr>
      </w:pPr>
      <w:r>
        <w:rPr>
          <w:noProof/>
        </w:rPr>
        <w:t>Socket.server.write.bytes &lt;sexp&gt;, 81</w:t>
      </w:r>
    </w:p>
    <w:p w:rsidR="002A558D" w:rsidRDefault="002A558D">
      <w:pPr>
        <w:pStyle w:val="Index1"/>
        <w:tabs>
          <w:tab w:val="right" w:leader="dot" w:pos="9350"/>
        </w:tabs>
        <w:rPr>
          <w:noProof/>
        </w:rPr>
      </w:pPr>
      <w:r>
        <w:rPr>
          <w:noProof/>
        </w:rPr>
        <w:t>Socket.server.write.file  &lt;fr_nexp&gt;, 82</w:t>
      </w:r>
    </w:p>
    <w:p w:rsidR="002A558D" w:rsidRDefault="002A558D">
      <w:pPr>
        <w:pStyle w:val="Index1"/>
        <w:tabs>
          <w:tab w:val="right" w:leader="dot" w:pos="9350"/>
        </w:tabs>
        <w:rPr>
          <w:noProof/>
        </w:rPr>
      </w:pPr>
      <w:r>
        <w:rPr>
          <w:noProof/>
        </w:rPr>
        <w:t>Socket.server.write.line &lt;sexp&gt;, 81</w:t>
      </w:r>
    </w:p>
    <w:p w:rsidR="002A558D" w:rsidRDefault="002A558D">
      <w:pPr>
        <w:pStyle w:val="Index1"/>
        <w:tabs>
          <w:tab w:val="right" w:leader="dot" w:pos="9350"/>
        </w:tabs>
        <w:rPr>
          <w:noProof/>
        </w:rPr>
      </w:pPr>
      <w:r>
        <w:rPr>
          <w:noProof/>
        </w:rPr>
        <w:t>Soundpool.load &lt;soundID_nvar&gt;, &lt;file_path_sexp&gt;, 124</w:t>
      </w:r>
    </w:p>
    <w:p w:rsidR="002A558D" w:rsidRDefault="002A558D">
      <w:pPr>
        <w:pStyle w:val="Index1"/>
        <w:tabs>
          <w:tab w:val="right" w:leader="dot" w:pos="9350"/>
        </w:tabs>
        <w:rPr>
          <w:noProof/>
        </w:rPr>
      </w:pPr>
      <w:r>
        <w:rPr>
          <w:noProof/>
        </w:rPr>
        <w:t>Soundpool.open &lt;MaxStreams_nexp&gt;, 123</w:t>
      </w:r>
    </w:p>
    <w:p w:rsidR="002A558D" w:rsidRDefault="002A558D">
      <w:pPr>
        <w:pStyle w:val="Index1"/>
        <w:tabs>
          <w:tab w:val="right" w:leader="dot" w:pos="9350"/>
        </w:tabs>
        <w:rPr>
          <w:noProof/>
        </w:rPr>
      </w:pPr>
      <w:r>
        <w:rPr>
          <w:noProof/>
        </w:rPr>
        <w:t>Soundpool.pause &lt;streamID_nexp&gt;, 125</w:t>
      </w:r>
    </w:p>
    <w:p w:rsidR="002A558D" w:rsidRDefault="002A558D">
      <w:pPr>
        <w:pStyle w:val="Index1"/>
        <w:tabs>
          <w:tab w:val="right" w:leader="dot" w:pos="9350"/>
        </w:tabs>
        <w:rPr>
          <w:noProof/>
        </w:rPr>
      </w:pPr>
      <w:r>
        <w:rPr>
          <w:noProof/>
        </w:rPr>
        <w:t>Soundpool.play &lt;streamID_nvar&gt;, &lt;sounded_nexp&gt;, &lt;rightVolume_nexp&gt;, &lt;leftVolume_nexp&gt;, &lt;priority_nexp&gt;, &lt;loop_nexp&gt;, &lt;rate_nexp&gt;, 124</w:t>
      </w:r>
    </w:p>
    <w:p w:rsidR="002A558D" w:rsidRDefault="002A558D">
      <w:pPr>
        <w:pStyle w:val="Index1"/>
        <w:tabs>
          <w:tab w:val="right" w:leader="dot" w:pos="9350"/>
        </w:tabs>
        <w:rPr>
          <w:noProof/>
        </w:rPr>
      </w:pPr>
      <w:r>
        <w:rPr>
          <w:noProof/>
        </w:rPr>
        <w:t>Soundpool.release, 125</w:t>
      </w:r>
    </w:p>
    <w:p w:rsidR="002A558D" w:rsidRDefault="002A558D">
      <w:pPr>
        <w:pStyle w:val="Index1"/>
        <w:tabs>
          <w:tab w:val="right" w:leader="dot" w:pos="9350"/>
        </w:tabs>
        <w:rPr>
          <w:noProof/>
        </w:rPr>
      </w:pPr>
      <w:r>
        <w:rPr>
          <w:noProof/>
        </w:rPr>
        <w:t>Soundpool.resume &lt;streamID_nexp&gt;, 125</w:t>
      </w:r>
    </w:p>
    <w:p w:rsidR="002A558D" w:rsidRDefault="002A558D">
      <w:pPr>
        <w:pStyle w:val="Index1"/>
        <w:tabs>
          <w:tab w:val="right" w:leader="dot" w:pos="9350"/>
        </w:tabs>
        <w:rPr>
          <w:noProof/>
        </w:rPr>
      </w:pPr>
      <w:r>
        <w:rPr>
          <w:noProof/>
        </w:rPr>
        <w:t>Soundpool.setpriority &lt;streamID_nexp&gt;, &lt;priority_nexp&gt;, 124</w:t>
      </w:r>
    </w:p>
    <w:p w:rsidR="002A558D" w:rsidRDefault="002A558D">
      <w:pPr>
        <w:pStyle w:val="Index1"/>
        <w:tabs>
          <w:tab w:val="right" w:leader="dot" w:pos="9350"/>
        </w:tabs>
        <w:rPr>
          <w:noProof/>
        </w:rPr>
      </w:pPr>
      <w:r>
        <w:rPr>
          <w:noProof/>
        </w:rPr>
        <w:t>Soundpool.setrate &lt;streamID_nexp&gt;, &lt;rate_nexp&gt;, 124</w:t>
      </w:r>
    </w:p>
    <w:p w:rsidR="002A558D" w:rsidRDefault="002A558D">
      <w:pPr>
        <w:pStyle w:val="Index1"/>
        <w:tabs>
          <w:tab w:val="right" w:leader="dot" w:pos="9350"/>
        </w:tabs>
        <w:rPr>
          <w:noProof/>
        </w:rPr>
      </w:pPr>
      <w:r>
        <w:rPr>
          <w:noProof/>
        </w:rPr>
        <w:t>Soundpool.setvolume &lt;streamID_nexp&gt;, &lt;leftVolume_nexp&gt;, &lt;rightVolume_nexp&gt;, 124</w:t>
      </w:r>
    </w:p>
    <w:p w:rsidR="002A558D" w:rsidRDefault="002A558D">
      <w:pPr>
        <w:pStyle w:val="Index1"/>
        <w:tabs>
          <w:tab w:val="right" w:leader="dot" w:pos="9350"/>
        </w:tabs>
        <w:rPr>
          <w:noProof/>
        </w:rPr>
      </w:pPr>
      <w:r>
        <w:rPr>
          <w:noProof/>
        </w:rPr>
        <w:t>Soundpool.stop &lt;streamID_nexp&gt;, 125</w:t>
      </w:r>
    </w:p>
    <w:p w:rsidR="002A558D" w:rsidRDefault="002A558D">
      <w:pPr>
        <w:pStyle w:val="Index1"/>
        <w:tabs>
          <w:tab w:val="right" w:leader="dot" w:pos="9350"/>
        </w:tabs>
        <w:rPr>
          <w:noProof/>
        </w:rPr>
      </w:pPr>
      <w:r>
        <w:rPr>
          <w:noProof/>
        </w:rPr>
        <w:t>Soundpool.unload &lt;soundID_nexp&gt;, 124</w:t>
      </w:r>
    </w:p>
    <w:p w:rsidR="002A558D" w:rsidRDefault="002A558D">
      <w:pPr>
        <w:pStyle w:val="Index1"/>
        <w:tabs>
          <w:tab w:val="right" w:leader="dot" w:pos="9350"/>
        </w:tabs>
        <w:rPr>
          <w:noProof/>
        </w:rPr>
      </w:pPr>
      <w:r>
        <w:rPr>
          <w:noProof/>
        </w:rPr>
        <w:t>Split &lt;result_array$[]&gt;, &lt;source_sexp&gt; {, &lt;test_sexp&gt;}, 92</w:t>
      </w:r>
    </w:p>
    <w:p w:rsidR="002A558D" w:rsidRDefault="002A558D">
      <w:pPr>
        <w:pStyle w:val="Index1"/>
        <w:tabs>
          <w:tab w:val="right" w:leader="dot" w:pos="9350"/>
        </w:tabs>
        <w:rPr>
          <w:noProof/>
        </w:rPr>
      </w:pPr>
      <w:r>
        <w:rPr>
          <w:noProof/>
        </w:rPr>
        <w:t>Split.all &lt;result_array$[]&gt;, &lt;source_sexp&gt; {, &lt;test_sexp&gt;}, 92</w:t>
      </w:r>
    </w:p>
    <w:p w:rsidR="002A558D" w:rsidRDefault="002A558D">
      <w:pPr>
        <w:pStyle w:val="Index1"/>
        <w:tabs>
          <w:tab w:val="right" w:leader="dot" w:pos="9350"/>
        </w:tabs>
        <w:rPr>
          <w:noProof/>
        </w:rPr>
      </w:pPr>
      <w:r>
        <w:rPr>
          <w:noProof/>
        </w:rPr>
        <w:t>Sql.close &lt;DB_pointer_nvar&gt;, 99</w:t>
      </w:r>
    </w:p>
    <w:p w:rsidR="002A558D" w:rsidRDefault="002A558D">
      <w:pPr>
        <w:pStyle w:val="Index1"/>
        <w:tabs>
          <w:tab w:val="right" w:leader="dot" w:pos="9350"/>
        </w:tabs>
        <w:rPr>
          <w:noProof/>
        </w:rPr>
      </w:pPr>
      <w:r>
        <w:rPr>
          <w:noProof/>
        </w:rPr>
        <w:t>Sql.delete &lt;DB_pointer_nvar&gt;, &lt;table_name_sexp&gt;{,&lt;where_sexp&gt;{,&lt;count_nvar&gt;} }, 101</w:t>
      </w:r>
    </w:p>
    <w:p w:rsidR="002A558D" w:rsidRDefault="002A558D">
      <w:pPr>
        <w:pStyle w:val="Index1"/>
        <w:tabs>
          <w:tab w:val="right" w:leader="dot" w:pos="9350"/>
        </w:tabs>
        <w:rPr>
          <w:noProof/>
        </w:rPr>
      </w:pPr>
      <w:r>
        <w:rPr>
          <w:noProof/>
        </w:rPr>
        <w:t>Sql.drop_table &lt;DB_pointer_nvar&gt;, &lt;table_name_sexp&gt;, 99</w:t>
      </w:r>
    </w:p>
    <w:p w:rsidR="002A558D" w:rsidRDefault="002A558D">
      <w:pPr>
        <w:pStyle w:val="Index1"/>
        <w:tabs>
          <w:tab w:val="right" w:leader="dot" w:pos="9350"/>
        </w:tabs>
        <w:rPr>
          <w:noProof/>
        </w:rPr>
      </w:pPr>
      <w:r>
        <w:rPr>
          <w:noProof/>
        </w:rPr>
        <w:t>Sql.exec &lt;DB_pointer_nvar&gt;, &lt;command_sexp&gt;, 101</w:t>
      </w:r>
    </w:p>
    <w:p w:rsidR="002A558D" w:rsidRDefault="002A558D">
      <w:pPr>
        <w:pStyle w:val="Index1"/>
        <w:tabs>
          <w:tab w:val="right" w:leader="dot" w:pos="9350"/>
        </w:tabs>
        <w:rPr>
          <w:noProof/>
        </w:rPr>
      </w:pPr>
      <w:r>
        <w:rPr>
          <w:noProof/>
        </w:rPr>
        <w:t>Sql.insert &lt;DB_pointer_nvar&gt;, &lt;table_name_sexp&gt;, C1$, V1$, C2$, V2$,...,CN$, VN$, 99</w:t>
      </w:r>
    </w:p>
    <w:p w:rsidR="002A558D" w:rsidRDefault="002A558D">
      <w:pPr>
        <w:pStyle w:val="Index1"/>
        <w:tabs>
          <w:tab w:val="right" w:leader="dot" w:pos="9350"/>
        </w:tabs>
        <w:rPr>
          <w:noProof/>
        </w:rPr>
      </w:pPr>
      <w:r>
        <w:rPr>
          <w:noProof/>
        </w:rPr>
        <w:t>Sql.new_table &lt;DB_pointer_nvar&gt;, &lt;table_name_sexp&gt;, C1$, C2$, ...,CN$, 99</w:t>
      </w:r>
    </w:p>
    <w:p w:rsidR="002A558D" w:rsidRDefault="002A558D">
      <w:pPr>
        <w:pStyle w:val="Index1"/>
        <w:tabs>
          <w:tab w:val="right" w:leader="dot" w:pos="9350"/>
        </w:tabs>
        <w:rPr>
          <w:noProof/>
        </w:rPr>
      </w:pPr>
      <w:r>
        <w:rPr>
          <w:noProof/>
        </w:rPr>
        <w:t>Sql.next &lt;done_lvar&gt;, &lt;cursor_nvar&gt;, C1V$, C2V$, .., CNV$, 100</w:t>
      </w:r>
    </w:p>
    <w:p w:rsidR="002A558D" w:rsidRDefault="002A558D">
      <w:pPr>
        <w:pStyle w:val="Index1"/>
        <w:tabs>
          <w:tab w:val="right" w:leader="dot" w:pos="9350"/>
        </w:tabs>
        <w:rPr>
          <w:noProof/>
        </w:rPr>
      </w:pPr>
      <w:r>
        <w:rPr>
          <w:noProof/>
        </w:rPr>
        <w:t>Sql.open &lt;DB_pointer_nvar&gt;, &lt;DB_name_sexp&gt;, 98</w:t>
      </w:r>
    </w:p>
    <w:p w:rsidR="002A558D" w:rsidRDefault="002A558D">
      <w:pPr>
        <w:pStyle w:val="Index1"/>
        <w:tabs>
          <w:tab w:val="right" w:leader="dot" w:pos="9350"/>
        </w:tabs>
        <w:rPr>
          <w:noProof/>
        </w:rPr>
      </w:pPr>
      <w:r>
        <w:rPr>
          <w:noProof/>
        </w:rPr>
        <w:t>Sql.query &lt;cursor_nvar&gt;, &lt;DB_pointer_nvar&gt;, &lt;table_name_sexp&gt;, &lt;columns_sexp&gt; {, &lt;where_sexp&gt;, &lt;order_sexp&gt; } }, 100</w:t>
      </w:r>
    </w:p>
    <w:p w:rsidR="002A558D" w:rsidRDefault="002A558D">
      <w:pPr>
        <w:pStyle w:val="Index1"/>
        <w:tabs>
          <w:tab w:val="right" w:leader="dot" w:pos="9350"/>
        </w:tabs>
        <w:rPr>
          <w:noProof/>
        </w:rPr>
      </w:pPr>
      <w:r>
        <w:rPr>
          <w:noProof/>
        </w:rPr>
        <w:t>Sql.query.length &lt;length_nvar&gt;, &lt;cursor_nvar&gt;, 100</w:t>
      </w:r>
    </w:p>
    <w:p w:rsidR="002A558D" w:rsidRDefault="002A558D">
      <w:pPr>
        <w:pStyle w:val="Index1"/>
        <w:tabs>
          <w:tab w:val="right" w:leader="dot" w:pos="9350"/>
        </w:tabs>
        <w:rPr>
          <w:noProof/>
        </w:rPr>
      </w:pPr>
      <w:r>
        <w:rPr>
          <w:noProof/>
        </w:rPr>
        <w:t>Sql.query.position &lt;position_nvar&gt;, &lt;cursor_nvar&gt;, 100</w:t>
      </w:r>
    </w:p>
    <w:p w:rsidR="002A558D" w:rsidRDefault="002A558D">
      <w:pPr>
        <w:pStyle w:val="Index1"/>
        <w:tabs>
          <w:tab w:val="right" w:leader="dot" w:pos="9350"/>
        </w:tabs>
        <w:rPr>
          <w:noProof/>
        </w:rPr>
      </w:pPr>
      <w:r>
        <w:rPr>
          <w:noProof/>
        </w:rPr>
        <w:t>Sql.raw_query &lt;cursor_nvar&gt;, &lt;DB_pointer_nvar&gt;, &lt;query_sexp&gt;, 101</w:t>
      </w:r>
    </w:p>
    <w:p w:rsidR="002A558D" w:rsidRDefault="002A558D">
      <w:pPr>
        <w:pStyle w:val="Index1"/>
        <w:tabs>
          <w:tab w:val="right" w:leader="dot" w:pos="9350"/>
        </w:tabs>
        <w:rPr>
          <w:noProof/>
        </w:rPr>
      </w:pPr>
      <w:r>
        <w:rPr>
          <w:noProof/>
        </w:rPr>
        <w:t>Sql.update &lt;DB_pointer_nvar&gt;, &lt;table_name_sexp&gt;, C1$, V1$, C2$, V2$,...,CN$, VN$: &lt;where_sexp&gt;, 101</w:t>
      </w:r>
    </w:p>
    <w:p w:rsidR="002A558D" w:rsidRDefault="002A558D">
      <w:pPr>
        <w:pStyle w:val="Index1"/>
        <w:tabs>
          <w:tab w:val="right" w:leader="dot" w:pos="9350"/>
        </w:tabs>
        <w:rPr>
          <w:noProof/>
        </w:rPr>
      </w:pPr>
      <w:r>
        <w:rPr>
          <w:noProof/>
        </w:rPr>
        <w:t>SQR(&lt;nexp&gt;), 45</w:t>
      </w:r>
    </w:p>
    <w:p w:rsidR="002A558D" w:rsidRDefault="002A558D">
      <w:pPr>
        <w:pStyle w:val="Index1"/>
        <w:tabs>
          <w:tab w:val="right" w:leader="dot" w:pos="9350"/>
        </w:tabs>
        <w:rPr>
          <w:noProof/>
        </w:rPr>
      </w:pPr>
      <w:r>
        <w:rPr>
          <w:noProof/>
        </w:rPr>
        <w:lastRenderedPageBreak/>
        <w:t>Stack.clear &lt;ptr_nexep&gt;, 41</w:t>
      </w:r>
    </w:p>
    <w:p w:rsidR="002A558D" w:rsidRDefault="002A558D">
      <w:pPr>
        <w:pStyle w:val="Index1"/>
        <w:tabs>
          <w:tab w:val="right" w:leader="dot" w:pos="9350"/>
        </w:tabs>
        <w:rPr>
          <w:noProof/>
        </w:rPr>
      </w:pPr>
      <w:r>
        <w:rPr>
          <w:noProof/>
        </w:rPr>
        <w:t>Stack.create N|S, &lt;ptr_nvar&gt;, 40</w:t>
      </w:r>
    </w:p>
    <w:p w:rsidR="002A558D" w:rsidRDefault="002A558D">
      <w:pPr>
        <w:pStyle w:val="Index1"/>
        <w:tabs>
          <w:tab w:val="right" w:leader="dot" w:pos="9350"/>
        </w:tabs>
        <w:rPr>
          <w:noProof/>
        </w:rPr>
      </w:pPr>
      <w:r>
        <w:rPr>
          <w:noProof/>
        </w:rPr>
        <w:t>Stack.IsEmpty &lt;ptr_nexep&gt;, &lt;nvar&gt;, 41</w:t>
      </w:r>
    </w:p>
    <w:p w:rsidR="002A558D" w:rsidRDefault="002A558D">
      <w:pPr>
        <w:pStyle w:val="Index1"/>
        <w:tabs>
          <w:tab w:val="right" w:leader="dot" w:pos="9350"/>
        </w:tabs>
        <w:rPr>
          <w:noProof/>
        </w:rPr>
      </w:pPr>
      <w:r>
        <w:rPr>
          <w:noProof/>
        </w:rPr>
        <w:t>Stack.peek &lt;ptr_nexep&gt;, &lt;nvar&gt;|&lt;svar&gt;, 40</w:t>
      </w:r>
    </w:p>
    <w:p w:rsidR="002A558D" w:rsidRDefault="002A558D">
      <w:pPr>
        <w:pStyle w:val="Index1"/>
        <w:tabs>
          <w:tab w:val="right" w:leader="dot" w:pos="9350"/>
        </w:tabs>
        <w:rPr>
          <w:noProof/>
        </w:rPr>
      </w:pPr>
      <w:r>
        <w:rPr>
          <w:noProof/>
        </w:rPr>
        <w:t>Stack.pop &lt;ptr_nexep&gt;, &lt;nvar&gt;|&lt;svar&gt;, 40</w:t>
      </w:r>
    </w:p>
    <w:p w:rsidR="002A558D" w:rsidRDefault="002A558D">
      <w:pPr>
        <w:pStyle w:val="Index1"/>
        <w:tabs>
          <w:tab w:val="right" w:leader="dot" w:pos="9350"/>
        </w:tabs>
        <w:rPr>
          <w:noProof/>
        </w:rPr>
      </w:pPr>
      <w:r>
        <w:rPr>
          <w:noProof/>
        </w:rPr>
        <w:t>Stack.push &lt;ptr_nexep&gt;, &lt;nexp&gt;|&lt;sexp&gt;, 40</w:t>
      </w:r>
    </w:p>
    <w:p w:rsidR="002A558D" w:rsidRDefault="002A558D">
      <w:pPr>
        <w:pStyle w:val="Index1"/>
        <w:tabs>
          <w:tab w:val="right" w:leader="dot" w:pos="9350"/>
        </w:tabs>
        <w:rPr>
          <w:noProof/>
        </w:rPr>
      </w:pPr>
      <w:r>
        <w:rPr>
          <w:noProof/>
        </w:rPr>
        <w:t>Stack.type &lt;ptr_nexep&gt;, &lt;svar&gt;, 40</w:t>
      </w:r>
    </w:p>
    <w:p w:rsidR="002A558D" w:rsidRDefault="002A558D">
      <w:pPr>
        <w:pStyle w:val="Index1"/>
        <w:tabs>
          <w:tab w:val="right" w:leader="dot" w:pos="9350"/>
        </w:tabs>
        <w:rPr>
          <w:noProof/>
        </w:rPr>
      </w:pPr>
      <w:r>
        <w:rPr>
          <w:noProof/>
        </w:rPr>
        <w:t>Starts_with (&lt;Search_for_sexp&gt;, &lt;Search_in_sexp&gt;{,&lt;start_nexp&gt;}, 48</w:t>
      </w:r>
    </w:p>
    <w:p w:rsidR="002A558D" w:rsidRDefault="002A558D">
      <w:pPr>
        <w:pStyle w:val="Index1"/>
        <w:tabs>
          <w:tab w:val="right" w:leader="dot" w:pos="9350"/>
        </w:tabs>
        <w:rPr>
          <w:noProof/>
        </w:rPr>
      </w:pPr>
      <w:r w:rsidRPr="00CD4A24">
        <w:rPr>
          <w:rFonts w:eastAsia="Times New Roman"/>
          <w:noProof/>
        </w:rPr>
        <w:t>STR$(</w:t>
      </w:r>
      <w:r>
        <w:rPr>
          <w:noProof/>
        </w:rPr>
        <w:t>&lt;nexp&gt;</w:t>
      </w:r>
      <w:r w:rsidRPr="00CD4A24">
        <w:rPr>
          <w:rFonts w:eastAsia="Times New Roman"/>
          <w:noProof/>
        </w:rPr>
        <w:t>)</w:t>
      </w:r>
      <w:r>
        <w:rPr>
          <w:noProof/>
        </w:rPr>
        <w:t>, 51</w:t>
      </w:r>
    </w:p>
    <w:p w:rsidR="002A558D" w:rsidRDefault="002A558D">
      <w:pPr>
        <w:pStyle w:val="Index1"/>
        <w:tabs>
          <w:tab w:val="right" w:leader="dot" w:pos="9350"/>
        </w:tabs>
        <w:rPr>
          <w:noProof/>
        </w:rPr>
      </w:pPr>
      <w:r>
        <w:rPr>
          <w:noProof/>
        </w:rPr>
        <w:t>Stt.listen, 89</w:t>
      </w:r>
    </w:p>
    <w:p w:rsidR="002A558D" w:rsidRDefault="002A558D">
      <w:pPr>
        <w:pStyle w:val="Index1"/>
        <w:tabs>
          <w:tab w:val="right" w:leader="dot" w:pos="9350"/>
        </w:tabs>
        <w:rPr>
          <w:noProof/>
        </w:rPr>
      </w:pPr>
      <w:r>
        <w:rPr>
          <w:noProof/>
        </w:rPr>
        <w:t>Stt.results &lt;string_list_ptr_nvar&gt;, 89</w:t>
      </w:r>
    </w:p>
    <w:p w:rsidR="002A558D" w:rsidRDefault="002A558D">
      <w:pPr>
        <w:pStyle w:val="Index1"/>
        <w:tabs>
          <w:tab w:val="right" w:leader="dot" w:pos="9350"/>
        </w:tabs>
        <w:rPr>
          <w:noProof/>
        </w:rPr>
      </w:pPr>
      <w:r>
        <w:rPr>
          <w:noProof/>
        </w:rPr>
        <w:t>Su.close, 129</w:t>
      </w:r>
    </w:p>
    <w:p w:rsidR="002A558D" w:rsidRDefault="002A558D">
      <w:pPr>
        <w:pStyle w:val="Index1"/>
        <w:tabs>
          <w:tab w:val="right" w:leader="dot" w:pos="9350"/>
        </w:tabs>
        <w:rPr>
          <w:noProof/>
        </w:rPr>
      </w:pPr>
      <w:r>
        <w:rPr>
          <w:noProof/>
        </w:rPr>
        <w:t>Su.open, 128</w:t>
      </w:r>
    </w:p>
    <w:p w:rsidR="002A558D" w:rsidRDefault="002A558D">
      <w:pPr>
        <w:pStyle w:val="Index1"/>
        <w:tabs>
          <w:tab w:val="right" w:leader="dot" w:pos="9350"/>
        </w:tabs>
        <w:rPr>
          <w:noProof/>
        </w:rPr>
      </w:pPr>
      <w:r>
        <w:rPr>
          <w:noProof/>
        </w:rPr>
        <w:t>Su.read.line &lt;svar&gt;, 129</w:t>
      </w:r>
    </w:p>
    <w:p w:rsidR="002A558D" w:rsidRDefault="002A558D">
      <w:pPr>
        <w:pStyle w:val="Index1"/>
        <w:tabs>
          <w:tab w:val="right" w:leader="dot" w:pos="9350"/>
        </w:tabs>
        <w:rPr>
          <w:noProof/>
        </w:rPr>
      </w:pPr>
      <w:r>
        <w:rPr>
          <w:noProof/>
        </w:rPr>
        <w:t>Su.read.ready &lt;nvar&gt;, 128</w:t>
      </w:r>
    </w:p>
    <w:p w:rsidR="002A558D" w:rsidRDefault="002A558D">
      <w:pPr>
        <w:pStyle w:val="Index1"/>
        <w:tabs>
          <w:tab w:val="right" w:leader="dot" w:pos="9350"/>
        </w:tabs>
        <w:rPr>
          <w:noProof/>
        </w:rPr>
      </w:pPr>
      <w:r>
        <w:rPr>
          <w:noProof/>
        </w:rPr>
        <w:t>Su.write &lt;sexp&gt;, 128</w:t>
      </w:r>
    </w:p>
    <w:p w:rsidR="002A558D" w:rsidRDefault="002A558D">
      <w:pPr>
        <w:pStyle w:val="Index1"/>
        <w:tabs>
          <w:tab w:val="right" w:leader="dot" w:pos="9350"/>
        </w:tabs>
        <w:rPr>
          <w:noProof/>
        </w:rPr>
      </w:pPr>
      <w:r>
        <w:rPr>
          <w:noProof/>
        </w:rPr>
        <w:t>Sw.begin &lt;nexp&gt;|&lt;sexp&gt;, 59</w:t>
      </w:r>
    </w:p>
    <w:p w:rsidR="002A558D" w:rsidRDefault="002A558D">
      <w:pPr>
        <w:pStyle w:val="Index1"/>
        <w:tabs>
          <w:tab w:val="right" w:leader="dot" w:pos="9350"/>
        </w:tabs>
        <w:rPr>
          <w:noProof/>
        </w:rPr>
      </w:pPr>
      <w:r>
        <w:rPr>
          <w:noProof/>
        </w:rPr>
        <w:t>Sw.break, 59</w:t>
      </w:r>
    </w:p>
    <w:p w:rsidR="002A558D" w:rsidRDefault="002A558D">
      <w:pPr>
        <w:pStyle w:val="Index1"/>
        <w:tabs>
          <w:tab w:val="right" w:leader="dot" w:pos="9350"/>
        </w:tabs>
        <w:rPr>
          <w:noProof/>
        </w:rPr>
      </w:pPr>
      <w:r>
        <w:rPr>
          <w:noProof/>
        </w:rPr>
        <w:t>Sw.case &lt;nexp &gt;|&lt;sexp&gt;, 59</w:t>
      </w:r>
    </w:p>
    <w:p w:rsidR="002A558D" w:rsidRDefault="002A558D">
      <w:pPr>
        <w:pStyle w:val="Index1"/>
        <w:tabs>
          <w:tab w:val="right" w:leader="dot" w:pos="9350"/>
        </w:tabs>
        <w:rPr>
          <w:noProof/>
        </w:rPr>
      </w:pPr>
      <w:r>
        <w:rPr>
          <w:noProof/>
        </w:rPr>
        <w:t>Sw.default, 59</w:t>
      </w:r>
    </w:p>
    <w:p w:rsidR="002A558D" w:rsidRDefault="002A558D">
      <w:pPr>
        <w:pStyle w:val="Index1"/>
        <w:tabs>
          <w:tab w:val="right" w:leader="dot" w:pos="9350"/>
        </w:tabs>
        <w:rPr>
          <w:noProof/>
        </w:rPr>
      </w:pPr>
      <w:r>
        <w:rPr>
          <w:noProof/>
        </w:rPr>
        <w:t>Sw.end, 59</w:t>
      </w:r>
    </w:p>
    <w:p w:rsidR="002A558D" w:rsidRDefault="002A558D">
      <w:pPr>
        <w:pStyle w:val="Index1"/>
        <w:tabs>
          <w:tab w:val="right" w:leader="dot" w:pos="9350"/>
        </w:tabs>
        <w:rPr>
          <w:noProof/>
        </w:rPr>
      </w:pPr>
      <w:r>
        <w:rPr>
          <w:noProof/>
        </w:rPr>
        <w:t>Swap &lt;nvar_a&gt;|&lt;svar_a&gt;, &lt;nvar_b&gt;|&lt;svar_b&gt;, 87</w:t>
      </w:r>
    </w:p>
    <w:p w:rsidR="002A558D" w:rsidRDefault="002A558D">
      <w:pPr>
        <w:pStyle w:val="Index1"/>
        <w:tabs>
          <w:tab w:val="right" w:leader="dot" w:pos="9350"/>
        </w:tabs>
        <w:rPr>
          <w:noProof/>
        </w:rPr>
      </w:pPr>
      <w:r>
        <w:rPr>
          <w:noProof/>
        </w:rPr>
        <w:t>System.close, 128</w:t>
      </w:r>
    </w:p>
    <w:p w:rsidR="002A558D" w:rsidRDefault="002A558D">
      <w:pPr>
        <w:pStyle w:val="Index1"/>
        <w:tabs>
          <w:tab w:val="right" w:leader="dot" w:pos="9350"/>
        </w:tabs>
        <w:rPr>
          <w:noProof/>
        </w:rPr>
      </w:pPr>
      <w:r>
        <w:rPr>
          <w:noProof/>
        </w:rPr>
        <w:t>System.open, 128</w:t>
      </w:r>
    </w:p>
    <w:p w:rsidR="002A558D" w:rsidRDefault="002A558D">
      <w:pPr>
        <w:pStyle w:val="Index1"/>
        <w:tabs>
          <w:tab w:val="right" w:leader="dot" w:pos="9350"/>
        </w:tabs>
        <w:rPr>
          <w:noProof/>
        </w:rPr>
      </w:pPr>
      <w:r>
        <w:rPr>
          <w:noProof/>
        </w:rPr>
        <w:t>System.read.line &lt;svar&gt;, 128</w:t>
      </w:r>
    </w:p>
    <w:p w:rsidR="002A558D" w:rsidRDefault="002A558D">
      <w:pPr>
        <w:pStyle w:val="Index1"/>
        <w:tabs>
          <w:tab w:val="right" w:leader="dot" w:pos="9350"/>
        </w:tabs>
        <w:rPr>
          <w:noProof/>
        </w:rPr>
      </w:pPr>
      <w:r>
        <w:rPr>
          <w:noProof/>
        </w:rPr>
        <w:t>System.read.ready &lt;nvar&gt;, 128</w:t>
      </w:r>
    </w:p>
    <w:p w:rsidR="002A558D" w:rsidRDefault="002A558D">
      <w:pPr>
        <w:pStyle w:val="Index1"/>
        <w:tabs>
          <w:tab w:val="right" w:leader="dot" w:pos="9350"/>
        </w:tabs>
        <w:rPr>
          <w:noProof/>
        </w:rPr>
      </w:pPr>
      <w:r>
        <w:rPr>
          <w:noProof/>
        </w:rPr>
        <w:t>System.write &lt;sexp&gt;, 128</w:t>
      </w:r>
    </w:p>
    <w:p w:rsidR="002A558D" w:rsidRDefault="002A558D">
      <w:pPr>
        <w:pStyle w:val="Index1"/>
        <w:tabs>
          <w:tab w:val="right" w:leader="dot" w:pos="9350"/>
        </w:tabs>
        <w:rPr>
          <w:noProof/>
        </w:rPr>
      </w:pPr>
      <w:r>
        <w:rPr>
          <w:noProof/>
        </w:rPr>
        <w:t>TAN(&lt;nexp&gt;), 46</w:t>
      </w:r>
    </w:p>
    <w:p w:rsidR="002A558D" w:rsidRDefault="002A558D">
      <w:pPr>
        <w:pStyle w:val="Index1"/>
        <w:tabs>
          <w:tab w:val="right" w:leader="dot" w:pos="9350"/>
        </w:tabs>
        <w:rPr>
          <w:noProof/>
        </w:rPr>
      </w:pPr>
      <w:r>
        <w:rPr>
          <w:noProof/>
        </w:rPr>
        <w:t>Text.close &lt;file_table_nvar&gt;, 72</w:t>
      </w:r>
    </w:p>
    <w:p w:rsidR="002A558D" w:rsidRDefault="002A558D">
      <w:pPr>
        <w:pStyle w:val="Index1"/>
        <w:tabs>
          <w:tab w:val="right" w:leader="dot" w:pos="9350"/>
        </w:tabs>
        <w:rPr>
          <w:noProof/>
        </w:rPr>
      </w:pPr>
      <w:r w:rsidRPr="00CD4A24">
        <w:rPr>
          <w:rFonts w:eastAsia="Times New Roman"/>
          <w:noProof/>
        </w:rPr>
        <w:t>Text.input &lt;svar&gt;{, { &lt;text_sexp&gt;} , &lt;title_sexp&gt; }</w:t>
      </w:r>
      <w:r>
        <w:rPr>
          <w:noProof/>
        </w:rPr>
        <w:t>, 68</w:t>
      </w:r>
    </w:p>
    <w:p w:rsidR="002A558D" w:rsidRDefault="002A558D">
      <w:pPr>
        <w:pStyle w:val="Index1"/>
        <w:tabs>
          <w:tab w:val="right" w:leader="dot" w:pos="9350"/>
        </w:tabs>
        <w:rPr>
          <w:noProof/>
        </w:rPr>
      </w:pPr>
      <w:r>
        <w:rPr>
          <w:noProof/>
        </w:rPr>
        <w:t>Text.open {r|w|a}, &lt;file_table_nvar&gt;, &lt;path_sexp&gt;, 72</w:t>
      </w:r>
    </w:p>
    <w:p w:rsidR="002A558D" w:rsidRDefault="002A558D">
      <w:pPr>
        <w:pStyle w:val="Index1"/>
        <w:tabs>
          <w:tab w:val="right" w:leader="dot" w:pos="9350"/>
        </w:tabs>
        <w:rPr>
          <w:noProof/>
        </w:rPr>
      </w:pPr>
      <w:r>
        <w:rPr>
          <w:noProof/>
        </w:rPr>
        <w:t>Text.position.get  &lt;file_table_nvar&gt;, &lt;position_nvar&gt;, 73</w:t>
      </w:r>
    </w:p>
    <w:p w:rsidR="002A558D" w:rsidRDefault="002A558D">
      <w:pPr>
        <w:pStyle w:val="Index1"/>
        <w:tabs>
          <w:tab w:val="right" w:leader="dot" w:pos="9350"/>
        </w:tabs>
        <w:rPr>
          <w:noProof/>
        </w:rPr>
      </w:pPr>
      <w:r>
        <w:rPr>
          <w:noProof/>
        </w:rPr>
        <w:t>Text.position.set &lt;file_table_nvar&gt;, &lt;position_nexp&gt;, 73</w:t>
      </w:r>
    </w:p>
    <w:p w:rsidR="002A558D" w:rsidRDefault="002A558D">
      <w:pPr>
        <w:pStyle w:val="Index1"/>
        <w:tabs>
          <w:tab w:val="right" w:leader="dot" w:pos="9350"/>
        </w:tabs>
        <w:rPr>
          <w:noProof/>
        </w:rPr>
      </w:pPr>
      <w:r>
        <w:rPr>
          <w:noProof/>
        </w:rPr>
        <w:t>Text.readln &lt;file_table_nvar&gt;, &lt;line_svar&gt;, 72</w:t>
      </w:r>
    </w:p>
    <w:p w:rsidR="002A558D" w:rsidRDefault="002A558D">
      <w:pPr>
        <w:pStyle w:val="Index1"/>
        <w:tabs>
          <w:tab w:val="right" w:leader="dot" w:pos="9350"/>
        </w:tabs>
        <w:rPr>
          <w:noProof/>
        </w:rPr>
      </w:pPr>
      <w:r>
        <w:rPr>
          <w:noProof/>
        </w:rPr>
        <w:t>Text.writeln &lt;file_table_nexp&gt;, &lt;parms same as print&gt;, 73</w:t>
      </w:r>
    </w:p>
    <w:p w:rsidR="002A558D" w:rsidRDefault="002A558D">
      <w:pPr>
        <w:pStyle w:val="Index1"/>
        <w:tabs>
          <w:tab w:val="right" w:leader="dot" w:pos="9350"/>
        </w:tabs>
        <w:rPr>
          <w:noProof/>
        </w:rPr>
      </w:pPr>
      <w:r>
        <w:rPr>
          <w:noProof/>
        </w:rPr>
        <w:t>TGet &lt;result_svar&gt;, &lt;prompt_sexp&gt; {,  &lt;title_sexp&gt;}, 68</w:t>
      </w:r>
    </w:p>
    <w:p w:rsidR="002A558D" w:rsidRDefault="002A558D">
      <w:pPr>
        <w:pStyle w:val="Index1"/>
        <w:tabs>
          <w:tab w:val="right" w:leader="dot" w:pos="9350"/>
        </w:tabs>
        <w:rPr>
          <w:noProof/>
        </w:rPr>
      </w:pPr>
      <w:r>
        <w:rPr>
          <w:noProof/>
        </w:rPr>
        <w:t>Time {&lt;time_nexp&gt;,} Year$, Month$, Day$, Hour$, Minute$, Second$, WeekDay, isDST, 93</w:t>
      </w:r>
    </w:p>
    <w:p w:rsidR="002A558D" w:rsidRDefault="002A558D">
      <w:pPr>
        <w:pStyle w:val="Index1"/>
        <w:tabs>
          <w:tab w:val="right" w:leader="dot" w:pos="9350"/>
        </w:tabs>
        <w:rPr>
          <w:noProof/>
        </w:rPr>
      </w:pPr>
      <w:r>
        <w:rPr>
          <w:noProof/>
        </w:rPr>
        <w:t>TIME(), 49</w:t>
      </w:r>
    </w:p>
    <w:p w:rsidR="002A558D" w:rsidRDefault="002A558D">
      <w:pPr>
        <w:pStyle w:val="Index1"/>
        <w:tabs>
          <w:tab w:val="right" w:leader="dot" w:pos="9350"/>
        </w:tabs>
        <w:rPr>
          <w:noProof/>
        </w:rPr>
      </w:pPr>
      <w:r>
        <w:rPr>
          <w:noProof/>
        </w:rPr>
        <w:t>TIME(&lt;year_exp&gt;, &lt;month_exp&gt;, &lt;day_exp&gt;, &lt;hour_exp&gt;, &lt;minute_exp&gt;, &lt;second_exp&gt;), 49</w:t>
      </w:r>
    </w:p>
    <w:p w:rsidR="002A558D" w:rsidRDefault="002A558D">
      <w:pPr>
        <w:pStyle w:val="Index1"/>
        <w:tabs>
          <w:tab w:val="right" w:leader="dot" w:pos="9350"/>
        </w:tabs>
        <w:rPr>
          <w:noProof/>
        </w:rPr>
      </w:pPr>
      <w:r>
        <w:rPr>
          <w:noProof/>
        </w:rPr>
        <w:t>Timer.Clear, 91</w:t>
      </w:r>
    </w:p>
    <w:p w:rsidR="002A558D" w:rsidRDefault="002A558D">
      <w:pPr>
        <w:pStyle w:val="Index1"/>
        <w:tabs>
          <w:tab w:val="right" w:leader="dot" w:pos="9350"/>
        </w:tabs>
        <w:rPr>
          <w:noProof/>
        </w:rPr>
      </w:pPr>
      <w:r>
        <w:rPr>
          <w:noProof/>
        </w:rPr>
        <w:t>Timer.Resume, 90</w:t>
      </w:r>
    </w:p>
    <w:p w:rsidR="002A558D" w:rsidRDefault="002A558D">
      <w:pPr>
        <w:pStyle w:val="Index1"/>
        <w:tabs>
          <w:tab w:val="right" w:leader="dot" w:pos="9350"/>
        </w:tabs>
        <w:rPr>
          <w:noProof/>
        </w:rPr>
      </w:pPr>
      <w:r>
        <w:rPr>
          <w:noProof/>
        </w:rPr>
        <w:t>Timer.set &lt;interval_nexp&gt;, 90</w:t>
      </w:r>
    </w:p>
    <w:p w:rsidR="002A558D" w:rsidRDefault="002A558D">
      <w:pPr>
        <w:pStyle w:val="Index1"/>
        <w:tabs>
          <w:tab w:val="right" w:leader="dot" w:pos="9350"/>
        </w:tabs>
        <w:rPr>
          <w:noProof/>
        </w:rPr>
      </w:pPr>
      <w:r>
        <w:rPr>
          <w:noProof/>
        </w:rPr>
        <w:t>TimeZone.get &lt;tz_svar&gt;, 94</w:t>
      </w:r>
    </w:p>
    <w:p w:rsidR="002A558D" w:rsidRDefault="002A558D">
      <w:pPr>
        <w:pStyle w:val="Index1"/>
        <w:tabs>
          <w:tab w:val="right" w:leader="dot" w:pos="9350"/>
        </w:tabs>
        <w:rPr>
          <w:noProof/>
        </w:rPr>
      </w:pPr>
      <w:r>
        <w:rPr>
          <w:noProof/>
        </w:rPr>
        <w:t>TimeZone.list &lt;tz_list_pointer_nvar&gt;, 94</w:t>
      </w:r>
    </w:p>
    <w:p w:rsidR="002A558D" w:rsidRDefault="002A558D">
      <w:pPr>
        <w:pStyle w:val="Index1"/>
        <w:tabs>
          <w:tab w:val="right" w:leader="dot" w:pos="9350"/>
        </w:tabs>
        <w:rPr>
          <w:noProof/>
        </w:rPr>
      </w:pPr>
      <w:r>
        <w:rPr>
          <w:noProof/>
        </w:rPr>
        <w:t>TimeZone.set { &lt;tz_sexp&gt; }, 94</w:t>
      </w:r>
    </w:p>
    <w:p w:rsidR="002A558D" w:rsidRDefault="002A558D">
      <w:pPr>
        <w:pStyle w:val="Index1"/>
        <w:tabs>
          <w:tab w:val="right" w:leader="dot" w:pos="9350"/>
        </w:tabs>
        <w:rPr>
          <w:noProof/>
        </w:rPr>
      </w:pPr>
      <w:r>
        <w:rPr>
          <w:noProof/>
        </w:rPr>
        <w:t>TODEGREES(&lt;nexp&gt;), 47</w:t>
      </w:r>
    </w:p>
    <w:p w:rsidR="002A558D" w:rsidRDefault="002A558D">
      <w:pPr>
        <w:pStyle w:val="Index1"/>
        <w:tabs>
          <w:tab w:val="right" w:leader="dot" w:pos="9350"/>
        </w:tabs>
        <w:rPr>
          <w:noProof/>
        </w:rPr>
      </w:pPr>
      <w:r>
        <w:rPr>
          <w:noProof/>
        </w:rPr>
        <w:t>Tone &lt;frequency_nexp&gt;, &lt;duration_nexp&gt;, 94</w:t>
      </w:r>
    </w:p>
    <w:p w:rsidR="002A558D" w:rsidRDefault="002A558D">
      <w:pPr>
        <w:pStyle w:val="Index1"/>
        <w:tabs>
          <w:tab w:val="right" w:leader="dot" w:pos="9350"/>
        </w:tabs>
        <w:rPr>
          <w:noProof/>
        </w:rPr>
      </w:pPr>
      <w:r>
        <w:rPr>
          <w:noProof/>
        </w:rPr>
        <w:t>TORADIANS(&lt;nexp&gt;), 47</w:t>
      </w:r>
    </w:p>
    <w:p w:rsidR="002A558D" w:rsidRDefault="002A558D">
      <w:pPr>
        <w:pStyle w:val="Index1"/>
        <w:tabs>
          <w:tab w:val="right" w:leader="dot" w:pos="9350"/>
        </w:tabs>
        <w:rPr>
          <w:noProof/>
        </w:rPr>
      </w:pPr>
      <w:r>
        <w:rPr>
          <w:noProof/>
        </w:rPr>
        <w:lastRenderedPageBreak/>
        <w:t>Tts.init, 88</w:t>
      </w:r>
    </w:p>
    <w:p w:rsidR="002A558D" w:rsidRDefault="002A558D">
      <w:pPr>
        <w:pStyle w:val="Index1"/>
        <w:tabs>
          <w:tab w:val="right" w:leader="dot" w:pos="9350"/>
        </w:tabs>
        <w:rPr>
          <w:noProof/>
        </w:rPr>
      </w:pPr>
      <w:r>
        <w:rPr>
          <w:noProof/>
        </w:rPr>
        <w:t>Tts.speak  &lt;sexp&gt; {, &lt;wait_lexp&gt;}, 88</w:t>
      </w:r>
    </w:p>
    <w:p w:rsidR="002A558D" w:rsidRDefault="002A558D">
      <w:pPr>
        <w:pStyle w:val="Index1"/>
        <w:tabs>
          <w:tab w:val="right" w:leader="dot" w:pos="9350"/>
        </w:tabs>
        <w:rPr>
          <w:noProof/>
        </w:rPr>
      </w:pPr>
      <w:r>
        <w:rPr>
          <w:noProof/>
        </w:rPr>
        <w:t>Tts.speak.toFile &lt;sexp&gt; {, &lt;path_sexp&gt;}, 88</w:t>
      </w:r>
    </w:p>
    <w:p w:rsidR="002A558D" w:rsidRDefault="002A558D">
      <w:pPr>
        <w:pStyle w:val="Index1"/>
        <w:tabs>
          <w:tab w:val="right" w:leader="dot" w:pos="9350"/>
        </w:tabs>
        <w:rPr>
          <w:noProof/>
        </w:rPr>
      </w:pPr>
      <w:r>
        <w:rPr>
          <w:noProof/>
        </w:rPr>
        <w:t>Tts.stop, 88</w:t>
      </w:r>
    </w:p>
    <w:p w:rsidR="002A558D" w:rsidRDefault="002A558D">
      <w:pPr>
        <w:pStyle w:val="Index1"/>
        <w:tabs>
          <w:tab w:val="right" w:leader="dot" w:pos="9350"/>
        </w:tabs>
        <w:rPr>
          <w:noProof/>
        </w:rPr>
      </w:pPr>
      <w:r>
        <w:rPr>
          <w:noProof/>
        </w:rPr>
        <w:t>UCODE(&lt;sexp&gt;), 48</w:t>
      </w:r>
    </w:p>
    <w:p w:rsidR="002A558D" w:rsidRDefault="002A558D">
      <w:pPr>
        <w:pStyle w:val="Index1"/>
        <w:tabs>
          <w:tab w:val="right" w:leader="dot" w:pos="9350"/>
        </w:tabs>
        <w:rPr>
          <w:noProof/>
        </w:rPr>
      </w:pPr>
      <w:r>
        <w:rPr>
          <w:noProof/>
        </w:rPr>
        <w:t>UnDim Array[], Array$[], ..., 32</w:t>
      </w:r>
    </w:p>
    <w:p w:rsidR="002A558D" w:rsidRDefault="002A558D">
      <w:pPr>
        <w:pStyle w:val="Index1"/>
        <w:tabs>
          <w:tab w:val="right" w:leader="dot" w:pos="9350"/>
        </w:tabs>
        <w:rPr>
          <w:noProof/>
        </w:rPr>
      </w:pPr>
      <w:r w:rsidRPr="00CD4A24">
        <w:rPr>
          <w:rFonts w:eastAsia="Times New Roman"/>
          <w:noProof/>
        </w:rPr>
        <w:t>UPPER$(</w:t>
      </w:r>
      <w:r>
        <w:rPr>
          <w:noProof/>
        </w:rPr>
        <w:t>&lt;sexp&gt;</w:t>
      </w:r>
      <w:r w:rsidRPr="00CD4A24">
        <w:rPr>
          <w:rFonts w:eastAsia="Times New Roman"/>
          <w:noProof/>
        </w:rPr>
        <w:t>)</w:t>
      </w:r>
      <w:r>
        <w:rPr>
          <w:noProof/>
        </w:rPr>
        <w:t>, 51</w:t>
      </w:r>
    </w:p>
    <w:p w:rsidR="002A558D" w:rsidRDefault="002A558D">
      <w:pPr>
        <w:pStyle w:val="Index1"/>
        <w:tabs>
          <w:tab w:val="right" w:leader="dot" w:pos="9350"/>
        </w:tabs>
        <w:rPr>
          <w:noProof/>
        </w:rPr>
      </w:pPr>
      <w:r>
        <w:rPr>
          <w:noProof/>
        </w:rPr>
        <w:t>VAL( &lt;sexp&gt; ), 47</w:t>
      </w:r>
    </w:p>
    <w:p w:rsidR="002A558D" w:rsidRDefault="002A558D">
      <w:pPr>
        <w:pStyle w:val="Index1"/>
        <w:tabs>
          <w:tab w:val="right" w:leader="dot" w:pos="9350"/>
        </w:tabs>
        <w:rPr>
          <w:noProof/>
        </w:rPr>
      </w:pPr>
      <w:r w:rsidRPr="00CD4A24">
        <w:rPr>
          <w:rFonts w:eastAsia="Times New Roman"/>
          <w:noProof/>
        </w:rPr>
        <w:t>VERSION$()</w:t>
      </w:r>
      <w:r>
        <w:rPr>
          <w:noProof/>
        </w:rPr>
        <w:t>, 51</w:t>
      </w:r>
    </w:p>
    <w:p w:rsidR="002A558D" w:rsidRDefault="002A558D">
      <w:pPr>
        <w:pStyle w:val="Index1"/>
        <w:tabs>
          <w:tab w:val="right" w:leader="dot" w:pos="9350"/>
        </w:tabs>
        <w:rPr>
          <w:noProof/>
        </w:rPr>
      </w:pPr>
      <w:r>
        <w:rPr>
          <w:noProof/>
        </w:rPr>
        <w:t>Vibrate &lt;pattern_array[{&lt;start&gt;,&lt;length&gt;}]&gt;,&lt;nexp&gt;, 94</w:t>
      </w:r>
    </w:p>
    <w:p w:rsidR="002A558D" w:rsidRDefault="002A558D">
      <w:pPr>
        <w:pStyle w:val="Index1"/>
        <w:tabs>
          <w:tab w:val="right" w:leader="dot" w:pos="9350"/>
        </w:tabs>
        <w:rPr>
          <w:noProof/>
        </w:rPr>
      </w:pPr>
      <w:r>
        <w:rPr>
          <w:noProof/>
        </w:rPr>
        <w:t>W_R.break, 56</w:t>
      </w:r>
    </w:p>
    <w:p w:rsidR="002A558D" w:rsidRDefault="002A558D">
      <w:pPr>
        <w:pStyle w:val="Index1"/>
        <w:tabs>
          <w:tab w:val="right" w:leader="dot" w:pos="9350"/>
        </w:tabs>
        <w:rPr>
          <w:noProof/>
        </w:rPr>
      </w:pPr>
      <w:r>
        <w:rPr>
          <w:noProof/>
        </w:rPr>
        <w:t>W_R.continue, 56</w:t>
      </w:r>
    </w:p>
    <w:p w:rsidR="002A558D" w:rsidRDefault="002A558D">
      <w:pPr>
        <w:pStyle w:val="Index1"/>
        <w:tabs>
          <w:tab w:val="right" w:leader="dot" w:pos="9350"/>
        </w:tabs>
        <w:rPr>
          <w:noProof/>
        </w:rPr>
      </w:pPr>
      <w:r>
        <w:rPr>
          <w:noProof/>
        </w:rPr>
        <w:t>WakeLock &lt;code_nexp&gt;, 95</w:t>
      </w:r>
    </w:p>
    <w:p w:rsidR="002A558D" w:rsidRDefault="002A558D">
      <w:pPr>
        <w:pStyle w:val="Index1"/>
        <w:tabs>
          <w:tab w:val="right" w:leader="dot" w:pos="9350"/>
        </w:tabs>
        <w:rPr>
          <w:noProof/>
        </w:rPr>
      </w:pPr>
      <w:r>
        <w:rPr>
          <w:noProof/>
        </w:rPr>
        <w:t>While &lt;lexp&gt; - Repeat, 56</w:t>
      </w:r>
    </w:p>
    <w:p w:rsidR="002A558D" w:rsidRDefault="002A558D">
      <w:pPr>
        <w:pStyle w:val="Index1"/>
        <w:tabs>
          <w:tab w:val="right" w:leader="dot" w:pos="9350"/>
        </w:tabs>
        <w:rPr>
          <w:noProof/>
        </w:rPr>
      </w:pPr>
      <w:r w:rsidRPr="00CD4A24">
        <w:rPr>
          <w:rFonts w:eastAsia="Times New Roman"/>
          <w:noProof/>
        </w:rPr>
        <w:t>WORD$(&lt;source_sexp&gt;, &lt;n_nexp&gt; {, &lt;delimiter_sexp&gt;})</w:t>
      </w:r>
      <w:r>
        <w:rPr>
          <w:noProof/>
        </w:rPr>
        <w:t>, 51</w:t>
      </w:r>
    </w:p>
    <w:p w:rsidR="002A558D" w:rsidRDefault="002A558D">
      <w:pPr>
        <w:rPr>
          <w:noProof/>
        </w:rPr>
        <w:sectPr w:rsidR="002A558D" w:rsidSect="002A558D">
          <w:type w:val="continuous"/>
          <w:pgSz w:w="12240" w:h="15840"/>
          <w:pgMar w:top="1440" w:right="1440" w:bottom="1440" w:left="1440" w:header="720" w:footer="432" w:gutter="0"/>
          <w:cols w:space="720"/>
          <w:docGrid w:linePitch="360"/>
        </w:sectPr>
      </w:pPr>
    </w:p>
    <w:p w:rsidR="00056418" w:rsidRDefault="000F0DAF">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1210" w:name="_Toc380828664"/>
      <w:r>
        <w:lastRenderedPageBreak/>
        <w:t xml:space="preserve">Appendix B – </w:t>
      </w:r>
      <w:r w:rsidR="004A1077">
        <w:t>Sample</w:t>
      </w:r>
      <w:r>
        <w:t xml:space="preserve"> Programs</w:t>
      </w:r>
      <w:bookmarkEnd w:id="1210"/>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w:t>
      </w:r>
      <w:proofErr w:type="gramStart"/>
      <w:r w:rsidR="00A55135">
        <w:t>is</w:t>
      </w:r>
      <w:proofErr w:type="gramEnd"/>
      <w:r w:rsidR="00A55135">
        <w:t xml:space="preserve">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 xml:space="preserve">You can force BASIC! </w:t>
      </w:r>
      <w:proofErr w:type="gramStart"/>
      <w:r>
        <w:t>to</w:t>
      </w:r>
      <w:proofErr w:type="gramEnd"/>
      <w:r>
        <w:t xml:space="preserve">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1211" w:name="_Toc380828665"/>
      <w:r>
        <w:lastRenderedPageBreak/>
        <w:t>Appendix C – Launcher Short</w:t>
      </w:r>
      <w:r w:rsidR="00F4023C">
        <w:t>c</w:t>
      </w:r>
      <w:r>
        <w:t>ut Tutorial</w:t>
      </w:r>
      <w:bookmarkEnd w:id="1211"/>
    </w:p>
    <w:p w:rsidR="003A734C" w:rsidRDefault="003A734C" w:rsidP="00EB1F62">
      <w:pPr>
        <w:pStyle w:val="Heading2"/>
      </w:pPr>
      <w:bookmarkStart w:id="1212" w:name="_Toc380828666"/>
      <w:r>
        <w:t>Introduction</w:t>
      </w:r>
      <w:bookmarkEnd w:id="1212"/>
    </w:p>
    <w:p w:rsidR="00372F11" w:rsidRDefault="003A734C" w:rsidP="0001590A">
      <w:r w:rsidRPr="003F0EED">
        <w:t>This tutorial will "compile"</w:t>
      </w:r>
      <w:r w:rsidR="003F0EED">
        <w:t xml:space="preserve"> a BASIC! </w:t>
      </w:r>
      <w:proofErr w:type="gramStart"/>
      <w:r w:rsidR="003F0EED">
        <w:t>program</w:t>
      </w:r>
      <w:proofErr w:type="gramEnd"/>
      <w:r w:rsidR="003F0EED">
        <w:t xml:space="preserve">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w:t>
      </w:r>
      <w:proofErr w:type="gramStart"/>
      <w:r w:rsidR="003F0EED">
        <w:t>application</w:t>
      </w:r>
      <w:proofErr w:type="gramEnd"/>
      <w:r w:rsidR="003F0EED">
        <w:t xml:space="preserve"> must be </w:t>
      </w:r>
      <w:r w:rsidRPr="003F0EED">
        <w:t>installed for this to work.</w:t>
      </w:r>
    </w:p>
    <w:p w:rsidR="003A734C" w:rsidRDefault="003A734C" w:rsidP="0001590A">
      <w:r>
        <w:t xml:space="preserve">There is also an option to actually build a </w:t>
      </w:r>
      <w:r w:rsidR="003F0EED">
        <w:t xml:space="preserve">standalone application .apk file </w:t>
      </w:r>
      <w:r>
        <w:t xml:space="preserve">that does not require the BASIC! </w:t>
      </w:r>
      <w:proofErr w:type="gramStart"/>
      <w:r>
        <w:t>application</w:t>
      </w:r>
      <w:proofErr w:type="gramEnd"/>
      <w:r>
        <w:t xml:space="preserve">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w:t>
      </w:r>
      <w:proofErr w:type="gramStart"/>
      <w:r w:rsidR="003F0EED">
        <w:t>See Appendix D.</w:t>
      </w:r>
      <w:proofErr w:type="gramEnd"/>
    </w:p>
    <w:p w:rsidR="003A734C" w:rsidRDefault="00093D70" w:rsidP="00EB1F62">
      <w:pPr>
        <w:pStyle w:val="Heading2"/>
      </w:pPr>
      <w:bookmarkStart w:id="1213" w:name="_Toc380828667"/>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1213"/>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 xml:space="preserve">ect Shortcut page until you see the BASIC! </w:t>
      </w:r>
      <w:proofErr w:type="gramStart"/>
      <w:r w:rsidR="00EE7C94" w:rsidRPr="006A646F">
        <w:t>i</w:t>
      </w:r>
      <w:r w:rsidRPr="006A646F">
        <w:t>con</w:t>
      </w:r>
      <w:proofErr w:type="gramEnd"/>
      <w:r w:rsidRPr="006A646F">
        <w:t xml:space="preserve"> with the Launcher Shortcuts Label</w:t>
      </w:r>
      <w:r w:rsidR="00EE7C94" w:rsidRPr="006A646F">
        <w:t>.</w:t>
      </w:r>
    </w:p>
    <w:p w:rsidR="00602EDE" w:rsidRDefault="003A734C">
      <w:r>
        <w:rPr>
          <w:noProof/>
        </w:rPr>
        <w:drawing>
          <wp:inline distT="0" distB="0" distL="0" distR="0">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 xml:space="preserve">7. Tap the BASIC! </w:t>
      </w:r>
      <w:proofErr w:type="gramStart"/>
      <w:r>
        <w:t>I</w:t>
      </w:r>
      <w:r w:rsidR="00850B97">
        <w:t>con.</w:t>
      </w:r>
      <w:proofErr w:type="gramEnd"/>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3"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602EDE">
      <w:pPr>
        <w:pStyle w:val="ListParagraph"/>
        <w:numPr>
          <w:ilvl w:val="0"/>
          <w:numId w:val="46"/>
        </w:numPr>
        <w:spacing w:after="0"/>
      </w:pPr>
      <w:r>
        <w:t>The Program File Name is Sample_Programs/f13_animations.bas</w:t>
      </w:r>
    </w:p>
    <w:p w:rsidR="00602EDE" w:rsidRDefault="00602EDE" w:rsidP="00602EDE">
      <w:pPr>
        <w:pStyle w:val="ListParagraph"/>
        <w:numPr>
          <w:ilvl w:val="0"/>
          <w:numId w:val="46"/>
        </w:numPr>
        <w:spacing w:after="0"/>
      </w:pPr>
      <w:r>
        <w:t>The Icon File Name is cartman.png</w:t>
      </w:r>
    </w:p>
    <w:p w:rsidR="00602EDE" w:rsidRDefault="00602EDE" w:rsidP="00602EDE">
      <w:pPr>
        <w:pStyle w:val="ListParagraph"/>
        <w:numPr>
          <w:ilvl w:val="0"/>
          <w:numId w:val="46"/>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proofErr w:type="gramStart"/>
      <w:r w:rsidR="00850B97">
        <w:t>:</w:t>
      </w:r>
      <w:proofErr w:type="gramEnd"/>
      <w:r>
        <w:br/>
        <w:t>12. Tap the Cartman Shortcut.</w:t>
      </w:r>
      <w:r>
        <w:br/>
        <w:t xml:space="preserve">13. BASIC! </w:t>
      </w:r>
      <w:proofErr w:type="gramStart"/>
      <w:r>
        <w:t>will</w:t>
      </w:r>
      <w:proofErr w:type="gramEnd"/>
      <w:r>
        <w:t xml:space="preserve"> start and run the Cartman Jumping Demo</w:t>
      </w:r>
      <w:r w:rsidR="00850B97">
        <w:t>.</w:t>
      </w:r>
    </w:p>
    <w:p w:rsidR="00850B97" w:rsidRPr="00850B97" w:rsidRDefault="00093D70" w:rsidP="00850B97">
      <w:pPr>
        <w:pStyle w:val="Heading2"/>
      </w:pPr>
      <w:bookmarkStart w:id="1214" w:name="_Toc380828668"/>
      <w:r>
        <w:t>How to Make</w:t>
      </w:r>
      <w:r w:rsidR="00850B97" w:rsidRPr="00850B97">
        <w:t xml:space="preserve"> a Shortcut Application (newer versions of </w:t>
      </w:r>
      <w:proofErr w:type="gramStart"/>
      <w:r w:rsidR="00850B97" w:rsidRPr="00850B97">
        <w:t>Android—</w:t>
      </w:r>
      <w:proofErr w:type="gramEnd"/>
      <w:r w:rsidR="00850B97" w:rsidRPr="00850B97">
        <w:t>Android 4.0 and later)</w:t>
      </w:r>
      <w:bookmarkEnd w:id="1214"/>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 xml:space="preserve">3. Scroll horizontally until you see the BASIC! </w:t>
      </w:r>
      <w:proofErr w:type="gramStart"/>
      <w:r>
        <w:t>icon</w:t>
      </w:r>
      <w:proofErr w:type="gramEnd"/>
      <w:r>
        <w:t xml:space="preserve">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1215" w:name="_Toc380828669"/>
      <w:r>
        <w:t>What you need to know</w:t>
      </w:r>
      <w:bookmarkEnd w:id="1215"/>
    </w:p>
    <w:p w:rsidR="006A646F" w:rsidRDefault="003A734C" w:rsidP="006A646F">
      <w:pPr>
        <w:pStyle w:val="ListParagraph"/>
        <w:numPr>
          <w:ilvl w:val="0"/>
          <w:numId w:val="19"/>
        </w:numPr>
      </w:pPr>
      <w:r>
        <w:t>The icon image file must be located in the "</w:t>
      </w:r>
      <w:r w:rsidR="005F4916">
        <w:t>&lt;pref base drive&gt;/</w:t>
      </w:r>
      <w:r>
        <w:t>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r>
      <w:r w:rsidR="00A50C6A">
        <w:t>_</w:t>
      </w:r>
      <w:proofErr w:type="gramStart"/>
      <w:r w:rsidR="004A1077">
        <w:t>Program</w:t>
      </w:r>
      <w:r w:rsidR="00A50C6A">
        <w:t>s</w:t>
      </w:r>
      <w:r>
        <w:t>(</w:t>
      </w:r>
      <w:proofErr w:type="gramEnd"/>
      <w:r>
        <w:t>d) sub-directory of the "source(d)" directory.</w:t>
      </w:r>
    </w:p>
    <w:p w:rsidR="006A646F" w:rsidRDefault="003A734C" w:rsidP="006A646F">
      <w:pPr>
        <w:pStyle w:val="ListParagraph"/>
        <w:numPr>
          <w:ilvl w:val="0"/>
          <w:numId w:val="19"/>
        </w:numPr>
      </w:pPr>
      <w:r>
        <w:t xml:space="preserve">The icon should be a .png file. A Google search for "icon" will reveal thousands for free icons. Just copy your icon into "rfo-basic/data" on the </w:t>
      </w:r>
      <w:r w:rsidR="008209F2">
        <w:t>SD card</w:t>
      </w:r>
      <w:r>
        <w:t>.</w:t>
      </w:r>
    </w:p>
    <w:p w:rsidR="006A646F" w:rsidRDefault="003A734C" w:rsidP="006A646F">
      <w:pPr>
        <w:pStyle w:val="ListParagraph"/>
        <w:numPr>
          <w:ilvl w:val="0"/>
          <w:numId w:val="19"/>
        </w:numPr>
      </w:pPr>
      <w:r>
        <w:t xml:space="preserve">Be very careful to correctly spell the names of the program and icon files.  BASIC! </w:t>
      </w:r>
      <w:proofErr w:type="gramStart"/>
      <w:r>
        <w:t>does</w:t>
      </w:r>
      <w:proofErr w:type="gramEnd"/>
      <w:r>
        <w:t xml:space="preserve">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 xml:space="preserve">If you plan to use a BASIC! Launcher Shortcut, you should always exit BASIC! </w:t>
      </w:r>
      <w:proofErr w:type="gramStart"/>
      <w:r>
        <w:t>using</w:t>
      </w:r>
      <w:proofErr w:type="gramEnd"/>
      <w:r>
        <w:t xml:space="preserve">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1216" w:name="_Toc380828670"/>
      <w:r>
        <w:lastRenderedPageBreak/>
        <w:t>Appendix D – Building a Standalone Application</w:t>
      </w:r>
      <w:bookmarkEnd w:id="1216"/>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 xml:space="preserve">Note: A BASIC! </w:t>
            </w:r>
            <w:proofErr w:type="gramStart"/>
            <w:r>
              <w:t>user</w:t>
            </w:r>
            <w:proofErr w:type="gramEnd"/>
            <w:r>
              <w:t>, Nicolas Mougin, has created an automated tool for generating standalone applications. This tool can be downloaded</w:t>
            </w:r>
            <w:r>
              <w:rPr>
                <w:rStyle w:val="apple-converted-space"/>
                <w:color w:val="000000"/>
                <w:sz w:val="27"/>
                <w:szCs w:val="27"/>
              </w:rPr>
              <w:t> from:</w:t>
            </w:r>
          </w:p>
          <w:p w:rsidR="008B0429" w:rsidRDefault="000F0DAF" w:rsidP="006A646F">
            <w:pPr>
              <w:spacing w:after="200"/>
              <w:ind w:left="720"/>
            </w:pPr>
            <w:hyperlink r:id="rId65"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0F0DAF" w:rsidP="00646A5F">
            <w:pPr>
              <w:ind w:left="720"/>
            </w:pPr>
            <w:hyperlink r:id="rId66"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1217" w:name="_Toc380828671"/>
      <w:r>
        <w:t>Introduction</w:t>
      </w:r>
      <w:bookmarkEnd w:id="1217"/>
    </w:p>
    <w:p w:rsidR="008B0429" w:rsidRDefault="008B0429" w:rsidP="003F7509">
      <w:r>
        <w:t xml:space="preserve">This document will demonstrate how to create a standalone application from a BASIC! </w:t>
      </w:r>
      <w:proofErr w:type="gramStart"/>
      <w:r>
        <w:t>program</w:t>
      </w:r>
      <w:proofErr w:type="gramEnd"/>
      <w:r>
        <w:t xml:space="preserve">. The resulting application does not need to have BASIC! </w:t>
      </w:r>
      <w:proofErr w:type="gramStart"/>
      <w:r>
        <w:t>installed</w:t>
      </w:r>
      <w:proofErr w:type="gramEnd"/>
      <w:r>
        <w:t xml:space="preserve">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w:t>
      </w:r>
      <w:proofErr w:type="gramStart"/>
      <w:r>
        <w:t>Java source code.</w:t>
      </w:r>
      <w:proofErr w:type="gramEnd"/>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1218" w:name="_Toc380828672"/>
      <w:r>
        <w:t>License Information</w:t>
      </w:r>
      <w:bookmarkEnd w:id="1218"/>
    </w:p>
    <w:p w:rsidR="008B0429" w:rsidRDefault="008B0429" w:rsidP="00646A5F">
      <w:r>
        <w:t xml:space="preserve">BASIC! </w:t>
      </w:r>
      <w:proofErr w:type="gramStart"/>
      <w:r>
        <w:t>is</w:t>
      </w:r>
      <w:proofErr w:type="gramEnd"/>
      <w:r>
        <w:t xml:space="preserve"> distributed under the terms of the </w:t>
      </w:r>
      <w:hyperlink r:id="rId67"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w:t>
      </w:r>
      <w:proofErr w:type="gramStart"/>
      <w:r w:rsidR="00367424" w:rsidRPr="00367424">
        <w:t>interprets</w:t>
      </w:r>
      <w:proofErr w:type="gramEnd"/>
      <w:r w:rsidR="00367424" w:rsidRPr="00367424">
        <w:t xml:space="preserve"> this to mean </w:t>
      </w:r>
      <w:r w:rsidR="007660EA">
        <w:t xml:space="preserve">that the license applies only to </w:t>
      </w:r>
      <w:r w:rsidR="00367424" w:rsidRPr="00367424">
        <w:t xml:space="preserve">derivatives of the BASIC! </w:t>
      </w:r>
      <w:proofErr w:type="gramStart"/>
      <w:r w:rsidR="00367424" w:rsidRPr="007660EA">
        <w:rPr>
          <w:i/>
        </w:rPr>
        <w:t>source</w:t>
      </w:r>
      <w:proofErr w:type="gramEnd"/>
      <w:r w:rsidR="00367424" w:rsidRPr="007660EA">
        <w:rPr>
          <w:i/>
        </w:rPr>
        <w:t xml:space="preserve"> interpreter code</w:t>
      </w:r>
      <w:r w:rsidR="00367424" w:rsidRPr="00367424">
        <w:t xml:space="preserve">. </w:t>
      </w:r>
      <w:r w:rsidR="007660EA">
        <w:t>It does not apply to</w:t>
      </w:r>
      <w:r w:rsidR="00367424" w:rsidRPr="00367424">
        <w:t xml:space="preserve"> source code for BASIC! </w:t>
      </w:r>
      <w:proofErr w:type="gramStart"/>
      <w:r w:rsidR="00B06B69">
        <w:t>a</w:t>
      </w:r>
      <w:r w:rsidR="00367424" w:rsidRPr="00367424">
        <w:t>pplications</w:t>
      </w:r>
      <w:proofErr w:type="gramEnd"/>
      <w:r w:rsidR="007660EA">
        <w:t xml:space="preserve">, i.e., code that you have written using the BASIC! </w:t>
      </w:r>
      <w:proofErr w:type="gramStart"/>
      <w:r w:rsidR="007660EA">
        <w:t>language</w:t>
      </w:r>
      <w:proofErr w:type="gramEnd"/>
      <w:r w:rsidR="00367424" w:rsidRPr="00367424">
        <w:t>.</w:t>
      </w:r>
    </w:p>
    <w:p w:rsidR="008B0429" w:rsidRDefault="008B0429" w:rsidP="00EB1F62">
      <w:pPr>
        <w:pStyle w:val="Heading2"/>
      </w:pPr>
      <w:bookmarkStart w:id="1219" w:name="_Toc380828673"/>
      <w:r>
        <w:t>Before You Start</w:t>
      </w:r>
      <w:bookmarkEnd w:id="1219"/>
    </w:p>
    <w:p w:rsidR="008B0429" w:rsidRDefault="008B0429" w:rsidP="00646A5F">
      <w:r>
        <w:t xml:space="preserve">Run the </w:t>
      </w:r>
      <w:r w:rsidR="00A50C6A">
        <w:t>s</w:t>
      </w:r>
      <w:r>
        <w:t xml:space="preserve">ample rogram, </w:t>
      </w:r>
      <w:r w:rsidR="00A50C6A">
        <w:t>source/</w:t>
      </w:r>
      <w:r w:rsidRPr="00692E7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1220" w:name="_Toc380828674"/>
      <w:r>
        <w:t>Setting Up the Development Environment</w:t>
      </w:r>
      <w:bookmarkEnd w:id="1220"/>
    </w:p>
    <w:p w:rsidR="008B0429" w:rsidRDefault="008B0429" w:rsidP="00646A5F">
      <w:pPr>
        <w:pStyle w:val="ListParagraph"/>
        <w:numPr>
          <w:ilvl w:val="0"/>
          <w:numId w:val="22"/>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8" w:history="1">
        <w:r>
          <w:rPr>
            <w:rStyle w:val="Hyperlink"/>
          </w:rPr>
          <w:t>http://developer.android.com/sdk/index.html</w:t>
        </w:r>
      </w:hyperlink>
    </w:p>
    <w:p w:rsidR="008B0429" w:rsidRDefault="008B0429" w:rsidP="00646A5F">
      <w:pPr>
        <w:pStyle w:val="ListParagraph"/>
        <w:numPr>
          <w:ilvl w:val="0"/>
          <w:numId w:val="22"/>
        </w:numPr>
      </w:pPr>
      <w:r>
        <w:lastRenderedPageBreak/>
        <w:t xml:space="preserve">Continue with: </w:t>
      </w:r>
      <w:hyperlink r:id="rId69"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 xml:space="preserve">(Windows: If you get messages saying that nothing was installed: close the SDK Manager. Go to </w:t>
      </w:r>
      <w:r w:rsidRPr="00692E70">
        <w:rPr>
          <w:b/>
        </w:rPr>
        <w:t>Start-&gt;All Programs-&gt;Android SDK Tools</w:t>
      </w:r>
      <w:r>
        <w:t>.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70" w:history="1">
        <w:r w:rsidRPr="00300D96">
          <w:rPr>
            <w:rStyle w:val="Hyperlink"/>
          </w:rPr>
          <w:t>http://laughton.com/basic/eclipse</w:t>
        </w:r>
      </w:hyperlink>
      <w:r>
        <w:t>. Choose the 32</w:t>
      </w:r>
      <w:r w:rsidR="00692E70">
        <w:t>-</w:t>
      </w:r>
      <w:r>
        <w:t>bit or 64</w:t>
      </w:r>
      <w:r w:rsidR="00692E70">
        <w:t>-</w:t>
      </w:r>
      <w:r>
        <w:t>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71"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Pr="00704176">
        <w:rPr>
          <w:b/>
        </w:rPr>
        <w:t>Configure the ADT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Pr="00704176">
        <w:rPr>
          <w:b/>
        </w:rPr>
        <w:t>Updating the ADT</w:t>
      </w:r>
      <w:r>
        <w:t xml:space="preserve"> and the rest of the page. </w:t>
      </w:r>
    </w:p>
    <w:p w:rsidR="008B0429" w:rsidRDefault="008B0429" w:rsidP="00646A5F">
      <w:pPr>
        <w:pStyle w:val="ListParagraph"/>
        <w:numPr>
          <w:ilvl w:val="0"/>
          <w:numId w:val="22"/>
        </w:numPr>
        <w:spacing w:after="240"/>
      </w:pPr>
      <w:r>
        <w:t xml:space="preserve">Change API level checking from Error to </w:t>
      </w:r>
      <w:r w:rsidR="00692E70">
        <w:t>W</w:t>
      </w:r>
      <w:r>
        <w:t>arning:</w:t>
      </w:r>
    </w:p>
    <w:p w:rsidR="008B0429" w:rsidRDefault="008B0429" w:rsidP="00646A5F">
      <w:pPr>
        <w:pStyle w:val="ListParagraph"/>
        <w:numPr>
          <w:ilvl w:val="1"/>
          <w:numId w:val="22"/>
        </w:numPr>
        <w:spacing w:after="0"/>
      </w:pPr>
      <w:r>
        <w:t xml:space="preserve">Select </w:t>
      </w:r>
      <w:r w:rsidRPr="00704176">
        <w:rPr>
          <w:b/>
        </w:rPr>
        <w:t>Window-&gt;Preferences-&gt;Android-&gt;Li</w:t>
      </w:r>
      <w:r w:rsidR="00AF673E" w:rsidRPr="00704176">
        <w:rPr>
          <w:b/>
        </w:rPr>
        <w:t>s</w:t>
      </w:r>
      <w:r w:rsidRPr="00704176">
        <w:rPr>
          <w:b/>
        </w:rPr>
        <w:t>t Error Checking</w:t>
      </w:r>
    </w:p>
    <w:p w:rsidR="008B0429" w:rsidRDefault="008B0429" w:rsidP="00646A5F">
      <w:pPr>
        <w:pStyle w:val="ListParagraph"/>
        <w:numPr>
          <w:ilvl w:val="1"/>
          <w:numId w:val="22"/>
        </w:numPr>
        <w:spacing w:after="0"/>
      </w:pPr>
      <w:r>
        <w:t xml:space="preserve">Find </w:t>
      </w:r>
      <w:r w:rsidRPr="00704176">
        <w:rPr>
          <w:b/>
        </w:rPr>
        <w:t>NewAp</w:t>
      </w:r>
      <w:r w:rsidR="00692E70" w:rsidRPr="00704176">
        <w:rPr>
          <w:b/>
        </w:rPr>
        <w:t>i</w:t>
      </w:r>
      <w:r>
        <w:t xml:space="preserve"> and click on it.</w:t>
      </w:r>
    </w:p>
    <w:p w:rsidR="008B0429" w:rsidRDefault="008B0429" w:rsidP="00646A5F">
      <w:pPr>
        <w:pStyle w:val="ListParagraph"/>
        <w:numPr>
          <w:ilvl w:val="1"/>
          <w:numId w:val="22"/>
        </w:numPr>
        <w:spacing w:after="0"/>
      </w:pPr>
      <w:r>
        <w:t xml:space="preserve">In the dropdown list, change the Severity from Error to </w:t>
      </w:r>
      <w:r w:rsidR="00692E70">
        <w:t>W</w:t>
      </w:r>
      <w:r>
        <w:t>arning.</w:t>
      </w:r>
    </w:p>
    <w:p w:rsidR="008B0429" w:rsidRDefault="00692E70" w:rsidP="00646A5F">
      <w:pPr>
        <w:pStyle w:val="ListParagraph"/>
        <w:numPr>
          <w:ilvl w:val="1"/>
          <w:numId w:val="22"/>
        </w:numPr>
        <w:spacing w:after="0"/>
      </w:pPr>
      <w:r>
        <w:t>Click</w:t>
      </w:r>
      <w:r w:rsidR="008B0429">
        <w:t xml:space="preserve"> </w:t>
      </w:r>
      <w:r w:rsidR="008B0429" w:rsidRPr="00704176">
        <w:rPr>
          <w:b/>
        </w:rPr>
        <w:t>Apply</w:t>
      </w:r>
    </w:p>
    <w:p w:rsidR="00692E70" w:rsidRDefault="00692E70" w:rsidP="00692E70">
      <w:pPr>
        <w:pStyle w:val="Heading2"/>
      </w:pPr>
      <w:bookmarkStart w:id="1221" w:name="_Toc380828675"/>
      <w:r>
        <w:t>Download the BASIC! Source Code from the GitHub Repository</w:t>
      </w:r>
      <w:bookmarkEnd w:id="1221"/>
    </w:p>
    <w:p w:rsidR="00692E70" w:rsidRDefault="00692E70" w:rsidP="00692E70">
      <w:pPr>
        <w:pStyle w:val="ListParagraph"/>
        <w:numPr>
          <w:ilvl w:val="0"/>
          <w:numId w:val="47"/>
        </w:numPr>
      </w:pPr>
      <w:r>
        <w:t xml:space="preserve">Go to: </w:t>
      </w:r>
      <w:hyperlink r:id="rId72" w:history="1">
        <w:r w:rsidRPr="005A2BCC">
          <w:rPr>
            <w:rStyle w:val="Hyperlink"/>
          </w:rPr>
          <w:t>https://github.com/RFO-BASIC/Basic</w:t>
        </w:r>
      </w:hyperlink>
      <w:r>
        <w:t>.</w:t>
      </w:r>
    </w:p>
    <w:p w:rsidR="00692E70" w:rsidRDefault="00692E70" w:rsidP="00692E70">
      <w:pPr>
        <w:pStyle w:val="ListParagraph"/>
        <w:numPr>
          <w:ilvl w:val="0"/>
          <w:numId w:val="47"/>
        </w:numPr>
      </w:pPr>
      <w:r>
        <w:t>Find the branch/tag selection button</w:t>
      </w:r>
      <w:proofErr w:type="gramStart"/>
      <w:r>
        <w:t>:</w:t>
      </w:r>
      <w:proofErr w:type="gramEnd"/>
      <w:r w:rsidR="00087B69">
        <w:rPr>
          <w:noProof/>
        </w:rPr>
        <w:drawing>
          <wp:inline distT="0" distB="0" distL="0" distR="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t>to select the tagged release version you want. If you do not select a tag, you will get the source for the latest development build. The latest development is not guaranteed to be stable.</w:t>
      </w:r>
    </w:p>
    <w:p w:rsidR="00692E70" w:rsidRDefault="00692E70" w:rsidP="00692E70">
      <w:pPr>
        <w:pStyle w:val="ListParagraph"/>
        <w:numPr>
          <w:ilvl w:val="0"/>
          <w:numId w:val="47"/>
        </w:numPr>
      </w:pPr>
      <w:r>
        <w:t xml:space="preserve">Click the </w:t>
      </w:r>
      <w:r w:rsidR="007E28D7">
        <w:t>"</w:t>
      </w:r>
      <w:r>
        <w:t>Download ZIP</w:t>
      </w:r>
      <w:r w:rsidR="007E28D7">
        <w:t>"</w:t>
      </w:r>
      <w:r>
        <w:t xml:space="preserve"> button:</w:t>
      </w:r>
      <w:r w:rsidR="00087B69">
        <w:rPr>
          <w:noProof/>
        </w:rPr>
        <w:drawing>
          <wp:inline distT="0" distB="0" distL="0" distR="0">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The name of the downloaded ZIP file depends on which tag you selected in the previous step.</w:t>
      </w:r>
    </w:p>
    <w:p w:rsidR="00692E70" w:rsidRPr="007D4868" w:rsidRDefault="00692E70" w:rsidP="00692E70">
      <w:pPr>
        <w:pStyle w:val="ListParagraph"/>
        <w:numPr>
          <w:ilvl w:val="0"/>
          <w:numId w:val="47"/>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1222" w:name="_Toc380828676"/>
      <w:r>
        <w:t>Download the BASIC! Source Code from the Legacy Archive</w:t>
      </w:r>
      <w:bookmarkEnd w:id="1222"/>
    </w:p>
    <w:p w:rsidR="008B0429" w:rsidRDefault="008B0429" w:rsidP="00F52744">
      <w:pPr>
        <w:pStyle w:val="ListParagraph"/>
        <w:numPr>
          <w:ilvl w:val="0"/>
          <w:numId w:val="24"/>
        </w:numPr>
      </w:pPr>
      <w:r>
        <w:t xml:space="preserve">Go to: </w:t>
      </w:r>
      <w:hyperlink r:id="rId75"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lastRenderedPageBreak/>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692E70" w:rsidRDefault="00692E70" w:rsidP="00692E70">
      <w:pPr>
        <w:pStyle w:val="ListParagraph"/>
        <w:numPr>
          <w:ilvl w:val="0"/>
          <w:numId w:val="24"/>
        </w:numPr>
      </w:pPr>
      <w:r>
        <w:t xml:space="preserve">Older versions of this file contain only the BASIC! </w:t>
      </w:r>
      <w:proofErr w:type="gramStart"/>
      <w:r>
        <w:t>source</w:t>
      </w:r>
      <w:proofErr w:type="gramEnd"/>
      <w:r>
        <w:t xml:space="preserve"> code.  More recent versions also contain a copy of the Android-loadable Basic.apk file and a copy of this manual.</w:t>
      </w:r>
    </w:p>
    <w:p w:rsidR="00692E70" w:rsidRDefault="00692E70" w:rsidP="00692E70">
      <w:pPr>
        <w:pStyle w:val="ListParagraph"/>
        <w:numPr>
          <w:ilvl w:val="0"/>
          <w:numId w:val="24"/>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4F733A" w:rsidRDefault="00692E70" w:rsidP="00692E70">
      <w:pPr>
        <w:ind w:left="360"/>
      </w:pPr>
      <w:r>
        <w:t>Note: In the remainder of this tutorial, we assume our application is about cats, thus we are using the name "Cats".  For your own APK, you should choose a name that matches your application.</w:t>
      </w:r>
    </w:p>
    <w:p w:rsidR="008B0429" w:rsidRDefault="008B0429" w:rsidP="00EB1F62">
      <w:pPr>
        <w:pStyle w:val="Heading2"/>
      </w:pPr>
      <w:bookmarkStart w:id="1223" w:name="_Toc380828677"/>
      <w:r>
        <w:t>Create a New Project in Eclipse</w:t>
      </w:r>
      <w:bookmarkEnd w:id="1223"/>
    </w:p>
    <w:p w:rsidR="00704176" w:rsidRDefault="00704176" w:rsidP="00704176">
      <w:pPr>
        <w:pStyle w:val="ListParagraph"/>
        <w:numPr>
          <w:ilvl w:val="0"/>
          <w:numId w:val="25"/>
        </w:numPr>
      </w:pPr>
      <w:r>
        <w:t xml:space="preserve">Select: </w:t>
      </w:r>
      <w:r w:rsidRPr="00754F08">
        <w:rPr>
          <w:b/>
        </w:rPr>
        <w:t>File -&gt; New -&gt; Project…-&gt;Android-&gt;Android Project from Existing Code</w:t>
      </w:r>
      <w:r>
        <w:t>.</w:t>
      </w:r>
    </w:p>
    <w:p w:rsidR="00704176" w:rsidRDefault="00704176" w:rsidP="00704176">
      <w:pPr>
        <w:pStyle w:val="ListParagraph"/>
        <w:numPr>
          <w:ilvl w:val="0"/>
          <w:numId w:val="25"/>
        </w:numPr>
      </w:pPr>
      <w:r>
        <w:t xml:space="preserve">In the </w:t>
      </w:r>
      <w:r w:rsidRPr="00754F08">
        <w:rPr>
          <w:b/>
        </w:rPr>
        <w:t>Import Projects</w:t>
      </w:r>
      <w:r>
        <w:t xml:space="preserve"> dialog box, browse to the folder where you put the BASIC! </w:t>
      </w:r>
      <w:proofErr w:type="gramStart"/>
      <w:r>
        <w:t>source</w:t>
      </w:r>
      <w:proofErr w:type="gramEnd"/>
      <w:r>
        <w:t xml:space="preserve"> files.</w:t>
      </w:r>
    </w:p>
    <w:p w:rsidR="00704176" w:rsidRDefault="00704176" w:rsidP="00704176">
      <w:pPr>
        <w:pStyle w:val="ListParagraph"/>
        <w:numPr>
          <w:ilvl w:val="0"/>
          <w:numId w:val="25"/>
        </w:numPr>
      </w:pPr>
      <w:r>
        <w:t xml:space="preserve">Under </w:t>
      </w:r>
      <w:r w:rsidRPr="00754F08">
        <w:rPr>
          <w:b/>
        </w:rPr>
        <w:t>Projects to Import</w:t>
      </w:r>
      <w:r>
        <w:t>, click the project you are importing.  Make sure it is checked.</w:t>
      </w:r>
    </w:p>
    <w:p w:rsidR="00704176" w:rsidRDefault="00704176" w:rsidP="00704176">
      <w:pPr>
        <w:pStyle w:val="ListParagraph"/>
        <w:numPr>
          <w:ilvl w:val="0"/>
          <w:numId w:val="25"/>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704176">
      <w:pPr>
        <w:pStyle w:val="ListParagraph"/>
        <w:numPr>
          <w:ilvl w:val="0"/>
          <w:numId w:val="25"/>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704176">
      <w:pPr>
        <w:pStyle w:val="ListParagraph"/>
        <w:numPr>
          <w:ilvl w:val="0"/>
          <w:numId w:val="25"/>
        </w:numPr>
      </w:pPr>
      <w:r>
        <w:t xml:space="preserve">In the Properties dialog box, select </w:t>
      </w:r>
      <w:r w:rsidRPr="00754F08">
        <w:rPr>
          <w:b/>
        </w:rPr>
        <w:t>Android</w:t>
      </w:r>
      <w:r>
        <w:t>:</w:t>
      </w:r>
      <w:r w:rsidRPr="007E338C">
        <w:t xml:space="preserve"> </w:t>
      </w:r>
      <w:r w:rsidR="00087B69">
        <w:rPr>
          <w:noProof/>
        </w:rPr>
        <w:drawing>
          <wp:inline distT="0" distB="0" distL="0" distR="0">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25"/>
        </w:numPr>
      </w:pPr>
      <w:r>
        <w:t>Check the highest level of the Android OS available in this list. Do this without regard to the level of OS in your device(s).</w:t>
      </w:r>
    </w:p>
    <w:p w:rsidR="00704176" w:rsidRDefault="00704176" w:rsidP="00704176">
      <w:pPr>
        <w:pStyle w:val="ListParagraph"/>
        <w:numPr>
          <w:ilvl w:val="0"/>
          <w:numId w:val="25"/>
        </w:numPr>
        <w:spacing w:after="240"/>
      </w:pPr>
      <w:r>
        <w:t xml:space="preserve">Click </w:t>
      </w:r>
      <w:r w:rsidRPr="00754F08">
        <w:rPr>
          <w:b/>
        </w:rPr>
        <w:t>Apply</w:t>
      </w:r>
      <w:r>
        <w:t xml:space="preserve"> then </w:t>
      </w:r>
      <w:r w:rsidRPr="00754F08">
        <w:rPr>
          <w:b/>
        </w:rPr>
        <w:t>OK</w:t>
      </w:r>
      <w:r>
        <w:t>.</w:t>
      </w:r>
    </w:p>
    <w:p w:rsidR="00704176" w:rsidRDefault="00704176" w:rsidP="00704176">
      <w:pPr>
        <w:pStyle w:val="ListParagraph"/>
        <w:numPr>
          <w:ilvl w:val="0"/>
          <w:numId w:val="25"/>
        </w:numPr>
        <w:spacing w:after="240"/>
      </w:pPr>
      <w:r>
        <w:t xml:space="preserve">From the menu, select: </w:t>
      </w:r>
      <w:r w:rsidRPr="00754F08">
        <w:rPr>
          <w:b/>
        </w:rPr>
        <w:t>Project-&gt;Clean</w:t>
      </w:r>
      <w:r>
        <w:t>.</w:t>
      </w:r>
    </w:p>
    <w:p w:rsidR="00704176" w:rsidRDefault="00704176" w:rsidP="00704176">
      <w:pPr>
        <w:pStyle w:val="ListParagraph"/>
        <w:numPr>
          <w:ilvl w:val="0"/>
          <w:numId w:val="25"/>
        </w:numPr>
        <w:spacing w:after="240"/>
      </w:pPr>
      <w:r>
        <w:t xml:space="preserve">Check </w:t>
      </w:r>
      <w:r w:rsidRPr="00754F08">
        <w:rPr>
          <w:b/>
        </w:rPr>
        <w:t>Cats</w:t>
      </w:r>
      <w:r>
        <w:t>.</w:t>
      </w:r>
    </w:p>
    <w:p w:rsidR="00704176" w:rsidRDefault="00704176" w:rsidP="00704176">
      <w:pPr>
        <w:pStyle w:val="ListParagraph"/>
        <w:numPr>
          <w:ilvl w:val="0"/>
          <w:numId w:val="25"/>
        </w:numPr>
        <w:spacing w:after="240"/>
      </w:pPr>
      <w:r>
        <w:t xml:space="preserve">Click </w:t>
      </w:r>
      <w:r w:rsidRPr="00754F08">
        <w:rPr>
          <w:b/>
        </w:rPr>
        <w:t>OK</w:t>
      </w:r>
      <w:r>
        <w:t>.</w:t>
      </w:r>
    </w:p>
    <w:p w:rsidR="008B0429" w:rsidRDefault="008B0429" w:rsidP="008B0429">
      <w:pPr>
        <w:spacing w:after="240"/>
      </w:pPr>
      <w:r>
        <w:t>The Basic source is now ready for making an APK.</w:t>
      </w:r>
    </w:p>
    <w:p w:rsidR="008B0429" w:rsidRDefault="008B0429" w:rsidP="00EB1F62">
      <w:pPr>
        <w:pStyle w:val="Heading2"/>
      </w:pPr>
      <w:bookmarkStart w:id="1224" w:name="_Toc380828678"/>
      <w:r>
        <w:t>Rename the package</w:t>
      </w:r>
      <w:bookmarkEnd w:id="1224"/>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704176" w:rsidRDefault="00704176" w:rsidP="00704176">
      <w:r>
        <w:lastRenderedPageBreak/>
        <w:t>There is an Android tool that does most of the work for you:</w:t>
      </w:r>
    </w:p>
    <w:p w:rsidR="00704176" w:rsidRDefault="00704176" w:rsidP="00704176">
      <w:pPr>
        <w:pStyle w:val="ListParagraph"/>
        <w:numPr>
          <w:ilvl w:val="0"/>
          <w:numId w:val="48"/>
        </w:numPr>
      </w:pPr>
      <w:r>
        <w:t xml:space="preserve">In the </w:t>
      </w:r>
      <w:r w:rsidRPr="00754F08">
        <w:rPr>
          <w:b/>
        </w:rPr>
        <w:t>Package Explorer</w:t>
      </w:r>
      <w:r>
        <w:t xml:space="preserve">, right-click on </w:t>
      </w:r>
      <w:r w:rsidRPr="00754F08">
        <w:rPr>
          <w:b/>
        </w:rPr>
        <w:t>Cats</w:t>
      </w:r>
      <w:r>
        <w:t xml:space="preserve"> and select</w:t>
      </w:r>
      <w:r>
        <w:br/>
      </w:r>
      <w:r w:rsidRPr="00754F08">
        <w:rPr>
          <w:b/>
        </w:rPr>
        <w:t>Android Tools -&gt; Rename Application Package</w:t>
      </w:r>
      <w:r>
        <w:t>.</w:t>
      </w:r>
    </w:p>
    <w:p w:rsidR="00704176" w:rsidRDefault="00704176" w:rsidP="00704176">
      <w:pPr>
        <w:pStyle w:val="ListParagraph"/>
        <w:numPr>
          <w:ilvl w:val="0"/>
          <w:numId w:val="48"/>
        </w:numPr>
      </w:pPr>
      <w:r>
        <w:t xml:space="preserve">Under </w:t>
      </w:r>
      <w:r w:rsidRPr="00754F08">
        <w:rPr>
          <w:b/>
        </w:rPr>
        <w:t>Enter new package name:</w:t>
      </w:r>
      <w:r>
        <w:t xml:space="preserve"> change </w:t>
      </w:r>
      <w:r w:rsidR="007E28D7">
        <w:t>"</w:t>
      </w:r>
      <w:r>
        <w:t>com.rfo.basic</w:t>
      </w:r>
      <w:r w:rsidR="007E28D7">
        <w:t>"</w:t>
      </w:r>
      <w:r>
        <w:t xml:space="preserve"> to </w:t>
      </w:r>
      <w:r w:rsidR="007E28D7">
        <w:t>"</w:t>
      </w:r>
      <w:r>
        <w:t>com.rfo.cats</w:t>
      </w:r>
      <w:r w:rsidR="007E28D7">
        <w:t>"</w:t>
      </w:r>
      <w:r>
        <w:t>.</w:t>
      </w:r>
    </w:p>
    <w:p w:rsidR="00704176" w:rsidRDefault="00704176" w:rsidP="00704176">
      <w:pPr>
        <w:pStyle w:val="ListParagraph"/>
        <w:numPr>
          <w:ilvl w:val="0"/>
          <w:numId w:val="48"/>
        </w:numPr>
      </w:pPr>
      <w:r>
        <w:t xml:space="preserve">A </w:t>
      </w:r>
      <w:r w:rsidRPr="00754F08">
        <w:rPr>
          <w:b/>
        </w:rPr>
        <w:t>Refactoring</w:t>
      </w:r>
      <w:r>
        <w:t xml:space="preserve"> window opens.  Click </w:t>
      </w:r>
      <w:r w:rsidRPr="00754F08">
        <w:rPr>
          <w:b/>
        </w:rPr>
        <w:t>Finish</w:t>
      </w:r>
      <w:r>
        <w:t>.</w:t>
      </w:r>
    </w:p>
    <w:p w:rsidR="00704176" w:rsidRDefault="00704176" w:rsidP="00704176">
      <w:pPr>
        <w:pStyle w:val="ListParagraph"/>
        <w:numPr>
          <w:ilvl w:val="0"/>
          <w:numId w:val="48"/>
        </w:numPr>
      </w:pPr>
      <w:r>
        <w:t xml:space="preserve">A </w:t>
      </w:r>
      <w:r w:rsidRPr="00754F08">
        <w:rPr>
          <w:b/>
        </w:rPr>
        <w:t>Launch Configuration Change</w:t>
      </w:r>
      <w:r>
        <w:t xml:space="preserve"> dialog box is displayed.  Click </w:t>
      </w:r>
      <w:r w:rsidRPr="00754F08">
        <w:rPr>
          <w:b/>
        </w:rPr>
        <w:t>Yes</w:t>
      </w:r>
      <w:r>
        <w:t>.</w:t>
      </w:r>
    </w:p>
    <w:p w:rsidR="00704176" w:rsidRDefault="00704176" w:rsidP="00704176">
      <w:r>
        <w:t xml:space="preserve">You still need to manually change some things the Android tool missed.  First, tell Eclipse about the package change. </w:t>
      </w:r>
    </w:p>
    <w:p w:rsidR="00704176" w:rsidRDefault="00704176" w:rsidP="00704176">
      <w:pPr>
        <w:pStyle w:val="ListParagraph"/>
        <w:numPr>
          <w:ilvl w:val="0"/>
          <w:numId w:val="48"/>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704176">
      <w:pPr>
        <w:pStyle w:val="ListParagraph"/>
        <w:numPr>
          <w:ilvl w:val="0"/>
          <w:numId w:val="48"/>
        </w:numPr>
      </w:pPr>
      <w:r>
        <w:t xml:space="preserve">Select the </w:t>
      </w:r>
      <w:r w:rsidRPr="00754F08">
        <w:rPr>
          <w:b/>
        </w:rPr>
        <w:t>com.rfo.basic</w:t>
      </w:r>
      <w:r>
        <w:t xml:space="preserve"> package.</w:t>
      </w:r>
    </w:p>
    <w:p w:rsidR="00704176" w:rsidRDefault="00704176" w:rsidP="00704176">
      <w:pPr>
        <w:pStyle w:val="ListParagraph"/>
        <w:numPr>
          <w:ilvl w:val="0"/>
          <w:numId w:val="48"/>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704176">
      <w:pPr>
        <w:pStyle w:val="ListParagraph"/>
        <w:numPr>
          <w:ilvl w:val="0"/>
          <w:numId w:val="48"/>
        </w:numPr>
      </w:pPr>
      <w:r>
        <w:t xml:space="preserve">In the </w:t>
      </w:r>
      <w:r>
        <w:rPr>
          <w:b/>
        </w:rPr>
        <w:t>New name:</w:t>
      </w:r>
      <w:r>
        <w:t xml:space="preserve"> field, enter </w:t>
      </w:r>
      <w:r w:rsidR="007E28D7">
        <w:t>"</w:t>
      </w:r>
      <w:r>
        <w:t>com.rfo.cats</w:t>
      </w:r>
      <w:r w:rsidR="007E28D7">
        <w:t>"</w:t>
      </w:r>
      <w:r>
        <w:t xml:space="preserve">. </w:t>
      </w:r>
    </w:p>
    <w:p w:rsidR="00704176" w:rsidRDefault="00704176" w:rsidP="00704176">
      <w:pPr>
        <w:pStyle w:val="ListParagraph"/>
        <w:numPr>
          <w:ilvl w:val="0"/>
          <w:numId w:val="48"/>
        </w:numPr>
      </w:pPr>
      <w:r>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You may see a warning that the package already exists in folder ‘gen’. Click </w:t>
      </w:r>
      <w:r w:rsidRPr="008732E5">
        <w:rPr>
          <w:b/>
        </w:rPr>
        <w:t>Continue</w:t>
      </w:r>
      <w:r>
        <w:t>.</w:t>
      </w:r>
    </w:p>
    <w:p w:rsidR="00704176" w:rsidRDefault="00704176" w:rsidP="00704176">
      <w:pPr>
        <w:pStyle w:val="ListParagraph"/>
        <w:numPr>
          <w:ilvl w:val="0"/>
          <w:numId w:val="48"/>
        </w:numPr>
        <w:spacing w:after="240"/>
      </w:pPr>
      <w:r>
        <w:t xml:space="preserve">From the menu, select: </w:t>
      </w:r>
      <w:r w:rsidRPr="008732E5">
        <w:rPr>
          <w:b/>
        </w:rPr>
        <w:t>Project-&gt;Clean</w:t>
      </w:r>
      <w:r>
        <w:t>.</w:t>
      </w:r>
    </w:p>
    <w:p w:rsidR="00704176" w:rsidRDefault="00704176" w:rsidP="00704176">
      <w:pPr>
        <w:pStyle w:val="ListParagraph"/>
        <w:numPr>
          <w:ilvl w:val="0"/>
          <w:numId w:val="48"/>
        </w:numPr>
        <w:spacing w:after="240"/>
      </w:pPr>
      <w:r>
        <w:t xml:space="preserve">Check </w:t>
      </w:r>
      <w:r w:rsidRPr="008732E5">
        <w:rPr>
          <w:b/>
        </w:rPr>
        <w:t>Cats</w:t>
      </w:r>
      <w:r>
        <w:t xml:space="preserve"> and click </w:t>
      </w:r>
      <w:r w:rsidRPr="008732E5">
        <w:rPr>
          <w:b/>
        </w:rPr>
        <w:t>OK</w:t>
      </w:r>
      <w:r>
        <w:t>.</w:t>
      </w:r>
    </w:p>
    <w:p w:rsidR="00704176" w:rsidRDefault="00704176" w:rsidP="00704176">
      <w:pPr>
        <w:spacing w:after="240"/>
      </w:pPr>
      <w:r>
        <w:t>Finally, use the search-and-replace dialog to update any remaining internal references to the package name.</w:t>
      </w:r>
    </w:p>
    <w:p w:rsidR="00704176" w:rsidRDefault="00704176" w:rsidP="00704176">
      <w:pPr>
        <w:pStyle w:val="ListParagraph"/>
        <w:numPr>
          <w:ilvl w:val="0"/>
          <w:numId w:val="48"/>
        </w:numPr>
      </w:pPr>
      <w:r>
        <w:t xml:space="preserve">From the Menu Bar, select: </w:t>
      </w:r>
      <w:r w:rsidRPr="008732E5">
        <w:rPr>
          <w:b/>
        </w:rPr>
        <w:t>Search-&gt;File</w:t>
      </w:r>
      <w:r>
        <w:t>.</w:t>
      </w:r>
    </w:p>
    <w:p w:rsidR="00704176" w:rsidRDefault="00704176" w:rsidP="00704176">
      <w:pPr>
        <w:pStyle w:val="ListParagraph"/>
        <w:numPr>
          <w:ilvl w:val="0"/>
          <w:numId w:val="48"/>
        </w:numPr>
      </w:pPr>
      <w:r>
        <w:lastRenderedPageBreak/>
        <w:t>Fill in the dialog like this:</w:t>
      </w:r>
      <w:r>
        <w:br/>
      </w:r>
      <w:r w:rsidR="00087B69">
        <w:rPr>
          <w:noProof/>
        </w:rPr>
        <w:drawing>
          <wp:inline distT="0" distB="0" distL="0" distR="0">
            <wp:extent cx="3477006" cy="2928366"/>
            <wp:effectExtent l="19050" t="0" r="9144"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704176" w:rsidRDefault="00704176" w:rsidP="00704176">
      <w:pPr>
        <w:pStyle w:val="ListParagraph"/>
        <w:numPr>
          <w:ilvl w:val="0"/>
          <w:numId w:val="48"/>
        </w:numPr>
      </w:pPr>
      <w:r>
        <w:t xml:space="preserve">Click </w:t>
      </w:r>
      <w:r w:rsidRPr="00160DB7">
        <w:rPr>
          <w:b/>
        </w:rPr>
        <w:t>Replace</w:t>
      </w:r>
      <w:r>
        <w:t>. The Replace Text Matches Dialog Box opens.</w:t>
      </w:r>
    </w:p>
    <w:p w:rsidR="00704176" w:rsidRDefault="00704176" w:rsidP="00704176">
      <w:pPr>
        <w:pStyle w:val="ListParagraph"/>
        <w:numPr>
          <w:ilvl w:val="0"/>
          <w:numId w:val="48"/>
        </w:numPr>
      </w:pPr>
      <w:r>
        <w:t xml:space="preserve">Enter </w:t>
      </w:r>
      <w:r w:rsidR="007E28D7">
        <w:t>"</w:t>
      </w:r>
      <w:r>
        <w:t>com.rfo.cats</w:t>
      </w:r>
      <w:r w:rsidR="007E28D7">
        <w:t>"</w:t>
      </w:r>
      <w:r>
        <w:t xml:space="preserve"> in the </w:t>
      </w:r>
      <w:proofErr w:type="gramStart"/>
      <w:r w:rsidRPr="00160DB7">
        <w:rPr>
          <w:b/>
        </w:rPr>
        <w:t>With</w:t>
      </w:r>
      <w:proofErr w:type="gramEnd"/>
      <w:r w:rsidRPr="00160DB7">
        <w:rPr>
          <w:b/>
        </w:rPr>
        <w:t>:</w:t>
      </w:r>
      <w:r>
        <w:t xml:space="preserve"> field, and click </w:t>
      </w:r>
      <w:r w:rsidRPr="00160DB7">
        <w:rPr>
          <w:b/>
        </w:rPr>
        <w:t>OK</w:t>
      </w:r>
      <w:r>
        <w:t>.</w:t>
      </w:r>
    </w:p>
    <w:p w:rsidR="008B0429" w:rsidRDefault="00704176" w:rsidP="00526823">
      <w:r>
        <w:t>The project should build automatically. 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1225" w:name="_Toc380828679"/>
      <w:r>
        <w:t>Modifications to setup.xml</w:t>
      </w:r>
      <w:bookmarkEnd w:id="1225"/>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The Eclipse Editor does not know how to modify all of the properties in this file, so click on the </w:t>
      </w:r>
      <w:r w:rsidRPr="00160DB7">
        <w:rPr>
          <w:b/>
        </w:rPr>
        <w:t>setup.xml</w:t>
      </w:r>
      <w:r>
        <w:t xml:space="preserve"> tab to display the actual XML text, as shown below.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t>"</w:t>
      </w:r>
      <w:r w:rsidRPr="005A60A1">
        <w:rPr>
          <w:b/>
        </w:rPr>
        <w:t>app_name</w:t>
      </w:r>
      <w:r w:rsidR="007E28D7">
        <w:t>"</w:t>
      </w:r>
      <w:r>
        <w:t xml:space="preserve"> from </w:t>
      </w:r>
      <w:r w:rsidRPr="005A60A1">
        <w:rPr>
          <w:b/>
        </w:rPr>
        <w:t>BASIC!</w:t>
      </w:r>
      <w:r>
        <w:t xml:space="preserve"> </w:t>
      </w:r>
      <w:proofErr w:type="gramStart"/>
      <w:r>
        <w:t>to</w:t>
      </w:r>
      <w:proofErr w:type="gramEnd"/>
      <w:r>
        <w:t xml:space="preserve"> </w:t>
      </w:r>
      <w:r w:rsidRPr="005A60A1">
        <w:rPr>
          <w:b/>
        </w:rPr>
        <w:t>Cats!</w:t>
      </w:r>
      <w:r>
        <w:t>.  This is the name of the application as it will appear on your Android device.</w:t>
      </w:r>
    </w:p>
    <w:p w:rsidR="00EF3D97" w:rsidRDefault="00EF3D97" w:rsidP="00EF3D97">
      <w:r>
        <w:t xml:space="preserve">The VERSION$() function gets its value from the item named </w:t>
      </w:r>
      <w:r w:rsidR="007E28D7">
        <w:t>"</w:t>
      </w:r>
      <w:r w:rsidRPr="005A60A1">
        <w:rPr>
          <w:b/>
        </w:rPr>
        <w:t>version</w:t>
      </w:r>
      <w:r w:rsidR="007E28D7">
        <w:t>"</w:t>
      </w:r>
      <w:r>
        <w:t>.  If your application uses VERSION$(), this is where you set the value you want it to return.</w:t>
      </w:r>
    </w:p>
    <w:p w:rsidR="00EF3D97" w:rsidRDefault="00EF3D97" w:rsidP="00EF3D97">
      <w:r>
        <w:t xml:space="preserve">Change the value of </w:t>
      </w:r>
      <w:r w:rsidR="007E28D7">
        <w:t>"</w:t>
      </w:r>
      <w:r w:rsidRPr="005A60A1">
        <w:rPr>
          <w:b/>
        </w:rPr>
        <w:t>app_path</w:t>
      </w:r>
      <w:r w:rsidR="007E28D7">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t>"</w:t>
      </w:r>
      <w:r w:rsidRPr="005A60A1">
        <w:rPr>
          <w:b/>
        </w:rPr>
        <w:t>is_apk</w:t>
      </w:r>
      <w:r w:rsidR="007E28D7">
        <w:t>"</w:t>
      </w:r>
      <w:r>
        <w:t xml:space="preserve"> to </w:t>
      </w:r>
      <w:r w:rsidRPr="005A60A1">
        <w:rPr>
          <w:b/>
        </w:rPr>
        <w:t>true</w:t>
      </w:r>
      <w:r>
        <w:t>.</w:t>
      </w:r>
    </w:p>
    <w:p w:rsidR="00EF3D97" w:rsidRDefault="00EF3D97" w:rsidP="00EF3D97">
      <w:r>
        <w:lastRenderedPageBreak/>
        <w:t xml:space="preserve">The items </w:t>
      </w:r>
      <w:r w:rsidR="007E28D7">
        <w:t>"</w:t>
      </w:r>
      <w:r w:rsidRPr="005A60A1">
        <w:rPr>
          <w:b/>
        </w:rPr>
        <w:t>apk_create_data_dir</w:t>
      </w:r>
      <w:r w:rsidR="007E28D7">
        <w:t>"</w:t>
      </w:r>
      <w:r>
        <w:t xml:space="preserve"> and </w:t>
      </w:r>
      <w:r w:rsidR="007E28D7">
        <w:t>"</w:t>
      </w:r>
      <w:r w:rsidRPr="005A60A1">
        <w:rPr>
          <w:b/>
        </w:rPr>
        <w:t>apk_create_database_dir</w:t>
      </w:r>
      <w:r w:rsidR="007E28D7">
        <w:t>"</w:t>
      </w:r>
      <w:r>
        <w:t xml:space="preserve"> are flags that control whether directories are created under </w:t>
      </w:r>
      <w:r w:rsidR="007E28D7">
        <w:t>"</w:t>
      </w:r>
      <w:r w:rsidRPr="005A60A1">
        <w:rPr>
          <w:b/>
        </w:rPr>
        <w:t>app_path</w:t>
      </w:r>
      <w:r w:rsidR="007E28D7">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t>"</w:t>
      </w:r>
      <w:r w:rsidRPr="00350D44">
        <w:rPr>
          <w:b/>
        </w:rPr>
        <w:t>load_file_names</w:t>
      </w:r>
      <w:r w:rsidR="007E28D7">
        <w:t>"</w:t>
      </w:r>
      <w:r>
        <w:t xml:space="preserve"> is a list of files that you want loaded to the SD</w:t>
      </w:r>
      <w:r w:rsidR="00282CCE">
        <w:t xml:space="preserve"> card</w:t>
      </w:r>
      <w:r>
        <w:t xml:space="preserve">.  This practice application uses the sound clip </w:t>
      </w:r>
      <w:r w:rsidRPr="009D21C5">
        <w:rPr>
          <w:b/>
        </w:rPr>
        <w:t>meow.wav</w:t>
      </w:r>
      <w:r>
        <w:t>.  Running under standard BASIC</w:t>
      </w:r>
      <w:proofErr w:type="gramStart"/>
      <w:r>
        <w:t>!,</w:t>
      </w:r>
      <w:proofErr w:type="gramEnd"/>
      <w:r>
        <w:t xml:space="preserve"> the program would use the file rfo-basic/data/meow.wav.  As a standalone application, it can use a file image built into APK.  Since the practice application is not using a real file, you can leave the</w:t>
      </w:r>
      <w:r w:rsidRPr="009D21C5">
        <w:t xml:space="preserve"> </w:t>
      </w:r>
      <w:r w:rsidR="007E28D7">
        <w:t>"</w:t>
      </w:r>
      <w:r w:rsidRPr="00350D44">
        <w:rPr>
          <w:b/>
        </w:rPr>
        <w:t>load_file_names</w:t>
      </w:r>
      <w:r w:rsidR="007E28D7">
        <w:t>"</w:t>
      </w:r>
      <w:r>
        <w:t xml:space="preserve"> list empty.</w:t>
      </w:r>
    </w:p>
    <w:p w:rsidR="00EF3D97" w:rsidRPr="00695D58" w:rsidRDefault="00EF3D97" w:rsidP="00EF3D97">
      <w:r>
        <w:t xml:space="preserve">The item </w:t>
      </w:r>
      <w:r w:rsidR="007E28D7">
        <w:t>"</w:t>
      </w:r>
      <w:r>
        <w:rPr>
          <w:b/>
        </w:rPr>
        <w:t>my_program</w:t>
      </w:r>
      <w:r w:rsidR="007E28D7">
        <w:t>"</w:t>
      </w:r>
      <w:r>
        <w:t xml:space="preserve"> is the name of the BASIC! </w:t>
      </w:r>
      <w:proofErr w:type="gramStart"/>
      <w:r>
        <w:t>program</w:t>
      </w:r>
      <w:proofErr w:type="gramEnd"/>
      <w:r>
        <w:t xml:space="preserve"> you want your application to run. </w:t>
      </w:r>
      <w:r w:rsidRPr="00695D58">
        <w:t xml:space="preserve"> </w:t>
      </w:r>
      <w:r>
        <w:t>This will be explained in the next section.</w:t>
      </w:r>
    </w:p>
    <w:p w:rsidR="00EF3D97" w:rsidRDefault="00EF3D97" w:rsidP="00EF3D97">
      <w:r>
        <w:t xml:space="preserve">The item </w:t>
      </w:r>
      <w:r w:rsidR="007E28D7">
        <w:t>"</w:t>
      </w:r>
      <w:r>
        <w:rPr>
          <w:b/>
        </w:rPr>
        <w:t>run_name</w:t>
      </w:r>
      <w:r w:rsidR="007E28D7">
        <w:t>"</w:t>
      </w:r>
      <w:r>
        <w:t xml:space="preserve"> is the default title of the Console.  Your program can set the Console title, but you may want to change the default title here.</w:t>
      </w:r>
    </w:p>
    <w:p w:rsidR="00EF3D97" w:rsidRDefault="00EF3D97" w:rsidP="00EF3D97">
      <w:r>
        <w:t>Save the changes to setup.xml.</w:t>
      </w:r>
      <w:r w:rsidRPr="00695D58">
        <w:t xml:space="preserve"> </w:t>
      </w:r>
      <w:r w:rsidR="00087B69">
        <w:rPr>
          <w:noProof/>
        </w:rPr>
        <w:drawing>
          <wp:inline distT="0" distB="0" distL="0" distR="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lastRenderedPageBreak/>
        <w:t xml:space="preserve">At this point, you have modified the source files of the BASIC! </w:t>
      </w:r>
      <w:proofErr w:type="gramStart"/>
      <w:r>
        <w:t>interpreter</w:t>
      </w:r>
      <w:proofErr w:type="gramEnd"/>
      <w:r>
        <w:t xml:space="preserve"> so it can be packaged into a standalone application.  You can build and run it, if you like, but it will display a blank Console.  That’s result you get when you build BASIC! </w:t>
      </w:r>
      <w:proofErr w:type="gramStart"/>
      <w:r>
        <w:t>into</w:t>
      </w:r>
      <w:proofErr w:type="gramEnd"/>
      <w:r>
        <w:t xml:space="preserve"> an application but you don’t give it a program to run.</w:t>
      </w:r>
    </w:p>
    <w:p w:rsidR="00EF3D97" w:rsidRDefault="00EF3D97" w:rsidP="00EF3D97">
      <w:pPr>
        <w:pStyle w:val="Heading2"/>
      </w:pPr>
      <w:bookmarkStart w:id="1226" w:name="_Toc380828680"/>
      <w:r>
        <w:t>Files and Resources</w:t>
      </w:r>
      <w:bookmarkEnd w:id="1226"/>
    </w:p>
    <w:p w:rsidR="00EF3D97" w:rsidRDefault="00EF3D97" w:rsidP="00EF3D97">
      <w:r>
        <w:t xml:space="preserve">Standard BASIC! </w:t>
      </w:r>
      <w:proofErr w:type="gramStart"/>
      <w:r>
        <w:t>loads</w:t>
      </w:r>
      <w:proofErr w:type="gramEnd"/>
      <w:r>
        <w:t xml:space="preserve">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w:t>
      </w:r>
      <w:proofErr w:type="gramStart"/>
      <w:r>
        <w:t>simply</w:t>
      </w:r>
      <w:proofErr w:type="gramEnd"/>
      <w:r>
        <w:t xml:space="preserve"> copies the entire </w:t>
      </w:r>
      <w:r>
        <w:rPr>
          <w:b/>
        </w:rPr>
        <w:t>assets/rfo-basic</w:t>
      </w:r>
      <w:r>
        <w:t xml:space="preserve"> folder to the SD</w:t>
      </w:r>
      <w:r w:rsidR="00282CCE">
        <w:t xml:space="preserve"> card</w:t>
      </w:r>
      <w:r>
        <w:t>.</w:t>
      </w:r>
    </w:p>
    <w:p w:rsidR="00EF3D97" w:rsidRPr="00027274" w:rsidRDefault="00EF3D97" w:rsidP="00EF3D97">
      <w:r>
        <w:t xml:space="preserve">Your application uses the </w:t>
      </w:r>
      <w:r>
        <w:rPr>
          <w:b/>
        </w:rPr>
        <w:t>assets</w:t>
      </w:r>
      <w:r>
        <w:t xml:space="preserve"> folder, too.</w:t>
      </w:r>
    </w:p>
    <w:p w:rsidR="00EF3D97" w:rsidRDefault="00EF3D97" w:rsidP="00EF3D97">
      <w:pPr>
        <w:pStyle w:val="ListParagraph"/>
        <w:numPr>
          <w:ilvl w:val="0"/>
          <w:numId w:val="49"/>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EF3D97">
      <w:pPr>
        <w:pStyle w:val="ListParagraph"/>
        <w:numPr>
          <w:ilvl w:val="0"/>
          <w:numId w:val="49"/>
        </w:numPr>
      </w:pPr>
      <w:r>
        <w:t xml:space="preserve">Right-click </w:t>
      </w:r>
      <w:r>
        <w:rPr>
          <w:b/>
        </w:rPr>
        <w:t>assets</w:t>
      </w:r>
      <w:r>
        <w:t xml:space="preserve"> and select </w:t>
      </w:r>
      <w:r>
        <w:rPr>
          <w:b/>
        </w:rPr>
        <w:t>New -&gt; Folder</w:t>
      </w:r>
      <w:r>
        <w:t>.</w:t>
      </w:r>
    </w:p>
    <w:p w:rsidR="00EF3D97" w:rsidRDefault="00EF3D97" w:rsidP="00EF3D97">
      <w:pPr>
        <w:pStyle w:val="ListParagraph"/>
        <w:numPr>
          <w:ilvl w:val="0"/>
          <w:numId w:val="49"/>
        </w:numPr>
      </w:pPr>
      <w:r>
        <w:t xml:space="preserve">In the </w:t>
      </w:r>
      <w:r>
        <w:rPr>
          <w:b/>
        </w:rPr>
        <w:t>Folder name:</w:t>
      </w:r>
      <w:r>
        <w:t xml:space="preserve"> field, enter </w:t>
      </w:r>
      <w:r w:rsidR="007E28D7">
        <w:t>"</w:t>
      </w:r>
      <w:r>
        <w:t>rfo-cats/data</w:t>
      </w:r>
      <w:r w:rsidR="007E28D7">
        <w:t>"</w:t>
      </w:r>
      <w:r>
        <w:t>.</w:t>
      </w:r>
    </w:p>
    <w:p w:rsidR="00EF3D97" w:rsidRDefault="00EF3D97" w:rsidP="00EF3D97">
      <w:pPr>
        <w:pStyle w:val="ListParagraph"/>
        <w:numPr>
          <w:ilvl w:val="0"/>
          <w:numId w:val="49"/>
        </w:numPr>
      </w:pPr>
      <w:r>
        <w:t xml:space="preserve">Click </w:t>
      </w:r>
      <w:r w:rsidRPr="00A01DE9">
        <w:rPr>
          <w:b/>
        </w:rPr>
        <w:t>Finish</w:t>
      </w:r>
      <w:r>
        <w:t>.</w:t>
      </w:r>
    </w:p>
    <w:p w:rsidR="00EF3D97" w:rsidRDefault="00EF3D97" w:rsidP="00EF3D97">
      <w:pPr>
        <w:pStyle w:val="ListParagraph"/>
        <w:numPr>
          <w:ilvl w:val="0"/>
          <w:numId w:val="49"/>
        </w:numPr>
      </w:pPr>
      <w:r>
        <w:t xml:space="preserve">In the same way, create </w:t>
      </w:r>
      <w:r w:rsidR="007E28D7">
        <w:t>"</w:t>
      </w:r>
      <w:r>
        <w:t>rfo-cats/source</w:t>
      </w:r>
      <w:r w:rsidR="007E28D7">
        <w:t>"</w:t>
      </w:r>
      <w:r>
        <w:t>.</w:t>
      </w:r>
    </w:p>
    <w:p w:rsidR="00EF3D97" w:rsidRDefault="00EF3D97" w:rsidP="00EF3D97">
      <w:pPr>
        <w:pStyle w:val="ListParagraph"/>
        <w:numPr>
          <w:ilvl w:val="0"/>
          <w:numId w:val="49"/>
        </w:numPr>
      </w:pPr>
      <w:r>
        <w:t xml:space="preserve">Drag </w:t>
      </w:r>
      <w:r>
        <w:rPr>
          <w:b/>
        </w:rPr>
        <w:t>assets/rfo-basic/data/meow.wav</w:t>
      </w:r>
      <w:r>
        <w:t xml:space="preserve"> to </w:t>
      </w:r>
      <w:r>
        <w:rPr>
          <w:b/>
        </w:rPr>
        <w:t>assets/rfo-cats/data/</w:t>
      </w:r>
      <w:r>
        <w:t>.</w:t>
      </w:r>
    </w:p>
    <w:p w:rsidR="00EF3D97" w:rsidRDefault="00EF3D97" w:rsidP="00EF3D97">
      <w:pPr>
        <w:pStyle w:val="ListParagraph"/>
        <w:numPr>
          <w:ilvl w:val="0"/>
          <w:numId w:val="49"/>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EF3D97">
      <w:pPr>
        <w:pStyle w:val="ListParagraph"/>
        <w:numPr>
          <w:ilvl w:val="0"/>
          <w:numId w:val="49"/>
        </w:numPr>
      </w:pPr>
      <w:r>
        <w:lastRenderedPageBreak/>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EF3D97">
      <w:pPr>
        <w:pStyle w:val="ListParagraph"/>
        <w:numPr>
          <w:ilvl w:val="0"/>
          <w:numId w:val="49"/>
        </w:numPr>
      </w:pPr>
      <w:r>
        <w:t xml:space="preserve">In the confirmation window that appears, click </w:t>
      </w:r>
      <w:r>
        <w:rPr>
          <w:b/>
        </w:rPr>
        <w:t>OK</w:t>
      </w:r>
      <w:r>
        <w:t>.</w:t>
      </w:r>
    </w:p>
    <w:p w:rsidR="00EF3D97" w:rsidRPr="007563A1" w:rsidRDefault="00EF3D97" w:rsidP="00EF3D97">
      <w:pPr>
        <w:pStyle w:val="ListParagraph"/>
        <w:numPr>
          <w:ilvl w:val="0"/>
          <w:numId w:val="49"/>
        </w:numPr>
      </w:pPr>
      <w:r>
        <w:t xml:space="preserve">  You are done making changes!  It wouldn’t hurt to do another </w:t>
      </w:r>
      <w:r>
        <w:rPr>
          <w:b/>
        </w:rPr>
        <w:t>Project-&gt;Clean</w:t>
      </w:r>
      <w:r>
        <w:t xml:space="preserve"> here.</w:t>
      </w:r>
    </w:p>
    <w:p w:rsidR="008B0429" w:rsidRDefault="008B0429" w:rsidP="00EB1F62">
      <w:pPr>
        <w:pStyle w:val="Heading2"/>
      </w:pPr>
      <w:bookmarkStart w:id="1227" w:name="_Toc380828681"/>
      <w:r>
        <w:t>Testing the APK</w:t>
      </w:r>
      <w:bookmarkEnd w:id="1227"/>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0F0DAF" w:rsidP="000C7BD1">
      <w:pPr>
        <w:ind w:left="720"/>
      </w:pPr>
      <w:hyperlink r:id="rId82" w:history="1">
        <w:r w:rsidR="008B0429" w:rsidRPr="000C7BD1">
          <w:rPr>
            <w:rStyle w:val="Hyperlink"/>
          </w:rPr>
          <w:t>http://developer.android.com/tools/publishing/app-signing.html</w:t>
        </w:r>
      </w:hyperlink>
    </w:p>
    <w:p w:rsidR="00EF3D97" w:rsidRDefault="00EF3D97" w:rsidP="00EF3D97">
      <w:pPr>
        <w:pStyle w:val="ListParagraph"/>
        <w:numPr>
          <w:ilvl w:val="0"/>
          <w:numId w:val="38"/>
        </w:numPr>
      </w:pPr>
      <w:r>
        <w:t xml:space="preserve">In the </w:t>
      </w:r>
      <w:r w:rsidRPr="00160DB7">
        <w:rPr>
          <w:b/>
        </w:rPr>
        <w:t>Package Explorer</w:t>
      </w:r>
      <w:r>
        <w:t xml:space="preserve">, right-click </w:t>
      </w:r>
      <w:r w:rsidRPr="00160DB7">
        <w:rPr>
          <w:b/>
        </w:rPr>
        <w:t>Cats</w:t>
      </w:r>
      <w:r>
        <w:t>.</w:t>
      </w:r>
    </w:p>
    <w:p w:rsidR="00EF3D97" w:rsidRDefault="00EF3D97" w:rsidP="00EF3D97">
      <w:pPr>
        <w:pStyle w:val="ListParagraph"/>
        <w:numPr>
          <w:ilvl w:val="0"/>
          <w:numId w:val="38"/>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EF3D97">
      <w:pPr>
        <w:pStyle w:val="ListParagraph"/>
        <w:numPr>
          <w:ilvl w:val="0"/>
          <w:numId w:val="38"/>
        </w:numPr>
      </w:pPr>
      <w:r>
        <w:t xml:space="preserve">In the </w:t>
      </w:r>
      <w:r w:rsidRPr="00695D58">
        <w:rPr>
          <w:b/>
        </w:rPr>
        <w:t>Project Checks</w:t>
      </w:r>
      <w:r>
        <w:t xml:space="preserve"> dialog box click </w:t>
      </w:r>
      <w:proofErr w:type="gramStart"/>
      <w:r>
        <w:rPr>
          <w:b/>
        </w:rPr>
        <w:t>Next</w:t>
      </w:r>
      <w:proofErr w:type="gramEnd"/>
      <w:r>
        <w:t>.</w:t>
      </w:r>
    </w:p>
    <w:p w:rsidR="00EF3D97" w:rsidRDefault="00EF3D97" w:rsidP="00EF3D97">
      <w:pPr>
        <w:pStyle w:val="ListParagraph"/>
        <w:numPr>
          <w:ilvl w:val="0"/>
          <w:numId w:val="38"/>
        </w:numPr>
      </w:pPr>
      <w:r>
        <w:t xml:space="preserve">Select </w:t>
      </w:r>
      <w:r w:rsidRPr="00695D58">
        <w:rPr>
          <w:b/>
        </w:rPr>
        <w:t>Create New Keystore</w:t>
      </w:r>
      <w:r>
        <w:t xml:space="preserve">. </w:t>
      </w:r>
    </w:p>
    <w:p w:rsidR="00EF3D97" w:rsidRDefault="00EF3D97" w:rsidP="00EF3D97">
      <w:pPr>
        <w:pStyle w:val="ListParagraph"/>
        <w:numPr>
          <w:ilvl w:val="1"/>
          <w:numId w:val="38"/>
        </w:numPr>
      </w:pPr>
      <w:r>
        <w:t>Provide a name and location for the Keystore.</w:t>
      </w:r>
    </w:p>
    <w:p w:rsidR="00EF3D97" w:rsidRDefault="00EF3D97" w:rsidP="00EF3D97">
      <w:pPr>
        <w:pStyle w:val="ListParagraph"/>
        <w:numPr>
          <w:ilvl w:val="1"/>
          <w:numId w:val="38"/>
        </w:numPr>
      </w:pPr>
      <w:r>
        <w:t>Provide a password and confirm it.</w:t>
      </w:r>
    </w:p>
    <w:p w:rsidR="00EF3D97" w:rsidRDefault="00EF3D97" w:rsidP="00EF3D97">
      <w:pPr>
        <w:pStyle w:val="ListParagraph"/>
        <w:numPr>
          <w:ilvl w:val="1"/>
          <w:numId w:val="38"/>
        </w:numPr>
      </w:pPr>
      <w:r>
        <w:t xml:space="preserve">Click </w:t>
      </w:r>
      <w:r>
        <w:rPr>
          <w:b/>
        </w:rPr>
        <w:t>Ne</w:t>
      </w:r>
      <w:r w:rsidRPr="00695D58">
        <w:rPr>
          <w:b/>
        </w:rPr>
        <w:t>xt</w:t>
      </w:r>
      <w:r>
        <w:t>.</w:t>
      </w:r>
    </w:p>
    <w:p w:rsidR="00EF3D97" w:rsidRDefault="00EF3D97" w:rsidP="00EF3D97">
      <w:pPr>
        <w:pStyle w:val="ListParagraph"/>
        <w:numPr>
          <w:ilvl w:val="0"/>
          <w:numId w:val="38"/>
        </w:numPr>
      </w:pPr>
      <w:r>
        <w:t xml:space="preserve">Fill out the </w:t>
      </w:r>
      <w:r w:rsidRPr="00695D58">
        <w:rPr>
          <w:b/>
        </w:rPr>
        <w:t>Key Creation</w:t>
      </w:r>
      <w:r>
        <w:t xml:space="preserve"> dialog.</w:t>
      </w:r>
    </w:p>
    <w:p w:rsidR="00EF3D97" w:rsidRDefault="00EF3D97" w:rsidP="00EF3D97">
      <w:pPr>
        <w:pStyle w:val="ListParagraph"/>
        <w:numPr>
          <w:ilvl w:val="1"/>
          <w:numId w:val="38"/>
        </w:numPr>
      </w:pPr>
      <w:r>
        <w:t>Pick any name for an Alias.</w:t>
      </w:r>
    </w:p>
    <w:p w:rsidR="00EF3D97" w:rsidRDefault="00EF3D97" w:rsidP="00EF3D97">
      <w:pPr>
        <w:pStyle w:val="ListParagraph"/>
        <w:numPr>
          <w:ilvl w:val="1"/>
          <w:numId w:val="38"/>
        </w:numPr>
      </w:pPr>
      <w:r>
        <w:t>Enter 25 for Validity (Years)</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 xml:space="preserve">In the </w:t>
      </w:r>
      <w:r w:rsidRPr="00695D58">
        <w:rPr>
          <w:b/>
        </w:rPr>
        <w:t>Destination and Key/Certificate Checks</w:t>
      </w:r>
      <w:r>
        <w:t xml:space="preserve"> dialog, </w:t>
      </w:r>
    </w:p>
    <w:p w:rsidR="00EF3D97" w:rsidRDefault="00EF3D97" w:rsidP="00EF3D97">
      <w:pPr>
        <w:pStyle w:val="ListParagraph"/>
        <w:numPr>
          <w:ilvl w:val="1"/>
          <w:numId w:val="38"/>
        </w:numPr>
      </w:pPr>
      <w:r>
        <w:t xml:space="preserve">Browse to the folder where you want to put the APK. </w:t>
      </w:r>
    </w:p>
    <w:p w:rsidR="00EF3D97" w:rsidRDefault="00EF3D97" w:rsidP="00EF3D97">
      <w:pPr>
        <w:pStyle w:val="ListParagraph"/>
        <w:numPr>
          <w:ilvl w:val="1"/>
          <w:numId w:val="38"/>
        </w:numPr>
      </w:pPr>
      <w:r>
        <w:t>Name the APK "Cats.apk"</w:t>
      </w:r>
    </w:p>
    <w:p w:rsidR="00EF3D97" w:rsidRDefault="00EF3D97" w:rsidP="00EF3D97">
      <w:pPr>
        <w:pStyle w:val="ListParagraph"/>
        <w:numPr>
          <w:ilvl w:val="1"/>
          <w:numId w:val="38"/>
        </w:numPr>
      </w:pPr>
      <w:r>
        <w:t>Click next.</w:t>
      </w:r>
    </w:p>
    <w:p w:rsidR="00EF3D97" w:rsidRDefault="00EF3D97" w:rsidP="00EF3D97">
      <w:pPr>
        <w:pStyle w:val="ListParagraph"/>
        <w:numPr>
          <w:ilvl w:val="0"/>
          <w:numId w:val="38"/>
        </w:numPr>
      </w:pPr>
      <w:r>
        <w:t>Now, install and run Cats.apk</w:t>
      </w:r>
    </w:p>
    <w:p w:rsidR="008B0429" w:rsidRDefault="008B0429" w:rsidP="000F306B">
      <w:r>
        <w:t xml:space="preserve">The APK will have the BASIC! </w:t>
      </w:r>
      <w:proofErr w:type="gramStart"/>
      <w:r>
        <w:t>icon</w:t>
      </w:r>
      <w:proofErr w:type="gramEnd"/>
      <w:r>
        <w:t xml:space="preserve">. The name below the icon </w:t>
      </w:r>
      <w:r w:rsidR="00EF3D97">
        <w:t xml:space="preserve">on </w:t>
      </w:r>
      <w:r>
        <w:t xml:space="preserve">your device will be </w:t>
      </w:r>
      <w:r w:rsidR="007E28D7">
        <w:t>"</w:t>
      </w:r>
      <w:r>
        <w:t>Cats</w:t>
      </w:r>
      <w:r w:rsidR="007E28D7">
        <w:t>!</w:t>
      </w:r>
      <w:proofErr w:type="gramStart"/>
      <w:r w:rsidR="007E28D7">
        <w:t>"</w:t>
      </w:r>
      <w:r>
        <w:t>.</w:t>
      </w:r>
      <w:proofErr w:type="gramEnd"/>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1228" w:name="_Toc380828682"/>
      <w:r>
        <w:t xml:space="preserve">Installing </w:t>
      </w:r>
      <w:r w:rsidR="00EF3D97">
        <w:t>a</w:t>
      </w:r>
      <w:r>
        <w:t xml:space="preserve"> BASIC! Program </w:t>
      </w:r>
      <w:r w:rsidR="00EF3D97">
        <w:t>i</w:t>
      </w:r>
      <w:r>
        <w:t>nto the Application</w:t>
      </w:r>
      <w:bookmarkEnd w:id="1228"/>
    </w:p>
    <w:p w:rsidR="00EF3D97" w:rsidRPr="00FD2D85" w:rsidRDefault="00EF3D97" w:rsidP="00EF3D97">
      <w:r>
        <w:t xml:space="preserve">You must build your BASIC! </w:t>
      </w:r>
      <w:proofErr w:type="gramStart"/>
      <w:r>
        <w:t>program</w:t>
      </w:r>
      <w:proofErr w:type="gramEnd"/>
      <w:r>
        <w:t xml:space="preserve">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sidR="007E28D7">
        <w:t>"</w:t>
      </w:r>
      <w:r>
        <w:rPr>
          <w:b/>
        </w:rPr>
        <w:t>&lt;</w:t>
      </w:r>
      <w:proofErr w:type="gramStart"/>
      <w:r>
        <w:rPr>
          <w:b/>
        </w:rPr>
        <w:t>your-app</w:t>
      </w:r>
      <w:proofErr w:type="gramEnd"/>
      <w:r>
        <w:rPr>
          <w:b/>
        </w:rPr>
        <w:t>&gt;</w:t>
      </w:r>
      <w:r w:rsidR="007E28D7">
        <w:t>"</w:t>
      </w:r>
      <w:r>
        <w:t xml:space="preserve"> is the path you named in the </w:t>
      </w:r>
      <w:r>
        <w:rPr>
          <w:b/>
        </w:rPr>
        <w:t>setup.xml</w:t>
      </w:r>
      <w:r>
        <w:t xml:space="preserve"> item </w:t>
      </w:r>
      <w:r w:rsidR="007E28D7">
        <w:t>"</w:t>
      </w:r>
      <w:r>
        <w:rPr>
          <w:b/>
        </w:rPr>
        <w:t>app_path</w:t>
      </w:r>
      <w:r w:rsidR="007E28D7">
        <w:t>"</w:t>
      </w:r>
      <w:r>
        <w:t>.</w:t>
      </w:r>
    </w:p>
    <w:p w:rsidR="00EF3D97" w:rsidRDefault="00EF3D97" w:rsidP="00EF3D97">
      <w:pPr>
        <w:pStyle w:val="ListParagraph"/>
        <w:numPr>
          <w:ilvl w:val="0"/>
          <w:numId w:val="39"/>
        </w:numPr>
      </w:pPr>
      <w:r>
        <w:lastRenderedPageBreak/>
        <w:t xml:space="preserve">In the Eclipse </w:t>
      </w:r>
      <w:r>
        <w:rPr>
          <w:b/>
        </w:rPr>
        <w:t>Package Explorer</w:t>
      </w:r>
      <w:r>
        <w:t xml:space="preserve">, expand the </w:t>
      </w:r>
      <w:r>
        <w:rPr>
          <w:b/>
        </w:rPr>
        <w:t>assets</w:t>
      </w:r>
      <w:r>
        <w:t xml:space="preserve"> folder.</w:t>
      </w:r>
    </w:p>
    <w:p w:rsidR="00EF3D97" w:rsidRDefault="00EF3D97" w:rsidP="00EF3D97">
      <w:pPr>
        <w:pStyle w:val="ListParagraph"/>
        <w:numPr>
          <w:ilvl w:val="0"/>
          <w:numId w:val="39"/>
        </w:numPr>
      </w:pPr>
      <w:r>
        <w:t xml:space="preserve">Double-click </w:t>
      </w:r>
      <w:r>
        <w:rPr>
          <w:b/>
        </w:rPr>
        <w:t>assets/&lt;your-app&gt;/source/my_program.bas</w:t>
      </w:r>
      <w:r>
        <w:t>.</w:t>
      </w:r>
    </w:p>
    <w:p w:rsidR="00EF3D97" w:rsidRDefault="00EF3D97" w:rsidP="00EF3D97">
      <w:pPr>
        <w:pStyle w:val="ListParagraph"/>
        <w:numPr>
          <w:ilvl w:val="0"/>
          <w:numId w:val="39"/>
        </w:numPr>
      </w:pPr>
      <w:r>
        <w:t>The file will open in the edit window to the right:</w:t>
      </w:r>
      <w:r w:rsidRPr="000A7F33">
        <w:t xml:space="preserve"> </w:t>
      </w:r>
      <w:r w:rsidR="00087B69">
        <w:rPr>
          <w:noProof/>
        </w:rPr>
        <w:drawing>
          <wp:inline distT="0" distB="0" distL="0" distR="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proofErr w:type="gramStart"/>
      <w:r w:rsidRPr="00C448A0">
        <w:rPr>
          <w:b/>
        </w:rPr>
        <w:t>Yes</w:t>
      </w:r>
      <w:proofErr w:type="gramEnd"/>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EF3D97">
      <w:pPr>
        <w:pStyle w:val="ListParagraph"/>
        <w:numPr>
          <w:ilvl w:val="0"/>
          <w:numId w:val="50"/>
        </w:numPr>
      </w:pPr>
      <w:r>
        <w:t xml:space="preserve">In the Eclipse </w:t>
      </w:r>
      <w:r>
        <w:rPr>
          <w:b/>
        </w:rPr>
        <w:t>Package Explorer</w:t>
      </w:r>
      <w:r>
        <w:t xml:space="preserve">, expand your program’s </w:t>
      </w:r>
      <w:r>
        <w:rPr>
          <w:b/>
        </w:rPr>
        <w:t>assets</w:t>
      </w:r>
      <w:r>
        <w:t xml:space="preserve"> folder.</w:t>
      </w:r>
    </w:p>
    <w:p w:rsidR="00EF3D97" w:rsidRDefault="00EF3D97" w:rsidP="00EF3D97">
      <w:pPr>
        <w:pStyle w:val="ListParagraph"/>
        <w:numPr>
          <w:ilvl w:val="0"/>
          <w:numId w:val="50"/>
        </w:numPr>
      </w:pPr>
      <w:r>
        <w:t xml:space="preserve">If you have a </w:t>
      </w:r>
      <w:r>
        <w:rPr>
          <w:b/>
        </w:rPr>
        <w:t>my_program.bas</w:t>
      </w:r>
      <w:r>
        <w:t xml:space="preserve"> in your </w:t>
      </w:r>
      <w:r>
        <w:rPr>
          <w:b/>
        </w:rPr>
        <w:t>assets</w:t>
      </w:r>
      <w:r>
        <w:t xml:space="preserve"> folder, delete it.</w:t>
      </w:r>
    </w:p>
    <w:p w:rsidR="00EF3D97" w:rsidRDefault="00EF3D97" w:rsidP="00EF3D97">
      <w:pPr>
        <w:pStyle w:val="ListParagraph"/>
        <w:numPr>
          <w:ilvl w:val="0"/>
          <w:numId w:val="50"/>
        </w:numPr>
      </w:pPr>
      <w:r>
        <w:t>In a file browser, browse to the file containing your program.</w:t>
      </w:r>
    </w:p>
    <w:p w:rsidR="00EF3D97" w:rsidRDefault="00EF3D97" w:rsidP="00EF3D97">
      <w:pPr>
        <w:pStyle w:val="ListParagraph"/>
        <w:numPr>
          <w:ilvl w:val="0"/>
          <w:numId w:val="50"/>
        </w:numPr>
      </w:pPr>
      <w:r>
        <w:t xml:space="preserve">Drag your program from your file browser to your </w:t>
      </w:r>
      <w:r>
        <w:rPr>
          <w:b/>
        </w:rPr>
        <w:t>assets/&lt;your-app&gt;/source</w:t>
      </w:r>
      <w:r>
        <w:t xml:space="preserve"> folder in Eclipse.</w:t>
      </w:r>
    </w:p>
    <w:p w:rsidR="00EF3D97" w:rsidRDefault="00EF3D97" w:rsidP="00EF3D97">
      <w:pPr>
        <w:pStyle w:val="ListParagraph"/>
        <w:numPr>
          <w:ilvl w:val="0"/>
          <w:numId w:val="50"/>
        </w:numPr>
      </w:pPr>
      <w:r>
        <w:t xml:space="preserve">If your program uses INCLUDE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1229" w:name="_Toc380828683"/>
      <w:r>
        <w:t>Application I</w:t>
      </w:r>
      <w:r w:rsidR="00EF3D97">
        <w:t>con</w:t>
      </w:r>
      <w:r>
        <w:t>s</w:t>
      </w:r>
      <w:bookmarkEnd w:id="1229"/>
    </w:p>
    <w:p w:rsidR="00393119" w:rsidRDefault="008B0429" w:rsidP="008C6887">
      <w:r>
        <w:t>Android specifies that Application icons must be provided in three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 xml:space="preserve">To get your icon into your application, in res, open drawable-ldpi, drawable-mdpi, </w:t>
      </w:r>
      <w:proofErr w:type="gramStart"/>
      <w:r>
        <w:t>drawable</w:t>
      </w:r>
      <w:proofErr w:type="gramEnd"/>
      <w:r>
        <w:t>-hdpi.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 xml:space="preserve">In Eclipse, right click on the appropriate </w:t>
      </w:r>
      <w:r w:rsidRPr="00EF3D97">
        <w:rPr>
          <w:b/>
        </w:rPr>
        <w:t>drawable-</w:t>
      </w:r>
      <w:r>
        <w:t xml:space="preserve"> for the copied icon's size</w:t>
      </w:r>
    </w:p>
    <w:p w:rsidR="00AF673E" w:rsidRDefault="008B0429" w:rsidP="008C6887">
      <w:pPr>
        <w:pStyle w:val="ListParagraph"/>
        <w:numPr>
          <w:ilvl w:val="0"/>
          <w:numId w:val="43"/>
        </w:numPr>
        <w:spacing w:after="240"/>
      </w:pPr>
      <w:r>
        <w:t xml:space="preserve">Select </w:t>
      </w:r>
      <w:r w:rsidRPr="00EF3D97">
        <w:rPr>
          <w:b/>
        </w:rPr>
        <w:t>Paste</w:t>
      </w:r>
    </w:p>
    <w:p w:rsidR="00AF673E" w:rsidRDefault="008B0429" w:rsidP="008C6887">
      <w:pPr>
        <w:pStyle w:val="ListParagraph"/>
        <w:numPr>
          <w:ilvl w:val="0"/>
          <w:numId w:val="43"/>
        </w:numPr>
        <w:spacing w:after="240"/>
      </w:pPr>
      <w:r>
        <w:lastRenderedPageBreak/>
        <w:t xml:space="preserve">Right click on </w:t>
      </w:r>
      <w:r w:rsidR="00AF673E">
        <w:t>the icon.png file and delete it</w:t>
      </w:r>
    </w:p>
    <w:p w:rsidR="00393119" w:rsidRDefault="008B0429" w:rsidP="008C6887">
      <w:pPr>
        <w:pStyle w:val="ListParagraph"/>
        <w:numPr>
          <w:ilvl w:val="0"/>
          <w:numId w:val="4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8B0429" w:rsidRDefault="008B0429" w:rsidP="00EB1F62">
      <w:pPr>
        <w:pStyle w:val="Heading2"/>
      </w:pPr>
      <w:bookmarkStart w:id="1230" w:name="_Toc380828684"/>
      <w:r>
        <w:t xml:space="preserve">Setting </w:t>
      </w:r>
      <w:r w:rsidR="00EF3D97">
        <w:t>t</w:t>
      </w:r>
      <w:r>
        <w:t>he Version Number and Version Name</w:t>
      </w:r>
      <w:bookmarkEnd w:id="1230"/>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393119" w:rsidRDefault="008B0429" w:rsidP="008C6887">
      <w:r>
        <w:t xml:space="preserve">Change the Versions information by double clicking on the </w:t>
      </w:r>
      <w:r w:rsidRPr="00282CCE">
        <w:rPr>
          <w:b/>
        </w:rPr>
        <w:t>AndroidManifest.xml</w:t>
      </w:r>
      <w:r>
        <w:t xml:space="preserve">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 xml:space="preserve">Make the appropriate changes to </w:t>
      </w:r>
      <w:r w:rsidRPr="00EF3D97">
        <w:rPr>
          <w:b/>
        </w:rPr>
        <w:t>android</w:t>
      </w:r>
      <w:proofErr w:type="gramStart"/>
      <w:r w:rsidRPr="00EF3D97">
        <w:rPr>
          <w:b/>
        </w:rPr>
        <w:t>:versionCode</w:t>
      </w:r>
      <w:proofErr w:type="gramEnd"/>
      <w:r>
        <w:t xml:space="preserve"> and </w:t>
      </w:r>
      <w:r w:rsidRPr="00EF3D97">
        <w:rPr>
          <w:b/>
        </w:rPr>
        <w:t>android:versionName</w:t>
      </w:r>
      <w:r>
        <w:t xml:space="preserve">, click the </w:t>
      </w:r>
      <w:r w:rsidRPr="00EF3D97">
        <w:rPr>
          <w:b/>
        </w:rPr>
        <w:t>X</w:t>
      </w:r>
      <w:r>
        <w:t xml:space="preserve"> in the tab to close and save the changes.</w:t>
      </w:r>
    </w:p>
    <w:p w:rsidR="008C6887" w:rsidRDefault="008B0429" w:rsidP="008C6887">
      <w:r>
        <w:t xml:space="preserve">If you want to use the BASIC! </w:t>
      </w:r>
      <w:r w:rsidR="00282CCE">
        <w:rPr>
          <w:b/>
        </w:rPr>
        <w:t>VERSION</w:t>
      </w:r>
      <w:r w:rsidRPr="00282CCE">
        <w:rPr>
          <w:b/>
        </w:rPr>
        <w:t>$()</w:t>
      </w:r>
      <w:r>
        <w:t xml:space="preserve"> function to have your program read your version </w:t>
      </w:r>
      <w:proofErr w:type="gramStart"/>
      <w:r>
        <w:t>number,</w:t>
      </w:r>
      <w:proofErr w:type="gramEnd"/>
      <w:r>
        <w:t xml:space="preserve"> you will also have to change the version number in </w:t>
      </w:r>
      <w:r w:rsidRPr="00282CCE">
        <w:rPr>
          <w:b/>
        </w:rPr>
        <w:t>res-&gt;values-&gt;strings</w:t>
      </w:r>
      <w:r>
        <w:t>.</w:t>
      </w:r>
    </w:p>
    <w:p w:rsidR="008B0429" w:rsidRDefault="008B0429" w:rsidP="00EB1F62">
      <w:pPr>
        <w:pStyle w:val="Heading2"/>
      </w:pPr>
      <w:bookmarkStart w:id="1231" w:name="_Toc380828685"/>
      <w:r>
        <w:t>Permissions</w:t>
      </w:r>
      <w:bookmarkEnd w:id="1231"/>
    </w:p>
    <w:p w:rsidR="008B0429" w:rsidRDefault="008B0429" w:rsidP="008C6887">
      <w:r>
        <w:t xml:space="preserve">BASIC! </w:t>
      </w:r>
      <w:proofErr w:type="gramStart"/>
      <w:r>
        <w:t>uses</w:t>
      </w:r>
      <w:proofErr w:type="gramEnd"/>
      <w:r>
        <w:t xml:space="preserve"> many features about which the APK user is warned and must approve. Your particular APK may not need all or any of these permissions.  The permission notifications are contained in the </w:t>
      </w:r>
      <w:r w:rsidRPr="00282CCE">
        <w:rPr>
          <w:b/>
        </w:rPr>
        <w:t>AndroidManiest.xml</w:t>
      </w:r>
      <w:r>
        <w:t>.</w:t>
      </w:r>
    </w:p>
    <w:p w:rsidR="008B0429" w:rsidRDefault="008B0429" w:rsidP="008C6887">
      <w:r>
        <w:t>The permission notifications look like:</w:t>
      </w:r>
    </w:p>
    <w:p w:rsidR="008B0429" w:rsidRDefault="008B0429" w:rsidP="008B0429">
      <w:r>
        <w:tab/>
        <w:t>&lt;uses-permission android.name=</w:t>
      </w:r>
      <w:r w:rsidR="00F5651B">
        <w:t>"</w:t>
      </w:r>
      <w:r>
        <w:t>…….</w:t>
      </w:r>
    </w:p>
    <w:p w:rsidR="008B0429" w:rsidRDefault="008B0429" w:rsidP="008C6887">
      <w:r>
        <w:t xml:space="preserve">Look them over. If you feel that </w:t>
      </w:r>
      <w:proofErr w:type="gramStart"/>
      <w:r>
        <w:t>your</w:t>
      </w:r>
      <w:proofErr w:type="gramEnd"/>
      <w:r>
        <w:t xml:space="preserve">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w:t>
      </w:r>
      <w:proofErr w:type="gramStart"/>
      <w:r>
        <w:rPr>
          <w:rFonts w:ascii="Consolas" w:hAnsi="Consolas" w:cs="Consolas"/>
          <w:color w:val="7F007F"/>
          <w:sz w:val="20"/>
          <w:szCs w:val="20"/>
        </w:rPr>
        <w:t>:name</w:t>
      </w:r>
      <w:proofErr w:type="gramEnd"/>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8B0429" w:rsidP="00362F15">
      <w:pPr>
        <w:ind w:left="720"/>
      </w:pPr>
      <w:r w:rsidRPr="007E04B8">
        <w:lastRenderedPageBreak/>
        <w:t>&lt;uses-permission android</w:t>
      </w:r>
      <w:proofErr w:type="gramStart"/>
      <w:r w:rsidRPr="007E04B8">
        <w:t>:name</w:t>
      </w:r>
      <w:proofErr w:type="gramEnd"/>
      <w:r w:rsidRPr="007E04B8">
        <w:t>="android.permission.WRITE_EXTERNAL_STORAGE" /&gt;</w:t>
      </w:r>
    </w:p>
    <w:p w:rsidR="008B0429" w:rsidRDefault="008B0429" w:rsidP="008C6887">
      <w:r>
        <w:t>Be sure to test your APK after changing permission</w:t>
      </w:r>
      <w:r w:rsidR="00282CCE">
        <w:t>s</w:t>
      </w:r>
      <w:r>
        <w:t>.</w:t>
      </w:r>
    </w:p>
    <w:p w:rsidR="00E6715F" w:rsidRDefault="00E6715F" w:rsidP="00E6715F">
      <w:pPr>
        <w:pStyle w:val="Heading2"/>
      </w:pPr>
      <w:bookmarkStart w:id="1232" w:name="_Toc380828686"/>
      <w:r>
        <w:t>Preferences</w:t>
      </w:r>
      <w:bookmarkEnd w:id="1232"/>
    </w:p>
    <w:p w:rsidR="00E6715F" w:rsidRDefault="00E6715F" w:rsidP="00362F15">
      <w:r>
        <w:t xml:space="preserve">There are certain preferences such as screen colors and font sizes that you have set for your application. The preferences that you will get with an APK will be BASIC! </w:t>
      </w:r>
      <w:proofErr w:type="gramStart"/>
      <w:r>
        <w:t>default</w:t>
      </w:r>
      <w:proofErr w:type="gramEnd"/>
      <w:r>
        <w:t xml:space="preserve"> preferences. You can change the default preferences if you wish.</w:t>
      </w:r>
    </w:p>
    <w:p w:rsidR="00E6715F" w:rsidRDefault="00E6715F" w:rsidP="00362F15">
      <w:r>
        <w:t xml:space="preserve">Some preferences are simple check boxes. Other preferences are multiple-choice lists. </w:t>
      </w:r>
      <w:proofErr w:type="gramStart"/>
      <w:r>
        <w:t>The one check box preference whose default value that you might wish to change is the Console Lines preference.</w:t>
      </w:r>
      <w:proofErr w:type="gramEnd"/>
      <w:r>
        <w:t xml:space="preserv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lastRenderedPageBreak/>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w:t>
      </w:r>
      <w:proofErr w:type="gramStart"/>
      <w:r>
        <w:t>:title</w:t>
      </w:r>
      <w:proofErr w:type="gramEnd"/>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proofErr w:type="gramStart"/>
      <w:r w:rsidR="00E46563">
        <w:t>:</w:t>
      </w:r>
      <w:r>
        <w:t>defaultValue</w:t>
      </w:r>
      <w:proofErr w:type="gramEnd"/>
      <w:r>
        <w:t xml:space="preserv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 xml:space="preserve">Variable </w:t>
      </w:r>
      <w:proofErr w:type="gramStart"/>
      <w:r>
        <w:t>By</w:t>
      </w:r>
      <w:proofErr w:type="gramEnd"/>
      <w:r>
        <w:t xml:space="preserve">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t>Note: Be sure to test your application with your chosen preferences before burning them into the APK here.</w:t>
      </w:r>
    </w:p>
    <w:p w:rsidR="008B0429" w:rsidRDefault="008B0429" w:rsidP="00EB1F62">
      <w:pPr>
        <w:pStyle w:val="Heading2"/>
      </w:pPr>
      <w:bookmarkStart w:id="1233" w:name="_Toc380828687"/>
      <w:r>
        <w:lastRenderedPageBreak/>
        <w:t>Launch at device boot</w:t>
      </w:r>
      <w:bookmarkEnd w:id="1233"/>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w:t>
      </w:r>
      <w:proofErr w:type="gramStart"/>
      <w:r w:rsidRPr="000334F2">
        <w:t>:enabled</w:t>
      </w:r>
      <w:proofErr w:type="gramEnd"/>
      <w:r w:rsidRPr="000334F2">
        <w:t>="false" android:name=".BootUpReceiver"&gt;</w:t>
      </w:r>
    </w:p>
    <w:p w:rsidR="008B0429" w:rsidRDefault="008B0429" w:rsidP="008B0429">
      <w:proofErr w:type="gramStart"/>
      <w:r>
        <w:t>and</w:t>
      </w:r>
      <w:proofErr w:type="gramEnd"/>
      <w:r>
        <w:t xml:space="preserve"> change it to:</w:t>
      </w:r>
    </w:p>
    <w:p w:rsidR="008B0429" w:rsidRPr="000334F2" w:rsidRDefault="008B0429" w:rsidP="008B0429">
      <w:pPr>
        <w:ind w:firstLine="720"/>
      </w:pPr>
      <w:r w:rsidRPr="000334F2">
        <w:t>&lt;receiver android</w:t>
      </w:r>
      <w:proofErr w:type="gramStart"/>
      <w:r w:rsidRPr="000334F2">
        <w:t>:enabled</w:t>
      </w:r>
      <w:proofErr w:type="gramEnd"/>
      <w:r w:rsidRPr="000334F2">
        <w:t>="</w:t>
      </w:r>
      <w:r>
        <w:t>true</w:t>
      </w:r>
      <w:r w:rsidRPr="000334F2">
        <w:t>" android:name=".BootUpReceiver"&gt;</w:t>
      </w:r>
    </w:p>
    <w:p w:rsidR="008B0429" w:rsidRDefault="008B0429" w:rsidP="00EB1F62">
      <w:pPr>
        <w:pStyle w:val="Heading2"/>
      </w:pPr>
      <w:bookmarkStart w:id="1234" w:name="_Toc380828688"/>
      <w:r>
        <w:t>Finished</w:t>
      </w:r>
      <w:bookmarkEnd w:id="1234"/>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1235" w:name="_Toc380828689"/>
      <w:r>
        <w:lastRenderedPageBreak/>
        <w:t xml:space="preserve">Appendix E – </w:t>
      </w:r>
      <w:r w:rsidR="003B2F76">
        <w:t>BASIC! Distribution License</w:t>
      </w:r>
      <w:bookmarkEnd w:id="1235"/>
    </w:p>
    <w:p w:rsidR="0088669E" w:rsidRDefault="00B96B86" w:rsidP="00565F62">
      <w:pPr>
        <w:spacing w:after="0"/>
      </w:pPr>
      <w:r>
        <w:t xml:space="preserve">BASIC! </w:t>
      </w:r>
      <w:proofErr w:type="gramStart"/>
      <w:r>
        <w:t>i</w:t>
      </w:r>
      <w:r w:rsidR="0088669E">
        <w:t>s</w:t>
      </w:r>
      <w:proofErr w:type="gramEnd"/>
      <w:r w:rsidR="0088669E">
        <w:t xml:space="preserve">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w:t>
      </w:r>
      <w:proofErr w:type="gramStart"/>
      <w:r w:rsidRPr="0088669E">
        <w:rPr>
          <w:rFonts w:ascii="Courier New" w:eastAsia="Times New Roman" w:hAnsi="Courier New" w:cs="Courier New"/>
          <w:sz w:val="20"/>
          <w:szCs w:val="20"/>
        </w:rPr>
        <w:t>Everyone</w:t>
      </w:r>
      <w:proofErr w:type="gramEnd"/>
      <w:r w:rsidRPr="0088669E">
        <w:rPr>
          <w:rFonts w:ascii="Courier New" w:eastAsia="Times New Roman" w:hAnsi="Courier New" w:cs="Courier New"/>
          <w:sz w:val="20"/>
          <w:szCs w:val="20"/>
        </w:rPr>
        <w:t xml:space="preserv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 xml:space="preserve">software on general-purpose computers, but in those that </w:t>
      </w:r>
      <w:proofErr w:type="gramStart"/>
      <w:r w:rsidRPr="0088669E">
        <w:rPr>
          <w:rFonts w:ascii="Courier New" w:eastAsia="Times New Roman" w:hAnsi="Courier New" w:cs="Courier New"/>
          <w:sz w:val="20"/>
          <w:szCs w:val="20"/>
        </w:rPr>
        <w:t>do,</w:t>
      </w:r>
      <w:proofErr w:type="gramEnd"/>
      <w:r w:rsidRPr="0088669E">
        <w:rPr>
          <w:rFonts w:ascii="Courier New" w:eastAsia="Times New Roman" w:hAnsi="Courier New" w:cs="Courier New"/>
          <w:sz w:val="20"/>
          <w:szCs w:val="20"/>
        </w:rPr>
        <w:t xml:space="preserve">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t>
      </w:r>
      <w:proofErr w:type="gramStart"/>
      <w:r w:rsidRPr="0088669E">
        <w:rPr>
          <w:rFonts w:ascii="Courier New" w:eastAsia="Times New Roman" w:hAnsi="Courier New" w:cs="Courier New"/>
          <w:sz w:val="20"/>
          <w:szCs w:val="20"/>
        </w:rPr>
        <w:t>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w:t>
      </w:r>
      <w:proofErr w:type="gramEnd"/>
      <w:r w:rsidRPr="0088669E">
        <w:rPr>
          <w:rFonts w:ascii="Courier New" w:eastAsia="Times New Roman" w:hAnsi="Courier New" w:cs="Courier New"/>
          <w:sz w:val="20"/>
          <w:szCs w:val="20"/>
        </w:rPr>
        <w:t xml:space="preserve"> </w:t>
      </w:r>
      <w:proofErr w:type="gramStart"/>
      <w:r w:rsidRPr="0088669E">
        <w:rPr>
          <w:rFonts w:ascii="Courier New" w:eastAsia="Times New Roman" w:hAnsi="Courier New" w:cs="Courier New"/>
          <w:sz w:val="20"/>
          <w:szCs w:val="20"/>
        </w:rPr>
        <w:t>Definitions.</w:t>
      </w:r>
      <w:proofErr w:type="gramEnd"/>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 xml:space="preserve">control those activities.  However, it does not include the </w:t>
      </w:r>
      <w:proofErr w:type="gramStart"/>
      <w:r w:rsidRPr="0088669E">
        <w:rPr>
          <w:rFonts w:ascii="Courier New" w:eastAsia="Times New Roman" w:hAnsi="Courier New" w:cs="Courier New"/>
          <w:sz w:val="20"/>
          <w:szCs w:val="20"/>
        </w:rPr>
        <w:t>work's</w:t>
      </w:r>
      <w:r w:rsidRPr="0088669E">
        <w:rPr>
          <w:rFonts w:ascii="Courier New" w:eastAsia="Times New Roman" w:hAnsi="Courier New" w:cs="Courier New"/>
          <w:sz w:val="20"/>
          <w:szCs w:val="20"/>
        </w:rPr>
        <w:br/>
        <w:t>System Libraries,</w:t>
      </w:r>
      <w:proofErr w:type="gramEnd"/>
      <w:r w:rsidRPr="0088669E">
        <w:rPr>
          <w:rFonts w:ascii="Courier New" w:eastAsia="Times New Roman" w:hAnsi="Courier New" w:cs="Courier New"/>
          <w:sz w:val="20"/>
          <w:szCs w:val="20"/>
        </w:rPr>
        <w:t xml:space="preserve">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w:t>
      </w:r>
      <w:proofErr w:type="gramStart"/>
      <w:r w:rsidRPr="0088669E">
        <w:rPr>
          <w:rFonts w:ascii="Courier New" w:eastAsia="Times New Roman" w:hAnsi="Courier New" w:cs="Courier New"/>
          <w:sz w:val="20"/>
          <w:szCs w:val="20"/>
        </w:rPr>
        <w:t>From</w:t>
      </w:r>
      <w:proofErr w:type="gramEnd"/>
      <w:r w:rsidRPr="0088669E">
        <w:rPr>
          <w:rFonts w:ascii="Courier New" w:eastAsia="Times New Roman" w:hAnsi="Courier New" w:cs="Courier New"/>
          <w:sz w:val="20"/>
          <w:szCs w:val="20"/>
        </w:rPr>
        <w:t xml:space="preserve">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w:t>
      </w:r>
      <w:proofErr w:type="gramStart"/>
      <w:r w:rsidRPr="0088669E">
        <w:rPr>
          <w:rFonts w:ascii="Courier New" w:eastAsia="Times New Roman" w:hAnsi="Courier New" w:cs="Courier New"/>
          <w:sz w:val="20"/>
          <w:szCs w:val="20"/>
        </w:rPr>
        <w:t>The</w:t>
      </w:r>
      <w:proofErr w:type="gramEnd"/>
      <w:r w:rsidRPr="0088669E">
        <w:rPr>
          <w:rFonts w:ascii="Courier New" w:eastAsia="Times New Roman" w:hAnsi="Courier New" w:cs="Courier New"/>
          <w:sz w:val="20"/>
          <w:szCs w:val="20"/>
        </w:rPr>
        <w:t xml:space="preserv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 xml:space="preserve">remove any additional </w:t>
      </w:r>
      <w:proofErr w:type="gramStart"/>
      <w:r w:rsidRPr="0088669E">
        <w:rPr>
          <w:rFonts w:ascii="Courier New" w:eastAsia="Times New Roman" w:hAnsi="Courier New" w:cs="Courier New"/>
          <w:sz w:val="20"/>
          <w:szCs w:val="20"/>
        </w:rPr>
        <w:t>permissions</w:t>
      </w:r>
      <w:proofErr w:type="gramEnd"/>
      <w:r w:rsidRPr="0088669E">
        <w:rPr>
          <w:rFonts w:ascii="Courier New" w:eastAsia="Times New Roman" w:hAnsi="Courier New" w:cs="Courier New"/>
          <w:sz w:val="20"/>
          <w:szCs w:val="20"/>
        </w:rPr>
        <w:t xml:space="preserve"> from that copy, or from any part of</w:t>
      </w:r>
      <w:r w:rsidRPr="0088669E">
        <w:rPr>
          <w:rFonts w:ascii="Courier New" w:eastAsia="Times New Roman" w:hAnsi="Courier New" w:cs="Courier New"/>
          <w:sz w:val="20"/>
          <w:szCs w:val="20"/>
        </w:rPr>
        <w:br/>
        <w:t xml:space="preserve">it.  (Additional permissions may be written to require </w:t>
      </w:r>
      <w:proofErr w:type="gramStart"/>
      <w:r w:rsidRPr="0088669E">
        <w:rPr>
          <w:rFonts w:ascii="Courier New" w:eastAsia="Times New Roman" w:hAnsi="Courier New" w:cs="Courier New"/>
          <w:sz w:val="20"/>
          <w:szCs w:val="20"/>
        </w:rPr>
        <w:t>their own</w:t>
      </w:r>
      <w:proofErr w:type="gramEnd"/>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 xml:space="preserve">rights granted under this License, and you may not initiate </w:t>
      </w:r>
      <w:proofErr w:type="gramStart"/>
      <w:r w:rsidRPr="0088669E">
        <w:rPr>
          <w:rFonts w:ascii="Courier New" w:eastAsia="Times New Roman" w:hAnsi="Courier New" w:cs="Courier New"/>
          <w:sz w:val="20"/>
          <w:szCs w:val="20"/>
        </w:rPr>
        <w:t>litigation</w:t>
      </w:r>
      <w:proofErr w:type="gramEnd"/>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 xml:space="preserve">agreement or commitment, however denominated, not to enforce a </w:t>
      </w:r>
      <w:proofErr w:type="gramStart"/>
      <w:r w:rsidRPr="0088669E">
        <w:rPr>
          <w:rFonts w:ascii="Courier New" w:eastAsia="Times New Roman" w:hAnsi="Courier New" w:cs="Courier New"/>
          <w:sz w:val="20"/>
          <w:szCs w:val="20"/>
        </w:rPr>
        <w:t>patent</w:t>
      </w:r>
      <w:proofErr w:type="gramEnd"/>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1236" w:name="_Toc380828690"/>
      <w:r>
        <w:rPr>
          <w:rFonts w:eastAsia="Times New Roman"/>
        </w:rPr>
        <w:lastRenderedPageBreak/>
        <w:t>Apache Commons</w:t>
      </w:r>
      <w:bookmarkEnd w:id="1236"/>
    </w:p>
    <w:p w:rsidR="00F64A4E" w:rsidRPr="00F64A4E" w:rsidRDefault="00B96B86" w:rsidP="00F64A4E">
      <w:r>
        <w:t xml:space="preserve">Portions of BASIC! </w:t>
      </w:r>
      <w:proofErr w:type="gramStart"/>
      <w:r>
        <w:t>use</w:t>
      </w:r>
      <w:proofErr w:type="gramEnd"/>
      <w:r>
        <w:t xml:space="preserve"> Apache Commons.</w:t>
      </w:r>
    </w:p>
    <w:p w:rsidR="00F64A4E" w:rsidRDefault="00F64A4E" w:rsidP="00F64A4E">
      <w:r>
        <w:t>Apache Commons Net</w:t>
      </w:r>
    </w:p>
    <w:p w:rsidR="00F64A4E" w:rsidRDefault="00B96B86" w:rsidP="00F64A4E">
      <w:r>
        <w:t>Copyright 2001-2012</w:t>
      </w:r>
      <w:r w:rsidR="00F64A4E">
        <w:t xml:space="preserve"> </w:t>
      </w:r>
      <w:proofErr w:type="gramStart"/>
      <w:r w:rsidR="00F64A4E">
        <w:t>The</w:t>
      </w:r>
      <w:proofErr w:type="gramEnd"/>
      <w:r w:rsidR="00F64A4E">
        <w:t xml:space="preserv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2A558D">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1ED2" w:rsidRDefault="00231ED2" w:rsidP="000A0539">
      <w:pPr>
        <w:spacing w:after="0" w:line="240" w:lineRule="auto"/>
      </w:pPr>
      <w:r>
        <w:separator/>
      </w:r>
    </w:p>
  </w:endnote>
  <w:endnote w:type="continuationSeparator" w:id="0">
    <w:p w:rsidR="00231ED2" w:rsidRDefault="00231ED2"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sig w:usb0="00000000" w:usb1="00000000" w:usb2="00000000" w:usb3="00000000" w:csb0="00000000"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22BC" w:rsidRPr="00D14B43" w:rsidRDefault="00FC22BC">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512AFA">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1ED2" w:rsidRDefault="00231ED2" w:rsidP="000A0539">
      <w:pPr>
        <w:spacing w:after="0" w:line="240" w:lineRule="auto"/>
      </w:pPr>
      <w:r>
        <w:separator/>
      </w:r>
    </w:p>
  </w:footnote>
  <w:footnote w:type="continuationSeparator" w:id="0">
    <w:p w:rsidR="00231ED2" w:rsidRDefault="00231ED2"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32"/>
  </w:num>
  <w:num w:numId="4">
    <w:abstractNumId w:val="26"/>
  </w:num>
  <w:num w:numId="5">
    <w:abstractNumId w:val="17"/>
  </w:num>
  <w:num w:numId="6">
    <w:abstractNumId w:val="36"/>
  </w:num>
  <w:num w:numId="7">
    <w:abstractNumId w:val="7"/>
  </w:num>
  <w:num w:numId="8">
    <w:abstractNumId w:val="31"/>
  </w:num>
  <w:num w:numId="9">
    <w:abstractNumId w:val="48"/>
  </w:num>
  <w:num w:numId="10">
    <w:abstractNumId w:val="29"/>
  </w:num>
  <w:num w:numId="11">
    <w:abstractNumId w:val="16"/>
  </w:num>
  <w:num w:numId="12">
    <w:abstractNumId w:val="41"/>
  </w:num>
  <w:num w:numId="13">
    <w:abstractNumId w:val="19"/>
  </w:num>
  <w:num w:numId="14">
    <w:abstractNumId w:val="37"/>
  </w:num>
  <w:num w:numId="15">
    <w:abstractNumId w:val="15"/>
  </w:num>
  <w:num w:numId="16">
    <w:abstractNumId w:val="49"/>
  </w:num>
  <w:num w:numId="17">
    <w:abstractNumId w:val="5"/>
  </w:num>
  <w:num w:numId="18">
    <w:abstractNumId w:val="2"/>
  </w:num>
  <w:num w:numId="19">
    <w:abstractNumId w:val="6"/>
  </w:num>
  <w:num w:numId="20">
    <w:abstractNumId w:val="24"/>
  </w:num>
  <w:num w:numId="21">
    <w:abstractNumId w:val="3"/>
  </w:num>
  <w:num w:numId="22">
    <w:abstractNumId w:val="43"/>
  </w:num>
  <w:num w:numId="23">
    <w:abstractNumId w:val="21"/>
  </w:num>
  <w:num w:numId="24">
    <w:abstractNumId w:val="10"/>
  </w:num>
  <w:num w:numId="25">
    <w:abstractNumId w:val="1"/>
  </w:num>
  <w:num w:numId="26">
    <w:abstractNumId w:val="23"/>
  </w:num>
  <w:num w:numId="27">
    <w:abstractNumId w:val="46"/>
  </w:num>
  <w:num w:numId="28">
    <w:abstractNumId w:val="8"/>
  </w:num>
  <w:num w:numId="29">
    <w:abstractNumId w:val="33"/>
  </w:num>
  <w:num w:numId="30">
    <w:abstractNumId w:val="4"/>
  </w:num>
  <w:num w:numId="31">
    <w:abstractNumId w:val="44"/>
  </w:num>
  <w:num w:numId="32">
    <w:abstractNumId w:val="9"/>
  </w:num>
  <w:num w:numId="33">
    <w:abstractNumId w:val="34"/>
  </w:num>
  <w:num w:numId="34">
    <w:abstractNumId w:val="40"/>
  </w:num>
  <w:num w:numId="35">
    <w:abstractNumId w:val="20"/>
  </w:num>
  <w:num w:numId="36">
    <w:abstractNumId w:val="42"/>
  </w:num>
  <w:num w:numId="37">
    <w:abstractNumId w:val="35"/>
  </w:num>
  <w:num w:numId="38">
    <w:abstractNumId w:val="11"/>
  </w:num>
  <w:num w:numId="39">
    <w:abstractNumId w:val="27"/>
  </w:num>
  <w:num w:numId="40">
    <w:abstractNumId w:val="22"/>
  </w:num>
  <w:num w:numId="41">
    <w:abstractNumId w:val="28"/>
  </w:num>
  <w:num w:numId="42">
    <w:abstractNumId w:val="47"/>
  </w:num>
  <w:num w:numId="43">
    <w:abstractNumId w:val="30"/>
  </w:num>
  <w:num w:numId="44">
    <w:abstractNumId w:val="14"/>
  </w:num>
  <w:num w:numId="45">
    <w:abstractNumId w:val="25"/>
  </w:num>
  <w:num w:numId="46">
    <w:abstractNumId w:val="45"/>
  </w:num>
  <w:num w:numId="47">
    <w:abstractNumId w:val="39"/>
  </w:num>
  <w:num w:numId="48">
    <w:abstractNumId w:val="12"/>
  </w:num>
  <w:num w:numId="49">
    <w:abstractNumId w:val="13"/>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1"/>
  <w:hideSpellingErrors/>
  <w:proofState w:grammar="clean"/>
  <w:stylePaneFormatFilter w:val="1028"/>
  <w:trackRevisions/>
  <w:doNotTrackFormatting/>
  <w:defaultTabStop w:val="720"/>
  <w:characterSpacingControl w:val="doNotCompress"/>
  <w:hdrShapeDefaults>
    <o:shapedefaults v:ext="edit" spidmax="186370"/>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F1"/>
    <w:rsid w:val="0004686C"/>
    <w:rsid w:val="00046AB1"/>
    <w:rsid w:val="0005099A"/>
    <w:rsid w:val="00050E75"/>
    <w:rsid w:val="00054246"/>
    <w:rsid w:val="00055A1F"/>
    <w:rsid w:val="00056418"/>
    <w:rsid w:val="00056996"/>
    <w:rsid w:val="00060496"/>
    <w:rsid w:val="00060733"/>
    <w:rsid w:val="00061E3E"/>
    <w:rsid w:val="000631F6"/>
    <w:rsid w:val="00063781"/>
    <w:rsid w:val="0006445F"/>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87B69"/>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C021A"/>
    <w:rsid w:val="000C029E"/>
    <w:rsid w:val="000C0A8B"/>
    <w:rsid w:val="000C1636"/>
    <w:rsid w:val="000C3162"/>
    <w:rsid w:val="000C367E"/>
    <w:rsid w:val="000C424A"/>
    <w:rsid w:val="000C48E3"/>
    <w:rsid w:val="000C4C59"/>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DAF"/>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5AD9"/>
    <w:rsid w:val="00106183"/>
    <w:rsid w:val="001061C7"/>
    <w:rsid w:val="00107C64"/>
    <w:rsid w:val="001138DC"/>
    <w:rsid w:val="0011525C"/>
    <w:rsid w:val="00115372"/>
    <w:rsid w:val="0011754F"/>
    <w:rsid w:val="00117747"/>
    <w:rsid w:val="00120FF8"/>
    <w:rsid w:val="00121950"/>
    <w:rsid w:val="00122F28"/>
    <w:rsid w:val="00123990"/>
    <w:rsid w:val="0012690E"/>
    <w:rsid w:val="001302D2"/>
    <w:rsid w:val="00131D8C"/>
    <w:rsid w:val="00131E37"/>
    <w:rsid w:val="00132086"/>
    <w:rsid w:val="0013254E"/>
    <w:rsid w:val="001326D6"/>
    <w:rsid w:val="0013618F"/>
    <w:rsid w:val="001370F6"/>
    <w:rsid w:val="00137E1C"/>
    <w:rsid w:val="001415E3"/>
    <w:rsid w:val="00144076"/>
    <w:rsid w:val="00145104"/>
    <w:rsid w:val="0014550A"/>
    <w:rsid w:val="001500C8"/>
    <w:rsid w:val="001505BE"/>
    <w:rsid w:val="00151127"/>
    <w:rsid w:val="001512CC"/>
    <w:rsid w:val="00152B7B"/>
    <w:rsid w:val="00153A52"/>
    <w:rsid w:val="00154AF8"/>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688C"/>
    <w:rsid w:val="001773F3"/>
    <w:rsid w:val="00182D0A"/>
    <w:rsid w:val="00182E34"/>
    <w:rsid w:val="00184A86"/>
    <w:rsid w:val="00184D19"/>
    <w:rsid w:val="00184DA5"/>
    <w:rsid w:val="0018635D"/>
    <w:rsid w:val="0018644F"/>
    <w:rsid w:val="0018696B"/>
    <w:rsid w:val="00187C33"/>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0D9F"/>
    <w:rsid w:val="001C1278"/>
    <w:rsid w:val="001C40A5"/>
    <w:rsid w:val="001C5330"/>
    <w:rsid w:val="001C58D9"/>
    <w:rsid w:val="001C72B7"/>
    <w:rsid w:val="001D287F"/>
    <w:rsid w:val="001D3E5F"/>
    <w:rsid w:val="001D4752"/>
    <w:rsid w:val="001D5B38"/>
    <w:rsid w:val="001D6E52"/>
    <w:rsid w:val="001D70BF"/>
    <w:rsid w:val="001D7C02"/>
    <w:rsid w:val="001D7F4D"/>
    <w:rsid w:val="001E2549"/>
    <w:rsid w:val="001E31F1"/>
    <w:rsid w:val="001E34A3"/>
    <w:rsid w:val="001E3A07"/>
    <w:rsid w:val="001E42B4"/>
    <w:rsid w:val="001E7317"/>
    <w:rsid w:val="001E734D"/>
    <w:rsid w:val="001E7DA4"/>
    <w:rsid w:val="001E7F77"/>
    <w:rsid w:val="001F060B"/>
    <w:rsid w:val="001F0D63"/>
    <w:rsid w:val="001F1EBC"/>
    <w:rsid w:val="001F367C"/>
    <w:rsid w:val="001F36BF"/>
    <w:rsid w:val="001F4026"/>
    <w:rsid w:val="001F51F1"/>
    <w:rsid w:val="001F59AD"/>
    <w:rsid w:val="001F65EF"/>
    <w:rsid w:val="0020159D"/>
    <w:rsid w:val="002019FC"/>
    <w:rsid w:val="00201E5E"/>
    <w:rsid w:val="0020579D"/>
    <w:rsid w:val="00205BD9"/>
    <w:rsid w:val="00211229"/>
    <w:rsid w:val="00212B6B"/>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6146"/>
    <w:rsid w:val="00236552"/>
    <w:rsid w:val="00236F3A"/>
    <w:rsid w:val="00240FCE"/>
    <w:rsid w:val="002416A7"/>
    <w:rsid w:val="002418A0"/>
    <w:rsid w:val="002427E2"/>
    <w:rsid w:val="00242CE3"/>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66E99"/>
    <w:rsid w:val="002705B5"/>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8D"/>
    <w:rsid w:val="002A55BC"/>
    <w:rsid w:val="002A5A6E"/>
    <w:rsid w:val="002A5E04"/>
    <w:rsid w:val="002A6170"/>
    <w:rsid w:val="002A6636"/>
    <w:rsid w:val="002A6C21"/>
    <w:rsid w:val="002A7225"/>
    <w:rsid w:val="002B4842"/>
    <w:rsid w:val="002B560F"/>
    <w:rsid w:val="002C2065"/>
    <w:rsid w:val="002C23DC"/>
    <w:rsid w:val="002C2F4B"/>
    <w:rsid w:val="002C2F6D"/>
    <w:rsid w:val="002C2FB8"/>
    <w:rsid w:val="002D13C1"/>
    <w:rsid w:val="002D1505"/>
    <w:rsid w:val="002D4A72"/>
    <w:rsid w:val="002D53A8"/>
    <w:rsid w:val="002D664A"/>
    <w:rsid w:val="002E0AAF"/>
    <w:rsid w:val="002E10EB"/>
    <w:rsid w:val="002E1B0B"/>
    <w:rsid w:val="002E4DA7"/>
    <w:rsid w:val="002E6013"/>
    <w:rsid w:val="002E7757"/>
    <w:rsid w:val="002E7AFF"/>
    <w:rsid w:val="002F09FA"/>
    <w:rsid w:val="002F23A9"/>
    <w:rsid w:val="002F3423"/>
    <w:rsid w:val="00300420"/>
    <w:rsid w:val="00301B2E"/>
    <w:rsid w:val="00303013"/>
    <w:rsid w:val="003039FC"/>
    <w:rsid w:val="003045E0"/>
    <w:rsid w:val="00304A18"/>
    <w:rsid w:val="00304E37"/>
    <w:rsid w:val="00305532"/>
    <w:rsid w:val="0030553D"/>
    <w:rsid w:val="00307026"/>
    <w:rsid w:val="00310E49"/>
    <w:rsid w:val="00310E71"/>
    <w:rsid w:val="003129B0"/>
    <w:rsid w:val="00312D7E"/>
    <w:rsid w:val="00313354"/>
    <w:rsid w:val="00313FAE"/>
    <w:rsid w:val="0031554D"/>
    <w:rsid w:val="003158FC"/>
    <w:rsid w:val="00316323"/>
    <w:rsid w:val="003170DA"/>
    <w:rsid w:val="00317ABB"/>
    <w:rsid w:val="003219BC"/>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64E7"/>
    <w:rsid w:val="00337950"/>
    <w:rsid w:val="00340EF7"/>
    <w:rsid w:val="00343D5E"/>
    <w:rsid w:val="00344264"/>
    <w:rsid w:val="003445ED"/>
    <w:rsid w:val="0034592D"/>
    <w:rsid w:val="00345956"/>
    <w:rsid w:val="00345C7F"/>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7509"/>
    <w:rsid w:val="003F797C"/>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55F2"/>
    <w:rsid w:val="00451B48"/>
    <w:rsid w:val="004521AA"/>
    <w:rsid w:val="00457C59"/>
    <w:rsid w:val="00462562"/>
    <w:rsid w:val="0046334F"/>
    <w:rsid w:val="004644A4"/>
    <w:rsid w:val="004654DD"/>
    <w:rsid w:val="00465F02"/>
    <w:rsid w:val="004673EE"/>
    <w:rsid w:val="00467E50"/>
    <w:rsid w:val="00470A5E"/>
    <w:rsid w:val="00471604"/>
    <w:rsid w:val="00472478"/>
    <w:rsid w:val="00473FA4"/>
    <w:rsid w:val="00474491"/>
    <w:rsid w:val="00474F5E"/>
    <w:rsid w:val="004776BD"/>
    <w:rsid w:val="004815F0"/>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2AFA"/>
    <w:rsid w:val="00513840"/>
    <w:rsid w:val="00514A7D"/>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125"/>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1E88"/>
    <w:rsid w:val="00582728"/>
    <w:rsid w:val="00583B62"/>
    <w:rsid w:val="005857C7"/>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5E7"/>
    <w:rsid w:val="005B0AD6"/>
    <w:rsid w:val="005B1807"/>
    <w:rsid w:val="005B2415"/>
    <w:rsid w:val="005B35C6"/>
    <w:rsid w:val="005B3879"/>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27ED"/>
    <w:rsid w:val="005E30CF"/>
    <w:rsid w:val="005E44EA"/>
    <w:rsid w:val="005E5E50"/>
    <w:rsid w:val="005E6325"/>
    <w:rsid w:val="005E6CBA"/>
    <w:rsid w:val="005F02D1"/>
    <w:rsid w:val="005F0C14"/>
    <w:rsid w:val="005F1E43"/>
    <w:rsid w:val="005F25C5"/>
    <w:rsid w:val="005F2846"/>
    <w:rsid w:val="005F4916"/>
    <w:rsid w:val="005F59F6"/>
    <w:rsid w:val="005F6213"/>
    <w:rsid w:val="005F642A"/>
    <w:rsid w:val="005F7072"/>
    <w:rsid w:val="00600B90"/>
    <w:rsid w:val="00600C80"/>
    <w:rsid w:val="00602EDE"/>
    <w:rsid w:val="00603393"/>
    <w:rsid w:val="00604FBA"/>
    <w:rsid w:val="00605650"/>
    <w:rsid w:val="006059E4"/>
    <w:rsid w:val="00606152"/>
    <w:rsid w:val="0060647C"/>
    <w:rsid w:val="00611329"/>
    <w:rsid w:val="006125CA"/>
    <w:rsid w:val="00613B38"/>
    <w:rsid w:val="00615228"/>
    <w:rsid w:val="00615599"/>
    <w:rsid w:val="00616C41"/>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A3A"/>
    <w:rsid w:val="00645E12"/>
    <w:rsid w:val="00646A5F"/>
    <w:rsid w:val="00653909"/>
    <w:rsid w:val="00657C51"/>
    <w:rsid w:val="006622D5"/>
    <w:rsid w:val="006630C6"/>
    <w:rsid w:val="00664160"/>
    <w:rsid w:val="00665646"/>
    <w:rsid w:val="006679B1"/>
    <w:rsid w:val="00670A6F"/>
    <w:rsid w:val="00670B1F"/>
    <w:rsid w:val="006719A2"/>
    <w:rsid w:val="00671B31"/>
    <w:rsid w:val="0067252E"/>
    <w:rsid w:val="006746E9"/>
    <w:rsid w:val="00674A65"/>
    <w:rsid w:val="006768ED"/>
    <w:rsid w:val="0068082F"/>
    <w:rsid w:val="00681F3F"/>
    <w:rsid w:val="00682711"/>
    <w:rsid w:val="00682E19"/>
    <w:rsid w:val="00684A31"/>
    <w:rsid w:val="00684C04"/>
    <w:rsid w:val="006873CE"/>
    <w:rsid w:val="00692E70"/>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41B2"/>
    <w:rsid w:val="006C5B85"/>
    <w:rsid w:val="006C6C99"/>
    <w:rsid w:val="006C745C"/>
    <w:rsid w:val="006D0694"/>
    <w:rsid w:val="006D1DC1"/>
    <w:rsid w:val="006D2052"/>
    <w:rsid w:val="006D2F28"/>
    <w:rsid w:val="006D5A04"/>
    <w:rsid w:val="006D5A5D"/>
    <w:rsid w:val="006D5FF3"/>
    <w:rsid w:val="006D722E"/>
    <w:rsid w:val="006E03F0"/>
    <w:rsid w:val="006E0666"/>
    <w:rsid w:val="006E12C4"/>
    <w:rsid w:val="006E2392"/>
    <w:rsid w:val="006E47CD"/>
    <w:rsid w:val="006E4A87"/>
    <w:rsid w:val="006E5563"/>
    <w:rsid w:val="006E564F"/>
    <w:rsid w:val="006E6122"/>
    <w:rsid w:val="006E7104"/>
    <w:rsid w:val="006F01A4"/>
    <w:rsid w:val="006F02E5"/>
    <w:rsid w:val="006F03C4"/>
    <w:rsid w:val="006F2370"/>
    <w:rsid w:val="006F2915"/>
    <w:rsid w:val="006F3224"/>
    <w:rsid w:val="006F41F2"/>
    <w:rsid w:val="006F54DA"/>
    <w:rsid w:val="006F5C14"/>
    <w:rsid w:val="006F5DEC"/>
    <w:rsid w:val="007000E8"/>
    <w:rsid w:val="0070063E"/>
    <w:rsid w:val="007006CD"/>
    <w:rsid w:val="00702962"/>
    <w:rsid w:val="007032CD"/>
    <w:rsid w:val="00703537"/>
    <w:rsid w:val="007037E7"/>
    <w:rsid w:val="00704176"/>
    <w:rsid w:val="007046EB"/>
    <w:rsid w:val="00704EC1"/>
    <w:rsid w:val="00705290"/>
    <w:rsid w:val="00705F7B"/>
    <w:rsid w:val="0070786A"/>
    <w:rsid w:val="00707F46"/>
    <w:rsid w:val="007145BC"/>
    <w:rsid w:val="00714C04"/>
    <w:rsid w:val="00714DB8"/>
    <w:rsid w:val="00716A29"/>
    <w:rsid w:val="00716E6B"/>
    <w:rsid w:val="007202D6"/>
    <w:rsid w:val="00720670"/>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963"/>
    <w:rsid w:val="00734B95"/>
    <w:rsid w:val="00736FB7"/>
    <w:rsid w:val="0073725A"/>
    <w:rsid w:val="00737C32"/>
    <w:rsid w:val="00737EB3"/>
    <w:rsid w:val="00740160"/>
    <w:rsid w:val="00740701"/>
    <w:rsid w:val="00740FA6"/>
    <w:rsid w:val="00741611"/>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591C"/>
    <w:rsid w:val="007B5B5A"/>
    <w:rsid w:val="007B5DAD"/>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FAA"/>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4F38"/>
    <w:rsid w:val="008651CB"/>
    <w:rsid w:val="008669AA"/>
    <w:rsid w:val="008670CB"/>
    <w:rsid w:val="008673E0"/>
    <w:rsid w:val="00872619"/>
    <w:rsid w:val="008731B4"/>
    <w:rsid w:val="00874F49"/>
    <w:rsid w:val="0087549C"/>
    <w:rsid w:val="0087624E"/>
    <w:rsid w:val="00877B00"/>
    <w:rsid w:val="00880906"/>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07FC"/>
    <w:rsid w:val="0091283F"/>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03FB"/>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A783B"/>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51FC"/>
    <w:rsid w:val="009E5397"/>
    <w:rsid w:val="009E6E85"/>
    <w:rsid w:val="009F2833"/>
    <w:rsid w:val="009F4516"/>
    <w:rsid w:val="009F4DB6"/>
    <w:rsid w:val="009F502C"/>
    <w:rsid w:val="009F52BA"/>
    <w:rsid w:val="009F592B"/>
    <w:rsid w:val="009F6789"/>
    <w:rsid w:val="009F67DA"/>
    <w:rsid w:val="009F6EC7"/>
    <w:rsid w:val="00A00D1B"/>
    <w:rsid w:val="00A02B75"/>
    <w:rsid w:val="00A02EF2"/>
    <w:rsid w:val="00A0337C"/>
    <w:rsid w:val="00A0434D"/>
    <w:rsid w:val="00A049E1"/>
    <w:rsid w:val="00A06668"/>
    <w:rsid w:val="00A079D6"/>
    <w:rsid w:val="00A10646"/>
    <w:rsid w:val="00A1178A"/>
    <w:rsid w:val="00A11E66"/>
    <w:rsid w:val="00A1543D"/>
    <w:rsid w:val="00A164CE"/>
    <w:rsid w:val="00A17391"/>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334"/>
    <w:rsid w:val="00A416A8"/>
    <w:rsid w:val="00A4252B"/>
    <w:rsid w:val="00A42D88"/>
    <w:rsid w:val="00A4418F"/>
    <w:rsid w:val="00A44659"/>
    <w:rsid w:val="00A44728"/>
    <w:rsid w:val="00A458DC"/>
    <w:rsid w:val="00A45912"/>
    <w:rsid w:val="00A46A1D"/>
    <w:rsid w:val="00A4702C"/>
    <w:rsid w:val="00A50C6A"/>
    <w:rsid w:val="00A51E9C"/>
    <w:rsid w:val="00A530A7"/>
    <w:rsid w:val="00A53E10"/>
    <w:rsid w:val="00A54D46"/>
    <w:rsid w:val="00A5506D"/>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85C77"/>
    <w:rsid w:val="00A90E2A"/>
    <w:rsid w:val="00A93A92"/>
    <w:rsid w:val="00A93D94"/>
    <w:rsid w:val="00A949F6"/>
    <w:rsid w:val="00A95D01"/>
    <w:rsid w:val="00A97E8E"/>
    <w:rsid w:val="00AA02A7"/>
    <w:rsid w:val="00AA340D"/>
    <w:rsid w:val="00AA48C9"/>
    <w:rsid w:val="00AA4C05"/>
    <w:rsid w:val="00AA613B"/>
    <w:rsid w:val="00AA6933"/>
    <w:rsid w:val="00AA7E21"/>
    <w:rsid w:val="00AB342F"/>
    <w:rsid w:val="00AB3E12"/>
    <w:rsid w:val="00AB45B0"/>
    <w:rsid w:val="00AB4D97"/>
    <w:rsid w:val="00AB5A1E"/>
    <w:rsid w:val="00AB6BA6"/>
    <w:rsid w:val="00AC4943"/>
    <w:rsid w:val="00AC4E4B"/>
    <w:rsid w:val="00AC545C"/>
    <w:rsid w:val="00AC56F2"/>
    <w:rsid w:val="00AC643D"/>
    <w:rsid w:val="00AC64BE"/>
    <w:rsid w:val="00AD03AA"/>
    <w:rsid w:val="00AD2B7B"/>
    <w:rsid w:val="00AD2D2D"/>
    <w:rsid w:val="00AD4884"/>
    <w:rsid w:val="00AD4C0E"/>
    <w:rsid w:val="00AD6270"/>
    <w:rsid w:val="00AD7A8B"/>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F3D"/>
    <w:rsid w:val="00B05665"/>
    <w:rsid w:val="00B05D5F"/>
    <w:rsid w:val="00B06B69"/>
    <w:rsid w:val="00B06D2F"/>
    <w:rsid w:val="00B11692"/>
    <w:rsid w:val="00B11CF4"/>
    <w:rsid w:val="00B1329E"/>
    <w:rsid w:val="00B13E03"/>
    <w:rsid w:val="00B1453F"/>
    <w:rsid w:val="00B15941"/>
    <w:rsid w:val="00B15EF3"/>
    <w:rsid w:val="00B166AB"/>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336A"/>
    <w:rsid w:val="00B53ACE"/>
    <w:rsid w:val="00B54F18"/>
    <w:rsid w:val="00B55199"/>
    <w:rsid w:val="00B562D5"/>
    <w:rsid w:val="00B56620"/>
    <w:rsid w:val="00B644BA"/>
    <w:rsid w:val="00B67011"/>
    <w:rsid w:val="00B714CE"/>
    <w:rsid w:val="00B72C96"/>
    <w:rsid w:val="00B7498E"/>
    <w:rsid w:val="00B74D81"/>
    <w:rsid w:val="00B75306"/>
    <w:rsid w:val="00B76D14"/>
    <w:rsid w:val="00B77A1C"/>
    <w:rsid w:val="00B8105E"/>
    <w:rsid w:val="00B81B2B"/>
    <w:rsid w:val="00B81F40"/>
    <w:rsid w:val="00B825DB"/>
    <w:rsid w:val="00B82BE2"/>
    <w:rsid w:val="00B8416A"/>
    <w:rsid w:val="00B8457B"/>
    <w:rsid w:val="00B8497B"/>
    <w:rsid w:val="00B85D54"/>
    <w:rsid w:val="00B94824"/>
    <w:rsid w:val="00B95D1C"/>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0CD5"/>
    <w:rsid w:val="00BB34FB"/>
    <w:rsid w:val="00BB3C12"/>
    <w:rsid w:val="00BB3D0C"/>
    <w:rsid w:val="00BB432D"/>
    <w:rsid w:val="00BB5FF4"/>
    <w:rsid w:val="00BB62FD"/>
    <w:rsid w:val="00BB7496"/>
    <w:rsid w:val="00BC0092"/>
    <w:rsid w:val="00BC0590"/>
    <w:rsid w:val="00BC0606"/>
    <w:rsid w:val="00BC3859"/>
    <w:rsid w:val="00BC4440"/>
    <w:rsid w:val="00BC48B2"/>
    <w:rsid w:val="00BC53EF"/>
    <w:rsid w:val="00BC658A"/>
    <w:rsid w:val="00BD0007"/>
    <w:rsid w:val="00BD2420"/>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16F"/>
    <w:rsid w:val="00C22987"/>
    <w:rsid w:val="00C230AC"/>
    <w:rsid w:val="00C260E1"/>
    <w:rsid w:val="00C26502"/>
    <w:rsid w:val="00C26A3D"/>
    <w:rsid w:val="00C26CF4"/>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2D82"/>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3037"/>
    <w:rsid w:val="00C948A7"/>
    <w:rsid w:val="00C956D0"/>
    <w:rsid w:val="00C964AD"/>
    <w:rsid w:val="00C96B2B"/>
    <w:rsid w:val="00CA0B83"/>
    <w:rsid w:val="00CA12D0"/>
    <w:rsid w:val="00CA2891"/>
    <w:rsid w:val="00CA49F0"/>
    <w:rsid w:val="00CA4A29"/>
    <w:rsid w:val="00CA52C6"/>
    <w:rsid w:val="00CA668E"/>
    <w:rsid w:val="00CA6B41"/>
    <w:rsid w:val="00CA704B"/>
    <w:rsid w:val="00CB062B"/>
    <w:rsid w:val="00CB0B57"/>
    <w:rsid w:val="00CB2049"/>
    <w:rsid w:val="00CB38D0"/>
    <w:rsid w:val="00CB3C97"/>
    <w:rsid w:val="00CB4A75"/>
    <w:rsid w:val="00CB6C9C"/>
    <w:rsid w:val="00CC0439"/>
    <w:rsid w:val="00CC214D"/>
    <w:rsid w:val="00CC374E"/>
    <w:rsid w:val="00CC430B"/>
    <w:rsid w:val="00CC6246"/>
    <w:rsid w:val="00CC7B72"/>
    <w:rsid w:val="00CD065B"/>
    <w:rsid w:val="00CD101B"/>
    <w:rsid w:val="00CD109B"/>
    <w:rsid w:val="00CD1BF3"/>
    <w:rsid w:val="00CD2EA5"/>
    <w:rsid w:val="00CD4428"/>
    <w:rsid w:val="00CD4C66"/>
    <w:rsid w:val="00CD4CCB"/>
    <w:rsid w:val="00CD538C"/>
    <w:rsid w:val="00CD5746"/>
    <w:rsid w:val="00CD79D5"/>
    <w:rsid w:val="00CD7EDC"/>
    <w:rsid w:val="00CE1878"/>
    <w:rsid w:val="00CE1B26"/>
    <w:rsid w:val="00CE36CF"/>
    <w:rsid w:val="00CE4035"/>
    <w:rsid w:val="00CE4175"/>
    <w:rsid w:val="00CE468C"/>
    <w:rsid w:val="00CE4EFE"/>
    <w:rsid w:val="00CE663E"/>
    <w:rsid w:val="00CE7D00"/>
    <w:rsid w:val="00CF189D"/>
    <w:rsid w:val="00CF2328"/>
    <w:rsid w:val="00CF31FA"/>
    <w:rsid w:val="00CF3DD2"/>
    <w:rsid w:val="00CF525A"/>
    <w:rsid w:val="00D011F5"/>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F26"/>
    <w:rsid w:val="00D3543D"/>
    <w:rsid w:val="00D3745D"/>
    <w:rsid w:val="00D430CB"/>
    <w:rsid w:val="00D43A31"/>
    <w:rsid w:val="00D43DA8"/>
    <w:rsid w:val="00D4463D"/>
    <w:rsid w:val="00D44917"/>
    <w:rsid w:val="00D4588D"/>
    <w:rsid w:val="00D50FDC"/>
    <w:rsid w:val="00D51188"/>
    <w:rsid w:val="00D51BD5"/>
    <w:rsid w:val="00D5379A"/>
    <w:rsid w:val="00D53FEF"/>
    <w:rsid w:val="00D54187"/>
    <w:rsid w:val="00D542AF"/>
    <w:rsid w:val="00D54788"/>
    <w:rsid w:val="00D5729C"/>
    <w:rsid w:val="00D573D4"/>
    <w:rsid w:val="00D575F9"/>
    <w:rsid w:val="00D57CCE"/>
    <w:rsid w:val="00D60878"/>
    <w:rsid w:val="00D612BA"/>
    <w:rsid w:val="00D62ADE"/>
    <w:rsid w:val="00D64583"/>
    <w:rsid w:val="00D64840"/>
    <w:rsid w:val="00D6500D"/>
    <w:rsid w:val="00D653A8"/>
    <w:rsid w:val="00D65DA8"/>
    <w:rsid w:val="00D663E0"/>
    <w:rsid w:val="00D669A4"/>
    <w:rsid w:val="00D67B9F"/>
    <w:rsid w:val="00D70E1E"/>
    <w:rsid w:val="00D720A5"/>
    <w:rsid w:val="00D73535"/>
    <w:rsid w:val="00D749F4"/>
    <w:rsid w:val="00D76563"/>
    <w:rsid w:val="00D81E53"/>
    <w:rsid w:val="00D82586"/>
    <w:rsid w:val="00D85978"/>
    <w:rsid w:val="00D87AB5"/>
    <w:rsid w:val="00D87F5A"/>
    <w:rsid w:val="00D91C25"/>
    <w:rsid w:val="00D924F1"/>
    <w:rsid w:val="00D93423"/>
    <w:rsid w:val="00D9387A"/>
    <w:rsid w:val="00D94528"/>
    <w:rsid w:val="00D94677"/>
    <w:rsid w:val="00D96D26"/>
    <w:rsid w:val="00D96F1A"/>
    <w:rsid w:val="00D97A25"/>
    <w:rsid w:val="00DA02A4"/>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6C"/>
    <w:rsid w:val="00DF6D7A"/>
    <w:rsid w:val="00DF73EB"/>
    <w:rsid w:val="00DF7A4D"/>
    <w:rsid w:val="00DF7C34"/>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7345"/>
    <w:rsid w:val="00E17B2D"/>
    <w:rsid w:val="00E21AE0"/>
    <w:rsid w:val="00E2240E"/>
    <w:rsid w:val="00E22843"/>
    <w:rsid w:val="00E22A9C"/>
    <w:rsid w:val="00E22E92"/>
    <w:rsid w:val="00E268A7"/>
    <w:rsid w:val="00E26F8B"/>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93B"/>
    <w:rsid w:val="00E61B17"/>
    <w:rsid w:val="00E61DD6"/>
    <w:rsid w:val="00E623E8"/>
    <w:rsid w:val="00E65154"/>
    <w:rsid w:val="00E6715F"/>
    <w:rsid w:val="00E71DB6"/>
    <w:rsid w:val="00E720A8"/>
    <w:rsid w:val="00E721FC"/>
    <w:rsid w:val="00E72B35"/>
    <w:rsid w:val="00E75EEE"/>
    <w:rsid w:val="00E76F75"/>
    <w:rsid w:val="00E80BE0"/>
    <w:rsid w:val="00E8419A"/>
    <w:rsid w:val="00E87F5A"/>
    <w:rsid w:val="00E91DD5"/>
    <w:rsid w:val="00E93A29"/>
    <w:rsid w:val="00E93BA0"/>
    <w:rsid w:val="00E94276"/>
    <w:rsid w:val="00E94815"/>
    <w:rsid w:val="00E95069"/>
    <w:rsid w:val="00E95C98"/>
    <w:rsid w:val="00EA12D7"/>
    <w:rsid w:val="00EA1508"/>
    <w:rsid w:val="00EA16FA"/>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D0992"/>
    <w:rsid w:val="00ED0E8A"/>
    <w:rsid w:val="00ED4488"/>
    <w:rsid w:val="00ED51AB"/>
    <w:rsid w:val="00ED67F0"/>
    <w:rsid w:val="00EE0F26"/>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50C4"/>
    <w:rsid w:val="00F25E63"/>
    <w:rsid w:val="00F27766"/>
    <w:rsid w:val="00F32DA3"/>
    <w:rsid w:val="00F34946"/>
    <w:rsid w:val="00F37427"/>
    <w:rsid w:val="00F374C1"/>
    <w:rsid w:val="00F378FD"/>
    <w:rsid w:val="00F4023C"/>
    <w:rsid w:val="00F4028D"/>
    <w:rsid w:val="00F41579"/>
    <w:rsid w:val="00F4272F"/>
    <w:rsid w:val="00F42897"/>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5D9"/>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1921"/>
    <w:rsid w:val="00F94791"/>
    <w:rsid w:val="00F94E33"/>
    <w:rsid w:val="00F95C23"/>
    <w:rsid w:val="00FA0AFC"/>
    <w:rsid w:val="00FA2CDF"/>
    <w:rsid w:val="00FA5027"/>
    <w:rsid w:val="00FA6327"/>
    <w:rsid w:val="00FA6D79"/>
    <w:rsid w:val="00FA7A2F"/>
    <w:rsid w:val="00FB0FD3"/>
    <w:rsid w:val="00FB2160"/>
    <w:rsid w:val="00FB227D"/>
    <w:rsid w:val="00FB273A"/>
    <w:rsid w:val="00FB578F"/>
    <w:rsid w:val="00FB64D6"/>
    <w:rsid w:val="00FB73A0"/>
    <w:rsid w:val="00FB766E"/>
    <w:rsid w:val="00FB7A91"/>
    <w:rsid w:val="00FC07C4"/>
    <w:rsid w:val="00FC097F"/>
    <w:rsid w:val="00FC22BC"/>
    <w:rsid w:val="00FC37E4"/>
    <w:rsid w:val="00FC3C1F"/>
    <w:rsid w:val="00FC3DB0"/>
    <w:rsid w:val="00FC4BA3"/>
    <w:rsid w:val="00FC4F3C"/>
    <w:rsid w:val="00FC55CD"/>
    <w:rsid w:val="00FC5885"/>
    <w:rsid w:val="00FD054B"/>
    <w:rsid w:val="00FD44C0"/>
    <w:rsid w:val="00FD6B3C"/>
    <w:rsid w:val="00FD71A8"/>
    <w:rsid w:val="00FD7CB8"/>
    <w:rsid w:val="00FE1E1B"/>
    <w:rsid w:val="00FE31BE"/>
    <w:rsid w:val="00FE31D0"/>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6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fobasic.freeforums.org" TargetMode="External"/><Relationship Id="rId18" Type="http://schemas.openxmlformats.org/officeDocument/2006/relationships/hyperlink" Target="http://automation.whatismyip.com/n09230945.asp" TargetMode="External"/><Relationship Id="rId26" Type="http://schemas.openxmlformats.org/officeDocument/2006/relationships/hyperlink" Target="ftp://ftp.rename" TargetMode="External"/><Relationship Id="rId39" Type="http://schemas.openxmlformats.org/officeDocument/2006/relationships/hyperlink" Target="http://www.sqlite.org/selfcontained.html" TargetMode="External"/><Relationship Id="rId21" Type="http://schemas.openxmlformats.org/officeDocument/2006/relationships/hyperlink" Target="ftp://ftp.laughton.com" TargetMode="External"/><Relationship Id="rId34" Type="http://schemas.openxmlformats.org/officeDocument/2006/relationships/hyperlink" Target="http://developer.android.com/reference/android/os/PowerManager.html" TargetMode="External"/><Relationship Id="rId42" Type="http://schemas.openxmlformats.org/officeDocument/2006/relationships/hyperlink" Target="http://www.sqlite.org/transactional.html" TargetMode="External"/><Relationship Id="rId47" Type="http://schemas.openxmlformats.org/officeDocument/2006/relationships/hyperlink" Target="http://www.sqlite.org/lang_expr.html" TargetMode="External"/><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16.png"/><Relationship Id="rId68" Type="http://schemas.openxmlformats.org/officeDocument/2006/relationships/hyperlink" Target="http://developer.android.com/sdk/index.html" TargetMode="External"/><Relationship Id="rId76"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image" Target="media/image32.jpeg"/><Relationship Id="rId7" Type="http://schemas.openxmlformats.org/officeDocument/2006/relationships/endnotes" Target="endnotes.xml"/><Relationship Id="rId71" Type="http://schemas.openxmlformats.org/officeDocument/2006/relationships/hyperlink" Target="http://developer.android.com/sdk/installing/installing-adt.html"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FO-BASIC/Basic" TargetMode="External"/><Relationship Id="rId29" Type="http://schemas.openxmlformats.org/officeDocument/2006/relationships/hyperlink" Target="ftp://ftp.mkdir"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dir" TargetMode="External"/><Relationship Id="rId32" Type="http://schemas.openxmlformats.org/officeDocument/2006/relationships/hyperlink" Target="http://developer.android.com/reference/java/util/regex/Pattern.html" TargetMode="External"/><Relationship Id="rId37" Type="http://schemas.openxmlformats.org/officeDocument/2006/relationships/image" Target="media/image3.png"/><Relationship Id="rId40" Type="http://schemas.openxmlformats.org/officeDocument/2006/relationships/hyperlink" Target="http://www.sqlite.org/serverless.html" TargetMode="External"/><Relationship Id="rId45" Type="http://schemas.openxmlformats.org/officeDocument/2006/relationships/hyperlink" Target="http://www.sqlite.org/" TargetMode="External"/><Relationship Id="rId53" Type="http://schemas.openxmlformats.org/officeDocument/2006/relationships/image" Target="media/image10.png"/><Relationship Id="rId58" Type="http://schemas.openxmlformats.org/officeDocument/2006/relationships/hyperlink" Target="http://developer.android.com/reference/android/hardware/SensorEvent.html" TargetMode="External"/><Relationship Id="rId66" Type="http://schemas.openxmlformats.org/officeDocument/2006/relationships/hyperlink" Target="http://rfobasic.freeforums.org/rfo-basic-app-builder-f20.html" TargetMode="External"/><Relationship Id="rId74" Type="http://schemas.openxmlformats.org/officeDocument/2006/relationships/image" Target="media/image19.png"/><Relationship Id="rId79" Type="http://schemas.openxmlformats.org/officeDocument/2006/relationships/image" Target="media/image23.png"/><Relationship Id="rId87" Type="http://schemas.openxmlformats.org/officeDocument/2006/relationships/image" Target="media/image30.jpe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developer.android.com/tools/publishing/app-signing.html" TargetMode="External"/><Relationship Id="rId90" Type="http://schemas.openxmlformats.org/officeDocument/2006/relationships/image" Target="media/image33.jpeg"/><Relationship Id="rId19" Type="http://schemas.openxmlformats.org/officeDocument/2006/relationships/hyperlink" Target="http://automation.whatismyip.com/n09230945.asp" TargetMode="External"/><Relationship Id="rId14" Type="http://schemas.openxmlformats.org/officeDocument/2006/relationships/hyperlink" Target="http://rfobasic.com" TargetMode="External"/><Relationship Id="rId22" Type="http://schemas.openxmlformats.org/officeDocument/2006/relationships/hyperlink" Target="ftp://ftp.put" TargetMode="External"/><Relationship Id="rId27" Type="http://schemas.openxmlformats.org/officeDocument/2006/relationships/hyperlink" Target="ftp://ftp.delete" TargetMode="External"/><Relationship Id="rId30" Type="http://schemas.openxmlformats.org/officeDocument/2006/relationships/hyperlink" Target="http://farwestab.wordpress.com/2011/02/05/some-tips-on-android-and-bluetooth/" TargetMode="External"/><Relationship Id="rId35" Type="http://schemas.openxmlformats.org/officeDocument/2006/relationships/hyperlink" Target="http://developer.android.com/reference/android/os/PowerManager.html" TargetMode="External"/><Relationship Id="rId43" Type="http://schemas.openxmlformats.org/officeDocument/2006/relationships/hyperlink" Target="http://www.sqlite.org/mostdeployed.html" TargetMode="External"/><Relationship Id="rId48" Type="http://schemas.openxmlformats.org/officeDocument/2006/relationships/image" Target="media/image5.jpeg"/><Relationship Id="rId56" Type="http://schemas.openxmlformats.org/officeDocument/2006/relationships/image" Target="media/image13.png"/><Relationship Id="rId64" Type="http://schemas.openxmlformats.org/officeDocument/2006/relationships/image" Target="media/image17.png"/><Relationship Id="rId69" Type="http://schemas.openxmlformats.org/officeDocument/2006/relationships/hyperlink" Target="http://developer.android.com/sdk/installing/index.html" TargetMode="External"/><Relationship Id="rId77"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8.png"/><Relationship Id="rId72" Type="http://schemas.openxmlformats.org/officeDocument/2006/relationships/hyperlink" Target="https://github.com/RFO-BASIC/Basic" TargetMode="External"/><Relationship Id="rId80" Type="http://schemas.openxmlformats.org/officeDocument/2006/relationships/image" Target="media/image24.png"/><Relationship Id="rId85"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image" Target="media/image2.jpeg"/><Relationship Id="rId25" Type="http://schemas.openxmlformats.org/officeDocument/2006/relationships/hyperlink" Target="ftp://ftp.cd" TargetMode="External"/><Relationship Id="rId33" Type="http://schemas.openxmlformats.org/officeDocument/2006/relationships/hyperlink" Target="http://developer.android.com/reference/android/os/PowerManager.html" TargetMode="External"/><Relationship Id="rId38" Type="http://schemas.openxmlformats.org/officeDocument/2006/relationships/image" Target="media/image4.jpeg"/><Relationship Id="rId46" Type="http://schemas.openxmlformats.org/officeDocument/2006/relationships/hyperlink" Target="http://www.w3schools.com/sql/default.asp" TargetMode="External"/><Relationship Id="rId59" Type="http://schemas.openxmlformats.org/officeDocument/2006/relationships/hyperlink" Target="http://developer.android.com/reference/android/hardware/SensorEvent.html" TargetMode="External"/><Relationship Id="rId67" Type="http://schemas.openxmlformats.org/officeDocument/2006/relationships/hyperlink" Target="http://laughton.com/basic/license.html" TargetMode="External"/><Relationship Id="rId20" Type="http://schemas.openxmlformats.org/officeDocument/2006/relationships/hyperlink" Target="ftp://ftp.open" TargetMode="External"/><Relationship Id="rId41" Type="http://schemas.openxmlformats.org/officeDocument/2006/relationships/hyperlink" Target="http://www.sqlite.org/zeroconf.html" TargetMode="External"/><Relationship Id="rId54" Type="http://schemas.openxmlformats.org/officeDocument/2006/relationships/image" Target="media/image11.png"/><Relationship Id="rId62" Type="http://schemas.openxmlformats.org/officeDocument/2006/relationships/image" Target="media/image15.png"/><Relationship Id="rId70" Type="http://schemas.openxmlformats.org/officeDocument/2006/relationships/hyperlink" Target="http://laughton.com/basic/eclipse" TargetMode="External"/><Relationship Id="rId75" Type="http://schemas.openxmlformats.org/officeDocument/2006/relationships/hyperlink" Target="http://laughton.com/basic/versions/index.html" TargetMode="External"/><Relationship Id="rId83" Type="http://schemas.openxmlformats.org/officeDocument/2006/relationships/image" Target="media/image26.png"/><Relationship Id="rId88" Type="http://schemas.openxmlformats.org/officeDocument/2006/relationships/image" Target="media/image31.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aughton.com/basic/" TargetMode="External"/><Relationship Id="rId23" Type="http://schemas.openxmlformats.org/officeDocument/2006/relationships/hyperlink" Target="ftp://ftp.get" TargetMode="External"/><Relationship Id="rId28" Type="http://schemas.openxmlformats.org/officeDocument/2006/relationships/hyperlink" Target="ftp://ftp.rmdir" TargetMode="External"/><Relationship Id="rId36" Type="http://schemas.openxmlformats.org/officeDocument/2006/relationships/hyperlink" Target="http://developer.android.com/reference/android/os/PowerManager.html" TargetMode="External"/><Relationship Id="rId49" Type="http://schemas.openxmlformats.org/officeDocument/2006/relationships/image" Target="media/image6.png"/><Relationship Id="rId57" Type="http://schemas.openxmlformats.org/officeDocument/2006/relationships/hyperlink" Target="http://developer.android.com/reference/android/hardware/SensorEvent.html" TargetMode="External"/><Relationship Id="rId10" Type="http://schemas.openxmlformats.org/officeDocument/2006/relationships/hyperlink" Target="http://rfobasic.freeforums.org/shared-basic-programs-f6.html" TargetMode="External"/><Relationship Id="rId31" Type="http://schemas.openxmlformats.org/officeDocument/2006/relationships/hyperlink" Target="file:///C:\sdcard\" TargetMode="External"/><Relationship Id="rId44" Type="http://schemas.openxmlformats.org/officeDocument/2006/relationships/hyperlink" Target="http://www.sqlite.org/" TargetMode="External"/><Relationship Id="rId52" Type="http://schemas.openxmlformats.org/officeDocument/2006/relationships/image" Target="media/image9.png"/><Relationship Id="rId60" Type="http://schemas.openxmlformats.org/officeDocument/2006/relationships/footer" Target="footer1.xml"/><Relationship Id="rId65" Type="http://schemas.openxmlformats.org/officeDocument/2006/relationships/hyperlink" Target="http://mougino.free.fr/rfo-basic-app-builder.zip" TargetMode="External"/><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29.jpeg"/><Relationship Id="rId9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laughton.com/basic/pro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DA584-FBD5-4EEB-864B-81ECE6A91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51572</TotalTime>
  <Pages>176</Pages>
  <Words>54697</Words>
  <Characters>311779</Characters>
  <Application>Microsoft Office Word</Application>
  <DocSecurity>0</DocSecurity>
  <Lines>2598</Lines>
  <Paragraphs>731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365745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msammartano</cp:lastModifiedBy>
  <cp:revision>224</cp:revision>
  <cp:lastPrinted>2012-09-30T10:27:00Z</cp:lastPrinted>
  <dcterms:created xsi:type="dcterms:W3CDTF">2012-08-24T05:42:00Z</dcterms:created>
  <dcterms:modified xsi:type="dcterms:W3CDTF">2014-03-20T00:30:00Z</dcterms:modified>
</cp:coreProperties>
</file>