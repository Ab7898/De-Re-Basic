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r w:rsidR="00F618F8">
        <w:rPr>
          <w:sz w:val="36"/>
          <w:szCs w:val="36"/>
        </w:rPr>
        <w:t>8</w:t>
      </w:r>
      <w:ins w:id="0" w:author="Sammartano, Marc (BIC USA)" w:date="2015-12-02T15:13:00Z">
        <w:r w:rsidR="00421C4F">
          <w:rPr>
            <w:sz w:val="36"/>
            <w:szCs w:val="36"/>
          </w:rPr>
          <w:t>.03</w:t>
        </w:r>
      </w:ins>
    </w:p>
    <w:p w:rsidR="00C21152" w:rsidRDefault="001D5142" w:rsidP="00935006">
      <w:pPr>
        <w:pStyle w:val="Subtitle"/>
        <w:jc w:val="center"/>
        <w:rPr>
          <w:rStyle w:val="SubtleEmphasis"/>
        </w:rPr>
      </w:pPr>
      <w:del w:id="1" w:author="Sammartano, Marc (BIC USA)" w:date="2015-08-16T17:37:00Z">
        <w:r w:rsidDel="00514F21">
          <w:rPr>
            <w:rStyle w:val="SubtleEmphasis"/>
          </w:rPr>
          <w:delText>A</w:delText>
        </w:r>
        <w:r w:rsidR="00F618F8" w:rsidDel="00514F21">
          <w:rPr>
            <w:rStyle w:val="SubtleEmphasis"/>
          </w:rPr>
          <w:delText>u</w:delText>
        </w:r>
        <w:r w:rsidDel="00514F21">
          <w:rPr>
            <w:rStyle w:val="SubtleEmphasis"/>
          </w:rPr>
          <w:delText>gust</w:delText>
        </w:r>
      </w:del>
      <w:ins w:id="2" w:author="Sammartano, Marc (BIC USA)" w:date="2015-08-16T17:37:00Z">
        <w:r w:rsidR="0023102F">
          <w:rPr>
            <w:rStyle w:val="SubtleEmphasis"/>
          </w:rPr>
          <w:t>Decem</w:t>
        </w:r>
        <w:r w:rsidR="00514F21">
          <w:rPr>
            <w:rStyle w:val="SubtleEmphasis"/>
          </w:rPr>
          <w:t>ber</w:t>
        </w:r>
      </w:ins>
      <w:r w:rsidR="005F6753">
        <w:rPr>
          <w:rStyle w:val="SubtleEmphasis"/>
        </w:rPr>
        <w:t xml:space="preserve"> </w:t>
      </w:r>
      <w:ins w:id="3" w:author="Sammartano, Marc (BIC USA)" w:date="2015-12-02T15:13:00Z">
        <w:r w:rsidR="00B46402">
          <w:rPr>
            <w:rStyle w:val="SubtleEmphasis"/>
          </w:rPr>
          <w:t>4</w:t>
        </w:r>
      </w:ins>
      <w:del w:id="4" w:author="Sammartano, Marc (BIC USA)" w:date="2015-08-16T17:37:00Z">
        <w:r w:rsidR="00633430" w:rsidDel="00514F21">
          <w:rPr>
            <w:rStyle w:val="SubtleEmphasis"/>
          </w:rPr>
          <w:delText>16</w:delText>
        </w:r>
      </w:del>
      <w:r w:rsidR="00FB0FD3">
        <w:rPr>
          <w:rStyle w:val="SubtleEmphasis"/>
        </w:rPr>
        <w:t>,</w:t>
      </w:r>
      <w:r w:rsidR="00A612E9">
        <w:rPr>
          <w:rStyle w:val="SubtleEmphasis"/>
        </w:rPr>
        <w:t xml:space="preserve"> 201</w:t>
      </w:r>
      <w:r w:rsidR="004D67FF">
        <w:rPr>
          <w:rStyle w:val="SubtleEmphasis"/>
        </w:rPr>
        <w:t>5</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7216"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AD0C75" w:rsidRDefault="00520661">
          <w:pPr>
            <w:pStyle w:val="TOC1"/>
            <w:tabs>
              <w:tab w:val="right" w:leader="dot" w:pos="9350"/>
            </w:tabs>
            <w:rPr>
              <w:ins w:id="5" w:author="Sammartano, Marc (BIC USA)" w:date="2015-12-02T15:17:00Z"/>
              <w:rFonts w:eastAsiaTheme="minorEastAsia"/>
              <w:noProof/>
            </w:rPr>
          </w:pPr>
          <w:r>
            <w:fldChar w:fldCharType="begin"/>
          </w:r>
          <w:r w:rsidR="00CD5746">
            <w:instrText xml:space="preserve"> TOC \o "1-3" \h \z \u </w:instrText>
          </w:r>
          <w:r>
            <w:fldChar w:fldCharType="separate"/>
          </w:r>
          <w:ins w:id="6" w:author="Sammartano, Marc (BIC USA)" w:date="2015-12-02T15:17:00Z">
            <w:r w:rsidR="00AD0C75" w:rsidRPr="00E7654A">
              <w:rPr>
                <w:rStyle w:val="Hyperlink"/>
                <w:noProof/>
              </w:rPr>
              <w:fldChar w:fldCharType="begin"/>
            </w:r>
            <w:r w:rsidR="00AD0C75" w:rsidRPr="00E7654A">
              <w:rPr>
                <w:rStyle w:val="Hyperlink"/>
                <w:noProof/>
              </w:rPr>
              <w:instrText xml:space="preserve"> </w:instrText>
            </w:r>
            <w:r w:rsidR="00AD0C75">
              <w:rPr>
                <w:noProof/>
              </w:rPr>
              <w:instrText>HYPERLINK \l "_Toc436832771"</w:instrText>
            </w:r>
            <w:r w:rsidR="00AD0C75" w:rsidRPr="00E7654A">
              <w:rPr>
                <w:rStyle w:val="Hyperlink"/>
                <w:noProof/>
              </w:rPr>
              <w:instrText xml:space="preserve"> </w:instrText>
            </w:r>
            <w:r w:rsidR="00AD0C75" w:rsidRPr="00E7654A">
              <w:rPr>
                <w:rStyle w:val="Hyperlink"/>
                <w:noProof/>
              </w:rPr>
              <w:fldChar w:fldCharType="separate"/>
            </w:r>
            <w:r w:rsidR="00AD0C75" w:rsidRPr="00E7654A">
              <w:rPr>
                <w:rStyle w:val="Hyperlink"/>
                <w:noProof/>
              </w:rPr>
              <w:t>Changes in this Version</w:t>
            </w:r>
            <w:r w:rsidR="00AD0C75">
              <w:rPr>
                <w:noProof/>
                <w:webHidden/>
              </w:rPr>
              <w:tab/>
            </w:r>
            <w:r w:rsidR="00AD0C75">
              <w:rPr>
                <w:noProof/>
                <w:webHidden/>
              </w:rPr>
              <w:fldChar w:fldCharType="begin"/>
            </w:r>
            <w:r w:rsidR="00AD0C75">
              <w:rPr>
                <w:noProof/>
                <w:webHidden/>
              </w:rPr>
              <w:instrText xml:space="preserve"> PAGEREF _Toc436832771 \h </w:instrText>
            </w:r>
          </w:ins>
          <w:r w:rsidR="00AD0C75">
            <w:rPr>
              <w:noProof/>
              <w:webHidden/>
            </w:rPr>
          </w:r>
          <w:r w:rsidR="00AD0C75">
            <w:rPr>
              <w:noProof/>
              <w:webHidden/>
            </w:rPr>
            <w:fldChar w:fldCharType="separate"/>
          </w:r>
          <w:ins w:id="7" w:author="Sammartano, Marc (BIC USA)" w:date="2015-12-04T16:17:00Z">
            <w:r w:rsidR="007C48A1">
              <w:rPr>
                <w:noProof/>
                <w:webHidden/>
              </w:rPr>
              <w:t>23</w:t>
            </w:r>
          </w:ins>
          <w:ins w:id="8" w:author="Sammartano, Marc (BIC USA)" w:date="2015-12-02T15:17:00Z">
            <w:r w:rsidR="00AD0C75">
              <w:rPr>
                <w:noProof/>
                <w:webHidden/>
              </w:rPr>
              <w:fldChar w:fldCharType="end"/>
            </w:r>
            <w:r w:rsidR="00AD0C75" w:rsidRPr="00E7654A">
              <w:rPr>
                <w:rStyle w:val="Hyperlink"/>
                <w:noProof/>
              </w:rPr>
              <w:fldChar w:fldCharType="end"/>
            </w:r>
          </w:ins>
        </w:p>
        <w:p w:rsidR="00AD0C75" w:rsidRDefault="00AD0C75">
          <w:pPr>
            <w:pStyle w:val="TOC1"/>
            <w:tabs>
              <w:tab w:val="right" w:leader="dot" w:pos="9350"/>
            </w:tabs>
            <w:rPr>
              <w:ins w:id="9" w:author="Sammartano, Marc (BIC USA)" w:date="2015-12-02T15:17:00Z"/>
              <w:rFonts w:eastAsiaTheme="minorEastAsia"/>
              <w:noProof/>
            </w:rPr>
          </w:pPr>
          <w:ins w:id="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"_Toc436832772"</w:instrText>
            </w:r>
            <w:r w:rsidRPr="00E7654A">
              <w:rPr>
                <w:rStyle w:val="Hyperlink"/>
                <w:noProof/>
              </w:rPr>
              <w:instrText xml:space="preserve"> </w:instrText>
            </w:r>
            <w:r w:rsidRPr="00E7654A">
              <w:rPr>
                <w:rStyle w:val="Hyperlink"/>
                <w:noProof/>
              </w:rPr>
              <w:fldChar w:fldCharType="separate"/>
            </w:r>
            <w:r w:rsidRPr="00E7654A">
              <w:rPr>
                <w:rStyle w:val="Hyperlink"/>
                <w:noProof/>
              </w:rPr>
              <w:t>About the Title, De Re BASIC!</w:t>
            </w:r>
            <w:r>
              <w:rPr>
                <w:noProof/>
                <w:webHidden/>
              </w:rPr>
              <w:tab/>
            </w:r>
            <w:r>
              <w:rPr>
                <w:noProof/>
                <w:webHidden/>
              </w:rPr>
              <w:fldChar w:fldCharType="begin"/>
            </w:r>
            <w:r>
              <w:rPr>
                <w:noProof/>
                <w:webHidden/>
              </w:rPr>
              <w:instrText xml:space="preserve"> PAGEREF _Toc436832772 \h </w:instrText>
            </w:r>
          </w:ins>
          <w:r>
            <w:rPr>
              <w:noProof/>
              <w:webHidden/>
            </w:rPr>
          </w:r>
          <w:r>
            <w:rPr>
              <w:noProof/>
              <w:webHidden/>
            </w:rPr>
            <w:fldChar w:fldCharType="separate"/>
          </w:r>
          <w:ins w:id="11" w:author="Sammartano, Marc (BIC USA)" w:date="2015-12-04T16:17:00Z">
            <w:r w:rsidR="007C48A1">
              <w:rPr>
                <w:noProof/>
                <w:webHidden/>
              </w:rPr>
              <w:t>24</w:t>
            </w:r>
          </w:ins>
          <w:ins w:id="12"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3" w:author="Sammartano, Marc (BIC USA)" w:date="2015-12-02T15:17:00Z"/>
              <w:rFonts w:eastAsiaTheme="minorEastAsia"/>
              <w:noProof/>
            </w:rPr>
          </w:pPr>
          <w:ins w:id="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"_Toc436832773"</w:instrText>
            </w:r>
            <w:r w:rsidRPr="00E7654A">
              <w:rPr>
                <w:rStyle w:val="Hyperlink"/>
                <w:noProof/>
              </w:rPr>
              <w:instrText xml:space="preserve"> </w:instrText>
            </w:r>
            <w:r w:rsidRPr="00E7654A">
              <w:rPr>
                <w:rStyle w:val="Hyperlink"/>
                <w:noProof/>
              </w:rPr>
              <w:fldChar w:fldCharType="separate"/>
            </w:r>
            <w:r w:rsidRPr="00E7654A">
              <w:rPr>
                <w:rStyle w:val="Hyperlink"/>
                <w:noProof/>
              </w:rPr>
              <w:t>About the Cover Art</w:t>
            </w:r>
            <w:r>
              <w:rPr>
                <w:noProof/>
                <w:webHidden/>
              </w:rPr>
              <w:tab/>
            </w:r>
            <w:r>
              <w:rPr>
                <w:noProof/>
                <w:webHidden/>
              </w:rPr>
              <w:fldChar w:fldCharType="begin"/>
            </w:r>
            <w:r>
              <w:rPr>
                <w:noProof/>
                <w:webHidden/>
              </w:rPr>
              <w:instrText xml:space="preserve"> PAGEREF _Toc436832773 \h </w:instrText>
            </w:r>
          </w:ins>
          <w:r>
            <w:rPr>
              <w:noProof/>
              <w:webHidden/>
            </w:rPr>
          </w:r>
          <w:r>
            <w:rPr>
              <w:noProof/>
              <w:webHidden/>
            </w:rPr>
            <w:fldChar w:fldCharType="separate"/>
          </w:r>
          <w:ins w:id="15" w:author="Sammartano, Marc (BIC USA)" w:date="2015-12-04T16:17:00Z">
            <w:r w:rsidR="007C48A1">
              <w:rPr>
                <w:noProof/>
                <w:webHidden/>
              </w:rPr>
              <w:t>24</w:t>
            </w:r>
          </w:ins>
          <w:ins w:id="16"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7" w:author="Sammartano, Marc (BIC USA)" w:date="2015-12-02T15:17:00Z"/>
              <w:rFonts w:eastAsiaTheme="minorEastAsia"/>
              <w:noProof/>
            </w:rPr>
          </w:pPr>
          <w:ins w:id="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"_Toc436832774"</w:instrText>
            </w:r>
            <w:r w:rsidRPr="00E7654A">
              <w:rPr>
                <w:rStyle w:val="Hyperlink"/>
                <w:noProof/>
              </w:rPr>
              <w:instrText xml:space="preserve"> </w:instrText>
            </w:r>
            <w:r w:rsidRPr="00E7654A">
              <w:rPr>
                <w:rStyle w:val="Hyperlink"/>
                <w:noProof/>
              </w:rPr>
              <w:fldChar w:fldCharType="separate"/>
            </w:r>
            <w:r w:rsidRPr="00E7654A">
              <w:rPr>
                <w:rStyle w:val="Hyperlink"/>
                <w:noProof/>
              </w:rPr>
              <w:t>Technical Editor</w:t>
            </w:r>
            <w:r>
              <w:rPr>
                <w:noProof/>
                <w:webHidden/>
              </w:rPr>
              <w:tab/>
            </w:r>
            <w:r>
              <w:rPr>
                <w:noProof/>
                <w:webHidden/>
              </w:rPr>
              <w:fldChar w:fldCharType="begin"/>
            </w:r>
            <w:r>
              <w:rPr>
                <w:noProof/>
                <w:webHidden/>
              </w:rPr>
              <w:instrText xml:space="preserve"> PAGEREF _Toc436832774 \h </w:instrText>
            </w:r>
          </w:ins>
          <w:r>
            <w:rPr>
              <w:noProof/>
              <w:webHidden/>
            </w:rPr>
          </w:r>
          <w:r>
            <w:rPr>
              <w:noProof/>
              <w:webHidden/>
            </w:rPr>
            <w:fldChar w:fldCharType="separate"/>
          </w:r>
          <w:ins w:id="19" w:author="Sammartano, Marc (BIC USA)" w:date="2015-12-04T16:17:00Z">
            <w:r w:rsidR="007C48A1">
              <w:rPr>
                <w:noProof/>
                <w:webHidden/>
              </w:rPr>
              <w:t>24</w:t>
            </w:r>
          </w:ins>
          <w:ins w:id="20"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1" w:author="Sammartano, Marc (BIC USA)" w:date="2015-12-02T15:17:00Z"/>
              <w:rFonts w:eastAsiaTheme="minorEastAsia"/>
              <w:noProof/>
            </w:rPr>
          </w:pPr>
          <w:ins w:id="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"_Toc436832775"</w:instrText>
            </w:r>
            <w:r w:rsidRPr="00E7654A">
              <w:rPr>
                <w:rStyle w:val="Hyperlink"/>
                <w:noProof/>
              </w:rPr>
              <w:instrText xml:space="preserve"> </w:instrText>
            </w:r>
            <w:r w:rsidRPr="00E7654A">
              <w:rPr>
                <w:rStyle w:val="Hyperlink"/>
                <w:noProof/>
              </w:rPr>
              <w:fldChar w:fldCharType="separate"/>
            </w:r>
            <w:r w:rsidRPr="00E7654A">
              <w:rPr>
                <w:rStyle w:val="Hyperlink"/>
                <w:noProof/>
              </w:rPr>
              <w:t>Getting BASIC!</w:t>
            </w:r>
            <w:r>
              <w:rPr>
                <w:noProof/>
                <w:webHidden/>
              </w:rPr>
              <w:tab/>
            </w:r>
            <w:r>
              <w:rPr>
                <w:noProof/>
                <w:webHidden/>
              </w:rPr>
              <w:fldChar w:fldCharType="begin"/>
            </w:r>
            <w:r>
              <w:rPr>
                <w:noProof/>
                <w:webHidden/>
              </w:rPr>
              <w:instrText xml:space="preserve"> PAGEREF _Toc436832775 \h </w:instrText>
            </w:r>
          </w:ins>
          <w:r>
            <w:rPr>
              <w:noProof/>
              <w:webHidden/>
            </w:rPr>
          </w:r>
          <w:r>
            <w:rPr>
              <w:noProof/>
              <w:webHidden/>
            </w:rPr>
            <w:fldChar w:fldCharType="separate"/>
          </w:r>
          <w:ins w:id="23" w:author="Sammartano, Marc (BIC USA)" w:date="2015-12-04T16:17:00Z">
            <w:r w:rsidR="007C48A1">
              <w:rPr>
                <w:noProof/>
                <w:webHidden/>
              </w:rPr>
              <w:t>24</w:t>
            </w:r>
          </w:ins>
          <w:ins w:id="24"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5" w:author="Sammartano, Marc (BIC USA)" w:date="2015-12-02T15:17:00Z"/>
              <w:rFonts w:eastAsiaTheme="minorEastAsia"/>
              <w:noProof/>
            </w:rPr>
          </w:pPr>
          <w:ins w:id="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"_Toc436832776"</w:instrText>
            </w:r>
            <w:r w:rsidRPr="00E7654A">
              <w:rPr>
                <w:rStyle w:val="Hyperlink"/>
                <w:noProof/>
              </w:rPr>
              <w:instrText xml:space="preserve"> </w:instrText>
            </w:r>
            <w:r w:rsidRPr="00E7654A">
              <w:rPr>
                <w:rStyle w:val="Hyperlink"/>
                <w:noProof/>
              </w:rPr>
              <w:fldChar w:fldCharType="separate"/>
            </w:r>
            <w:r w:rsidRPr="00E7654A">
              <w:rPr>
                <w:rStyle w:val="Hyperlink"/>
                <w:noProof/>
              </w:rPr>
              <w:t>BASIC! Forum</w:t>
            </w:r>
            <w:r>
              <w:rPr>
                <w:noProof/>
                <w:webHidden/>
              </w:rPr>
              <w:tab/>
            </w:r>
            <w:r>
              <w:rPr>
                <w:noProof/>
                <w:webHidden/>
              </w:rPr>
              <w:fldChar w:fldCharType="begin"/>
            </w:r>
            <w:r>
              <w:rPr>
                <w:noProof/>
                <w:webHidden/>
              </w:rPr>
              <w:instrText xml:space="preserve"> PAGEREF _Toc436832776 \h </w:instrText>
            </w:r>
          </w:ins>
          <w:r>
            <w:rPr>
              <w:noProof/>
              <w:webHidden/>
            </w:rPr>
          </w:r>
          <w:r>
            <w:rPr>
              <w:noProof/>
              <w:webHidden/>
            </w:rPr>
            <w:fldChar w:fldCharType="separate"/>
          </w:r>
          <w:ins w:id="27" w:author="Sammartano, Marc (BIC USA)" w:date="2015-12-04T16:17:00Z">
            <w:r w:rsidR="007C48A1">
              <w:rPr>
                <w:noProof/>
                <w:webHidden/>
              </w:rPr>
              <w:t>24</w:t>
            </w:r>
          </w:ins>
          <w:ins w:id="28"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9" w:author="Sammartano, Marc (BIC USA)" w:date="2015-12-02T15:17:00Z"/>
              <w:rFonts w:eastAsiaTheme="minorEastAsia"/>
              <w:noProof/>
            </w:rPr>
          </w:pPr>
          <w:ins w:id="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"_Toc436832777"</w:instrText>
            </w:r>
            <w:r w:rsidRPr="00E7654A">
              <w:rPr>
                <w:rStyle w:val="Hyperlink"/>
                <w:noProof/>
              </w:rPr>
              <w:instrText xml:space="preserve"> </w:instrText>
            </w:r>
            <w:r w:rsidRPr="00E7654A">
              <w:rPr>
                <w:rStyle w:val="Hyperlink"/>
                <w:noProof/>
              </w:rPr>
              <w:fldChar w:fldCharType="separate"/>
            </w:r>
            <w:r w:rsidRPr="00E7654A">
              <w:rPr>
                <w:rStyle w:val="Hyperlink"/>
                <w:noProof/>
              </w:rPr>
              <w:t>BASIC! Tutorial</w:t>
            </w:r>
            <w:r>
              <w:rPr>
                <w:noProof/>
                <w:webHidden/>
              </w:rPr>
              <w:tab/>
            </w:r>
            <w:r>
              <w:rPr>
                <w:noProof/>
                <w:webHidden/>
              </w:rPr>
              <w:fldChar w:fldCharType="begin"/>
            </w:r>
            <w:r>
              <w:rPr>
                <w:noProof/>
                <w:webHidden/>
              </w:rPr>
              <w:instrText xml:space="preserve"> PAGEREF _Toc436832777 \h </w:instrText>
            </w:r>
          </w:ins>
          <w:r>
            <w:rPr>
              <w:noProof/>
              <w:webHidden/>
            </w:rPr>
          </w:r>
          <w:r>
            <w:rPr>
              <w:noProof/>
              <w:webHidden/>
            </w:rPr>
            <w:fldChar w:fldCharType="separate"/>
          </w:r>
          <w:ins w:id="31" w:author="Sammartano, Marc (BIC USA)" w:date="2015-12-04T16:17:00Z">
            <w:r w:rsidR="007C48A1">
              <w:rPr>
                <w:noProof/>
                <w:webHidden/>
              </w:rPr>
              <w:t>24</w:t>
            </w:r>
          </w:ins>
          <w:ins w:id="32"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33" w:author="Sammartano, Marc (BIC USA)" w:date="2015-12-02T15:17:00Z"/>
              <w:rFonts w:eastAsiaTheme="minorEastAsia"/>
              <w:noProof/>
            </w:rPr>
          </w:pPr>
          <w:ins w:id="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"_Toc436832778"</w:instrText>
            </w:r>
            <w:r w:rsidRPr="00E7654A">
              <w:rPr>
                <w:rStyle w:val="Hyperlink"/>
                <w:noProof/>
              </w:rPr>
              <w:instrText xml:space="preserve"> </w:instrText>
            </w:r>
            <w:r w:rsidRPr="00E7654A">
              <w:rPr>
                <w:rStyle w:val="Hyperlink"/>
                <w:noProof/>
              </w:rPr>
              <w:fldChar w:fldCharType="separate"/>
            </w:r>
            <w:r w:rsidRPr="00E7654A">
              <w:rPr>
                <w:rStyle w:val="Hyperlink"/>
                <w:noProof/>
              </w:rPr>
              <w:t>BASIC! Operation</w:t>
            </w:r>
            <w:r>
              <w:rPr>
                <w:noProof/>
                <w:webHidden/>
              </w:rPr>
              <w:tab/>
            </w:r>
            <w:r>
              <w:rPr>
                <w:noProof/>
                <w:webHidden/>
              </w:rPr>
              <w:fldChar w:fldCharType="begin"/>
            </w:r>
            <w:r>
              <w:rPr>
                <w:noProof/>
                <w:webHidden/>
              </w:rPr>
              <w:instrText xml:space="preserve"> PAGEREF _Toc436832778 \h </w:instrText>
            </w:r>
          </w:ins>
          <w:r>
            <w:rPr>
              <w:noProof/>
              <w:webHidden/>
            </w:rPr>
          </w:r>
          <w:r>
            <w:rPr>
              <w:noProof/>
              <w:webHidden/>
            </w:rPr>
            <w:fldChar w:fldCharType="separate"/>
          </w:r>
          <w:ins w:id="35" w:author="Sammartano, Marc (BIC USA)" w:date="2015-12-04T16:17:00Z">
            <w:r w:rsidR="007C48A1">
              <w:rPr>
                <w:noProof/>
                <w:webHidden/>
              </w:rPr>
              <w:t>25</w:t>
            </w:r>
          </w:ins>
          <w:ins w:id="3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7" w:author="Sammartano, Marc (BIC USA)" w:date="2015-12-02T15:17:00Z"/>
              <w:rFonts w:eastAsiaTheme="minorEastAsia"/>
              <w:noProof/>
            </w:rPr>
          </w:pPr>
          <w:ins w:id="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"_Toc436832779"</w:instrText>
            </w:r>
            <w:r w:rsidRPr="00E7654A">
              <w:rPr>
                <w:rStyle w:val="Hyperlink"/>
                <w:noProof/>
              </w:rPr>
              <w:instrText xml:space="preserve"> </w:instrText>
            </w:r>
            <w:r w:rsidRPr="00E7654A">
              <w:rPr>
                <w:rStyle w:val="Hyperlink"/>
                <w:noProof/>
              </w:rPr>
              <w:fldChar w:fldCharType="separate"/>
            </w:r>
            <w:r w:rsidRPr="00E7654A">
              <w:rPr>
                <w:rStyle w:val="Hyperlink"/>
                <w:noProof/>
              </w:rPr>
              <w:t>Permissions</w:t>
            </w:r>
            <w:r>
              <w:rPr>
                <w:noProof/>
                <w:webHidden/>
              </w:rPr>
              <w:tab/>
            </w:r>
            <w:r>
              <w:rPr>
                <w:noProof/>
                <w:webHidden/>
              </w:rPr>
              <w:fldChar w:fldCharType="begin"/>
            </w:r>
            <w:r>
              <w:rPr>
                <w:noProof/>
                <w:webHidden/>
              </w:rPr>
              <w:instrText xml:space="preserve"> PAGEREF _Toc436832779 \h </w:instrText>
            </w:r>
          </w:ins>
          <w:r>
            <w:rPr>
              <w:noProof/>
              <w:webHidden/>
            </w:rPr>
          </w:r>
          <w:r>
            <w:rPr>
              <w:noProof/>
              <w:webHidden/>
            </w:rPr>
            <w:fldChar w:fldCharType="separate"/>
          </w:r>
          <w:ins w:id="39" w:author="Sammartano, Marc (BIC USA)" w:date="2015-12-04T16:17:00Z">
            <w:r w:rsidR="007C48A1">
              <w:rPr>
                <w:noProof/>
                <w:webHidden/>
              </w:rPr>
              <w:t>25</w:t>
            </w:r>
          </w:ins>
          <w:ins w:id="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1" w:author="Sammartano, Marc (BIC USA)" w:date="2015-12-02T15:17:00Z"/>
              <w:rFonts w:eastAsiaTheme="minorEastAsia"/>
              <w:noProof/>
            </w:rPr>
          </w:pPr>
          <w:ins w:id="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"_Toc436832780"</w:instrText>
            </w:r>
            <w:r w:rsidRPr="00E7654A">
              <w:rPr>
                <w:rStyle w:val="Hyperlink"/>
                <w:noProof/>
              </w:rPr>
              <w:instrText xml:space="preserve"> </w:instrText>
            </w:r>
            <w:r w:rsidRPr="00E7654A">
              <w:rPr>
                <w:rStyle w:val="Hyperlink"/>
                <w:noProof/>
              </w:rPr>
              <w:fldChar w:fldCharType="separate"/>
            </w:r>
            <w:r w:rsidRPr="00E7654A">
              <w:rPr>
                <w:rStyle w:val="Hyperlink"/>
                <w:noProof/>
              </w:rPr>
              <w:t>Editor</w:t>
            </w:r>
            <w:r>
              <w:rPr>
                <w:noProof/>
                <w:webHidden/>
              </w:rPr>
              <w:tab/>
            </w:r>
            <w:r>
              <w:rPr>
                <w:noProof/>
                <w:webHidden/>
              </w:rPr>
              <w:fldChar w:fldCharType="begin"/>
            </w:r>
            <w:r>
              <w:rPr>
                <w:noProof/>
                <w:webHidden/>
              </w:rPr>
              <w:instrText xml:space="preserve"> PAGEREF _Toc436832780 \h </w:instrText>
            </w:r>
          </w:ins>
          <w:r>
            <w:rPr>
              <w:noProof/>
              <w:webHidden/>
            </w:rPr>
          </w:r>
          <w:r>
            <w:rPr>
              <w:noProof/>
              <w:webHidden/>
            </w:rPr>
            <w:fldChar w:fldCharType="separate"/>
          </w:r>
          <w:ins w:id="43" w:author="Sammartano, Marc (BIC USA)" w:date="2015-12-04T16:17:00Z">
            <w:r w:rsidR="007C48A1">
              <w:rPr>
                <w:noProof/>
                <w:webHidden/>
              </w:rPr>
              <w:t>25</w:t>
            </w:r>
          </w:ins>
          <w:ins w:id="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45" w:author="Sammartano, Marc (BIC USA)" w:date="2015-12-02T15:17:00Z"/>
              <w:rFonts w:eastAsiaTheme="minorEastAsia"/>
              <w:noProof/>
            </w:rPr>
          </w:pPr>
          <w:ins w:id="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"_Toc436832781"</w:instrText>
            </w:r>
            <w:r w:rsidRPr="00E7654A">
              <w:rPr>
                <w:rStyle w:val="Hyperlink"/>
                <w:noProof/>
              </w:rPr>
              <w:instrText xml:space="preserve"> </w:instrText>
            </w:r>
            <w:r w:rsidRPr="00E7654A">
              <w:rPr>
                <w:rStyle w:val="Hyperlink"/>
                <w:noProof/>
              </w:rPr>
              <w:fldChar w:fldCharType="separate"/>
            </w:r>
            <w:r w:rsidRPr="00E7654A">
              <w:rPr>
                <w:rStyle w:val="Hyperlink"/>
                <w:noProof/>
              </w:rPr>
              <w:t>Editing the Program</w:t>
            </w:r>
            <w:r>
              <w:rPr>
                <w:noProof/>
                <w:webHidden/>
              </w:rPr>
              <w:tab/>
            </w:r>
            <w:r>
              <w:rPr>
                <w:noProof/>
                <w:webHidden/>
              </w:rPr>
              <w:fldChar w:fldCharType="begin"/>
            </w:r>
            <w:r>
              <w:rPr>
                <w:noProof/>
                <w:webHidden/>
              </w:rPr>
              <w:instrText xml:space="preserve"> PAGEREF _Toc436832781 \h </w:instrText>
            </w:r>
          </w:ins>
          <w:r>
            <w:rPr>
              <w:noProof/>
              <w:webHidden/>
            </w:rPr>
          </w:r>
          <w:r>
            <w:rPr>
              <w:noProof/>
              <w:webHidden/>
            </w:rPr>
            <w:fldChar w:fldCharType="separate"/>
          </w:r>
          <w:ins w:id="47" w:author="Sammartano, Marc (BIC USA)" w:date="2015-12-04T16:17:00Z">
            <w:r w:rsidR="007C48A1">
              <w:rPr>
                <w:noProof/>
                <w:webHidden/>
              </w:rPr>
              <w:t>25</w:t>
            </w:r>
          </w:ins>
          <w:ins w:id="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49" w:author="Sammartano, Marc (BIC USA)" w:date="2015-12-02T15:17:00Z"/>
              <w:rFonts w:eastAsiaTheme="minorEastAsia"/>
              <w:noProof/>
            </w:rPr>
          </w:pPr>
          <w:ins w:id="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"_Toc436832782"</w:instrText>
            </w:r>
            <w:r w:rsidRPr="00E7654A">
              <w:rPr>
                <w:rStyle w:val="Hyperlink"/>
                <w:noProof/>
              </w:rPr>
              <w:instrText xml:space="preserve"> </w:instrText>
            </w:r>
            <w:r w:rsidRPr="00E7654A">
              <w:rPr>
                <w:rStyle w:val="Hyperlink"/>
                <w:noProof/>
              </w:rPr>
              <w:fldChar w:fldCharType="separate"/>
            </w:r>
            <w:r w:rsidRPr="00E7654A">
              <w:rPr>
                <w:rStyle w:val="Hyperlink"/>
                <w:noProof/>
              </w:rPr>
              <w:t>Multiple Commands on a Line</w:t>
            </w:r>
            <w:r>
              <w:rPr>
                <w:noProof/>
                <w:webHidden/>
              </w:rPr>
              <w:tab/>
            </w:r>
            <w:r>
              <w:rPr>
                <w:noProof/>
                <w:webHidden/>
              </w:rPr>
              <w:fldChar w:fldCharType="begin"/>
            </w:r>
            <w:r>
              <w:rPr>
                <w:noProof/>
                <w:webHidden/>
              </w:rPr>
              <w:instrText xml:space="preserve"> PAGEREF _Toc436832782 \h </w:instrText>
            </w:r>
          </w:ins>
          <w:r>
            <w:rPr>
              <w:noProof/>
              <w:webHidden/>
            </w:rPr>
          </w:r>
          <w:r>
            <w:rPr>
              <w:noProof/>
              <w:webHidden/>
            </w:rPr>
            <w:fldChar w:fldCharType="separate"/>
          </w:r>
          <w:ins w:id="51" w:author="Sammartano, Marc (BIC USA)" w:date="2015-12-04T16:17:00Z">
            <w:r w:rsidR="007C48A1">
              <w:rPr>
                <w:noProof/>
                <w:webHidden/>
              </w:rPr>
              <w:t>26</w:t>
            </w:r>
          </w:ins>
          <w:ins w:id="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53" w:author="Sammartano, Marc (BIC USA)" w:date="2015-12-02T15:17:00Z"/>
              <w:rFonts w:eastAsiaTheme="minorEastAsia"/>
              <w:noProof/>
            </w:rPr>
          </w:pPr>
          <w:ins w:id="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"_Toc436832783"</w:instrText>
            </w:r>
            <w:r w:rsidRPr="00E7654A">
              <w:rPr>
                <w:rStyle w:val="Hyperlink"/>
                <w:noProof/>
              </w:rPr>
              <w:instrText xml:space="preserve"> </w:instrText>
            </w:r>
            <w:r w:rsidRPr="00E7654A">
              <w:rPr>
                <w:rStyle w:val="Hyperlink"/>
                <w:noProof/>
              </w:rPr>
              <w:fldChar w:fldCharType="separate"/>
            </w:r>
            <w:r w:rsidRPr="00E7654A">
              <w:rPr>
                <w:rStyle w:val="Hyperlink"/>
                <w:noProof/>
              </w:rPr>
              <w:t>Line Continuation</w:t>
            </w:r>
            <w:r>
              <w:rPr>
                <w:noProof/>
                <w:webHidden/>
              </w:rPr>
              <w:tab/>
            </w:r>
            <w:r>
              <w:rPr>
                <w:noProof/>
                <w:webHidden/>
              </w:rPr>
              <w:fldChar w:fldCharType="begin"/>
            </w:r>
            <w:r>
              <w:rPr>
                <w:noProof/>
                <w:webHidden/>
              </w:rPr>
              <w:instrText xml:space="preserve"> PAGEREF _Toc436832783 \h </w:instrText>
            </w:r>
          </w:ins>
          <w:r>
            <w:rPr>
              <w:noProof/>
              <w:webHidden/>
            </w:rPr>
          </w:r>
          <w:r>
            <w:rPr>
              <w:noProof/>
              <w:webHidden/>
            </w:rPr>
            <w:fldChar w:fldCharType="separate"/>
          </w:r>
          <w:ins w:id="55" w:author="Sammartano, Marc (BIC USA)" w:date="2015-12-04T16:17:00Z">
            <w:r w:rsidR="007C48A1">
              <w:rPr>
                <w:noProof/>
                <w:webHidden/>
              </w:rPr>
              <w:t>26</w:t>
            </w:r>
          </w:ins>
          <w:ins w:id="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57" w:author="Sammartano, Marc (BIC USA)" w:date="2015-12-02T15:17:00Z"/>
              <w:rFonts w:eastAsiaTheme="minorEastAsia"/>
              <w:noProof/>
            </w:rPr>
          </w:pPr>
          <w:ins w:id="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"_Toc436832784"</w:instrText>
            </w:r>
            <w:r w:rsidRPr="00E7654A">
              <w:rPr>
                <w:rStyle w:val="Hyperlink"/>
                <w:noProof/>
              </w:rPr>
              <w:instrText xml:space="preserve"> </w:instrText>
            </w:r>
            <w:r w:rsidRPr="00E7654A">
              <w:rPr>
                <w:rStyle w:val="Hyperlink"/>
                <w:noProof/>
              </w:rPr>
              <w:fldChar w:fldCharType="separate"/>
            </w:r>
            <w:r w:rsidRPr="00E7654A">
              <w:rPr>
                <w:rStyle w:val="Hyperlink"/>
                <w:noProof/>
              </w:rPr>
              <w:t># - Format Line</w:t>
            </w:r>
            <w:r>
              <w:rPr>
                <w:noProof/>
                <w:webHidden/>
              </w:rPr>
              <w:tab/>
            </w:r>
            <w:r>
              <w:rPr>
                <w:noProof/>
                <w:webHidden/>
              </w:rPr>
              <w:fldChar w:fldCharType="begin"/>
            </w:r>
            <w:r>
              <w:rPr>
                <w:noProof/>
                <w:webHidden/>
              </w:rPr>
              <w:instrText xml:space="preserve"> PAGEREF _Toc436832784 \h </w:instrText>
            </w:r>
          </w:ins>
          <w:r>
            <w:rPr>
              <w:noProof/>
              <w:webHidden/>
            </w:rPr>
          </w:r>
          <w:r>
            <w:rPr>
              <w:noProof/>
              <w:webHidden/>
            </w:rPr>
            <w:fldChar w:fldCharType="separate"/>
          </w:r>
          <w:ins w:id="59" w:author="Sammartano, Marc (BIC USA)" w:date="2015-12-04T16:17:00Z">
            <w:r w:rsidR="007C48A1">
              <w:rPr>
                <w:noProof/>
                <w:webHidden/>
              </w:rPr>
              <w:t>26</w:t>
            </w:r>
          </w:ins>
          <w:ins w:id="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61" w:author="Sammartano, Marc (BIC USA)" w:date="2015-12-02T15:17:00Z"/>
              <w:rFonts w:eastAsiaTheme="minorEastAsia"/>
              <w:noProof/>
            </w:rPr>
          </w:pPr>
          <w:ins w:id="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"_Toc436832785"</w:instrText>
            </w:r>
            <w:r w:rsidRPr="00E7654A">
              <w:rPr>
                <w:rStyle w:val="Hyperlink"/>
                <w:noProof/>
              </w:rPr>
              <w:instrText xml:space="preserve"> </w:instrText>
            </w:r>
            <w:r w:rsidRPr="00E7654A">
              <w:rPr>
                <w:rStyle w:val="Hyperlink"/>
                <w:noProof/>
              </w:rPr>
              <w:fldChar w:fldCharType="separate"/>
            </w:r>
            <w:r w:rsidRPr="00E7654A">
              <w:rPr>
                <w:rStyle w:val="Hyperlink"/>
                <w:noProof/>
              </w:rPr>
              <w:t>Menus</w:t>
            </w:r>
            <w:r>
              <w:rPr>
                <w:noProof/>
                <w:webHidden/>
              </w:rPr>
              <w:tab/>
            </w:r>
            <w:r>
              <w:rPr>
                <w:noProof/>
                <w:webHidden/>
              </w:rPr>
              <w:fldChar w:fldCharType="begin"/>
            </w:r>
            <w:r>
              <w:rPr>
                <w:noProof/>
                <w:webHidden/>
              </w:rPr>
              <w:instrText xml:space="preserve"> PAGEREF _Toc436832785 \h </w:instrText>
            </w:r>
          </w:ins>
          <w:r>
            <w:rPr>
              <w:noProof/>
              <w:webHidden/>
            </w:rPr>
          </w:r>
          <w:r>
            <w:rPr>
              <w:noProof/>
              <w:webHidden/>
            </w:rPr>
            <w:fldChar w:fldCharType="separate"/>
          </w:r>
          <w:ins w:id="63" w:author="Sammartano, Marc (BIC USA)" w:date="2015-12-04T16:17:00Z">
            <w:r w:rsidR="007C48A1">
              <w:rPr>
                <w:noProof/>
                <w:webHidden/>
              </w:rPr>
              <w:t>26</w:t>
            </w:r>
          </w:ins>
          <w:ins w:id="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5" w:author="Sammartano, Marc (BIC USA)" w:date="2015-12-02T15:17:00Z"/>
              <w:rFonts w:eastAsiaTheme="minorEastAsia"/>
              <w:noProof/>
            </w:rPr>
          </w:pPr>
          <w:ins w:id="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"_Toc436832786"</w:instrText>
            </w:r>
            <w:r w:rsidRPr="00E7654A">
              <w:rPr>
                <w:rStyle w:val="Hyperlink"/>
                <w:noProof/>
              </w:rPr>
              <w:instrText xml:space="preserve"> </w:instrText>
            </w:r>
            <w:r w:rsidRPr="00E7654A">
              <w:rPr>
                <w:rStyle w:val="Hyperlink"/>
                <w:noProof/>
              </w:rPr>
              <w:fldChar w:fldCharType="separate"/>
            </w:r>
            <w:r w:rsidRPr="00E7654A">
              <w:rPr>
                <w:rStyle w:val="Hyperlink"/>
                <w:noProof/>
              </w:rPr>
              <w:t>Run</w:t>
            </w:r>
            <w:r>
              <w:rPr>
                <w:noProof/>
                <w:webHidden/>
              </w:rPr>
              <w:tab/>
            </w:r>
            <w:r>
              <w:rPr>
                <w:noProof/>
                <w:webHidden/>
              </w:rPr>
              <w:fldChar w:fldCharType="begin"/>
            </w:r>
            <w:r>
              <w:rPr>
                <w:noProof/>
                <w:webHidden/>
              </w:rPr>
              <w:instrText xml:space="preserve"> PAGEREF _Toc436832786 \h </w:instrText>
            </w:r>
          </w:ins>
          <w:r>
            <w:rPr>
              <w:noProof/>
              <w:webHidden/>
            </w:rPr>
          </w:r>
          <w:r>
            <w:rPr>
              <w:noProof/>
              <w:webHidden/>
            </w:rPr>
            <w:fldChar w:fldCharType="separate"/>
          </w:r>
          <w:ins w:id="67" w:author="Sammartano, Marc (BIC USA)" w:date="2015-12-04T16:17:00Z">
            <w:r w:rsidR="007C48A1">
              <w:rPr>
                <w:noProof/>
                <w:webHidden/>
              </w:rPr>
              <w:t>33</w:t>
            </w:r>
          </w:ins>
          <w:ins w:id="6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69" w:author="Sammartano, Marc (BIC USA)" w:date="2015-12-02T15:17:00Z"/>
              <w:rFonts w:eastAsiaTheme="minorEastAsia"/>
              <w:noProof/>
            </w:rPr>
          </w:pPr>
          <w:ins w:id="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"_Toc436832787"</w:instrText>
            </w:r>
            <w:r w:rsidRPr="00E7654A">
              <w:rPr>
                <w:rStyle w:val="Hyperlink"/>
                <w:noProof/>
              </w:rPr>
              <w:instrText xml:space="preserve"> </w:instrText>
            </w:r>
            <w:r w:rsidRPr="00E7654A">
              <w:rPr>
                <w:rStyle w:val="Hyperlink"/>
                <w:noProof/>
              </w:rPr>
              <w:fldChar w:fldCharType="separate"/>
            </w:r>
            <w:r w:rsidRPr="00E7654A">
              <w:rPr>
                <w:rStyle w:val="Hyperlink"/>
                <w:noProof/>
              </w:rPr>
              <w:t>Menu</w:t>
            </w:r>
            <w:r>
              <w:rPr>
                <w:noProof/>
                <w:webHidden/>
              </w:rPr>
              <w:tab/>
            </w:r>
            <w:r>
              <w:rPr>
                <w:noProof/>
                <w:webHidden/>
              </w:rPr>
              <w:fldChar w:fldCharType="begin"/>
            </w:r>
            <w:r>
              <w:rPr>
                <w:noProof/>
                <w:webHidden/>
              </w:rPr>
              <w:instrText xml:space="preserve"> PAGEREF _Toc436832787 \h </w:instrText>
            </w:r>
          </w:ins>
          <w:r>
            <w:rPr>
              <w:noProof/>
              <w:webHidden/>
            </w:rPr>
          </w:r>
          <w:r>
            <w:rPr>
              <w:noProof/>
              <w:webHidden/>
            </w:rPr>
            <w:fldChar w:fldCharType="separate"/>
          </w:r>
          <w:ins w:id="71" w:author="Sammartano, Marc (BIC USA)" w:date="2015-12-04T16:17:00Z">
            <w:r w:rsidR="007C48A1">
              <w:rPr>
                <w:noProof/>
                <w:webHidden/>
              </w:rPr>
              <w:t>33</w:t>
            </w:r>
          </w:ins>
          <w:ins w:id="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73" w:author="Sammartano, Marc (BIC USA)" w:date="2015-12-02T15:17:00Z"/>
              <w:rFonts w:eastAsiaTheme="minorEastAsia"/>
              <w:noProof/>
            </w:rPr>
          </w:pPr>
          <w:ins w:id="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"_Toc436832788"</w:instrText>
            </w:r>
            <w:r w:rsidRPr="00E7654A">
              <w:rPr>
                <w:rStyle w:val="Hyperlink"/>
                <w:noProof/>
              </w:rPr>
              <w:instrText xml:space="preserve"> </w:instrText>
            </w:r>
            <w:r w:rsidRPr="00E7654A">
              <w:rPr>
                <w:rStyle w:val="Hyperlink"/>
                <w:noProof/>
              </w:rPr>
              <w:fldChar w:fldCharType="separate"/>
            </w:r>
            <w:r w:rsidRPr="00E7654A">
              <w:rPr>
                <w:rStyle w:val="Hyperlink"/>
                <w:noProof/>
              </w:rPr>
              <w:t>Crashes</w:t>
            </w:r>
            <w:r>
              <w:rPr>
                <w:noProof/>
                <w:webHidden/>
              </w:rPr>
              <w:tab/>
            </w:r>
            <w:r>
              <w:rPr>
                <w:noProof/>
                <w:webHidden/>
              </w:rPr>
              <w:fldChar w:fldCharType="begin"/>
            </w:r>
            <w:r>
              <w:rPr>
                <w:noProof/>
                <w:webHidden/>
              </w:rPr>
              <w:instrText xml:space="preserve"> PAGEREF _Toc436832788 \h </w:instrText>
            </w:r>
          </w:ins>
          <w:r>
            <w:rPr>
              <w:noProof/>
              <w:webHidden/>
            </w:rPr>
          </w:r>
          <w:r>
            <w:rPr>
              <w:noProof/>
              <w:webHidden/>
            </w:rPr>
            <w:fldChar w:fldCharType="separate"/>
          </w:r>
          <w:ins w:id="75" w:author="Sammartano, Marc (BIC USA)" w:date="2015-12-04T16:17:00Z">
            <w:r w:rsidR="007C48A1">
              <w:rPr>
                <w:noProof/>
                <w:webHidden/>
              </w:rPr>
              <w:t>34</w:t>
            </w:r>
          </w:ins>
          <w:ins w:id="76"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77" w:author="Sammartano, Marc (BIC USA)" w:date="2015-12-02T15:17:00Z"/>
              <w:rFonts w:eastAsiaTheme="minorEastAsia"/>
              <w:noProof/>
            </w:rPr>
          </w:pPr>
          <w:ins w:id="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"_Toc436832789"</w:instrText>
            </w:r>
            <w:r w:rsidRPr="00E7654A">
              <w:rPr>
                <w:rStyle w:val="Hyperlink"/>
                <w:noProof/>
              </w:rPr>
              <w:instrText xml:space="preserve"> </w:instrText>
            </w:r>
            <w:r w:rsidRPr="00E7654A">
              <w:rPr>
                <w:rStyle w:val="Hyperlink"/>
                <w:noProof/>
              </w:rPr>
              <w:fldChar w:fldCharType="separate"/>
            </w:r>
            <w:r w:rsidRPr="00E7654A">
              <w:rPr>
                <w:rStyle w:val="Hyperlink"/>
                <w:noProof/>
              </w:rPr>
              <w:t>A BASIC! Program</w:t>
            </w:r>
            <w:r>
              <w:rPr>
                <w:noProof/>
                <w:webHidden/>
              </w:rPr>
              <w:tab/>
            </w:r>
            <w:r>
              <w:rPr>
                <w:noProof/>
                <w:webHidden/>
              </w:rPr>
              <w:fldChar w:fldCharType="begin"/>
            </w:r>
            <w:r>
              <w:rPr>
                <w:noProof/>
                <w:webHidden/>
              </w:rPr>
              <w:instrText xml:space="preserve"> PAGEREF _Toc436832789 \h </w:instrText>
            </w:r>
          </w:ins>
          <w:r>
            <w:rPr>
              <w:noProof/>
              <w:webHidden/>
            </w:rPr>
          </w:r>
          <w:r>
            <w:rPr>
              <w:noProof/>
              <w:webHidden/>
            </w:rPr>
            <w:fldChar w:fldCharType="separate"/>
          </w:r>
          <w:ins w:id="79" w:author="Sammartano, Marc (BIC USA)" w:date="2015-12-04T16:17:00Z">
            <w:r w:rsidR="007C48A1">
              <w:rPr>
                <w:noProof/>
                <w:webHidden/>
              </w:rPr>
              <w:t>34</w:t>
            </w:r>
          </w:ins>
          <w:ins w:id="80"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81" w:author="Sammartano, Marc (BIC USA)" w:date="2015-12-02T15:17:00Z"/>
              <w:rFonts w:eastAsiaTheme="minorEastAsia"/>
              <w:noProof/>
            </w:rPr>
          </w:pPr>
          <w:ins w:id="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"_Toc436832790"</w:instrText>
            </w:r>
            <w:r w:rsidRPr="00E7654A">
              <w:rPr>
                <w:rStyle w:val="Hyperlink"/>
                <w:noProof/>
              </w:rPr>
              <w:instrText xml:space="preserve"> </w:instrText>
            </w:r>
            <w:r w:rsidRPr="00E7654A">
              <w:rPr>
                <w:rStyle w:val="Hyperlink"/>
                <w:noProof/>
              </w:rPr>
              <w:fldChar w:fldCharType="separate"/>
            </w:r>
            <w:r w:rsidRPr="00E7654A">
              <w:rPr>
                <w:rStyle w:val="Hyperlink"/>
                <w:noProof/>
              </w:rPr>
              <w:t>Command Description Syntax</w:t>
            </w:r>
            <w:r>
              <w:rPr>
                <w:noProof/>
                <w:webHidden/>
              </w:rPr>
              <w:tab/>
            </w:r>
            <w:r>
              <w:rPr>
                <w:noProof/>
                <w:webHidden/>
              </w:rPr>
              <w:fldChar w:fldCharType="begin"/>
            </w:r>
            <w:r>
              <w:rPr>
                <w:noProof/>
                <w:webHidden/>
              </w:rPr>
              <w:instrText xml:space="preserve"> PAGEREF _Toc436832790 \h </w:instrText>
            </w:r>
          </w:ins>
          <w:r>
            <w:rPr>
              <w:noProof/>
              <w:webHidden/>
            </w:rPr>
          </w:r>
          <w:r>
            <w:rPr>
              <w:noProof/>
              <w:webHidden/>
            </w:rPr>
            <w:fldChar w:fldCharType="separate"/>
          </w:r>
          <w:ins w:id="83" w:author="Sammartano, Marc (BIC USA)" w:date="2015-12-04T16:17:00Z">
            <w:r w:rsidR="007C48A1">
              <w:rPr>
                <w:noProof/>
                <w:webHidden/>
              </w:rPr>
              <w:t>34</w:t>
            </w:r>
          </w:ins>
          <w:ins w:id="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5" w:author="Sammartano, Marc (BIC USA)" w:date="2015-12-02T15:17:00Z"/>
              <w:rFonts w:eastAsiaTheme="minorEastAsia"/>
              <w:noProof/>
            </w:rPr>
          </w:pPr>
          <w:ins w:id="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"_Toc436832791"</w:instrText>
            </w:r>
            <w:r w:rsidRPr="00E7654A">
              <w:rPr>
                <w:rStyle w:val="Hyperlink"/>
                <w:noProof/>
              </w:rPr>
              <w:instrText xml:space="preserve"> </w:instrText>
            </w:r>
            <w:r w:rsidRPr="00E7654A">
              <w:rPr>
                <w:rStyle w:val="Hyperlink"/>
                <w:noProof/>
              </w:rPr>
              <w:fldChar w:fldCharType="separate"/>
            </w:r>
            <w:r w:rsidRPr="00E7654A">
              <w:rPr>
                <w:rStyle w:val="Hyperlink"/>
                <w:noProof/>
              </w:rPr>
              <w:t>Upper and Lower Case</w:t>
            </w:r>
            <w:r>
              <w:rPr>
                <w:noProof/>
                <w:webHidden/>
              </w:rPr>
              <w:tab/>
            </w:r>
            <w:r>
              <w:rPr>
                <w:noProof/>
                <w:webHidden/>
              </w:rPr>
              <w:fldChar w:fldCharType="begin"/>
            </w:r>
            <w:r>
              <w:rPr>
                <w:noProof/>
                <w:webHidden/>
              </w:rPr>
              <w:instrText xml:space="preserve"> PAGEREF _Toc436832791 \h </w:instrText>
            </w:r>
          </w:ins>
          <w:r>
            <w:rPr>
              <w:noProof/>
              <w:webHidden/>
            </w:rPr>
          </w:r>
          <w:r>
            <w:rPr>
              <w:noProof/>
              <w:webHidden/>
            </w:rPr>
            <w:fldChar w:fldCharType="separate"/>
          </w:r>
          <w:ins w:id="87" w:author="Sammartano, Marc (BIC USA)" w:date="2015-12-04T16:17:00Z">
            <w:r w:rsidR="007C48A1">
              <w:rPr>
                <w:noProof/>
                <w:webHidden/>
              </w:rPr>
              <w:t>34</w:t>
            </w:r>
          </w:ins>
          <w:ins w:id="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9" w:author="Sammartano, Marc (BIC USA)" w:date="2015-12-02T15:17:00Z"/>
              <w:rFonts w:eastAsiaTheme="minorEastAsia"/>
              <w:noProof/>
            </w:rPr>
          </w:pPr>
          <w:ins w:id="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"_Toc436832792"</w:instrText>
            </w:r>
            <w:r w:rsidRPr="00E7654A">
              <w:rPr>
                <w:rStyle w:val="Hyperlink"/>
                <w:noProof/>
              </w:rPr>
              <w:instrText xml:space="preserve"> </w:instrText>
            </w:r>
            <w:r w:rsidRPr="00E7654A">
              <w:rPr>
                <w:rStyle w:val="Hyperlink"/>
                <w:noProof/>
              </w:rPr>
              <w:fldChar w:fldCharType="separate"/>
            </w:r>
            <w:r w:rsidRPr="00E7654A">
              <w:rPr>
                <w:rStyle w:val="Hyperlink"/>
                <w:noProof/>
              </w:rPr>
              <w:t>&lt;nexp&gt;, &lt;sexp&gt; and &lt;lexp&gt;</w:t>
            </w:r>
            <w:r>
              <w:rPr>
                <w:noProof/>
                <w:webHidden/>
              </w:rPr>
              <w:tab/>
            </w:r>
            <w:r>
              <w:rPr>
                <w:noProof/>
                <w:webHidden/>
              </w:rPr>
              <w:fldChar w:fldCharType="begin"/>
            </w:r>
            <w:r>
              <w:rPr>
                <w:noProof/>
                <w:webHidden/>
              </w:rPr>
              <w:instrText xml:space="preserve"> PAGEREF _Toc436832792 \h </w:instrText>
            </w:r>
          </w:ins>
          <w:r>
            <w:rPr>
              <w:noProof/>
              <w:webHidden/>
            </w:rPr>
          </w:r>
          <w:r>
            <w:rPr>
              <w:noProof/>
              <w:webHidden/>
            </w:rPr>
            <w:fldChar w:fldCharType="separate"/>
          </w:r>
          <w:ins w:id="91" w:author="Sammartano, Marc (BIC USA)" w:date="2015-12-04T16:17:00Z">
            <w:r w:rsidR="007C48A1">
              <w:rPr>
                <w:noProof/>
                <w:webHidden/>
              </w:rPr>
              <w:t>34</w:t>
            </w:r>
          </w:ins>
          <w:ins w:id="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93" w:author="Sammartano, Marc (BIC USA)" w:date="2015-12-02T15:17:00Z"/>
              <w:rFonts w:eastAsiaTheme="minorEastAsia"/>
              <w:noProof/>
            </w:rPr>
          </w:pPr>
          <w:ins w:id="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"_Toc436832793"</w:instrText>
            </w:r>
            <w:r w:rsidRPr="00E7654A">
              <w:rPr>
                <w:rStyle w:val="Hyperlink"/>
                <w:noProof/>
              </w:rPr>
              <w:instrText xml:space="preserve"> </w:instrText>
            </w:r>
            <w:r w:rsidRPr="00E7654A">
              <w:rPr>
                <w:rStyle w:val="Hyperlink"/>
                <w:noProof/>
              </w:rPr>
              <w:fldChar w:fldCharType="separate"/>
            </w:r>
            <w:r w:rsidRPr="00E7654A">
              <w:rPr>
                <w:rStyle w:val="Hyperlink"/>
                <w:noProof/>
              </w:rPr>
              <w:t>&lt;nvar&gt;, &lt;svar&gt; and &lt;lvar&gt;</w:t>
            </w:r>
            <w:r>
              <w:rPr>
                <w:noProof/>
                <w:webHidden/>
              </w:rPr>
              <w:tab/>
            </w:r>
            <w:r>
              <w:rPr>
                <w:noProof/>
                <w:webHidden/>
              </w:rPr>
              <w:fldChar w:fldCharType="begin"/>
            </w:r>
            <w:r>
              <w:rPr>
                <w:noProof/>
                <w:webHidden/>
              </w:rPr>
              <w:instrText xml:space="preserve"> PAGEREF _Toc436832793 \h </w:instrText>
            </w:r>
          </w:ins>
          <w:r>
            <w:rPr>
              <w:noProof/>
              <w:webHidden/>
            </w:rPr>
          </w:r>
          <w:r>
            <w:rPr>
              <w:noProof/>
              <w:webHidden/>
            </w:rPr>
            <w:fldChar w:fldCharType="separate"/>
          </w:r>
          <w:ins w:id="95" w:author="Sammartano, Marc (BIC USA)" w:date="2015-12-04T16:17:00Z">
            <w:r w:rsidR="007C48A1">
              <w:rPr>
                <w:noProof/>
                <w:webHidden/>
              </w:rPr>
              <w:t>35</w:t>
            </w:r>
          </w:ins>
          <w:ins w:id="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97" w:author="Sammartano, Marc (BIC USA)" w:date="2015-12-02T15:17:00Z"/>
              <w:rFonts w:eastAsiaTheme="minorEastAsia"/>
              <w:noProof/>
            </w:rPr>
          </w:pPr>
          <w:ins w:id="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"_Toc436832794"</w:instrText>
            </w:r>
            <w:r w:rsidRPr="00E7654A">
              <w:rPr>
                <w:rStyle w:val="Hyperlink"/>
                <w:noProof/>
              </w:rPr>
              <w:instrText xml:space="preserve"> </w:instrText>
            </w:r>
            <w:r w:rsidRPr="00E7654A">
              <w:rPr>
                <w:rStyle w:val="Hyperlink"/>
                <w:noProof/>
              </w:rPr>
              <w:fldChar w:fldCharType="separate"/>
            </w:r>
            <w:r w:rsidRPr="00E7654A">
              <w:rPr>
                <w:rStyle w:val="Hyperlink"/>
                <w:noProof/>
              </w:rPr>
              <w:t>Array[] and Array$[]</w:t>
            </w:r>
            <w:r>
              <w:rPr>
                <w:noProof/>
                <w:webHidden/>
              </w:rPr>
              <w:tab/>
            </w:r>
            <w:r>
              <w:rPr>
                <w:noProof/>
                <w:webHidden/>
              </w:rPr>
              <w:fldChar w:fldCharType="begin"/>
            </w:r>
            <w:r>
              <w:rPr>
                <w:noProof/>
                <w:webHidden/>
              </w:rPr>
              <w:instrText xml:space="preserve"> PAGEREF _Toc436832794 \h </w:instrText>
            </w:r>
          </w:ins>
          <w:r>
            <w:rPr>
              <w:noProof/>
              <w:webHidden/>
            </w:rPr>
          </w:r>
          <w:r>
            <w:rPr>
              <w:noProof/>
              <w:webHidden/>
            </w:rPr>
            <w:fldChar w:fldCharType="separate"/>
          </w:r>
          <w:ins w:id="99" w:author="Sammartano, Marc (BIC USA)" w:date="2015-12-04T16:17:00Z">
            <w:r w:rsidR="007C48A1">
              <w:rPr>
                <w:noProof/>
                <w:webHidden/>
              </w:rPr>
              <w:t>35</w:t>
            </w:r>
          </w:ins>
          <w:ins w:id="1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1" w:author="Sammartano, Marc (BIC USA)" w:date="2015-12-02T15:17:00Z"/>
              <w:rFonts w:eastAsiaTheme="minorEastAsia"/>
              <w:noProof/>
            </w:rPr>
          </w:pPr>
          <w:ins w:id="1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"_Toc436832795"</w:instrText>
            </w:r>
            <w:r w:rsidRPr="00E7654A">
              <w:rPr>
                <w:rStyle w:val="Hyperlink"/>
                <w:noProof/>
              </w:rPr>
              <w:instrText xml:space="preserve"> </w:instrText>
            </w:r>
            <w:r w:rsidRPr="00E7654A">
              <w:rPr>
                <w:rStyle w:val="Hyperlink"/>
                <w:noProof/>
              </w:rPr>
              <w:fldChar w:fldCharType="separate"/>
            </w:r>
            <w:r w:rsidRPr="00E7654A">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_Toc436832795 \h </w:instrText>
            </w:r>
          </w:ins>
          <w:r>
            <w:rPr>
              <w:noProof/>
              <w:webHidden/>
            </w:rPr>
          </w:r>
          <w:r>
            <w:rPr>
              <w:noProof/>
              <w:webHidden/>
            </w:rPr>
            <w:fldChar w:fldCharType="separate"/>
          </w:r>
          <w:ins w:id="103" w:author="Sammartano, Marc (BIC USA)" w:date="2015-12-04T16:17:00Z">
            <w:r w:rsidR="007C48A1">
              <w:rPr>
                <w:noProof/>
                <w:webHidden/>
              </w:rPr>
              <w:t>35</w:t>
            </w:r>
          </w:ins>
          <w:ins w:id="10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5" w:author="Sammartano, Marc (BIC USA)" w:date="2015-12-02T15:17:00Z"/>
              <w:rFonts w:eastAsiaTheme="minorEastAsia"/>
              <w:noProof/>
            </w:rPr>
          </w:pPr>
          <w:ins w:id="1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"_Toc436832796"</w:instrText>
            </w:r>
            <w:r w:rsidRPr="00E7654A">
              <w:rPr>
                <w:rStyle w:val="Hyperlink"/>
                <w:noProof/>
              </w:rPr>
              <w:instrText xml:space="preserve"> </w:instrText>
            </w:r>
            <w:r w:rsidRPr="00E7654A">
              <w:rPr>
                <w:rStyle w:val="Hyperlink"/>
                <w:noProof/>
              </w:rPr>
              <w:fldChar w:fldCharType="separate"/>
            </w:r>
            <w:r w:rsidRPr="00E7654A">
              <w:rPr>
                <w:rStyle w:val="Hyperlink"/>
                <w:noProof/>
              </w:rPr>
              <w:t>{something}</w:t>
            </w:r>
            <w:r>
              <w:rPr>
                <w:noProof/>
                <w:webHidden/>
              </w:rPr>
              <w:tab/>
            </w:r>
            <w:r>
              <w:rPr>
                <w:noProof/>
                <w:webHidden/>
              </w:rPr>
              <w:fldChar w:fldCharType="begin"/>
            </w:r>
            <w:r>
              <w:rPr>
                <w:noProof/>
                <w:webHidden/>
              </w:rPr>
              <w:instrText xml:space="preserve"> PAGEREF _Toc436832796 \h </w:instrText>
            </w:r>
          </w:ins>
          <w:r>
            <w:rPr>
              <w:noProof/>
              <w:webHidden/>
            </w:rPr>
          </w:r>
          <w:r>
            <w:rPr>
              <w:noProof/>
              <w:webHidden/>
            </w:rPr>
            <w:fldChar w:fldCharType="separate"/>
          </w:r>
          <w:ins w:id="107" w:author="Sammartano, Marc (BIC USA)" w:date="2015-12-04T16:17:00Z">
            <w:r w:rsidR="007C48A1">
              <w:rPr>
                <w:noProof/>
                <w:webHidden/>
              </w:rPr>
              <w:t>35</w:t>
            </w:r>
          </w:ins>
          <w:ins w:id="1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9" w:author="Sammartano, Marc (BIC USA)" w:date="2015-12-02T15:17:00Z"/>
              <w:rFonts w:eastAsiaTheme="minorEastAsia"/>
              <w:noProof/>
            </w:rPr>
          </w:pPr>
          <w:ins w:id="1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"_Toc436832797"</w:instrText>
            </w:r>
            <w:r w:rsidRPr="00E7654A">
              <w:rPr>
                <w:rStyle w:val="Hyperlink"/>
                <w:noProof/>
              </w:rPr>
              <w:instrText xml:space="preserve"> </w:instrText>
            </w:r>
            <w:r w:rsidRPr="00E7654A">
              <w:rPr>
                <w:rStyle w:val="Hyperlink"/>
                <w:noProof/>
              </w:rPr>
              <w:fldChar w:fldCharType="separate"/>
            </w:r>
            <w:r w:rsidRPr="00E7654A">
              <w:rPr>
                <w:rStyle w:val="Hyperlink"/>
                <w:noProof/>
              </w:rPr>
              <w:t>{ A | B |C }</w:t>
            </w:r>
            <w:r>
              <w:rPr>
                <w:noProof/>
                <w:webHidden/>
              </w:rPr>
              <w:tab/>
            </w:r>
            <w:r>
              <w:rPr>
                <w:noProof/>
                <w:webHidden/>
              </w:rPr>
              <w:fldChar w:fldCharType="begin"/>
            </w:r>
            <w:r>
              <w:rPr>
                <w:noProof/>
                <w:webHidden/>
              </w:rPr>
              <w:instrText xml:space="preserve"> PAGEREF _Toc436832797 \h </w:instrText>
            </w:r>
          </w:ins>
          <w:r>
            <w:rPr>
              <w:noProof/>
              <w:webHidden/>
            </w:rPr>
          </w:r>
          <w:r>
            <w:rPr>
              <w:noProof/>
              <w:webHidden/>
            </w:rPr>
            <w:fldChar w:fldCharType="separate"/>
          </w:r>
          <w:ins w:id="111" w:author="Sammartano, Marc (BIC USA)" w:date="2015-12-04T16:17:00Z">
            <w:r w:rsidR="007C48A1">
              <w:rPr>
                <w:noProof/>
                <w:webHidden/>
              </w:rPr>
              <w:t>35</w:t>
            </w:r>
          </w:ins>
          <w:ins w:id="11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3" w:author="Sammartano, Marc (BIC USA)" w:date="2015-12-02T15:17:00Z"/>
              <w:rFonts w:eastAsiaTheme="minorEastAsia"/>
              <w:noProof/>
            </w:rPr>
          </w:pPr>
          <w:ins w:id="1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"_Toc436832798"</w:instrText>
            </w:r>
            <w:r w:rsidRPr="00E7654A">
              <w:rPr>
                <w:rStyle w:val="Hyperlink"/>
                <w:noProof/>
              </w:rPr>
              <w:instrText xml:space="preserve"> </w:instrText>
            </w:r>
            <w:r w:rsidRPr="00E7654A">
              <w:rPr>
                <w:rStyle w:val="Hyperlink"/>
                <w:noProof/>
              </w:rPr>
              <w:fldChar w:fldCharType="separate"/>
            </w:r>
            <w:r w:rsidRPr="00E7654A">
              <w:rPr>
                <w:rStyle w:val="Hyperlink"/>
                <w:noProof/>
              </w:rPr>
              <w:t>X, ...</w:t>
            </w:r>
            <w:r>
              <w:rPr>
                <w:noProof/>
                <w:webHidden/>
              </w:rPr>
              <w:tab/>
            </w:r>
            <w:r>
              <w:rPr>
                <w:noProof/>
                <w:webHidden/>
              </w:rPr>
              <w:fldChar w:fldCharType="begin"/>
            </w:r>
            <w:r>
              <w:rPr>
                <w:noProof/>
                <w:webHidden/>
              </w:rPr>
              <w:instrText xml:space="preserve"> PAGEREF _Toc436832798 \h </w:instrText>
            </w:r>
          </w:ins>
          <w:r>
            <w:rPr>
              <w:noProof/>
              <w:webHidden/>
            </w:rPr>
          </w:r>
          <w:r>
            <w:rPr>
              <w:noProof/>
              <w:webHidden/>
            </w:rPr>
            <w:fldChar w:fldCharType="separate"/>
          </w:r>
          <w:ins w:id="115" w:author="Sammartano, Marc (BIC USA)" w:date="2015-12-04T16:17:00Z">
            <w:r w:rsidR="007C48A1">
              <w:rPr>
                <w:noProof/>
                <w:webHidden/>
              </w:rPr>
              <w:t>35</w:t>
            </w:r>
          </w:ins>
          <w:ins w:id="1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7" w:author="Sammartano, Marc (BIC USA)" w:date="2015-12-02T15:17:00Z"/>
              <w:rFonts w:eastAsiaTheme="minorEastAsia"/>
              <w:noProof/>
            </w:rPr>
          </w:pPr>
          <w:ins w:id="1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"_Toc436832799"</w:instrText>
            </w:r>
            <w:r w:rsidRPr="00E7654A">
              <w:rPr>
                <w:rStyle w:val="Hyperlink"/>
                <w:noProof/>
              </w:rPr>
              <w:instrText xml:space="preserve"> </w:instrText>
            </w:r>
            <w:r w:rsidRPr="00E7654A">
              <w:rPr>
                <w:rStyle w:val="Hyperlink"/>
                <w:noProof/>
              </w:rPr>
              <w:fldChar w:fldCharType="separate"/>
            </w:r>
            <w:r w:rsidRPr="00E7654A">
              <w:rPr>
                <w:rStyle w:val="Hyperlink"/>
                <w:noProof/>
              </w:rPr>
              <w:t>{,n} ...</w:t>
            </w:r>
            <w:r>
              <w:rPr>
                <w:noProof/>
                <w:webHidden/>
              </w:rPr>
              <w:tab/>
            </w:r>
            <w:r>
              <w:rPr>
                <w:noProof/>
                <w:webHidden/>
              </w:rPr>
              <w:fldChar w:fldCharType="begin"/>
            </w:r>
            <w:r>
              <w:rPr>
                <w:noProof/>
                <w:webHidden/>
              </w:rPr>
              <w:instrText xml:space="preserve"> PAGEREF _Toc436832799 \h </w:instrText>
            </w:r>
          </w:ins>
          <w:r>
            <w:rPr>
              <w:noProof/>
              <w:webHidden/>
            </w:rPr>
          </w:r>
          <w:r>
            <w:rPr>
              <w:noProof/>
              <w:webHidden/>
            </w:rPr>
            <w:fldChar w:fldCharType="separate"/>
          </w:r>
          <w:ins w:id="119" w:author="Sammartano, Marc (BIC USA)" w:date="2015-12-04T16:17:00Z">
            <w:r w:rsidR="007C48A1">
              <w:rPr>
                <w:noProof/>
                <w:webHidden/>
              </w:rPr>
              <w:t>35</w:t>
            </w:r>
          </w:ins>
          <w:ins w:id="1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21" w:author="Sammartano, Marc (BIC USA)" w:date="2015-12-02T15:17:00Z"/>
              <w:rFonts w:eastAsiaTheme="minorEastAsia"/>
              <w:noProof/>
            </w:rPr>
          </w:pPr>
          <w:ins w:id="1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"_Toc436832800"</w:instrText>
            </w:r>
            <w:r w:rsidRPr="00E7654A">
              <w:rPr>
                <w:rStyle w:val="Hyperlink"/>
                <w:noProof/>
              </w:rPr>
              <w:instrText xml:space="preserve"> </w:instrText>
            </w:r>
            <w:r w:rsidRPr="00E7654A">
              <w:rPr>
                <w:rStyle w:val="Hyperlink"/>
                <w:noProof/>
              </w:rPr>
              <w:fldChar w:fldCharType="separate"/>
            </w:r>
            <w:r w:rsidRPr="00E7654A">
              <w:rPr>
                <w:rStyle w:val="Hyperlink"/>
                <w:noProof/>
              </w:rPr>
              <w:t>&lt;statement&gt;</w:t>
            </w:r>
            <w:r>
              <w:rPr>
                <w:noProof/>
                <w:webHidden/>
              </w:rPr>
              <w:tab/>
            </w:r>
            <w:r>
              <w:rPr>
                <w:noProof/>
                <w:webHidden/>
              </w:rPr>
              <w:fldChar w:fldCharType="begin"/>
            </w:r>
            <w:r>
              <w:rPr>
                <w:noProof/>
                <w:webHidden/>
              </w:rPr>
              <w:instrText xml:space="preserve"> PAGEREF _Toc436832800 \h </w:instrText>
            </w:r>
          </w:ins>
          <w:r>
            <w:rPr>
              <w:noProof/>
              <w:webHidden/>
            </w:rPr>
          </w:r>
          <w:r>
            <w:rPr>
              <w:noProof/>
              <w:webHidden/>
            </w:rPr>
            <w:fldChar w:fldCharType="separate"/>
          </w:r>
          <w:ins w:id="123" w:author="Sammartano, Marc (BIC USA)" w:date="2015-12-04T16:17:00Z">
            <w:r w:rsidR="007C48A1">
              <w:rPr>
                <w:noProof/>
                <w:webHidden/>
              </w:rPr>
              <w:t>35</w:t>
            </w:r>
          </w:ins>
          <w:ins w:id="12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25" w:author="Sammartano, Marc (BIC USA)" w:date="2015-12-02T15:17:00Z"/>
              <w:rFonts w:eastAsiaTheme="minorEastAsia"/>
              <w:noProof/>
            </w:rPr>
          </w:pPr>
          <w:ins w:id="126"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"_Toc436832801"</w:instrText>
            </w:r>
            <w:r w:rsidRPr="00E7654A">
              <w:rPr>
                <w:rStyle w:val="Hyperlink"/>
                <w:noProof/>
              </w:rPr>
              <w:instrText xml:space="preserve"> </w:instrText>
            </w:r>
            <w:r w:rsidRPr="00E7654A">
              <w:rPr>
                <w:rStyle w:val="Hyperlink"/>
                <w:noProof/>
              </w:rPr>
              <w:fldChar w:fldCharType="separate"/>
            </w:r>
            <w:r w:rsidRPr="00E7654A">
              <w:rPr>
                <w:rStyle w:val="Hyperlink"/>
                <w:noProof/>
              </w:rPr>
              <w:t>Optional Parameters</w:t>
            </w:r>
            <w:r>
              <w:rPr>
                <w:noProof/>
                <w:webHidden/>
              </w:rPr>
              <w:tab/>
            </w:r>
            <w:r>
              <w:rPr>
                <w:noProof/>
                <w:webHidden/>
              </w:rPr>
              <w:fldChar w:fldCharType="begin"/>
            </w:r>
            <w:r>
              <w:rPr>
                <w:noProof/>
                <w:webHidden/>
              </w:rPr>
              <w:instrText xml:space="preserve"> PAGEREF _Toc436832801 \h </w:instrText>
            </w:r>
          </w:ins>
          <w:r>
            <w:rPr>
              <w:noProof/>
              <w:webHidden/>
            </w:rPr>
          </w:r>
          <w:r>
            <w:rPr>
              <w:noProof/>
              <w:webHidden/>
            </w:rPr>
            <w:fldChar w:fldCharType="separate"/>
          </w:r>
          <w:ins w:id="127" w:author="Sammartano, Marc (BIC USA)" w:date="2015-12-04T16:17:00Z">
            <w:r w:rsidR="007C48A1">
              <w:rPr>
                <w:noProof/>
                <w:webHidden/>
              </w:rPr>
              <w:t>35</w:t>
            </w:r>
          </w:ins>
          <w:ins w:id="128"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29" w:author="Sammartano, Marc (BIC USA)" w:date="2015-12-02T15:17:00Z"/>
              <w:rFonts w:eastAsiaTheme="minorEastAsia"/>
              <w:noProof/>
            </w:rPr>
          </w:pPr>
          <w:ins w:id="1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"_Toc436832802"</w:instrText>
            </w:r>
            <w:r w:rsidRPr="00E7654A">
              <w:rPr>
                <w:rStyle w:val="Hyperlink"/>
                <w:noProof/>
              </w:rPr>
              <w:instrText xml:space="preserve"> </w:instrText>
            </w:r>
            <w:r w:rsidRPr="00E7654A">
              <w:rPr>
                <w:rStyle w:val="Hyperlink"/>
                <w:noProof/>
              </w:rPr>
              <w:fldChar w:fldCharType="separate"/>
            </w:r>
            <w:r w:rsidRPr="00E7654A">
              <w:rPr>
                <w:rStyle w:val="Hyperlink"/>
                <w:noProof/>
              </w:rPr>
              <w:t>Numbers</w:t>
            </w:r>
            <w:r>
              <w:rPr>
                <w:noProof/>
                <w:webHidden/>
              </w:rPr>
              <w:tab/>
            </w:r>
            <w:r>
              <w:rPr>
                <w:noProof/>
                <w:webHidden/>
              </w:rPr>
              <w:fldChar w:fldCharType="begin"/>
            </w:r>
            <w:r>
              <w:rPr>
                <w:noProof/>
                <w:webHidden/>
              </w:rPr>
              <w:instrText xml:space="preserve"> PAGEREF _Toc436832802 \h </w:instrText>
            </w:r>
          </w:ins>
          <w:r>
            <w:rPr>
              <w:noProof/>
              <w:webHidden/>
            </w:rPr>
          </w:r>
          <w:r>
            <w:rPr>
              <w:noProof/>
              <w:webHidden/>
            </w:rPr>
            <w:fldChar w:fldCharType="separate"/>
          </w:r>
          <w:ins w:id="131" w:author="Sammartano, Marc (BIC USA)" w:date="2015-12-04T16:17:00Z">
            <w:r w:rsidR="007C48A1">
              <w:rPr>
                <w:noProof/>
                <w:webHidden/>
              </w:rPr>
              <w:t>36</w:t>
            </w:r>
          </w:ins>
          <w:ins w:id="132"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33" w:author="Sammartano, Marc (BIC USA)" w:date="2015-12-02T15:17:00Z"/>
              <w:rFonts w:eastAsiaTheme="minorEastAsia"/>
              <w:noProof/>
            </w:rPr>
          </w:pPr>
          <w:ins w:id="1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"_Toc436832803"</w:instrText>
            </w:r>
            <w:r w:rsidRPr="00E7654A">
              <w:rPr>
                <w:rStyle w:val="Hyperlink"/>
                <w:noProof/>
              </w:rPr>
              <w:instrText xml:space="preserve"> </w:instrText>
            </w:r>
            <w:r w:rsidRPr="00E7654A">
              <w:rPr>
                <w:rStyle w:val="Hyperlink"/>
                <w:noProof/>
              </w:rPr>
              <w:fldChar w:fldCharType="separate"/>
            </w:r>
            <w:r w:rsidRPr="00E7654A">
              <w:rPr>
                <w:rStyle w:val="Hyperlink"/>
                <w:noProof/>
              </w:rPr>
              <w:t>Strings</w:t>
            </w:r>
            <w:r>
              <w:rPr>
                <w:noProof/>
                <w:webHidden/>
              </w:rPr>
              <w:tab/>
            </w:r>
            <w:r>
              <w:rPr>
                <w:noProof/>
                <w:webHidden/>
              </w:rPr>
              <w:fldChar w:fldCharType="begin"/>
            </w:r>
            <w:r>
              <w:rPr>
                <w:noProof/>
                <w:webHidden/>
              </w:rPr>
              <w:instrText xml:space="preserve"> PAGEREF _Toc436832803 \h </w:instrText>
            </w:r>
          </w:ins>
          <w:r>
            <w:rPr>
              <w:noProof/>
              <w:webHidden/>
            </w:rPr>
          </w:r>
          <w:r>
            <w:rPr>
              <w:noProof/>
              <w:webHidden/>
            </w:rPr>
            <w:fldChar w:fldCharType="separate"/>
          </w:r>
          <w:ins w:id="135" w:author="Sammartano, Marc (BIC USA)" w:date="2015-12-04T16:17:00Z">
            <w:r w:rsidR="007C48A1">
              <w:rPr>
                <w:noProof/>
                <w:webHidden/>
              </w:rPr>
              <w:t>36</w:t>
            </w:r>
          </w:ins>
          <w:ins w:id="136"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37" w:author="Sammartano, Marc (BIC USA)" w:date="2015-12-02T15:17:00Z"/>
              <w:rFonts w:eastAsiaTheme="minorEastAsia"/>
              <w:noProof/>
            </w:rPr>
          </w:pPr>
          <w:ins w:id="1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"_Toc436832804"</w:instrText>
            </w:r>
            <w:r w:rsidRPr="00E7654A">
              <w:rPr>
                <w:rStyle w:val="Hyperlink"/>
                <w:noProof/>
              </w:rPr>
              <w:instrText xml:space="preserve"> </w:instrText>
            </w:r>
            <w:r w:rsidRPr="00E7654A">
              <w:rPr>
                <w:rStyle w:val="Hyperlink"/>
                <w:noProof/>
              </w:rPr>
              <w:fldChar w:fldCharType="separate"/>
            </w:r>
            <w:r w:rsidRPr="00E7654A">
              <w:rPr>
                <w:rStyle w:val="Hyperlink"/>
                <w:noProof/>
              </w:rPr>
              <w:t>Variables</w:t>
            </w:r>
            <w:r>
              <w:rPr>
                <w:noProof/>
                <w:webHidden/>
              </w:rPr>
              <w:tab/>
            </w:r>
            <w:r>
              <w:rPr>
                <w:noProof/>
                <w:webHidden/>
              </w:rPr>
              <w:fldChar w:fldCharType="begin"/>
            </w:r>
            <w:r>
              <w:rPr>
                <w:noProof/>
                <w:webHidden/>
              </w:rPr>
              <w:instrText xml:space="preserve"> PAGEREF _Toc436832804 \h </w:instrText>
            </w:r>
          </w:ins>
          <w:r>
            <w:rPr>
              <w:noProof/>
              <w:webHidden/>
            </w:rPr>
          </w:r>
          <w:r>
            <w:rPr>
              <w:noProof/>
              <w:webHidden/>
            </w:rPr>
            <w:fldChar w:fldCharType="separate"/>
          </w:r>
          <w:ins w:id="139" w:author="Sammartano, Marc (BIC USA)" w:date="2015-12-04T16:17:00Z">
            <w:r w:rsidR="007C48A1">
              <w:rPr>
                <w:noProof/>
                <w:webHidden/>
              </w:rPr>
              <w:t>37</w:t>
            </w:r>
          </w:ins>
          <w:ins w:id="1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1" w:author="Sammartano, Marc (BIC USA)" w:date="2015-12-02T15:17:00Z"/>
              <w:rFonts w:eastAsiaTheme="minorEastAsia"/>
              <w:noProof/>
            </w:rPr>
          </w:pPr>
          <w:ins w:id="1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"_Toc436832805"</w:instrText>
            </w:r>
            <w:r w:rsidRPr="00E7654A">
              <w:rPr>
                <w:rStyle w:val="Hyperlink"/>
                <w:noProof/>
              </w:rPr>
              <w:instrText xml:space="preserve"> </w:instrText>
            </w:r>
            <w:r w:rsidRPr="00E7654A">
              <w:rPr>
                <w:rStyle w:val="Hyperlink"/>
                <w:noProof/>
              </w:rPr>
              <w:fldChar w:fldCharType="separate"/>
            </w:r>
            <w:r w:rsidRPr="00E7654A">
              <w:rPr>
                <w:rStyle w:val="Hyperlink"/>
                <w:noProof/>
              </w:rPr>
              <w:t>Variable Names</w:t>
            </w:r>
            <w:r>
              <w:rPr>
                <w:noProof/>
                <w:webHidden/>
              </w:rPr>
              <w:tab/>
            </w:r>
            <w:r>
              <w:rPr>
                <w:noProof/>
                <w:webHidden/>
              </w:rPr>
              <w:fldChar w:fldCharType="begin"/>
            </w:r>
            <w:r>
              <w:rPr>
                <w:noProof/>
                <w:webHidden/>
              </w:rPr>
              <w:instrText xml:space="preserve"> PAGEREF _Toc436832805 \h </w:instrText>
            </w:r>
          </w:ins>
          <w:r>
            <w:rPr>
              <w:noProof/>
              <w:webHidden/>
            </w:rPr>
          </w:r>
          <w:r>
            <w:rPr>
              <w:noProof/>
              <w:webHidden/>
            </w:rPr>
            <w:fldChar w:fldCharType="separate"/>
          </w:r>
          <w:ins w:id="143" w:author="Sammartano, Marc (BIC USA)" w:date="2015-12-04T16:17:00Z">
            <w:r w:rsidR="007C48A1">
              <w:rPr>
                <w:noProof/>
                <w:webHidden/>
              </w:rPr>
              <w:t>37</w:t>
            </w:r>
          </w:ins>
          <w:ins w:id="14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5" w:author="Sammartano, Marc (BIC USA)" w:date="2015-12-02T15:17:00Z"/>
              <w:rFonts w:eastAsiaTheme="minorEastAsia"/>
              <w:noProof/>
            </w:rPr>
          </w:pPr>
          <w:ins w:id="1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"_Toc436832806"</w:instrText>
            </w:r>
            <w:r w:rsidRPr="00E7654A">
              <w:rPr>
                <w:rStyle w:val="Hyperlink"/>
                <w:noProof/>
              </w:rPr>
              <w:instrText xml:space="preserve"> </w:instrText>
            </w:r>
            <w:r w:rsidRPr="00E7654A">
              <w:rPr>
                <w:rStyle w:val="Hyperlink"/>
                <w:noProof/>
              </w:rPr>
              <w:fldChar w:fldCharType="separate"/>
            </w:r>
            <w:r w:rsidRPr="00E7654A">
              <w:rPr>
                <w:rStyle w:val="Hyperlink"/>
                <w:noProof/>
              </w:rPr>
              <w:t>Variable Types</w:t>
            </w:r>
            <w:r>
              <w:rPr>
                <w:noProof/>
                <w:webHidden/>
              </w:rPr>
              <w:tab/>
            </w:r>
            <w:r>
              <w:rPr>
                <w:noProof/>
                <w:webHidden/>
              </w:rPr>
              <w:fldChar w:fldCharType="begin"/>
            </w:r>
            <w:r>
              <w:rPr>
                <w:noProof/>
                <w:webHidden/>
              </w:rPr>
              <w:instrText xml:space="preserve"> PAGEREF _Toc436832806 \h </w:instrText>
            </w:r>
          </w:ins>
          <w:r>
            <w:rPr>
              <w:noProof/>
              <w:webHidden/>
            </w:rPr>
          </w:r>
          <w:r>
            <w:rPr>
              <w:noProof/>
              <w:webHidden/>
            </w:rPr>
            <w:fldChar w:fldCharType="separate"/>
          </w:r>
          <w:ins w:id="147" w:author="Sammartano, Marc (BIC USA)" w:date="2015-12-04T16:17:00Z">
            <w:r w:rsidR="007C48A1">
              <w:rPr>
                <w:noProof/>
                <w:webHidden/>
              </w:rPr>
              <w:t>37</w:t>
            </w:r>
          </w:ins>
          <w:ins w:id="14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9" w:author="Sammartano, Marc (BIC USA)" w:date="2015-12-02T15:17:00Z"/>
              <w:rFonts w:eastAsiaTheme="minorEastAsia"/>
              <w:noProof/>
            </w:rPr>
          </w:pPr>
          <w:ins w:id="1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"_Toc436832807"</w:instrText>
            </w:r>
            <w:r w:rsidRPr="00E7654A">
              <w:rPr>
                <w:rStyle w:val="Hyperlink"/>
                <w:noProof/>
              </w:rPr>
              <w:instrText xml:space="preserve"> </w:instrText>
            </w:r>
            <w:r w:rsidRPr="00E7654A">
              <w:rPr>
                <w:rStyle w:val="Hyperlink"/>
                <w:noProof/>
              </w:rPr>
              <w:fldChar w:fldCharType="separate"/>
            </w:r>
            <w:r w:rsidRPr="00E7654A">
              <w:rPr>
                <w:rStyle w:val="Hyperlink"/>
                <w:noProof/>
              </w:rPr>
              <w:t>Scalar and Array Variables</w:t>
            </w:r>
            <w:r>
              <w:rPr>
                <w:noProof/>
                <w:webHidden/>
              </w:rPr>
              <w:tab/>
            </w:r>
            <w:r>
              <w:rPr>
                <w:noProof/>
                <w:webHidden/>
              </w:rPr>
              <w:fldChar w:fldCharType="begin"/>
            </w:r>
            <w:r>
              <w:rPr>
                <w:noProof/>
                <w:webHidden/>
              </w:rPr>
              <w:instrText xml:space="preserve"> PAGEREF _Toc436832807 \h </w:instrText>
            </w:r>
          </w:ins>
          <w:r>
            <w:rPr>
              <w:noProof/>
              <w:webHidden/>
            </w:rPr>
          </w:r>
          <w:r>
            <w:rPr>
              <w:noProof/>
              <w:webHidden/>
            </w:rPr>
            <w:fldChar w:fldCharType="separate"/>
          </w:r>
          <w:ins w:id="151" w:author="Sammartano, Marc (BIC USA)" w:date="2015-12-04T16:17:00Z">
            <w:r w:rsidR="007C48A1">
              <w:rPr>
                <w:noProof/>
                <w:webHidden/>
              </w:rPr>
              <w:t>37</w:t>
            </w:r>
          </w:ins>
          <w:ins w:id="1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53" w:author="Sammartano, Marc (BIC USA)" w:date="2015-12-02T15:17:00Z"/>
              <w:rFonts w:eastAsiaTheme="minorEastAsia"/>
              <w:noProof/>
            </w:rPr>
          </w:pPr>
          <w:ins w:id="1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"_Toc436832808"</w:instrText>
            </w:r>
            <w:r w:rsidRPr="00E7654A">
              <w:rPr>
                <w:rStyle w:val="Hyperlink"/>
                <w:noProof/>
              </w:rPr>
              <w:instrText xml:space="preserve"> </w:instrText>
            </w:r>
            <w:r w:rsidRPr="00E7654A">
              <w:rPr>
                <w:rStyle w:val="Hyperlink"/>
                <w:noProof/>
              </w:rPr>
              <w:fldChar w:fldCharType="separate"/>
            </w:r>
            <w:r w:rsidRPr="00E7654A">
              <w:rPr>
                <w:rStyle w:val="Hyperlink"/>
                <w:noProof/>
              </w:rPr>
              <w:t>Scalars</w:t>
            </w:r>
            <w:r>
              <w:rPr>
                <w:noProof/>
                <w:webHidden/>
              </w:rPr>
              <w:tab/>
            </w:r>
            <w:r>
              <w:rPr>
                <w:noProof/>
                <w:webHidden/>
              </w:rPr>
              <w:fldChar w:fldCharType="begin"/>
            </w:r>
            <w:r>
              <w:rPr>
                <w:noProof/>
                <w:webHidden/>
              </w:rPr>
              <w:instrText xml:space="preserve"> PAGEREF _Toc436832808 \h </w:instrText>
            </w:r>
          </w:ins>
          <w:r>
            <w:rPr>
              <w:noProof/>
              <w:webHidden/>
            </w:rPr>
          </w:r>
          <w:r>
            <w:rPr>
              <w:noProof/>
              <w:webHidden/>
            </w:rPr>
            <w:fldChar w:fldCharType="separate"/>
          </w:r>
          <w:ins w:id="155" w:author="Sammartano, Marc (BIC USA)" w:date="2015-12-04T16:17:00Z">
            <w:r w:rsidR="007C48A1">
              <w:rPr>
                <w:noProof/>
                <w:webHidden/>
              </w:rPr>
              <w:t>38</w:t>
            </w:r>
          </w:ins>
          <w:ins w:id="15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57" w:author="Sammartano, Marc (BIC USA)" w:date="2015-12-02T15:17:00Z"/>
              <w:rFonts w:eastAsiaTheme="minorEastAsia"/>
              <w:noProof/>
            </w:rPr>
          </w:pPr>
          <w:ins w:id="1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"_Toc436832809"</w:instrText>
            </w:r>
            <w:r w:rsidRPr="00E7654A">
              <w:rPr>
                <w:rStyle w:val="Hyperlink"/>
                <w:noProof/>
              </w:rPr>
              <w:instrText xml:space="preserve"> </w:instrText>
            </w:r>
            <w:r w:rsidRPr="00E7654A">
              <w:rPr>
                <w:rStyle w:val="Hyperlink"/>
                <w:noProof/>
              </w:rPr>
              <w:fldChar w:fldCharType="separate"/>
            </w:r>
            <w:r w:rsidRPr="00E7654A">
              <w:rPr>
                <w:rStyle w:val="Hyperlink"/>
                <w:noProof/>
              </w:rPr>
              <w:t>Arrays</w:t>
            </w:r>
            <w:r>
              <w:rPr>
                <w:noProof/>
                <w:webHidden/>
              </w:rPr>
              <w:tab/>
            </w:r>
            <w:r>
              <w:rPr>
                <w:noProof/>
                <w:webHidden/>
              </w:rPr>
              <w:fldChar w:fldCharType="begin"/>
            </w:r>
            <w:r>
              <w:rPr>
                <w:noProof/>
                <w:webHidden/>
              </w:rPr>
              <w:instrText xml:space="preserve"> PAGEREF _Toc436832809 \h </w:instrText>
            </w:r>
          </w:ins>
          <w:r>
            <w:rPr>
              <w:noProof/>
              <w:webHidden/>
            </w:rPr>
          </w:r>
          <w:r>
            <w:rPr>
              <w:noProof/>
              <w:webHidden/>
            </w:rPr>
            <w:fldChar w:fldCharType="separate"/>
          </w:r>
          <w:ins w:id="159" w:author="Sammartano, Marc (BIC USA)" w:date="2015-12-04T16:17:00Z">
            <w:r w:rsidR="007C48A1">
              <w:rPr>
                <w:noProof/>
                <w:webHidden/>
              </w:rPr>
              <w:t>38</w:t>
            </w:r>
          </w:ins>
          <w:ins w:id="1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1" w:author="Sammartano, Marc (BIC USA)" w:date="2015-12-02T15:17:00Z"/>
              <w:rFonts w:eastAsiaTheme="minorEastAsia"/>
              <w:noProof/>
            </w:rPr>
          </w:pPr>
          <w:ins w:id="1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"_Toc436832810"</w:instrText>
            </w:r>
            <w:r w:rsidRPr="00E7654A">
              <w:rPr>
                <w:rStyle w:val="Hyperlink"/>
                <w:noProof/>
              </w:rPr>
              <w:instrText xml:space="preserve"> </w:instrText>
            </w:r>
            <w:r w:rsidRPr="00E7654A">
              <w:rPr>
                <w:rStyle w:val="Hyperlink"/>
                <w:noProof/>
              </w:rPr>
              <w:fldChar w:fldCharType="separate"/>
            </w:r>
            <w:r w:rsidRPr="00E7654A">
              <w:rPr>
                <w:rStyle w:val="Hyperlink"/>
                <w:noProof/>
              </w:rPr>
              <w:t>Array Segments</w:t>
            </w:r>
            <w:r>
              <w:rPr>
                <w:noProof/>
                <w:webHidden/>
              </w:rPr>
              <w:tab/>
            </w:r>
            <w:r>
              <w:rPr>
                <w:noProof/>
                <w:webHidden/>
              </w:rPr>
              <w:fldChar w:fldCharType="begin"/>
            </w:r>
            <w:r>
              <w:rPr>
                <w:noProof/>
                <w:webHidden/>
              </w:rPr>
              <w:instrText xml:space="preserve"> PAGEREF _Toc436832810 \h </w:instrText>
            </w:r>
          </w:ins>
          <w:r>
            <w:rPr>
              <w:noProof/>
              <w:webHidden/>
            </w:rPr>
          </w:r>
          <w:r>
            <w:rPr>
              <w:noProof/>
              <w:webHidden/>
            </w:rPr>
            <w:fldChar w:fldCharType="separate"/>
          </w:r>
          <w:ins w:id="163" w:author="Sammartano, Marc (BIC USA)" w:date="2015-12-04T16:17:00Z">
            <w:r w:rsidR="007C48A1">
              <w:rPr>
                <w:noProof/>
                <w:webHidden/>
              </w:rPr>
              <w:t>38</w:t>
            </w:r>
          </w:ins>
          <w:ins w:id="16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5" w:author="Sammartano, Marc (BIC USA)" w:date="2015-12-02T15:17:00Z"/>
              <w:rFonts w:eastAsiaTheme="minorEastAsia"/>
              <w:noProof/>
            </w:rPr>
          </w:pPr>
          <w:ins w:id="1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"_Toc436832811"</w:instrText>
            </w:r>
            <w:r w:rsidRPr="00E7654A">
              <w:rPr>
                <w:rStyle w:val="Hyperlink"/>
                <w:noProof/>
              </w:rPr>
              <w:instrText xml:space="preserve"> </w:instrText>
            </w:r>
            <w:r w:rsidRPr="00E7654A">
              <w:rPr>
                <w:rStyle w:val="Hyperlink"/>
                <w:noProof/>
              </w:rPr>
              <w:fldChar w:fldCharType="separate"/>
            </w:r>
            <w:r w:rsidRPr="00E7654A">
              <w:rPr>
                <w:rStyle w:val="Hyperlink"/>
                <w:noProof/>
              </w:rPr>
              <w:t>Array Commands</w:t>
            </w:r>
            <w:r>
              <w:rPr>
                <w:noProof/>
                <w:webHidden/>
              </w:rPr>
              <w:tab/>
            </w:r>
            <w:r>
              <w:rPr>
                <w:noProof/>
                <w:webHidden/>
              </w:rPr>
              <w:fldChar w:fldCharType="begin"/>
            </w:r>
            <w:r>
              <w:rPr>
                <w:noProof/>
                <w:webHidden/>
              </w:rPr>
              <w:instrText xml:space="preserve"> PAGEREF _Toc436832811 \h </w:instrText>
            </w:r>
          </w:ins>
          <w:r>
            <w:rPr>
              <w:noProof/>
              <w:webHidden/>
            </w:rPr>
          </w:r>
          <w:r>
            <w:rPr>
              <w:noProof/>
              <w:webHidden/>
            </w:rPr>
            <w:fldChar w:fldCharType="separate"/>
          </w:r>
          <w:ins w:id="167" w:author="Sammartano, Marc (BIC USA)" w:date="2015-12-04T16:17:00Z">
            <w:r w:rsidR="007C48A1">
              <w:rPr>
                <w:noProof/>
                <w:webHidden/>
              </w:rPr>
              <w:t>39</w:t>
            </w:r>
          </w:ins>
          <w:ins w:id="168"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69" w:author="Sammartano, Marc (BIC USA)" w:date="2015-12-02T15:17:00Z"/>
              <w:rFonts w:eastAsiaTheme="minorEastAsia"/>
              <w:noProof/>
            </w:rPr>
          </w:pPr>
          <w:ins w:id="1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"_Toc436832812"</w:instrText>
            </w:r>
            <w:r w:rsidRPr="00E7654A">
              <w:rPr>
                <w:rStyle w:val="Hyperlink"/>
                <w:noProof/>
              </w:rPr>
              <w:instrText xml:space="preserve"> </w:instrText>
            </w:r>
            <w:r w:rsidRPr="00E7654A">
              <w:rPr>
                <w:rStyle w:val="Hyperlink"/>
                <w:noProof/>
              </w:rPr>
              <w:fldChar w:fldCharType="separate"/>
            </w:r>
            <w:r w:rsidRPr="00E7654A">
              <w:rPr>
                <w:rStyle w:val="Hyperlink"/>
                <w:noProof/>
              </w:rPr>
              <w:t>Data Structures and Pointers in BASIC!</w:t>
            </w:r>
            <w:r>
              <w:rPr>
                <w:noProof/>
                <w:webHidden/>
              </w:rPr>
              <w:tab/>
            </w:r>
            <w:r>
              <w:rPr>
                <w:noProof/>
                <w:webHidden/>
              </w:rPr>
              <w:fldChar w:fldCharType="begin"/>
            </w:r>
            <w:r>
              <w:rPr>
                <w:noProof/>
                <w:webHidden/>
              </w:rPr>
              <w:instrText xml:space="preserve"> PAGEREF _Toc436832812 \h </w:instrText>
            </w:r>
          </w:ins>
          <w:r>
            <w:rPr>
              <w:noProof/>
              <w:webHidden/>
            </w:rPr>
          </w:r>
          <w:r>
            <w:rPr>
              <w:noProof/>
              <w:webHidden/>
            </w:rPr>
            <w:fldChar w:fldCharType="separate"/>
          </w:r>
          <w:ins w:id="171" w:author="Sammartano, Marc (BIC USA)" w:date="2015-12-04T16:17:00Z">
            <w:r w:rsidR="007C48A1">
              <w:rPr>
                <w:noProof/>
                <w:webHidden/>
              </w:rPr>
              <w:t>41</w:t>
            </w:r>
          </w:ins>
          <w:ins w:id="1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73" w:author="Sammartano, Marc (BIC USA)" w:date="2015-12-02T15:17:00Z"/>
              <w:rFonts w:eastAsiaTheme="minorEastAsia"/>
              <w:noProof/>
            </w:rPr>
          </w:pPr>
          <w:ins w:id="1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"_Toc436832813"</w:instrText>
            </w:r>
            <w:r w:rsidRPr="00E7654A">
              <w:rPr>
                <w:rStyle w:val="Hyperlink"/>
                <w:noProof/>
              </w:rPr>
              <w:instrText xml:space="preserve"> </w:instrText>
            </w:r>
            <w:r w:rsidRPr="00E7654A">
              <w:rPr>
                <w:rStyle w:val="Hyperlink"/>
                <w:noProof/>
              </w:rPr>
              <w:fldChar w:fldCharType="separate"/>
            </w:r>
            <w:r w:rsidRPr="00E7654A">
              <w:rPr>
                <w:rStyle w:val="Hyperlink"/>
                <w:noProof/>
              </w:rPr>
              <w:t>What is a Pointer</w:t>
            </w:r>
            <w:r>
              <w:rPr>
                <w:noProof/>
                <w:webHidden/>
              </w:rPr>
              <w:tab/>
            </w:r>
            <w:r>
              <w:rPr>
                <w:noProof/>
                <w:webHidden/>
              </w:rPr>
              <w:fldChar w:fldCharType="begin"/>
            </w:r>
            <w:r>
              <w:rPr>
                <w:noProof/>
                <w:webHidden/>
              </w:rPr>
              <w:instrText xml:space="preserve"> PAGEREF _Toc436832813 \h </w:instrText>
            </w:r>
          </w:ins>
          <w:r>
            <w:rPr>
              <w:noProof/>
              <w:webHidden/>
            </w:rPr>
          </w:r>
          <w:r>
            <w:rPr>
              <w:noProof/>
              <w:webHidden/>
            </w:rPr>
            <w:fldChar w:fldCharType="separate"/>
          </w:r>
          <w:ins w:id="175" w:author="Sammartano, Marc (BIC USA)" w:date="2015-12-04T16:17:00Z">
            <w:r w:rsidR="007C48A1">
              <w:rPr>
                <w:noProof/>
                <w:webHidden/>
              </w:rPr>
              <w:t>42</w:t>
            </w:r>
          </w:ins>
          <w:ins w:id="1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77" w:author="Sammartano, Marc (BIC USA)" w:date="2015-12-02T15:17:00Z"/>
              <w:rFonts w:eastAsiaTheme="minorEastAsia"/>
              <w:noProof/>
            </w:rPr>
          </w:pPr>
          <w:ins w:id="1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"_Toc436832814"</w:instrText>
            </w:r>
            <w:r w:rsidRPr="00E7654A">
              <w:rPr>
                <w:rStyle w:val="Hyperlink"/>
                <w:noProof/>
              </w:rPr>
              <w:instrText xml:space="preserve"> </w:instrText>
            </w:r>
            <w:r w:rsidRPr="00E7654A">
              <w:rPr>
                <w:rStyle w:val="Hyperlink"/>
                <w:noProof/>
              </w:rPr>
              <w:fldChar w:fldCharType="separate"/>
            </w:r>
            <w:r w:rsidRPr="00E7654A">
              <w:rPr>
                <w:rStyle w:val="Hyperlink"/>
                <w:noProof/>
              </w:rPr>
              <w:t>Lists</w:t>
            </w:r>
            <w:r>
              <w:rPr>
                <w:noProof/>
                <w:webHidden/>
              </w:rPr>
              <w:tab/>
            </w:r>
            <w:r>
              <w:rPr>
                <w:noProof/>
                <w:webHidden/>
              </w:rPr>
              <w:fldChar w:fldCharType="begin"/>
            </w:r>
            <w:r>
              <w:rPr>
                <w:noProof/>
                <w:webHidden/>
              </w:rPr>
              <w:instrText xml:space="preserve"> PAGEREF _Toc436832814 \h </w:instrText>
            </w:r>
          </w:ins>
          <w:r>
            <w:rPr>
              <w:noProof/>
              <w:webHidden/>
            </w:rPr>
          </w:r>
          <w:r>
            <w:rPr>
              <w:noProof/>
              <w:webHidden/>
            </w:rPr>
            <w:fldChar w:fldCharType="separate"/>
          </w:r>
          <w:ins w:id="179" w:author="Sammartano, Marc (BIC USA)" w:date="2015-12-04T16:17:00Z">
            <w:r w:rsidR="007C48A1">
              <w:rPr>
                <w:noProof/>
                <w:webHidden/>
              </w:rPr>
              <w:t>43</w:t>
            </w:r>
          </w:ins>
          <w:ins w:id="18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1" w:author="Sammartano, Marc (BIC USA)" w:date="2015-12-02T15:17:00Z"/>
              <w:rFonts w:eastAsiaTheme="minorEastAsia"/>
              <w:noProof/>
            </w:rPr>
          </w:pPr>
          <w:ins w:id="1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"_Toc436832815"</w:instrText>
            </w:r>
            <w:r w:rsidRPr="00E7654A">
              <w:rPr>
                <w:rStyle w:val="Hyperlink"/>
                <w:noProof/>
              </w:rPr>
              <w:instrText xml:space="preserve"> </w:instrText>
            </w:r>
            <w:r w:rsidRPr="00E7654A">
              <w:rPr>
                <w:rStyle w:val="Hyperlink"/>
                <w:noProof/>
              </w:rPr>
              <w:fldChar w:fldCharType="separate"/>
            </w:r>
            <w:r w:rsidRPr="00E7654A">
              <w:rPr>
                <w:rStyle w:val="Hyperlink"/>
                <w:noProof/>
              </w:rPr>
              <w:t>List Commands</w:t>
            </w:r>
            <w:r>
              <w:rPr>
                <w:noProof/>
                <w:webHidden/>
              </w:rPr>
              <w:tab/>
            </w:r>
            <w:r>
              <w:rPr>
                <w:noProof/>
                <w:webHidden/>
              </w:rPr>
              <w:fldChar w:fldCharType="begin"/>
            </w:r>
            <w:r>
              <w:rPr>
                <w:noProof/>
                <w:webHidden/>
              </w:rPr>
              <w:instrText xml:space="preserve"> PAGEREF _Toc436832815 \h </w:instrText>
            </w:r>
          </w:ins>
          <w:r>
            <w:rPr>
              <w:noProof/>
              <w:webHidden/>
            </w:rPr>
          </w:r>
          <w:r>
            <w:rPr>
              <w:noProof/>
              <w:webHidden/>
            </w:rPr>
            <w:fldChar w:fldCharType="separate"/>
          </w:r>
          <w:ins w:id="183" w:author="Sammartano, Marc (BIC USA)" w:date="2015-12-04T16:17:00Z">
            <w:r w:rsidR="007C48A1">
              <w:rPr>
                <w:noProof/>
                <w:webHidden/>
              </w:rPr>
              <w:t>43</w:t>
            </w:r>
          </w:ins>
          <w:ins w:id="1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85" w:author="Sammartano, Marc (BIC USA)" w:date="2015-12-02T15:17:00Z"/>
              <w:rFonts w:eastAsiaTheme="minorEastAsia"/>
              <w:noProof/>
            </w:rPr>
          </w:pPr>
          <w:ins w:id="1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"_Toc436832816"</w:instrText>
            </w:r>
            <w:r w:rsidRPr="00E7654A">
              <w:rPr>
                <w:rStyle w:val="Hyperlink"/>
                <w:noProof/>
              </w:rPr>
              <w:instrText xml:space="preserve"> </w:instrText>
            </w:r>
            <w:r w:rsidRPr="00E7654A">
              <w:rPr>
                <w:rStyle w:val="Hyperlink"/>
                <w:noProof/>
              </w:rPr>
              <w:fldChar w:fldCharType="separate"/>
            </w:r>
            <w:r w:rsidRPr="00E7654A">
              <w:rPr>
                <w:rStyle w:val="Hyperlink"/>
                <w:noProof/>
              </w:rPr>
              <w:t>Bundles</w:t>
            </w:r>
            <w:r>
              <w:rPr>
                <w:noProof/>
                <w:webHidden/>
              </w:rPr>
              <w:tab/>
            </w:r>
            <w:r>
              <w:rPr>
                <w:noProof/>
                <w:webHidden/>
              </w:rPr>
              <w:fldChar w:fldCharType="begin"/>
            </w:r>
            <w:r>
              <w:rPr>
                <w:noProof/>
                <w:webHidden/>
              </w:rPr>
              <w:instrText xml:space="preserve"> PAGEREF _Toc436832816 \h </w:instrText>
            </w:r>
          </w:ins>
          <w:r>
            <w:rPr>
              <w:noProof/>
              <w:webHidden/>
            </w:rPr>
          </w:r>
          <w:r>
            <w:rPr>
              <w:noProof/>
              <w:webHidden/>
            </w:rPr>
            <w:fldChar w:fldCharType="separate"/>
          </w:r>
          <w:ins w:id="187" w:author="Sammartano, Marc (BIC USA)" w:date="2015-12-04T16:17:00Z">
            <w:r w:rsidR="007C48A1">
              <w:rPr>
                <w:noProof/>
                <w:webHidden/>
              </w:rPr>
              <w:t>45</w:t>
            </w:r>
          </w:ins>
          <w:ins w:id="18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9" w:author="Sammartano, Marc (BIC USA)" w:date="2015-12-02T15:17:00Z"/>
              <w:rFonts w:eastAsiaTheme="minorEastAsia"/>
              <w:noProof/>
            </w:rPr>
          </w:pPr>
          <w:ins w:id="1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"_Toc436832817"</w:instrText>
            </w:r>
            <w:r w:rsidRPr="00E7654A">
              <w:rPr>
                <w:rStyle w:val="Hyperlink"/>
                <w:noProof/>
              </w:rPr>
              <w:instrText xml:space="preserve"> </w:instrText>
            </w:r>
            <w:r w:rsidRPr="00E7654A">
              <w:rPr>
                <w:rStyle w:val="Hyperlink"/>
                <w:noProof/>
              </w:rPr>
              <w:fldChar w:fldCharType="separate"/>
            </w:r>
            <w:r w:rsidRPr="00E7654A">
              <w:rPr>
                <w:rStyle w:val="Hyperlink"/>
                <w:noProof/>
              </w:rPr>
              <w:t>Bundle Auto-Create</w:t>
            </w:r>
            <w:r>
              <w:rPr>
                <w:noProof/>
                <w:webHidden/>
              </w:rPr>
              <w:tab/>
            </w:r>
            <w:r>
              <w:rPr>
                <w:noProof/>
                <w:webHidden/>
              </w:rPr>
              <w:fldChar w:fldCharType="begin"/>
            </w:r>
            <w:r>
              <w:rPr>
                <w:noProof/>
                <w:webHidden/>
              </w:rPr>
              <w:instrText xml:space="preserve"> PAGEREF _Toc436832817 \h </w:instrText>
            </w:r>
          </w:ins>
          <w:r>
            <w:rPr>
              <w:noProof/>
              <w:webHidden/>
            </w:rPr>
          </w:r>
          <w:r>
            <w:rPr>
              <w:noProof/>
              <w:webHidden/>
            </w:rPr>
            <w:fldChar w:fldCharType="separate"/>
          </w:r>
          <w:ins w:id="191" w:author="Sammartano, Marc (BIC USA)" w:date="2015-12-04T16:17:00Z">
            <w:r w:rsidR="007C48A1">
              <w:rPr>
                <w:noProof/>
                <w:webHidden/>
              </w:rPr>
              <w:t>46</w:t>
            </w:r>
          </w:ins>
          <w:ins w:id="1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3" w:author="Sammartano, Marc (BIC USA)" w:date="2015-12-02T15:17:00Z"/>
              <w:rFonts w:eastAsiaTheme="minorEastAsia"/>
              <w:noProof/>
            </w:rPr>
          </w:pPr>
          <w:ins w:id="1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"_Toc436832818"</w:instrText>
            </w:r>
            <w:r w:rsidRPr="00E7654A">
              <w:rPr>
                <w:rStyle w:val="Hyperlink"/>
                <w:noProof/>
              </w:rPr>
              <w:instrText xml:space="preserve"> </w:instrText>
            </w:r>
            <w:r w:rsidRPr="00E7654A">
              <w:rPr>
                <w:rStyle w:val="Hyperlink"/>
                <w:noProof/>
              </w:rPr>
              <w:fldChar w:fldCharType="separate"/>
            </w:r>
            <w:r w:rsidRPr="00E7654A">
              <w:rPr>
                <w:rStyle w:val="Hyperlink"/>
                <w:noProof/>
              </w:rPr>
              <w:t>Bundle Commands</w:t>
            </w:r>
            <w:r>
              <w:rPr>
                <w:noProof/>
                <w:webHidden/>
              </w:rPr>
              <w:tab/>
            </w:r>
            <w:r>
              <w:rPr>
                <w:noProof/>
                <w:webHidden/>
              </w:rPr>
              <w:fldChar w:fldCharType="begin"/>
            </w:r>
            <w:r>
              <w:rPr>
                <w:noProof/>
                <w:webHidden/>
              </w:rPr>
              <w:instrText xml:space="preserve"> PAGEREF _Toc436832818 \h </w:instrText>
            </w:r>
          </w:ins>
          <w:r>
            <w:rPr>
              <w:noProof/>
              <w:webHidden/>
            </w:rPr>
          </w:r>
          <w:r>
            <w:rPr>
              <w:noProof/>
              <w:webHidden/>
            </w:rPr>
            <w:fldChar w:fldCharType="separate"/>
          </w:r>
          <w:ins w:id="195" w:author="Sammartano, Marc (BIC USA)" w:date="2015-12-04T16:17:00Z">
            <w:r w:rsidR="007C48A1">
              <w:rPr>
                <w:noProof/>
                <w:webHidden/>
              </w:rPr>
              <w:t>47</w:t>
            </w:r>
          </w:ins>
          <w:ins w:id="1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97" w:author="Sammartano, Marc (BIC USA)" w:date="2015-12-02T15:17:00Z"/>
              <w:rFonts w:eastAsiaTheme="minorEastAsia"/>
              <w:noProof/>
            </w:rPr>
          </w:pPr>
          <w:ins w:id="1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"_Toc436832819"</w:instrText>
            </w:r>
            <w:r w:rsidRPr="00E7654A">
              <w:rPr>
                <w:rStyle w:val="Hyperlink"/>
                <w:noProof/>
              </w:rPr>
              <w:instrText xml:space="preserve"> </w:instrText>
            </w:r>
            <w:r w:rsidRPr="00E7654A">
              <w:rPr>
                <w:rStyle w:val="Hyperlink"/>
                <w:noProof/>
              </w:rPr>
              <w:fldChar w:fldCharType="separate"/>
            </w:r>
            <w:r w:rsidRPr="00E7654A">
              <w:rPr>
                <w:rStyle w:val="Hyperlink"/>
                <w:noProof/>
              </w:rPr>
              <w:t>Stacks</w:t>
            </w:r>
            <w:r>
              <w:rPr>
                <w:noProof/>
                <w:webHidden/>
              </w:rPr>
              <w:tab/>
            </w:r>
            <w:r>
              <w:rPr>
                <w:noProof/>
                <w:webHidden/>
              </w:rPr>
              <w:fldChar w:fldCharType="begin"/>
            </w:r>
            <w:r>
              <w:rPr>
                <w:noProof/>
                <w:webHidden/>
              </w:rPr>
              <w:instrText xml:space="preserve"> PAGEREF _Toc436832819 \h </w:instrText>
            </w:r>
          </w:ins>
          <w:r>
            <w:rPr>
              <w:noProof/>
              <w:webHidden/>
            </w:rPr>
          </w:r>
          <w:r>
            <w:rPr>
              <w:noProof/>
              <w:webHidden/>
            </w:rPr>
            <w:fldChar w:fldCharType="separate"/>
          </w:r>
          <w:ins w:id="199" w:author="Sammartano, Marc (BIC USA)" w:date="2015-12-04T16:17:00Z">
            <w:r w:rsidR="007C48A1">
              <w:rPr>
                <w:noProof/>
                <w:webHidden/>
              </w:rPr>
              <w:t>48</w:t>
            </w:r>
          </w:ins>
          <w:ins w:id="20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1" w:author="Sammartano, Marc (BIC USA)" w:date="2015-12-02T15:17:00Z"/>
              <w:rFonts w:eastAsiaTheme="minorEastAsia"/>
              <w:noProof/>
            </w:rPr>
          </w:pPr>
          <w:ins w:id="2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"_Toc436832820"</w:instrText>
            </w:r>
            <w:r w:rsidRPr="00E7654A">
              <w:rPr>
                <w:rStyle w:val="Hyperlink"/>
                <w:noProof/>
              </w:rPr>
              <w:instrText xml:space="preserve"> </w:instrText>
            </w:r>
            <w:r w:rsidRPr="00E7654A">
              <w:rPr>
                <w:rStyle w:val="Hyperlink"/>
                <w:noProof/>
              </w:rPr>
              <w:fldChar w:fldCharType="separate"/>
            </w:r>
            <w:r w:rsidRPr="00E7654A">
              <w:rPr>
                <w:rStyle w:val="Hyperlink"/>
                <w:noProof/>
              </w:rPr>
              <w:t>Stack Commands</w:t>
            </w:r>
            <w:r>
              <w:rPr>
                <w:noProof/>
                <w:webHidden/>
              </w:rPr>
              <w:tab/>
            </w:r>
            <w:r>
              <w:rPr>
                <w:noProof/>
                <w:webHidden/>
              </w:rPr>
              <w:fldChar w:fldCharType="begin"/>
            </w:r>
            <w:r>
              <w:rPr>
                <w:noProof/>
                <w:webHidden/>
              </w:rPr>
              <w:instrText xml:space="preserve"> PAGEREF _Toc436832820 \h </w:instrText>
            </w:r>
          </w:ins>
          <w:r>
            <w:rPr>
              <w:noProof/>
              <w:webHidden/>
            </w:rPr>
          </w:r>
          <w:r>
            <w:rPr>
              <w:noProof/>
              <w:webHidden/>
            </w:rPr>
            <w:fldChar w:fldCharType="separate"/>
          </w:r>
          <w:ins w:id="203" w:author="Sammartano, Marc (BIC USA)" w:date="2015-12-04T16:17:00Z">
            <w:r w:rsidR="007C48A1">
              <w:rPr>
                <w:noProof/>
                <w:webHidden/>
              </w:rPr>
              <w:t>49</w:t>
            </w:r>
          </w:ins>
          <w:ins w:id="20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05" w:author="Sammartano, Marc (BIC USA)" w:date="2015-12-02T15:17:00Z"/>
              <w:rFonts w:eastAsiaTheme="minorEastAsia"/>
              <w:noProof/>
            </w:rPr>
          </w:pPr>
          <w:ins w:id="2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"_Toc436832821"</w:instrText>
            </w:r>
            <w:r w:rsidRPr="00E7654A">
              <w:rPr>
                <w:rStyle w:val="Hyperlink"/>
                <w:noProof/>
              </w:rPr>
              <w:instrText xml:space="preserve"> </w:instrText>
            </w:r>
            <w:r w:rsidRPr="00E7654A">
              <w:rPr>
                <w:rStyle w:val="Hyperlink"/>
                <w:noProof/>
              </w:rPr>
              <w:fldChar w:fldCharType="separate"/>
            </w:r>
            <w:r w:rsidRPr="00E7654A">
              <w:rPr>
                <w:rStyle w:val="Hyperlink"/>
                <w:noProof/>
              </w:rPr>
              <w:t>Queues</w:t>
            </w:r>
            <w:r>
              <w:rPr>
                <w:noProof/>
                <w:webHidden/>
              </w:rPr>
              <w:tab/>
            </w:r>
            <w:r>
              <w:rPr>
                <w:noProof/>
                <w:webHidden/>
              </w:rPr>
              <w:fldChar w:fldCharType="begin"/>
            </w:r>
            <w:r>
              <w:rPr>
                <w:noProof/>
                <w:webHidden/>
              </w:rPr>
              <w:instrText xml:space="preserve"> PAGEREF _Toc436832821 \h </w:instrText>
            </w:r>
          </w:ins>
          <w:r>
            <w:rPr>
              <w:noProof/>
              <w:webHidden/>
            </w:rPr>
          </w:r>
          <w:r>
            <w:rPr>
              <w:noProof/>
              <w:webHidden/>
            </w:rPr>
            <w:fldChar w:fldCharType="separate"/>
          </w:r>
          <w:ins w:id="207" w:author="Sammartano, Marc (BIC USA)" w:date="2015-12-04T16:17:00Z">
            <w:r w:rsidR="007C48A1">
              <w:rPr>
                <w:noProof/>
                <w:webHidden/>
              </w:rPr>
              <w:t>50</w:t>
            </w:r>
          </w:ins>
          <w:ins w:id="208"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09" w:author="Sammartano, Marc (BIC USA)" w:date="2015-12-02T15:17:00Z"/>
              <w:rFonts w:eastAsiaTheme="minorEastAsia"/>
              <w:noProof/>
            </w:rPr>
          </w:pPr>
          <w:ins w:id="2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"_Toc436832822"</w:instrText>
            </w:r>
            <w:r w:rsidRPr="00E7654A">
              <w:rPr>
                <w:rStyle w:val="Hyperlink"/>
                <w:noProof/>
              </w:rPr>
              <w:instrText xml:space="preserve"> </w:instrText>
            </w:r>
            <w:r w:rsidRPr="00E7654A">
              <w:rPr>
                <w:rStyle w:val="Hyperlink"/>
                <w:noProof/>
              </w:rPr>
              <w:fldChar w:fldCharType="separate"/>
            </w:r>
            <w:r w:rsidRPr="00E7654A">
              <w:rPr>
                <w:rStyle w:val="Hyperlink"/>
                <w:noProof/>
              </w:rPr>
              <w:t>Comments</w:t>
            </w:r>
            <w:r>
              <w:rPr>
                <w:noProof/>
                <w:webHidden/>
              </w:rPr>
              <w:tab/>
            </w:r>
            <w:r>
              <w:rPr>
                <w:noProof/>
                <w:webHidden/>
              </w:rPr>
              <w:fldChar w:fldCharType="begin"/>
            </w:r>
            <w:r>
              <w:rPr>
                <w:noProof/>
                <w:webHidden/>
              </w:rPr>
              <w:instrText xml:space="preserve"> PAGEREF _Toc436832822 \h </w:instrText>
            </w:r>
          </w:ins>
          <w:r>
            <w:rPr>
              <w:noProof/>
              <w:webHidden/>
            </w:rPr>
          </w:r>
          <w:r>
            <w:rPr>
              <w:noProof/>
              <w:webHidden/>
            </w:rPr>
            <w:fldChar w:fldCharType="separate"/>
          </w:r>
          <w:ins w:id="211" w:author="Sammartano, Marc (BIC USA)" w:date="2015-12-04T16:17:00Z">
            <w:r w:rsidR="007C48A1">
              <w:rPr>
                <w:noProof/>
                <w:webHidden/>
              </w:rPr>
              <w:t>50</w:t>
            </w:r>
          </w:ins>
          <w:ins w:id="21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13" w:author="Sammartano, Marc (BIC USA)" w:date="2015-12-02T15:17:00Z"/>
              <w:rFonts w:eastAsiaTheme="minorEastAsia"/>
              <w:noProof/>
            </w:rPr>
          </w:pPr>
          <w:ins w:id="2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"_Toc436832823"</w:instrText>
            </w:r>
            <w:r w:rsidRPr="00E7654A">
              <w:rPr>
                <w:rStyle w:val="Hyperlink"/>
                <w:noProof/>
              </w:rPr>
              <w:instrText xml:space="preserve"> </w:instrText>
            </w:r>
            <w:r w:rsidRPr="00E7654A">
              <w:rPr>
                <w:rStyle w:val="Hyperlink"/>
                <w:noProof/>
              </w:rPr>
              <w:fldChar w:fldCharType="separate"/>
            </w:r>
            <w:r w:rsidRPr="00E7654A">
              <w:rPr>
                <w:rStyle w:val="Hyperlink"/>
                <w:noProof/>
              </w:rPr>
              <w:t>! - Single Line Comment</w:t>
            </w:r>
            <w:r>
              <w:rPr>
                <w:noProof/>
                <w:webHidden/>
              </w:rPr>
              <w:tab/>
            </w:r>
            <w:r>
              <w:rPr>
                <w:noProof/>
                <w:webHidden/>
              </w:rPr>
              <w:fldChar w:fldCharType="begin"/>
            </w:r>
            <w:r>
              <w:rPr>
                <w:noProof/>
                <w:webHidden/>
              </w:rPr>
              <w:instrText xml:space="preserve"> PAGEREF _Toc436832823 \h </w:instrText>
            </w:r>
          </w:ins>
          <w:r>
            <w:rPr>
              <w:noProof/>
              <w:webHidden/>
            </w:rPr>
          </w:r>
          <w:r>
            <w:rPr>
              <w:noProof/>
              <w:webHidden/>
            </w:rPr>
            <w:fldChar w:fldCharType="separate"/>
          </w:r>
          <w:ins w:id="215" w:author="Sammartano, Marc (BIC USA)" w:date="2015-12-04T16:17:00Z">
            <w:r w:rsidR="007C48A1">
              <w:rPr>
                <w:noProof/>
                <w:webHidden/>
              </w:rPr>
              <w:t>50</w:t>
            </w:r>
          </w:ins>
          <w:ins w:id="2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17" w:author="Sammartano, Marc (BIC USA)" w:date="2015-12-02T15:17:00Z"/>
              <w:rFonts w:eastAsiaTheme="minorEastAsia"/>
              <w:noProof/>
            </w:rPr>
          </w:pPr>
          <w:ins w:id="2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"_Toc436832824"</w:instrText>
            </w:r>
            <w:r w:rsidRPr="00E7654A">
              <w:rPr>
                <w:rStyle w:val="Hyperlink"/>
                <w:noProof/>
              </w:rPr>
              <w:instrText xml:space="preserve"> </w:instrText>
            </w:r>
            <w:r w:rsidRPr="00E7654A">
              <w:rPr>
                <w:rStyle w:val="Hyperlink"/>
                <w:noProof/>
              </w:rPr>
              <w:fldChar w:fldCharType="separate"/>
            </w:r>
            <w:r w:rsidRPr="00E7654A">
              <w:rPr>
                <w:rStyle w:val="Hyperlink"/>
                <w:noProof/>
              </w:rPr>
              <w:t>Rem - Single Line Comment (legacy)</w:t>
            </w:r>
            <w:r>
              <w:rPr>
                <w:noProof/>
                <w:webHidden/>
              </w:rPr>
              <w:tab/>
            </w:r>
            <w:r>
              <w:rPr>
                <w:noProof/>
                <w:webHidden/>
              </w:rPr>
              <w:fldChar w:fldCharType="begin"/>
            </w:r>
            <w:r>
              <w:rPr>
                <w:noProof/>
                <w:webHidden/>
              </w:rPr>
              <w:instrText xml:space="preserve"> PAGEREF _Toc436832824 \h </w:instrText>
            </w:r>
          </w:ins>
          <w:r>
            <w:rPr>
              <w:noProof/>
              <w:webHidden/>
            </w:rPr>
          </w:r>
          <w:r>
            <w:rPr>
              <w:noProof/>
              <w:webHidden/>
            </w:rPr>
            <w:fldChar w:fldCharType="separate"/>
          </w:r>
          <w:ins w:id="219" w:author="Sammartano, Marc (BIC USA)" w:date="2015-12-04T16:17:00Z">
            <w:r w:rsidR="007C48A1">
              <w:rPr>
                <w:noProof/>
                <w:webHidden/>
              </w:rPr>
              <w:t>50</w:t>
            </w:r>
          </w:ins>
          <w:ins w:id="2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21" w:author="Sammartano, Marc (BIC USA)" w:date="2015-12-02T15:17:00Z"/>
              <w:rFonts w:eastAsiaTheme="minorEastAsia"/>
              <w:noProof/>
            </w:rPr>
          </w:pPr>
          <w:ins w:id="2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"_Toc436832825"</w:instrText>
            </w:r>
            <w:r w:rsidRPr="00E7654A">
              <w:rPr>
                <w:rStyle w:val="Hyperlink"/>
                <w:noProof/>
              </w:rPr>
              <w:instrText xml:space="preserve"> </w:instrText>
            </w:r>
            <w:r w:rsidRPr="00E7654A">
              <w:rPr>
                <w:rStyle w:val="Hyperlink"/>
                <w:noProof/>
              </w:rPr>
              <w:fldChar w:fldCharType="separate"/>
            </w:r>
            <w:r w:rsidRPr="00E7654A">
              <w:rPr>
                <w:rStyle w:val="Hyperlink"/>
                <w:noProof/>
              </w:rPr>
              <w:t>!! - Block Comment</w:t>
            </w:r>
            <w:r>
              <w:rPr>
                <w:noProof/>
                <w:webHidden/>
              </w:rPr>
              <w:tab/>
            </w:r>
            <w:r>
              <w:rPr>
                <w:noProof/>
                <w:webHidden/>
              </w:rPr>
              <w:fldChar w:fldCharType="begin"/>
            </w:r>
            <w:r>
              <w:rPr>
                <w:noProof/>
                <w:webHidden/>
              </w:rPr>
              <w:instrText xml:space="preserve"> PAGEREF _Toc436832825 \h </w:instrText>
            </w:r>
          </w:ins>
          <w:r>
            <w:rPr>
              <w:noProof/>
              <w:webHidden/>
            </w:rPr>
          </w:r>
          <w:r>
            <w:rPr>
              <w:noProof/>
              <w:webHidden/>
            </w:rPr>
            <w:fldChar w:fldCharType="separate"/>
          </w:r>
          <w:ins w:id="223" w:author="Sammartano, Marc (BIC USA)" w:date="2015-12-04T16:17:00Z">
            <w:r w:rsidR="007C48A1">
              <w:rPr>
                <w:noProof/>
                <w:webHidden/>
              </w:rPr>
              <w:t>50</w:t>
            </w:r>
          </w:ins>
          <w:ins w:id="22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25" w:author="Sammartano, Marc (BIC USA)" w:date="2015-12-02T15:17:00Z"/>
              <w:rFonts w:eastAsiaTheme="minorEastAsia"/>
              <w:noProof/>
            </w:rPr>
          </w:pPr>
          <w:ins w:id="2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"_Toc436832826"</w:instrText>
            </w:r>
            <w:r w:rsidRPr="00E7654A">
              <w:rPr>
                <w:rStyle w:val="Hyperlink"/>
                <w:noProof/>
              </w:rPr>
              <w:instrText xml:space="preserve"> </w:instrText>
            </w:r>
            <w:r w:rsidRPr="00E7654A">
              <w:rPr>
                <w:rStyle w:val="Hyperlink"/>
                <w:noProof/>
              </w:rPr>
              <w:fldChar w:fldCharType="separate"/>
            </w:r>
            <w:r w:rsidRPr="00E7654A">
              <w:rPr>
                <w:rStyle w:val="Hyperlink"/>
                <w:noProof/>
              </w:rPr>
              <w:t>% - Middle of Line Comment</w:t>
            </w:r>
            <w:r>
              <w:rPr>
                <w:noProof/>
                <w:webHidden/>
              </w:rPr>
              <w:tab/>
            </w:r>
            <w:r>
              <w:rPr>
                <w:noProof/>
                <w:webHidden/>
              </w:rPr>
              <w:fldChar w:fldCharType="begin"/>
            </w:r>
            <w:r>
              <w:rPr>
                <w:noProof/>
                <w:webHidden/>
              </w:rPr>
              <w:instrText xml:space="preserve"> PAGEREF _Toc436832826 \h </w:instrText>
            </w:r>
          </w:ins>
          <w:r>
            <w:rPr>
              <w:noProof/>
              <w:webHidden/>
            </w:rPr>
          </w:r>
          <w:r>
            <w:rPr>
              <w:noProof/>
              <w:webHidden/>
            </w:rPr>
            <w:fldChar w:fldCharType="separate"/>
          </w:r>
          <w:ins w:id="227" w:author="Sammartano, Marc (BIC USA)" w:date="2015-12-04T16:17:00Z">
            <w:r w:rsidR="007C48A1">
              <w:rPr>
                <w:noProof/>
                <w:webHidden/>
              </w:rPr>
              <w:t>50</w:t>
            </w:r>
          </w:ins>
          <w:ins w:id="228"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29" w:author="Sammartano, Marc (BIC USA)" w:date="2015-12-02T15:17:00Z"/>
              <w:rFonts w:eastAsiaTheme="minorEastAsia"/>
              <w:noProof/>
            </w:rPr>
          </w:pPr>
          <w:ins w:id="2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"_Toc436832827"</w:instrText>
            </w:r>
            <w:r w:rsidRPr="00E7654A">
              <w:rPr>
                <w:rStyle w:val="Hyperlink"/>
                <w:noProof/>
              </w:rPr>
              <w:instrText xml:space="preserve"> </w:instrText>
            </w:r>
            <w:r w:rsidRPr="00E7654A">
              <w:rPr>
                <w:rStyle w:val="Hyperlink"/>
                <w:noProof/>
              </w:rPr>
              <w:fldChar w:fldCharType="separate"/>
            </w:r>
            <w:r w:rsidRPr="00E7654A">
              <w:rPr>
                <w:rStyle w:val="Hyperlink"/>
                <w:noProof/>
              </w:rPr>
              <w:t>Expressions</w:t>
            </w:r>
            <w:r>
              <w:rPr>
                <w:noProof/>
                <w:webHidden/>
              </w:rPr>
              <w:tab/>
            </w:r>
            <w:r>
              <w:rPr>
                <w:noProof/>
                <w:webHidden/>
              </w:rPr>
              <w:fldChar w:fldCharType="begin"/>
            </w:r>
            <w:r>
              <w:rPr>
                <w:noProof/>
                <w:webHidden/>
              </w:rPr>
              <w:instrText xml:space="preserve"> PAGEREF _Toc436832827 \h </w:instrText>
            </w:r>
          </w:ins>
          <w:r>
            <w:rPr>
              <w:noProof/>
              <w:webHidden/>
            </w:rPr>
          </w:r>
          <w:r>
            <w:rPr>
              <w:noProof/>
              <w:webHidden/>
            </w:rPr>
            <w:fldChar w:fldCharType="separate"/>
          </w:r>
          <w:ins w:id="231" w:author="Sammartano, Marc (BIC USA)" w:date="2015-12-04T16:17:00Z">
            <w:r w:rsidR="007C48A1">
              <w:rPr>
                <w:noProof/>
                <w:webHidden/>
              </w:rPr>
              <w:t>51</w:t>
            </w:r>
          </w:ins>
          <w:ins w:id="2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33" w:author="Sammartano, Marc (BIC USA)" w:date="2015-12-02T15:17:00Z"/>
              <w:rFonts w:eastAsiaTheme="minorEastAsia"/>
              <w:noProof/>
            </w:rPr>
          </w:pPr>
          <w:ins w:id="2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"_Toc436832828"</w:instrText>
            </w:r>
            <w:r w:rsidRPr="00E7654A">
              <w:rPr>
                <w:rStyle w:val="Hyperlink"/>
                <w:noProof/>
              </w:rPr>
              <w:instrText xml:space="preserve"> </w:instrText>
            </w:r>
            <w:r w:rsidRPr="00E7654A">
              <w:rPr>
                <w:rStyle w:val="Hyperlink"/>
                <w:noProof/>
              </w:rPr>
              <w:fldChar w:fldCharType="separate"/>
            </w:r>
            <w:r w:rsidRPr="00E7654A">
              <w:rPr>
                <w:rStyle w:val="Hyperlink"/>
                <w:noProof/>
              </w:rPr>
              <w:t>Numeric Expression &lt;nexp&gt;</w:t>
            </w:r>
            <w:r>
              <w:rPr>
                <w:noProof/>
                <w:webHidden/>
              </w:rPr>
              <w:tab/>
            </w:r>
            <w:r>
              <w:rPr>
                <w:noProof/>
                <w:webHidden/>
              </w:rPr>
              <w:fldChar w:fldCharType="begin"/>
            </w:r>
            <w:r>
              <w:rPr>
                <w:noProof/>
                <w:webHidden/>
              </w:rPr>
              <w:instrText xml:space="preserve"> PAGEREF _Toc436832828 \h </w:instrText>
            </w:r>
          </w:ins>
          <w:r>
            <w:rPr>
              <w:noProof/>
              <w:webHidden/>
            </w:rPr>
          </w:r>
          <w:r>
            <w:rPr>
              <w:noProof/>
              <w:webHidden/>
            </w:rPr>
            <w:fldChar w:fldCharType="separate"/>
          </w:r>
          <w:ins w:id="235" w:author="Sammartano, Marc (BIC USA)" w:date="2015-12-04T16:17:00Z">
            <w:r w:rsidR="007C48A1">
              <w:rPr>
                <w:noProof/>
                <w:webHidden/>
              </w:rPr>
              <w:t>51</w:t>
            </w:r>
          </w:ins>
          <w:ins w:id="2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7" w:author="Sammartano, Marc (BIC USA)" w:date="2015-12-02T15:17:00Z"/>
              <w:rFonts w:eastAsiaTheme="minorEastAsia"/>
              <w:noProof/>
            </w:rPr>
          </w:pPr>
          <w:ins w:id="2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"_Toc436832829"</w:instrText>
            </w:r>
            <w:r w:rsidRPr="00E7654A">
              <w:rPr>
                <w:rStyle w:val="Hyperlink"/>
                <w:noProof/>
              </w:rPr>
              <w:instrText xml:space="preserve"> </w:instrText>
            </w:r>
            <w:r w:rsidRPr="00E7654A">
              <w:rPr>
                <w:rStyle w:val="Hyperlink"/>
                <w:noProof/>
              </w:rPr>
              <w:fldChar w:fldCharType="separate"/>
            </w:r>
            <w:r w:rsidRPr="00E7654A">
              <w:rPr>
                <w:rStyle w:val="Hyperlink"/>
                <w:noProof/>
              </w:rPr>
              <w:t>Numeric Operators &lt;noperator&gt;</w:t>
            </w:r>
            <w:r>
              <w:rPr>
                <w:noProof/>
                <w:webHidden/>
              </w:rPr>
              <w:tab/>
            </w:r>
            <w:r>
              <w:rPr>
                <w:noProof/>
                <w:webHidden/>
              </w:rPr>
              <w:fldChar w:fldCharType="begin"/>
            </w:r>
            <w:r>
              <w:rPr>
                <w:noProof/>
                <w:webHidden/>
              </w:rPr>
              <w:instrText xml:space="preserve"> PAGEREF _Toc436832829 \h </w:instrText>
            </w:r>
          </w:ins>
          <w:r>
            <w:rPr>
              <w:noProof/>
              <w:webHidden/>
            </w:rPr>
          </w:r>
          <w:r>
            <w:rPr>
              <w:noProof/>
              <w:webHidden/>
            </w:rPr>
            <w:fldChar w:fldCharType="separate"/>
          </w:r>
          <w:ins w:id="239" w:author="Sammartano, Marc (BIC USA)" w:date="2015-12-04T16:17:00Z">
            <w:r w:rsidR="007C48A1">
              <w:rPr>
                <w:noProof/>
                <w:webHidden/>
              </w:rPr>
              <w:t>51</w:t>
            </w:r>
          </w:ins>
          <w:ins w:id="2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1" w:author="Sammartano, Marc (BIC USA)" w:date="2015-12-02T15:17:00Z"/>
              <w:rFonts w:eastAsiaTheme="minorEastAsia"/>
              <w:noProof/>
            </w:rPr>
          </w:pPr>
          <w:ins w:id="2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"_Toc436832830"</w:instrText>
            </w:r>
            <w:r w:rsidRPr="00E7654A">
              <w:rPr>
                <w:rStyle w:val="Hyperlink"/>
                <w:noProof/>
              </w:rPr>
              <w:instrText xml:space="preserve"> </w:instrText>
            </w:r>
            <w:r w:rsidRPr="00E7654A">
              <w:rPr>
                <w:rStyle w:val="Hyperlink"/>
                <w:noProof/>
              </w:rPr>
              <w:fldChar w:fldCharType="separate"/>
            </w:r>
            <w:r w:rsidRPr="00E7654A">
              <w:rPr>
                <w:rStyle w:val="Hyperlink"/>
                <w:noProof/>
              </w:rPr>
              <w:t>Numeric Expression Examples</w:t>
            </w:r>
            <w:r>
              <w:rPr>
                <w:noProof/>
                <w:webHidden/>
              </w:rPr>
              <w:tab/>
            </w:r>
            <w:r>
              <w:rPr>
                <w:noProof/>
                <w:webHidden/>
              </w:rPr>
              <w:fldChar w:fldCharType="begin"/>
            </w:r>
            <w:r>
              <w:rPr>
                <w:noProof/>
                <w:webHidden/>
              </w:rPr>
              <w:instrText xml:space="preserve"> PAGEREF _Toc436832830 \h </w:instrText>
            </w:r>
          </w:ins>
          <w:r>
            <w:rPr>
              <w:noProof/>
              <w:webHidden/>
            </w:rPr>
          </w:r>
          <w:r>
            <w:rPr>
              <w:noProof/>
              <w:webHidden/>
            </w:rPr>
            <w:fldChar w:fldCharType="separate"/>
          </w:r>
          <w:ins w:id="243" w:author="Sammartano, Marc (BIC USA)" w:date="2015-12-04T16:17:00Z">
            <w:r w:rsidR="007C48A1">
              <w:rPr>
                <w:noProof/>
                <w:webHidden/>
              </w:rPr>
              <w:t>51</w:t>
            </w:r>
          </w:ins>
          <w:ins w:id="2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5" w:author="Sammartano, Marc (BIC USA)" w:date="2015-12-02T15:17:00Z"/>
              <w:rFonts w:eastAsiaTheme="minorEastAsia"/>
              <w:noProof/>
            </w:rPr>
          </w:pPr>
          <w:ins w:id="2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"_Toc436832831"</w:instrText>
            </w:r>
            <w:r w:rsidRPr="00E7654A">
              <w:rPr>
                <w:rStyle w:val="Hyperlink"/>
                <w:noProof/>
              </w:rPr>
              <w:instrText xml:space="preserve"> </w:instrText>
            </w:r>
            <w:r w:rsidRPr="00E7654A">
              <w:rPr>
                <w:rStyle w:val="Hyperlink"/>
                <w:noProof/>
              </w:rPr>
              <w:fldChar w:fldCharType="separate"/>
            </w:r>
            <w:r w:rsidRPr="00E7654A">
              <w:rPr>
                <w:rStyle w:val="Hyperlink"/>
                <w:noProof/>
              </w:rPr>
              <w:t>Pre- and Post-Increment Operators</w:t>
            </w:r>
            <w:r>
              <w:rPr>
                <w:noProof/>
                <w:webHidden/>
              </w:rPr>
              <w:tab/>
            </w:r>
            <w:r>
              <w:rPr>
                <w:noProof/>
                <w:webHidden/>
              </w:rPr>
              <w:fldChar w:fldCharType="begin"/>
            </w:r>
            <w:r>
              <w:rPr>
                <w:noProof/>
                <w:webHidden/>
              </w:rPr>
              <w:instrText xml:space="preserve"> PAGEREF _Toc436832831 \h </w:instrText>
            </w:r>
          </w:ins>
          <w:r>
            <w:rPr>
              <w:noProof/>
              <w:webHidden/>
            </w:rPr>
          </w:r>
          <w:r>
            <w:rPr>
              <w:noProof/>
              <w:webHidden/>
            </w:rPr>
            <w:fldChar w:fldCharType="separate"/>
          </w:r>
          <w:ins w:id="247" w:author="Sammartano, Marc (BIC USA)" w:date="2015-12-04T16:17:00Z">
            <w:r w:rsidR="007C48A1">
              <w:rPr>
                <w:noProof/>
                <w:webHidden/>
              </w:rPr>
              <w:t>51</w:t>
            </w:r>
          </w:ins>
          <w:ins w:id="24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49" w:author="Sammartano, Marc (BIC USA)" w:date="2015-12-02T15:17:00Z"/>
              <w:rFonts w:eastAsiaTheme="minorEastAsia"/>
              <w:noProof/>
            </w:rPr>
          </w:pPr>
          <w:ins w:id="2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"_Toc436832832"</w:instrText>
            </w:r>
            <w:r w:rsidRPr="00E7654A">
              <w:rPr>
                <w:rStyle w:val="Hyperlink"/>
                <w:noProof/>
              </w:rPr>
              <w:instrText xml:space="preserve"> </w:instrText>
            </w:r>
            <w:r w:rsidRPr="00E7654A">
              <w:rPr>
                <w:rStyle w:val="Hyperlink"/>
                <w:noProof/>
              </w:rPr>
              <w:fldChar w:fldCharType="separate"/>
            </w:r>
            <w:r w:rsidRPr="00E7654A">
              <w:rPr>
                <w:rStyle w:val="Hyperlink"/>
                <w:noProof/>
              </w:rPr>
              <w:t>String Expression &lt;sexp&gt;</w:t>
            </w:r>
            <w:r>
              <w:rPr>
                <w:noProof/>
                <w:webHidden/>
              </w:rPr>
              <w:tab/>
            </w:r>
            <w:r>
              <w:rPr>
                <w:noProof/>
                <w:webHidden/>
              </w:rPr>
              <w:fldChar w:fldCharType="begin"/>
            </w:r>
            <w:r>
              <w:rPr>
                <w:noProof/>
                <w:webHidden/>
              </w:rPr>
              <w:instrText xml:space="preserve"> PAGEREF _Toc436832832 \h </w:instrText>
            </w:r>
          </w:ins>
          <w:r>
            <w:rPr>
              <w:noProof/>
              <w:webHidden/>
            </w:rPr>
          </w:r>
          <w:r>
            <w:rPr>
              <w:noProof/>
              <w:webHidden/>
            </w:rPr>
            <w:fldChar w:fldCharType="separate"/>
          </w:r>
          <w:ins w:id="251" w:author="Sammartano, Marc (BIC USA)" w:date="2015-12-04T16:17:00Z">
            <w:r w:rsidR="007C48A1">
              <w:rPr>
                <w:noProof/>
                <w:webHidden/>
              </w:rPr>
              <w:t>52</w:t>
            </w:r>
          </w:ins>
          <w:ins w:id="2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3" w:author="Sammartano, Marc (BIC USA)" w:date="2015-12-02T15:17:00Z"/>
              <w:rFonts w:eastAsiaTheme="minorEastAsia"/>
              <w:noProof/>
            </w:rPr>
          </w:pPr>
          <w:ins w:id="254"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"_Toc436832833"</w:instrText>
            </w:r>
            <w:r w:rsidRPr="00E7654A">
              <w:rPr>
                <w:rStyle w:val="Hyperlink"/>
                <w:noProof/>
              </w:rPr>
              <w:instrText xml:space="preserve"> </w:instrText>
            </w:r>
            <w:r w:rsidRPr="00E7654A">
              <w:rPr>
                <w:rStyle w:val="Hyperlink"/>
                <w:noProof/>
              </w:rPr>
              <w:fldChar w:fldCharType="separate"/>
            </w:r>
            <w:r w:rsidRPr="00E7654A">
              <w:rPr>
                <w:rStyle w:val="Hyperlink"/>
                <w:noProof/>
              </w:rPr>
              <w:t>Logical Expression &lt;lexp&gt;</w:t>
            </w:r>
            <w:r>
              <w:rPr>
                <w:noProof/>
                <w:webHidden/>
              </w:rPr>
              <w:tab/>
            </w:r>
            <w:r>
              <w:rPr>
                <w:noProof/>
                <w:webHidden/>
              </w:rPr>
              <w:fldChar w:fldCharType="begin"/>
            </w:r>
            <w:r>
              <w:rPr>
                <w:noProof/>
                <w:webHidden/>
              </w:rPr>
              <w:instrText xml:space="preserve"> PAGEREF _Toc436832833 \h </w:instrText>
            </w:r>
          </w:ins>
          <w:r>
            <w:rPr>
              <w:noProof/>
              <w:webHidden/>
            </w:rPr>
          </w:r>
          <w:r>
            <w:rPr>
              <w:noProof/>
              <w:webHidden/>
            </w:rPr>
            <w:fldChar w:fldCharType="separate"/>
          </w:r>
          <w:ins w:id="255" w:author="Sammartano, Marc (BIC USA)" w:date="2015-12-04T16:17:00Z">
            <w:r w:rsidR="007C48A1">
              <w:rPr>
                <w:noProof/>
                <w:webHidden/>
              </w:rPr>
              <w:t>52</w:t>
            </w:r>
          </w:ins>
          <w:ins w:id="2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57" w:author="Sammartano, Marc (BIC USA)" w:date="2015-12-02T15:17:00Z"/>
              <w:rFonts w:eastAsiaTheme="minorEastAsia"/>
              <w:noProof/>
            </w:rPr>
          </w:pPr>
          <w:ins w:id="2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"_Toc436832834"</w:instrText>
            </w:r>
            <w:r w:rsidRPr="00E7654A">
              <w:rPr>
                <w:rStyle w:val="Hyperlink"/>
                <w:noProof/>
              </w:rPr>
              <w:instrText xml:space="preserve"> </w:instrText>
            </w:r>
            <w:r w:rsidRPr="00E7654A">
              <w:rPr>
                <w:rStyle w:val="Hyperlink"/>
                <w:noProof/>
              </w:rPr>
              <w:fldChar w:fldCharType="separate"/>
            </w:r>
            <w:r w:rsidRPr="00E7654A">
              <w:rPr>
                <w:rStyle w:val="Hyperlink"/>
                <w:noProof/>
              </w:rPr>
              <w:t>Logical Operators</w:t>
            </w:r>
            <w:r>
              <w:rPr>
                <w:noProof/>
                <w:webHidden/>
              </w:rPr>
              <w:tab/>
            </w:r>
            <w:r>
              <w:rPr>
                <w:noProof/>
                <w:webHidden/>
              </w:rPr>
              <w:fldChar w:fldCharType="begin"/>
            </w:r>
            <w:r>
              <w:rPr>
                <w:noProof/>
                <w:webHidden/>
              </w:rPr>
              <w:instrText xml:space="preserve"> PAGEREF _Toc436832834 \h </w:instrText>
            </w:r>
          </w:ins>
          <w:r>
            <w:rPr>
              <w:noProof/>
              <w:webHidden/>
            </w:rPr>
          </w:r>
          <w:r>
            <w:rPr>
              <w:noProof/>
              <w:webHidden/>
            </w:rPr>
            <w:fldChar w:fldCharType="separate"/>
          </w:r>
          <w:ins w:id="259" w:author="Sammartano, Marc (BIC USA)" w:date="2015-12-04T16:17:00Z">
            <w:r w:rsidR="007C48A1">
              <w:rPr>
                <w:noProof/>
                <w:webHidden/>
              </w:rPr>
              <w:t>52</w:t>
            </w:r>
          </w:ins>
          <w:ins w:id="2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61" w:author="Sammartano, Marc (BIC USA)" w:date="2015-12-02T15:17:00Z"/>
              <w:rFonts w:eastAsiaTheme="minorEastAsia"/>
              <w:noProof/>
            </w:rPr>
          </w:pPr>
          <w:ins w:id="2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"_Toc436832835"</w:instrText>
            </w:r>
            <w:r w:rsidRPr="00E7654A">
              <w:rPr>
                <w:rStyle w:val="Hyperlink"/>
                <w:noProof/>
              </w:rPr>
              <w:instrText xml:space="preserve"> </w:instrText>
            </w:r>
            <w:r w:rsidRPr="00E7654A">
              <w:rPr>
                <w:rStyle w:val="Hyperlink"/>
                <w:noProof/>
              </w:rPr>
              <w:fldChar w:fldCharType="separate"/>
            </w:r>
            <w:r w:rsidRPr="00E7654A">
              <w:rPr>
                <w:rStyle w:val="Hyperlink"/>
                <w:noProof/>
              </w:rPr>
              <w:t>Examples of Logical Expressions</w:t>
            </w:r>
            <w:r>
              <w:rPr>
                <w:noProof/>
                <w:webHidden/>
              </w:rPr>
              <w:tab/>
            </w:r>
            <w:r>
              <w:rPr>
                <w:noProof/>
                <w:webHidden/>
              </w:rPr>
              <w:fldChar w:fldCharType="begin"/>
            </w:r>
            <w:r>
              <w:rPr>
                <w:noProof/>
                <w:webHidden/>
              </w:rPr>
              <w:instrText xml:space="preserve"> PAGEREF _Toc436832835 \h </w:instrText>
            </w:r>
          </w:ins>
          <w:r>
            <w:rPr>
              <w:noProof/>
              <w:webHidden/>
            </w:rPr>
          </w:r>
          <w:r>
            <w:rPr>
              <w:noProof/>
              <w:webHidden/>
            </w:rPr>
            <w:fldChar w:fldCharType="separate"/>
          </w:r>
          <w:ins w:id="263" w:author="Sammartano, Marc (BIC USA)" w:date="2015-12-04T16:17:00Z">
            <w:r w:rsidR="007C48A1">
              <w:rPr>
                <w:noProof/>
                <w:webHidden/>
              </w:rPr>
              <w:t>52</w:t>
            </w:r>
          </w:ins>
          <w:ins w:id="2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65" w:author="Sammartano, Marc (BIC USA)" w:date="2015-12-02T15:17:00Z"/>
              <w:rFonts w:eastAsiaTheme="minorEastAsia"/>
              <w:noProof/>
            </w:rPr>
          </w:pPr>
          <w:ins w:id="2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"_Toc436832836"</w:instrText>
            </w:r>
            <w:r w:rsidRPr="00E7654A">
              <w:rPr>
                <w:rStyle w:val="Hyperlink"/>
                <w:noProof/>
              </w:rPr>
              <w:instrText xml:space="preserve"> </w:instrText>
            </w:r>
            <w:r w:rsidRPr="00E7654A">
              <w:rPr>
                <w:rStyle w:val="Hyperlink"/>
                <w:noProof/>
              </w:rPr>
              <w:fldChar w:fldCharType="separate"/>
            </w:r>
            <w:r w:rsidRPr="00E7654A">
              <w:rPr>
                <w:rStyle w:val="Hyperlink"/>
                <w:noProof/>
              </w:rPr>
              <w:t>Parentheses</w:t>
            </w:r>
            <w:r>
              <w:rPr>
                <w:noProof/>
                <w:webHidden/>
              </w:rPr>
              <w:tab/>
            </w:r>
            <w:r>
              <w:rPr>
                <w:noProof/>
                <w:webHidden/>
              </w:rPr>
              <w:fldChar w:fldCharType="begin"/>
            </w:r>
            <w:r>
              <w:rPr>
                <w:noProof/>
                <w:webHidden/>
              </w:rPr>
              <w:instrText xml:space="preserve"> PAGEREF _Toc436832836 \h </w:instrText>
            </w:r>
          </w:ins>
          <w:r>
            <w:rPr>
              <w:noProof/>
              <w:webHidden/>
            </w:rPr>
          </w:r>
          <w:r>
            <w:rPr>
              <w:noProof/>
              <w:webHidden/>
            </w:rPr>
            <w:fldChar w:fldCharType="separate"/>
          </w:r>
          <w:ins w:id="267" w:author="Sammartano, Marc (BIC USA)" w:date="2015-12-04T16:17:00Z">
            <w:r w:rsidR="007C48A1">
              <w:rPr>
                <w:noProof/>
                <w:webHidden/>
              </w:rPr>
              <w:t>53</w:t>
            </w:r>
          </w:ins>
          <w:ins w:id="268"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69" w:author="Sammartano, Marc (BIC USA)" w:date="2015-12-02T15:17:00Z"/>
              <w:rFonts w:eastAsiaTheme="minorEastAsia"/>
              <w:noProof/>
            </w:rPr>
          </w:pPr>
          <w:ins w:id="2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"_Toc436832837"</w:instrText>
            </w:r>
            <w:r w:rsidRPr="00E7654A">
              <w:rPr>
                <w:rStyle w:val="Hyperlink"/>
                <w:noProof/>
              </w:rPr>
              <w:instrText xml:space="preserve"> </w:instrText>
            </w:r>
            <w:r w:rsidRPr="00E7654A">
              <w:rPr>
                <w:rStyle w:val="Hyperlink"/>
                <w:noProof/>
              </w:rPr>
              <w:fldChar w:fldCharType="separate"/>
            </w:r>
            <w:r w:rsidRPr="00E7654A">
              <w:rPr>
                <w:rStyle w:val="Hyperlink"/>
                <w:noProof/>
              </w:rPr>
              <w:t>Assignment Operations</w:t>
            </w:r>
            <w:r>
              <w:rPr>
                <w:noProof/>
                <w:webHidden/>
              </w:rPr>
              <w:tab/>
            </w:r>
            <w:r>
              <w:rPr>
                <w:noProof/>
                <w:webHidden/>
              </w:rPr>
              <w:fldChar w:fldCharType="begin"/>
            </w:r>
            <w:r>
              <w:rPr>
                <w:noProof/>
                <w:webHidden/>
              </w:rPr>
              <w:instrText xml:space="preserve"> PAGEREF _Toc436832837 \h </w:instrText>
            </w:r>
          </w:ins>
          <w:r>
            <w:rPr>
              <w:noProof/>
              <w:webHidden/>
            </w:rPr>
          </w:r>
          <w:r>
            <w:rPr>
              <w:noProof/>
              <w:webHidden/>
            </w:rPr>
            <w:fldChar w:fldCharType="separate"/>
          </w:r>
          <w:ins w:id="271" w:author="Sammartano, Marc (BIC USA)" w:date="2015-12-04T16:17:00Z">
            <w:r w:rsidR="007C48A1">
              <w:rPr>
                <w:noProof/>
                <w:webHidden/>
              </w:rPr>
              <w:t>53</w:t>
            </w:r>
          </w:ins>
          <w:ins w:id="2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73" w:author="Sammartano, Marc (BIC USA)" w:date="2015-12-02T15:17:00Z"/>
              <w:rFonts w:eastAsiaTheme="minorEastAsia"/>
              <w:noProof/>
            </w:rPr>
          </w:pPr>
          <w:ins w:id="2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"_Toc436832838"</w:instrText>
            </w:r>
            <w:r w:rsidRPr="00E7654A">
              <w:rPr>
                <w:rStyle w:val="Hyperlink"/>
                <w:noProof/>
              </w:rPr>
              <w:instrText xml:space="preserve"> </w:instrText>
            </w:r>
            <w:r w:rsidRPr="00E7654A">
              <w:rPr>
                <w:rStyle w:val="Hyperlink"/>
                <w:noProof/>
              </w:rPr>
              <w:fldChar w:fldCharType="separate"/>
            </w:r>
            <w:r w:rsidRPr="00E7654A">
              <w:rPr>
                <w:rStyle w:val="Hyperlink"/>
                <w:noProof/>
              </w:rPr>
              <w:t>Let</w:t>
            </w:r>
            <w:r>
              <w:rPr>
                <w:noProof/>
                <w:webHidden/>
              </w:rPr>
              <w:tab/>
            </w:r>
            <w:r>
              <w:rPr>
                <w:noProof/>
                <w:webHidden/>
              </w:rPr>
              <w:fldChar w:fldCharType="begin"/>
            </w:r>
            <w:r>
              <w:rPr>
                <w:noProof/>
                <w:webHidden/>
              </w:rPr>
              <w:instrText xml:space="preserve"> PAGEREF _Toc436832838 \h </w:instrText>
            </w:r>
          </w:ins>
          <w:r>
            <w:rPr>
              <w:noProof/>
              <w:webHidden/>
            </w:rPr>
          </w:r>
          <w:r>
            <w:rPr>
              <w:noProof/>
              <w:webHidden/>
            </w:rPr>
            <w:fldChar w:fldCharType="separate"/>
          </w:r>
          <w:ins w:id="275" w:author="Sammartano, Marc (BIC USA)" w:date="2015-12-04T16:17:00Z">
            <w:r w:rsidR="007C48A1">
              <w:rPr>
                <w:noProof/>
                <w:webHidden/>
              </w:rPr>
              <w:t>53</w:t>
            </w:r>
          </w:ins>
          <w:ins w:id="2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77" w:author="Sammartano, Marc (BIC USA)" w:date="2015-12-02T15:17:00Z"/>
              <w:rFonts w:eastAsiaTheme="minorEastAsia"/>
              <w:noProof/>
            </w:rPr>
          </w:pPr>
          <w:ins w:id="2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"_Toc436832839"</w:instrText>
            </w:r>
            <w:r w:rsidRPr="00E7654A">
              <w:rPr>
                <w:rStyle w:val="Hyperlink"/>
                <w:noProof/>
              </w:rPr>
              <w:instrText xml:space="preserve"> </w:instrText>
            </w:r>
            <w:r w:rsidRPr="00E7654A">
              <w:rPr>
                <w:rStyle w:val="Hyperlink"/>
                <w:noProof/>
              </w:rPr>
              <w:fldChar w:fldCharType="separate"/>
            </w:r>
            <w:r w:rsidRPr="00E7654A">
              <w:rPr>
                <w:rStyle w:val="Hyperlink"/>
                <w:noProof/>
              </w:rPr>
              <w:t>OpEqual Assignment Operations</w:t>
            </w:r>
            <w:r>
              <w:rPr>
                <w:noProof/>
                <w:webHidden/>
              </w:rPr>
              <w:tab/>
            </w:r>
            <w:r>
              <w:rPr>
                <w:noProof/>
                <w:webHidden/>
              </w:rPr>
              <w:fldChar w:fldCharType="begin"/>
            </w:r>
            <w:r>
              <w:rPr>
                <w:noProof/>
                <w:webHidden/>
              </w:rPr>
              <w:instrText xml:space="preserve"> PAGEREF _Toc436832839 \h </w:instrText>
            </w:r>
          </w:ins>
          <w:r>
            <w:rPr>
              <w:noProof/>
              <w:webHidden/>
            </w:rPr>
          </w:r>
          <w:r>
            <w:rPr>
              <w:noProof/>
              <w:webHidden/>
            </w:rPr>
            <w:fldChar w:fldCharType="separate"/>
          </w:r>
          <w:ins w:id="279" w:author="Sammartano, Marc (BIC USA)" w:date="2015-12-04T16:17:00Z">
            <w:r w:rsidR="007C48A1">
              <w:rPr>
                <w:noProof/>
                <w:webHidden/>
              </w:rPr>
              <w:t>54</w:t>
            </w:r>
          </w:ins>
          <w:ins w:id="280"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81" w:author="Sammartano, Marc (BIC USA)" w:date="2015-12-02T15:17:00Z"/>
              <w:rFonts w:eastAsiaTheme="minorEastAsia"/>
              <w:noProof/>
            </w:rPr>
          </w:pPr>
          <w:ins w:id="2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"_Toc436832840"</w:instrText>
            </w:r>
            <w:r w:rsidRPr="00E7654A">
              <w:rPr>
                <w:rStyle w:val="Hyperlink"/>
                <w:noProof/>
              </w:rPr>
              <w:instrText xml:space="preserve"> </w:instrText>
            </w:r>
            <w:r w:rsidRPr="00E7654A">
              <w:rPr>
                <w:rStyle w:val="Hyperlink"/>
                <w:noProof/>
              </w:rPr>
              <w:fldChar w:fldCharType="separate"/>
            </w:r>
            <w:r w:rsidRPr="00E7654A">
              <w:rPr>
                <w:rStyle w:val="Hyperlink"/>
                <w:noProof/>
              </w:rPr>
              <w:t>Math Functions</w:t>
            </w:r>
            <w:r>
              <w:rPr>
                <w:noProof/>
                <w:webHidden/>
              </w:rPr>
              <w:tab/>
            </w:r>
            <w:r>
              <w:rPr>
                <w:noProof/>
                <w:webHidden/>
              </w:rPr>
              <w:fldChar w:fldCharType="begin"/>
            </w:r>
            <w:r>
              <w:rPr>
                <w:noProof/>
                <w:webHidden/>
              </w:rPr>
              <w:instrText xml:space="preserve"> PAGEREF _Toc436832840 \h </w:instrText>
            </w:r>
          </w:ins>
          <w:r>
            <w:rPr>
              <w:noProof/>
              <w:webHidden/>
            </w:rPr>
          </w:r>
          <w:r>
            <w:rPr>
              <w:noProof/>
              <w:webHidden/>
            </w:rPr>
            <w:fldChar w:fldCharType="separate"/>
          </w:r>
          <w:ins w:id="283" w:author="Sammartano, Marc (BIC USA)" w:date="2015-12-04T16:17:00Z">
            <w:r w:rsidR="007C48A1">
              <w:rPr>
                <w:noProof/>
                <w:webHidden/>
              </w:rPr>
              <w:t>54</w:t>
            </w:r>
          </w:ins>
          <w:ins w:id="2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85" w:author="Sammartano, Marc (BIC USA)" w:date="2015-12-02T15:17:00Z"/>
              <w:rFonts w:eastAsiaTheme="minorEastAsia"/>
              <w:noProof/>
            </w:rPr>
          </w:pPr>
          <w:ins w:id="2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"_Toc436832841"</w:instrText>
            </w:r>
            <w:r w:rsidRPr="00E7654A">
              <w:rPr>
                <w:rStyle w:val="Hyperlink"/>
                <w:noProof/>
              </w:rPr>
              <w:instrText xml:space="preserve"> </w:instrText>
            </w:r>
            <w:r w:rsidRPr="00E7654A">
              <w:rPr>
                <w:rStyle w:val="Hyperlink"/>
                <w:noProof/>
              </w:rPr>
              <w:fldChar w:fldCharType="separate"/>
            </w:r>
            <w:r w:rsidRPr="00E7654A">
              <w:rPr>
                <w:rStyle w:val="Hyperlink"/>
                <w:noProof/>
              </w:rPr>
              <w:t>BOR(&lt;nexp1&gt;, &lt;nexp2&gt;)</w:t>
            </w:r>
            <w:r>
              <w:rPr>
                <w:noProof/>
                <w:webHidden/>
              </w:rPr>
              <w:tab/>
            </w:r>
            <w:r>
              <w:rPr>
                <w:noProof/>
                <w:webHidden/>
              </w:rPr>
              <w:fldChar w:fldCharType="begin"/>
            </w:r>
            <w:r>
              <w:rPr>
                <w:noProof/>
                <w:webHidden/>
              </w:rPr>
              <w:instrText xml:space="preserve"> PAGEREF _Toc436832841 \h </w:instrText>
            </w:r>
          </w:ins>
          <w:r>
            <w:rPr>
              <w:noProof/>
              <w:webHidden/>
            </w:rPr>
          </w:r>
          <w:r>
            <w:rPr>
              <w:noProof/>
              <w:webHidden/>
            </w:rPr>
            <w:fldChar w:fldCharType="separate"/>
          </w:r>
          <w:ins w:id="287" w:author="Sammartano, Marc (BIC USA)" w:date="2015-12-04T16:17:00Z">
            <w:r w:rsidR="007C48A1">
              <w:rPr>
                <w:noProof/>
                <w:webHidden/>
              </w:rPr>
              <w:t>54</w:t>
            </w:r>
          </w:ins>
          <w:ins w:id="2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89" w:author="Sammartano, Marc (BIC USA)" w:date="2015-12-02T15:17:00Z"/>
              <w:rFonts w:eastAsiaTheme="minorEastAsia"/>
              <w:noProof/>
            </w:rPr>
          </w:pPr>
          <w:ins w:id="2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"_Toc436832842"</w:instrText>
            </w:r>
            <w:r w:rsidRPr="00E7654A">
              <w:rPr>
                <w:rStyle w:val="Hyperlink"/>
                <w:noProof/>
              </w:rPr>
              <w:instrText xml:space="preserve"> </w:instrText>
            </w:r>
            <w:r w:rsidRPr="00E7654A">
              <w:rPr>
                <w:rStyle w:val="Hyperlink"/>
                <w:noProof/>
              </w:rPr>
              <w:fldChar w:fldCharType="separate"/>
            </w:r>
            <w:r w:rsidRPr="00E7654A">
              <w:rPr>
                <w:rStyle w:val="Hyperlink"/>
                <w:noProof/>
              </w:rPr>
              <w:t>BAND(&lt;nexp1&gt;, &lt;nexp2&gt;)</w:t>
            </w:r>
            <w:r>
              <w:rPr>
                <w:noProof/>
                <w:webHidden/>
              </w:rPr>
              <w:tab/>
            </w:r>
            <w:r>
              <w:rPr>
                <w:noProof/>
                <w:webHidden/>
              </w:rPr>
              <w:fldChar w:fldCharType="begin"/>
            </w:r>
            <w:r>
              <w:rPr>
                <w:noProof/>
                <w:webHidden/>
              </w:rPr>
              <w:instrText xml:space="preserve"> PAGEREF _Toc436832842 \h </w:instrText>
            </w:r>
          </w:ins>
          <w:r>
            <w:rPr>
              <w:noProof/>
              <w:webHidden/>
            </w:rPr>
          </w:r>
          <w:r>
            <w:rPr>
              <w:noProof/>
              <w:webHidden/>
            </w:rPr>
            <w:fldChar w:fldCharType="separate"/>
          </w:r>
          <w:ins w:id="291" w:author="Sammartano, Marc (BIC USA)" w:date="2015-12-04T16:17:00Z">
            <w:r w:rsidR="007C48A1">
              <w:rPr>
                <w:noProof/>
                <w:webHidden/>
              </w:rPr>
              <w:t>54</w:t>
            </w:r>
          </w:ins>
          <w:ins w:id="2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93" w:author="Sammartano, Marc (BIC USA)" w:date="2015-12-02T15:17:00Z"/>
              <w:rFonts w:eastAsiaTheme="minorEastAsia"/>
              <w:noProof/>
            </w:rPr>
          </w:pPr>
          <w:ins w:id="2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"_Toc436832843"</w:instrText>
            </w:r>
            <w:r w:rsidRPr="00E7654A">
              <w:rPr>
                <w:rStyle w:val="Hyperlink"/>
                <w:noProof/>
              </w:rPr>
              <w:instrText xml:space="preserve"> </w:instrText>
            </w:r>
            <w:r w:rsidRPr="00E7654A">
              <w:rPr>
                <w:rStyle w:val="Hyperlink"/>
                <w:noProof/>
              </w:rPr>
              <w:fldChar w:fldCharType="separate"/>
            </w:r>
            <w:r w:rsidRPr="00E7654A">
              <w:rPr>
                <w:rStyle w:val="Hyperlink"/>
                <w:noProof/>
              </w:rPr>
              <w:t>BXOR(&lt;nexp1&gt;, &lt;nexp2&gt;)</w:t>
            </w:r>
            <w:r>
              <w:rPr>
                <w:noProof/>
                <w:webHidden/>
              </w:rPr>
              <w:tab/>
            </w:r>
            <w:r>
              <w:rPr>
                <w:noProof/>
                <w:webHidden/>
              </w:rPr>
              <w:fldChar w:fldCharType="begin"/>
            </w:r>
            <w:r>
              <w:rPr>
                <w:noProof/>
                <w:webHidden/>
              </w:rPr>
              <w:instrText xml:space="preserve"> PAGEREF _Toc436832843 \h </w:instrText>
            </w:r>
          </w:ins>
          <w:r>
            <w:rPr>
              <w:noProof/>
              <w:webHidden/>
            </w:rPr>
          </w:r>
          <w:r>
            <w:rPr>
              <w:noProof/>
              <w:webHidden/>
            </w:rPr>
            <w:fldChar w:fldCharType="separate"/>
          </w:r>
          <w:ins w:id="295" w:author="Sammartano, Marc (BIC USA)" w:date="2015-12-04T16:17:00Z">
            <w:r w:rsidR="007C48A1">
              <w:rPr>
                <w:noProof/>
                <w:webHidden/>
              </w:rPr>
              <w:t>54</w:t>
            </w:r>
          </w:ins>
          <w:ins w:id="2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97" w:author="Sammartano, Marc (BIC USA)" w:date="2015-12-02T15:17:00Z"/>
              <w:rFonts w:eastAsiaTheme="minorEastAsia"/>
              <w:noProof/>
            </w:rPr>
          </w:pPr>
          <w:ins w:id="2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"_Toc436832844"</w:instrText>
            </w:r>
            <w:r w:rsidRPr="00E7654A">
              <w:rPr>
                <w:rStyle w:val="Hyperlink"/>
                <w:noProof/>
              </w:rPr>
              <w:instrText xml:space="preserve"> </w:instrText>
            </w:r>
            <w:r w:rsidRPr="00E7654A">
              <w:rPr>
                <w:rStyle w:val="Hyperlink"/>
                <w:noProof/>
              </w:rPr>
              <w:fldChar w:fldCharType="separate"/>
            </w:r>
            <w:r w:rsidRPr="00E7654A">
              <w:rPr>
                <w:rStyle w:val="Hyperlink"/>
                <w:noProof/>
              </w:rPr>
              <w:t>BNOT(&lt;nexp&gt;)</w:t>
            </w:r>
            <w:r>
              <w:rPr>
                <w:noProof/>
                <w:webHidden/>
              </w:rPr>
              <w:tab/>
            </w:r>
            <w:r>
              <w:rPr>
                <w:noProof/>
                <w:webHidden/>
              </w:rPr>
              <w:fldChar w:fldCharType="begin"/>
            </w:r>
            <w:r>
              <w:rPr>
                <w:noProof/>
                <w:webHidden/>
              </w:rPr>
              <w:instrText xml:space="preserve"> PAGEREF _Toc436832844 \h </w:instrText>
            </w:r>
          </w:ins>
          <w:r>
            <w:rPr>
              <w:noProof/>
              <w:webHidden/>
            </w:rPr>
          </w:r>
          <w:r>
            <w:rPr>
              <w:noProof/>
              <w:webHidden/>
            </w:rPr>
            <w:fldChar w:fldCharType="separate"/>
          </w:r>
          <w:ins w:id="299" w:author="Sammartano, Marc (BIC USA)" w:date="2015-12-04T16:17:00Z">
            <w:r w:rsidR="007C48A1">
              <w:rPr>
                <w:noProof/>
                <w:webHidden/>
              </w:rPr>
              <w:t>55</w:t>
            </w:r>
          </w:ins>
          <w:ins w:id="3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01" w:author="Sammartano, Marc (BIC USA)" w:date="2015-12-02T15:17:00Z"/>
              <w:rFonts w:eastAsiaTheme="minorEastAsia"/>
              <w:noProof/>
            </w:rPr>
          </w:pPr>
          <w:ins w:id="3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"_Toc436832845"</w:instrText>
            </w:r>
            <w:r w:rsidRPr="00E7654A">
              <w:rPr>
                <w:rStyle w:val="Hyperlink"/>
                <w:noProof/>
              </w:rPr>
              <w:instrText xml:space="preserve"> </w:instrText>
            </w:r>
            <w:r w:rsidRPr="00E7654A">
              <w:rPr>
                <w:rStyle w:val="Hyperlink"/>
                <w:noProof/>
              </w:rPr>
              <w:fldChar w:fldCharType="separate"/>
            </w:r>
            <w:r w:rsidRPr="00E7654A">
              <w:rPr>
                <w:rStyle w:val="Hyperlink"/>
                <w:noProof/>
              </w:rPr>
              <w:t>ABS(&lt;nexp&gt;)</w:t>
            </w:r>
            <w:r>
              <w:rPr>
                <w:noProof/>
                <w:webHidden/>
              </w:rPr>
              <w:tab/>
            </w:r>
            <w:r>
              <w:rPr>
                <w:noProof/>
                <w:webHidden/>
              </w:rPr>
              <w:fldChar w:fldCharType="begin"/>
            </w:r>
            <w:r>
              <w:rPr>
                <w:noProof/>
                <w:webHidden/>
              </w:rPr>
              <w:instrText xml:space="preserve"> PAGEREF _Toc436832845 \h </w:instrText>
            </w:r>
          </w:ins>
          <w:r>
            <w:rPr>
              <w:noProof/>
              <w:webHidden/>
            </w:rPr>
          </w:r>
          <w:r>
            <w:rPr>
              <w:noProof/>
              <w:webHidden/>
            </w:rPr>
            <w:fldChar w:fldCharType="separate"/>
          </w:r>
          <w:ins w:id="303" w:author="Sammartano, Marc (BIC USA)" w:date="2015-12-04T16:17:00Z">
            <w:r w:rsidR="007C48A1">
              <w:rPr>
                <w:noProof/>
                <w:webHidden/>
              </w:rPr>
              <w:t>55</w:t>
            </w:r>
          </w:ins>
          <w:ins w:id="30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05" w:author="Sammartano, Marc (BIC USA)" w:date="2015-12-02T15:17:00Z"/>
              <w:rFonts w:eastAsiaTheme="minorEastAsia"/>
              <w:noProof/>
            </w:rPr>
          </w:pPr>
          <w:ins w:id="3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"_Toc436832846"</w:instrText>
            </w:r>
            <w:r w:rsidRPr="00E7654A">
              <w:rPr>
                <w:rStyle w:val="Hyperlink"/>
                <w:noProof/>
              </w:rPr>
              <w:instrText xml:space="preserve"> </w:instrText>
            </w:r>
            <w:r w:rsidRPr="00E7654A">
              <w:rPr>
                <w:rStyle w:val="Hyperlink"/>
                <w:noProof/>
              </w:rPr>
              <w:fldChar w:fldCharType="separate"/>
            </w:r>
            <w:r w:rsidRPr="00E7654A">
              <w:rPr>
                <w:rStyle w:val="Hyperlink"/>
                <w:noProof/>
              </w:rPr>
              <w:t>SGN(&lt;nexp&gt;)</w:t>
            </w:r>
            <w:r>
              <w:rPr>
                <w:noProof/>
                <w:webHidden/>
              </w:rPr>
              <w:tab/>
            </w:r>
            <w:r>
              <w:rPr>
                <w:noProof/>
                <w:webHidden/>
              </w:rPr>
              <w:fldChar w:fldCharType="begin"/>
            </w:r>
            <w:r>
              <w:rPr>
                <w:noProof/>
                <w:webHidden/>
              </w:rPr>
              <w:instrText xml:space="preserve"> PAGEREF _Toc436832846 \h </w:instrText>
            </w:r>
          </w:ins>
          <w:r>
            <w:rPr>
              <w:noProof/>
              <w:webHidden/>
            </w:rPr>
          </w:r>
          <w:r>
            <w:rPr>
              <w:noProof/>
              <w:webHidden/>
            </w:rPr>
            <w:fldChar w:fldCharType="separate"/>
          </w:r>
          <w:ins w:id="307" w:author="Sammartano, Marc (BIC USA)" w:date="2015-12-04T16:17:00Z">
            <w:r w:rsidR="007C48A1">
              <w:rPr>
                <w:noProof/>
                <w:webHidden/>
              </w:rPr>
              <w:t>55</w:t>
            </w:r>
          </w:ins>
          <w:ins w:id="3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09" w:author="Sammartano, Marc (BIC USA)" w:date="2015-12-02T15:17:00Z"/>
              <w:rFonts w:eastAsiaTheme="minorEastAsia"/>
              <w:noProof/>
            </w:rPr>
          </w:pPr>
          <w:ins w:id="3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"_Toc436832847"</w:instrText>
            </w:r>
            <w:r w:rsidRPr="00E7654A">
              <w:rPr>
                <w:rStyle w:val="Hyperlink"/>
                <w:noProof/>
              </w:rPr>
              <w:instrText xml:space="preserve"> </w:instrText>
            </w:r>
            <w:r w:rsidRPr="00E7654A">
              <w:rPr>
                <w:rStyle w:val="Hyperlink"/>
                <w:noProof/>
              </w:rPr>
              <w:fldChar w:fldCharType="separate"/>
            </w:r>
            <w:r w:rsidRPr="00E7654A">
              <w:rPr>
                <w:rStyle w:val="Hyperlink"/>
                <w:noProof/>
              </w:rPr>
              <w:t>RANDOMIZE(&lt;nexp&gt;)</w:t>
            </w:r>
            <w:r>
              <w:rPr>
                <w:noProof/>
                <w:webHidden/>
              </w:rPr>
              <w:tab/>
            </w:r>
            <w:r>
              <w:rPr>
                <w:noProof/>
                <w:webHidden/>
              </w:rPr>
              <w:fldChar w:fldCharType="begin"/>
            </w:r>
            <w:r>
              <w:rPr>
                <w:noProof/>
                <w:webHidden/>
              </w:rPr>
              <w:instrText xml:space="preserve"> PAGEREF _Toc436832847 \h </w:instrText>
            </w:r>
          </w:ins>
          <w:r>
            <w:rPr>
              <w:noProof/>
              <w:webHidden/>
            </w:rPr>
          </w:r>
          <w:r>
            <w:rPr>
              <w:noProof/>
              <w:webHidden/>
            </w:rPr>
            <w:fldChar w:fldCharType="separate"/>
          </w:r>
          <w:ins w:id="311" w:author="Sammartano, Marc (BIC USA)" w:date="2015-12-04T16:17:00Z">
            <w:r w:rsidR="007C48A1">
              <w:rPr>
                <w:noProof/>
                <w:webHidden/>
              </w:rPr>
              <w:t>55</w:t>
            </w:r>
          </w:ins>
          <w:ins w:id="31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13" w:author="Sammartano, Marc (BIC USA)" w:date="2015-12-02T15:17:00Z"/>
              <w:rFonts w:eastAsiaTheme="minorEastAsia"/>
              <w:noProof/>
            </w:rPr>
          </w:pPr>
          <w:ins w:id="3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"_Toc436832848"</w:instrText>
            </w:r>
            <w:r w:rsidRPr="00E7654A">
              <w:rPr>
                <w:rStyle w:val="Hyperlink"/>
                <w:noProof/>
              </w:rPr>
              <w:instrText xml:space="preserve"> </w:instrText>
            </w:r>
            <w:r w:rsidRPr="00E7654A">
              <w:rPr>
                <w:rStyle w:val="Hyperlink"/>
                <w:noProof/>
              </w:rPr>
              <w:fldChar w:fldCharType="separate"/>
            </w:r>
            <w:r w:rsidRPr="00E7654A">
              <w:rPr>
                <w:rStyle w:val="Hyperlink"/>
                <w:noProof/>
              </w:rPr>
              <w:t>RND()</w:t>
            </w:r>
            <w:r>
              <w:rPr>
                <w:noProof/>
                <w:webHidden/>
              </w:rPr>
              <w:tab/>
            </w:r>
            <w:r>
              <w:rPr>
                <w:noProof/>
                <w:webHidden/>
              </w:rPr>
              <w:fldChar w:fldCharType="begin"/>
            </w:r>
            <w:r>
              <w:rPr>
                <w:noProof/>
                <w:webHidden/>
              </w:rPr>
              <w:instrText xml:space="preserve"> PAGEREF _Toc436832848 \h </w:instrText>
            </w:r>
          </w:ins>
          <w:r>
            <w:rPr>
              <w:noProof/>
              <w:webHidden/>
            </w:rPr>
          </w:r>
          <w:r>
            <w:rPr>
              <w:noProof/>
              <w:webHidden/>
            </w:rPr>
            <w:fldChar w:fldCharType="separate"/>
          </w:r>
          <w:ins w:id="315" w:author="Sammartano, Marc (BIC USA)" w:date="2015-12-04T16:17:00Z">
            <w:r w:rsidR="007C48A1">
              <w:rPr>
                <w:noProof/>
                <w:webHidden/>
              </w:rPr>
              <w:t>55</w:t>
            </w:r>
          </w:ins>
          <w:ins w:id="3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17" w:author="Sammartano, Marc (BIC USA)" w:date="2015-12-02T15:17:00Z"/>
              <w:rFonts w:eastAsiaTheme="minorEastAsia"/>
              <w:noProof/>
            </w:rPr>
          </w:pPr>
          <w:ins w:id="3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"_Toc436832849"</w:instrText>
            </w:r>
            <w:r w:rsidRPr="00E7654A">
              <w:rPr>
                <w:rStyle w:val="Hyperlink"/>
                <w:noProof/>
              </w:rPr>
              <w:instrText xml:space="preserve"> </w:instrText>
            </w:r>
            <w:r w:rsidRPr="00E7654A">
              <w:rPr>
                <w:rStyle w:val="Hyperlink"/>
                <w:noProof/>
              </w:rPr>
              <w:fldChar w:fldCharType="separate"/>
            </w:r>
            <w:r w:rsidRPr="00E7654A">
              <w:rPr>
                <w:rStyle w:val="Hyperlink"/>
                <w:noProof/>
              </w:rPr>
              <w:t>MAX(&lt;nexp&gt;, &lt;nexp&gt;)</w:t>
            </w:r>
            <w:r>
              <w:rPr>
                <w:noProof/>
                <w:webHidden/>
              </w:rPr>
              <w:tab/>
            </w:r>
            <w:r>
              <w:rPr>
                <w:noProof/>
                <w:webHidden/>
              </w:rPr>
              <w:fldChar w:fldCharType="begin"/>
            </w:r>
            <w:r>
              <w:rPr>
                <w:noProof/>
                <w:webHidden/>
              </w:rPr>
              <w:instrText xml:space="preserve"> PAGEREF _Toc436832849 \h </w:instrText>
            </w:r>
          </w:ins>
          <w:r>
            <w:rPr>
              <w:noProof/>
              <w:webHidden/>
            </w:rPr>
          </w:r>
          <w:r>
            <w:rPr>
              <w:noProof/>
              <w:webHidden/>
            </w:rPr>
            <w:fldChar w:fldCharType="separate"/>
          </w:r>
          <w:ins w:id="319" w:author="Sammartano, Marc (BIC USA)" w:date="2015-12-04T16:17:00Z">
            <w:r w:rsidR="007C48A1">
              <w:rPr>
                <w:noProof/>
                <w:webHidden/>
              </w:rPr>
              <w:t>55</w:t>
            </w:r>
          </w:ins>
          <w:ins w:id="3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21" w:author="Sammartano, Marc (BIC USA)" w:date="2015-12-02T15:17:00Z"/>
              <w:rFonts w:eastAsiaTheme="minorEastAsia"/>
              <w:noProof/>
            </w:rPr>
          </w:pPr>
          <w:ins w:id="3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"_Toc436832850"</w:instrText>
            </w:r>
            <w:r w:rsidRPr="00E7654A">
              <w:rPr>
                <w:rStyle w:val="Hyperlink"/>
                <w:noProof/>
              </w:rPr>
              <w:instrText xml:space="preserve"> </w:instrText>
            </w:r>
            <w:r w:rsidRPr="00E7654A">
              <w:rPr>
                <w:rStyle w:val="Hyperlink"/>
                <w:noProof/>
              </w:rPr>
              <w:fldChar w:fldCharType="separate"/>
            </w:r>
            <w:r w:rsidRPr="00E7654A">
              <w:rPr>
                <w:rStyle w:val="Hyperlink"/>
                <w:noProof/>
              </w:rPr>
              <w:t>MIN(&lt;nexp&gt;, &lt;nexp&gt;)</w:t>
            </w:r>
            <w:r>
              <w:rPr>
                <w:noProof/>
                <w:webHidden/>
              </w:rPr>
              <w:tab/>
            </w:r>
            <w:r>
              <w:rPr>
                <w:noProof/>
                <w:webHidden/>
              </w:rPr>
              <w:fldChar w:fldCharType="begin"/>
            </w:r>
            <w:r>
              <w:rPr>
                <w:noProof/>
                <w:webHidden/>
              </w:rPr>
              <w:instrText xml:space="preserve"> PAGEREF _Toc436832850 \h </w:instrText>
            </w:r>
          </w:ins>
          <w:r>
            <w:rPr>
              <w:noProof/>
              <w:webHidden/>
            </w:rPr>
          </w:r>
          <w:r>
            <w:rPr>
              <w:noProof/>
              <w:webHidden/>
            </w:rPr>
            <w:fldChar w:fldCharType="separate"/>
          </w:r>
          <w:ins w:id="323" w:author="Sammartano, Marc (BIC USA)" w:date="2015-12-04T16:17:00Z">
            <w:r w:rsidR="007C48A1">
              <w:rPr>
                <w:noProof/>
                <w:webHidden/>
              </w:rPr>
              <w:t>55</w:t>
            </w:r>
          </w:ins>
          <w:ins w:id="32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25" w:author="Sammartano, Marc (BIC USA)" w:date="2015-12-02T15:17:00Z"/>
              <w:rFonts w:eastAsiaTheme="minorEastAsia"/>
              <w:noProof/>
            </w:rPr>
          </w:pPr>
          <w:ins w:id="3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"_Toc436832851"</w:instrText>
            </w:r>
            <w:r w:rsidRPr="00E7654A">
              <w:rPr>
                <w:rStyle w:val="Hyperlink"/>
                <w:noProof/>
              </w:rPr>
              <w:instrText xml:space="preserve"> </w:instrText>
            </w:r>
            <w:r w:rsidRPr="00E7654A">
              <w:rPr>
                <w:rStyle w:val="Hyperlink"/>
                <w:noProof/>
              </w:rPr>
              <w:fldChar w:fldCharType="separate"/>
            </w:r>
            <w:r w:rsidRPr="00E7654A">
              <w:rPr>
                <w:rStyle w:val="Hyperlink"/>
                <w:noProof/>
              </w:rPr>
              <w:t>CEIL(&lt;nexp&gt;)</w:t>
            </w:r>
            <w:r>
              <w:rPr>
                <w:noProof/>
                <w:webHidden/>
              </w:rPr>
              <w:tab/>
            </w:r>
            <w:r>
              <w:rPr>
                <w:noProof/>
                <w:webHidden/>
              </w:rPr>
              <w:fldChar w:fldCharType="begin"/>
            </w:r>
            <w:r>
              <w:rPr>
                <w:noProof/>
                <w:webHidden/>
              </w:rPr>
              <w:instrText xml:space="preserve"> PAGEREF _Toc436832851 \h </w:instrText>
            </w:r>
          </w:ins>
          <w:r>
            <w:rPr>
              <w:noProof/>
              <w:webHidden/>
            </w:rPr>
          </w:r>
          <w:r>
            <w:rPr>
              <w:noProof/>
              <w:webHidden/>
            </w:rPr>
            <w:fldChar w:fldCharType="separate"/>
          </w:r>
          <w:ins w:id="327" w:author="Sammartano, Marc (BIC USA)" w:date="2015-12-04T16:17:00Z">
            <w:r w:rsidR="007C48A1">
              <w:rPr>
                <w:noProof/>
                <w:webHidden/>
              </w:rPr>
              <w:t>56</w:t>
            </w:r>
          </w:ins>
          <w:ins w:id="32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29" w:author="Sammartano, Marc (BIC USA)" w:date="2015-12-02T15:17:00Z"/>
              <w:rFonts w:eastAsiaTheme="minorEastAsia"/>
              <w:noProof/>
            </w:rPr>
          </w:pPr>
          <w:ins w:id="3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"_Toc436832852"</w:instrText>
            </w:r>
            <w:r w:rsidRPr="00E7654A">
              <w:rPr>
                <w:rStyle w:val="Hyperlink"/>
                <w:noProof/>
              </w:rPr>
              <w:instrText xml:space="preserve"> </w:instrText>
            </w:r>
            <w:r w:rsidRPr="00E7654A">
              <w:rPr>
                <w:rStyle w:val="Hyperlink"/>
                <w:noProof/>
              </w:rPr>
              <w:fldChar w:fldCharType="separate"/>
            </w:r>
            <w:r w:rsidRPr="00E7654A">
              <w:rPr>
                <w:rStyle w:val="Hyperlink"/>
                <w:noProof/>
              </w:rPr>
              <w:t>FLOOR(&lt;nexp&gt;)</w:t>
            </w:r>
            <w:r>
              <w:rPr>
                <w:noProof/>
                <w:webHidden/>
              </w:rPr>
              <w:tab/>
            </w:r>
            <w:r>
              <w:rPr>
                <w:noProof/>
                <w:webHidden/>
              </w:rPr>
              <w:fldChar w:fldCharType="begin"/>
            </w:r>
            <w:r>
              <w:rPr>
                <w:noProof/>
                <w:webHidden/>
              </w:rPr>
              <w:instrText xml:space="preserve"> PAGEREF _Toc436832852 \h </w:instrText>
            </w:r>
          </w:ins>
          <w:r>
            <w:rPr>
              <w:noProof/>
              <w:webHidden/>
            </w:rPr>
          </w:r>
          <w:r>
            <w:rPr>
              <w:noProof/>
              <w:webHidden/>
            </w:rPr>
            <w:fldChar w:fldCharType="separate"/>
          </w:r>
          <w:ins w:id="331" w:author="Sammartano, Marc (BIC USA)" w:date="2015-12-04T16:17:00Z">
            <w:r w:rsidR="007C48A1">
              <w:rPr>
                <w:noProof/>
                <w:webHidden/>
              </w:rPr>
              <w:t>56</w:t>
            </w:r>
          </w:ins>
          <w:ins w:id="3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33" w:author="Sammartano, Marc (BIC USA)" w:date="2015-12-02T15:17:00Z"/>
              <w:rFonts w:eastAsiaTheme="minorEastAsia"/>
              <w:noProof/>
            </w:rPr>
          </w:pPr>
          <w:ins w:id="3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"_Toc436832853"</w:instrText>
            </w:r>
            <w:r w:rsidRPr="00E7654A">
              <w:rPr>
                <w:rStyle w:val="Hyperlink"/>
                <w:noProof/>
              </w:rPr>
              <w:instrText xml:space="preserve"> </w:instrText>
            </w:r>
            <w:r w:rsidRPr="00E7654A">
              <w:rPr>
                <w:rStyle w:val="Hyperlink"/>
                <w:noProof/>
              </w:rPr>
              <w:fldChar w:fldCharType="separate"/>
            </w:r>
            <w:r w:rsidRPr="00E7654A">
              <w:rPr>
                <w:rStyle w:val="Hyperlink"/>
                <w:noProof/>
              </w:rPr>
              <w:t>INT(&lt;nexp&gt;)</w:t>
            </w:r>
            <w:r>
              <w:rPr>
                <w:noProof/>
                <w:webHidden/>
              </w:rPr>
              <w:tab/>
            </w:r>
            <w:r>
              <w:rPr>
                <w:noProof/>
                <w:webHidden/>
              </w:rPr>
              <w:fldChar w:fldCharType="begin"/>
            </w:r>
            <w:r>
              <w:rPr>
                <w:noProof/>
                <w:webHidden/>
              </w:rPr>
              <w:instrText xml:space="preserve"> PAGEREF _Toc436832853 \h </w:instrText>
            </w:r>
          </w:ins>
          <w:r>
            <w:rPr>
              <w:noProof/>
              <w:webHidden/>
            </w:rPr>
          </w:r>
          <w:r>
            <w:rPr>
              <w:noProof/>
              <w:webHidden/>
            </w:rPr>
            <w:fldChar w:fldCharType="separate"/>
          </w:r>
          <w:ins w:id="335" w:author="Sammartano, Marc (BIC USA)" w:date="2015-12-04T16:17:00Z">
            <w:r w:rsidR="007C48A1">
              <w:rPr>
                <w:noProof/>
                <w:webHidden/>
              </w:rPr>
              <w:t>56</w:t>
            </w:r>
          </w:ins>
          <w:ins w:id="33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37" w:author="Sammartano, Marc (BIC USA)" w:date="2015-12-02T15:17:00Z"/>
              <w:rFonts w:eastAsiaTheme="minorEastAsia"/>
              <w:noProof/>
            </w:rPr>
          </w:pPr>
          <w:ins w:id="3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"_Toc436832854"</w:instrText>
            </w:r>
            <w:r w:rsidRPr="00E7654A">
              <w:rPr>
                <w:rStyle w:val="Hyperlink"/>
                <w:noProof/>
              </w:rPr>
              <w:instrText xml:space="preserve"> </w:instrText>
            </w:r>
            <w:r w:rsidRPr="00E7654A">
              <w:rPr>
                <w:rStyle w:val="Hyperlink"/>
                <w:noProof/>
              </w:rPr>
              <w:fldChar w:fldCharType="separate"/>
            </w:r>
            <w:r w:rsidRPr="00E7654A">
              <w:rPr>
                <w:rStyle w:val="Hyperlink"/>
                <w:noProof/>
              </w:rPr>
              <w:t>FRAC(&lt;nexp&gt;)</w:t>
            </w:r>
            <w:r>
              <w:rPr>
                <w:noProof/>
                <w:webHidden/>
              </w:rPr>
              <w:tab/>
            </w:r>
            <w:r>
              <w:rPr>
                <w:noProof/>
                <w:webHidden/>
              </w:rPr>
              <w:fldChar w:fldCharType="begin"/>
            </w:r>
            <w:r>
              <w:rPr>
                <w:noProof/>
                <w:webHidden/>
              </w:rPr>
              <w:instrText xml:space="preserve"> PAGEREF _Toc436832854 \h </w:instrText>
            </w:r>
          </w:ins>
          <w:r>
            <w:rPr>
              <w:noProof/>
              <w:webHidden/>
            </w:rPr>
          </w:r>
          <w:r>
            <w:rPr>
              <w:noProof/>
              <w:webHidden/>
            </w:rPr>
            <w:fldChar w:fldCharType="separate"/>
          </w:r>
          <w:ins w:id="339" w:author="Sammartano, Marc (BIC USA)" w:date="2015-12-04T16:17:00Z">
            <w:r w:rsidR="007C48A1">
              <w:rPr>
                <w:noProof/>
                <w:webHidden/>
              </w:rPr>
              <w:t>56</w:t>
            </w:r>
          </w:ins>
          <w:ins w:id="3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41" w:author="Sammartano, Marc (BIC USA)" w:date="2015-12-02T15:17:00Z"/>
              <w:rFonts w:eastAsiaTheme="minorEastAsia"/>
              <w:noProof/>
            </w:rPr>
          </w:pPr>
          <w:ins w:id="3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"_Toc436832855"</w:instrText>
            </w:r>
            <w:r w:rsidRPr="00E7654A">
              <w:rPr>
                <w:rStyle w:val="Hyperlink"/>
                <w:noProof/>
              </w:rPr>
              <w:instrText xml:space="preserve"> </w:instrText>
            </w:r>
            <w:r w:rsidRPr="00E7654A">
              <w:rPr>
                <w:rStyle w:val="Hyperlink"/>
                <w:noProof/>
              </w:rPr>
              <w:fldChar w:fldCharType="separate"/>
            </w:r>
            <w:r w:rsidRPr="00E7654A">
              <w:rPr>
                <w:rStyle w:val="Hyperlink"/>
                <w:noProof/>
              </w:rPr>
              <w:t>MOD(&lt;nexp1&gt;, &lt;nexp2&gt;)</w:t>
            </w:r>
            <w:r>
              <w:rPr>
                <w:noProof/>
                <w:webHidden/>
              </w:rPr>
              <w:tab/>
            </w:r>
            <w:r>
              <w:rPr>
                <w:noProof/>
                <w:webHidden/>
              </w:rPr>
              <w:fldChar w:fldCharType="begin"/>
            </w:r>
            <w:r>
              <w:rPr>
                <w:noProof/>
                <w:webHidden/>
              </w:rPr>
              <w:instrText xml:space="preserve"> PAGEREF _Toc436832855 \h </w:instrText>
            </w:r>
          </w:ins>
          <w:r>
            <w:rPr>
              <w:noProof/>
              <w:webHidden/>
            </w:rPr>
          </w:r>
          <w:r>
            <w:rPr>
              <w:noProof/>
              <w:webHidden/>
            </w:rPr>
            <w:fldChar w:fldCharType="separate"/>
          </w:r>
          <w:ins w:id="343" w:author="Sammartano, Marc (BIC USA)" w:date="2015-12-04T16:17:00Z">
            <w:r w:rsidR="007C48A1">
              <w:rPr>
                <w:noProof/>
                <w:webHidden/>
              </w:rPr>
              <w:t>56</w:t>
            </w:r>
          </w:ins>
          <w:ins w:id="34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45" w:author="Sammartano, Marc (BIC USA)" w:date="2015-12-02T15:17:00Z"/>
              <w:rFonts w:eastAsiaTheme="minorEastAsia"/>
              <w:noProof/>
            </w:rPr>
          </w:pPr>
          <w:ins w:id="3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"_Toc436832856"</w:instrText>
            </w:r>
            <w:r w:rsidRPr="00E7654A">
              <w:rPr>
                <w:rStyle w:val="Hyperlink"/>
                <w:noProof/>
              </w:rPr>
              <w:instrText xml:space="preserve"> </w:instrText>
            </w:r>
            <w:r w:rsidRPr="00E7654A">
              <w:rPr>
                <w:rStyle w:val="Hyperlink"/>
                <w:noProof/>
              </w:rPr>
              <w:fldChar w:fldCharType="separate"/>
            </w:r>
            <w:r w:rsidRPr="00E7654A">
              <w:rPr>
                <w:rStyle w:val="Hyperlink"/>
                <w:noProof/>
              </w:rPr>
              <w:t>ROUND(&lt;value_nexp&gt;{, &lt;count_nexp&gt;{, &lt;mode_sexp&gt;}})</w:t>
            </w:r>
            <w:r>
              <w:rPr>
                <w:noProof/>
                <w:webHidden/>
              </w:rPr>
              <w:tab/>
            </w:r>
            <w:r>
              <w:rPr>
                <w:noProof/>
                <w:webHidden/>
              </w:rPr>
              <w:fldChar w:fldCharType="begin"/>
            </w:r>
            <w:r>
              <w:rPr>
                <w:noProof/>
                <w:webHidden/>
              </w:rPr>
              <w:instrText xml:space="preserve"> PAGEREF _Toc436832856 \h </w:instrText>
            </w:r>
          </w:ins>
          <w:r>
            <w:rPr>
              <w:noProof/>
              <w:webHidden/>
            </w:rPr>
          </w:r>
          <w:r>
            <w:rPr>
              <w:noProof/>
              <w:webHidden/>
            </w:rPr>
            <w:fldChar w:fldCharType="separate"/>
          </w:r>
          <w:ins w:id="347" w:author="Sammartano, Marc (BIC USA)" w:date="2015-12-04T16:17:00Z">
            <w:r w:rsidR="007C48A1">
              <w:rPr>
                <w:noProof/>
                <w:webHidden/>
              </w:rPr>
              <w:t>56</w:t>
            </w:r>
          </w:ins>
          <w:ins w:id="34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49" w:author="Sammartano, Marc (BIC USA)" w:date="2015-12-02T15:17:00Z"/>
              <w:rFonts w:eastAsiaTheme="minorEastAsia"/>
              <w:noProof/>
            </w:rPr>
          </w:pPr>
          <w:ins w:id="3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"_Toc436832857"</w:instrText>
            </w:r>
            <w:r w:rsidRPr="00E7654A">
              <w:rPr>
                <w:rStyle w:val="Hyperlink"/>
                <w:noProof/>
              </w:rPr>
              <w:instrText xml:space="preserve"> </w:instrText>
            </w:r>
            <w:r w:rsidRPr="00E7654A">
              <w:rPr>
                <w:rStyle w:val="Hyperlink"/>
                <w:noProof/>
              </w:rPr>
              <w:fldChar w:fldCharType="separate"/>
            </w:r>
            <w:r w:rsidRPr="00E7654A">
              <w:rPr>
                <w:rStyle w:val="Hyperlink"/>
                <w:noProof/>
              </w:rPr>
              <w:t>SQR(&lt;nexp&gt;)</w:t>
            </w:r>
            <w:r>
              <w:rPr>
                <w:noProof/>
                <w:webHidden/>
              </w:rPr>
              <w:tab/>
            </w:r>
            <w:r>
              <w:rPr>
                <w:noProof/>
                <w:webHidden/>
              </w:rPr>
              <w:fldChar w:fldCharType="begin"/>
            </w:r>
            <w:r>
              <w:rPr>
                <w:noProof/>
                <w:webHidden/>
              </w:rPr>
              <w:instrText xml:space="preserve"> PAGEREF _Toc436832857 \h </w:instrText>
            </w:r>
          </w:ins>
          <w:r>
            <w:rPr>
              <w:noProof/>
              <w:webHidden/>
            </w:rPr>
          </w:r>
          <w:r>
            <w:rPr>
              <w:noProof/>
              <w:webHidden/>
            </w:rPr>
            <w:fldChar w:fldCharType="separate"/>
          </w:r>
          <w:ins w:id="351" w:author="Sammartano, Marc (BIC USA)" w:date="2015-12-04T16:17:00Z">
            <w:r w:rsidR="007C48A1">
              <w:rPr>
                <w:noProof/>
                <w:webHidden/>
              </w:rPr>
              <w:t>57</w:t>
            </w:r>
          </w:ins>
          <w:ins w:id="3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53" w:author="Sammartano, Marc (BIC USA)" w:date="2015-12-02T15:17:00Z"/>
              <w:rFonts w:eastAsiaTheme="minorEastAsia"/>
              <w:noProof/>
            </w:rPr>
          </w:pPr>
          <w:ins w:id="3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"_Toc436832858"</w:instrText>
            </w:r>
            <w:r w:rsidRPr="00E7654A">
              <w:rPr>
                <w:rStyle w:val="Hyperlink"/>
                <w:noProof/>
              </w:rPr>
              <w:instrText xml:space="preserve"> </w:instrText>
            </w:r>
            <w:r w:rsidRPr="00E7654A">
              <w:rPr>
                <w:rStyle w:val="Hyperlink"/>
                <w:noProof/>
              </w:rPr>
              <w:fldChar w:fldCharType="separate"/>
            </w:r>
            <w:r w:rsidRPr="00E7654A">
              <w:rPr>
                <w:rStyle w:val="Hyperlink"/>
                <w:noProof/>
              </w:rPr>
              <w:t>CBRT(&lt;nexp&gt;)</w:t>
            </w:r>
            <w:r>
              <w:rPr>
                <w:noProof/>
                <w:webHidden/>
              </w:rPr>
              <w:tab/>
            </w:r>
            <w:r>
              <w:rPr>
                <w:noProof/>
                <w:webHidden/>
              </w:rPr>
              <w:fldChar w:fldCharType="begin"/>
            </w:r>
            <w:r>
              <w:rPr>
                <w:noProof/>
                <w:webHidden/>
              </w:rPr>
              <w:instrText xml:space="preserve"> PAGEREF _Toc436832858 \h </w:instrText>
            </w:r>
          </w:ins>
          <w:r>
            <w:rPr>
              <w:noProof/>
              <w:webHidden/>
            </w:rPr>
          </w:r>
          <w:r>
            <w:rPr>
              <w:noProof/>
              <w:webHidden/>
            </w:rPr>
            <w:fldChar w:fldCharType="separate"/>
          </w:r>
          <w:ins w:id="355" w:author="Sammartano, Marc (BIC USA)" w:date="2015-12-04T16:17:00Z">
            <w:r w:rsidR="007C48A1">
              <w:rPr>
                <w:noProof/>
                <w:webHidden/>
              </w:rPr>
              <w:t>57</w:t>
            </w:r>
          </w:ins>
          <w:ins w:id="35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57" w:author="Sammartano, Marc (BIC USA)" w:date="2015-12-02T15:17:00Z"/>
              <w:rFonts w:eastAsiaTheme="minorEastAsia"/>
              <w:noProof/>
            </w:rPr>
          </w:pPr>
          <w:ins w:id="3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"_Toc436832859"</w:instrText>
            </w:r>
            <w:r w:rsidRPr="00E7654A">
              <w:rPr>
                <w:rStyle w:val="Hyperlink"/>
                <w:noProof/>
              </w:rPr>
              <w:instrText xml:space="preserve"> </w:instrText>
            </w:r>
            <w:r w:rsidRPr="00E7654A">
              <w:rPr>
                <w:rStyle w:val="Hyperlink"/>
                <w:noProof/>
              </w:rPr>
              <w:fldChar w:fldCharType="separate"/>
            </w:r>
            <w:r w:rsidRPr="00E7654A">
              <w:rPr>
                <w:rStyle w:val="Hyperlink"/>
                <w:noProof/>
              </w:rPr>
              <w:t>LOG(&lt;nexp&gt;)</w:t>
            </w:r>
            <w:r>
              <w:rPr>
                <w:noProof/>
                <w:webHidden/>
              </w:rPr>
              <w:tab/>
            </w:r>
            <w:r>
              <w:rPr>
                <w:noProof/>
                <w:webHidden/>
              </w:rPr>
              <w:fldChar w:fldCharType="begin"/>
            </w:r>
            <w:r>
              <w:rPr>
                <w:noProof/>
                <w:webHidden/>
              </w:rPr>
              <w:instrText xml:space="preserve"> PAGEREF _Toc436832859 \h </w:instrText>
            </w:r>
          </w:ins>
          <w:r>
            <w:rPr>
              <w:noProof/>
              <w:webHidden/>
            </w:rPr>
          </w:r>
          <w:r>
            <w:rPr>
              <w:noProof/>
              <w:webHidden/>
            </w:rPr>
            <w:fldChar w:fldCharType="separate"/>
          </w:r>
          <w:ins w:id="359" w:author="Sammartano, Marc (BIC USA)" w:date="2015-12-04T16:17:00Z">
            <w:r w:rsidR="007C48A1">
              <w:rPr>
                <w:noProof/>
                <w:webHidden/>
              </w:rPr>
              <w:t>57</w:t>
            </w:r>
          </w:ins>
          <w:ins w:id="3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61" w:author="Sammartano, Marc (BIC USA)" w:date="2015-12-02T15:17:00Z"/>
              <w:rFonts w:eastAsiaTheme="minorEastAsia"/>
              <w:noProof/>
            </w:rPr>
          </w:pPr>
          <w:ins w:id="3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"_Toc436832860"</w:instrText>
            </w:r>
            <w:r w:rsidRPr="00E7654A">
              <w:rPr>
                <w:rStyle w:val="Hyperlink"/>
                <w:noProof/>
              </w:rPr>
              <w:instrText xml:space="preserve"> </w:instrText>
            </w:r>
            <w:r w:rsidRPr="00E7654A">
              <w:rPr>
                <w:rStyle w:val="Hyperlink"/>
                <w:noProof/>
              </w:rPr>
              <w:fldChar w:fldCharType="separate"/>
            </w:r>
            <w:r w:rsidRPr="00E7654A">
              <w:rPr>
                <w:rStyle w:val="Hyperlink"/>
                <w:noProof/>
              </w:rPr>
              <w:t>LOG10(&lt;nexp&gt;)</w:t>
            </w:r>
            <w:r>
              <w:rPr>
                <w:noProof/>
                <w:webHidden/>
              </w:rPr>
              <w:tab/>
            </w:r>
            <w:r>
              <w:rPr>
                <w:noProof/>
                <w:webHidden/>
              </w:rPr>
              <w:fldChar w:fldCharType="begin"/>
            </w:r>
            <w:r>
              <w:rPr>
                <w:noProof/>
                <w:webHidden/>
              </w:rPr>
              <w:instrText xml:space="preserve"> PAGEREF _Toc436832860 \h </w:instrText>
            </w:r>
          </w:ins>
          <w:r>
            <w:rPr>
              <w:noProof/>
              <w:webHidden/>
            </w:rPr>
          </w:r>
          <w:r>
            <w:rPr>
              <w:noProof/>
              <w:webHidden/>
            </w:rPr>
            <w:fldChar w:fldCharType="separate"/>
          </w:r>
          <w:ins w:id="363" w:author="Sammartano, Marc (BIC USA)" w:date="2015-12-04T16:17:00Z">
            <w:r w:rsidR="007C48A1">
              <w:rPr>
                <w:noProof/>
                <w:webHidden/>
              </w:rPr>
              <w:t>57</w:t>
            </w:r>
          </w:ins>
          <w:ins w:id="3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65" w:author="Sammartano, Marc (BIC USA)" w:date="2015-12-02T15:17:00Z"/>
              <w:rFonts w:eastAsiaTheme="minorEastAsia"/>
              <w:noProof/>
            </w:rPr>
          </w:pPr>
          <w:ins w:id="3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"_Toc436832861"</w:instrText>
            </w:r>
            <w:r w:rsidRPr="00E7654A">
              <w:rPr>
                <w:rStyle w:val="Hyperlink"/>
                <w:noProof/>
              </w:rPr>
              <w:instrText xml:space="preserve"> </w:instrText>
            </w:r>
            <w:r w:rsidRPr="00E7654A">
              <w:rPr>
                <w:rStyle w:val="Hyperlink"/>
                <w:noProof/>
              </w:rPr>
              <w:fldChar w:fldCharType="separate"/>
            </w:r>
            <w:r w:rsidRPr="00E7654A">
              <w:rPr>
                <w:rStyle w:val="Hyperlink"/>
                <w:noProof/>
              </w:rPr>
              <w:t>EXP(&lt;nexp&gt;)</w:t>
            </w:r>
            <w:r>
              <w:rPr>
                <w:noProof/>
                <w:webHidden/>
              </w:rPr>
              <w:tab/>
            </w:r>
            <w:r>
              <w:rPr>
                <w:noProof/>
                <w:webHidden/>
              </w:rPr>
              <w:fldChar w:fldCharType="begin"/>
            </w:r>
            <w:r>
              <w:rPr>
                <w:noProof/>
                <w:webHidden/>
              </w:rPr>
              <w:instrText xml:space="preserve"> PAGEREF _Toc436832861 \h </w:instrText>
            </w:r>
          </w:ins>
          <w:r>
            <w:rPr>
              <w:noProof/>
              <w:webHidden/>
            </w:rPr>
          </w:r>
          <w:r>
            <w:rPr>
              <w:noProof/>
              <w:webHidden/>
            </w:rPr>
            <w:fldChar w:fldCharType="separate"/>
          </w:r>
          <w:ins w:id="367" w:author="Sammartano, Marc (BIC USA)" w:date="2015-12-04T16:17:00Z">
            <w:r w:rsidR="007C48A1">
              <w:rPr>
                <w:noProof/>
                <w:webHidden/>
              </w:rPr>
              <w:t>57</w:t>
            </w:r>
          </w:ins>
          <w:ins w:id="3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69" w:author="Sammartano, Marc (BIC USA)" w:date="2015-12-02T15:17:00Z"/>
              <w:rFonts w:eastAsiaTheme="minorEastAsia"/>
              <w:noProof/>
            </w:rPr>
          </w:pPr>
          <w:ins w:id="3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"_Toc436832862"</w:instrText>
            </w:r>
            <w:r w:rsidRPr="00E7654A">
              <w:rPr>
                <w:rStyle w:val="Hyperlink"/>
                <w:noProof/>
              </w:rPr>
              <w:instrText xml:space="preserve"> </w:instrText>
            </w:r>
            <w:r w:rsidRPr="00E7654A">
              <w:rPr>
                <w:rStyle w:val="Hyperlink"/>
                <w:noProof/>
              </w:rPr>
              <w:fldChar w:fldCharType="separate"/>
            </w:r>
            <w:r w:rsidRPr="00E7654A">
              <w:rPr>
                <w:rStyle w:val="Hyperlink"/>
                <w:noProof/>
              </w:rPr>
              <w:t>POW(&lt;nexp1&gt;, &lt;nexp2&gt;)</w:t>
            </w:r>
            <w:r>
              <w:rPr>
                <w:noProof/>
                <w:webHidden/>
              </w:rPr>
              <w:tab/>
            </w:r>
            <w:r>
              <w:rPr>
                <w:noProof/>
                <w:webHidden/>
              </w:rPr>
              <w:fldChar w:fldCharType="begin"/>
            </w:r>
            <w:r>
              <w:rPr>
                <w:noProof/>
                <w:webHidden/>
              </w:rPr>
              <w:instrText xml:space="preserve"> PAGEREF _Toc436832862 \h </w:instrText>
            </w:r>
          </w:ins>
          <w:r>
            <w:rPr>
              <w:noProof/>
              <w:webHidden/>
            </w:rPr>
          </w:r>
          <w:r>
            <w:rPr>
              <w:noProof/>
              <w:webHidden/>
            </w:rPr>
            <w:fldChar w:fldCharType="separate"/>
          </w:r>
          <w:ins w:id="371" w:author="Sammartano, Marc (BIC USA)" w:date="2015-12-04T16:17:00Z">
            <w:r w:rsidR="007C48A1">
              <w:rPr>
                <w:noProof/>
                <w:webHidden/>
              </w:rPr>
              <w:t>57</w:t>
            </w:r>
          </w:ins>
          <w:ins w:id="3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73" w:author="Sammartano, Marc (BIC USA)" w:date="2015-12-02T15:17:00Z"/>
              <w:rFonts w:eastAsiaTheme="minorEastAsia"/>
              <w:noProof/>
            </w:rPr>
          </w:pPr>
          <w:ins w:id="3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"_Toc436832863"</w:instrText>
            </w:r>
            <w:r w:rsidRPr="00E7654A">
              <w:rPr>
                <w:rStyle w:val="Hyperlink"/>
                <w:noProof/>
              </w:rPr>
              <w:instrText xml:space="preserve"> </w:instrText>
            </w:r>
            <w:r w:rsidRPr="00E7654A">
              <w:rPr>
                <w:rStyle w:val="Hyperlink"/>
                <w:noProof/>
              </w:rPr>
              <w:fldChar w:fldCharType="separate"/>
            </w:r>
            <w:r w:rsidRPr="00E7654A">
              <w:rPr>
                <w:rStyle w:val="Hyperlink"/>
                <w:noProof/>
              </w:rPr>
              <w:t>HYPOT(&lt;nexp_x&gt;, &lt;nexp_y)</w:t>
            </w:r>
            <w:r>
              <w:rPr>
                <w:noProof/>
                <w:webHidden/>
              </w:rPr>
              <w:tab/>
            </w:r>
            <w:r>
              <w:rPr>
                <w:noProof/>
                <w:webHidden/>
              </w:rPr>
              <w:fldChar w:fldCharType="begin"/>
            </w:r>
            <w:r>
              <w:rPr>
                <w:noProof/>
                <w:webHidden/>
              </w:rPr>
              <w:instrText xml:space="preserve"> PAGEREF _Toc436832863 \h </w:instrText>
            </w:r>
          </w:ins>
          <w:r>
            <w:rPr>
              <w:noProof/>
              <w:webHidden/>
            </w:rPr>
          </w:r>
          <w:r>
            <w:rPr>
              <w:noProof/>
              <w:webHidden/>
            </w:rPr>
            <w:fldChar w:fldCharType="separate"/>
          </w:r>
          <w:ins w:id="375" w:author="Sammartano, Marc (BIC USA)" w:date="2015-12-04T16:17:00Z">
            <w:r w:rsidR="007C48A1">
              <w:rPr>
                <w:noProof/>
                <w:webHidden/>
              </w:rPr>
              <w:t>57</w:t>
            </w:r>
          </w:ins>
          <w:ins w:id="3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77" w:author="Sammartano, Marc (BIC USA)" w:date="2015-12-02T15:17:00Z"/>
              <w:rFonts w:eastAsiaTheme="minorEastAsia"/>
              <w:noProof/>
            </w:rPr>
          </w:pPr>
          <w:ins w:id="3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"_Toc436832864"</w:instrText>
            </w:r>
            <w:r w:rsidRPr="00E7654A">
              <w:rPr>
                <w:rStyle w:val="Hyperlink"/>
                <w:noProof/>
              </w:rPr>
              <w:instrText xml:space="preserve"> </w:instrText>
            </w:r>
            <w:r w:rsidRPr="00E7654A">
              <w:rPr>
                <w:rStyle w:val="Hyperlink"/>
                <w:noProof/>
              </w:rPr>
              <w:fldChar w:fldCharType="separate"/>
            </w:r>
            <w:r w:rsidRPr="00E7654A">
              <w:rPr>
                <w:rStyle w:val="Hyperlink"/>
                <w:noProof/>
              </w:rPr>
              <w:t>PI()</w:t>
            </w:r>
            <w:r>
              <w:rPr>
                <w:noProof/>
                <w:webHidden/>
              </w:rPr>
              <w:tab/>
            </w:r>
            <w:r>
              <w:rPr>
                <w:noProof/>
                <w:webHidden/>
              </w:rPr>
              <w:fldChar w:fldCharType="begin"/>
            </w:r>
            <w:r>
              <w:rPr>
                <w:noProof/>
                <w:webHidden/>
              </w:rPr>
              <w:instrText xml:space="preserve"> PAGEREF _Toc436832864 \h </w:instrText>
            </w:r>
          </w:ins>
          <w:r>
            <w:rPr>
              <w:noProof/>
              <w:webHidden/>
            </w:rPr>
          </w:r>
          <w:r>
            <w:rPr>
              <w:noProof/>
              <w:webHidden/>
            </w:rPr>
            <w:fldChar w:fldCharType="separate"/>
          </w:r>
          <w:ins w:id="379" w:author="Sammartano, Marc (BIC USA)" w:date="2015-12-04T16:17:00Z">
            <w:r w:rsidR="007C48A1">
              <w:rPr>
                <w:noProof/>
                <w:webHidden/>
              </w:rPr>
              <w:t>57</w:t>
            </w:r>
          </w:ins>
          <w:ins w:id="3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81" w:author="Sammartano, Marc (BIC USA)" w:date="2015-12-02T15:17:00Z"/>
              <w:rFonts w:eastAsiaTheme="minorEastAsia"/>
              <w:noProof/>
            </w:rPr>
          </w:pPr>
          <w:ins w:id="382"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"_Toc436832865"</w:instrText>
            </w:r>
            <w:r w:rsidRPr="00E7654A">
              <w:rPr>
                <w:rStyle w:val="Hyperlink"/>
                <w:noProof/>
              </w:rPr>
              <w:instrText xml:space="preserve"> </w:instrText>
            </w:r>
            <w:r w:rsidRPr="00E7654A">
              <w:rPr>
                <w:rStyle w:val="Hyperlink"/>
                <w:noProof/>
              </w:rPr>
              <w:fldChar w:fldCharType="separate"/>
            </w:r>
            <w:r w:rsidRPr="00E7654A">
              <w:rPr>
                <w:rStyle w:val="Hyperlink"/>
                <w:noProof/>
              </w:rPr>
              <w:t>SIN(&lt;nexp&gt;)</w:t>
            </w:r>
            <w:r>
              <w:rPr>
                <w:noProof/>
                <w:webHidden/>
              </w:rPr>
              <w:tab/>
            </w:r>
            <w:r>
              <w:rPr>
                <w:noProof/>
                <w:webHidden/>
              </w:rPr>
              <w:fldChar w:fldCharType="begin"/>
            </w:r>
            <w:r>
              <w:rPr>
                <w:noProof/>
                <w:webHidden/>
              </w:rPr>
              <w:instrText xml:space="preserve"> PAGEREF _Toc436832865 \h </w:instrText>
            </w:r>
          </w:ins>
          <w:r>
            <w:rPr>
              <w:noProof/>
              <w:webHidden/>
            </w:rPr>
          </w:r>
          <w:r>
            <w:rPr>
              <w:noProof/>
              <w:webHidden/>
            </w:rPr>
            <w:fldChar w:fldCharType="separate"/>
          </w:r>
          <w:ins w:id="383" w:author="Sammartano, Marc (BIC USA)" w:date="2015-12-04T16:17:00Z">
            <w:r w:rsidR="007C48A1">
              <w:rPr>
                <w:noProof/>
                <w:webHidden/>
              </w:rPr>
              <w:t>58</w:t>
            </w:r>
          </w:ins>
          <w:ins w:id="3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85" w:author="Sammartano, Marc (BIC USA)" w:date="2015-12-02T15:17:00Z"/>
              <w:rFonts w:eastAsiaTheme="minorEastAsia"/>
              <w:noProof/>
            </w:rPr>
          </w:pPr>
          <w:ins w:id="3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"_Toc436832866"</w:instrText>
            </w:r>
            <w:r w:rsidRPr="00E7654A">
              <w:rPr>
                <w:rStyle w:val="Hyperlink"/>
                <w:noProof/>
              </w:rPr>
              <w:instrText xml:space="preserve"> </w:instrText>
            </w:r>
            <w:r w:rsidRPr="00E7654A">
              <w:rPr>
                <w:rStyle w:val="Hyperlink"/>
                <w:noProof/>
              </w:rPr>
              <w:fldChar w:fldCharType="separate"/>
            </w:r>
            <w:r w:rsidRPr="00E7654A">
              <w:rPr>
                <w:rStyle w:val="Hyperlink"/>
                <w:noProof/>
              </w:rPr>
              <w:t>COS(&lt;nexp&gt;)</w:t>
            </w:r>
            <w:r>
              <w:rPr>
                <w:noProof/>
                <w:webHidden/>
              </w:rPr>
              <w:tab/>
            </w:r>
            <w:r>
              <w:rPr>
                <w:noProof/>
                <w:webHidden/>
              </w:rPr>
              <w:fldChar w:fldCharType="begin"/>
            </w:r>
            <w:r>
              <w:rPr>
                <w:noProof/>
                <w:webHidden/>
              </w:rPr>
              <w:instrText xml:space="preserve"> PAGEREF _Toc436832866 \h </w:instrText>
            </w:r>
          </w:ins>
          <w:r>
            <w:rPr>
              <w:noProof/>
              <w:webHidden/>
            </w:rPr>
          </w:r>
          <w:r>
            <w:rPr>
              <w:noProof/>
              <w:webHidden/>
            </w:rPr>
            <w:fldChar w:fldCharType="separate"/>
          </w:r>
          <w:ins w:id="387" w:author="Sammartano, Marc (BIC USA)" w:date="2015-12-04T16:17:00Z">
            <w:r w:rsidR="007C48A1">
              <w:rPr>
                <w:noProof/>
                <w:webHidden/>
              </w:rPr>
              <w:t>58</w:t>
            </w:r>
          </w:ins>
          <w:ins w:id="3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89" w:author="Sammartano, Marc (BIC USA)" w:date="2015-12-02T15:17:00Z"/>
              <w:rFonts w:eastAsiaTheme="minorEastAsia"/>
              <w:noProof/>
            </w:rPr>
          </w:pPr>
          <w:ins w:id="3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"_Toc436832867"</w:instrText>
            </w:r>
            <w:r w:rsidRPr="00E7654A">
              <w:rPr>
                <w:rStyle w:val="Hyperlink"/>
                <w:noProof/>
              </w:rPr>
              <w:instrText xml:space="preserve"> </w:instrText>
            </w:r>
            <w:r w:rsidRPr="00E7654A">
              <w:rPr>
                <w:rStyle w:val="Hyperlink"/>
                <w:noProof/>
              </w:rPr>
              <w:fldChar w:fldCharType="separate"/>
            </w:r>
            <w:r w:rsidRPr="00E7654A">
              <w:rPr>
                <w:rStyle w:val="Hyperlink"/>
                <w:noProof/>
              </w:rPr>
              <w:t>TAN(&lt;nexp&gt;)</w:t>
            </w:r>
            <w:r>
              <w:rPr>
                <w:noProof/>
                <w:webHidden/>
              </w:rPr>
              <w:tab/>
            </w:r>
            <w:r>
              <w:rPr>
                <w:noProof/>
                <w:webHidden/>
              </w:rPr>
              <w:fldChar w:fldCharType="begin"/>
            </w:r>
            <w:r>
              <w:rPr>
                <w:noProof/>
                <w:webHidden/>
              </w:rPr>
              <w:instrText xml:space="preserve"> PAGEREF _Toc436832867 \h </w:instrText>
            </w:r>
          </w:ins>
          <w:r>
            <w:rPr>
              <w:noProof/>
              <w:webHidden/>
            </w:rPr>
          </w:r>
          <w:r>
            <w:rPr>
              <w:noProof/>
              <w:webHidden/>
            </w:rPr>
            <w:fldChar w:fldCharType="separate"/>
          </w:r>
          <w:ins w:id="391" w:author="Sammartano, Marc (BIC USA)" w:date="2015-12-04T16:17:00Z">
            <w:r w:rsidR="007C48A1">
              <w:rPr>
                <w:noProof/>
                <w:webHidden/>
              </w:rPr>
              <w:t>58</w:t>
            </w:r>
          </w:ins>
          <w:ins w:id="3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93" w:author="Sammartano, Marc (BIC USA)" w:date="2015-12-02T15:17:00Z"/>
              <w:rFonts w:eastAsiaTheme="minorEastAsia"/>
              <w:noProof/>
            </w:rPr>
          </w:pPr>
          <w:ins w:id="3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"_Toc436832868"</w:instrText>
            </w:r>
            <w:r w:rsidRPr="00E7654A">
              <w:rPr>
                <w:rStyle w:val="Hyperlink"/>
                <w:noProof/>
              </w:rPr>
              <w:instrText xml:space="preserve"> </w:instrText>
            </w:r>
            <w:r w:rsidRPr="00E7654A">
              <w:rPr>
                <w:rStyle w:val="Hyperlink"/>
                <w:noProof/>
              </w:rPr>
              <w:fldChar w:fldCharType="separate"/>
            </w:r>
            <w:r w:rsidRPr="00E7654A">
              <w:rPr>
                <w:rStyle w:val="Hyperlink"/>
                <w:noProof/>
              </w:rPr>
              <w:t>SINH(&lt;nexp&gt;)</w:t>
            </w:r>
            <w:r>
              <w:rPr>
                <w:noProof/>
                <w:webHidden/>
              </w:rPr>
              <w:tab/>
            </w:r>
            <w:r>
              <w:rPr>
                <w:noProof/>
                <w:webHidden/>
              </w:rPr>
              <w:fldChar w:fldCharType="begin"/>
            </w:r>
            <w:r>
              <w:rPr>
                <w:noProof/>
                <w:webHidden/>
              </w:rPr>
              <w:instrText xml:space="preserve"> PAGEREF _Toc436832868 \h </w:instrText>
            </w:r>
          </w:ins>
          <w:r>
            <w:rPr>
              <w:noProof/>
              <w:webHidden/>
            </w:rPr>
          </w:r>
          <w:r>
            <w:rPr>
              <w:noProof/>
              <w:webHidden/>
            </w:rPr>
            <w:fldChar w:fldCharType="separate"/>
          </w:r>
          <w:ins w:id="395" w:author="Sammartano, Marc (BIC USA)" w:date="2015-12-04T16:17:00Z">
            <w:r w:rsidR="007C48A1">
              <w:rPr>
                <w:noProof/>
                <w:webHidden/>
              </w:rPr>
              <w:t>58</w:t>
            </w:r>
          </w:ins>
          <w:ins w:id="3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397" w:author="Sammartano, Marc (BIC USA)" w:date="2015-12-02T15:17:00Z"/>
              <w:rFonts w:eastAsiaTheme="minorEastAsia"/>
              <w:noProof/>
            </w:rPr>
          </w:pPr>
          <w:ins w:id="3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"_Toc436832869"</w:instrText>
            </w:r>
            <w:r w:rsidRPr="00E7654A">
              <w:rPr>
                <w:rStyle w:val="Hyperlink"/>
                <w:noProof/>
              </w:rPr>
              <w:instrText xml:space="preserve"> </w:instrText>
            </w:r>
            <w:r w:rsidRPr="00E7654A">
              <w:rPr>
                <w:rStyle w:val="Hyperlink"/>
                <w:noProof/>
              </w:rPr>
              <w:fldChar w:fldCharType="separate"/>
            </w:r>
            <w:r w:rsidRPr="00E7654A">
              <w:rPr>
                <w:rStyle w:val="Hyperlink"/>
                <w:noProof/>
              </w:rPr>
              <w:t>COSH(&lt;nexp&gt;)</w:t>
            </w:r>
            <w:r>
              <w:rPr>
                <w:noProof/>
                <w:webHidden/>
              </w:rPr>
              <w:tab/>
            </w:r>
            <w:r>
              <w:rPr>
                <w:noProof/>
                <w:webHidden/>
              </w:rPr>
              <w:fldChar w:fldCharType="begin"/>
            </w:r>
            <w:r>
              <w:rPr>
                <w:noProof/>
                <w:webHidden/>
              </w:rPr>
              <w:instrText xml:space="preserve"> PAGEREF _Toc436832869 \h </w:instrText>
            </w:r>
          </w:ins>
          <w:r>
            <w:rPr>
              <w:noProof/>
              <w:webHidden/>
            </w:rPr>
          </w:r>
          <w:r>
            <w:rPr>
              <w:noProof/>
              <w:webHidden/>
            </w:rPr>
            <w:fldChar w:fldCharType="separate"/>
          </w:r>
          <w:ins w:id="399" w:author="Sammartano, Marc (BIC USA)" w:date="2015-12-04T16:17:00Z">
            <w:r w:rsidR="007C48A1">
              <w:rPr>
                <w:noProof/>
                <w:webHidden/>
              </w:rPr>
              <w:t>58</w:t>
            </w:r>
          </w:ins>
          <w:ins w:id="4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01" w:author="Sammartano, Marc (BIC USA)" w:date="2015-12-02T15:17:00Z"/>
              <w:rFonts w:eastAsiaTheme="minorEastAsia"/>
              <w:noProof/>
            </w:rPr>
          </w:pPr>
          <w:ins w:id="4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"_Toc436832870"</w:instrText>
            </w:r>
            <w:r w:rsidRPr="00E7654A">
              <w:rPr>
                <w:rStyle w:val="Hyperlink"/>
                <w:noProof/>
              </w:rPr>
              <w:instrText xml:space="preserve"> </w:instrText>
            </w:r>
            <w:r w:rsidRPr="00E7654A">
              <w:rPr>
                <w:rStyle w:val="Hyperlink"/>
                <w:noProof/>
              </w:rPr>
              <w:fldChar w:fldCharType="separate"/>
            </w:r>
            <w:r w:rsidRPr="00E7654A">
              <w:rPr>
                <w:rStyle w:val="Hyperlink"/>
                <w:noProof/>
              </w:rPr>
              <w:t>ASIN(&lt;nexp&gt;)</w:t>
            </w:r>
            <w:r>
              <w:rPr>
                <w:noProof/>
                <w:webHidden/>
              </w:rPr>
              <w:tab/>
            </w:r>
            <w:r>
              <w:rPr>
                <w:noProof/>
                <w:webHidden/>
              </w:rPr>
              <w:fldChar w:fldCharType="begin"/>
            </w:r>
            <w:r>
              <w:rPr>
                <w:noProof/>
                <w:webHidden/>
              </w:rPr>
              <w:instrText xml:space="preserve"> PAGEREF _Toc436832870 \h </w:instrText>
            </w:r>
          </w:ins>
          <w:r>
            <w:rPr>
              <w:noProof/>
              <w:webHidden/>
            </w:rPr>
          </w:r>
          <w:r>
            <w:rPr>
              <w:noProof/>
              <w:webHidden/>
            </w:rPr>
            <w:fldChar w:fldCharType="separate"/>
          </w:r>
          <w:ins w:id="403" w:author="Sammartano, Marc (BIC USA)" w:date="2015-12-04T16:17:00Z">
            <w:r w:rsidR="007C48A1">
              <w:rPr>
                <w:noProof/>
                <w:webHidden/>
              </w:rPr>
              <w:t>58</w:t>
            </w:r>
          </w:ins>
          <w:ins w:id="40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05" w:author="Sammartano, Marc (BIC USA)" w:date="2015-12-02T15:17:00Z"/>
              <w:rFonts w:eastAsiaTheme="minorEastAsia"/>
              <w:noProof/>
            </w:rPr>
          </w:pPr>
          <w:ins w:id="4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"_Toc436832871"</w:instrText>
            </w:r>
            <w:r w:rsidRPr="00E7654A">
              <w:rPr>
                <w:rStyle w:val="Hyperlink"/>
                <w:noProof/>
              </w:rPr>
              <w:instrText xml:space="preserve"> </w:instrText>
            </w:r>
            <w:r w:rsidRPr="00E7654A">
              <w:rPr>
                <w:rStyle w:val="Hyperlink"/>
                <w:noProof/>
              </w:rPr>
              <w:fldChar w:fldCharType="separate"/>
            </w:r>
            <w:r w:rsidRPr="00E7654A">
              <w:rPr>
                <w:rStyle w:val="Hyperlink"/>
                <w:noProof/>
              </w:rPr>
              <w:t>ACOS(&lt;nexp&gt;)</w:t>
            </w:r>
            <w:r>
              <w:rPr>
                <w:noProof/>
                <w:webHidden/>
              </w:rPr>
              <w:tab/>
            </w:r>
            <w:r>
              <w:rPr>
                <w:noProof/>
                <w:webHidden/>
              </w:rPr>
              <w:fldChar w:fldCharType="begin"/>
            </w:r>
            <w:r>
              <w:rPr>
                <w:noProof/>
                <w:webHidden/>
              </w:rPr>
              <w:instrText xml:space="preserve"> PAGEREF _Toc436832871 \h </w:instrText>
            </w:r>
          </w:ins>
          <w:r>
            <w:rPr>
              <w:noProof/>
              <w:webHidden/>
            </w:rPr>
          </w:r>
          <w:r>
            <w:rPr>
              <w:noProof/>
              <w:webHidden/>
            </w:rPr>
            <w:fldChar w:fldCharType="separate"/>
          </w:r>
          <w:ins w:id="407" w:author="Sammartano, Marc (BIC USA)" w:date="2015-12-04T16:17:00Z">
            <w:r w:rsidR="007C48A1">
              <w:rPr>
                <w:noProof/>
                <w:webHidden/>
              </w:rPr>
              <w:t>58</w:t>
            </w:r>
          </w:ins>
          <w:ins w:id="4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09" w:author="Sammartano, Marc (BIC USA)" w:date="2015-12-02T15:17:00Z"/>
              <w:rFonts w:eastAsiaTheme="minorEastAsia"/>
              <w:noProof/>
            </w:rPr>
          </w:pPr>
          <w:ins w:id="4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"_Toc436832872"</w:instrText>
            </w:r>
            <w:r w:rsidRPr="00E7654A">
              <w:rPr>
                <w:rStyle w:val="Hyperlink"/>
                <w:noProof/>
              </w:rPr>
              <w:instrText xml:space="preserve"> </w:instrText>
            </w:r>
            <w:r w:rsidRPr="00E7654A">
              <w:rPr>
                <w:rStyle w:val="Hyperlink"/>
                <w:noProof/>
              </w:rPr>
              <w:fldChar w:fldCharType="separate"/>
            </w:r>
            <w:r w:rsidRPr="00E7654A">
              <w:rPr>
                <w:rStyle w:val="Hyperlink"/>
                <w:noProof/>
              </w:rPr>
              <w:t>ATAN(&lt;nexp&gt;)</w:t>
            </w:r>
            <w:r>
              <w:rPr>
                <w:noProof/>
                <w:webHidden/>
              </w:rPr>
              <w:tab/>
            </w:r>
            <w:r>
              <w:rPr>
                <w:noProof/>
                <w:webHidden/>
              </w:rPr>
              <w:fldChar w:fldCharType="begin"/>
            </w:r>
            <w:r>
              <w:rPr>
                <w:noProof/>
                <w:webHidden/>
              </w:rPr>
              <w:instrText xml:space="preserve"> PAGEREF _Toc436832872 \h </w:instrText>
            </w:r>
          </w:ins>
          <w:r>
            <w:rPr>
              <w:noProof/>
              <w:webHidden/>
            </w:rPr>
          </w:r>
          <w:r>
            <w:rPr>
              <w:noProof/>
              <w:webHidden/>
            </w:rPr>
            <w:fldChar w:fldCharType="separate"/>
          </w:r>
          <w:ins w:id="411" w:author="Sammartano, Marc (BIC USA)" w:date="2015-12-04T16:17:00Z">
            <w:r w:rsidR="007C48A1">
              <w:rPr>
                <w:noProof/>
                <w:webHidden/>
              </w:rPr>
              <w:t>58</w:t>
            </w:r>
          </w:ins>
          <w:ins w:id="41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13" w:author="Sammartano, Marc (BIC USA)" w:date="2015-12-02T15:17:00Z"/>
              <w:rFonts w:eastAsiaTheme="minorEastAsia"/>
              <w:noProof/>
            </w:rPr>
          </w:pPr>
          <w:ins w:id="4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"_Toc436832873"</w:instrText>
            </w:r>
            <w:r w:rsidRPr="00E7654A">
              <w:rPr>
                <w:rStyle w:val="Hyperlink"/>
                <w:noProof/>
              </w:rPr>
              <w:instrText xml:space="preserve"> </w:instrText>
            </w:r>
            <w:r w:rsidRPr="00E7654A">
              <w:rPr>
                <w:rStyle w:val="Hyperlink"/>
                <w:noProof/>
              </w:rPr>
              <w:fldChar w:fldCharType="separate"/>
            </w:r>
            <w:r w:rsidRPr="00E7654A">
              <w:rPr>
                <w:rStyle w:val="Hyperlink"/>
                <w:noProof/>
              </w:rPr>
              <w:t>ATAN2(&lt;nexp_y&gt;, &lt;nexp_x&gt;)</w:t>
            </w:r>
            <w:r>
              <w:rPr>
                <w:noProof/>
                <w:webHidden/>
              </w:rPr>
              <w:tab/>
            </w:r>
            <w:r>
              <w:rPr>
                <w:noProof/>
                <w:webHidden/>
              </w:rPr>
              <w:fldChar w:fldCharType="begin"/>
            </w:r>
            <w:r>
              <w:rPr>
                <w:noProof/>
                <w:webHidden/>
              </w:rPr>
              <w:instrText xml:space="preserve"> PAGEREF _Toc436832873 \h </w:instrText>
            </w:r>
          </w:ins>
          <w:r>
            <w:rPr>
              <w:noProof/>
              <w:webHidden/>
            </w:rPr>
          </w:r>
          <w:r>
            <w:rPr>
              <w:noProof/>
              <w:webHidden/>
            </w:rPr>
            <w:fldChar w:fldCharType="separate"/>
          </w:r>
          <w:ins w:id="415" w:author="Sammartano, Marc (BIC USA)" w:date="2015-12-04T16:17:00Z">
            <w:r w:rsidR="007C48A1">
              <w:rPr>
                <w:noProof/>
                <w:webHidden/>
              </w:rPr>
              <w:t>58</w:t>
            </w:r>
          </w:ins>
          <w:ins w:id="4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17" w:author="Sammartano, Marc (BIC USA)" w:date="2015-12-02T15:17:00Z"/>
              <w:rFonts w:eastAsiaTheme="minorEastAsia"/>
              <w:noProof/>
            </w:rPr>
          </w:pPr>
          <w:ins w:id="4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"_Toc436832874"</w:instrText>
            </w:r>
            <w:r w:rsidRPr="00E7654A">
              <w:rPr>
                <w:rStyle w:val="Hyperlink"/>
                <w:noProof/>
              </w:rPr>
              <w:instrText xml:space="preserve"> </w:instrText>
            </w:r>
            <w:r w:rsidRPr="00E7654A">
              <w:rPr>
                <w:rStyle w:val="Hyperlink"/>
                <w:noProof/>
              </w:rPr>
              <w:fldChar w:fldCharType="separate"/>
            </w:r>
            <w:r w:rsidRPr="00E7654A">
              <w:rPr>
                <w:rStyle w:val="Hyperlink"/>
                <w:noProof/>
              </w:rPr>
              <w:t>TODEGREES(&lt;nexp&gt;)</w:t>
            </w:r>
            <w:r>
              <w:rPr>
                <w:noProof/>
                <w:webHidden/>
              </w:rPr>
              <w:tab/>
            </w:r>
            <w:r>
              <w:rPr>
                <w:noProof/>
                <w:webHidden/>
              </w:rPr>
              <w:fldChar w:fldCharType="begin"/>
            </w:r>
            <w:r>
              <w:rPr>
                <w:noProof/>
                <w:webHidden/>
              </w:rPr>
              <w:instrText xml:space="preserve"> PAGEREF _Toc436832874 \h </w:instrText>
            </w:r>
          </w:ins>
          <w:r>
            <w:rPr>
              <w:noProof/>
              <w:webHidden/>
            </w:rPr>
          </w:r>
          <w:r>
            <w:rPr>
              <w:noProof/>
              <w:webHidden/>
            </w:rPr>
            <w:fldChar w:fldCharType="separate"/>
          </w:r>
          <w:ins w:id="419" w:author="Sammartano, Marc (BIC USA)" w:date="2015-12-04T16:17:00Z">
            <w:r w:rsidR="007C48A1">
              <w:rPr>
                <w:noProof/>
                <w:webHidden/>
              </w:rPr>
              <w:t>58</w:t>
            </w:r>
          </w:ins>
          <w:ins w:id="4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21" w:author="Sammartano, Marc (BIC USA)" w:date="2015-12-02T15:17:00Z"/>
              <w:rFonts w:eastAsiaTheme="minorEastAsia"/>
              <w:noProof/>
            </w:rPr>
          </w:pPr>
          <w:ins w:id="4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"_Toc436832875"</w:instrText>
            </w:r>
            <w:r w:rsidRPr="00E7654A">
              <w:rPr>
                <w:rStyle w:val="Hyperlink"/>
                <w:noProof/>
              </w:rPr>
              <w:instrText xml:space="preserve"> </w:instrText>
            </w:r>
            <w:r w:rsidRPr="00E7654A">
              <w:rPr>
                <w:rStyle w:val="Hyperlink"/>
                <w:noProof/>
              </w:rPr>
              <w:fldChar w:fldCharType="separate"/>
            </w:r>
            <w:r w:rsidRPr="00E7654A">
              <w:rPr>
                <w:rStyle w:val="Hyperlink"/>
                <w:noProof/>
              </w:rPr>
              <w:t>TORADIANS(&lt;nexp&gt;)</w:t>
            </w:r>
            <w:r>
              <w:rPr>
                <w:noProof/>
                <w:webHidden/>
              </w:rPr>
              <w:tab/>
            </w:r>
            <w:r>
              <w:rPr>
                <w:noProof/>
                <w:webHidden/>
              </w:rPr>
              <w:fldChar w:fldCharType="begin"/>
            </w:r>
            <w:r>
              <w:rPr>
                <w:noProof/>
                <w:webHidden/>
              </w:rPr>
              <w:instrText xml:space="preserve"> PAGEREF _Toc436832875 \h </w:instrText>
            </w:r>
          </w:ins>
          <w:r>
            <w:rPr>
              <w:noProof/>
              <w:webHidden/>
            </w:rPr>
          </w:r>
          <w:r>
            <w:rPr>
              <w:noProof/>
              <w:webHidden/>
            </w:rPr>
            <w:fldChar w:fldCharType="separate"/>
          </w:r>
          <w:ins w:id="423" w:author="Sammartano, Marc (BIC USA)" w:date="2015-12-04T16:17:00Z">
            <w:r w:rsidR="007C48A1">
              <w:rPr>
                <w:noProof/>
                <w:webHidden/>
              </w:rPr>
              <w:t>58</w:t>
            </w:r>
          </w:ins>
          <w:ins w:id="42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25" w:author="Sammartano, Marc (BIC USA)" w:date="2015-12-02T15:17:00Z"/>
              <w:rFonts w:eastAsiaTheme="minorEastAsia"/>
              <w:noProof/>
            </w:rPr>
          </w:pPr>
          <w:ins w:id="4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"_Toc436832876"</w:instrText>
            </w:r>
            <w:r w:rsidRPr="00E7654A">
              <w:rPr>
                <w:rStyle w:val="Hyperlink"/>
                <w:noProof/>
              </w:rPr>
              <w:instrText xml:space="preserve"> </w:instrText>
            </w:r>
            <w:r w:rsidRPr="00E7654A">
              <w:rPr>
                <w:rStyle w:val="Hyperlink"/>
                <w:noProof/>
              </w:rPr>
              <w:fldChar w:fldCharType="separate"/>
            </w:r>
            <w:r w:rsidRPr="00E7654A">
              <w:rPr>
                <w:rStyle w:val="Hyperlink"/>
                <w:noProof/>
              </w:rPr>
              <w:t>VAL(&lt;sexp&gt;)</w:t>
            </w:r>
            <w:r>
              <w:rPr>
                <w:noProof/>
                <w:webHidden/>
              </w:rPr>
              <w:tab/>
            </w:r>
            <w:r>
              <w:rPr>
                <w:noProof/>
                <w:webHidden/>
              </w:rPr>
              <w:fldChar w:fldCharType="begin"/>
            </w:r>
            <w:r>
              <w:rPr>
                <w:noProof/>
                <w:webHidden/>
              </w:rPr>
              <w:instrText xml:space="preserve"> PAGEREF _Toc436832876 \h </w:instrText>
            </w:r>
          </w:ins>
          <w:r>
            <w:rPr>
              <w:noProof/>
              <w:webHidden/>
            </w:rPr>
          </w:r>
          <w:r>
            <w:rPr>
              <w:noProof/>
              <w:webHidden/>
            </w:rPr>
            <w:fldChar w:fldCharType="separate"/>
          </w:r>
          <w:ins w:id="427" w:author="Sammartano, Marc (BIC USA)" w:date="2015-12-04T16:17:00Z">
            <w:r w:rsidR="007C48A1">
              <w:rPr>
                <w:noProof/>
                <w:webHidden/>
              </w:rPr>
              <w:t>58</w:t>
            </w:r>
          </w:ins>
          <w:ins w:id="42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29" w:author="Sammartano, Marc (BIC USA)" w:date="2015-12-02T15:17:00Z"/>
              <w:rFonts w:eastAsiaTheme="minorEastAsia"/>
              <w:noProof/>
            </w:rPr>
          </w:pPr>
          <w:ins w:id="4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"_Toc436832877"</w:instrText>
            </w:r>
            <w:r w:rsidRPr="00E7654A">
              <w:rPr>
                <w:rStyle w:val="Hyperlink"/>
                <w:noProof/>
              </w:rPr>
              <w:instrText xml:space="preserve"> </w:instrText>
            </w:r>
            <w:r w:rsidRPr="00E7654A">
              <w:rPr>
                <w:rStyle w:val="Hyperlink"/>
                <w:noProof/>
              </w:rPr>
              <w:fldChar w:fldCharType="separate"/>
            </w:r>
            <w:r w:rsidRPr="00E7654A">
              <w:rPr>
                <w:rStyle w:val="Hyperlink"/>
                <w:noProof/>
              </w:rPr>
              <w:t>LEN(&lt;sexp&gt;)</w:t>
            </w:r>
            <w:r>
              <w:rPr>
                <w:noProof/>
                <w:webHidden/>
              </w:rPr>
              <w:tab/>
            </w:r>
            <w:r>
              <w:rPr>
                <w:noProof/>
                <w:webHidden/>
              </w:rPr>
              <w:fldChar w:fldCharType="begin"/>
            </w:r>
            <w:r>
              <w:rPr>
                <w:noProof/>
                <w:webHidden/>
              </w:rPr>
              <w:instrText xml:space="preserve"> PAGEREF _Toc436832877 \h </w:instrText>
            </w:r>
          </w:ins>
          <w:r>
            <w:rPr>
              <w:noProof/>
              <w:webHidden/>
            </w:rPr>
          </w:r>
          <w:r>
            <w:rPr>
              <w:noProof/>
              <w:webHidden/>
            </w:rPr>
            <w:fldChar w:fldCharType="separate"/>
          </w:r>
          <w:ins w:id="431" w:author="Sammartano, Marc (BIC USA)" w:date="2015-12-04T16:17:00Z">
            <w:r w:rsidR="007C48A1">
              <w:rPr>
                <w:noProof/>
                <w:webHidden/>
              </w:rPr>
              <w:t>59</w:t>
            </w:r>
          </w:ins>
          <w:ins w:id="4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33" w:author="Sammartano, Marc (BIC USA)" w:date="2015-12-02T15:17:00Z"/>
              <w:rFonts w:eastAsiaTheme="minorEastAsia"/>
              <w:noProof/>
            </w:rPr>
          </w:pPr>
          <w:ins w:id="4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"_Toc436832878"</w:instrText>
            </w:r>
            <w:r w:rsidRPr="00E7654A">
              <w:rPr>
                <w:rStyle w:val="Hyperlink"/>
                <w:noProof/>
              </w:rPr>
              <w:instrText xml:space="preserve"> </w:instrText>
            </w:r>
            <w:r w:rsidRPr="00E7654A">
              <w:rPr>
                <w:rStyle w:val="Hyperlink"/>
                <w:noProof/>
              </w:rPr>
              <w:fldChar w:fldCharType="separate"/>
            </w:r>
            <w:r w:rsidRPr="00E7654A">
              <w:rPr>
                <w:rStyle w:val="Hyperlink"/>
                <w:noProof/>
              </w:rPr>
              <w:t>HEX(&lt;sexp&gt;)</w:t>
            </w:r>
            <w:r>
              <w:rPr>
                <w:noProof/>
                <w:webHidden/>
              </w:rPr>
              <w:tab/>
            </w:r>
            <w:r>
              <w:rPr>
                <w:noProof/>
                <w:webHidden/>
              </w:rPr>
              <w:fldChar w:fldCharType="begin"/>
            </w:r>
            <w:r>
              <w:rPr>
                <w:noProof/>
                <w:webHidden/>
              </w:rPr>
              <w:instrText xml:space="preserve"> PAGEREF _Toc436832878 \h </w:instrText>
            </w:r>
          </w:ins>
          <w:r>
            <w:rPr>
              <w:noProof/>
              <w:webHidden/>
            </w:rPr>
          </w:r>
          <w:r>
            <w:rPr>
              <w:noProof/>
              <w:webHidden/>
            </w:rPr>
            <w:fldChar w:fldCharType="separate"/>
          </w:r>
          <w:ins w:id="435" w:author="Sammartano, Marc (BIC USA)" w:date="2015-12-04T16:17:00Z">
            <w:r w:rsidR="007C48A1">
              <w:rPr>
                <w:noProof/>
                <w:webHidden/>
              </w:rPr>
              <w:t>59</w:t>
            </w:r>
          </w:ins>
          <w:ins w:id="43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37" w:author="Sammartano, Marc (BIC USA)" w:date="2015-12-02T15:17:00Z"/>
              <w:rFonts w:eastAsiaTheme="minorEastAsia"/>
              <w:noProof/>
            </w:rPr>
          </w:pPr>
          <w:ins w:id="4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"_Toc436832879"</w:instrText>
            </w:r>
            <w:r w:rsidRPr="00E7654A">
              <w:rPr>
                <w:rStyle w:val="Hyperlink"/>
                <w:noProof/>
              </w:rPr>
              <w:instrText xml:space="preserve"> </w:instrText>
            </w:r>
            <w:r w:rsidRPr="00E7654A">
              <w:rPr>
                <w:rStyle w:val="Hyperlink"/>
                <w:noProof/>
              </w:rPr>
              <w:fldChar w:fldCharType="separate"/>
            </w:r>
            <w:r w:rsidRPr="00E7654A">
              <w:rPr>
                <w:rStyle w:val="Hyperlink"/>
                <w:noProof/>
              </w:rPr>
              <w:t>OCT(&lt;sexp&gt;)</w:t>
            </w:r>
            <w:r>
              <w:rPr>
                <w:noProof/>
                <w:webHidden/>
              </w:rPr>
              <w:tab/>
            </w:r>
            <w:r>
              <w:rPr>
                <w:noProof/>
                <w:webHidden/>
              </w:rPr>
              <w:fldChar w:fldCharType="begin"/>
            </w:r>
            <w:r>
              <w:rPr>
                <w:noProof/>
                <w:webHidden/>
              </w:rPr>
              <w:instrText xml:space="preserve"> PAGEREF _Toc436832879 \h </w:instrText>
            </w:r>
          </w:ins>
          <w:r>
            <w:rPr>
              <w:noProof/>
              <w:webHidden/>
            </w:rPr>
          </w:r>
          <w:r>
            <w:rPr>
              <w:noProof/>
              <w:webHidden/>
            </w:rPr>
            <w:fldChar w:fldCharType="separate"/>
          </w:r>
          <w:ins w:id="439" w:author="Sammartano, Marc (BIC USA)" w:date="2015-12-04T16:17:00Z">
            <w:r w:rsidR="007C48A1">
              <w:rPr>
                <w:noProof/>
                <w:webHidden/>
              </w:rPr>
              <w:t>59</w:t>
            </w:r>
          </w:ins>
          <w:ins w:id="4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41" w:author="Sammartano, Marc (BIC USA)" w:date="2015-12-02T15:17:00Z"/>
              <w:rFonts w:eastAsiaTheme="minorEastAsia"/>
              <w:noProof/>
            </w:rPr>
          </w:pPr>
          <w:ins w:id="4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"_Toc436832880"</w:instrText>
            </w:r>
            <w:r w:rsidRPr="00E7654A">
              <w:rPr>
                <w:rStyle w:val="Hyperlink"/>
                <w:noProof/>
              </w:rPr>
              <w:instrText xml:space="preserve"> </w:instrText>
            </w:r>
            <w:r w:rsidRPr="00E7654A">
              <w:rPr>
                <w:rStyle w:val="Hyperlink"/>
                <w:noProof/>
              </w:rPr>
              <w:fldChar w:fldCharType="separate"/>
            </w:r>
            <w:r w:rsidRPr="00E7654A">
              <w:rPr>
                <w:rStyle w:val="Hyperlink"/>
                <w:noProof/>
              </w:rPr>
              <w:t>BIN(&lt;sexp&gt;)</w:t>
            </w:r>
            <w:r>
              <w:rPr>
                <w:noProof/>
                <w:webHidden/>
              </w:rPr>
              <w:tab/>
            </w:r>
            <w:r>
              <w:rPr>
                <w:noProof/>
                <w:webHidden/>
              </w:rPr>
              <w:fldChar w:fldCharType="begin"/>
            </w:r>
            <w:r>
              <w:rPr>
                <w:noProof/>
                <w:webHidden/>
              </w:rPr>
              <w:instrText xml:space="preserve"> PAGEREF _Toc436832880 \h </w:instrText>
            </w:r>
          </w:ins>
          <w:r>
            <w:rPr>
              <w:noProof/>
              <w:webHidden/>
            </w:rPr>
          </w:r>
          <w:r>
            <w:rPr>
              <w:noProof/>
              <w:webHidden/>
            </w:rPr>
            <w:fldChar w:fldCharType="separate"/>
          </w:r>
          <w:ins w:id="443" w:author="Sammartano, Marc (BIC USA)" w:date="2015-12-04T16:17:00Z">
            <w:r w:rsidR="007C48A1">
              <w:rPr>
                <w:noProof/>
                <w:webHidden/>
              </w:rPr>
              <w:t>59</w:t>
            </w:r>
          </w:ins>
          <w:ins w:id="44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45" w:author="Sammartano, Marc (BIC USA)" w:date="2015-12-02T15:17:00Z"/>
              <w:rFonts w:eastAsiaTheme="minorEastAsia"/>
              <w:noProof/>
            </w:rPr>
          </w:pPr>
          <w:ins w:id="4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"_Toc436832881"</w:instrText>
            </w:r>
            <w:r w:rsidRPr="00E7654A">
              <w:rPr>
                <w:rStyle w:val="Hyperlink"/>
                <w:noProof/>
              </w:rPr>
              <w:instrText xml:space="preserve"> </w:instrText>
            </w:r>
            <w:r w:rsidRPr="00E7654A">
              <w:rPr>
                <w:rStyle w:val="Hyperlink"/>
                <w:noProof/>
              </w:rPr>
              <w:fldChar w:fldCharType="separate"/>
            </w:r>
            <w:r w:rsidRPr="00E7654A">
              <w:rPr>
                <w:rStyle w:val="Hyperlink"/>
                <w:noProof/>
              </w:rPr>
              <w:t>SHIFT(&lt;value_nexp&gt;, &lt;bits_nexp&gt;)</w:t>
            </w:r>
            <w:r>
              <w:rPr>
                <w:noProof/>
                <w:webHidden/>
              </w:rPr>
              <w:tab/>
            </w:r>
            <w:r>
              <w:rPr>
                <w:noProof/>
                <w:webHidden/>
              </w:rPr>
              <w:fldChar w:fldCharType="begin"/>
            </w:r>
            <w:r>
              <w:rPr>
                <w:noProof/>
                <w:webHidden/>
              </w:rPr>
              <w:instrText xml:space="preserve"> PAGEREF _Toc436832881 \h </w:instrText>
            </w:r>
          </w:ins>
          <w:r>
            <w:rPr>
              <w:noProof/>
              <w:webHidden/>
            </w:rPr>
          </w:r>
          <w:r>
            <w:rPr>
              <w:noProof/>
              <w:webHidden/>
            </w:rPr>
            <w:fldChar w:fldCharType="separate"/>
          </w:r>
          <w:ins w:id="447" w:author="Sammartano, Marc (BIC USA)" w:date="2015-12-04T16:17:00Z">
            <w:r w:rsidR="007C48A1">
              <w:rPr>
                <w:noProof/>
                <w:webHidden/>
              </w:rPr>
              <w:t>59</w:t>
            </w:r>
          </w:ins>
          <w:ins w:id="44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49" w:author="Sammartano, Marc (BIC USA)" w:date="2015-12-02T15:17:00Z"/>
              <w:rFonts w:eastAsiaTheme="minorEastAsia"/>
              <w:noProof/>
            </w:rPr>
          </w:pPr>
          <w:ins w:id="4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"_Toc436832882"</w:instrText>
            </w:r>
            <w:r w:rsidRPr="00E7654A">
              <w:rPr>
                <w:rStyle w:val="Hyperlink"/>
                <w:noProof/>
              </w:rPr>
              <w:instrText xml:space="preserve"> </w:instrText>
            </w:r>
            <w:r w:rsidRPr="00E7654A">
              <w:rPr>
                <w:rStyle w:val="Hyperlink"/>
                <w:noProof/>
              </w:rPr>
              <w:fldChar w:fldCharType="separate"/>
            </w:r>
            <w:r w:rsidRPr="00E7654A">
              <w:rPr>
                <w:rStyle w:val="Hyperlink"/>
                <w:noProof/>
              </w:rPr>
              <w:t>ASCII(&lt;sexp&gt;{, &lt;index_nexp&gt;})</w:t>
            </w:r>
            <w:r>
              <w:rPr>
                <w:noProof/>
                <w:webHidden/>
              </w:rPr>
              <w:tab/>
            </w:r>
            <w:r>
              <w:rPr>
                <w:noProof/>
                <w:webHidden/>
              </w:rPr>
              <w:fldChar w:fldCharType="begin"/>
            </w:r>
            <w:r>
              <w:rPr>
                <w:noProof/>
                <w:webHidden/>
              </w:rPr>
              <w:instrText xml:space="preserve"> PAGEREF _Toc436832882 \h </w:instrText>
            </w:r>
          </w:ins>
          <w:r>
            <w:rPr>
              <w:noProof/>
              <w:webHidden/>
            </w:rPr>
          </w:r>
          <w:r>
            <w:rPr>
              <w:noProof/>
              <w:webHidden/>
            </w:rPr>
            <w:fldChar w:fldCharType="separate"/>
          </w:r>
          <w:ins w:id="451" w:author="Sammartano, Marc (BIC USA)" w:date="2015-12-04T16:17:00Z">
            <w:r w:rsidR="007C48A1">
              <w:rPr>
                <w:noProof/>
                <w:webHidden/>
              </w:rPr>
              <w:t>59</w:t>
            </w:r>
          </w:ins>
          <w:ins w:id="4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53" w:author="Sammartano, Marc (BIC USA)" w:date="2015-12-02T15:17:00Z"/>
              <w:rFonts w:eastAsiaTheme="minorEastAsia"/>
              <w:noProof/>
            </w:rPr>
          </w:pPr>
          <w:ins w:id="4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"_Toc436832883"</w:instrText>
            </w:r>
            <w:r w:rsidRPr="00E7654A">
              <w:rPr>
                <w:rStyle w:val="Hyperlink"/>
                <w:noProof/>
              </w:rPr>
              <w:instrText xml:space="preserve"> </w:instrText>
            </w:r>
            <w:r w:rsidRPr="00E7654A">
              <w:rPr>
                <w:rStyle w:val="Hyperlink"/>
                <w:noProof/>
              </w:rPr>
              <w:fldChar w:fldCharType="separate"/>
            </w:r>
            <w:r w:rsidRPr="00E7654A">
              <w:rPr>
                <w:rStyle w:val="Hyperlink"/>
                <w:noProof/>
              </w:rPr>
              <w:t>UCODE(&lt;sexp&gt;{, &lt;index_nexp&gt;})</w:t>
            </w:r>
            <w:r>
              <w:rPr>
                <w:noProof/>
                <w:webHidden/>
              </w:rPr>
              <w:tab/>
            </w:r>
            <w:r>
              <w:rPr>
                <w:noProof/>
                <w:webHidden/>
              </w:rPr>
              <w:fldChar w:fldCharType="begin"/>
            </w:r>
            <w:r>
              <w:rPr>
                <w:noProof/>
                <w:webHidden/>
              </w:rPr>
              <w:instrText xml:space="preserve"> PAGEREF _Toc436832883 \h </w:instrText>
            </w:r>
          </w:ins>
          <w:r>
            <w:rPr>
              <w:noProof/>
              <w:webHidden/>
            </w:rPr>
          </w:r>
          <w:r>
            <w:rPr>
              <w:noProof/>
              <w:webHidden/>
            </w:rPr>
            <w:fldChar w:fldCharType="separate"/>
          </w:r>
          <w:ins w:id="455" w:author="Sammartano, Marc (BIC USA)" w:date="2015-12-04T16:17:00Z">
            <w:r w:rsidR="007C48A1">
              <w:rPr>
                <w:noProof/>
                <w:webHidden/>
              </w:rPr>
              <w:t>59</w:t>
            </w:r>
          </w:ins>
          <w:ins w:id="45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57" w:author="Sammartano, Marc (BIC USA)" w:date="2015-12-02T15:17:00Z"/>
              <w:rFonts w:eastAsiaTheme="minorEastAsia"/>
              <w:noProof/>
            </w:rPr>
          </w:pPr>
          <w:ins w:id="4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"_Toc436832884"</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IS_IN(&lt;sub</w:t>
            </w:r>
            <w:r w:rsidRPr="00E7654A">
              <w:rPr>
                <w:rStyle w:val="Hyperlink"/>
                <w:noProof/>
              </w:rPr>
              <w:t>_sexp&gt;</w:t>
            </w:r>
            <w:r w:rsidRPr="00E7654A">
              <w:rPr>
                <w:rStyle w:val="Hyperlink"/>
                <w:rFonts w:eastAsia="Times New Roman"/>
                <w:noProof/>
              </w:rPr>
              <w:t>, &lt;base</w:t>
            </w:r>
            <w:r w:rsidRPr="00E7654A">
              <w:rPr>
                <w:rStyle w:val="Hyperlink"/>
                <w:noProof/>
              </w:rPr>
              <w:t>_sexp&gt;{, &lt;start_nexp&gt;})</w:t>
            </w:r>
            <w:r>
              <w:rPr>
                <w:noProof/>
                <w:webHidden/>
              </w:rPr>
              <w:tab/>
            </w:r>
            <w:r>
              <w:rPr>
                <w:noProof/>
                <w:webHidden/>
              </w:rPr>
              <w:fldChar w:fldCharType="begin"/>
            </w:r>
            <w:r>
              <w:rPr>
                <w:noProof/>
                <w:webHidden/>
              </w:rPr>
              <w:instrText xml:space="preserve"> PAGEREF _Toc436832884 \h </w:instrText>
            </w:r>
          </w:ins>
          <w:r>
            <w:rPr>
              <w:noProof/>
              <w:webHidden/>
            </w:rPr>
          </w:r>
          <w:r>
            <w:rPr>
              <w:noProof/>
              <w:webHidden/>
            </w:rPr>
            <w:fldChar w:fldCharType="separate"/>
          </w:r>
          <w:ins w:id="459" w:author="Sammartano, Marc (BIC USA)" w:date="2015-12-04T16:17:00Z">
            <w:r w:rsidR="007C48A1">
              <w:rPr>
                <w:noProof/>
                <w:webHidden/>
              </w:rPr>
              <w:t>59</w:t>
            </w:r>
          </w:ins>
          <w:ins w:id="4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61" w:author="Sammartano, Marc (BIC USA)" w:date="2015-12-02T15:17:00Z"/>
              <w:rFonts w:eastAsiaTheme="minorEastAsia"/>
              <w:noProof/>
            </w:rPr>
          </w:pPr>
          <w:ins w:id="4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"_Toc436832885"</w:instrText>
            </w:r>
            <w:r w:rsidRPr="00E7654A">
              <w:rPr>
                <w:rStyle w:val="Hyperlink"/>
                <w:noProof/>
              </w:rPr>
              <w:instrText xml:space="preserve"> </w:instrText>
            </w:r>
            <w:r w:rsidRPr="00E7654A">
              <w:rPr>
                <w:rStyle w:val="Hyperlink"/>
                <w:noProof/>
              </w:rPr>
              <w:fldChar w:fldCharType="separate"/>
            </w:r>
            <w:r w:rsidRPr="00E7654A">
              <w:rPr>
                <w:rStyle w:val="Hyperlink"/>
                <w:noProof/>
              </w:rPr>
              <w:t>STARTS_WITH(&lt;sub_sexp&gt;, &lt;base_sexp&gt;{, &lt;start_nexp&gt;})</w:t>
            </w:r>
            <w:r>
              <w:rPr>
                <w:noProof/>
                <w:webHidden/>
              </w:rPr>
              <w:tab/>
            </w:r>
            <w:r>
              <w:rPr>
                <w:noProof/>
                <w:webHidden/>
              </w:rPr>
              <w:fldChar w:fldCharType="begin"/>
            </w:r>
            <w:r>
              <w:rPr>
                <w:noProof/>
                <w:webHidden/>
              </w:rPr>
              <w:instrText xml:space="preserve"> PAGEREF _Toc436832885 \h </w:instrText>
            </w:r>
          </w:ins>
          <w:r>
            <w:rPr>
              <w:noProof/>
              <w:webHidden/>
            </w:rPr>
          </w:r>
          <w:r>
            <w:rPr>
              <w:noProof/>
              <w:webHidden/>
            </w:rPr>
            <w:fldChar w:fldCharType="separate"/>
          </w:r>
          <w:ins w:id="463" w:author="Sammartano, Marc (BIC USA)" w:date="2015-12-04T16:17:00Z">
            <w:r w:rsidR="007C48A1">
              <w:rPr>
                <w:noProof/>
                <w:webHidden/>
              </w:rPr>
              <w:t>60</w:t>
            </w:r>
          </w:ins>
          <w:ins w:id="4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65" w:author="Sammartano, Marc (BIC USA)" w:date="2015-12-02T15:17:00Z"/>
              <w:rFonts w:eastAsiaTheme="minorEastAsia"/>
              <w:noProof/>
            </w:rPr>
          </w:pPr>
          <w:ins w:id="4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"_Toc436832886"</w:instrText>
            </w:r>
            <w:r w:rsidRPr="00E7654A">
              <w:rPr>
                <w:rStyle w:val="Hyperlink"/>
                <w:noProof/>
              </w:rPr>
              <w:instrText xml:space="preserve"> </w:instrText>
            </w:r>
            <w:r w:rsidRPr="00E7654A">
              <w:rPr>
                <w:rStyle w:val="Hyperlink"/>
                <w:noProof/>
              </w:rPr>
              <w:fldChar w:fldCharType="separate"/>
            </w:r>
            <w:r w:rsidRPr="00E7654A">
              <w:rPr>
                <w:rStyle w:val="Hyperlink"/>
                <w:noProof/>
              </w:rPr>
              <w:t>ENDS_WITH(&lt;sub_sexp&gt;, &lt;base_sexp&gt;)</w:t>
            </w:r>
            <w:r>
              <w:rPr>
                <w:noProof/>
                <w:webHidden/>
              </w:rPr>
              <w:tab/>
            </w:r>
            <w:r>
              <w:rPr>
                <w:noProof/>
                <w:webHidden/>
              </w:rPr>
              <w:fldChar w:fldCharType="begin"/>
            </w:r>
            <w:r>
              <w:rPr>
                <w:noProof/>
                <w:webHidden/>
              </w:rPr>
              <w:instrText xml:space="preserve"> PAGEREF _Toc436832886 \h </w:instrText>
            </w:r>
          </w:ins>
          <w:r>
            <w:rPr>
              <w:noProof/>
              <w:webHidden/>
            </w:rPr>
          </w:r>
          <w:r>
            <w:rPr>
              <w:noProof/>
              <w:webHidden/>
            </w:rPr>
            <w:fldChar w:fldCharType="separate"/>
          </w:r>
          <w:ins w:id="467" w:author="Sammartano, Marc (BIC USA)" w:date="2015-12-04T16:17:00Z">
            <w:r w:rsidR="007C48A1">
              <w:rPr>
                <w:noProof/>
                <w:webHidden/>
              </w:rPr>
              <w:t>60</w:t>
            </w:r>
          </w:ins>
          <w:ins w:id="4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69" w:author="Sammartano, Marc (BIC USA)" w:date="2015-12-02T15:17:00Z"/>
              <w:rFonts w:eastAsiaTheme="minorEastAsia"/>
              <w:noProof/>
            </w:rPr>
          </w:pPr>
          <w:ins w:id="4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"_Toc436832887"</w:instrText>
            </w:r>
            <w:r w:rsidRPr="00E7654A">
              <w:rPr>
                <w:rStyle w:val="Hyperlink"/>
                <w:noProof/>
              </w:rPr>
              <w:instrText xml:space="preserve"> </w:instrText>
            </w:r>
            <w:r w:rsidRPr="00E7654A">
              <w:rPr>
                <w:rStyle w:val="Hyperlink"/>
                <w:noProof/>
              </w:rPr>
              <w:fldChar w:fldCharType="separate"/>
            </w:r>
            <w:r w:rsidRPr="00E7654A">
              <w:rPr>
                <w:rStyle w:val="Hyperlink"/>
                <w:noProof/>
              </w:rPr>
              <w:t>GR_COLLISION(&lt;object_1_nvar&gt;, &lt;object_2_nvar&gt;)</w:t>
            </w:r>
            <w:r>
              <w:rPr>
                <w:noProof/>
                <w:webHidden/>
              </w:rPr>
              <w:tab/>
            </w:r>
            <w:r>
              <w:rPr>
                <w:noProof/>
                <w:webHidden/>
              </w:rPr>
              <w:fldChar w:fldCharType="begin"/>
            </w:r>
            <w:r>
              <w:rPr>
                <w:noProof/>
                <w:webHidden/>
              </w:rPr>
              <w:instrText xml:space="preserve"> PAGEREF _Toc436832887 \h </w:instrText>
            </w:r>
          </w:ins>
          <w:r>
            <w:rPr>
              <w:noProof/>
              <w:webHidden/>
            </w:rPr>
          </w:r>
          <w:r>
            <w:rPr>
              <w:noProof/>
              <w:webHidden/>
            </w:rPr>
            <w:fldChar w:fldCharType="separate"/>
          </w:r>
          <w:ins w:id="471" w:author="Sammartano, Marc (BIC USA)" w:date="2015-12-04T16:17:00Z">
            <w:r w:rsidR="007C48A1">
              <w:rPr>
                <w:noProof/>
                <w:webHidden/>
              </w:rPr>
              <w:t>60</w:t>
            </w:r>
          </w:ins>
          <w:ins w:id="4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73" w:author="Sammartano, Marc (BIC USA)" w:date="2015-12-02T15:17:00Z"/>
              <w:rFonts w:eastAsiaTheme="minorEastAsia"/>
              <w:noProof/>
            </w:rPr>
          </w:pPr>
          <w:ins w:id="4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"_Toc436832888"</w:instrText>
            </w:r>
            <w:r w:rsidRPr="00E7654A">
              <w:rPr>
                <w:rStyle w:val="Hyperlink"/>
                <w:noProof/>
              </w:rPr>
              <w:instrText xml:space="preserve"> </w:instrText>
            </w:r>
            <w:r w:rsidRPr="00E7654A">
              <w:rPr>
                <w:rStyle w:val="Hyperlink"/>
                <w:noProof/>
              </w:rPr>
              <w:fldChar w:fldCharType="separate"/>
            </w:r>
            <w:r w:rsidRPr="00E7654A">
              <w:rPr>
                <w:rStyle w:val="Hyperlink"/>
                <w:noProof/>
              </w:rPr>
              <w:t>BACKGROUND()</w:t>
            </w:r>
            <w:r>
              <w:rPr>
                <w:noProof/>
                <w:webHidden/>
              </w:rPr>
              <w:tab/>
            </w:r>
            <w:r>
              <w:rPr>
                <w:noProof/>
                <w:webHidden/>
              </w:rPr>
              <w:fldChar w:fldCharType="begin"/>
            </w:r>
            <w:r>
              <w:rPr>
                <w:noProof/>
                <w:webHidden/>
              </w:rPr>
              <w:instrText xml:space="preserve"> PAGEREF _Toc436832888 \h </w:instrText>
            </w:r>
          </w:ins>
          <w:r>
            <w:rPr>
              <w:noProof/>
              <w:webHidden/>
            </w:rPr>
          </w:r>
          <w:r>
            <w:rPr>
              <w:noProof/>
              <w:webHidden/>
            </w:rPr>
            <w:fldChar w:fldCharType="separate"/>
          </w:r>
          <w:ins w:id="475" w:author="Sammartano, Marc (BIC USA)" w:date="2015-12-04T16:17:00Z">
            <w:r w:rsidR="007C48A1">
              <w:rPr>
                <w:noProof/>
                <w:webHidden/>
              </w:rPr>
              <w:t>60</w:t>
            </w:r>
          </w:ins>
          <w:ins w:id="476"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477" w:author="Sammartano, Marc (BIC USA)" w:date="2015-12-02T15:17:00Z"/>
              <w:rFonts w:eastAsiaTheme="minorEastAsia"/>
              <w:noProof/>
            </w:rPr>
          </w:pPr>
          <w:ins w:id="4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"_Toc436832889"</w:instrText>
            </w:r>
            <w:r w:rsidRPr="00E7654A">
              <w:rPr>
                <w:rStyle w:val="Hyperlink"/>
                <w:noProof/>
              </w:rPr>
              <w:instrText xml:space="preserve"> </w:instrText>
            </w:r>
            <w:r w:rsidRPr="00E7654A">
              <w:rPr>
                <w:rStyle w:val="Hyperlink"/>
                <w:noProof/>
              </w:rPr>
              <w:fldChar w:fldCharType="separate"/>
            </w:r>
            <w:r w:rsidRPr="00E7654A">
              <w:rPr>
                <w:rStyle w:val="Hyperlink"/>
                <w:noProof/>
              </w:rPr>
              <w:t>Time Functions</w:t>
            </w:r>
            <w:r>
              <w:rPr>
                <w:noProof/>
                <w:webHidden/>
              </w:rPr>
              <w:tab/>
            </w:r>
            <w:r>
              <w:rPr>
                <w:noProof/>
                <w:webHidden/>
              </w:rPr>
              <w:fldChar w:fldCharType="begin"/>
            </w:r>
            <w:r>
              <w:rPr>
                <w:noProof/>
                <w:webHidden/>
              </w:rPr>
              <w:instrText xml:space="preserve"> PAGEREF _Toc436832889 \h </w:instrText>
            </w:r>
          </w:ins>
          <w:r>
            <w:rPr>
              <w:noProof/>
              <w:webHidden/>
            </w:rPr>
          </w:r>
          <w:r>
            <w:rPr>
              <w:noProof/>
              <w:webHidden/>
            </w:rPr>
            <w:fldChar w:fldCharType="separate"/>
          </w:r>
          <w:ins w:id="479" w:author="Sammartano, Marc (BIC USA)" w:date="2015-12-04T16:17:00Z">
            <w:r w:rsidR="007C48A1">
              <w:rPr>
                <w:noProof/>
                <w:webHidden/>
              </w:rPr>
              <w:t>61</w:t>
            </w:r>
          </w:ins>
          <w:ins w:id="4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81" w:author="Sammartano, Marc (BIC USA)" w:date="2015-12-02T15:17:00Z"/>
              <w:rFonts w:eastAsiaTheme="minorEastAsia"/>
              <w:noProof/>
            </w:rPr>
          </w:pPr>
          <w:ins w:id="4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"_Toc436832890"</w:instrText>
            </w:r>
            <w:r w:rsidRPr="00E7654A">
              <w:rPr>
                <w:rStyle w:val="Hyperlink"/>
                <w:noProof/>
              </w:rPr>
              <w:instrText xml:space="preserve"> </w:instrText>
            </w:r>
            <w:r w:rsidRPr="00E7654A">
              <w:rPr>
                <w:rStyle w:val="Hyperlink"/>
                <w:noProof/>
              </w:rPr>
              <w:fldChar w:fldCharType="separate"/>
            </w:r>
            <w:r w:rsidRPr="00E7654A">
              <w:rPr>
                <w:rStyle w:val="Hyperlink"/>
                <w:noProof/>
              </w:rPr>
              <w:t>CLOCK()</w:t>
            </w:r>
            <w:r>
              <w:rPr>
                <w:noProof/>
                <w:webHidden/>
              </w:rPr>
              <w:tab/>
            </w:r>
            <w:r>
              <w:rPr>
                <w:noProof/>
                <w:webHidden/>
              </w:rPr>
              <w:fldChar w:fldCharType="begin"/>
            </w:r>
            <w:r>
              <w:rPr>
                <w:noProof/>
                <w:webHidden/>
              </w:rPr>
              <w:instrText xml:space="preserve"> PAGEREF _Toc436832890 \h </w:instrText>
            </w:r>
          </w:ins>
          <w:r>
            <w:rPr>
              <w:noProof/>
              <w:webHidden/>
            </w:rPr>
          </w:r>
          <w:r>
            <w:rPr>
              <w:noProof/>
              <w:webHidden/>
            </w:rPr>
            <w:fldChar w:fldCharType="separate"/>
          </w:r>
          <w:ins w:id="483" w:author="Sammartano, Marc (BIC USA)" w:date="2015-12-04T16:17:00Z">
            <w:r w:rsidR="007C48A1">
              <w:rPr>
                <w:noProof/>
                <w:webHidden/>
              </w:rPr>
              <w:t>61</w:t>
            </w:r>
          </w:ins>
          <w:ins w:id="4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85" w:author="Sammartano, Marc (BIC USA)" w:date="2015-12-02T15:17:00Z"/>
              <w:rFonts w:eastAsiaTheme="minorEastAsia"/>
              <w:noProof/>
            </w:rPr>
          </w:pPr>
          <w:ins w:id="4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"_Toc436832891"</w:instrText>
            </w:r>
            <w:r w:rsidRPr="00E7654A">
              <w:rPr>
                <w:rStyle w:val="Hyperlink"/>
                <w:noProof/>
              </w:rPr>
              <w:instrText xml:space="preserve"> </w:instrText>
            </w:r>
            <w:r w:rsidRPr="00E7654A">
              <w:rPr>
                <w:rStyle w:val="Hyperlink"/>
                <w:noProof/>
              </w:rPr>
              <w:fldChar w:fldCharType="separate"/>
            </w:r>
            <w:r w:rsidRPr="00E7654A">
              <w:rPr>
                <w:rStyle w:val="Hyperlink"/>
                <w:noProof/>
              </w:rPr>
              <w:t>TIME()</w:t>
            </w:r>
            <w:r>
              <w:rPr>
                <w:noProof/>
                <w:webHidden/>
              </w:rPr>
              <w:tab/>
            </w:r>
            <w:r>
              <w:rPr>
                <w:noProof/>
                <w:webHidden/>
              </w:rPr>
              <w:fldChar w:fldCharType="begin"/>
            </w:r>
            <w:r>
              <w:rPr>
                <w:noProof/>
                <w:webHidden/>
              </w:rPr>
              <w:instrText xml:space="preserve"> PAGEREF _Toc436832891 \h </w:instrText>
            </w:r>
          </w:ins>
          <w:r>
            <w:rPr>
              <w:noProof/>
              <w:webHidden/>
            </w:rPr>
          </w:r>
          <w:r>
            <w:rPr>
              <w:noProof/>
              <w:webHidden/>
            </w:rPr>
            <w:fldChar w:fldCharType="separate"/>
          </w:r>
          <w:ins w:id="487" w:author="Sammartano, Marc (BIC USA)" w:date="2015-12-04T16:17:00Z">
            <w:r w:rsidR="007C48A1">
              <w:rPr>
                <w:noProof/>
                <w:webHidden/>
              </w:rPr>
              <w:t>61</w:t>
            </w:r>
          </w:ins>
          <w:ins w:id="4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89" w:author="Sammartano, Marc (BIC USA)" w:date="2015-12-02T15:17:00Z"/>
              <w:rFonts w:eastAsiaTheme="minorEastAsia"/>
              <w:noProof/>
            </w:rPr>
          </w:pPr>
          <w:ins w:id="4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"_Toc436832892"</w:instrText>
            </w:r>
            <w:r w:rsidRPr="00E7654A">
              <w:rPr>
                <w:rStyle w:val="Hyperlink"/>
                <w:noProof/>
              </w:rPr>
              <w:instrText xml:space="preserve"> </w:instrText>
            </w:r>
            <w:r w:rsidRPr="00E7654A">
              <w:rPr>
                <w:rStyle w:val="Hyperlink"/>
                <w:noProof/>
              </w:rPr>
              <w:fldChar w:fldCharType="separate"/>
            </w:r>
            <w:r w:rsidRPr="00E7654A">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_Toc436832892 \h </w:instrText>
            </w:r>
          </w:ins>
          <w:r>
            <w:rPr>
              <w:noProof/>
              <w:webHidden/>
            </w:rPr>
          </w:r>
          <w:r>
            <w:rPr>
              <w:noProof/>
              <w:webHidden/>
            </w:rPr>
            <w:fldChar w:fldCharType="separate"/>
          </w:r>
          <w:ins w:id="491" w:author="Sammartano, Marc (BIC USA)" w:date="2015-12-04T16:17:00Z">
            <w:r w:rsidR="007C48A1">
              <w:rPr>
                <w:noProof/>
                <w:webHidden/>
              </w:rPr>
              <w:t>61</w:t>
            </w:r>
          </w:ins>
          <w:ins w:id="492"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493" w:author="Sammartano, Marc (BIC USA)" w:date="2015-12-02T15:17:00Z"/>
              <w:rFonts w:eastAsiaTheme="minorEastAsia"/>
              <w:noProof/>
            </w:rPr>
          </w:pPr>
          <w:ins w:id="4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"_Toc436832893"</w:instrText>
            </w:r>
            <w:r w:rsidRPr="00E7654A">
              <w:rPr>
                <w:rStyle w:val="Hyperlink"/>
                <w:noProof/>
              </w:rPr>
              <w:instrText xml:space="preserve"> </w:instrText>
            </w:r>
            <w:r w:rsidRPr="00E7654A">
              <w:rPr>
                <w:rStyle w:val="Hyperlink"/>
                <w:noProof/>
              </w:rPr>
              <w:fldChar w:fldCharType="separate"/>
            </w:r>
            <w:r w:rsidRPr="00E7654A">
              <w:rPr>
                <w:rStyle w:val="Hyperlink"/>
                <w:noProof/>
              </w:rPr>
              <w:t>String Functions</w:t>
            </w:r>
            <w:r>
              <w:rPr>
                <w:noProof/>
                <w:webHidden/>
              </w:rPr>
              <w:tab/>
            </w:r>
            <w:r>
              <w:rPr>
                <w:noProof/>
                <w:webHidden/>
              </w:rPr>
              <w:fldChar w:fldCharType="begin"/>
            </w:r>
            <w:r>
              <w:rPr>
                <w:noProof/>
                <w:webHidden/>
              </w:rPr>
              <w:instrText xml:space="preserve"> PAGEREF _Toc436832893 \h </w:instrText>
            </w:r>
          </w:ins>
          <w:r>
            <w:rPr>
              <w:noProof/>
              <w:webHidden/>
            </w:rPr>
          </w:r>
          <w:r>
            <w:rPr>
              <w:noProof/>
              <w:webHidden/>
            </w:rPr>
            <w:fldChar w:fldCharType="separate"/>
          </w:r>
          <w:ins w:id="495" w:author="Sammartano, Marc (BIC USA)" w:date="2015-12-04T16:17:00Z">
            <w:r w:rsidR="007C48A1">
              <w:rPr>
                <w:noProof/>
                <w:webHidden/>
              </w:rPr>
              <w:t>61</w:t>
            </w:r>
          </w:ins>
          <w:ins w:id="4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497" w:author="Sammartano, Marc (BIC USA)" w:date="2015-12-02T15:17:00Z"/>
              <w:rFonts w:eastAsiaTheme="minorEastAsia"/>
              <w:noProof/>
            </w:rPr>
          </w:pPr>
          <w:ins w:id="4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"_Toc436832894"</w:instrText>
            </w:r>
            <w:r w:rsidRPr="00E7654A">
              <w:rPr>
                <w:rStyle w:val="Hyperlink"/>
                <w:noProof/>
              </w:rPr>
              <w:instrText xml:space="preserve"> </w:instrText>
            </w:r>
            <w:r w:rsidRPr="00E7654A">
              <w:rPr>
                <w:rStyle w:val="Hyperlink"/>
                <w:noProof/>
              </w:rPr>
              <w:fldChar w:fldCharType="separate"/>
            </w:r>
            <w:r w:rsidRPr="00E7654A">
              <w:rPr>
                <w:rStyle w:val="Hyperlink"/>
                <w:noProof/>
              </w:rPr>
              <w:t>GETERROR$()</w:t>
            </w:r>
            <w:r>
              <w:rPr>
                <w:noProof/>
                <w:webHidden/>
              </w:rPr>
              <w:tab/>
            </w:r>
            <w:r>
              <w:rPr>
                <w:noProof/>
                <w:webHidden/>
              </w:rPr>
              <w:fldChar w:fldCharType="begin"/>
            </w:r>
            <w:r>
              <w:rPr>
                <w:noProof/>
                <w:webHidden/>
              </w:rPr>
              <w:instrText xml:space="preserve"> PAGEREF _Toc436832894 \h </w:instrText>
            </w:r>
          </w:ins>
          <w:r>
            <w:rPr>
              <w:noProof/>
              <w:webHidden/>
            </w:rPr>
          </w:r>
          <w:r>
            <w:rPr>
              <w:noProof/>
              <w:webHidden/>
            </w:rPr>
            <w:fldChar w:fldCharType="separate"/>
          </w:r>
          <w:ins w:id="499" w:author="Sammartano, Marc (BIC USA)" w:date="2015-12-04T16:17:00Z">
            <w:r w:rsidR="007C48A1">
              <w:rPr>
                <w:noProof/>
                <w:webHidden/>
              </w:rPr>
              <w:t>61</w:t>
            </w:r>
          </w:ins>
          <w:ins w:id="5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01" w:author="Sammartano, Marc (BIC USA)" w:date="2015-12-02T15:17:00Z"/>
              <w:rFonts w:eastAsiaTheme="minorEastAsia"/>
              <w:noProof/>
            </w:rPr>
          </w:pPr>
          <w:ins w:id="5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"_Toc436832895"</w:instrText>
            </w:r>
            <w:r w:rsidRPr="00E7654A">
              <w:rPr>
                <w:rStyle w:val="Hyperlink"/>
                <w:noProof/>
              </w:rPr>
              <w:instrText xml:space="preserve"> </w:instrText>
            </w:r>
            <w:r w:rsidRPr="00E7654A">
              <w:rPr>
                <w:rStyle w:val="Hyperlink"/>
                <w:noProof/>
              </w:rPr>
              <w:fldChar w:fldCharType="separate"/>
            </w:r>
            <w:r w:rsidRPr="00E7654A">
              <w:rPr>
                <w:rStyle w:val="Hyperlink"/>
                <w:noProof/>
              </w:rPr>
              <w:t>CHR$(&lt;nexp&gt;, ...)</w:t>
            </w:r>
            <w:r>
              <w:rPr>
                <w:noProof/>
                <w:webHidden/>
              </w:rPr>
              <w:tab/>
            </w:r>
            <w:r>
              <w:rPr>
                <w:noProof/>
                <w:webHidden/>
              </w:rPr>
              <w:fldChar w:fldCharType="begin"/>
            </w:r>
            <w:r>
              <w:rPr>
                <w:noProof/>
                <w:webHidden/>
              </w:rPr>
              <w:instrText xml:space="preserve"> PAGEREF _Toc436832895 \h </w:instrText>
            </w:r>
          </w:ins>
          <w:r>
            <w:rPr>
              <w:noProof/>
              <w:webHidden/>
            </w:rPr>
          </w:r>
          <w:r>
            <w:rPr>
              <w:noProof/>
              <w:webHidden/>
            </w:rPr>
            <w:fldChar w:fldCharType="separate"/>
          </w:r>
          <w:ins w:id="503" w:author="Sammartano, Marc (BIC USA)" w:date="2015-12-04T16:17:00Z">
            <w:r w:rsidR="007C48A1">
              <w:rPr>
                <w:noProof/>
                <w:webHidden/>
              </w:rPr>
              <w:t>62</w:t>
            </w:r>
          </w:ins>
          <w:ins w:id="50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05" w:author="Sammartano, Marc (BIC USA)" w:date="2015-12-02T15:17:00Z"/>
              <w:rFonts w:eastAsiaTheme="minorEastAsia"/>
              <w:noProof/>
            </w:rPr>
          </w:pPr>
          <w:ins w:id="5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"_Toc436832896"</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 xml:space="preserve">LEFT$(&lt;sexp&gt;, </w:t>
            </w:r>
            <w:r w:rsidRPr="00E7654A">
              <w:rPr>
                <w:rStyle w:val="Hyperlink"/>
                <w:noProof/>
              </w:rPr>
              <w:t>&lt;count_nexp&gt;</w:t>
            </w:r>
            <w:r w:rsidRPr="00E7654A">
              <w:rPr>
                <w:rStyle w:val="Hyperlink"/>
                <w:rFonts w:eastAsia="Times New Roman"/>
                <w:noProof/>
              </w:rPr>
              <w:t>)</w:t>
            </w:r>
            <w:r>
              <w:rPr>
                <w:noProof/>
                <w:webHidden/>
              </w:rPr>
              <w:tab/>
            </w:r>
            <w:r>
              <w:rPr>
                <w:noProof/>
                <w:webHidden/>
              </w:rPr>
              <w:fldChar w:fldCharType="begin"/>
            </w:r>
            <w:r>
              <w:rPr>
                <w:noProof/>
                <w:webHidden/>
              </w:rPr>
              <w:instrText xml:space="preserve"> PAGEREF _Toc436832896 \h </w:instrText>
            </w:r>
          </w:ins>
          <w:r>
            <w:rPr>
              <w:noProof/>
              <w:webHidden/>
            </w:rPr>
          </w:r>
          <w:r>
            <w:rPr>
              <w:noProof/>
              <w:webHidden/>
            </w:rPr>
            <w:fldChar w:fldCharType="separate"/>
          </w:r>
          <w:ins w:id="507" w:author="Sammartano, Marc (BIC USA)" w:date="2015-12-04T16:17:00Z">
            <w:r w:rsidR="007C48A1">
              <w:rPr>
                <w:noProof/>
                <w:webHidden/>
              </w:rPr>
              <w:t>62</w:t>
            </w:r>
          </w:ins>
          <w:ins w:id="5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09" w:author="Sammartano, Marc (BIC USA)" w:date="2015-12-02T15:17:00Z"/>
              <w:rFonts w:eastAsiaTheme="minorEastAsia"/>
              <w:noProof/>
            </w:rPr>
          </w:pPr>
          <w:ins w:id="510"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"_Toc436832897"</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 xml:space="preserve">MID$(&lt;sexp&gt;, </w:t>
            </w:r>
            <w:r w:rsidRPr="00E7654A">
              <w:rPr>
                <w:rStyle w:val="Hyperlink"/>
                <w:noProof/>
              </w:rPr>
              <w:t>&lt;start_nexp&gt;{, &lt;count_nexp&gt;}</w:t>
            </w:r>
            <w:r w:rsidRPr="00E7654A">
              <w:rPr>
                <w:rStyle w:val="Hyperlink"/>
                <w:rFonts w:eastAsia="Times New Roman"/>
                <w:noProof/>
              </w:rPr>
              <w:t>)</w:t>
            </w:r>
            <w:r>
              <w:rPr>
                <w:noProof/>
                <w:webHidden/>
              </w:rPr>
              <w:tab/>
            </w:r>
            <w:r>
              <w:rPr>
                <w:noProof/>
                <w:webHidden/>
              </w:rPr>
              <w:fldChar w:fldCharType="begin"/>
            </w:r>
            <w:r>
              <w:rPr>
                <w:noProof/>
                <w:webHidden/>
              </w:rPr>
              <w:instrText xml:space="preserve"> PAGEREF _Toc436832897 \h </w:instrText>
            </w:r>
          </w:ins>
          <w:r>
            <w:rPr>
              <w:noProof/>
              <w:webHidden/>
            </w:rPr>
          </w:r>
          <w:r>
            <w:rPr>
              <w:noProof/>
              <w:webHidden/>
            </w:rPr>
            <w:fldChar w:fldCharType="separate"/>
          </w:r>
          <w:ins w:id="511" w:author="Sammartano, Marc (BIC USA)" w:date="2015-12-04T16:17:00Z">
            <w:r w:rsidR="007C48A1">
              <w:rPr>
                <w:noProof/>
                <w:webHidden/>
              </w:rPr>
              <w:t>62</w:t>
            </w:r>
          </w:ins>
          <w:ins w:id="51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13" w:author="Sammartano, Marc (BIC USA)" w:date="2015-12-02T15:17:00Z"/>
              <w:rFonts w:eastAsiaTheme="minorEastAsia"/>
              <w:noProof/>
            </w:rPr>
          </w:pPr>
          <w:ins w:id="5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"_Toc436832898"</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RIGHT$(</w:t>
            </w:r>
            <w:r w:rsidRPr="00E7654A">
              <w:rPr>
                <w:rStyle w:val="Hyperlink"/>
                <w:noProof/>
              </w:rPr>
              <w:t>&lt;sexp&gt;, &lt;count_nexp&gt;</w:t>
            </w:r>
            <w:r w:rsidRPr="00E7654A">
              <w:rPr>
                <w:rStyle w:val="Hyperlink"/>
                <w:rFonts w:eastAsia="Times New Roman"/>
                <w:noProof/>
              </w:rPr>
              <w:t>)</w:t>
            </w:r>
            <w:r>
              <w:rPr>
                <w:noProof/>
                <w:webHidden/>
              </w:rPr>
              <w:tab/>
            </w:r>
            <w:r>
              <w:rPr>
                <w:noProof/>
                <w:webHidden/>
              </w:rPr>
              <w:fldChar w:fldCharType="begin"/>
            </w:r>
            <w:r>
              <w:rPr>
                <w:noProof/>
                <w:webHidden/>
              </w:rPr>
              <w:instrText xml:space="preserve"> PAGEREF _Toc436832898 \h </w:instrText>
            </w:r>
          </w:ins>
          <w:r>
            <w:rPr>
              <w:noProof/>
              <w:webHidden/>
            </w:rPr>
          </w:r>
          <w:r>
            <w:rPr>
              <w:noProof/>
              <w:webHidden/>
            </w:rPr>
            <w:fldChar w:fldCharType="separate"/>
          </w:r>
          <w:ins w:id="515" w:author="Sammartano, Marc (BIC USA)" w:date="2015-12-04T16:17:00Z">
            <w:r w:rsidR="007C48A1">
              <w:rPr>
                <w:noProof/>
                <w:webHidden/>
              </w:rPr>
              <w:t>62</w:t>
            </w:r>
          </w:ins>
          <w:ins w:id="5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17" w:author="Sammartano, Marc (BIC USA)" w:date="2015-12-02T15:17:00Z"/>
              <w:rFonts w:eastAsiaTheme="minorEastAsia"/>
              <w:noProof/>
            </w:rPr>
          </w:pPr>
          <w:ins w:id="5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"_Toc436832899"</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REPLACE$(&lt;sexp&gt;, &lt;argument_sexp&gt;, &lt;replace_sexp&gt;)</w:t>
            </w:r>
            <w:r>
              <w:rPr>
                <w:noProof/>
                <w:webHidden/>
              </w:rPr>
              <w:tab/>
            </w:r>
            <w:r>
              <w:rPr>
                <w:noProof/>
                <w:webHidden/>
              </w:rPr>
              <w:fldChar w:fldCharType="begin"/>
            </w:r>
            <w:r>
              <w:rPr>
                <w:noProof/>
                <w:webHidden/>
              </w:rPr>
              <w:instrText xml:space="preserve"> PAGEREF _Toc436832899 \h </w:instrText>
            </w:r>
          </w:ins>
          <w:r>
            <w:rPr>
              <w:noProof/>
              <w:webHidden/>
            </w:rPr>
          </w:r>
          <w:r>
            <w:rPr>
              <w:noProof/>
              <w:webHidden/>
            </w:rPr>
            <w:fldChar w:fldCharType="separate"/>
          </w:r>
          <w:ins w:id="519" w:author="Sammartano, Marc (BIC USA)" w:date="2015-12-04T16:17:00Z">
            <w:r w:rsidR="007C48A1">
              <w:rPr>
                <w:noProof/>
                <w:webHidden/>
              </w:rPr>
              <w:t>63</w:t>
            </w:r>
          </w:ins>
          <w:ins w:id="5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21" w:author="Sammartano, Marc (BIC USA)" w:date="2015-12-02T15:17:00Z"/>
              <w:rFonts w:eastAsiaTheme="minorEastAsia"/>
              <w:noProof/>
            </w:rPr>
          </w:pPr>
          <w:ins w:id="5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"_Toc436832900"</w:instrText>
            </w:r>
            <w:r w:rsidRPr="00E7654A">
              <w:rPr>
                <w:rStyle w:val="Hyperlink"/>
                <w:noProof/>
              </w:rPr>
              <w:instrText xml:space="preserve"> </w:instrText>
            </w:r>
            <w:r w:rsidRPr="00E7654A">
              <w:rPr>
                <w:rStyle w:val="Hyperlink"/>
                <w:noProof/>
              </w:rPr>
              <w:fldChar w:fldCharType="separate"/>
            </w:r>
            <w:r w:rsidRPr="00E7654A">
              <w:rPr>
                <w:rStyle w:val="Hyperlink"/>
                <w:noProof/>
              </w:rPr>
              <w:t>TRIM$(&lt;sexp&gt;{, &lt;test_sexp&gt;})</w:t>
            </w:r>
            <w:r>
              <w:rPr>
                <w:noProof/>
                <w:webHidden/>
              </w:rPr>
              <w:tab/>
            </w:r>
            <w:r>
              <w:rPr>
                <w:noProof/>
                <w:webHidden/>
              </w:rPr>
              <w:fldChar w:fldCharType="begin"/>
            </w:r>
            <w:r>
              <w:rPr>
                <w:noProof/>
                <w:webHidden/>
              </w:rPr>
              <w:instrText xml:space="preserve"> PAGEREF _Toc436832900 \h </w:instrText>
            </w:r>
          </w:ins>
          <w:r>
            <w:rPr>
              <w:noProof/>
              <w:webHidden/>
            </w:rPr>
          </w:r>
          <w:r>
            <w:rPr>
              <w:noProof/>
              <w:webHidden/>
            </w:rPr>
            <w:fldChar w:fldCharType="separate"/>
          </w:r>
          <w:ins w:id="523" w:author="Sammartano, Marc (BIC USA)" w:date="2015-12-04T16:17:00Z">
            <w:r w:rsidR="007C48A1">
              <w:rPr>
                <w:noProof/>
                <w:webHidden/>
              </w:rPr>
              <w:t>63</w:t>
            </w:r>
          </w:ins>
          <w:ins w:id="52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25" w:author="Sammartano, Marc (BIC USA)" w:date="2015-12-02T15:17:00Z"/>
              <w:rFonts w:eastAsiaTheme="minorEastAsia"/>
              <w:noProof/>
            </w:rPr>
          </w:pPr>
          <w:ins w:id="5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"_Toc436832901"</w:instrText>
            </w:r>
            <w:r w:rsidRPr="00E7654A">
              <w:rPr>
                <w:rStyle w:val="Hyperlink"/>
                <w:noProof/>
              </w:rPr>
              <w:instrText xml:space="preserve"> </w:instrText>
            </w:r>
            <w:r w:rsidRPr="00E7654A">
              <w:rPr>
                <w:rStyle w:val="Hyperlink"/>
                <w:noProof/>
              </w:rPr>
              <w:fldChar w:fldCharType="separate"/>
            </w:r>
            <w:r w:rsidRPr="00E7654A">
              <w:rPr>
                <w:rStyle w:val="Hyperlink"/>
                <w:noProof/>
              </w:rPr>
              <w:t>LTRIM$(&lt;sexp&gt;{, &lt;test_sexp&gt;})</w:t>
            </w:r>
            <w:r>
              <w:rPr>
                <w:noProof/>
                <w:webHidden/>
              </w:rPr>
              <w:tab/>
            </w:r>
            <w:r>
              <w:rPr>
                <w:noProof/>
                <w:webHidden/>
              </w:rPr>
              <w:fldChar w:fldCharType="begin"/>
            </w:r>
            <w:r>
              <w:rPr>
                <w:noProof/>
                <w:webHidden/>
              </w:rPr>
              <w:instrText xml:space="preserve"> PAGEREF _Toc436832901 \h </w:instrText>
            </w:r>
          </w:ins>
          <w:r>
            <w:rPr>
              <w:noProof/>
              <w:webHidden/>
            </w:rPr>
          </w:r>
          <w:r>
            <w:rPr>
              <w:noProof/>
              <w:webHidden/>
            </w:rPr>
            <w:fldChar w:fldCharType="separate"/>
          </w:r>
          <w:ins w:id="527" w:author="Sammartano, Marc (BIC USA)" w:date="2015-12-04T16:17:00Z">
            <w:r w:rsidR="007C48A1">
              <w:rPr>
                <w:noProof/>
                <w:webHidden/>
              </w:rPr>
              <w:t>63</w:t>
            </w:r>
          </w:ins>
          <w:ins w:id="52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29" w:author="Sammartano, Marc (BIC USA)" w:date="2015-12-02T15:17:00Z"/>
              <w:rFonts w:eastAsiaTheme="minorEastAsia"/>
              <w:noProof/>
            </w:rPr>
          </w:pPr>
          <w:ins w:id="5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"_Toc436832902"</w:instrText>
            </w:r>
            <w:r w:rsidRPr="00E7654A">
              <w:rPr>
                <w:rStyle w:val="Hyperlink"/>
                <w:noProof/>
              </w:rPr>
              <w:instrText xml:space="preserve"> </w:instrText>
            </w:r>
            <w:r w:rsidRPr="00E7654A">
              <w:rPr>
                <w:rStyle w:val="Hyperlink"/>
                <w:noProof/>
              </w:rPr>
              <w:fldChar w:fldCharType="separate"/>
            </w:r>
            <w:r w:rsidRPr="00E7654A">
              <w:rPr>
                <w:rStyle w:val="Hyperlink"/>
                <w:noProof/>
              </w:rPr>
              <w:t>RTRIM$(&lt;sexp&gt;{, &lt;test_sexp&gt;})</w:t>
            </w:r>
            <w:r>
              <w:rPr>
                <w:noProof/>
                <w:webHidden/>
              </w:rPr>
              <w:tab/>
            </w:r>
            <w:r>
              <w:rPr>
                <w:noProof/>
                <w:webHidden/>
              </w:rPr>
              <w:fldChar w:fldCharType="begin"/>
            </w:r>
            <w:r>
              <w:rPr>
                <w:noProof/>
                <w:webHidden/>
              </w:rPr>
              <w:instrText xml:space="preserve"> PAGEREF _Toc436832902 \h </w:instrText>
            </w:r>
          </w:ins>
          <w:r>
            <w:rPr>
              <w:noProof/>
              <w:webHidden/>
            </w:rPr>
          </w:r>
          <w:r>
            <w:rPr>
              <w:noProof/>
              <w:webHidden/>
            </w:rPr>
            <w:fldChar w:fldCharType="separate"/>
          </w:r>
          <w:ins w:id="531" w:author="Sammartano, Marc (BIC USA)" w:date="2015-12-04T16:17:00Z">
            <w:r w:rsidR="007C48A1">
              <w:rPr>
                <w:noProof/>
                <w:webHidden/>
              </w:rPr>
              <w:t>63</w:t>
            </w:r>
          </w:ins>
          <w:ins w:id="5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33" w:author="Sammartano, Marc (BIC USA)" w:date="2015-12-02T15:17:00Z"/>
              <w:rFonts w:eastAsiaTheme="minorEastAsia"/>
              <w:noProof/>
            </w:rPr>
          </w:pPr>
          <w:ins w:id="5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"_Toc436832903"</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_Toc436832903 \h </w:instrText>
            </w:r>
          </w:ins>
          <w:r>
            <w:rPr>
              <w:noProof/>
              <w:webHidden/>
            </w:rPr>
          </w:r>
          <w:r>
            <w:rPr>
              <w:noProof/>
              <w:webHidden/>
            </w:rPr>
            <w:fldChar w:fldCharType="separate"/>
          </w:r>
          <w:ins w:id="535" w:author="Sammartano, Marc (BIC USA)" w:date="2015-12-04T16:17:00Z">
            <w:r w:rsidR="007C48A1">
              <w:rPr>
                <w:noProof/>
                <w:webHidden/>
              </w:rPr>
              <w:t>63</w:t>
            </w:r>
          </w:ins>
          <w:ins w:id="53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37" w:author="Sammartano, Marc (BIC USA)" w:date="2015-12-02T15:17:00Z"/>
              <w:rFonts w:eastAsiaTheme="minorEastAsia"/>
              <w:noProof/>
            </w:rPr>
          </w:pPr>
          <w:ins w:id="5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"_Toc436832904"</w:instrText>
            </w:r>
            <w:r w:rsidRPr="00E7654A">
              <w:rPr>
                <w:rStyle w:val="Hyperlink"/>
                <w:noProof/>
              </w:rPr>
              <w:instrText xml:space="preserve"> </w:instrText>
            </w:r>
            <w:r w:rsidRPr="00E7654A">
              <w:rPr>
                <w:rStyle w:val="Hyperlink"/>
                <w:noProof/>
              </w:rPr>
              <w:fldChar w:fldCharType="separate"/>
            </w:r>
            <w:r w:rsidRPr="00E7654A">
              <w:rPr>
                <w:rStyle w:val="Hyperlink"/>
                <w:noProof/>
              </w:rPr>
              <w:t>ENCODE$(&lt;type_sexp&gt;, {&lt;qualifier_sexp&gt;}, &lt;source_sexp&gt;)</w:t>
            </w:r>
            <w:r>
              <w:rPr>
                <w:noProof/>
                <w:webHidden/>
              </w:rPr>
              <w:tab/>
            </w:r>
            <w:r>
              <w:rPr>
                <w:noProof/>
                <w:webHidden/>
              </w:rPr>
              <w:fldChar w:fldCharType="begin"/>
            </w:r>
            <w:r>
              <w:rPr>
                <w:noProof/>
                <w:webHidden/>
              </w:rPr>
              <w:instrText xml:space="preserve"> PAGEREF _Toc436832904 \h </w:instrText>
            </w:r>
          </w:ins>
          <w:r>
            <w:rPr>
              <w:noProof/>
              <w:webHidden/>
            </w:rPr>
          </w:r>
          <w:r>
            <w:rPr>
              <w:noProof/>
              <w:webHidden/>
            </w:rPr>
            <w:fldChar w:fldCharType="separate"/>
          </w:r>
          <w:ins w:id="539" w:author="Sammartano, Marc (BIC USA)" w:date="2015-12-04T16:17:00Z">
            <w:r w:rsidR="007C48A1">
              <w:rPr>
                <w:noProof/>
                <w:webHidden/>
              </w:rPr>
              <w:t>64</w:t>
            </w:r>
          </w:ins>
          <w:ins w:id="5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41" w:author="Sammartano, Marc (BIC USA)" w:date="2015-12-02T15:17:00Z"/>
              <w:rFonts w:eastAsiaTheme="minorEastAsia"/>
              <w:noProof/>
            </w:rPr>
          </w:pPr>
          <w:ins w:id="5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"_Toc436832905"</w:instrText>
            </w:r>
            <w:r w:rsidRPr="00E7654A">
              <w:rPr>
                <w:rStyle w:val="Hyperlink"/>
                <w:noProof/>
              </w:rPr>
              <w:instrText xml:space="preserve"> </w:instrText>
            </w:r>
            <w:r w:rsidRPr="00E7654A">
              <w:rPr>
                <w:rStyle w:val="Hyperlink"/>
                <w:noProof/>
              </w:rPr>
              <w:fldChar w:fldCharType="separate"/>
            </w:r>
            <w:r w:rsidRPr="00E7654A">
              <w:rPr>
                <w:rStyle w:val="Hyperlink"/>
                <w:noProof/>
              </w:rPr>
              <w:t>DECODE$(&lt;type_sexp&gt;, {&lt;qualifier_sexp&gt;}, &lt;source_sexp&gt;)</w:t>
            </w:r>
            <w:r>
              <w:rPr>
                <w:noProof/>
                <w:webHidden/>
              </w:rPr>
              <w:tab/>
            </w:r>
            <w:r>
              <w:rPr>
                <w:noProof/>
                <w:webHidden/>
              </w:rPr>
              <w:fldChar w:fldCharType="begin"/>
            </w:r>
            <w:r>
              <w:rPr>
                <w:noProof/>
                <w:webHidden/>
              </w:rPr>
              <w:instrText xml:space="preserve"> PAGEREF _Toc436832905 \h </w:instrText>
            </w:r>
          </w:ins>
          <w:r>
            <w:rPr>
              <w:noProof/>
              <w:webHidden/>
            </w:rPr>
          </w:r>
          <w:r>
            <w:rPr>
              <w:noProof/>
              <w:webHidden/>
            </w:rPr>
            <w:fldChar w:fldCharType="separate"/>
          </w:r>
          <w:ins w:id="543" w:author="Sammartano, Marc (BIC USA)" w:date="2015-12-04T16:17:00Z">
            <w:r w:rsidR="007C48A1">
              <w:rPr>
                <w:noProof/>
                <w:webHidden/>
              </w:rPr>
              <w:t>64</w:t>
            </w:r>
          </w:ins>
          <w:ins w:id="54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45" w:author="Sammartano, Marc (BIC USA)" w:date="2015-12-02T15:17:00Z"/>
              <w:rFonts w:eastAsiaTheme="minorEastAsia"/>
              <w:noProof/>
            </w:rPr>
          </w:pPr>
          <w:ins w:id="5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"_Toc436832906"</w:instrText>
            </w:r>
            <w:r w:rsidRPr="00E7654A">
              <w:rPr>
                <w:rStyle w:val="Hyperlink"/>
                <w:noProof/>
              </w:rPr>
              <w:instrText xml:space="preserve"> </w:instrText>
            </w:r>
            <w:r w:rsidRPr="00E7654A">
              <w:rPr>
                <w:rStyle w:val="Hyperlink"/>
                <w:noProof/>
              </w:rPr>
              <w:fldChar w:fldCharType="separate"/>
            </w:r>
            <w:r w:rsidRPr="00E7654A">
              <w:rPr>
                <w:rStyle w:val="Hyperlink"/>
                <w:noProof/>
              </w:rPr>
              <w:t>ENCODE$(&lt;charset_sexp&gt;, &lt;source_sexp&gt;)</w:t>
            </w:r>
            <w:r>
              <w:rPr>
                <w:noProof/>
                <w:webHidden/>
              </w:rPr>
              <w:tab/>
            </w:r>
            <w:r>
              <w:rPr>
                <w:noProof/>
                <w:webHidden/>
              </w:rPr>
              <w:fldChar w:fldCharType="begin"/>
            </w:r>
            <w:r>
              <w:rPr>
                <w:noProof/>
                <w:webHidden/>
              </w:rPr>
              <w:instrText xml:space="preserve"> PAGEREF _Toc436832906 \h </w:instrText>
            </w:r>
          </w:ins>
          <w:r>
            <w:rPr>
              <w:noProof/>
              <w:webHidden/>
            </w:rPr>
          </w:r>
          <w:r>
            <w:rPr>
              <w:noProof/>
              <w:webHidden/>
            </w:rPr>
            <w:fldChar w:fldCharType="separate"/>
          </w:r>
          <w:ins w:id="547" w:author="Sammartano, Marc (BIC USA)" w:date="2015-12-04T16:17:00Z">
            <w:r w:rsidR="007C48A1">
              <w:rPr>
                <w:noProof/>
                <w:webHidden/>
              </w:rPr>
              <w:t>65</w:t>
            </w:r>
          </w:ins>
          <w:ins w:id="54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49" w:author="Sammartano, Marc (BIC USA)" w:date="2015-12-02T15:17:00Z"/>
              <w:rFonts w:eastAsiaTheme="minorEastAsia"/>
              <w:noProof/>
            </w:rPr>
          </w:pPr>
          <w:ins w:id="5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"_Toc436832907"</w:instrText>
            </w:r>
            <w:r w:rsidRPr="00E7654A">
              <w:rPr>
                <w:rStyle w:val="Hyperlink"/>
                <w:noProof/>
              </w:rPr>
              <w:instrText xml:space="preserve"> </w:instrText>
            </w:r>
            <w:r w:rsidRPr="00E7654A">
              <w:rPr>
                <w:rStyle w:val="Hyperlink"/>
                <w:noProof/>
              </w:rPr>
              <w:fldChar w:fldCharType="separate"/>
            </w:r>
            <w:r w:rsidRPr="00E7654A">
              <w:rPr>
                <w:rStyle w:val="Hyperlink"/>
                <w:noProof/>
              </w:rPr>
              <w:t>DECODE$(&lt;charset_sexp&gt;, &lt;buffer_sexp&gt;)</w:t>
            </w:r>
            <w:r>
              <w:rPr>
                <w:noProof/>
                <w:webHidden/>
              </w:rPr>
              <w:tab/>
            </w:r>
            <w:r>
              <w:rPr>
                <w:noProof/>
                <w:webHidden/>
              </w:rPr>
              <w:fldChar w:fldCharType="begin"/>
            </w:r>
            <w:r>
              <w:rPr>
                <w:noProof/>
                <w:webHidden/>
              </w:rPr>
              <w:instrText xml:space="preserve"> PAGEREF _Toc436832907 \h </w:instrText>
            </w:r>
          </w:ins>
          <w:r>
            <w:rPr>
              <w:noProof/>
              <w:webHidden/>
            </w:rPr>
          </w:r>
          <w:r>
            <w:rPr>
              <w:noProof/>
              <w:webHidden/>
            </w:rPr>
            <w:fldChar w:fldCharType="separate"/>
          </w:r>
          <w:ins w:id="551" w:author="Sammartano, Marc (BIC USA)" w:date="2015-12-04T16:17:00Z">
            <w:r w:rsidR="007C48A1">
              <w:rPr>
                <w:noProof/>
                <w:webHidden/>
              </w:rPr>
              <w:t>66</w:t>
            </w:r>
          </w:ins>
          <w:ins w:id="5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53" w:author="Sammartano, Marc (BIC USA)" w:date="2015-12-02T15:17:00Z"/>
              <w:rFonts w:eastAsiaTheme="minorEastAsia"/>
              <w:noProof/>
            </w:rPr>
          </w:pPr>
          <w:ins w:id="5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"_Toc436832908"</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STR$(</w:t>
            </w:r>
            <w:r w:rsidRPr="00E7654A">
              <w:rPr>
                <w:rStyle w:val="Hyperlink"/>
                <w:noProof/>
              </w:rPr>
              <w:t>&lt;nexp&gt;</w:t>
            </w:r>
            <w:r w:rsidRPr="00E7654A">
              <w:rPr>
                <w:rStyle w:val="Hyperlink"/>
                <w:rFonts w:eastAsia="Times New Roman"/>
                <w:noProof/>
              </w:rPr>
              <w:t>)</w:t>
            </w:r>
            <w:r>
              <w:rPr>
                <w:noProof/>
                <w:webHidden/>
              </w:rPr>
              <w:tab/>
            </w:r>
            <w:r>
              <w:rPr>
                <w:noProof/>
                <w:webHidden/>
              </w:rPr>
              <w:fldChar w:fldCharType="begin"/>
            </w:r>
            <w:r>
              <w:rPr>
                <w:noProof/>
                <w:webHidden/>
              </w:rPr>
              <w:instrText xml:space="preserve"> PAGEREF _Toc436832908 \h </w:instrText>
            </w:r>
          </w:ins>
          <w:r>
            <w:rPr>
              <w:noProof/>
              <w:webHidden/>
            </w:rPr>
          </w:r>
          <w:r>
            <w:rPr>
              <w:noProof/>
              <w:webHidden/>
            </w:rPr>
            <w:fldChar w:fldCharType="separate"/>
          </w:r>
          <w:ins w:id="555" w:author="Sammartano, Marc (BIC USA)" w:date="2015-12-04T16:17:00Z">
            <w:r w:rsidR="007C48A1">
              <w:rPr>
                <w:noProof/>
                <w:webHidden/>
              </w:rPr>
              <w:t>66</w:t>
            </w:r>
          </w:ins>
          <w:ins w:id="55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57" w:author="Sammartano, Marc (BIC USA)" w:date="2015-12-02T15:17:00Z"/>
              <w:rFonts w:eastAsiaTheme="minorEastAsia"/>
              <w:noProof/>
            </w:rPr>
          </w:pPr>
          <w:ins w:id="5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"_Toc436832909"</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LOWER$(</w:t>
            </w:r>
            <w:r w:rsidRPr="00E7654A">
              <w:rPr>
                <w:rStyle w:val="Hyperlink"/>
                <w:noProof/>
              </w:rPr>
              <w:t>&lt;sexp&gt;</w:t>
            </w:r>
            <w:r w:rsidRPr="00E7654A">
              <w:rPr>
                <w:rStyle w:val="Hyperlink"/>
                <w:rFonts w:eastAsia="Times New Roman"/>
                <w:noProof/>
              </w:rPr>
              <w:t>)</w:t>
            </w:r>
            <w:r>
              <w:rPr>
                <w:noProof/>
                <w:webHidden/>
              </w:rPr>
              <w:tab/>
            </w:r>
            <w:r>
              <w:rPr>
                <w:noProof/>
                <w:webHidden/>
              </w:rPr>
              <w:fldChar w:fldCharType="begin"/>
            </w:r>
            <w:r>
              <w:rPr>
                <w:noProof/>
                <w:webHidden/>
              </w:rPr>
              <w:instrText xml:space="preserve"> PAGEREF _Toc436832909 \h </w:instrText>
            </w:r>
          </w:ins>
          <w:r>
            <w:rPr>
              <w:noProof/>
              <w:webHidden/>
            </w:rPr>
          </w:r>
          <w:r>
            <w:rPr>
              <w:noProof/>
              <w:webHidden/>
            </w:rPr>
            <w:fldChar w:fldCharType="separate"/>
          </w:r>
          <w:ins w:id="559" w:author="Sammartano, Marc (BIC USA)" w:date="2015-12-04T16:17:00Z">
            <w:r w:rsidR="007C48A1">
              <w:rPr>
                <w:noProof/>
                <w:webHidden/>
              </w:rPr>
              <w:t>66</w:t>
            </w:r>
          </w:ins>
          <w:ins w:id="5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61" w:author="Sammartano, Marc (BIC USA)" w:date="2015-12-02T15:17:00Z"/>
              <w:rFonts w:eastAsiaTheme="minorEastAsia"/>
              <w:noProof/>
            </w:rPr>
          </w:pPr>
          <w:ins w:id="5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"_Toc436832910"</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UPPER$(</w:t>
            </w:r>
            <w:r w:rsidRPr="00E7654A">
              <w:rPr>
                <w:rStyle w:val="Hyperlink"/>
                <w:noProof/>
              </w:rPr>
              <w:t>&lt;sexp&gt;</w:t>
            </w:r>
            <w:r w:rsidRPr="00E7654A">
              <w:rPr>
                <w:rStyle w:val="Hyperlink"/>
                <w:rFonts w:eastAsia="Times New Roman"/>
                <w:noProof/>
              </w:rPr>
              <w:t>)</w:t>
            </w:r>
            <w:r>
              <w:rPr>
                <w:noProof/>
                <w:webHidden/>
              </w:rPr>
              <w:tab/>
            </w:r>
            <w:r>
              <w:rPr>
                <w:noProof/>
                <w:webHidden/>
              </w:rPr>
              <w:fldChar w:fldCharType="begin"/>
            </w:r>
            <w:r>
              <w:rPr>
                <w:noProof/>
                <w:webHidden/>
              </w:rPr>
              <w:instrText xml:space="preserve"> PAGEREF _Toc436832910 \h </w:instrText>
            </w:r>
          </w:ins>
          <w:r>
            <w:rPr>
              <w:noProof/>
              <w:webHidden/>
            </w:rPr>
          </w:r>
          <w:r>
            <w:rPr>
              <w:noProof/>
              <w:webHidden/>
            </w:rPr>
            <w:fldChar w:fldCharType="separate"/>
          </w:r>
          <w:ins w:id="563" w:author="Sammartano, Marc (BIC USA)" w:date="2015-12-04T16:17:00Z">
            <w:r w:rsidR="007C48A1">
              <w:rPr>
                <w:noProof/>
                <w:webHidden/>
              </w:rPr>
              <w:t>66</w:t>
            </w:r>
          </w:ins>
          <w:ins w:id="5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65" w:author="Sammartano, Marc (BIC USA)" w:date="2015-12-02T15:17:00Z"/>
              <w:rFonts w:eastAsiaTheme="minorEastAsia"/>
              <w:noProof/>
            </w:rPr>
          </w:pPr>
          <w:ins w:id="5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"_Toc436832911"</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VERSION$()</w:t>
            </w:r>
            <w:r>
              <w:rPr>
                <w:noProof/>
                <w:webHidden/>
              </w:rPr>
              <w:tab/>
            </w:r>
            <w:r>
              <w:rPr>
                <w:noProof/>
                <w:webHidden/>
              </w:rPr>
              <w:fldChar w:fldCharType="begin"/>
            </w:r>
            <w:r>
              <w:rPr>
                <w:noProof/>
                <w:webHidden/>
              </w:rPr>
              <w:instrText xml:space="preserve"> PAGEREF _Toc436832911 \h </w:instrText>
            </w:r>
          </w:ins>
          <w:r>
            <w:rPr>
              <w:noProof/>
              <w:webHidden/>
            </w:rPr>
          </w:r>
          <w:r>
            <w:rPr>
              <w:noProof/>
              <w:webHidden/>
            </w:rPr>
            <w:fldChar w:fldCharType="separate"/>
          </w:r>
          <w:ins w:id="567" w:author="Sammartano, Marc (BIC USA)" w:date="2015-12-04T16:17:00Z">
            <w:r w:rsidR="007C48A1">
              <w:rPr>
                <w:noProof/>
                <w:webHidden/>
              </w:rPr>
              <w:t>66</w:t>
            </w:r>
          </w:ins>
          <w:ins w:id="5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69" w:author="Sammartano, Marc (BIC USA)" w:date="2015-12-02T15:17:00Z"/>
              <w:rFonts w:eastAsiaTheme="minorEastAsia"/>
              <w:noProof/>
            </w:rPr>
          </w:pPr>
          <w:ins w:id="5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"_Toc436832912"</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INT$(&lt;nexp&gt;)</w:t>
            </w:r>
            <w:r>
              <w:rPr>
                <w:noProof/>
                <w:webHidden/>
              </w:rPr>
              <w:tab/>
            </w:r>
            <w:r>
              <w:rPr>
                <w:noProof/>
                <w:webHidden/>
              </w:rPr>
              <w:fldChar w:fldCharType="begin"/>
            </w:r>
            <w:r>
              <w:rPr>
                <w:noProof/>
                <w:webHidden/>
              </w:rPr>
              <w:instrText xml:space="preserve"> PAGEREF _Toc436832912 \h </w:instrText>
            </w:r>
          </w:ins>
          <w:r>
            <w:rPr>
              <w:noProof/>
              <w:webHidden/>
            </w:rPr>
          </w:r>
          <w:r>
            <w:rPr>
              <w:noProof/>
              <w:webHidden/>
            </w:rPr>
            <w:fldChar w:fldCharType="separate"/>
          </w:r>
          <w:ins w:id="571" w:author="Sammartano, Marc (BIC USA)" w:date="2015-12-04T16:17:00Z">
            <w:r w:rsidR="007C48A1">
              <w:rPr>
                <w:noProof/>
                <w:webHidden/>
              </w:rPr>
              <w:t>66</w:t>
            </w:r>
          </w:ins>
          <w:ins w:id="5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73" w:author="Sammartano, Marc (BIC USA)" w:date="2015-12-02T15:17:00Z"/>
              <w:rFonts w:eastAsiaTheme="minorEastAsia"/>
              <w:noProof/>
            </w:rPr>
          </w:pPr>
          <w:ins w:id="5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"_Toc436832913"</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HEX$(&lt;nexp&gt;)</w:t>
            </w:r>
            <w:r>
              <w:rPr>
                <w:noProof/>
                <w:webHidden/>
              </w:rPr>
              <w:tab/>
            </w:r>
            <w:r>
              <w:rPr>
                <w:noProof/>
                <w:webHidden/>
              </w:rPr>
              <w:fldChar w:fldCharType="begin"/>
            </w:r>
            <w:r>
              <w:rPr>
                <w:noProof/>
                <w:webHidden/>
              </w:rPr>
              <w:instrText xml:space="preserve"> PAGEREF _Toc436832913 \h </w:instrText>
            </w:r>
          </w:ins>
          <w:r>
            <w:rPr>
              <w:noProof/>
              <w:webHidden/>
            </w:rPr>
          </w:r>
          <w:r>
            <w:rPr>
              <w:noProof/>
              <w:webHidden/>
            </w:rPr>
            <w:fldChar w:fldCharType="separate"/>
          </w:r>
          <w:ins w:id="575" w:author="Sammartano, Marc (BIC USA)" w:date="2015-12-04T16:17:00Z">
            <w:r w:rsidR="007C48A1">
              <w:rPr>
                <w:noProof/>
                <w:webHidden/>
              </w:rPr>
              <w:t>66</w:t>
            </w:r>
          </w:ins>
          <w:ins w:id="5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77" w:author="Sammartano, Marc (BIC USA)" w:date="2015-12-02T15:17:00Z"/>
              <w:rFonts w:eastAsiaTheme="minorEastAsia"/>
              <w:noProof/>
            </w:rPr>
          </w:pPr>
          <w:ins w:id="5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"_Toc436832914"</w:instrText>
            </w:r>
            <w:r w:rsidRPr="00E7654A">
              <w:rPr>
                <w:rStyle w:val="Hyperlink"/>
                <w:noProof/>
              </w:rPr>
              <w:instrText xml:space="preserve"> </w:instrText>
            </w:r>
            <w:r w:rsidRPr="00E7654A">
              <w:rPr>
                <w:rStyle w:val="Hyperlink"/>
                <w:noProof/>
              </w:rPr>
              <w:fldChar w:fldCharType="separate"/>
            </w:r>
            <w:r w:rsidRPr="00E7654A">
              <w:rPr>
                <w:rStyle w:val="Hyperlink"/>
                <w:noProof/>
              </w:rPr>
              <w:t>OCT$(&lt;nexp&gt;)</w:t>
            </w:r>
            <w:r>
              <w:rPr>
                <w:noProof/>
                <w:webHidden/>
              </w:rPr>
              <w:tab/>
            </w:r>
            <w:r>
              <w:rPr>
                <w:noProof/>
                <w:webHidden/>
              </w:rPr>
              <w:fldChar w:fldCharType="begin"/>
            </w:r>
            <w:r>
              <w:rPr>
                <w:noProof/>
                <w:webHidden/>
              </w:rPr>
              <w:instrText xml:space="preserve"> PAGEREF _Toc436832914 \h </w:instrText>
            </w:r>
          </w:ins>
          <w:r>
            <w:rPr>
              <w:noProof/>
              <w:webHidden/>
            </w:rPr>
          </w:r>
          <w:r>
            <w:rPr>
              <w:noProof/>
              <w:webHidden/>
            </w:rPr>
            <w:fldChar w:fldCharType="separate"/>
          </w:r>
          <w:ins w:id="579" w:author="Sammartano, Marc (BIC USA)" w:date="2015-12-04T16:17:00Z">
            <w:r w:rsidR="007C48A1">
              <w:rPr>
                <w:noProof/>
                <w:webHidden/>
              </w:rPr>
              <w:t>67</w:t>
            </w:r>
          </w:ins>
          <w:ins w:id="5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81" w:author="Sammartano, Marc (BIC USA)" w:date="2015-12-02T15:17:00Z"/>
              <w:rFonts w:eastAsiaTheme="minorEastAsia"/>
              <w:noProof/>
            </w:rPr>
          </w:pPr>
          <w:ins w:id="5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"_Toc436832915"</w:instrText>
            </w:r>
            <w:r w:rsidRPr="00E7654A">
              <w:rPr>
                <w:rStyle w:val="Hyperlink"/>
                <w:noProof/>
              </w:rPr>
              <w:instrText xml:space="preserve"> </w:instrText>
            </w:r>
            <w:r w:rsidRPr="00E7654A">
              <w:rPr>
                <w:rStyle w:val="Hyperlink"/>
                <w:noProof/>
              </w:rPr>
              <w:fldChar w:fldCharType="separate"/>
            </w:r>
            <w:r w:rsidRPr="00E7654A">
              <w:rPr>
                <w:rStyle w:val="Hyperlink"/>
                <w:noProof/>
              </w:rPr>
              <w:t>BIN$(&lt;nexp&gt;)</w:t>
            </w:r>
            <w:r>
              <w:rPr>
                <w:noProof/>
                <w:webHidden/>
              </w:rPr>
              <w:tab/>
            </w:r>
            <w:r>
              <w:rPr>
                <w:noProof/>
                <w:webHidden/>
              </w:rPr>
              <w:fldChar w:fldCharType="begin"/>
            </w:r>
            <w:r>
              <w:rPr>
                <w:noProof/>
                <w:webHidden/>
              </w:rPr>
              <w:instrText xml:space="preserve"> PAGEREF _Toc436832915 \h </w:instrText>
            </w:r>
          </w:ins>
          <w:r>
            <w:rPr>
              <w:noProof/>
              <w:webHidden/>
            </w:rPr>
          </w:r>
          <w:r>
            <w:rPr>
              <w:noProof/>
              <w:webHidden/>
            </w:rPr>
            <w:fldChar w:fldCharType="separate"/>
          </w:r>
          <w:ins w:id="583" w:author="Sammartano, Marc (BIC USA)" w:date="2015-12-04T16:17:00Z">
            <w:r w:rsidR="007C48A1">
              <w:rPr>
                <w:noProof/>
                <w:webHidden/>
              </w:rPr>
              <w:t>67</w:t>
            </w:r>
          </w:ins>
          <w:ins w:id="5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585" w:author="Sammartano, Marc (BIC USA)" w:date="2015-12-02T15:17:00Z"/>
              <w:rFonts w:eastAsiaTheme="minorEastAsia"/>
              <w:noProof/>
            </w:rPr>
          </w:pPr>
          <w:ins w:id="5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"_Toc436832916"</w:instrText>
            </w:r>
            <w:r w:rsidRPr="00E7654A">
              <w:rPr>
                <w:rStyle w:val="Hyperlink"/>
                <w:noProof/>
              </w:rPr>
              <w:instrText xml:space="preserve"> </w:instrText>
            </w:r>
            <w:r w:rsidRPr="00E7654A">
              <w:rPr>
                <w:rStyle w:val="Hyperlink"/>
                <w:noProof/>
              </w:rPr>
              <w:fldChar w:fldCharType="separate"/>
            </w:r>
            <w:r w:rsidRPr="00E7654A">
              <w:rPr>
                <w:rStyle w:val="Hyperlink"/>
                <w:noProof/>
              </w:rPr>
              <w:t>USING$({&lt;locale_sexp&gt;} , &lt;format_sexp&gt; { , &lt;exp&gt;}...)</w:t>
            </w:r>
            <w:r>
              <w:rPr>
                <w:noProof/>
                <w:webHidden/>
              </w:rPr>
              <w:tab/>
            </w:r>
            <w:r>
              <w:rPr>
                <w:noProof/>
                <w:webHidden/>
              </w:rPr>
              <w:fldChar w:fldCharType="begin"/>
            </w:r>
            <w:r>
              <w:rPr>
                <w:noProof/>
                <w:webHidden/>
              </w:rPr>
              <w:instrText xml:space="preserve"> PAGEREF _Toc436832916 \h </w:instrText>
            </w:r>
          </w:ins>
          <w:r>
            <w:rPr>
              <w:noProof/>
              <w:webHidden/>
            </w:rPr>
          </w:r>
          <w:r>
            <w:rPr>
              <w:noProof/>
              <w:webHidden/>
            </w:rPr>
            <w:fldChar w:fldCharType="separate"/>
          </w:r>
          <w:ins w:id="587" w:author="Sammartano, Marc (BIC USA)" w:date="2015-12-04T16:17:00Z">
            <w:r w:rsidR="007C48A1">
              <w:rPr>
                <w:noProof/>
                <w:webHidden/>
              </w:rPr>
              <w:t>67</w:t>
            </w:r>
          </w:ins>
          <w:ins w:id="58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589" w:author="Sammartano, Marc (BIC USA)" w:date="2015-12-02T15:17:00Z"/>
              <w:rFonts w:eastAsiaTheme="minorEastAsia"/>
              <w:noProof/>
            </w:rPr>
          </w:pPr>
          <w:ins w:id="5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"_Toc436832917"</w:instrText>
            </w:r>
            <w:r w:rsidRPr="00E7654A">
              <w:rPr>
                <w:rStyle w:val="Hyperlink"/>
                <w:noProof/>
              </w:rPr>
              <w:instrText xml:space="preserve"> </w:instrText>
            </w:r>
            <w:r w:rsidRPr="00E7654A">
              <w:rPr>
                <w:rStyle w:val="Hyperlink"/>
                <w:noProof/>
              </w:rPr>
              <w:fldChar w:fldCharType="separate"/>
            </w:r>
            <w:r w:rsidRPr="00E7654A">
              <w:rPr>
                <w:rStyle w:val="Hyperlink"/>
                <w:noProof/>
              </w:rPr>
              <w:t>Locale expression</w:t>
            </w:r>
            <w:r>
              <w:rPr>
                <w:noProof/>
                <w:webHidden/>
              </w:rPr>
              <w:tab/>
            </w:r>
            <w:r>
              <w:rPr>
                <w:noProof/>
                <w:webHidden/>
              </w:rPr>
              <w:fldChar w:fldCharType="begin"/>
            </w:r>
            <w:r>
              <w:rPr>
                <w:noProof/>
                <w:webHidden/>
              </w:rPr>
              <w:instrText xml:space="preserve"> PAGEREF _Toc436832917 \h </w:instrText>
            </w:r>
          </w:ins>
          <w:r>
            <w:rPr>
              <w:noProof/>
              <w:webHidden/>
            </w:rPr>
          </w:r>
          <w:r>
            <w:rPr>
              <w:noProof/>
              <w:webHidden/>
            </w:rPr>
            <w:fldChar w:fldCharType="separate"/>
          </w:r>
          <w:ins w:id="591" w:author="Sammartano, Marc (BIC USA)" w:date="2015-12-04T16:17:00Z">
            <w:r w:rsidR="007C48A1">
              <w:rPr>
                <w:noProof/>
                <w:webHidden/>
              </w:rPr>
              <w:t>67</w:t>
            </w:r>
          </w:ins>
          <w:ins w:id="5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593" w:author="Sammartano, Marc (BIC USA)" w:date="2015-12-02T15:17:00Z"/>
              <w:rFonts w:eastAsiaTheme="minorEastAsia"/>
              <w:noProof/>
            </w:rPr>
          </w:pPr>
          <w:ins w:id="5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"_Toc436832918"</w:instrText>
            </w:r>
            <w:r w:rsidRPr="00E7654A">
              <w:rPr>
                <w:rStyle w:val="Hyperlink"/>
                <w:noProof/>
              </w:rPr>
              <w:instrText xml:space="preserve"> </w:instrText>
            </w:r>
            <w:r w:rsidRPr="00E7654A">
              <w:rPr>
                <w:rStyle w:val="Hyperlink"/>
                <w:noProof/>
              </w:rPr>
              <w:fldChar w:fldCharType="separate"/>
            </w:r>
            <w:r w:rsidRPr="00E7654A">
              <w:rPr>
                <w:rStyle w:val="Hyperlink"/>
                <w:noProof/>
              </w:rPr>
              <w:t>Format expression</w:t>
            </w:r>
            <w:r>
              <w:rPr>
                <w:noProof/>
                <w:webHidden/>
              </w:rPr>
              <w:tab/>
            </w:r>
            <w:r>
              <w:rPr>
                <w:noProof/>
                <w:webHidden/>
              </w:rPr>
              <w:fldChar w:fldCharType="begin"/>
            </w:r>
            <w:r>
              <w:rPr>
                <w:noProof/>
                <w:webHidden/>
              </w:rPr>
              <w:instrText xml:space="preserve"> PAGEREF _Toc436832918 \h </w:instrText>
            </w:r>
          </w:ins>
          <w:r>
            <w:rPr>
              <w:noProof/>
              <w:webHidden/>
            </w:rPr>
          </w:r>
          <w:r>
            <w:rPr>
              <w:noProof/>
              <w:webHidden/>
            </w:rPr>
            <w:fldChar w:fldCharType="separate"/>
          </w:r>
          <w:ins w:id="595" w:author="Sammartano, Marc (BIC USA)" w:date="2015-12-04T16:17:00Z">
            <w:r w:rsidR="007C48A1">
              <w:rPr>
                <w:noProof/>
                <w:webHidden/>
              </w:rPr>
              <w:t>68</w:t>
            </w:r>
          </w:ins>
          <w:ins w:id="59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597" w:author="Sammartano, Marc (BIC USA)" w:date="2015-12-02T15:17:00Z"/>
              <w:rFonts w:eastAsiaTheme="minorEastAsia"/>
              <w:noProof/>
            </w:rPr>
          </w:pPr>
          <w:ins w:id="5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"_Toc436832919"</w:instrText>
            </w:r>
            <w:r w:rsidRPr="00E7654A">
              <w:rPr>
                <w:rStyle w:val="Hyperlink"/>
                <w:noProof/>
              </w:rPr>
              <w:instrText xml:space="preserve"> </w:instrText>
            </w:r>
            <w:r w:rsidRPr="00E7654A">
              <w:rPr>
                <w:rStyle w:val="Hyperlink"/>
                <w:noProof/>
              </w:rPr>
              <w:fldChar w:fldCharType="separate"/>
            </w:r>
            <w:r w:rsidRPr="00E7654A">
              <w:rPr>
                <w:rStyle w:val="Hyperlink"/>
                <w:noProof/>
              </w:rPr>
              <w:t>Integer values</w:t>
            </w:r>
            <w:r>
              <w:rPr>
                <w:noProof/>
                <w:webHidden/>
              </w:rPr>
              <w:tab/>
            </w:r>
            <w:r>
              <w:rPr>
                <w:noProof/>
                <w:webHidden/>
              </w:rPr>
              <w:fldChar w:fldCharType="begin"/>
            </w:r>
            <w:r>
              <w:rPr>
                <w:noProof/>
                <w:webHidden/>
              </w:rPr>
              <w:instrText xml:space="preserve"> PAGEREF _Toc436832919 \h </w:instrText>
            </w:r>
          </w:ins>
          <w:r>
            <w:rPr>
              <w:noProof/>
              <w:webHidden/>
            </w:rPr>
          </w:r>
          <w:r>
            <w:rPr>
              <w:noProof/>
              <w:webHidden/>
            </w:rPr>
            <w:fldChar w:fldCharType="separate"/>
          </w:r>
          <w:ins w:id="599" w:author="Sammartano, Marc (BIC USA)" w:date="2015-12-04T16:17:00Z">
            <w:r w:rsidR="007C48A1">
              <w:rPr>
                <w:noProof/>
                <w:webHidden/>
              </w:rPr>
              <w:t>71</w:t>
            </w:r>
          </w:ins>
          <w:ins w:id="6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01" w:author="Sammartano, Marc (BIC USA)" w:date="2015-12-02T15:17:00Z"/>
              <w:rFonts w:eastAsiaTheme="minorEastAsia"/>
              <w:noProof/>
            </w:rPr>
          </w:pPr>
          <w:ins w:id="6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"_Toc436832920"</w:instrText>
            </w:r>
            <w:r w:rsidRPr="00E7654A">
              <w:rPr>
                <w:rStyle w:val="Hyperlink"/>
                <w:noProof/>
              </w:rPr>
              <w:instrText xml:space="preserve"> </w:instrText>
            </w:r>
            <w:r w:rsidRPr="00E7654A">
              <w:rPr>
                <w:rStyle w:val="Hyperlink"/>
                <w:noProof/>
              </w:rPr>
              <w:fldChar w:fldCharType="separate"/>
            </w:r>
            <w:r w:rsidRPr="00E7654A">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_Toc436832920 \h </w:instrText>
            </w:r>
          </w:ins>
          <w:r>
            <w:rPr>
              <w:noProof/>
              <w:webHidden/>
            </w:rPr>
          </w:r>
          <w:r>
            <w:rPr>
              <w:noProof/>
              <w:webHidden/>
            </w:rPr>
            <w:fldChar w:fldCharType="separate"/>
          </w:r>
          <w:ins w:id="603" w:author="Sammartano, Marc (BIC USA)" w:date="2015-12-04T16:17:00Z">
            <w:r w:rsidR="007C48A1">
              <w:rPr>
                <w:noProof/>
                <w:webHidden/>
              </w:rPr>
              <w:t>71</w:t>
            </w:r>
          </w:ins>
          <w:ins w:id="60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05" w:author="Sammartano, Marc (BIC USA)" w:date="2015-12-02T15:17:00Z"/>
              <w:rFonts w:eastAsiaTheme="minorEastAsia"/>
              <w:noProof/>
            </w:rPr>
          </w:pPr>
          <w:ins w:id="6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"_Toc436832921"</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FORMAT$(</w:t>
            </w:r>
            <w:r w:rsidRPr="00E7654A">
              <w:rPr>
                <w:rStyle w:val="Hyperlink"/>
                <w:noProof/>
              </w:rPr>
              <w:t>&lt;pattern_sexp&gt;</w:t>
            </w:r>
            <w:r w:rsidRPr="00E7654A">
              <w:rPr>
                <w:rStyle w:val="Hyperlink"/>
                <w:rFonts w:eastAsia="Times New Roman"/>
                <w:noProof/>
              </w:rPr>
              <w:t xml:space="preserve">, </w:t>
            </w:r>
            <w:r w:rsidRPr="00E7654A">
              <w:rPr>
                <w:rStyle w:val="Hyperlink"/>
                <w:noProof/>
              </w:rPr>
              <w:t>&lt;nexp&gt;</w:t>
            </w:r>
            <w:r w:rsidRPr="00E7654A">
              <w:rPr>
                <w:rStyle w:val="Hyperlink"/>
                <w:rFonts w:eastAsia="Times New Roman"/>
                <w:noProof/>
              </w:rPr>
              <w:t>)</w:t>
            </w:r>
            <w:r>
              <w:rPr>
                <w:noProof/>
                <w:webHidden/>
              </w:rPr>
              <w:tab/>
            </w:r>
            <w:r>
              <w:rPr>
                <w:noProof/>
                <w:webHidden/>
              </w:rPr>
              <w:fldChar w:fldCharType="begin"/>
            </w:r>
            <w:r>
              <w:rPr>
                <w:noProof/>
                <w:webHidden/>
              </w:rPr>
              <w:instrText xml:space="preserve"> PAGEREF _Toc436832921 \h </w:instrText>
            </w:r>
          </w:ins>
          <w:r>
            <w:rPr>
              <w:noProof/>
              <w:webHidden/>
            </w:rPr>
          </w:r>
          <w:r>
            <w:rPr>
              <w:noProof/>
              <w:webHidden/>
            </w:rPr>
            <w:fldChar w:fldCharType="separate"/>
          </w:r>
          <w:ins w:id="607" w:author="Sammartano, Marc (BIC USA)" w:date="2015-12-04T16:17:00Z">
            <w:r w:rsidR="007C48A1">
              <w:rPr>
                <w:noProof/>
                <w:webHidden/>
              </w:rPr>
              <w:t>71</w:t>
            </w:r>
          </w:ins>
          <w:ins w:id="6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609" w:author="Sammartano, Marc (BIC USA)" w:date="2015-12-02T15:17:00Z"/>
              <w:rFonts w:eastAsiaTheme="minorEastAsia"/>
              <w:noProof/>
            </w:rPr>
          </w:pPr>
          <w:ins w:id="6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"_Toc436832922"</w:instrText>
            </w:r>
            <w:r w:rsidRPr="00E7654A">
              <w:rPr>
                <w:rStyle w:val="Hyperlink"/>
                <w:noProof/>
              </w:rPr>
              <w:instrText xml:space="preserve"> </w:instrText>
            </w:r>
            <w:r w:rsidRPr="00E7654A">
              <w:rPr>
                <w:rStyle w:val="Hyperlink"/>
                <w:noProof/>
              </w:rPr>
              <w:fldChar w:fldCharType="separate"/>
            </w:r>
            <w:r w:rsidRPr="00E7654A">
              <w:rPr>
                <w:rStyle w:val="Hyperlink"/>
                <w:noProof/>
              </w:rPr>
              <w:t>Notes</w:t>
            </w:r>
            <w:r>
              <w:rPr>
                <w:noProof/>
                <w:webHidden/>
              </w:rPr>
              <w:tab/>
            </w:r>
            <w:r>
              <w:rPr>
                <w:noProof/>
                <w:webHidden/>
              </w:rPr>
              <w:fldChar w:fldCharType="begin"/>
            </w:r>
            <w:r>
              <w:rPr>
                <w:noProof/>
                <w:webHidden/>
              </w:rPr>
              <w:instrText xml:space="preserve"> PAGEREF _Toc436832922 \h </w:instrText>
            </w:r>
          </w:ins>
          <w:r>
            <w:rPr>
              <w:noProof/>
              <w:webHidden/>
            </w:rPr>
          </w:r>
          <w:r>
            <w:rPr>
              <w:noProof/>
              <w:webHidden/>
            </w:rPr>
            <w:fldChar w:fldCharType="separate"/>
          </w:r>
          <w:ins w:id="611" w:author="Sammartano, Marc (BIC USA)" w:date="2015-12-04T16:17:00Z">
            <w:r w:rsidR="007C48A1">
              <w:rPr>
                <w:noProof/>
                <w:webHidden/>
              </w:rPr>
              <w:t>72</w:t>
            </w:r>
          </w:ins>
          <w:ins w:id="6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613" w:author="Sammartano, Marc (BIC USA)" w:date="2015-12-02T15:17:00Z"/>
              <w:rFonts w:eastAsiaTheme="minorEastAsia"/>
              <w:noProof/>
            </w:rPr>
          </w:pPr>
          <w:ins w:id="6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"_Toc436832923"</w:instrText>
            </w:r>
            <w:r w:rsidRPr="00E7654A">
              <w:rPr>
                <w:rStyle w:val="Hyperlink"/>
                <w:noProof/>
              </w:rPr>
              <w:instrText xml:space="preserve"> </w:instrText>
            </w:r>
            <w:r w:rsidRPr="00E7654A">
              <w:rPr>
                <w:rStyle w:val="Hyperlink"/>
                <w:noProof/>
              </w:rPr>
              <w:fldChar w:fldCharType="separate"/>
            </w:r>
            <w:r w:rsidRPr="00E7654A">
              <w:rPr>
                <w:rStyle w:val="Hyperlink"/>
                <w:noProof/>
              </w:rPr>
              <w:t>Examples</w:t>
            </w:r>
            <w:r>
              <w:rPr>
                <w:noProof/>
                <w:webHidden/>
              </w:rPr>
              <w:tab/>
            </w:r>
            <w:r>
              <w:rPr>
                <w:noProof/>
                <w:webHidden/>
              </w:rPr>
              <w:fldChar w:fldCharType="begin"/>
            </w:r>
            <w:r>
              <w:rPr>
                <w:noProof/>
                <w:webHidden/>
              </w:rPr>
              <w:instrText xml:space="preserve"> PAGEREF _Toc436832923 \h </w:instrText>
            </w:r>
          </w:ins>
          <w:r>
            <w:rPr>
              <w:noProof/>
              <w:webHidden/>
            </w:rPr>
          </w:r>
          <w:r>
            <w:rPr>
              <w:noProof/>
              <w:webHidden/>
            </w:rPr>
            <w:fldChar w:fldCharType="separate"/>
          </w:r>
          <w:ins w:id="615" w:author="Sammartano, Marc (BIC USA)" w:date="2015-12-04T16:17:00Z">
            <w:r w:rsidR="007C48A1">
              <w:rPr>
                <w:noProof/>
                <w:webHidden/>
              </w:rPr>
              <w:t>72</w:t>
            </w:r>
          </w:ins>
          <w:ins w:id="616"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617" w:author="Sammartano, Marc (BIC USA)" w:date="2015-12-02T15:17:00Z"/>
              <w:rFonts w:eastAsiaTheme="minorEastAsia"/>
              <w:noProof/>
            </w:rPr>
          </w:pPr>
          <w:ins w:id="6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"_Toc436832924"</w:instrText>
            </w:r>
            <w:r w:rsidRPr="00E7654A">
              <w:rPr>
                <w:rStyle w:val="Hyperlink"/>
                <w:noProof/>
              </w:rPr>
              <w:instrText xml:space="preserve"> </w:instrText>
            </w:r>
            <w:r w:rsidRPr="00E7654A">
              <w:rPr>
                <w:rStyle w:val="Hyperlink"/>
                <w:noProof/>
              </w:rPr>
              <w:fldChar w:fldCharType="separate"/>
            </w:r>
            <w:r w:rsidRPr="00E7654A">
              <w:rPr>
                <w:rStyle w:val="Hyperlink"/>
                <w:noProof/>
              </w:rPr>
              <w:t>User-Defined Functions</w:t>
            </w:r>
            <w:r>
              <w:rPr>
                <w:noProof/>
                <w:webHidden/>
              </w:rPr>
              <w:tab/>
            </w:r>
            <w:r>
              <w:rPr>
                <w:noProof/>
                <w:webHidden/>
              </w:rPr>
              <w:fldChar w:fldCharType="begin"/>
            </w:r>
            <w:r>
              <w:rPr>
                <w:noProof/>
                <w:webHidden/>
              </w:rPr>
              <w:instrText xml:space="preserve"> PAGEREF _Toc436832924 \h </w:instrText>
            </w:r>
          </w:ins>
          <w:r>
            <w:rPr>
              <w:noProof/>
              <w:webHidden/>
            </w:rPr>
          </w:r>
          <w:r>
            <w:rPr>
              <w:noProof/>
              <w:webHidden/>
            </w:rPr>
            <w:fldChar w:fldCharType="separate"/>
          </w:r>
          <w:ins w:id="619" w:author="Sammartano, Marc (BIC USA)" w:date="2015-12-04T16:17:00Z">
            <w:r w:rsidR="007C48A1">
              <w:rPr>
                <w:noProof/>
                <w:webHidden/>
              </w:rPr>
              <w:t>73</w:t>
            </w:r>
          </w:ins>
          <w:ins w:id="6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21" w:author="Sammartano, Marc (BIC USA)" w:date="2015-12-02T15:17:00Z"/>
              <w:rFonts w:eastAsiaTheme="minorEastAsia"/>
              <w:noProof/>
            </w:rPr>
          </w:pPr>
          <w:ins w:id="6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"_Toc436832925"</w:instrText>
            </w:r>
            <w:r w:rsidRPr="00E7654A">
              <w:rPr>
                <w:rStyle w:val="Hyperlink"/>
                <w:noProof/>
              </w:rPr>
              <w:instrText xml:space="preserve"> </w:instrText>
            </w:r>
            <w:r w:rsidRPr="00E7654A">
              <w:rPr>
                <w:rStyle w:val="Hyperlink"/>
                <w:noProof/>
              </w:rPr>
              <w:fldChar w:fldCharType="separate"/>
            </w:r>
            <w:r w:rsidRPr="00E7654A">
              <w:rPr>
                <w:rStyle w:val="Hyperlink"/>
                <w:noProof/>
              </w:rPr>
              <w:t>Variable Scope</w:t>
            </w:r>
            <w:r>
              <w:rPr>
                <w:noProof/>
                <w:webHidden/>
              </w:rPr>
              <w:tab/>
            </w:r>
            <w:r>
              <w:rPr>
                <w:noProof/>
                <w:webHidden/>
              </w:rPr>
              <w:fldChar w:fldCharType="begin"/>
            </w:r>
            <w:r>
              <w:rPr>
                <w:noProof/>
                <w:webHidden/>
              </w:rPr>
              <w:instrText xml:space="preserve"> PAGEREF _Toc436832925 \h </w:instrText>
            </w:r>
          </w:ins>
          <w:r>
            <w:rPr>
              <w:noProof/>
              <w:webHidden/>
            </w:rPr>
          </w:r>
          <w:r>
            <w:rPr>
              <w:noProof/>
              <w:webHidden/>
            </w:rPr>
            <w:fldChar w:fldCharType="separate"/>
          </w:r>
          <w:ins w:id="623" w:author="Sammartano, Marc (BIC USA)" w:date="2015-12-04T16:17:00Z">
            <w:r w:rsidR="007C48A1">
              <w:rPr>
                <w:noProof/>
                <w:webHidden/>
              </w:rPr>
              <w:t>73</w:t>
            </w:r>
          </w:ins>
          <w:ins w:id="62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25" w:author="Sammartano, Marc (BIC USA)" w:date="2015-12-02T15:17:00Z"/>
              <w:rFonts w:eastAsiaTheme="minorEastAsia"/>
              <w:noProof/>
            </w:rPr>
          </w:pPr>
          <w:ins w:id="6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"_Toc436832926"</w:instrText>
            </w:r>
            <w:r w:rsidRPr="00E7654A">
              <w:rPr>
                <w:rStyle w:val="Hyperlink"/>
                <w:noProof/>
              </w:rPr>
              <w:instrText xml:space="preserve"> </w:instrText>
            </w:r>
            <w:r w:rsidRPr="00E7654A">
              <w:rPr>
                <w:rStyle w:val="Hyperlink"/>
                <w:noProof/>
              </w:rPr>
              <w:fldChar w:fldCharType="separate"/>
            </w:r>
            <w:r w:rsidRPr="00E7654A">
              <w:rPr>
                <w:rStyle w:val="Hyperlink"/>
                <w:noProof/>
              </w:rPr>
              <w:t>Data Structures in User-Defined Functions</w:t>
            </w:r>
            <w:r>
              <w:rPr>
                <w:noProof/>
                <w:webHidden/>
              </w:rPr>
              <w:tab/>
            </w:r>
            <w:r>
              <w:rPr>
                <w:noProof/>
                <w:webHidden/>
              </w:rPr>
              <w:fldChar w:fldCharType="begin"/>
            </w:r>
            <w:r>
              <w:rPr>
                <w:noProof/>
                <w:webHidden/>
              </w:rPr>
              <w:instrText xml:space="preserve"> PAGEREF _Toc436832926 \h </w:instrText>
            </w:r>
          </w:ins>
          <w:r>
            <w:rPr>
              <w:noProof/>
              <w:webHidden/>
            </w:rPr>
          </w:r>
          <w:r>
            <w:rPr>
              <w:noProof/>
              <w:webHidden/>
            </w:rPr>
            <w:fldChar w:fldCharType="separate"/>
          </w:r>
          <w:ins w:id="627" w:author="Sammartano, Marc (BIC USA)" w:date="2015-12-04T16:17:00Z">
            <w:r w:rsidR="007C48A1">
              <w:rPr>
                <w:noProof/>
                <w:webHidden/>
              </w:rPr>
              <w:t>73</w:t>
            </w:r>
          </w:ins>
          <w:ins w:id="62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29" w:author="Sammartano, Marc (BIC USA)" w:date="2015-12-02T15:17:00Z"/>
              <w:rFonts w:eastAsiaTheme="minorEastAsia"/>
              <w:noProof/>
            </w:rPr>
          </w:pPr>
          <w:ins w:id="6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"_Toc436832927"</w:instrText>
            </w:r>
            <w:r w:rsidRPr="00E7654A">
              <w:rPr>
                <w:rStyle w:val="Hyperlink"/>
                <w:noProof/>
              </w:rPr>
              <w:instrText xml:space="preserve"> </w:instrText>
            </w:r>
            <w:r w:rsidRPr="00E7654A">
              <w:rPr>
                <w:rStyle w:val="Hyperlink"/>
                <w:noProof/>
              </w:rPr>
              <w:fldChar w:fldCharType="separate"/>
            </w:r>
            <w:r w:rsidRPr="00E7654A">
              <w:rPr>
                <w:rStyle w:val="Hyperlink"/>
                <w:noProof/>
              </w:rPr>
              <w:t>Commands</w:t>
            </w:r>
            <w:r>
              <w:rPr>
                <w:noProof/>
                <w:webHidden/>
              </w:rPr>
              <w:tab/>
            </w:r>
            <w:r>
              <w:rPr>
                <w:noProof/>
                <w:webHidden/>
              </w:rPr>
              <w:fldChar w:fldCharType="begin"/>
            </w:r>
            <w:r>
              <w:rPr>
                <w:noProof/>
                <w:webHidden/>
              </w:rPr>
              <w:instrText xml:space="preserve"> PAGEREF _Toc436832927 \h </w:instrText>
            </w:r>
          </w:ins>
          <w:r>
            <w:rPr>
              <w:noProof/>
              <w:webHidden/>
            </w:rPr>
          </w:r>
          <w:r>
            <w:rPr>
              <w:noProof/>
              <w:webHidden/>
            </w:rPr>
            <w:fldChar w:fldCharType="separate"/>
          </w:r>
          <w:ins w:id="631" w:author="Sammartano, Marc (BIC USA)" w:date="2015-12-04T16:17:00Z">
            <w:r w:rsidR="007C48A1">
              <w:rPr>
                <w:noProof/>
                <w:webHidden/>
              </w:rPr>
              <w:t>74</w:t>
            </w:r>
          </w:ins>
          <w:ins w:id="6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633" w:author="Sammartano, Marc (BIC USA)" w:date="2015-12-02T15:17:00Z"/>
              <w:rFonts w:eastAsiaTheme="minorEastAsia"/>
              <w:noProof/>
            </w:rPr>
          </w:pPr>
          <w:ins w:id="6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"_Toc436832928"</w:instrText>
            </w:r>
            <w:r w:rsidRPr="00E7654A">
              <w:rPr>
                <w:rStyle w:val="Hyperlink"/>
                <w:noProof/>
              </w:rPr>
              <w:instrText xml:space="preserve"> </w:instrText>
            </w:r>
            <w:r w:rsidRPr="00E7654A">
              <w:rPr>
                <w:rStyle w:val="Hyperlink"/>
                <w:noProof/>
              </w:rPr>
              <w:fldChar w:fldCharType="separate"/>
            </w:r>
            <w:r w:rsidRPr="00E7654A">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_Toc436832928 \h </w:instrText>
            </w:r>
          </w:ins>
          <w:r>
            <w:rPr>
              <w:noProof/>
              <w:webHidden/>
            </w:rPr>
          </w:r>
          <w:r>
            <w:rPr>
              <w:noProof/>
              <w:webHidden/>
            </w:rPr>
            <w:fldChar w:fldCharType="separate"/>
          </w:r>
          <w:ins w:id="635" w:author="Sammartano, Marc (BIC USA)" w:date="2015-12-04T16:17:00Z">
            <w:r w:rsidR="007C48A1">
              <w:rPr>
                <w:noProof/>
                <w:webHidden/>
              </w:rPr>
              <w:t>74</w:t>
            </w:r>
          </w:ins>
          <w:ins w:id="6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637" w:author="Sammartano, Marc (BIC USA)" w:date="2015-12-02T15:17:00Z"/>
              <w:rFonts w:eastAsiaTheme="minorEastAsia"/>
              <w:noProof/>
            </w:rPr>
          </w:pPr>
          <w:ins w:id="638"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"_Toc436832929"</w:instrText>
            </w:r>
            <w:r w:rsidRPr="00E7654A">
              <w:rPr>
                <w:rStyle w:val="Hyperlink"/>
                <w:noProof/>
              </w:rPr>
              <w:instrText xml:space="preserve"> </w:instrText>
            </w:r>
            <w:r w:rsidRPr="00E7654A">
              <w:rPr>
                <w:rStyle w:val="Hyperlink"/>
                <w:noProof/>
              </w:rPr>
              <w:fldChar w:fldCharType="separate"/>
            </w:r>
            <w:r w:rsidRPr="00E7654A">
              <w:rPr>
                <w:rStyle w:val="Hyperlink"/>
                <w:noProof/>
              </w:rPr>
              <w:t>Fn.rtn &lt;sexp&gt;|&lt;nexp&gt;</w:t>
            </w:r>
            <w:r>
              <w:rPr>
                <w:noProof/>
                <w:webHidden/>
              </w:rPr>
              <w:tab/>
            </w:r>
            <w:r>
              <w:rPr>
                <w:noProof/>
                <w:webHidden/>
              </w:rPr>
              <w:fldChar w:fldCharType="begin"/>
            </w:r>
            <w:r>
              <w:rPr>
                <w:noProof/>
                <w:webHidden/>
              </w:rPr>
              <w:instrText xml:space="preserve"> PAGEREF _Toc436832929 \h </w:instrText>
            </w:r>
          </w:ins>
          <w:r>
            <w:rPr>
              <w:noProof/>
              <w:webHidden/>
            </w:rPr>
          </w:r>
          <w:r>
            <w:rPr>
              <w:noProof/>
              <w:webHidden/>
            </w:rPr>
            <w:fldChar w:fldCharType="separate"/>
          </w:r>
          <w:ins w:id="639" w:author="Sammartano, Marc (BIC USA)" w:date="2015-12-04T16:17:00Z">
            <w:r w:rsidR="007C48A1">
              <w:rPr>
                <w:noProof/>
                <w:webHidden/>
              </w:rPr>
              <w:t>75</w:t>
            </w:r>
          </w:ins>
          <w:ins w:id="6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641" w:author="Sammartano, Marc (BIC USA)" w:date="2015-12-02T15:17:00Z"/>
              <w:rFonts w:eastAsiaTheme="minorEastAsia"/>
              <w:noProof/>
            </w:rPr>
          </w:pPr>
          <w:ins w:id="6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"_Toc436832930"</w:instrText>
            </w:r>
            <w:r w:rsidRPr="00E7654A">
              <w:rPr>
                <w:rStyle w:val="Hyperlink"/>
                <w:noProof/>
              </w:rPr>
              <w:instrText xml:space="preserve"> </w:instrText>
            </w:r>
            <w:r w:rsidRPr="00E7654A">
              <w:rPr>
                <w:rStyle w:val="Hyperlink"/>
                <w:noProof/>
              </w:rPr>
              <w:fldChar w:fldCharType="separate"/>
            </w:r>
            <w:r w:rsidRPr="00E7654A">
              <w:rPr>
                <w:rStyle w:val="Hyperlink"/>
                <w:noProof/>
              </w:rPr>
              <w:t>Fn.end</w:t>
            </w:r>
            <w:r>
              <w:rPr>
                <w:noProof/>
                <w:webHidden/>
              </w:rPr>
              <w:tab/>
            </w:r>
            <w:r>
              <w:rPr>
                <w:noProof/>
                <w:webHidden/>
              </w:rPr>
              <w:fldChar w:fldCharType="begin"/>
            </w:r>
            <w:r>
              <w:rPr>
                <w:noProof/>
                <w:webHidden/>
              </w:rPr>
              <w:instrText xml:space="preserve"> PAGEREF _Toc436832930 \h </w:instrText>
            </w:r>
          </w:ins>
          <w:r>
            <w:rPr>
              <w:noProof/>
              <w:webHidden/>
            </w:rPr>
          </w:r>
          <w:r>
            <w:rPr>
              <w:noProof/>
              <w:webHidden/>
            </w:rPr>
            <w:fldChar w:fldCharType="separate"/>
          </w:r>
          <w:ins w:id="643" w:author="Sammartano, Marc (BIC USA)" w:date="2015-12-04T16:17:00Z">
            <w:r w:rsidR="007C48A1">
              <w:rPr>
                <w:noProof/>
                <w:webHidden/>
              </w:rPr>
              <w:t>75</w:t>
            </w:r>
          </w:ins>
          <w:ins w:id="6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645" w:author="Sammartano, Marc (BIC USA)" w:date="2015-12-02T15:17:00Z"/>
              <w:rFonts w:eastAsiaTheme="minorEastAsia"/>
              <w:noProof/>
            </w:rPr>
          </w:pPr>
          <w:ins w:id="6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"_Toc436832931"</w:instrText>
            </w:r>
            <w:r w:rsidRPr="00E7654A">
              <w:rPr>
                <w:rStyle w:val="Hyperlink"/>
                <w:noProof/>
              </w:rPr>
              <w:instrText xml:space="preserve"> </w:instrText>
            </w:r>
            <w:r w:rsidRPr="00E7654A">
              <w:rPr>
                <w:rStyle w:val="Hyperlink"/>
                <w:noProof/>
              </w:rPr>
              <w:fldChar w:fldCharType="separate"/>
            </w:r>
            <w:r w:rsidRPr="00E7654A">
              <w:rPr>
                <w:rStyle w:val="Hyperlink"/>
                <w:noProof/>
              </w:rPr>
              <w:t>Call &lt;user_defined_function&gt;</w:t>
            </w:r>
            <w:r>
              <w:rPr>
                <w:noProof/>
                <w:webHidden/>
              </w:rPr>
              <w:tab/>
            </w:r>
            <w:r>
              <w:rPr>
                <w:noProof/>
                <w:webHidden/>
              </w:rPr>
              <w:fldChar w:fldCharType="begin"/>
            </w:r>
            <w:r>
              <w:rPr>
                <w:noProof/>
                <w:webHidden/>
              </w:rPr>
              <w:instrText xml:space="preserve"> PAGEREF _Toc436832931 \h </w:instrText>
            </w:r>
          </w:ins>
          <w:r>
            <w:rPr>
              <w:noProof/>
              <w:webHidden/>
            </w:rPr>
          </w:r>
          <w:r>
            <w:rPr>
              <w:noProof/>
              <w:webHidden/>
            </w:rPr>
            <w:fldChar w:fldCharType="separate"/>
          </w:r>
          <w:ins w:id="647" w:author="Sammartano, Marc (BIC USA)" w:date="2015-12-04T16:17:00Z">
            <w:r w:rsidR="007C48A1">
              <w:rPr>
                <w:noProof/>
                <w:webHidden/>
              </w:rPr>
              <w:t>75</w:t>
            </w:r>
          </w:ins>
          <w:ins w:id="648"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649" w:author="Sammartano, Marc (BIC USA)" w:date="2015-12-02T15:17:00Z"/>
              <w:rFonts w:eastAsiaTheme="minorEastAsia"/>
              <w:noProof/>
            </w:rPr>
          </w:pPr>
          <w:ins w:id="6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"_Toc436832932"</w:instrText>
            </w:r>
            <w:r w:rsidRPr="00E7654A">
              <w:rPr>
                <w:rStyle w:val="Hyperlink"/>
                <w:noProof/>
              </w:rPr>
              <w:instrText xml:space="preserve"> </w:instrText>
            </w:r>
            <w:r w:rsidRPr="00E7654A">
              <w:rPr>
                <w:rStyle w:val="Hyperlink"/>
                <w:noProof/>
              </w:rPr>
              <w:fldChar w:fldCharType="separate"/>
            </w:r>
            <w:r w:rsidRPr="00E7654A">
              <w:rPr>
                <w:rStyle w:val="Hyperlink"/>
                <w:noProof/>
              </w:rPr>
              <w:t>Program Control Commands</w:t>
            </w:r>
            <w:r>
              <w:rPr>
                <w:noProof/>
                <w:webHidden/>
              </w:rPr>
              <w:tab/>
            </w:r>
            <w:r>
              <w:rPr>
                <w:noProof/>
                <w:webHidden/>
              </w:rPr>
              <w:fldChar w:fldCharType="begin"/>
            </w:r>
            <w:r>
              <w:rPr>
                <w:noProof/>
                <w:webHidden/>
              </w:rPr>
              <w:instrText xml:space="preserve"> PAGEREF _Toc436832932 \h </w:instrText>
            </w:r>
          </w:ins>
          <w:r>
            <w:rPr>
              <w:noProof/>
              <w:webHidden/>
            </w:rPr>
          </w:r>
          <w:r>
            <w:rPr>
              <w:noProof/>
              <w:webHidden/>
            </w:rPr>
            <w:fldChar w:fldCharType="separate"/>
          </w:r>
          <w:ins w:id="651" w:author="Sammartano, Marc (BIC USA)" w:date="2015-12-04T16:17:00Z">
            <w:r w:rsidR="007C48A1">
              <w:rPr>
                <w:noProof/>
                <w:webHidden/>
              </w:rPr>
              <w:t>76</w:t>
            </w:r>
          </w:ins>
          <w:ins w:id="6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53" w:author="Sammartano, Marc (BIC USA)" w:date="2015-12-02T15:17:00Z"/>
              <w:rFonts w:eastAsiaTheme="minorEastAsia"/>
              <w:noProof/>
            </w:rPr>
          </w:pPr>
          <w:ins w:id="6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"_Toc436832933"</w:instrText>
            </w:r>
            <w:r w:rsidRPr="00E7654A">
              <w:rPr>
                <w:rStyle w:val="Hyperlink"/>
                <w:noProof/>
              </w:rPr>
              <w:instrText xml:space="preserve"> </w:instrText>
            </w:r>
            <w:r w:rsidRPr="00E7654A">
              <w:rPr>
                <w:rStyle w:val="Hyperlink"/>
                <w:noProof/>
              </w:rPr>
              <w:fldChar w:fldCharType="separate"/>
            </w:r>
            <w:r w:rsidRPr="00E7654A">
              <w:rPr>
                <w:rStyle w:val="Hyperlink"/>
                <w:noProof/>
              </w:rPr>
              <w:t>If / Then / Else / Elseif / Endif</w:t>
            </w:r>
            <w:r>
              <w:rPr>
                <w:noProof/>
                <w:webHidden/>
              </w:rPr>
              <w:tab/>
            </w:r>
            <w:r>
              <w:rPr>
                <w:noProof/>
                <w:webHidden/>
              </w:rPr>
              <w:fldChar w:fldCharType="begin"/>
            </w:r>
            <w:r>
              <w:rPr>
                <w:noProof/>
                <w:webHidden/>
              </w:rPr>
              <w:instrText xml:space="preserve"> PAGEREF _Toc436832933 \h </w:instrText>
            </w:r>
          </w:ins>
          <w:r>
            <w:rPr>
              <w:noProof/>
              <w:webHidden/>
            </w:rPr>
          </w:r>
          <w:r>
            <w:rPr>
              <w:noProof/>
              <w:webHidden/>
            </w:rPr>
            <w:fldChar w:fldCharType="separate"/>
          </w:r>
          <w:ins w:id="655" w:author="Sammartano, Marc (BIC USA)" w:date="2015-12-04T16:17:00Z">
            <w:r w:rsidR="007C48A1">
              <w:rPr>
                <w:noProof/>
                <w:webHidden/>
              </w:rPr>
              <w:t>76</w:t>
            </w:r>
          </w:ins>
          <w:ins w:id="65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57" w:author="Sammartano, Marc (BIC USA)" w:date="2015-12-02T15:17:00Z"/>
              <w:rFonts w:eastAsiaTheme="minorEastAsia"/>
              <w:noProof/>
            </w:rPr>
          </w:pPr>
          <w:ins w:id="6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"_Toc436832934"</w:instrText>
            </w:r>
            <w:r w:rsidRPr="00E7654A">
              <w:rPr>
                <w:rStyle w:val="Hyperlink"/>
                <w:noProof/>
              </w:rPr>
              <w:instrText xml:space="preserve"> </w:instrText>
            </w:r>
            <w:r w:rsidRPr="00E7654A">
              <w:rPr>
                <w:rStyle w:val="Hyperlink"/>
                <w:noProof/>
              </w:rPr>
              <w:fldChar w:fldCharType="separate"/>
            </w:r>
            <w:r w:rsidRPr="00E7654A">
              <w:rPr>
                <w:rStyle w:val="Hyperlink"/>
                <w:noProof/>
              </w:rPr>
              <w:t>If / Then / Else</w:t>
            </w:r>
            <w:r>
              <w:rPr>
                <w:noProof/>
                <w:webHidden/>
              </w:rPr>
              <w:tab/>
            </w:r>
            <w:r>
              <w:rPr>
                <w:noProof/>
                <w:webHidden/>
              </w:rPr>
              <w:fldChar w:fldCharType="begin"/>
            </w:r>
            <w:r>
              <w:rPr>
                <w:noProof/>
                <w:webHidden/>
              </w:rPr>
              <w:instrText xml:space="preserve"> PAGEREF _Toc436832934 \h </w:instrText>
            </w:r>
          </w:ins>
          <w:r>
            <w:rPr>
              <w:noProof/>
              <w:webHidden/>
            </w:rPr>
          </w:r>
          <w:r>
            <w:rPr>
              <w:noProof/>
              <w:webHidden/>
            </w:rPr>
            <w:fldChar w:fldCharType="separate"/>
          </w:r>
          <w:ins w:id="659" w:author="Sammartano, Marc (BIC USA)" w:date="2015-12-04T16:17:00Z">
            <w:r w:rsidR="007C48A1">
              <w:rPr>
                <w:noProof/>
                <w:webHidden/>
              </w:rPr>
              <w:t>76</w:t>
            </w:r>
          </w:ins>
          <w:ins w:id="6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61" w:author="Sammartano, Marc (BIC USA)" w:date="2015-12-02T15:17:00Z"/>
              <w:rFonts w:eastAsiaTheme="minorEastAsia"/>
              <w:noProof/>
            </w:rPr>
          </w:pPr>
          <w:ins w:id="6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"_Toc436832935"</w:instrText>
            </w:r>
            <w:r w:rsidRPr="00E7654A">
              <w:rPr>
                <w:rStyle w:val="Hyperlink"/>
                <w:noProof/>
              </w:rPr>
              <w:instrText xml:space="preserve"> </w:instrText>
            </w:r>
            <w:r w:rsidRPr="00E7654A">
              <w:rPr>
                <w:rStyle w:val="Hyperlink"/>
                <w:noProof/>
              </w:rPr>
              <w:fldChar w:fldCharType="separate"/>
            </w:r>
            <w:r w:rsidRPr="00E7654A">
              <w:rPr>
                <w:rStyle w:val="Hyperlink"/>
                <w:noProof/>
              </w:rPr>
              <w:t>For - To - Step / Next</w:t>
            </w:r>
            <w:r>
              <w:rPr>
                <w:noProof/>
                <w:webHidden/>
              </w:rPr>
              <w:tab/>
            </w:r>
            <w:r>
              <w:rPr>
                <w:noProof/>
                <w:webHidden/>
              </w:rPr>
              <w:fldChar w:fldCharType="begin"/>
            </w:r>
            <w:r>
              <w:rPr>
                <w:noProof/>
                <w:webHidden/>
              </w:rPr>
              <w:instrText xml:space="preserve"> PAGEREF _Toc436832935 \h </w:instrText>
            </w:r>
          </w:ins>
          <w:r>
            <w:rPr>
              <w:noProof/>
              <w:webHidden/>
            </w:rPr>
          </w:r>
          <w:r>
            <w:rPr>
              <w:noProof/>
              <w:webHidden/>
            </w:rPr>
            <w:fldChar w:fldCharType="separate"/>
          </w:r>
          <w:ins w:id="663" w:author="Sammartano, Marc (BIC USA)" w:date="2015-12-04T16:17:00Z">
            <w:r w:rsidR="007C48A1">
              <w:rPr>
                <w:noProof/>
                <w:webHidden/>
              </w:rPr>
              <w:t>77</w:t>
            </w:r>
          </w:ins>
          <w:ins w:id="6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65" w:author="Sammartano, Marc (BIC USA)" w:date="2015-12-02T15:17:00Z"/>
              <w:rFonts w:eastAsiaTheme="minorEastAsia"/>
              <w:noProof/>
            </w:rPr>
          </w:pPr>
          <w:ins w:id="6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"_Toc436832936"</w:instrText>
            </w:r>
            <w:r w:rsidRPr="00E7654A">
              <w:rPr>
                <w:rStyle w:val="Hyperlink"/>
                <w:noProof/>
              </w:rPr>
              <w:instrText xml:space="preserve"> </w:instrText>
            </w:r>
            <w:r w:rsidRPr="00E7654A">
              <w:rPr>
                <w:rStyle w:val="Hyperlink"/>
                <w:noProof/>
              </w:rPr>
              <w:fldChar w:fldCharType="separate"/>
            </w:r>
            <w:r w:rsidRPr="00E7654A">
              <w:rPr>
                <w:rStyle w:val="Hyperlink"/>
                <w:noProof/>
              </w:rPr>
              <w:t>F_N.continue</w:t>
            </w:r>
            <w:r>
              <w:rPr>
                <w:noProof/>
                <w:webHidden/>
              </w:rPr>
              <w:tab/>
            </w:r>
            <w:r>
              <w:rPr>
                <w:noProof/>
                <w:webHidden/>
              </w:rPr>
              <w:fldChar w:fldCharType="begin"/>
            </w:r>
            <w:r>
              <w:rPr>
                <w:noProof/>
                <w:webHidden/>
              </w:rPr>
              <w:instrText xml:space="preserve"> PAGEREF _Toc436832936 \h </w:instrText>
            </w:r>
          </w:ins>
          <w:r>
            <w:rPr>
              <w:noProof/>
              <w:webHidden/>
            </w:rPr>
          </w:r>
          <w:r>
            <w:rPr>
              <w:noProof/>
              <w:webHidden/>
            </w:rPr>
            <w:fldChar w:fldCharType="separate"/>
          </w:r>
          <w:ins w:id="667" w:author="Sammartano, Marc (BIC USA)" w:date="2015-12-04T16:17:00Z">
            <w:r w:rsidR="007C48A1">
              <w:rPr>
                <w:noProof/>
                <w:webHidden/>
              </w:rPr>
              <w:t>78</w:t>
            </w:r>
          </w:ins>
          <w:ins w:id="6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69" w:author="Sammartano, Marc (BIC USA)" w:date="2015-12-02T15:17:00Z"/>
              <w:rFonts w:eastAsiaTheme="minorEastAsia"/>
              <w:noProof/>
            </w:rPr>
          </w:pPr>
          <w:ins w:id="6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"_Toc436832937"</w:instrText>
            </w:r>
            <w:r w:rsidRPr="00E7654A">
              <w:rPr>
                <w:rStyle w:val="Hyperlink"/>
                <w:noProof/>
              </w:rPr>
              <w:instrText xml:space="preserve"> </w:instrText>
            </w:r>
            <w:r w:rsidRPr="00E7654A">
              <w:rPr>
                <w:rStyle w:val="Hyperlink"/>
                <w:noProof/>
              </w:rPr>
              <w:fldChar w:fldCharType="separate"/>
            </w:r>
            <w:r w:rsidRPr="00E7654A">
              <w:rPr>
                <w:rStyle w:val="Hyperlink"/>
                <w:noProof/>
              </w:rPr>
              <w:t>F_N.break</w:t>
            </w:r>
            <w:r>
              <w:rPr>
                <w:noProof/>
                <w:webHidden/>
              </w:rPr>
              <w:tab/>
            </w:r>
            <w:r>
              <w:rPr>
                <w:noProof/>
                <w:webHidden/>
              </w:rPr>
              <w:fldChar w:fldCharType="begin"/>
            </w:r>
            <w:r>
              <w:rPr>
                <w:noProof/>
                <w:webHidden/>
              </w:rPr>
              <w:instrText xml:space="preserve"> PAGEREF _Toc436832937 \h </w:instrText>
            </w:r>
          </w:ins>
          <w:r>
            <w:rPr>
              <w:noProof/>
              <w:webHidden/>
            </w:rPr>
          </w:r>
          <w:r>
            <w:rPr>
              <w:noProof/>
              <w:webHidden/>
            </w:rPr>
            <w:fldChar w:fldCharType="separate"/>
          </w:r>
          <w:ins w:id="671" w:author="Sammartano, Marc (BIC USA)" w:date="2015-12-04T16:17:00Z">
            <w:r w:rsidR="007C48A1">
              <w:rPr>
                <w:noProof/>
                <w:webHidden/>
              </w:rPr>
              <w:t>78</w:t>
            </w:r>
          </w:ins>
          <w:ins w:id="6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73" w:author="Sammartano, Marc (BIC USA)" w:date="2015-12-02T15:17:00Z"/>
              <w:rFonts w:eastAsiaTheme="minorEastAsia"/>
              <w:noProof/>
            </w:rPr>
          </w:pPr>
          <w:ins w:id="6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"_Toc436832938"</w:instrText>
            </w:r>
            <w:r w:rsidRPr="00E7654A">
              <w:rPr>
                <w:rStyle w:val="Hyperlink"/>
                <w:noProof/>
              </w:rPr>
              <w:instrText xml:space="preserve"> </w:instrText>
            </w:r>
            <w:r w:rsidRPr="00E7654A">
              <w:rPr>
                <w:rStyle w:val="Hyperlink"/>
                <w:noProof/>
              </w:rPr>
              <w:fldChar w:fldCharType="separate"/>
            </w:r>
            <w:r w:rsidRPr="00E7654A">
              <w:rPr>
                <w:rStyle w:val="Hyperlink"/>
                <w:noProof/>
              </w:rPr>
              <w:t>While &lt;lexp&gt; / Repeat</w:t>
            </w:r>
            <w:r>
              <w:rPr>
                <w:noProof/>
                <w:webHidden/>
              </w:rPr>
              <w:tab/>
            </w:r>
            <w:r>
              <w:rPr>
                <w:noProof/>
                <w:webHidden/>
              </w:rPr>
              <w:fldChar w:fldCharType="begin"/>
            </w:r>
            <w:r>
              <w:rPr>
                <w:noProof/>
                <w:webHidden/>
              </w:rPr>
              <w:instrText xml:space="preserve"> PAGEREF _Toc436832938 \h </w:instrText>
            </w:r>
          </w:ins>
          <w:r>
            <w:rPr>
              <w:noProof/>
              <w:webHidden/>
            </w:rPr>
          </w:r>
          <w:r>
            <w:rPr>
              <w:noProof/>
              <w:webHidden/>
            </w:rPr>
            <w:fldChar w:fldCharType="separate"/>
          </w:r>
          <w:ins w:id="675" w:author="Sammartano, Marc (BIC USA)" w:date="2015-12-04T16:17:00Z">
            <w:r w:rsidR="007C48A1">
              <w:rPr>
                <w:noProof/>
                <w:webHidden/>
              </w:rPr>
              <w:t>78</w:t>
            </w:r>
          </w:ins>
          <w:ins w:id="6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77" w:author="Sammartano, Marc (BIC USA)" w:date="2015-12-02T15:17:00Z"/>
              <w:rFonts w:eastAsiaTheme="minorEastAsia"/>
              <w:noProof/>
            </w:rPr>
          </w:pPr>
          <w:ins w:id="6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"_Toc436832939"</w:instrText>
            </w:r>
            <w:r w:rsidRPr="00E7654A">
              <w:rPr>
                <w:rStyle w:val="Hyperlink"/>
                <w:noProof/>
              </w:rPr>
              <w:instrText xml:space="preserve"> </w:instrText>
            </w:r>
            <w:r w:rsidRPr="00E7654A">
              <w:rPr>
                <w:rStyle w:val="Hyperlink"/>
                <w:noProof/>
              </w:rPr>
              <w:fldChar w:fldCharType="separate"/>
            </w:r>
            <w:r w:rsidRPr="00E7654A">
              <w:rPr>
                <w:rStyle w:val="Hyperlink"/>
                <w:noProof/>
              </w:rPr>
              <w:t>W_R.continue</w:t>
            </w:r>
            <w:r>
              <w:rPr>
                <w:noProof/>
                <w:webHidden/>
              </w:rPr>
              <w:tab/>
            </w:r>
            <w:r>
              <w:rPr>
                <w:noProof/>
                <w:webHidden/>
              </w:rPr>
              <w:fldChar w:fldCharType="begin"/>
            </w:r>
            <w:r>
              <w:rPr>
                <w:noProof/>
                <w:webHidden/>
              </w:rPr>
              <w:instrText xml:space="preserve"> PAGEREF _Toc436832939 \h </w:instrText>
            </w:r>
          </w:ins>
          <w:r>
            <w:rPr>
              <w:noProof/>
              <w:webHidden/>
            </w:rPr>
          </w:r>
          <w:r>
            <w:rPr>
              <w:noProof/>
              <w:webHidden/>
            </w:rPr>
            <w:fldChar w:fldCharType="separate"/>
          </w:r>
          <w:ins w:id="679" w:author="Sammartano, Marc (BIC USA)" w:date="2015-12-04T16:17:00Z">
            <w:r w:rsidR="007C48A1">
              <w:rPr>
                <w:noProof/>
                <w:webHidden/>
              </w:rPr>
              <w:t>78</w:t>
            </w:r>
          </w:ins>
          <w:ins w:id="6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81" w:author="Sammartano, Marc (BIC USA)" w:date="2015-12-02T15:17:00Z"/>
              <w:rFonts w:eastAsiaTheme="minorEastAsia"/>
              <w:noProof/>
            </w:rPr>
          </w:pPr>
          <w:ins w:id="6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"_Toc436832940"</w:instrText>
            </w:r>
            <w:r w:rsidRPr="00E7654A">
              <w:rPr>
                <w:rStyle w:val="Hyperlink"/>
                <w:noProof/>
              </w:rPr>
              <w:instrText xml:space="preserve"> </w:instrText>
            </w:r>
            <w:r w:rsidRPr="00E7654A">
              <w:rPr>
                <w:rStyle w:val="Hyperlink"/>
                <w:noProof/>
              </w:rPr>
              <w:fldChar w:fldCharType="separate"/>
            </w:r>
            <w:r w:rsidRPr="00E7654A">
              <w:rPr>
                <w:rStyle w:val="Hyperlink"/>
                <w:noProof/>
              </w:rPr>
              <w:t>W_R.break</w:t>
            </w:r>
            <w:r>
              <w:rPr>
                <w:noProof/>
                <w:webHidden/>
              </w:rPr>
              <w:tab/>
            </w:r>
            <w:r>
              <w:rPr>
                <w:noProof/>
                <w:webHidden/>
              </w:rPr>
              <w:fldChar w:fldCharType="begin"/>
            </w:r>
            <w:r>
              <w:rPr>
                <w:noProof/>
                <w:webHidden/>
              </w:rPr>
              <w:instrText xml:space="preserve"> PAGEREF _Toc436832940 \h </w:instrText>
            </w:r>
          </w:ins>
          <w:r>
            <w:rPr>
              <w:noProof/>
              <w:webHidden/>
            </w:rPr>
          </w:r>
          <w:r>
            <w:rPr>
              <w:noProof/>
              <w:webHidden/>
            </w:rPr>
            <w:fldChar w:fldCharType="separate"/>
          </w:r>
          <w:ins w:id="683" w:author="Sammartano, Marc (BIC USA)" w:date="2015-12-04T16:17:00Z">
            <w:r w:rsidR="007C48A1">
              <w:rPr>
                <w:noProof/>
                <w:webHidden/>
              </w:rPr>
              <w:t>78</w:t>
            </w:r>
          </w:ins>
          <w:ins w:id="6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85" w:author="Sammartano, Marc (BIC USA)" w:date="2015-12-02T15:17:00Z"/>
              <w:rFonts w:eastAsiaTheme="minorEastAsia"/>
              <w:noProof/>
            </w:rPr>
          </w:pPr>
          <w:ins w:id="6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"_Toc436832941"</w:instrText>
            </w:r>
            <w:r w:rsidRPr="00E7654A">
              <w:rPr>
                <w:rStyle w:val="Hyperlink"/>
                <w:noProof/>
              </w:rPr>
              <w:instrText xml:space="preserve"> </w:instrText>
            </w:r>
            <w:r w:rsidRPr="00E7654A">
              <w:rPr>
                <w:rStyle w:val="Hyperlink"/>
                <w:noProof/>
              </w:rPr>
              <w:fldChar w:fldCharType="separate"/>
            </w:r>
            <w:r w:rsidRPr="00E7654A">
              <w:rPr>
                <w:rStyle w:val="Hyperlink"/>
                <w:noProof/>
              </w:rPr>
              <w:t>Do / Until &lt;lexp&gt;</w:t>
            </w:r>
            <w:r>
              <w:rPr>
                <w:noProof/>
                <w:webHidden/>
              </w:rPr>
              <w:tab/>
            </w:r>
            <w:r>
              <w:rPr>
                <w:noProof/>
                <w:webHidden/>
              </w:rPr>
              <w:fldChar w:fldCharType="begin"/>
            </w:r>
            <w:r>
              <w:rPr>
                <w:noProof/>
                <w:webHidden/>
              </w:rPr>
              <w:instrText xml:space="preserve"> PAGEREF _Toc436832941 \h </w:instrText>
            </w:r>
          </w:ins>
          <w:r>
            <w:rPr>
              <w:noProof/>
              <w:webHidden/>
            </w:rPr>
          </w:r>
          <w:r>
            <w:rPr>
              <w:noProof/>
              <w:webHidden/>
            </w:rPr>
            <w:fldChar w:fldCharType="separate"/>
          </w:r>
          <w:ins w:id="687" w:author="Sammartano, Marc (BIC USA)" w:date="2015-12-04T16:17:00Z">
            <w:r w:rsidR="007C48A1">
              <w:rPr>
                <w:noProof/>
                <w:webHidden/>
              </w:rPr>
              <w:t>78</w:t>
            </w:r>
          </w:ins>
          <w:ins w:id="6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89" w:author="Sammartano, Marc (BIC USA)" w:date="2015-12-02T15:17:00Z"/>
              <w:rFonts w:eastAsiaTheme="minorEastAsia"/>
              <w:noProof/>
            </w:rPr>
          </w:pPr>
          <w:ins w:id="6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"_Toc436832942"</w:instrText>
            </w:r>
            <w:r w:rsidRPr="00E7654A">
              <w:rPr>
                <w:rStyle w:val="Hyperlink"/>
                <w:noProof/>
              </w:rPr>
              <w:instrText xml:space="preserve"> </w:instrText>
            </w:r>
            <w:r w:rsidRPr="00E7654A">
              <w:rPr>
                <w:rStyle w:val="Hyperlink"/>
                <w:noProof/>
              </w:rPr>
              <w:fldChar w:fldCharType="separate"/>
            </w:r>
            <w:r w:rsidRPr="00E7654A">
              <w:rPr>
                <w:rStyle w:val="Hyperlink"/>
                <w:noProof/>
              </w:rPr>
              <w:t>D_U.continue</w:t>
            </w:r>
            <w:r>
              <w:rPr>
                <w:noProof/>
                <w:webHidden/>
              </w:rPr>
              <w:tab/>
            </w:r>
            <w:r>
              <w:rPr>
                <w:noProof/>
                <w:webHidden/>
              </w:rPr>
              <w:fldChar w:fldCharType="begin"/>
            </w:r>
            <w:r>
              <w:rPr>
                <w:noProof/>
                <w:webHidden/>
              </w:rPr>
              <w:instrText xml:space="preserve"> PAGEREF _Toc436832942 \h </w:instrText>
            </w:r>
          </w:ins>
          <w:r>
            <w:rPr>
              <w:noProof/>
              <w:webHidden/>
            </w:rPr>
          </w:r>
          <w:r>
            <w:rPr>
              <w:noProof/>
              <w:webHidden/>
            </w:rPr>
            <w:fldChar w:fldCharType="separate"/>
          </w:r>
          <w:ins w:id="691" w:author="Sammartano, Marc (BIC USA)" w:date="2015-12-04T16:17:00Z">
            <w:r w:rsidR="007C48A1">
              <w:rPr>
                <w:noProof/>
                <w:webHidden/>
              </w:rPr>
              <w:t>79</w:t>
            </w:r>
          </w:ins>
          <w:ins w:id="6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93" w:author="Sammartano, Marc (BIC USA)" w:date="2015-12-02T15:17:00Z"/>
              <w:rFonts w:eastAsiaTheme="minorEastAsia"/>
              <w:noProof/>
            </w:rPr>
          </w:pPr>
          <w:ins w:id="6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"_Toc436832943"</w:instrText>
            </w:r>
            <w:r w:rsidRPr="00E7654A">
              <w:rPr>
                <w:rStyle w:val="Hyperlink"/>
                <w:noProof/>
              </w:rPr>
              <w:instrText xml:space="preserve"> </w:instrText>
            </w:r>
            <w:r w:rsidRPr="00E7654A">
              <w:rPr>
                <w:rStyle w:val="Hyperlink"/>
                <w:noProof/>
              </w:rPr>
              <w:fldChar w:fldCharType="separate"/>
            </w:r>
            <w:r w:rsidRPr="00E7654A">
              <w:rPr>
                <w:rStyle w:val="Hyperlink"/>
                <w:noProof/>
              </w:rPr>
              <w:t>D_U.break</w:t>
            </w:r>
            <w:r>
              <w:rPr>
                <w:noProof/>
                <w:webHidden/>
              </w:rPr>
              <w:tab/>
            </w:r>
            <w:r>
              <w:rPr>
                <w:noProof/>
                <w:webHidden/>
              </w:rPr>
              <w:fldChar w:fldCharType="begin"/>
            </w:r>
            <w:r>
              <w:rPr>
                <w:noProof/>
                <w:webHidden/>
              </w:rPr>
              <w:instrText xml:space="preserve"> PAGEREF _Toc436832943 \h </w:instrText>
            </w:r>
          </w:ins>
          <w:r>
            <w:rPr>
              <w:noProof/>
              <w:webHidden/>
            </w:rPr>
          </w:r>
          <w:r>
            <w:rPr>
              <w:noProof/>
              <w:webHidden/>
            </w:rPr>
            <w:fldChar w:fldCharType="separate"/>
          </w:r>
          <w:ins w:id="695" w:author="Sammartano, Marc (BIC USA)" w:date="2015-12-04T16:17:00Z">
            <w:r w:rsidR="007C48A1">
              <w:rPr>
                <w:noProof/>
                <w:webHidden/>
              </w:rPr>
              <w:t>79</w:t>
            </w:r>
          </w:ins>
          <w:ins w:id="6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697" w:author="Sammartano, Marc (BIC USA)" w:date="2015-12-02T15:17:00Z"/>
              <w:rFonts w:eastAsiaTheme="minorEastAsia"/>
              <w:noProof/>
            </w:rPr>
          </w:pPr>
          <w:ins w:id="6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"_Toc436832944"</w:instrText>
            </w:r>
            <w:r w:rsidRPr="00E7654A">
              <w:rPr>
                <w:rStyle w:val="Hyperlink"/>
                <w:noProof/>
              </w:rPr>
              <w:instrText xml:space="preserve"> </w:instrText>
            </w:r>
            <w:r w:rsidRPr="00E7654A">
              <w:rPr>
                <w:rStyle w:val="Hyperlink"/>
                <w:noProof/>
              </w:rPr>
              <w:fldChar w:fldCharType="separate"/>
            </w:r>
            <w:r w:rsidRPr="00E7654A">
              <w:rPr>
                <w:rStyle w:val="Hyperlink"/>
                <w:noProof/>
              </w:rPr>
              <w:t>Labels, GOTO, GOSUB, and RETURN: Traditional BASIC</w:t>
            </w:r>
            <w:r>
              <w:rPr>
                <w:noProof/>
                <w:webHidden/>
              </w:rPr>
              <w:tab/>
            </w:r>
            <w:r>
              <w:rPr>
                <w:noProof/>
                <w:webHidden/>
              </w:rPr>
              <w:fldChar w:fldCharType="begin"/>
            </w:r>
            <w:r>
              <w:rPr>
                <w:noProof/>
                <w:webHidden/>
              </w:rPr>
              <w:instrText xml:space="preserve"> PAGEREF _Toc436832944 \h </w:instrText>
            </w:r>
          </w:ins>
          <w:r>
            <w:rPr>
              <w:noProof/>
              <w:webHidden/>
            </w:rPr>
          </w:r>
          <w:r>
            <w:rPr>
              <w:noProof/>
              <w:webHidden/>
            </w:rPr>
            <w:fldChar w:fldCharType="separate"/>
          </w:r>
          <w:ins w:id="699" w:author="Sammartano, Marc (BIC USA)" w:date="2015-12-04T16:17:00Z">
            <w:r w:rsidR="007C48A1">
              <w:rPr>
                <w:noProof/>
                <w:webHidden/>
              </w:rPr>
              <w:t>79</w:t>
            </w:r>
          </w:ins>
          <w:ins w:id="70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01" w:author="Sammartano, Marc (BIC USA)" w:date="2015-12-02T15:17:00Z"/>
              <w:rFonts w:eastAsiaTheme="minorEastAsia"/>
              <w:noProof/>
            </w:rPr>
          </w:pPr>
          <w:ins w:id="7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"_Toc436832945"</w:instrText>
            </w:r>
            <w:r w:rsidRPr="00E7654A">
              <w:rPr>
                <w:rStyle w:val="Hyperlink"/>
                <w:noProof/>
              </w:rPr>
              <w:instrText xml:space="preserve"> </w:instrText>
            </w:r>
            <w:r w:rsidRPr="00E7654A">
              <w:rPr>
                <w:rStyle w:val="Hyperlink"/>
                <w:noProof/>
              </w:rPr>
              <w:fldChar w:fldCharType="separate"/>
            </w:r>
            <w:r w:rsidRPr="00E7654A">
              <w:rPr>
                <w:rStyle w:val="Hyperlink"/>
                <w:noProof/>
              </w:rPr>
              <w:t>Label</w:t>
            </w:r>
            <w:r>
              <w:rPr>
                <w:noProof/>
                <w:webHidden/>
              </w:rPr>
              <w:tab/>
            </w:r>
            <w:r>
              <w:rPr>
                <w:noProof/>
                <w:webHidden/>
              </w:rPr>
              <w:fldChar w:fldCharType="begin"/>
            </w:r>
            <w:r>
              <w:rPr>
                <w:noProof/>
                <w:webHidden/>
              </w:rPr>
              <w:instrText xml:space="preserve"> PAGEREF _Toc436832945 \h </w:instrText>
            </w:r>
          </w:ins>
          <w:r>
            <w:rPr>
              <w:noProof/>
              <w:webHidden/>
            </w:rPr>
          </w:r>
          <w:r>
            <w:rPr>
              <w:noProof/>
              <w:webHidden/>
            </w:rPr>
            <w:fldChar w:fldCharType="separate"/>
          </w:r>
          <w:ins w:id="703" w:author="Sammartano, Marc (BIC USA)" w:date="2015-12-04T16:17:00Z">
            <w:r w:rsidR="007C48A1">
              <w:rPr>
                <w:noProof/>
                <w:webHidden/>
              </w:rPr>
              <w:t>79</w:t>
            </w:r>
          </w:ins>
          <w:ins w:id="7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05" w:author="Sammartano, Marc (BIC USA)" w:date="2015-12-02T15:17:00Z"/>
              <w:rFonts w:eastAsiaTheme="minorEastAsia"/>
              <w:noProof/>
            </w:rPr>
          </w:pPr>
          <w:ins w:id="7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"_Toc436832946"</w:instrText>
            </w:r>
            <w:r w:rsidRPr="00E7654A">
              <w:rPr>
                <w:rStyle w:val="Hyperlink"/>
                <w:noProof/>
              </w:rPr>
              <w:instrText xml:space="preserve"> </w:instrText>
            </w:r>
            <w:r w:rsidRPr="00E7654A">
              <w:rPr>
                <w:rStyle w:val="Hyperlink"/>
                <w:noProof/>
              </w:rPr>
              <w:fldChar w:fldCharType="separate"/>
            </w:r>
            <w:r w:rsidRPr="00E7654A">
              <w:rPr>
                <w:rStyle w:val="Hyperlink"/>
                <w:noProof/>
              </w:rPr>
              <w:t>GoTo &lt;label&gt;</w:t>
            </w:r>
            <w:r>
              <w:rPr>
                <w:noProof/>
                <w:webHidden/>
              </w:rPr>
              <w:tab/>
            </w:r>
            <w:r>
              <w:rPr>
                <w:noProof/>
                <w:webHidden/>
              </w:rPr>
              <w:fldChar w:fldCharType="begin"/>
            </w:r>
            <w:r>
              <w:rPr>
                <w:noProof/>
                <w:webHidden/>
              </w:rPr>
              <w:instrText xml:space="preserve"> PAGEREF _Toc436832946 \h </w:instrText>
            </w:r>
          </w:ins>
          <w:r>
            <w:rPr>
              <w:noProof/>
              <w:webHidden/>
            </w:rPr>
          </w:r>
          <w:r>
            <w:rPr>
              <w:noProof/>
              <w:webHidden/>
            </w:rPr>
            <w:fldChar w:fldCharType="separate"/>
          </w:r>
          <w:ins w:id="707" w:author="Sammartano, Marc (BIC USA)" w:date="2015-12-04T16:17:00Z">
            <w:r w:rsidR="007C48A1">
              <w:rPr>
                <w:noProof/>
                <w:webHidden/>
              </w:rPr>
              <w:t>80</w:t>
            </w:r>
          </w:ins>
          <w:ins w:id="7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09" w:author="Sammartano, Marc (BIC USA)" w:date="2015-12-02T15:17:00Z"/>
              <w:rFonts w:eastAsiaTheme="minorEastAsia"/>
              <w:noProof/>
            </w:rPr>
          </w:pPr>
          <w:ins w:id="7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"_Toc436832947"</w:instrText>
            </w:r>
            <w:r w:rsidRPr="00E7654A">
              <w:rPr>
                <w:rStyle w:val="Hyperlink"/>
                <w:noProof/>
              </w:rPr>
              <w:instrText xml:space="preserve"> </w:instrText>
            </w:r>
            <w:r w:rsidRPr="00E7654A">
              <w:rPr>
                <w:rStyle w:val="Hyperlink"/>
                <w:noProof/>
              </w:rPr>
              <w:fldChar w:fldCharType="separate"/>
            </w:r>
            <w:r w:rsidRPr="00E7654A">
              <w:rPr>
                <w:rStyle w:val="Hyperlink"/>
                <w:noProof/>
              </w:rPr>
              <w:t>GoTo &lt;index_nexp&gt;, &lt;label&gt;...</w:t>
            </w:r>
            <w:r>
              <w:rPr>
                <w:noProof/>
                <w:webHidden/>
              </w:rPr>
              <w:tab/>
            </w:r>
            <w:r>
              <w:rPr>
                <w:noProof/>
                <w:webHidden/>
              </w:rPr>
              <w:fldChar w:fldCharType="begin"/>
            </w:r>
            <w:r>
              <w:rPr>
                <w:noProof/>
                <w:webHidden/>
              </w:rPr>
              <w:instrText xml:space="preserve"> PAGEREF _Toc436832947 \h </w:instrText>
            </w:r>
          </w:ins>
          <w:r>
            <w:rPr>
              <w:noProof/>
              <w:webHidden/>
            </w:rPr>
          </w:r>
          <w:r>
            <w:rPr>
              <w:noProof/>
              <w:webHidden/>
            </w:rPr>
            <w:fldChar w:fldCharType="separate"/>
          </w:r>
          <w:ins w:id="711" w:author="Sammartano, Marc (BIC USA)" w:date="2015-12-04T16:17:00Z">
            <w:r w:rsidR="007C48A1">
              <w:rPr>
                <w:noProof/>
                <w:webHidden/>
              </w:rPr>
              <w:t>80</w:t>
            </w:r>
          </w:ins>
          <w:ins w:id="7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13" w:author="Sammartano, Marc (BIC USA)" w:date="2015-12-02T15:17:00Z"/>
              <w:rFonts w:eastAsiaTheme="minorEastAsia"/>
              <w:noProof/>
            </w:rPr>
          </w:pPr>
          <w:ins w:id="7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"_Toc436832948"</w:instrText>
            </w:r>
            <w:r w:rsidRPr="00E7654A">
              <w:rPr>
                <w:rStyle w:val="Hyperlink"/>
                <w:noProof/>
              </w:rPr>
              <w:instrText xml:space="preserve"> </w:instrText>
            </w:r>
            <w:r w:rsidRPr="00E7654A">
              <w:rPr>
                <w:rStyle w:val="Hyperlink"/>
                <w:noProof/>
              </w:rPr>
              <w:fldChar w:fldCharType="separate"/>
            </w:r>
            <w:r w:rsidRPr="00E7654A">
              <w:rPr>
                <w:rStyle w:val="Hyperlink"/>
                <w:noProof/>
              </w:rPr>
              <w:t>GoSub &lt;label&gt; / Return</w:t>
            </w:r>
            <w:r>
              <w:rPr>
                <w:noProof/>
                <w:webHidden/>
              </w:rPr>
              <w:tab/>
            </w:r>
            <w:r>
              <w:rPr>
                <w:noProof/>
                <w:webHidden/>
              </w:rPr>
              <w:fldChar w:fldCharType="begin"/>
            </w:r>
            <w:r>
              <w:rPr>
                <w:noProof/>
                <w:webHidden/>
              </w:rPr>
              <w:instrText xml:space="preserve"> PAGEREF _Toc436832948 \h </w:instrText>
            </w:r>
          </w:ins>
          <w:r>
            <w:rPr>
              <w:noProof/>
              <w:webHidden/>
            </w:rPr>
          </w:r>
          <w:r>
            <w:rPr>
              <w:noProof/>
              <w:webHidden/>
            </w:rPr>
            <w:fldChar w:fldCharType="separate"/>
          </w:r>
          <w:ins w:id="715" w:author="Sammartano, Marc (BIC USA)" w:date="2015-12-04T16:17:00Z">
            <w:r w:rsidR="007C48A1">
              <w:rPr>
                <w:noProof/>
                <w:webHidden/>
              </w:rPr>
              <w:t>80</w:t>
            </w:r>
          </w:ins>
          <w:ins w:id="71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17" w:author="Sammartano, Marc (BIC USA)" w:date="2015-12-02T15:17:00Z"/>
              <w:rFonts w:eastAsiaTheme="minorEastAsia"/>
              <w:noProof/>
            </w:rPr>
          </w:pPr>
          <w:ins w:id="7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"_Toc436832949"</w:instrText>
            </w:r>
            <w:r w:rsidRPr="00E7654A">
              <w:rPr>
                <w:rStyle w:val="Hyperlink"/>
                <w:noProof/>
              </w:rPr>
              <w:instrText xml:space="preserve"> </w:instrText>
            </w:r>
            <w:r w:rsidRPr="00E7654A">
              <w:rPr>
                <w:rStyle w:val="Hyperlink"/>
                <w:noProof/>
              </w:rPr>
              <w:fldChar w:fldCharType="separate"/>
            </w:r>
            <w:r w:rsidRPr="00E7654A">
              <w:rPr>
                <w:rStyle w:val="Hyperlink"/>
                <w:noProof/>
              </w:rPr>
              <w:t>GoSub &lt;index_nexp&gt;, &lt;label&gt;... / Return</w:t>
            </w:r>
            <w:r>
              <w:rPr>
                <w:noProof/>
                <w:webHidden/>
              </w:rPr>
              <w:tab/>
            </w:r>
            <w:r>
              <w:rPr>
                <w:noProof/>
                <w:webHidden/>
              </w:rPr>
              <w:fldChar w:fldCharType="begin"/>
            </w:r>
            <w:r>
              <w:rPr>
                <w:noProof/>
                <w:webHidden/>
              </w:rPr>
              <w:instrText xml:space="preserve"> PAGEREF _Toc436832949 \h </w:instrText>
            </w:r>
          </w:ins>
          <w:r>
            <w:rPr>
              <w:noProof/>
              <w:webHidden/>
            </w:rPr>
          </w:r>
          <w:r>
            <w:rPr>
              <w:noProof/>
              <w:webHidden/>
            </w:rPr>
            <w:fldChar w:fldCharType="separate"/>
          </w:r>
          <w:ins w:id="719" w:author="Sammartano, Marc (BIC USA)" w:date="2015-12-04T16:17:00Z">
            <w:r w:rsidR="007C48A1">
              <w:rPr>
                <w:noProof/>
                <w:webHidden/>
              </w:rPr>
              <w:t>81</w:t>
            </w:r>
          </w:ins>
          <w:ins w:id="7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721" w:author="Sammartano, Marc (BIC USA)" w:date="2015-12-02T15:17:00Z"/>
              <w:rFonts w:eastAsiaTheme="minorEastAsia"/>
              <w:noProof/>
            </w:rPr>
          </w:pPr>
          <w:ins w:id="7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"_Toc436832950"</w:instrText>
            </w:r>
            <w:r w:rsidRPr="00E7654A">
              <w:rPr>
                <w:rStyle w:val="Hyperlink"/>
                <w:noProof/>
              </w:rPr>
              <w:instrText xml:space="preserve"> </w:instrText>
            </w:r>
            <w:r w:rsidRPr="00E7654A">
              <w:rPr>
                <w:rStyle w:val="Hyperlink"/>
                <w:noProof/>
              </w:rPr>
              <w:fldChar w:fldCharType="separate"/>
            </w:r>
            <w:r w:rsidRPr="00E7654A">
              <w:rPr>
                <w:rStyle w:val="Hyperlink"/>
                <w:noProof/>
              </w:rPr>
              <w:t>Using Source Code from Multiple Files</w:t>
            </w:r>
            <w:r>
              <w:rPr>
                <w:noProof/>
                <w:webHidden/>
              </w:rPr>
              <w:tab/>
            </w:r>
            <w:r>
              <w:rPr>
                <w:noProof/>
                <w:webHidden/>
              </w:rPr>
              <w:fldChar w:fldCharType="begin"/>
            </w:r>
            <w:r>
              <w:rPr>
                <w:noProof/>
                <w:webHidden/>
              </w:rPr>
              <w:instrText xml:space="preserve"> PAGEREF _Toc436832950 \h </w:instrText>
            </w:r>
          </w:ins>
          <w:r>
            <w:rPr>
              <w:noProof/>
              <w:webHidden/>
            </w:rPr>
          </w:r>
          <w:r>
            <w:rPr>
              <w:noProof/>
              <w:webHidden/>
            </w:rPr>
            <w:fldChar w:fldCharType="separate"/>
          </w:r>
          <w:ins w:id="723" w:author="Sammartano, Marc (BIC USA)" w:date="2015-12-04T16:17:00Z">
            <w:r w:rsidR="007C48A1">
              <w:rPr>
                <w:noProof/>
                <w:webHidden/>
              </w:rPr>
              <w:t>81</w:t>
            </w:r>
          </w:ins>
          <w:ins w:id="7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25" w:author="Sammartano, Marc (BIC USA)" w:date="2015-12-02T15:17:00Z"/>
              <w:rFonts w:eastAsiaTheme="minorEastAsia"/>
              <w:noProof/>
            </w:rPr>
          </w:pPr>
          <w:ins w:id="7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"_Toc436832951"</w:instrText>
            </w:r>
            <w:r w:rsidRPr="00E7654A">
              <w:rPr>
                <w:rStyle w:val="Hyperlink"/>
                <w:noProof/>
              </w:rPr>
              <w:instrText xml:space="preserve"> </w:instrText>
            </w:r>
            <w:r w:rsidRPr="00E7654A">
              <w:rPr>
                <w:rStyle w:val="Hyperlink"/>
                <w:noProof/>
              </w:rPr>
              <w:fldChar w:fldCharType="separate"/>
            </w:r>
            <w:r w:rsidRPr="00E7654A">
              <w:rPr>
                <w:rStyle w:val="Hyperlink"/>
                <w:noProof/>
              </w:rPr>
              <w:t>Include FilePath</w:t>
            </w:r>
            <w:r>
              <w:rPr>
                <w:noProof/>
                <w:webHidden/>
              </w:rPr>
              <w:tab/>
            </w:r>
            <w:r>
              <w:rPr>
                <w:noProof/>
                <w:webHidden/>
              </w:rPr>
              <w:fldChar w:fldCharType="begin"/>
            </w:r>
            <w:r>
              <w:rPr>
                <w:noProof/>
                <w:webHidden/>
              </w:rPr>
              <w:instrText xml:space="preserve"> PAGEREF _Toc436832951 \h </w:instrText>
            </w:r>
          </w:ins>
          <w:r>
            <w:rPr>
              <w:noProof/>
              <w:webHidden/>
            </w:rPr>
          </w:r>
          <w:r>
            <w:rPr>
              <w:noProof/>
              <w:webHidden/>
            </w:rPr>
            <w:fldChar w:fldCharType="separate"/>
          </w:r>
          <w:ins w:id="727" w:author="Sammartano, Marc (BIC USA)" w:date="2015-12-04T16:17:00Z">
            <w:r w:rsidR="007C48A1">
              <w:rPr>
                <w:noProof/>
                <w:webHidden/>
              </w:rPr>
              <w:t>81</w:t>
            </w:r>
          </w:ins>
          <w:ins w:id="7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29" w:author="Sammartano, Marc (BIC USA)" w:date="2015-12-02T15:17:00Z"/>
              <w:rFonts w:eastAsiaTheme="minorEastAsia"/>
              <w:noProof/>
            </w:rPr>
          </w:pPr>
          <w:ins w:id="7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"_Toc436832952"</w:instrText>
            </w:r>
            <w:r w:rsidRPr="00E7654A">
              <w:rPr>
                <w:rStyle w:val="Hyperlink"/>
                <w:noProof/>
              </w:rPr>
              <w:instrText xml:space="preserve"> </w:instrText>
            </w:r>
            <w:r w:rsidRPr="00E7654A">
              <w:rPr>
                <w:rStyle w:val="Hyperlink"/>
                <w:noProof/>
              </w:rPr>
              <w:fldChar w:fldCharType="separate"/>
            </w:r>
            <w:r w:rsidRPr="00E7654A">
              <w:rPr>
                <w:rStyle w:val="Hyperlink"/>
                <w:noProof/>
              </w:rPr>
              <w:t>Run &lt;filename_sexp&gt; {, &lt;data_sexp&gt;}</w:t>
            </w:r>
            <w:r>
              <w:rPr>
                <w:noProof/>
                <w:webHidden/>
              </w:rPr>
              <w:tab/>
            </w:r>
            <w:r>
              <w:rPr>
                <w:noProof/>
                <w:webHidden/>
              </w:rPr>
              <w:fldChar w:fldCharType="begin"/>
            </w:r>
            <w:r>
              <w:rPr>
                <w:noProof/>
                <w:webHidden/>
              </w:rPr>
              <w:instrText xml:space="preserve"> PAGEREF _Toc436832952 \h </w:instrText>
            </w:r>
          </w:ins>
          <w:r>
            <w:rPr>
              <w:noProof/>
              <w:webHidden/>
            </w:rPr>
          </w:r>
          <w:r>
            <w:rPr>
              <w:noProof/>
              <w:webHidden/>
            </w:rPr>
            <w:fldChar w:fldCharType="separate"/>
          </w:r>
          <w:ins w:id="731" w:author="Sammartano, Marc (BIC USA)" w:date="2015-12-04T16:17:00Z">
            <w:r w:rsidR="007C48A1">
              <w:rPr>
                <w:noProof/>
                <w:webHidden/>
              </w:rPr>
              <w:t>82</w:t>
            </w:r>
          </w:ins>
          <w:ins w:id="7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733" w:author="Sammartano, Marc (BIC USA)" w:date="2015-12-02T15:17:00Z"/>
              <w:rFonts w:eastAsiaTheme="minorEastAsia"/>
              <w:noProof/>
            </w:rPr>
          </w:pPr>
          <w:ins w:id="7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"_Toc436832953"</w:instrText>
            </w:r>
            <w:r w:rsidRPr="00E7654A">
              <w:rPr>
                <w:rStyle w:val="Hyperlink"/>
                <w:noProof/>
              </w:rPr>
              <w:instrText xml:space="preserve"> </w:instrText>
            </w:r>
            <w:r w:rsidRPr="00E7654A">
              <w:rPr>
                <w:rStyle w:val="Hyperlink"/>
                <w:noProof/>
              </w:rPr>
              <w:fldChar w:fldCharType="separate"/>
            </w:r>
            <w:r w:rsidRPr="00E7654A">
              <w:rPr>
                <w:rStyle w:val="Hyperlink"/>
                <w:noProof/>
              </w:rPr>
              <w:t>Switch Commands</w:t>
            </w:r>
            <w:r>
              <w:rPr>
                <w:noProof/>
                <w:webHidden/>
              </w:rPr>
              <w:tab/>
            </w:r>
            <w:r>
              <w:rPr>
                <w:noProof/>
                <w:webHidden/>
              </w:rPr>
              <w:fldChar w:fldCharType="begin"/>
            </w:r>
            <w:r>
              <w:rPr>
                <w:noProof/>
                <w:webHidden/>
              </w:rPr>
              <w:instrText xml:space="preserve"> PAGEREF _Toc436832953 \h </w:instrText>
            </w:r>
          </w:ins>
          <w:r>
            <w:rPr>
              <w:noProof/>
              <w:webHidden/>
            </w:rPr>
          </w:r>
          <w:r>
            <w:rPr>
              <w:noProof/>
              <w:webHidden/>
            </w:rPr>
            <w:fldChar w:fldCharType="separate"/>
          </w:r>
          <w:ins w:id="735" w:author="Sammartano, Marc (BIC USA)" w:date="2015-12-04T16:17:00Z">
            <w:r w:rsidR="007C48A1">
              <w:rPr>
                <w:noProof/>
                <w:webHidden/>
              </w:rPr>
              <w:t>82</w:t>
            </w:r>
          </w:ins>
          <w:ins w:id="7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37" w:author="Sammartano, Marc (BIC USA)" w:date="2015-12-02T15:17:00Z"/>
              <w:rFonts w:eastAsiaTheme="minorEastAsia"/>
              <w:noProof/>
            </w:rPr>
          </w:pPr>
          <w:ins w:id="7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"_Toc436832954"</w:instrText>
            </w:r>
            <w:r w:rsidRPr="00E7654A">
              <w:rPr>
                <w:rStyle w:val="Hyperlink"/>
                <w:noProof/>
              </w:rPr>
              <w:instrText xml:space="preserve"> </w:instrText>
            </w:r>
            <w:r w:rsidRPr="00E7654A">
              <w:rPr>
                <w:rStyle w:val="Hyperlink"/>
                <w:noProof/>
              </w:rPr>
              <w:fldChar w:fldCharType="separate"/>
            </w:r>
            <w:r w:rsidRPr="00E7654A">
              <w:rPr>
                <w:rStyle w:val="Hyperlink"/>
                <w:noProof/>
              </w:rPr>
              <w:t>Nesting Switch Operations</w:t>
            </w:r>
            <w:r>
              <w:rPr>
                <w:noProof/>
                <w:webHidden/>
              </w:rPr>
              <w:tab/>
            </w:r>
            <w:r>
              <w:rPr>
                <w:noProof/>
                <w:webHidden/>
              </w:rPr>
              <w:fldChar w:fldCharType="begin"/>
            </w:r>
            <w:r>
              <w:rPr>
                <w:noProof/>
                <w:webHidden/>
              </w:rPr>
              <w:instrText xml:space="preserve"> PAGEREF _Toc436832954 \h </w:instrText>
            </w:r>
          </w:ins>
          <w:r>
            <w:rPr>
              <w:noProof/>
              <w:webHidden/>
            </w:rPr>
          </w:r>
          <w:r>
            <w:rPr>
              <w:noProof/>
              <w:webHidden/>
            </w:rPr>
            <w:fldChar w:fldCharType="separate"/>
          </w:r>
          <w:ins w:id="739" w:author="Sammartano, Marc (BIC USA)" w:date="2015-12-04T16:17:00Z">
            <w:r w:rsidR="007C48A1">
              <w:rPr>
                <w:noProof/>
                <w:webHidden/>
              </w:rPr>
              <w:t>82</w:t>
            </w:r>
          </w:ins>
          <w:ins w:id="7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41" w:author="Sammartano, Marc (BIC USA)" w:date="2015-12-02T15:17:00Z"/>
              <w:rFonts w:eastAsiaTheme="minorEastAsia"/>
              <w:noProof/>
            </w:rPr>
          </w:pPr>
          <w:ins w:id="7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"_Toc436832955"</w:instrText>
            </w:r>
            <w:r w:rsidRPr="00E7654A">
              <w:rPr>
                <w:rStyle w:val="Hyperlink"/>
                <w:noProof/>
              </w:rPr>
              <w:instrText xml:space="preserve"> </w:instrText>
            </w:r>
            <w:r w:rsidRPr="00E7654A">
              <w:rPr>
                <w:rStyle w:val="Hyperlink"/>
                <w:noProof/>
              </w:rPr>
              <w:fldChar w:fldCharType="separate"/>
            </w:r>
            <w:r w:rsidRPr="00E7654A">
              <w:rPr>
                <w:rStyle w:val="Hyperlink"/>
                <w:noProof/>
              </w:rPr>
              <w:t>Sw.begin &lt;nexp&gt;|&lt;sexp&gt;</w:t>
            </w:r>
            <w:r>
              <w:rPr>
                <w:noProof/>
                <w:webHidden/>
              </w:rPr>
              <w:tab/>
            </w:r>
            <w:r>
              <w:rPr>
                <w:noProof/>
                <w:webHidden/>
              </w:rPr>
              <w:fldChar w:fldCharType="begin"/>
            </w:r>
            <w:r>
              <w:rPr>
                <w:noProof/>
                <w:webHidden/>
              </w:rPr>
              <w:instrText xml:space="preserve"> PAGEREF _Toc436832955 \h </w:instrText>
            </w:r>
          </w:ins>
          <w:r>
            <w:rPr>
              <w:noProof/>
              <w:webHidden/>
            </w:rPr>
          </w:r>
          <w:r>
            <w:rPr>
              <w:noProof/>
              <w:webHidden/>
            </w:rPr>
            <w:fldChar w:fldCharType="separate"/>
          </w:r>
          <w:ins w:id="743" w:author="Sammartano, Marc (BIC USA)" w:date="2015-12-04T16:17:00Z">
            <w:r w:rsidR="007C48A1">
              <w:rPr>
                <w:noProof/>
                <w:webHidden/>
              </w:rPr>
              <w:t>83</w:t>
            </w:r>
          </w:ins>
          <w:ins w:id="7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45" w:author="Sammartano, Marc (BIC USA)" w:date="2015-12-02T15:17:00Z"/>
              <w:rFonts w:eastAsiaTheme="minorEastAsia"/>
              <w:noProof/>
            </w:rPr>
          </w:pPr>
          <w:ins w:id="7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"_Toc436832956"</w:instrText>
            </w:r>
            <w:r w:rsidRPr="00E7654A">
              <w:rPr>
                <w:rStyle w:val="Hyperlink"/>
                <w:noProof/>
              </w:rPr>
              <w:instrText xml:space="preserve"> </w:instrText>
            </w:r>
            <w:r w:rsidRPr="00E7654A">
              <w:rPr>
                <w:rStyle w:val="Hyperlink"/>
                <w:noProof/>
              </w:rPr>
              <w:fldChar w:fldCharType="separate"/>
            </w:r>
            <w:r w:rsidRPr="00E7654A">
              <w:rPr>
                <w:rStyle w:val="Hyperlink"/>
                <w:noProof/>
              </w:rPr>
              <w:t>Sw.case &lt;nexp&gt;|&lt;sexp&gt;</w:t>
            </w:r>
            <w:r>
              <w:rPr>
                <w:noProof/>
                <w:webHidden/>
              </w:rPr>
              <w:tab/>
            </w:r>
            <w:r>
              <w:rPr>
                <w:noProof/>
                <w:webHidden/>
              </w:rPr>
              <w:fldChar w:fldCharType="begin"/>
            </w:r>
            <w:r>
              <w:rPr>
                <w:noProof/>
                <w:webHidden/>
              </w:rPr>
              <w:instrText xml:space="preserve"> PAGEREF _Toc436832956 \h </w:instrText>
            </w:r>
          </w:ins>
          <w:r>
            <w:rPr>
              <w:noProof/>
              <w:webHidden/>
            </w:rPr>
          </w:r>
          <w:r>
            <w:rPr>
              <w:noProof/>
              <w:webHidden/>
            </w:rPr>
            <w:fldChar w:fldCharType="separate"/>
          </w:r>
          <w:ins w:id="747" w:author="Sammartano, Marc (BIC USA)" w:date="2015-12-04T16:17:00Z">
            <w:r w:rsidR="007C48A1">
              <w:rPr>
                <w:noProof/>
                <w:webHidden/>
              </w:rPr>
              <w:t>83</w:t>
            </w:r>
          </w:ins>
          <w:ins w:id="7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49" w:author="Sammartano, Marc (BIC USA)" w:date="2015-12-02T15:17:00Z"/>
              <w:rFonts w:eastAsiaTheme="minorEastAsia"/>
              <w:noProof/>
            </w:rPr>
          </w:pPr>
          <w:ins w:id="7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"_Toc436832957"</w:instrText>
            </w:r>
            <w:r w:rsidRPr="00E7654A">
              <w:rPr>
                <w:rStyle w:val="Hyperlink"/>
                <w:noProof/>
              </w:rPr>
              <w:instrText xml:space="preserve"> </w:instrText>
            </w:r>
            <w:r w:rsidRPr="00E7654A">
              <w:rPr>
                <w:rStyle w:val="Hyperlink"/>
                <w:noProof/>
              </w:rPr>
              <w:fldChar w:fldCharType="separate"/>
            </w:r>
            <w:r w:rsidRPr="00E7654A">
              <w:rPr>
                <w:rStyle w:val="Hyperlink"/>
                <w:noProof/>
              </w:rPr>
              <w:t>Sw.break</w:t>
            </w:r>
            <w:r>
              <w:rPr>
                <w:noProof/>
                <w:webHidden/>
              </w:rPr>
              <w:tab/>
            </w:r>
            <w:r>
              <w:rPr>
                <w:noProof/>
                <w:webHidden/>
              </w:rPr>
              <w:fldChar w:fldCharType="begin"/>
            </w:r>
            <w:r>
              <w:rPr>
                <w:noProof/>
                <w:webHidden/>
              </w:rPr>
              <w:instrText xml:space="preserve"> PAGEREF _Toc436832957 \h </w:instrText>
            </w:r>
          </w:ins>
          <w:r>
            <w:rPr>
              <w:noProof/>
              <w:webHidden/>
            </w:rPr>
          </w:r>
          <w:r>
            <w:rPr>
              <w:noProof/>
              <w:webHidden/>
            </w:rPr>
            <w:fldChar w:fldCharType="separate"/>
          </w:r>
          <w:ins w:id="751" w:author="Sammartano, Marc (BIC USA)" w:date="2015-12-04T16:17:00Z">
            <w:r w:rsidR="007C48A1">
              <w:rPr>
                <w:noProof/>
                <w:webHidden/>
              </w:rPr>
              <w:t>83</w:t>
            </w:r>
          </w:ins>
          <w:ins w:id="7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53" w:author="Sammartano, Marc (BIC USA)" w:date="2015-12-02T15:17:00Z"/>
              <w:rFonts w:eastAsiaTheme="minorEastAsia"/>
              <w:noProof/>
            </w:rPr>
          </w:pPr>
          <w:ins w:id="7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"_Toc436832958"</w:instrText>
            </w:r>
            <w:r w:rsidRPr="00E7654A">
              <w:rPr>
                <w:rStyle w:val="Hyperlink"/>
                <w:noProof/>
              </w:rPr>
              <w:instrText xml:space="preserve"> </w:instrText>
            </w:r>
            <w:r w:rsidRPr="00E7654A">
              <w:rPr>
                <w:rStyle w:val="Hyperlink"/>
                <w:noProof/>
              </w:rPr>
              <w:fldChar w:fldCharType="separate"/>
            </w:r>
            <w:r w:rsidRPr="00E7654A">
              <w:rPr>
                <w:rStyle w:val="Hyperlink"/>
                <w:noProof/>
              </w:rPr>
              <w:t>Sw.default</w:t>
            </w:r>
            <w:r>
              <w:rPr>
                <w:noProof/>
                <w:webHidden/>
              </w:rPr>
              <w:tab/>
            </w:r>
            <w:r>
              <w:rPr>
                <w:noProof/>
                <w:webHidden/>
              </w:rPr>
              <w:fldChar w:fldCharType="begin"/>
            </w:r>
            <w:r>
              <w:rPr>
                <w:noProof/>
                <w:webHidden/>
              </w:rPr>
              <w:instrText xml:space="preserve"> PAGEREF _Toc436832958 \h </w:instrText>
            </w:r>
          </w:ins>
          <w:r>
            <w:rPr>
              <w:noProof/>
              <w:webHidden/>
            </w:rPr>
          </w:r>
          <w:r>
            <w:rPr>
              <w:noProof/>
              <w:webHidden/>
            </w:rPr>
            <w:fldChar w:fldCharType="separate"/>
          </w:r>
          <w:ins w:id="755" w:author="Sammartano, Marc (BIC USA)" w:date="2015-12-04T16:17:00Z">
            <w:r w:rsidR="007C48A1">
              <w:rPr>
                <w:noProof/>
                <w:webHidden/>
              </w:rPr>
              <w:t>83</w:t>
            </w:r>
          </w:ins>
          <w:ins w:id="7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57" w:author="Sammartano, Marc (BIC USA)" w:date="2015-12-02T15:17:00Z"/>
              <w:rFonts w:eastAsiaTheme="minorEastAsia"/>
              <w:noProof/>
            </w:rPr>
          </w:pPr>
          <w:ins w:id="7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"_Toc436832959"</w:instrText>
            </w:r>
            <w:r w:rsidRPr="00E7654A">
              <w:rPr>
                <w:rStyle w:val="Hyperlink"/>
                <w:noProof/>
              </w:rPr>
              <w:instrText xml:space="preserve"> </w:instrText>
            </w:r>
            <w:r w:rsidRPr="00E7654A">
              <w:rPr>
                <w:rStyle w:val="Hyperlink"/>
                <w:noProof/>
              </w:rPr>
              <w:fldChar w:fldCharType="separate"/>
            </w:r>
            <w:r w:rsidRPr="00E7654A">
              <w:rPr>
                <w:rStyle w:val="Hyperlink"/>
                <w:noProof/>
              </w:rPr>
              <w:t>Sw.end</w:t>
            </w:r>
            <w:r>
              <w:rPr>
                <w:noProof/>
                <w:webHidden/>
              </w:rPr>
              <w:tab/>
            </w:r>
            <w:r>
              <w:rPr>
                <w:noProof/>
                <w:webHidden/>
              </w:rPr>
              <w:fldChar w:fldCharType="begin"/>
            </w:r>
            <w:r>
              <w:rPr>
                <w:noProof/>
                <w:webHidden/>
              </w:rPr>
              <w:instrText xml:space="preserve"> PAGEREF _Toc436832959 \h </w:instrText>
            </w:r>
          </w:ins>
          <w:r>
            <w:rPr>
              <w:noProof/>
              <w:webHidden/>
            </w:rPr>
          </w:r>
          <w:r>
            <w:rPr>
              <w:noProof/>
              <w:webHidden/>
            </w:rPr>
            <w:fldChar w:fldCharType="separate"/>
          </w:r>
          <w:ins w:id="759" w:author="Sammartano, Marc (BIC USA)" w:date="2015-12-04T16:17:00Z">
            <w:r w:rsidR="007C48A1">
              <w:rPr>
                <w:noProof/>
                <w:webHidden/>
              </w:rPr>
              <w:t>83</w:t>
            </w:r>
          </w:ins>
          <w:ins w:id="7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761" w:author="Sammartano, Marc (BIC USA)" w:date="2015-12-02T15:17:00Z"/>
              <w:rFonts w:eastAsiaTheme="minorEastAsia"/>
              <w:noProof/>
            </w:rPr>
          </w:pPr>
          <w:ins w:id="7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"_Toc436832960"</w:instrText>
            </w:r>
            <w:r w:rsidRPr="00E7654A">
              <w:rPr>
                <w:rStyle w:val="Hyperlink"/>
                <w:noProof/>
              </w:rPr>
              <w:instrText xml:space="preserve"> </w:instrText>
            </w:r>
            <w:r w:rsidRPr="00E7654A">
              <w:rPr>
                <w:rStyle w:val="Hyperlink"/>
                <w:noProof/>
              </w:rPr>
              <w:fldChar w:fldCharType="separate"/>
            </w:r>
            <w:r w:rsidRPr="00E7654A">
              <w:rPr>
                <w:rStyle w:val="Hyperlink"/>
                <w:noProof/>
              </w:rPr>
              <w:t>OnError:</w:t>
            </w:r>
            <w:r>
              <w:rPr>
                <w:noProof/>
                <w:webHidden/>
              </w:rPr>
              <w:tab/>
            </w:r>
            <w:r>
              <w:rPr>
                <w:noProof/>
                <w:webHidden/>
              </w:rPr>
              <w:fldChar w:fldCharType="begin"/>
            </w:r>
            <w:r>
              <w:rPr>
                <w:noProof/>
                <w:webHidden/>
              </w:rPr>
              <w:instrText xml:space="preserve"> PAGEREF _Toc436832960 \h </w:instrText>
            </w:r>
          </w:ins>
          <w:r>
            <w:rPr>
              <w:noProof/>
              <w:webHidden/>
            </w:rPr>
          </w:r>
          <w:r>
            <w:rPr>
              <w:noProof/>
              <w:webHidden/>
            </w:rPr>
            <w:fldChar w:fldCharType="separate"/>
          </w:r>
          <w:ins w:id="763" w:author="Sammartano, Marc (BIC USA)" w:date="2015-12-04T16:17:00Z">
            <w:r w:rsidR="007C48A1">
              <w:rPr>
                <w:noProof/>
                <w:webHidden/>
              </w:rPr>
              <w:t>83</w:t>
            </w:r>
          </w:ins>
          <w:ins w:id="7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765" w:author="Sammartano, Marc (BIC USA)" w:date="2015-12-02T15:17:00Z"/>
              <w:rFonts w:eastAsiaTheme="minorEastAsia"/>
              <w:noProof/>
            </w:rPr>
          </w:pPr>
          <w:ins w:id="766"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"_Toc436832961"</w:instrText>
            </w:r>
            <w:r w:rsidRPr="00E7654A">
              <w:rPr>
                <w:rStyle w:val="Hyperlink"/>
                <w:noProof/>
              </w:rPr>
              <w:instrText xml:space="preserve"> </w:instrText>
            </w:r>
            <w:r w:rsidRPr="00E7654A">
              <w:rPr>
                <w:rStyle w:val="Hyperlink"/>
                <w:noProof/>
              </w:rPr>
              <w:fldChar w:fldCharType="separate"/>
            </w:r>
            <w:r w:rsidRPr="00E7654A">
              <w:rPr>
                <w:rStyle w:val="Hyperlink"/>
                <w:noProof/>
              </w:rPr>
              <w:t>OnConsoleTouch:</w:t>
            </w:r>
            <w:r>
              <w:rPr>
                <w:noProof/>
                <w:webHidden/>
              </w:rPr>
              <w:tab/>
            </w:r>
            <w:r>
              <w:rPr>
                <w:noProof/>
                <w:webHidden/>
              </w:rPr>
              <w:fldChar w:fldCharType="begin"/>
            </w:r>
            <w:r>
              <w:rPr>
                <w:noProof/>
                <w:webHidden/>
              </w:rPr>
              <w:instrText xml:space="preserve"> PAGEREF _Toc436832961 \h </w:instrText>
            </w:r>
          </w:ins>
          <w:r>
            <w:rPr>
              <w:noProof/>
              <w:webHidden/>
            </w:rPr>
          </w:r>
          <w:r>
            <w:rPr>
              <w:noProof/>
              <w:webHidden/>
            </w:rPr>
            <w:fldChar w:fldCharType="separate"/>
          </w:r>
          <w:ins w:id="767" w:author="Sammartano, Marc (BIC USA)" w:date="2015-12-04T16:17:00Z">
            <w:r w:rsidR="007C48A1">
              <w:rPr>
                <w:noProof/>
                <w:webHidden/>
              </w:rPr>
              <w:t>84</w:t>
            </w:r>
          </w:ins>
          <w:ins w:id="76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69" w:author="Sammartano, Marc (BIC USA)" w:date="2015-12-02T15:17:00Z"/>
              <w:rFonts w:eastAsiaTheme="minorEastAsia"/>
              <w:noProof/>
            </w:rPr>
          </w:pPr>
          <w:ins w:id="7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"_Toc436832962"</w:instrText>
            </w:r>
            <w:r w:rsidRPr="00E7654A">
              <w:rPr>
                <w:rStyle w:val="Hyperlink"/>
                <w:noProof/>
              </w:rPr>
              <w:instrText xml:space="preserve"> </w:instrText>
            </w:r>
            <w:r w:rsidRPr="00E7654A">
              <w:rPr>
                <w:rStyle w:val="Hyperlink"/>
                <w:noProof/>
              </w:rPr>
              <w:fldChar w:fldCharType="separate"/>
            </w:r>
            <w:r w:rsidRPr="00E7654A">
              <w:rPr>
                <w:rStyle w:val="Hyperlink"/>
                <w:noProof/>
              </w:rPr>
              <w:t>ConsoleTouch.resume</w:t>
            </w:r>
            <w:r>
              <w:rPr>
                <w:noProof/>
                <w:webHidden/>
              </w:rPr>
              <w:tab/>
            </w:r>
            <w:r>
              <w:rPr>
                <w:noProof/>
                <w:webHidden/>
              </w:rPr>
              <w:fldChar w:fldCharType="begin"/>
            </w:r>
            <w:r>
              <w:rPr>
                <w:noProof/>
                <w:webHidden/>
              </w:rPr>
              <w:instrText xml:space="preserve"> PAGEREF _Toc436832962 \h </w:instrText>
            </w:r>
          </w:ins>
          <w:r>
            <w:rPr>
              <w:noProof/>
              <w:webHidden/>
            </w:rPr>
          </w:r>
          <w:r>
            <w:rPr>
              <w:noProof/>
              <w:webHidden/>
            </w:rPr>
            <w:fldChar w:fldCharType="separate"/>
          </w:r>
          <w:ins w:id="771" w:author="Sammartano, Marc (BIC USA)" w:date="2015-12-04T16:17:00Z">
            <w:r w:rsidR="007C48A1">
              <w:rPr>
                <w:noProof/>
                <w:webHidden/>
              </w:rPr>
              <w:t>84</w:t>
            </w:r>
          </w:ins>
          <w:ins w:id="7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773" w:author="Sammartano, Marc (BIC USA)" w:date="2015-12-02T15:17:00Z"/>
              <w:rFonts w:eastAsiaTheme="minorEastAsia"/>
              <w:noProof/>
            </w:rPr>
          </w:pPr>
          <w:ins w:id="7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"_Toc436832963"</w:instrText>
            </w:r>
            <w:r w:rsidRPr="00E7654A">
              <w:rPr>
                <w:rStyle w:val="Hyperlink"/>
                <w:noProof/>
              </w:rPr>
              <w:instrText xml:space="preserve"> </w:instrText>
            </w:r>
            <w:r w:rsidRPr="00E7654A">
              <w:rPr>
                <w:rStyle w:val="Hyperlink"/>
                <w:noProof/>
              </w:rPr>
              <w:fldChar w:fldCharType="separate"/>
            </w:r>
            <w:r w:rsidRPr="00E7654A">
              <w:rPr>
                <w:rStyle w:val="Hyperlink"/>
                <w:noProof/>
              </w:rPr>
              <w:t>OnBackKey:</w:t>
            </w:r>
            <w:r>
              <w:rPr>
                <w:noProof/>
                <w:webHidden/>
              </w:rPr>
              <w:tab/>
            </w:r>
            <w:r>
              <w:rPr>
                <w:noProof/>
                <w:webHidden/>
              </w:rPr>
              <w:fldChar w:fldCharType="begin"/>
            </w:r>
            <w:r>
              <w:rPr>
                <w:noProof/>
                <w:webHidden/>
              </w:rPr>
              <w:instrText xml:space="preserve"> PAGEREF _Toc436832963 \h </w:instrText>
            </w:r>
          </w:ins>
          <w:r>
            <w:rPr>
              <w:noProof/>
              <w:webHidden/>
            </w:rPr>
          </w:r>
          <w:r>
            <w:rPr>
              <w:noProof/>
              <w:webHidden/>
            </w:rPr>
            <w:fldChar w:fldCharType="separate"/>
          </w:r>
          <w:ins w:id="775" w:author="Sammartano, Marc (BIC USA)" w:date="2015-12-04T16:17:00Z">
            <w:r w:rsidR="007C48A1">
              <w:rPr>
                <w:noProof/>
                <w:webHidden/>
              </w:rPr>
              <w:t>84</w:t>
            </w:r>
          </w:ins>
          <w:ins w:id="77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77" w:author="Sammartano, Marc (BIC USA)" w:date="2015-12-02T15:17:00Z"/>
              <w:rFonts w:eastAsiaTheme="minorEastAsia"/>
              <w:noProof/>
            </w:rPr>
          </w:pPr>
          <w:ins w:id="7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"_Toc436832964"</w:instrText>
            </w:r>
            <w:r w:rsidRPr="00E7654A">
              <w:rPr>
                <w:rStyle w:val="Hyperlink"/>
                <w:noProof/>
              </w:rPr>
              <w:instrText xml:space="preserve"> </w:instrText>
            </w:r>
            <w:r w:rsidRPr="00E7654A">
              <w:rPr>
                <w:rStyle w:val="Hyperlink"/>
                <w:noProof/>
              </w:rPr>
              <w:fldChar w:fldCharType="separate"/>
            </w:r>
            <w:r w:rsidRPr="00E7654A">
              <w:rPr>
                <w:rStyle w:val="Hyperlink"/>
                <w:noProof/>
              </w:rPr>
              <w:t>Back.resume</w:t>
            </w:r>
            <w:r>
              <w:rPr>
                <w:noProof/>
                <w:webHidden/>
              </w:rPr>
              <w:tab/>
            </w:r>
            <w:r>
              <w:rPr>
                <w:noProof/>
                <w:webHidden/>
              </w:rPr>
              <w:fldChar w:fldCharType="begin"/>
            </w:r>
            <w:r>
              <w:rPr>
                <w:noProof/>
                <w:webHidden/>
              </w:rPr>
              <w:instrText xml:space="preserve"> PAGEREF _Toc436832964 \h </w:instrText>
            </w:r>
          </w:ins>
          <w:r>
            <w:rPr>
              <w:noProof/>
              <w:webHidden/>
            </w:rPr>
          </w:r>
          <w:r>
            <w:rPr>
              <w:noProof/>
              <w:webHidden/>
            </w:rPr>
            <w:fldChar w:fldCharType="separate"/>
          </w:r>
          <w:ins w:id="779" w:author="Sammartano, Marc (BIC USA)" w:date="2015-12-04T16:17:00Z">
            <w:r w:rsidR="007C48A1">
              <w:rPr>
                <w:noProof/>
                <w:webHidden/>
              </w:rPr>
              <w:t>84</w:t>
            </w:r>
          </w:ins>
          <w:ins w:id="7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781" w:author="Sammartano, Marc (BIC USA)" w:date="2015-12-02T15:17:00Z"/>
              <w:rFonts w:eastAsiaTheme="minorEastAsia"/>
              <w:noProof/>
            </w:rPr>
          </w:pPr>
          <w:ins w:id="7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"_Toc436832965"</w:instrText>
            </w:r>
            <w:r w:rsidRPr="00E7654A">
              <w:rPr>
                <w:rStyle w:val="Hyperlink"/>
                <w:noProof/>
              </w:rPr>
              <w:instrText xml:space="preserve"> </w:instrText>
            </w:r>
            <w:r w:rsidRPr="00E7654A">
              <w:rPr>
                <w:rStyle w:val="Hyperlink"/>
                <w:noProof/>
              </w:rPr>
              <w:fldChar w:fldCharType="separate"/>
            </w:r>
            <w:r w:rsidRPr="00E7654A">
              <w:rPr>
                <w:rStyle w:val="Hyperlink"/>
                <w:noProof/>
              </w:rPr>
              <w:t>OnMenuKey:</w:t>
            </w:r>
            <w:r>
              <w:rPr>
                <w:noProof/>
                <w:webHidden/>
              </w:rPr>
              <w:tab/>
            </w:r>
            <w:r>
              <w:rPr>
                <w:noProof/>
                <w:webHidden/>
              </w:rPr>
              <w:fldChar w:fldCharType="begin"/>
            </w:r>
            <w:r>
              <w:rPr>
                <w:noProof/>
                <w:webHidden/>
              </w:rPr>
              <w:instrText xml:space="preserve"> PAGEREF _Toc436832965 \h </w:instrText>
            </w:r>
          </w:ins>
          <w:r>
            <w:rPr>
              <w:noProof/>
              <w:webHidden/>
            </w:rPr>
          </w:r>
          <w:r>
            <w:rPr>
              <w:noProof/>
              <w:webHidden/>
            </w:rPr>
            <w:fldChar w:fldCharType="separate"/>
          </w:r>
          <w:ins w:id="783" w:author="Sammartano, Marc (BIC USA)" w:date="2015-12-04T16:17:00Z">
            <w:r w:rsidR="007C48A1">
              <w:rPr>
                <w:noProof/>
                <w:webHidden/>
              </w:rPr>
              <w:t>84</w:t>
            </w:r>
          </w:ins>
          <w:ins w:id="78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85" w:author="Sammartano, Marc (BIC USA)" w:date="2015-12-02T15:17:00Z"/>
              <w:rFonts w:eastAsiaTheme="minorEastAsia"/>
              <w:noProof/>
            </w:rPr>
          </w:pPr>
          <w:ins w:id="7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"_Toc436832966"</w:instrText>
            </w:r>
            <w:r w:rsidRPr="00E7654A">
              <w:rPr>
                <w:rStyle w:val="Hyperlink"/>
                <w:noProof/>
              </w:rPr>
              <w:instrText xml:space="preserve"> </w:instrText>
            </w:r>
            <w:r w:rsidRPr="00E7654A">
              <w:rPr>
                <w:rStyle w:val="Hyperlink"/>
                <w:noProof/>
              </w:rPr>
              <w:fldChar w:fldCharType="separate"/>
            </w:r>
            <w:r w:rsidRPr="00E7654A">
              <w:rPr>
                <w:rStyle w:val="Hyperlink"/>
                <w:noProof/>
              </w:rPr>
              <w:t>MenuKey.resume</w:t>
            </w:r>
            <w:r>
              <w:rPr>
                <w:noProof/>
                <w:webHidden/>
              </w:rPr>
              <w:tab/>
            </w:r>
            <w:r>
              <w:rPr>
                <w:noProof/>
                <w:webHidden/>
              </w:rPr>
              <w:fldChar w:fldCharType="begin"/>
            </w:r>
            <w:r>
              <w:rPr>
                <w:noProof/>
                <w:webHidden/>
              </w:rPr>
              <w:instrText xml:space="preserve"> PAGEREF _Toc436832966 \h </w:instrText>
            </w:r>
          </w:ins>
          <w:r>
            <w:rPr>
              <w:noProof/>
              <w:webHidden/>
            </w:rPr>
          </w:r>
          <w:r>
            <w:rPr>
              <w:noProof/>
              <w:webHidden/>
            </w:rPr>
            <w:fldChar w:fldCharType="separate"/>
          </w:r>
          <w:ins w:id="787" w:author="Sammartano, Marc (BIC USA)" w:date="2015-12-04T16:17:00Z">
            <w:r w:rsidR="007C48A1">
              <w:rPr>
                <w:noProof/>
                <w:webHidden/>
              </w:rPr>
              <w:t>84</w:t>
            </w:r>
          </w:ins>
          <w:ins w:id="7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789" w:author="Sammartano, Marc (BIC USA)" w:date="2015-12-02T15:17:00Z"/>
              <w:rFonts w:eastAsiaTheme="minorEastAsia"/>
              <w:noProof/>
            </w:rPr>
          </w:pPr>
          <w:ins w:id="7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"_Toc436832967"</w:instrText>
            </w:r>
            <w:r w:rsidRPr="00E7654A">
              <w:rPr>
                <w:rStyle w:val="Hyperlink"/>
                <w:noProof/>
              </w:rPr>
              <w:instrText xml:space="preserve"> </w:instrText>
            </w:r>
            <w:r w:rsidRPr="00E7654A">
              <w:rPr>
                <w:rStyle w:val="Hyperlink"/>
                <w:noProof/>
              </w:rPr>
              <w:fldChar w:fldCharType="separate"/>
            </w:r>
            <w:r w:rsidRPr="00E7654A">
              <w:rPr>
                <w:rStyle w:val="Hyperlink"/>
                <w:noProof/>
              </w:rPr>
              <w:t>OnKeyPress:</w:t>
            </w:r>
            <w:r>
              <w:rPr>
                <w:noProof/>
                <w:webHidden/>
              </w:rPr>
              <w:tab/>
            </w:r>
            <w:r>
              <w:rPr>
                <w:noProof/>
                <w:webHidden/>
              </w:rPr>
              <w:fldChar w:fldCharType="begin"/>
            </w:r>
            <w:r>
              <w:rPr>
                <w:noProof/>
                <w:webHidden/>
              </w:rPr>
              <w:instrText xml:space="preserve"> PAGEREF _Toc436832967 \h </w:instrText>
            </w:r>
          </w:ins>
          <w:r>
            <w:rPr>
              <w:noProof/>
              <w:webHidden/>
            </w:rPr>
          </w:r>
          <w:r>
            <w:rPr>
              <w:noProof/>
              <w:webHidden/>
            </w:rPr>
            <w:fldChar w:fldCharType="separate"/>
          </w:r>
          <w:ins w:id="791" w:author="Sammartano, Marc (BIC USA)" w:date="2015-12-04T16:17:00Z">
            <w:r w:rsidR="007C48A1">
              <w:rPr>
                <w:noProof/>
                <w:webHidden/>
              </w:rPr>
              <w:t>84</w:t>
            </w:r>
          </w:ins>
          <w:ins w:id="7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793" w:author="Sammartano, Marc (BIC USA)" w:date="2015-12-02T15:17:00Z"/>
              <w:rFonts w:eastAsiaTheme="minorEastAsia"/>
              <w:noProof/>
            </w:rPr>
          </w:pPr>
          <w:ins w:id="7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"_Toc436832968"</w:instrText>
            </w:r>
            <w:r w:rsidRPr="00E7654A">
              <w:rPr>
                <w:rStyle w:val="Hyperlink"/>
                <w:noProof/>
              </w:rPr>
              <w:instrText xml:space="preserve"> </w:instrText>
            </w:r>
            <w:r w:rsidRPr="00E7654A">
              <w:rPr>
                <w:rStyle w:val="Hyperlink"/>
                <w:noProof/>
              </w:rPr>
              <w:fldChar w:fldCharType="separate"/>
            </w:r>
            <w:r w:rsidRPr="00E7654A">
              <w:rPr>
                <w:rStyle w:val="Hyperlink"/>
                <w:noProof/>
              </w:rPr>
              <w:t>Key.resume</w:t>
            </w:r>
            <w:r>
              <w:rPr>
                <w:noProof/>
                <w:webHidden/>
              </w:rPr>
              <w:tab/>
            </w:r>
            <w:r>
              <w:rPr>
                <w:noProof/>
                <w:webHidden/>
              </w:rPr>
              <w:fldChar w:fldCharType="begin"/>
            </w:r>
            <w:r>
              <w:rPr>
                <w:noProof/>
                <w:webHidden/>
              </w:rPr>
              <w:instrText xml:space="preserve"> PAGEREF _Toc436832968 \h </w:instrText>
            </w:r>
          </w:ins>
          <w:r>
            <w:rPr>
              <w:noProof/>
              <w:webHidden/>
            </w:rPr>
          </w:r>
          <w:r>
            <w:rPr>
              <w:noProof/>
              <w:webHidden/>
            </w:rPr>
            <w:fldChar w:fldCharType="separate"/>
          </w:r>
          <w:ins w:id="795" w:author="Sammartano, Marc (BIC USA)" w:date="2015-12-04T16:17:00Z">
            <w:r w:rsidR="007C48A1">
              <w:rPr>
                <w:noProof/>
                <w:webHidden/>
              </w:rPr>
              <w:t>85</w:t>
            </w:r>
          </w:ins>
          <w:ins w:id="7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797" w:author="Sammartano, Marc (BIC USA)" w:date="2015-12-02T15:17:00Z"/>
              <w:rFonts w:eastAsiaTheme="minorEastAsia"/>
              <w:noProof/>
            </w:rPr>
          </w:pPr>
          <w:ins w:id="7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"_Toc436832969"</w:instrText>
            </w:r>
            <w:r w:rsidRPr="00E7654A">
              <w:rPr>
                <w:rStyle w:val="Hyperlink"/>
                <w:noProof/>
              </w:rPr>
              <w:instrText xml:space="preserve"> </w:instrText>
            </w:r>
            <w:r w:rsidRPr="00E7654A">
              <w:rPr>
                <w:rStyle w:val="Hyperlink"/>
                <w:noProof/>
              </w:rPr>
              <w:fldChar w:fldCharType="separate"/>
            </w:r>
            <w:r w:rsidRPr="00E7654A">
              <w:rPr>
                <w:rStyle w:val="Hyperlink"/>
                <w:noProof/>
              </w:rPr>
              <w:t>End{ &lt;msg_sexp&gt;}</w:t>
            </w:r>
            <w:r>
              <w:rPr>
                <w:noProof/>
                <w:webHidden/>
              </w:rPr>
              <w:tab/>
            </w:r>
            <w:r>
              <w:rPr>
                <w:noProof/>
                <w:webHidden/>
              </w:rPr>
              <w:fldChar w:fldCharType="begin"/>
            </w:r>
            <w:r>
              <w:rPr>
                <w:noProof/>
                <w:webHidden/>
              </w:rPr>
              <w:instrText xml:space="preserve"> PAGEREF _Toc436832969 \h </w:instrText>
            </w:r>
          </w:ins>
          <w:r>
            <w:rPr>
              <w:noProof/>
              <w:webHidden/>
            </w:rPr>
          </w:r>
          <w:r>
            <w:rPr>
              <w:noProof/>
              <w:webHidden/>
            </w:rPr>
            <w:fldChar w:fldCharType="separate"/>
          </w:r>
          <w:ins w:id="799" w:author="Sammartano, Marc (BIC USA)" w:date="2015-12-04T16:17:00Z">
            <w:r w:rsidR="007C48A1">
              <w:rPr>
                <w:noProof/>
                <w:webHidden/>
              </w:rPr>
              <w:t>85</w:t>
            </w:r>
          </w:ins>
          <w:ins w:id="8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01" w:author="Sammartano, Marc (BIC USA)" w:date="2015-12-02T15:17:00Z"/>
              <w:rFonts w:eastAsiaTheme="minorEastAsia"/>
              <w:noProof/>
            </w:rPr>
          </w:pPr>
          <w:ins w:id="8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"_Toc436832970"</w:instrText>
            </w:r>
            <w:r w:rsidRPr="00E7654A">
              <w:rPr>
                <w:rStyle w:val="Hyperlink"/>
                <w:noProof/>
              </w:rPr>
              <w:instrText xml:space="preserve"> </w:instrText>
            </w:r>
            <w:r w:rsidRPr="00E7654A">
              <w:rPr>
                <w:rStyle w:val="Hyperlink"/>
                <w:noProof/>
              </w:rPr>
              <w:fldChar w:fldCharType="separate"/>
            </w:r>
            <w:r w:rsidRPr="00E7654A">
              <w:rPr>
                <w:rStyle w:val="Hyperlink"/>
                <w:noProof/>
              </w:rPr>
              <w:t>Exit</w:t>
            </w:r>
            <w:r>
              <w:rPr>
                <w:noProof/>
                <w:webHidden/>
              </w:rPr>
              <w:tab/>
            </w:r>
            <w:r>
              <w:rPr>
                <w:noProof/>
                <w:webHidden/>
              </w:rPr>
              <w:fldChar w:fldCharType="begin"/>
            </w:r>
            <w:r>
              <w:rPr>
                <w:noProof/>
                <w:webHidden/>
              </w:rPr>
              <w:instrText xml:space="preserve"> PAGEREF _Toc436832970 \h </w:instrText>
            </w:r>
          </w:ins>
          <w:r>
            <w:rPr>
              <w:noProof/>
              <w:webHidden/>
            </w:rPr>
          </w:r>
          <w:r>
            <w:rPr>
              <w:noProof/>
              <w:webHidden/>
            </w:rPr>
            <w:fldChar w:fldCharType="separate"/>
          </w:r>
          <w:ins w:id="803" w:author="Sammartano, Marc (BIC USA)" w:date="2015-12-04T16:17:00Z">
            <w:r w:rsidR="007C48A1">
              <w:rPr>
                <w:noProof/>
                <w:webHidden/>
              </w:rPr>
              <w:t>85</w:t>
            </w:r>
          </w:ins>
          <w:ins w:id="804"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805" w:author="Sammartano, Marc (BIC USA)" w:date="2015-12-02T15:17:00Z"/>
              <w:rFonts w:eastAsiaTheme="minorEastAsia"/>
              <w:noProof/>
            </w:rPr>
          </w:pPr>
          <w:ins w:id="8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"_Toc436832971"</w:instrText>
            </w:r>
            <w:r w:rsidRPr="00E7654A">
              <w:rPr>
                <w:rStyle w:val="Hyperlink"/>
                <w:noProof/>
              </w:rPr>
              <w:instrText xml:space="preserve"> </w:instrText>
            </w:r>
            <w:r w:rsidRPr="00E7654A">
              <w:rPr>
                <w:rStyle w:val="Hyperlink"/>
                <w:noProof/>
              </w:rPr>
              <w:fldChar w:fldCharType="separate"/>
            </w:r>
            <w:r w:rsidRPr="00E7654A">
              <w:rPr>
                <w:rStyle w:val="Hyperlink"/>
                <w:noProof/>
              </w:rPr>
              <w:t>READ – DATA – RESTORE Commands</w:t>
            </w:r>
            <w:r>
              <w:rPr>
                <w:noProof/>
                <w:webHidden/>
              </w:rPr>
              <w:tab/>
            </w:r>
            <w:r>
              <w:rPr>
                <w:noProof/>
                <w:webHidden/>
              </w:rPr>
              <w:fldChar w:fldCharType="begin"/>
            </w:r>
            <w:r>
              <w:rPr>
                <w:noProof/>
                <w:webHidden/>
              </w:rPr>
              <w:instrText xml:space="preserve"> PAGEREF _Toc436832971 \h </w:instrText>
            </w:r>
          </w:ins>
          <w:r>
            <w:rPr>
              <w:noProof/>
              <w:webHidden/>
            </w:rPr>
          </w:r>
          <w:r>
            <w:rPr>
              <w:noProof/>
              <w:webHidden/>
            </w:rPr>
            <w:fldChar w:fldCharType="separate"/>
          </w:r>
          <w:ins w:id="807" w:author="Sammartano, Marc (BIC USA)" w:date="2015-12-04T16:17:00Z">
            <w:r w:rsidR="007C48A1">
              <w:rPr>
                <w:noProof/>
                <w:webHidden/>
              </w:rPr>
              <w:t>85</w:t>
            </w:r>
          </w:ins>
          <w:ins w:id="8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09" w:author="Sammartano, Marc (BIC USA)" w:date="2015-12-02T15:17:00Z"/>
              <w:rFonts w:eastAsiaTheme="minorEastAsia"/>
              <w:noProof/>
            </w:rPr>
          </w:pPr>
          <w:ins w:id="8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"_Toc436832972"</w:instrText>
            </w:r>
            <w:r w:rsidRPr="00E7654A">
              <w:rPr>
                <w:rStyle w:val="Hyperlink"/>
                <w:noProof/>
              </w:rPr>
              <w:instrText xml:space="preserve"> </w:instrText>
            </w:r>
            <w:r w:rsidRPr="00E7654A">
              <w:rPr>
                <w:rStyle w:val="Hyperlink"/>
                <w:noProof/>
              </w:rPr>
              <w:fldChar w:fldCharType="separate"/>
            </w:r>
            <w:r w:rsidRPr="00E7654A">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_Toc436832972 \h </w:instrText>
            </w:r>
          </w:ins>
          <w:r>
            <w:rPr>
              <w:noProof/>
              <w:webHidden/>
            </w:rPr>
          </w:r>
          <w:r>
            <w:rPr>
              <w:noProof/>
              <w:webHidden/>
            </w:rPr>
            <w:fldChar w:fldCharType="separate"/>
          </w:r>
          <w:ins w:id="811" w:author="Sammartano, Marc (BIC USA)" w:date="2015-12-04T16:17:00Z">
            <w:r w:rsidR="007C48A1">
              <w:rPr>
                <w:noProof/>
                <w:webHidden/>
              </w:rPr>
              <w:t>85</w:t>
            </w:r>
          </w:ins>
          <w:ins w:id="81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13" w:author="Sammartano, Marc (BIC USA)" w:date="2015-12-02T15:17:00Z"/>
              <w:rFonts w:eastAsiaTheme="minorEastAsia"/>
              <w:noProof/>
            </w:rPr>
          </w:pPr>
          <w:ins w:id="8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"_Toc436832973"</w:instrText>
            </w:r>
            <w:r w:rsidRPr="00E7654A">
              <w:rPr>
                <w:rStyle w:val="Hyperlink"/>
                <w:noProof/>
              </w:rPr>
              <w:instrText xml:space="preserve"> </w:instrText>
            </w:r>
            <w:r w:rsidRPr="00E7654A">
              <w:rPr>
                <w:rStyle w:val="Hyperlink"/>
                <w:noProof/>
              </w:rPr>
              <w:fldChar w:fldCharType="separate"/>
            </w:r>
            <w:r w:rsidRPr="00E7654A">
              <w:rPr>
                <w:rStyle w:val="Hyperlink"/>
                <w:noProof/>
              </w:rPr>
              <w:t>Read.next &lt;var&gt;, ...</w:t>
            </w:r>
            <w:r>
              <w:rPr>
                <w:noProof/>
                <w:webHidden/>
              </w:rPr>
              <w:tab/>
            </w:r>
            <w:r>
              <w:rPr>
                <w:noProof/>
                <w:webHidden/>
              </w:rPr>
              <w:fldChar w:fldCharType="begin"/>
            </w:r>
            <w:r>
              <w:rPr>
                <w:noProof/>
                <w:webHidden/>
              </w:rPr>
              <w:instrText xml:space="preserve"> PAGEREF _Toc436832973 \h </w:instrText>
            </w:r>
          </w:ins>
          <w:r>
            <w:rPr>
              <w:noProof/>
              <w:webHidden/>
            </w:rPr>
          </w:r>
          <w:r>
            <w:rPr>
              <w:noProof/>
              <w:webHidden/>
            </w:rPr>
            <w:fldChar w:fldCharType="separate"/>
          </w:r>
          <w:ins w:id="815" w:author="Sammartano, Marc (BIC USA)" w:date="2015-12-04T16:17:00Z">
            <w:r w:rsidR="007C48A1">
              <w:rPr>
                <w:noProof/>
                <w:webHidden/>
              </w:rPr>
              <w:t>85</w:t>
            </w:r>
          </w:ins>
          <w:ins w:id="8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17" w:author="Sammartano, Marc (BIC USA)" w:date="2015-12-02T15:17:00Z"/>
              <w:rFonts w:eastAsiaTheme="minorEastAsia"/>
              <w:noProof/>
            </w:rPr>
          </w:pPr>
          <w:ins w:id="8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"_Toc436832974"</w:instrText>
            </w:r>
            <w:r w:rsidRPr="00E7654A">
              <w:rPr>
                <w:rStyle w:val="Hyperlink"/>
                <w:noProof/>
              </w:rPr>
              <w:instrText xml:space="preserve"> </w:instrText>
            </w:r>
            <w:r w:rsidRPr="00E7654A">
              <w:rPr>
                <w:rStyle w:val="Hyperlink"/>
                <w:noProof/>
              </w:rPr>
              <w:fldChar w:fldCharType="separate"/>
            </w:r>
            <w:r w:rsidRPr="00E7654A">
              <w:rPr>
                <w:rStyle w:val="Hyperlink"/>
                <w:noProof/>
              </w:rPr>
              <w:t>Read.from &lt;nexp&gt;</w:t>
            </w:r>
            <w:r>
              <w:rPr>
                <w:noProof/>
                <w:webHidden/>
              </w:rPr>
              <w:tab/>
            </w:r>
            <w:r>
              <w:rPr>
                <w:noProof/>
                <w:webHidden/>
              </w:rPr>
              <w:fldChar w:fldCharType="begin"/>
            </w:r>
            <w:r>
              <w:rPr>
                <w:noProof/>
                <w:webHidden/>
              </w:rPr>
              <w:instrText xml:space="preserve"> PAGEREF _Toc436832974 \h </w:instrText>
            </w:r>
          </w:ins>
          <w:r>
            <w:rPr>
              <w:noProof/>
              <w:webHidden/>
            </w:rPr>
          </w:r>
          <w:r>
            <w:rPr>
              <w:noProof/>
              <w:webHidden/>
            </w:rPr>
            <w:fldChar w:fldCharType="separate"/>
          </w:r>
          <w:ins w:id="819" w:author="Sammartano, Marc (BIC USA)" w:date="2015-12-04T16:17:00Z">
            <w:r w:rsidR="007C48A1">
              <w:rPr>
                <w:noProof/>
                <w:webHidden/>
              </w:rPr>
              <w:t>86</w:t>
            </w:r>
          </w:ins>
          <w:ins w:id="820"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821" w:author="Sammartano, Marc (BIC USA)" w:date="2015-12-02T15:17:00Z"/>
              <w:rFonts w:eastAsiaTheme="minorEastAsia"/>
              <w:noProof/>
            </w:rPr>
          </w:pPr>
          <w:ins w:id="8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"_Toc436832975"</w:instrText>
            </w:r>
            <w:r w:rsidRPr="00E7654A">
              <w:rPr>
                <w:rStyle w:val="Hyperlink"/>
                <w:noProof/>
              </w:rPr>
              <w:instrText xml:space="preserve"> </w:instrText>
            </w:r>
            <w:r w:rsidRPr="00E7654A">
              <w:rPr>
                <w:rStyle w:val="Hyperlink"/>
                <w:noProof/>
              </w:rPr>
              <w:fldChar w:fldCharType="separate"/>
            </w:r>
            <w:r w:rsidRPr="00E7654A">
              <w:rPr>
                <w:rStyle w:val="Hyperlink"/>
                <w:noProof/>
              </w:rPr>
              <w:t>Debug Commands</w:t>
            </w:r>
            <w:r>
              <w:rPr>
                <w:noProof/>
                <w:webHidden/>
              </w:rPr>
              <w:tab/>
            </w:r>
            <w:r>
              <w:rPr>
                <w:noProof/>
                <w:webHidden/>
              </w:rPr>
              <w:fldChar w:fldCharType="begin"/>
            </w:r>
            <w:r>
              <w:rPr>
                <w:noProof/>
                <w:webHidden/>
              </w:rPr>
              <w:instrText xml:space="preserve"> PAGEREF _Toc436832975 \h </w:instrText>
            </w:r>
          </w:ins>
          <w:r>
            <w:rPr>
              <w:noProof/>
              <w:webHidden/>
            </w:rPr>
          </w:r>
          <w:r>
            <w:rPr>
              <w:noProof/>
              <w:webHidden/>
            </w:rPr>
            <w:fldChar w:fldCharType="separate"/>
          </w:r>
          <w:ins w:id="823" w:author="Sammartano, Marc (BIC USA)" w:date="2015-12-04T16:17:00Z">
            <w:r w:rsidR="007C48A1">
              <w:rPr>
                <w:noProof/>
                <w:webHidden/>
              </w:rPr>
              <w:t>86</w:t>
            </w:r>
          </w:ins>
          <w:ins w:id="82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25" w:author="Sammartano, Marc (BIC USA)" w:date="2015-12-02T15:17:00Z"/>
              <w:rFonts w:eastAsiaTheme="minorEastAsia"/>
              <w:noProof/>
            </w:rPr>
          </w:pPr>
          <w:ins w:id="8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"_Toc436832976"</w:instrText>
            </w:r>
            <w:r w:rsidRPr="00E7654A">
              <w:rPr>
                <w:rStyle w:val="Hyperlink"/>
                <w:noProof/>
              </w:rPr>
              <w:instrText xml:space="preserve"> </w:instrText>
            </w:r>
            <w:r w:rsidRPr="00E7654A">
              <w:rPr>
                <w:rStyle w:val="Hyperlink"/>
                <w:noProof/>
              </w:rPr>
              <w:fldChar w:fldCharType="separate"/>
            </w:r>
            <w:r w:rsidRPr="00E7654A">
              <w:rPr>
                <w:rStyle w:val="Hyperlink"/>
                <w:noProof/>
              </w:rPr>
              <w:t>Debug.on</w:t>
            </w:r>
            <w:r>
              <w:rPr>
                <w:noProof/>
                <w:webHidden/>
              </w:rPr>
              <w:tab/>
            </w:r>
            <w:r>
              <w:rPr>
                <w:noProof/>
                <w:webHidden/>
              </w:rPr>
              <w:fldChar w:fldCharType="begin"/>
            </w:r>
            <w:r>
              <w:rPr>
                <w:noProof/>
                <w:webHidden/>
              </w:rPr>
              <w:instrText xml:space="preserve"> PAGEREF _Toc436832976 \h </w:instrText>
            </w:r>
          </w:ins>
          <w:r>
            <w:rPr>
              <w:noProof/>
              <w:webHidden/>
            </w:rPr>
          </w:r>
          <w:r>
            <w:rPr>
              <w:noProof/>
              <w:webHidden/>
            </w:rPr>
            <w:fldChar w:fldCharType="separate"/>
          </w:r>
          <w:ins w:id="827" w:author="Sammartano, Marc (BIC USA)" w:date="2015-12-04T16:17:00Z">
            <w:r w:rsidR="007C48A1">
              <w:rPr>
                <w:noProof/>
                <w:webHidden/>
              </w:rPr>
              <w:t>86</w:t>
            </w:r>
          </w:ins>
          <w:ins w:id="82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29" w:author="Sammartano, Marc (BIC USA)" w:date="2015-12-02T15:17:00Z"/>
              <w:rFonts w:eastAsiaTheme="minorEastAsia"/>
              <w:noProof/>
            </w:rPr>
          </w:pPr>
          <w:ins w:id="8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"_Toc436832977"</w:instrText>
            </w:r>
            <w:r w:rsidRPr="00E7654A">
              <w:rPr>
                <w:rStyle w:val="Hyperlink"/>
                <w:noProof/>
              </w:rPr>
              <w:instrText xml:space="preserve"> </w:instrText>
            </w:r>
            <w:r w:rsidRPr="00E7654A">
              <w:rPr>
                <w:rStyle w:val="Hyperlink"/>
                <w:noProof/>
              </w:rPr>
              <w:fldChar w:fldCharType="separate"/>
            </w:r>
            <w:r w:rsidRPr="00E7654A">
              <w:rPr>
                <w:rStyle w:val="Hyperlink"/>
                <w:noProof/>
              </w:rPr>
              <w:t>Debug.off</w:t>
            </w:r>
            <w:r>
              <w:rPr>
                <w:noProof/>
                <w:webHidden/>
              </w:rPr>
              <w:tab/>
            </w:r>
            <w:r>
              <w:rPr>
                <w:noProof/>
                <w:webHidden/>
              </w:rPr>
              <w:fldChar w:fldCharType="begin"/>
            </w:r>
            <w:r>
              <w:rPr>
                <w:noProof/>
                <w:webHidden/>
              </w:rPr>
              <w:instrText xml:space="preserve"> PAGEREF _Toc436832977 \h </w:instrText>
            </w:r>
          </w:ins>
          <w:r>
            <w:rPr>
              <w:noProof/>
              <w:webHidden/>
            </w:rPr>
          </w:r>
          <w:r>
            <w:rPr>
              <w:noProof/>
              <w:webHidden/>
            </w:rPr>
            <w:fldChar w:fldCharType="separate"/>
          </w:r>
          <w:ins w:id="831" w:author="Sammartano, Marc (BIC USA)" w:date="2015-12-04T16:17:00Z">
            <w:r w:rsidR="007C48A1">
              <w:rPr>
                <w:noProof/>
                <w:webHidden/>
              </w:rPr>
              <w:t>86</w:t>
            </w:r>
          </w:ins>
          <w:ins w:id="8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33" w:author="Sammartano, Marc (BIC USA)" w:date="2015-12-02T15:17:00Z"/>
              <w:rFonts w:eastAsiaTheme="minorEastAsia"/>
              <w:noProof/>
            </w:rPr>
          </w:pPr>
          <w:ins w:id="8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"_Toc436832978"</w:instrText>
            </w:r>
            <w:r w:rsidRPr="00E7654A">
              <w:rPr>
                <w:rStyle w:val="Hyperlink"/>
                <w:noProof/>
              </w:rPr>
              <w:instrText xml:space="preserve"> </w:instrText>
            </w:r>
            <w:r w:rsidRPr="00E7654A">
              <w:rPr>
                <w:rStyle w:val="Hyperlink"/>
                <w:noProof/>
              </w:rPr>
              <w:fldChar w:fldCharType="separate"/>
            </w:r>
            <w:r w:rsidRPr="00E7654A">
              <w:rPr>
                <w:rStyle w:val="Hyperlink"/>
                <w:noProof/>
              </w:rPr>
              <w:t>Debug.echo.on</w:t>
            </w:r>
            <w:r>
              <w:rPr>
                <w:noProof/>
                <w:webHidden/>
              </w:rPr>
              <w:tab/>
            </w:r>
            <w:r>
              <w:rPr>
                <w:noProof/>
                <w:webHidden/>
              </w:rPr>
              <w:fldChar w:fldCharType="begin"/>
            </w:r>
            <w:r>
              <w:rPr>
                <w:noProof/>
                <w:webHidden/>
              </w:rPr>
              <w:instrText xml:space="preserve"> PAGEREF _Toc436832978 \h </w:instrText>
            </w:r>
          </w:ins>
          <w:r>
            <w:rPr>
              <w:noProof/>
              <w:webHidden/>
            </w:rPr>
          </w:r>
          <w:r>
            <w:rPr>
              <w:noProof/>
              <w:webHidden/>
            </w:rPr>
            <w:fldChar w:fldCharType="separate"/>
          </w:r>
          <w:ins w:id="835" w:author="Sammartano, Marc (BIC USA)" w:date="2015-12-04T16:17:00Z">
            <w:r w:rsidR="007C48A1">
              <w:rPr>
                <w:noProof/>
                <w:webHidden/>
              </w:rPr>
              <w:t>86</w:t>
            </w:r>
          </w:ins>
          <w:ins w:id="83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37" w:author="Sammartano, Marc (BIC USA)" w:date="2015-12-02T15:17:00Z"/>
              <w:rFonts w:eastAsiaTheme="minorEastAsia"/>
              <w:noProof/>
            </w:rPr>
          </w:pPr>
          <w:ins w:id="8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"_Toc436832979"</w:instrText>
            </w:r>
            <w:r w:rsidRPr="00E7654A">
              <w:rPr>
                <w:rStyle w:val="Hyperlink"/>
                <w:noProof/>
              </w:rPr>
              <w:instrText xml:space="preserve"> </w:instrText>
            </w:r>
            <w:r w:rsidRPr="00E7654A">
              <w:rPr>
                <w:rStyle w:val="Hyperlink"/>
                <w:noProof/>
              </w:rPr>
              <w:fldChar w:fldCharType="separate"/>
            </w:r>
            <w:r w:rsidRPr="00E7654A">
              <w:rPr>
                <w:rStyle w:val="Hyperlink"/>
                <w:noProof/>
              </w:rPr>
              <w:t>Debug.echo.off</w:t>
            </w:r>
            <w:r>
              <w:rPr>
                <w:noProof/>
                <w:webHidden/>
              </w:rPr>
              <w:tab/>
            </w:r>
            <w:r>
              <w:rPr>
                <w:noProof/>
                <w:webHidden/>
              </w:rPr>
              <w:fldChar w:fldCharType="begin"/>
            </w:r>
            <w:r>
              <w:rPr>
                <w:noProof/>
                <w:webHidden/>
              </w:rPr>
              <w:instrText xml:space="preserve"> PAGEREF _Toc436832979 \h </w:instrText>
            </w:r>
          </w:ins>
          <w:r>
            <w:rPr>
              <w:noProof/>
              <w:webHidden/>
            </w:rPr>
          </w:r>
          <w:r>
            <w:rPr>
              <w:noProof/>
              <w:webHidden/>
            </w:rPr>
            <w:fldChar w:fldCharType="separate"/>
          </w:r>
          <w:ins w:id="839" w:author="Sammartano, Marc (BIC USA)" w:date="2015-12-04T16:17:00Z">
            <w:r w:rsidR="007C48A1">
              <w:rPr>
                <w:noProof/>
                <w:webHidden/>
              </w:rPr>
              <w:t>86</w:t>
            </w:r>
          </w:ins>
          <w:ins w:id="8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41" w:author="Sammartano, Marc (BIC USA)" w:date="2015-12-02T15:17:00Z"/>
              <w:rFonts w:eastAsiaTheme="minorEastAsia"/>
              <w:noProof/>
            </w:rPr>
          </w:pPr>
          <w:ins w:id="8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"_Toc436832980"</w:instrText>
            </w:r>
            <w:r w:rsidRPr="00E7654A">
              <w:rPr>
                <w:rStyle w:val="Hyperlink"/>
                <w:noProof/>
              </w:rPr>
              <w:instrText xml:space="preserve"> </w:instrText>
            </w:r>
            <w:r w:rsidRPr="00E7654A">
              <w:rPr>
                <w:rStyle w:val="Hyperlink"/>
                <w:noProof/>
              </w:rPr>
              <w:fldChar w:fldCharType="separate"/>
            </w:r>
            <w:r w:rsidRPr="00E7654A">
              <w:rPr>
                <w:rStyle w:val="Hyperlink"/>
                <w:noProof/>
              </w:rPr>
              <w:t>Debug.print</w:t>
            </w:r>
            <w:r>
              <w:rPr>
                <w:noProof/>
                <w:webHidden/>
              </w:rPr>
              <w:tab/>
            </w:r>
            <w:r>
              <w:rPr>
                <w:noProof/>
                <w:webHidden/>
              </w:rPr>
              <w:fldChar w:fldCharType="begin"/>
            </w:r>
            <w:r>
              <w:rPr>
                <w:noProof/>
                <w:webHidden/>
              </w:rPr>
              <w:instrText xml:space="preserve"> PAGEREF _Toc436832980 \h </w:instrText>
            </w:r>
          </w:ins>
          <w:r>
            <w:rPr>
              <w:noProof/>
              <w:webHidden/>
            </w:rPr>
          </w:r>
          <w:r>
            <w:rPr>
              <w:noProof/>
              <w:webHidden/>
            </w:rPr>
            <w:fldChar w:fldCharType="separate"/>
          </w:r>
          <w:ins w:id="843" w:author="Sammartano, Marc (BIC USA)" w:date="2015-12-04T16:17:00Z">
            <w:r w:rsidR="007C48A1">
              <w:rPr>
                <w:noProof/>
                <w:webHidden/>
              </w:rPr>
              <w:t>86</w:t>
            </w:r>
          </w:ins>
          <w:ins w:id="84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45" w:author="Sammartano, Marc (BIC USA)" w:date="2015-12-02T15:17:00Z"/>
              <w:rFonts w:eastAsiaTheme="minorEastAsia"/>
              <w:noProof/>
            </w:rPr>
          </w:pPr>
          <w:ins w:id="8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"_Toc436832981"</w:instrText>
            </w:r>
            <w:r w:rsidRPr="00E7654A">
              <w:rPr>
                <w:rStyle w:val="Hyperlink"/>
                <w:noProof/>
              </w:rPr>
              <w:instrText xml:space="preserve"> </w:instrText>
            </w:r>
            <w:r w:rsidRPr="00E7654A">
              <w:rPr>
                <w:rStyle w:val="Hyperlink"/>
                <w:noProof/>
              </w:rPr>
              <w:fldChar w:fldCharType="separate"/>
            </w:r>
            <w:r w:rsidRPr="00E7654A">
              <w:rPr>
                <w:rStyle w:val="Hyperlink"/>
                <w:noProof/>
              </w:rPr>
              <w:t>Debug.dump.scalars</w:t>
            </w:r>
            <w:r>
              <w:rPr>
                <w:noProof/>
                <w:webHidden/>
              </w:rPr>
              <w:tab/>
            </w:r>
            <w:r>
              <w:rPr>
                <w:noProof/>
                <w:webHidden/>
              </w:rPr>
              <w:fldChar w:fldCharType="begin"/>
            </w:r>
            <w:r>
              <w:rPr>
                <w:noProof/>
                <w:webHidden/>
              </w:rPr>
              <w:instrText xml:space="preserve"> PAGEREF _Toc436832981 \h </w:instrText>
            </w:r>
          </w:ins>
          <w:r>
            <w:rPr>
              <w:noProof/>
              <w:webHidden/>
            </w:rPr>
          </w:r>
          <w:r>
            <w:rPr>
              <w:noProof/>
              <w:webHidden/>
            </w:rPr>
            <w:fldChar w:fldCharType="separate"/>
          </w:r>
          <w:ins w:id="847" w:author="Sammartano, Marc (BIC USA)" w:date="2015-12-04T16:17:00Z">
            <w:r w:rsidR="007C48A1">
              <w:rPr>
                <w:noProof/>
                <w:webHidden/>
              </w:rPr>
              <w:t>86</w:t>
            </w:r>
          </w:ins>
          <w:ins w:id="84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49" w:author="Sammartano, Marc (BIC USA)" w:date="2015-12-02T15:17:00Z"/>
              <w:rFonts w:eastAsiaTheme="minorEastAsia"/>
              <w:noProof/>
            </w:rPr>
          </w:pPr>
          <w:ins w:id="8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"_Toc436832982"</w:instrText>
            </w:r>
            <w:r w:rsidRPr="00E7654A">
              <w:rPr>
                <w:rStyle w:val="Hyperlink"/>
                <w:noProof/>
              </w:rPr>
              <w:instrText xml:space="preserve"> </w:instrText>
            </w:r>
            <w:r w:rsidRPr="00E7654A">
              <w:rPr>
                <w:rStyle w:val="Hyperlink"/>
                <w:noProof/>
              </w:rPr>
              <w:fldChar w:fldCharType="separate"/>
            </w:r>
            <w:r w:rsidRPr="00E7654A">
              <w:rPr>
                <w:rStyle w:val="Hyperlink"/>
                <w:noProof/>
              </w:rPr>
              <w:t>Debug.dump.array Array[]</w:t>
            </w:r>
            <w:r>
              <w:rPr>
                <w:noProof/>
                <w:webHidden/>
              </w:rPr>
              <w:tab/>
            </w:r>
            <w:r>
              <w:rPr>
                <w:noProof/>
                <w:webHidden/>
              </w:rPr>
              <w:fldChar w:fldCharType="begin"/>
            </w:r>
            <w:r>
              <w:rPr>
                <w:noProof/>
                <w:webHidden/>
              </w:rPr>
              <w:instrText xml:space="preserve"> PAGEREF _Toc436832982 \h </w:instrText>
            </w:r>
          </w:ins>
          <w:r>
            <w:rPr>
              <w:noProof/>
              <w:webHidden/>
            </w:rPr>
          </w:r>
          <w:r>
            <w:rPr>
              <w:noProof/>
              <w:webHidden/>
            </w:rPr>
            <w:fldChar w:fldCharType="separate"/>
          </w:r>
          <w:ins w:id="851" w:author="Sammartano, Marc (BIC USA)" w:date="2015-12-04T16:17:00Z">
            <w:r w:rsidR="007C48A1">
              <w:rPr>
                <w:noProof/>
                <w:webHidden/>
              </w:rPr>
              <w:t>87</w:t>
            </w:r>
          </w:ins>
          <w:ins w:id="8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53" w:author="Sammartano, Marc (BIC USA)" w:date="2015-12-02T15:17:00Z"/>
              <w:rFonts w:eastAsiaTheme="minorEastAsia"/>
              <w:noProof/>
            </w:rPr>
          </w:pPr>
          <w:ins w:id="8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"_Toc436832983"</w:instrText>
            </w:r>
            <w:r w:rsidRPr="00E7654A">
              <w:rPr>
                <w:rStyle w:val="Hyperlink"/>
                <w:noProof/>
              </w:rPr>
              <w:instrText xml:space="preserve"> </w:instrText>
            </w:r>
            <w:r w:rsidRPr="00E7654A">
              <w:rPr>
                <w:rStyle w:val="Hyperlink"/>
                <w:noProof/>
              </w:rPr>
              <w:fldChar w:fldCharType="separate"/>
            </w:r>
            <w:r w:rsidRPr="00E7654A">
              <w:rPr>
                <w:rStyle w:val="Hyperlink"/>
                <w:noProof/>
              </w:rPr>
              <w:t>Debug.dump.bundle &lt;bundlePtr_nexp&gt;</w:t>
            </w:r>
            <w:r>
              <w:rPr>
                <w:noProof/>
                <w:webHidden/>
              </w:rPr>
              <w:tab/>
            </w:r>
            <w:r>
              <w:rPr>
                <w:noProof/>
                <w:webHidden/>
              </w:rPr>
              <w:fldChar w:fldCharType="begin"/>
            </w:r>
            <w:r>
              <w:rPr>
                <w:noProof/>
                <w:webHidden/>
              </w:rPr>
              <w:instrText xml:space="preserve"> PAGEREF _Toc436832983 \h </w:instrText>
            </w:r>
          </w:ins>
          <w:r>
            <w:rPr>
              <w:noProof/>
              <w:webHidden/>
            </w:rPr>
          </w:r>
          <w:r>
            <w:rPr>
              <w:noProof/>
              <w:webHidden/>
            </w:rPr>
            <w:fldChar w:fldCharType="separate"/>
          </w:r>
          <w:ins w:id="855" w:author="Sammartano, Marc (BIC USA)" w:date="2015-12-04T16:17:00Z">
            <w:r w:rsidR="007C48A1">
              <w:rPr>
                <w:noProof/>
                <w:webHidden/>
              </w:rPr>
              <w:t>87</w:t>
            </w:r>
          </w:ins>
          <w:ins w:id="85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57" w:author="Sammartano, Marc (BIC USA)" w:date="2015-12-02T15:17:00Z"/>
              <w:rFonts w:eastAsiaTheme="minorEastAsia"/>
              <w:noProof/>
            </w:rPr>
          </w:pPr>
          <w:ins w:id="8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"_Toc436832984"</w:instrText>
            </w:r>
            <w:r w:rsidRPr="00E7654A">
              <w:rPr>
                <w:rStyle w:val="Hyperlink"/>
                <w:noProof/>
              </w:rPr>
              <w:instrText xml:space="preserve"> </w:instrText>
            </w:r>
            <w:r w:rsidRPr="00E7654A">
              <w:rPr>
                <w:rStyle w:val="Hyperlink"/>
                <w:noProof/>
              </w:rPr>
              <w:fldChar w:fldCharType="separate"/>
            </w:r>
            <w:r w:rsidRPr="00E7654A">
              <w:rPr>
                <w:rStyle w:val="Hyperlink"/>
                <w:noProof/>
              </w:rPr>
              <w:t>Debug.dump.list &lt;listPtr_nexp&gt;</w:t>
            </w:r>
            <w:r>
              <w:rPr>
                <w:noProof/>
                <w:webHidden/>
              </w:rPr>
              <w:tab/>
            </w:r>
            <w:r>
              <w:rPr>
                <w:noProof/>
                <w:webHidden/>
              </w:rPr>
              <w:fldChar w:fldCharType="begin"/>
            </w:r>
            <w:r>
              <w:rPr>
                <w:noProof/>
                <w:webHidden/>
              </w:rPr>
              <w:instrText xml:space="preserve"> PAGEREF _Toc436832984 \h </w:instrText>
            </w:r>
          </w:ins>
          <w:r>
            <w:rPr>
              <w:noProof/>
              <w:webHidden/>
            </w:rPr>
          </w:r>
          <w:r>
            <w:rPr>
              <w:noProof/>
              <w:webHidden/>
            </w:rPr>
            <w:fldChar w:fldCharType="separate"/>
          </w:r>
          <w:ins w:id="859" w:author="Sammartano, Marc (BIC USA)" w:date="2015-12-04T16:17:00Z">
            <w:r w:rsidR="007C48A1">
              <w:rPr>
                <w:noProof/>
                <w:webHidden/>
              </w:rPr>
              <w:t>87</w:t>
            </w:r>
          </w:ins>
          <w:ins w:id="8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61" w:author="Sammartano, Marc (BIC USA)" w:date="2015-12-02T15:17:00Z"/>
              <w:rFonts w:eastAsiaTheme="minorEastAsia"/>
              <w:noProof/>
            </w:rPr>
          </w:pPr>
          <w:ins w:id="8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"_Toc436832985"</w:instrText>
            </w:r>
            <w:r w:rsidRPr="00E7654A">
              <w:rPr>
                <w:rStyle w:val="Hyperlink"/>
                <w:noProof/>
              </w:rPr>
              <w:instrText xml:space="preserve"> </w:instrText>
            </w:r>
            <w:r w:rsidRPr="00E7654A">
              <w:rPr>
                <w:rStyle w:val="Hyperlink"/>
                <w:noProof/>
              </w:rPr>
              <w:fldChar w:fldCharType="separate"/>
            </w:r>
            <w:r w:rsidRPr="00E7654A">
              <w:rPr>
                <w:rStyle w:val="Hyperlink"/>
                <w:noProof/>
              </w:rPr>
              <w:t>Debug.dump.stack &lt;stackPtr_nexp&gt;</w:t>
            </w:r>
            <w:r>
              <w:rPr>
                <w:noProof/>
                <w:webHidden/>
              </w:rPr>
              <w:tab/>
            </w:r>
            <w:r>
              <w:rPr>
                <w:noProof/>
                <w:webHidden/>
              </w:rPr>
              <w:fldChar w:fldCharType="begin"/>
            </w:r>
            <w:r>
              <w:rPr>
                <w:noProof/>
                <w:webHidden/>
              </w:rPr>
              <w:instrText xml:space="preserve"> PAGEREF _Toc436832985 \h </w:instrText>
            </w:r>
          </w:ins>
          <w:r>
            <w:rPr>
              <w:noProof/>
              <w:webHidden/>
            </w:rPr>
          </w:r>
          <w:r>
            <w:rPr>
              <w:noProof/>
              <w:webHidden/>
            </w:rPr>
            <w:fldChar w:fldCharType="separate"/>
          </w:r>
          <w:ins w:id="863" w:author="Sammartano, Marc (BIC USA)" w:date="2015-12-04T16:17:00Z">
            <w:r w:rsidR="007C48A1">
              <w:rPr>
                <w:noProof/>
                <w:webHidden/>
              </w:rPr>
              <w:t>87</w:t>
            </w:r>
          </w:ins>
          <w:ins w:id="8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65" w:author="Sammartano, Marc (BIC USA)" w:date="2015-12-02T15:17:00Z"/>
              <w:rFonts w:eastAsiaTheme="minorEastAsia"/>
              <w:noProof/>
            </w:rPr>
          </w:pPr>
          <w:ins w:id="8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"_Toc436832986"</w:instrText>
            </w:r>
            <w:r w:rsidRPr="00E7654A">
              <w:rPr>
                <w:rStyle w:val="Hyperlink"/>
                <w:noProof/>
              </w:rPr>
              <w:instrText xml:space="preserve"> </w:instrText>
            </w:r>
            <w:r w:rsidRPr="00E7654A">
              <w:rPr>
                <w:rStyle w:val="Hyperlink"/>
                <w:noProof/>
              </w:rPr>
              <w:fldChar w:fldCharType="separate"/>
            </w:r>
            <w:r w:rsidRPr="00E7654A">
              <w:rPr>
                <w:rStyle w:val="Hyperlink"/>
                <w:noProof/>
              </w:rPr>
              <w:t>Debug.show.scalars</w:t>
            </w:r>
            <w:r>
              <w:rPr>
                <w:noProof/>
                <w:webHidden/>
              </w:rPr>
              <w:tab/>
            </w:r>
            <w:r>
              <w:rPr>
                <w:noProof/>
                <w:webHidden/>
              </w:rPr>
              <w:fldChar w:fldCharType="begin"/>
            </w:r>
            <w:r>
              <w:rPr>
                <w:noProof/>
                <w:webHidden/>
              </w:rPr>
              <w:instrText xml:space="preserve"> PAGEREF _Toc436832986 \h </w:instrText>
            </w:r>
          </w:ins>
          <w:r>
            <w:rPr>
              <w:noProof/>
              <w:webHidden/>
            </w:rPr>
          </w:r>
          <w:r>
            <w:rPr>
              <w:noProof/>
              <w:webHidden/>
            </w:rPr>
            <w:fldChar w:fldCharType="separate"/>
          </w:r>
          <w:ins w:id="867" w:author="Sammartano, Marc (BIC USA)" w:date="2015-12-04T16:17:00Z">
            <w:r w:rsidR="007C48A1">
              <w:rPr>
                <w:noProof/>
                <w:webHidden/>
              </w:rPr>
              <w:t>87</w:t>
            </w:r>
          </w:ins>
          <w:ins w:id="8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69" w:author="Sammartano, Marc (BIC USA)" w:date="2015-12-02T15:17:00Z"/>
              <w:rFonts w:eastAsiaTheme="minorEastAsia"/>
              <w:noProof/>
            </w:rPr>
          </w:pPr>
          <w:ins w:id="8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"_Toc436832987"</w:instrText>
            </w:r>
            <w:r w:rsidRPr="00E7654A">
              <w:rPr>
                <w:rStyle w:val="Hyperlink"/>
                <w:noProof/>
              </w:rPr>
              <w:instrText xml:space="preserve"> </w:instrText>
            </w:r>
            <w:r w:rsidRPr="00E7654A">
              <w:rPr>
                <w:rStyle w:val="Hyperlink"/>
                <w:noProof/>
              </w:rPr>
              <w:fldChar w:fldCharType="separate"/>
            </w:r>
            <w:r w:rsidRPr="00E7654A">
              <w:rPr>
                <w:rStyle w:val="Hyperlink"/>
                <w:noProof/>
              </w:rPr>
              <w:t>Debug.show.array Array[]</w:t>
            </w:r>
            <w:r>
              <w:rPr>
                <w:noProof/>
                <w:webHidden/>
              </w:rPr>
              <w:tab/>
            </w:r>
            <w:r>
              <w:rPr>
                <w:noProof/>
                <w:webHidden/>
              </w:rPr>
              <w:fldChar w:fldCharType="begin"/>
            </w:r>
            <w:r>
              <w:rPr>
                <w:noProof/>
                <w:webHidden/>
              </w:rPr>
              <w:instrText xml:space="preserve"> PAGEREF _Toc436832987 \h </w:instrText>
            </w:r>
          </w:ins>
          <w:r>
            <w:rPr>
              <w:noProof/>
              <w:webHidden/>
            </w:rPr>
          </w:r>
          <w:r>
            <w:rPr>
              <w:noProof/>
              <w:webHidden/>
            </w:rPr>
            <w:fldChar w:fldCharType="separate"/>
          </w:r>
          <w:ins w:id="871" w:author="Sammartano, Marc (BIC USA)" w:date="2015-12-04T16:17:00Z">
            <w:r w:rsidR="007C48A1">
              <w:rPr>
                <w:noProof/>
                <w:webHidden/>
              </w:rPr>
              <w:t>87</w:t>
            </w:r>
          </w:ins>
          <w:ins w:id="8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73" w:author="Sammartano, Marc (BIC USA)" w:date="2015-12-02T15:17:00Z"/>
              <w:rFonts w:eastAsiaTheme="minorEastAsia"/>
              <w:noProof/>
            </w:rPr>
          </w:pPr>
          <w:ins w:id="8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"_Toc436832988"</w:instrText>
            </w:r>
            <w:r w:rsidRPr="00E7654A">
              <w:rPr>
                <w:rStyle w:val="Hyperlink"/>
                <w:noProof/>
              </w:rPr>
              <w:instrText xml:space="preserve"> </w:instrText>
            </w:r>
            <w:r w:rsidRPr="00E7654A">
              <w:rPr>
                <w:rStyle w:val="Hyperlink"/>
                <w:noProof/>
              </w:rPr>
              <w:fldChar w:fldCharType="separate"/>
            </w:r>
            <w:r w:rsidRPr="00E7654A">
              <w:rPr>
                <w:rStyle w:val="Hyperlink"/>
                <w:noProof/>
              </w:rPr>
              <w:t>Debug.show.bundle &lt;bundlePtr_nexp&gt;</w:t>
            </w:r>
            <w:r>
              <w:rPr>
                <w:noProof/>
                <w:webHidden/>
              </w:rPr>
              <w:tab/>
            </w:r>
            <w:r>
              <w:rPr>
                <w:noProof/>
                <w:webHidden/>
              </w:rPr>
              <w:fldChar w:fldCharType="begin"/>
            </w:r>
            <w:r>
              <w:rPr>
                <w:noProof/>
                <w:webHidden/>
              </w:rPr>
              <w:instrText xml:space="preserve"> PAGEREF _Toc436832988 \h </w:instrText>
            </w:r>
          </w:ins>
          <w:r>
            <w:rPr>
              <w:noProof/>
              <w:webHidden/>
            </w:rPr>
          </w:r>
          <w:r>
            <w:rPr>
              <w:noProof/>
              <w:webHidden/>
            </w:rPr>
            <w:fldChar w:fldCharType="separate"/>
          </w:r>
          <w:ins w:id="875" w:author="Sammartano, Marc (BIC USA)" w:date="2015-12-04T16:17:00Z">
            <w:r w:rsidR="007C48A1">
              <w:rPr>
                <w:noProof/>
                <w:webHidden/>
              </w:rPr>
              <w:t>87</w:t>
            </w:r>
          </w:ins>
          <w:ins w:id="8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77" w:author="Sammartano, Marc (BIC USA)" w:date="2015-12-02T15:17:00Z"/>
              <w:rFonts w:eastAsiaTheme="minorEastAsia"/>
              <w:noProof/>
            </w:rPr>
          </w:pPr>
          <w:ins w:id="8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"_Toc436832989"</w:instrText>
            </w:r>
            <w:r w:rsidRPr="00E7654A">
              <w:rPr>
                <w:rStyle w:val="Hyperlink"/>
                <w:noProof/>
              </w:rPr>
              <w:instrText xml:space="preserve"> </w:instrText>
            </w:r>
            <w:r w:rsidRPr="00E7654A">
              <w:rPr>
                <w:rStyle w:val="Hyperlink"/>
                <w:noProof/>
              </w:rPr>
              <w:fldChar w:fldCharType="separate"/>
            </w:r>
            <w:r w:rsidRPr="00E7654A">
              <w:rPr>
                <w:rStyle w:val="Hyperlink"/>
                <w:noProof/>
              </w:rPr>
              <w:t>Debug.show.list &lt;listPtr_nexp&gt;</w:t>
            </w:r>
            <w:r>
              <w:rPr>
                <w:noProof/>
                <w:webHidden/>
              </w:rPr>
              <w:tab/>
            </w:r>
            <w:r>
              <w:rPr>
                <w:noProof/>
                <w:webHidden/>
              </w:rPr>
              <w:fldChar w:fldCharType="begin"/>
            </w:r>
            <w:r>
              <w:rPr>
                <w:noProof/>
                <w:webHidden/>
              </w:rPr>
              <w:instrText xml:space="preserve"> PAGEREF _Toc436832989 \h </w:instrText>
            </w:r>
          </w:ins>
          <w:r>
            <w:rPr>
              <w:noProof/>
              <w:webHidden/>
            </w:rPr>
          </w:r>
          <w:r>
            <w:rPr>
              <w:noProof/>
              <w:webHidden/>
            </w:rPr>
            <w:fldChar w:fldCharType="separate"/>
          </w:r>
          <w:ins w:id="879" w:author="Sammartano, Marc (BIC USA)" w:date="2015-12-04T16:17:00Z">
            <w:r w:rsidR="007C48A1">
              <w:rPr>
                <w:noProof/>
                <w:webHidden/>
              </w:rPr>
              <w:t>87</w:t>
            </w:r>
          </w:ins>
          <w:ins w:id="8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81" w:author="Sammartano, Marc (BIC USA)" w:date="2015-12-02T15:17:00Z"/>
              <w:rFonts w:eastAsiaTheme="minorEastAsia"/>
              <w:noProof/>
            </w:rPr>
          </w:pPr>
          <w:ins w:id="8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"_Toc436832990"</w:instrText>
            </w:r>
            <w:r w:rsidRPr="00E7654A">
              <w:rPr>
                <w:rStyle w:val="Hyperlink"/>
                <w:noProof/>
              </w:rPr>
              <w:instrText xml:space="preserve"> </w:instrText>
            </w:r>
            <w:r w:rsidRPr="00E7654A">
              <w:rPr>
                <w:rStyle w:val="Hyperlink"/>
                <w:noProof/>
              </w:rPr>
              <w:fldChar w:fldCharType="separate"/>
            </w:r>
            <w:r w:rsidRPr="00E7654A">
              <w:rPr>
                <w:rStyle w:val="Hyperlink"/>
                <w:noProof/>
              </w:rPr>
              <w:t>Debug.show.stack &lt;stackPtr_nexp&gt;</w:t>
            </w:r>
            <w:r>
              <w:rPr>
                <w:noProof/>
                <w:webHidden/>
              </w:rPr>
              <w:tab/>
            </w:r>
            <w:r>
              <w:rPr>
                <w:noProof/>
                <w:webHidden/>
              </w:rPr>
              <w:fldChar w:fldCharType="begin"/>
            </w:r>
            <w:r>
              <w:rPr>
                <w:noProof/>
                <w:webHidden/>
              </w:rPr>
              <w:instrText xml:space="preserve"> PAGEREF _Toc436832990 \h </w:instrText>
            </w:r>
          </w:ins>
          <w:r>
            <w:rPr>
              <w:noProof/>
              <w:webHidden/>
            </w:rPr>
          </w:r>
          <w:r>
            <w:rPr>
              <w:noProof/>
              <w:webHidden/>
            </w:rPr>
            <w:fldChar w:fldCharType="separate"/>
          </w:r>
          <w:ins w:id="883" w:author="Sammartano, Marc (BIC USA)" w:date="2015-12-04T16:17:00Z">
            <w:r w:rsidR="007C48A1">
              <w:rPr>
                <w:noProof/>
                <w:webHidden/>
              </w:rPr>
              <w:t>88</w:t>
            </w:r>
          </w:ins>
          <w:ins w:id="8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85" w:author="Sammartano, Marc (BIC USA)" w:date="2015-12-02T15:17:00Z"/>
              <w:rFonts w:eastAsiaTheme="minorEastAsia"/>
              <w:noProof/>
            </w:rPr>
          </w:pPr>
          <w:ins w:id="8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"_Toc436832991"</w:instrText>
            </w:r>
            <w:r w:rsidRPr="00E7654A">
              <w:rPr>
                <w:rStyle w:val="Hyperlink"/>
                <w:noProof/>
              </w:rPr>
              <w:instrText xml:space="preserve"> </w:instrText>
            </w:r>
            <w:r w:rsidRPr="00E7654A">
              <w:rPr>
                <w:rStyle w:val="Hyperlink"/>
                <w:noProof/>
              </w:rPr>
              <w:fldChar w:fldCharType="separate"/>
            </w:r>
            <w:r w:rsidRPr="00E7654A">
              <w:rPr>
                <w:rStyle w:val="Hyperlink"/>
                <w:noProof/>
              </w:rPr>
              <w:t>Debug.watch var, ...</w:t>
            </w:r>
            <w:r>
              <w:rPr>
                <w:noProof/>
                <w:webHidden/>
              </w:rPr>
              <w:tab/>
            </w:r>
            <w:r>
              <w:rPr>
                <w:noProof/>
                <w:webHidden/>
              </w:rPr>
              <w:fldChar w:fldCharType="begin"/>
            </w:r>
            <w:r>
              <w:rPr>
                <w:noProof/>
                <w:webHidden/>
              </w:rPr>
              <w:instrText xml:space="preserve"> PAGEREF _Toc436832991 \h </w:instrText>
            </w:r>
          </w:ins>
          <w:r>
            <w:rPr>
              <w:noProof/>
              <w:webHidden/>
            </w:rPr>
          </w:r>
          <w:r>
            <w:rPr>
              <w:noProof/>
              <w:webHidden/>
            </w:rPr>
            <w:fldChar w:fldCharType="separate"/>
          </w:r>
          <w:ins w:id="887" w:author="Sammartano, Marc (BIC USA)" w:date="2015-12-04T16:17:00Z">
            <w:r w:rsidR="007C48A1">
              <w:rPr>
                <w:noProof/>
                <w:webHidden/>
              </w:rPr>
              <w:t>88</w:t>
            </w:r>
          </w:ins>
          <w:ins w:id="8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89" w:author="Sammartano, Marc (BIC USA)" w:date="2015-12-02T15:17:00Z"/>
              <w:rFonts w:eastAsiaTheme="minorEastAsia"/>
              <w:noProof/>
            </w:rPr>
          </w:pPr>
          <w:ins w:id="8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"_Toc436832992"</w:instrText>
            </w:r>
            <w:r w:rsidRPr="00E7654A">
              <w:rPr>
                <w:rStyle w:val="Hyperlink"/>
                <w:noProof/>
              </w:rPr>
              <w:instrText xml:space="preserve"> </w:instrText>
            </w:r>
            <w:r w:rsidRPr="00E7654A">
              <w:rPr>
                <w:rStyle w:val="Hyperlink"/>
                <w:noProof/>
              </w:rPr>
              <w:fldChar w:fldCharType="separate"/>
            </w:r>
            <w:r w:rsidRPr="00E7654A">
              <w:rPr>
                <w:rStyle w:val="Hyperlink"/>
                <w:noProof/>
              </w:rPr>
              <w:t>Debug.show.watch</w:t>
            </w:r>
            <w:r>
              <w:rPr>
                <w:noProof/>
                <w:webHidden/>
              </w:rPr>
              <w:tab/>
            </w:r>
            <w:r>
              <w:rPr>
                <w:noProof/>
                <w:webHidden/>
              </w:rPr>
              <w:fldChar w:fldCharType="begin"/>
            </w:r>
            <w:r>
              <w:rPr>
                <w:noProof/>
                <w:webHidden/>
              </w:rPr>
              <w:instrText xml:space="preserve"> PAGEREF _Toc436832992 \h </w:instrText>
            </w:r>
          </w:ins>
          <w:r>
            <w:rPr>
              <w:noProof/>
              <w:webHidden/>
            </w:rPr>
          </w:r>
          <w:r>
            <w:rPr>
              <w:noProof/>
              <w:webHidden/>
            </w:rPr>
            <w:fldChar w:fldCharType="separate"/>
          </w:r>
          <w:ins w:id="891" w:author="Sammartano, Marc (BIC USA)" w:date="2015-12-04T16:17:00Z">
            <w:r w:rsidR="007C48A1">
              <w:rPr>
                <w:noProof/>
                <w:webHidden/>
              </w:rPr>
              <w:t>88</w:t>
            </w:r>
          </w:ins>
          <w:ins w:id="8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93" w:author="Sammartano, Marc (BIC USA)" w:date="2015-12-02T15:17:00Z"/>
              <w:rFonts w:eastAsiaTheme="minorEastAsia"/>
              <w:noProof/>
            </w:rPr>
          </w:pPr>
          <w:ins w:id="894"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"_Toc436832993"</w:instrText>
            </w:r>
            <w:r w:rsidRPr="00E7654A">
              <w:rPr>
                <w:rStyle w:val="Hyperlink"/>
                <w:noProof/>
              </w:rPr>
              <w:instrText xml:space="preserve"> </w:instrText>
            </w:r>
            <w:r w:rsidRPr="00E7654A">
              <w:rPr>
                <w:rStyle w:val="Hyperlink"/>
                <w:noProof/>
              </w:rPr>
              <w:fldChar w:fldCharType="separate"/>
            </w:r>
            <w:r w:rsidRPr="00E7654A">
              <w:rPr>
                <w:rStyle w:val="Hyperlink"/>
                <w:noProof/>
              </w:rPr>
              <w:t>Debug.show.program</w:t>
            </w:r>
            <w:r>
              <w:rPr>
                <w:noProof/>
                <w:webHidden/>
              </w:rPr>
              <w:tab/>
            </w:r>
            <w:r>
              <w:rPr>
                <w:noProof/>
                <w:webHidden/>
              </w:rPr>
              <w:fldChar w:fldCharType="begin"/>
            </w:r>
            <w:r>
              <w:rPr>
                <w:noProof/>
                <w:webHidden/>
              </w:rPr>
              <w:instrText xml:space="preserve"> PAGEREF _Toc436832993 \h </w:instrText>
            </w:r>
          </w:ins>
          <w:r>
            <w:rPr>
              <w:noProof/>
              <w:webHidden/>
            </w:rPr>
          </w:r>
          <w:r>
            <w:rPr>
              <w:noProof/>
              <w:webHidden/>
            </w:rPr>
            <w:fldChar w:fldCharType="separate"/>
          </w:r>
          <w:ins w:id="895" w:author="Sammartano, Marc (BIC USA)" w:date="2015-12-04T16:17:00Z">
            <w:r w:rsidR="007C48A1">
              <w:rPr>
                <w:noProof/>
                <w:webHidden/>
              </w:rPr>
              <w:t>88</w:t>
            </w:r>
          </w:ins>
          <w:ins w:id="8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897" w:author="Sammartano, Marc (BIC USA)" w:date="2015-12-02T15:17:00Z"/>
              <w:rFonts w:eastAsiaTheme="minorEastAsia"/>
              <w:noProof/>
            </w:rPr>
          </w:pPr>
          <w:ins w:id="8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"_Toc436832994"</w:instrText>
            </w:r>
            <w:r w:rsidRPr="00E7654A">
              <w:rPr>
                <w:rStyle w:val="Hyperlink"/>
                <w:noProof/>
              </w:rPr>
              <w:instrText xml:space="preserve"> </w:instrText>
            </w:r>
            <w:r w:rsidRPr="00E7654A">
              <w:rPr>
                <w:rStyle w:val="Hyperlink"/>
                <w:noProof/>
              </w:rPr>
              <w:fldChar w:fldCharType="separate"/>
            </w:r>
            <w:r w:rsidRPr="00E7654A">
              <w:rPr>
                <w:rStyle w:val="Hyperlink"/>
                <w:noProof/>
              </w:rPr>
              <w:t>Debug.show</w:t>
            </w:r>
            <w:r>
              <w:rPr>
                <w:noProof/>
                <w:webHidden/>
              </w:rPr>
              <w:tab/>
            </w:r>
            <w:r>
              <w:rPr>
                <w:noProof/>
                <w:webHidden/>
              </w:rPr>
              <w:fldChar w:fldCharType="begin"/>
            </w:r>
            <w:r>
              <w:rPr>
                <w:noProof/>
                <w:webHidden/>
              </w:rPr>
              <w:instrText xml:space="preserve"> PAGEREF _Toc436832994 \h </w:instrText>
            </w:r>
          </w:ins>
          <w:r>
            <w:rPr>
              <w:noProof/>
              <w:webHidden/>
            </w:rPr>
          </w:r>
          <w:r>
            <w:rPr>
              <w:noProof/>
              <w:webHidden/>
            </w:rPr>
            <w:fldChar w:fldCharType="separate"/>
          </w:r>
          <w:ins w:id="899" w:author="Sammartano, Marc (BIC USA)" w:date="2015-12-04T16:17:00Z">
            <w:r w:rsidR="007C48A1">
              <w:rPr>
                <w:noProof/>
                <w:webHidden/>
              </w:rPr>
              <w:t>88</w:t>
            </w:r>
          </w:ins>
          <w:ins w:id="900"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901" w:author="Sammartano, Marc (BIC USA)" w:date="2015-12-02T15:17:00Z"/>
              <w:rFonts w:eastAsiaTheme="minorEastAsia"/>
              <w:noProof/>
            </w:rPr>
          </w:pPr>
          <w:ins w:id="9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"_Toc436832995"</w:instrText>
            </w:r>
            <w:r w:rsidRPr="00E7654A">
              <w:rPr>
                <w:rStyle w:val="Hyperlink"/>
                <w:noProof/>
              </w:rPr>
              <w:instrText xml:space="preserve"> </w:instrText>
            </w:r>
            <w:r w:rsidRPr="00E7654A">
              <w:rPr>
                <w:rStyle w:val="Hyperlink"/>
                <w:noProof/>
              </w:rPr>
              <w:fldChar w:fldCharType="separate"/>
            </w:r>
            <w:r w:rsidRPr="00E7654A">
              <w:rPr>
                <w:rStyle w:val="Hyperlink"/>
                <w:noProof/>
              </w:rPr>
              <w:t>Fonts</w:t>
            </w:r>
            <w:r>
              <w:rPr>
                <w:noProof/>
                <w:webHidden/>
              </w:rPr>
              <w:tab/>
            </w:r>
            <w:r>
              <w:rPr>
                <w:noProof/>
                <w:webHidden/>
              </w:rPr>
              <w:fldChar w:fldCharType="begin"/>
            </w:r>
            <w:r>
              <w:rPr>
                <w:noProof/>
                <w:webHidden/>
              </w:rPr>
              <w:instrText xml:space="preserve"> PAGEREF _Toc436832995 \h </w:instrText>
            </w:r>
          </w:ins>
          <w:r>
            <w:rPr>
              <w:noProof/>
              <w:webHidden/>
            </w:rPr>
          </w:r>
          <w:r>
            <w:rPr>
              <w:noProof/>
              <w:webHidden/>
            </w:rPr>
            <w:fldChar w:fldCharType="separate"/>
          </w:r>
          <w:ins w:id="903" w:author="Sammartano, Marc (BIC USA)" w:date="2015-12-04T16:17:00Z">
            <w:r w:rsidR="007C48A1">
              <w:rPr>
                <w:noProof/>
                <w:webHidden/>
              </w:rPr>
              <w:t>88</w:t>
            </w:r>
          </w:ins>
          <w:ins w:id="90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905" w:author="Sammartano, Marc (BIC USA)" w:date="2015-12-02T15:17:00Z"/>
              <w:rFonts w:eastAsiaTheme="minorEastAsia"/>
              <w:noProof/>
            </w:rPr>
          </w:pPr>
          <w:ins w:id="9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"_Toc436832996"</w:instrText>
            </w:r>
            <w:r w:rsidRPr="00E7654A">
              <w:rPr>
                <w:rStyle w:val="Hyperlink"/>
                <w:noProof/>
              </w:rPr>
              <w:instrText xml:space="preserve"> </w:instrText>
            </w:r>
            <w:r w:rsidRPr="00E7654A">
              <w:rPr>
                <w:rStyle w:val="Hyperlink"/>
                <w:noProof/>
              </w:rPr>
              <w:fldChar w:fldCharType="separate"/>
            </w:r>
            <w:r w:rsidRPr="00E7654A">
              <w:rPr>
                <w:rStyle w:val="Hyperlink"/>
                <w:noProof/>
              </w:rPr>
              <w:t>Font.load &lt;font_ptr_nvar&gt;, &lt;filename_sexp&gt;</w:t>
            </w:r>
            <w:r>
              <w:rPr>
                <w:noProof/>
                <w:webHidden/>
              </w:rPr>
              <w:tab/>
            </w:r>
            <w:r>
              <w:rPr>
                <w:noProof/>
                <w:webHidden/>
              </w:rPr>
              <w:fldChar w:fldCharType="begin"/>
            </w:r>
            <w:r>
              <w:rPr>
                <w:noProof/>
                <w:webHidden/>
              </w:rPr>
              <w:instrText xml:space="preserve"> PAGEREF _Toc436832996 \h </w:instrText>
            </w:r>
          </w:ins>
          <w:r>
            <w:rPr>
              <w:noProof/>
              <w:webHidden/>
            </w:rPr>
          </w:r>
          <w:r>
            <w:rPr>
              <w:noProof/>
              <w:webHidden/>
            </w:rPr>
            <w:fldChar w:fldCharType="separate"/>
          </w:r>
          <w:ins w:id="907" w:author="Sammartano, Marc (BIC USA)" w:date="2015-12-04T16:17:00Z">
            <w:r w:rsidR="007C48A1">
              <w:rPr>
                <w:noProof/>
                <w:webHidden/>
              </w:rPr>
              <w:t>89</w:t>
            </w:r>
          </w:ins>
          <w:ins w:id="9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909" w:author="Sammartano, Marc (BIC USA)" w:date="2015-12-02T15:17:00Z"/>
              <w:rFonts w:eastAsiaTheme="minorEastAsia"/>
              <w:noProof/>
            </w:rPr>
          </w:pPr>
          <w:ins w:id="9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"_Toc436832997"</w:instrText>
            </w:r>
            <w:r w:rsidRPr="00E7654A">
              <w:rPr>
                <w:rStyle w:val="Hyperlink"/>
                <w:noProof/>
              </w:rPr>
              <w:instrText xml:space="preserve"> </w:instrText>
            </w:r>
            <w:r w:rsidRPr="00E7654A">
              <w:rPr>
                <w:rStyle w:val="Hyperlink"/>
                <w:noProof/>
              </w:rPr>
              <w:fldChar w:fldCharType="separate"/>
            </w:r>
            <w:r w:rsidRPr="00E7654A">
              <w:rPr>
                <w:rStyle w:val="Hyperlink"/>
                <w:noProof/>
              </w:rPr>
              <w:t>Font.delete {&lt;font_ptr_nexp&gt;}</w:t>
            </w:r>
            <w:r>
              <w:rPr>
                <w:noProof/>
                <w:webHidden/>
              </w:rPr>
              <w:tab/>
            </w:r>
            <w:r>
              <w:rPr>
                <w:noProof/>
                <w:webHidden/>
              </w:rPr>
              <w:fldChar w:fldCharType="begin"/>
            </w:r>
            <w:r>
              <w:rPr>
                <w:noProof/>
                <w:webHidden/>
              </w:rPr>
              <w:instrText xml:space="preserve"> PAGEREF _Toc436832997 \h </w:instrText>
            </w:r>
          </w:ins>
          <w:r>
            <w:rPr>
              <w:noProof/>
              <w:webHidden/>
            </w:rPr>
          </w:r>
          <w:r>
            <w:rPr>
              <w:noProof/>
              <w:webHidden/>
            </w:rPr>
            <w:fldChar w:fldCharType="separate"/>
          </w:r>
          <w:ins w:id="911" w:author="Sammartano, Marc (BIC USA)" w:date="2015-12-04T16:17:00Z">
            <w:r w:rsidR="007C48A1">
              <w:rPr>
                <w:noProof/>
                <w:webHidden/>
              </w:rPr>
              <w:t>89</w:t>
            </w:r>
          </w:ins>
          <w:ins w:id="91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913" w:author="Sammartano, Marc (BIC USA)" w:date="2015-12-02T15:17:00Z"/>
              <w:rFonts w:eastAsiaTheme="minorEastAsia"/>
              <w:noProof/>
            </w:rPr>
          </w:pPr>
          <w:ins w:id="9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"_Toc436832998"</w:instrText>
            </w:r>
            <w:r w:rsidRPr="00E7654A">
              <w:rPr>
                <w:rStyle w:val="Hyperlink"/>
                <w:noProof/>
              </w:rPr>
              <w:instrText xml:space="preserve"> </w:instrText>
            </w:r>
            <w:r w:rsidRPr="00E7654A">
              <w:rPr>
                <w:rStyle w:val="Hyperlink"/>
                <w:noProof/>
              </w:rPr>
              <w:fldChar w:fldCharType="separate"/>
            </w:r>
            <w:r w:rsidRPr="00E7654A">
              <w:rPr>
                <w:rStyle w:val="Hyperlink"/>
                <w:noProof/>
              </w:rPr>
              <w:t>Font.clear</w:t>
            </w:r>
            <w:r>
              <w:rPr>
                <w:noProof/>
                <w:webHidden/>
              </w:rPr>
              <w:tab/>
            </w:r>
            <w:r>
              <w:rPr>
                <w:noProof/>
                <w:webHidden/>
              </w:rPr>
              <w:fldChar w:fldCharType="begin"/>
            </w:r>
            <w:r>
              <w:rPr>
                <w:noProof/>
                <w:webHidden/>
              </w:rPr>
              <w:instrText xml:space="preserve"> PAGEREF _Toc436832998 \h </w:instrText>
            </w:r>
          </w:ins>
          <w:r>
            <w:rPr>
              <w:noProof/>
              <w:webHidden/>
            </w:rPr>
          </w:r>
          <w:r>
            <w:rPr>
              <w:noProof/>
              <w:webHidden/>
            </w:rPr>
            <w:fldChar w:fldCharType="separate"/>
          </w:r>
          <w:ins w:id="915" w:author="Sammartano, Marc (BIC USA)" w:date="2015-12-04T16:17:00Z">
            <w:r w:rsidR="007C48A1">
              <w:rPr>
                <w:noProof/>
                <w:webHidden/>
              </w:rPr>
              <w:t>89</w:t>
            </w:r>
          </w:ins>
          <w:ins w:id="916"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917" w:author="Sammartano, Marc (BIC USA)" w:date="2015-12-02T15:17:00Z"/>
              <w:rFonts w:eastAsiaTheme="minorEastAsia"/>
              <w:noProof/>
            </w:rPr>
          </w:pPr>
          <w:ins w:id="9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"_Toc436832999"</w:instrText>
            </w:r>
            <w:r w:rsidRPr="00E7654A">
              <w:rPr>
                <w:rStyle w:val="Hyperlink"/>
                <w:noProof/>
              </w:rPr>
              <w:instrText xml:space="preserve"> </w:instrText>
            </w:r>
            <w:r w:rsidRPr="00E7654A">
              <w:rPr>
                <w:rStyle w:val="Hyperlink"/>
                <w:noProof/>
              </w:rPr>
              <w:fldChar w:fldCharType="separate"/>
            </w:r>
            <w:r w:rsidRPr="00E7654A">
              <w:rPr>
                <w:rStyle w:val="Hyperlink"/>
                <w:noProof/>
              </w:rPr>
              <w:t>Console I/O</w:t>
            </w:r>
            <w:r>
              <w:rPr>
                <w:noProof/>
                <w:webHidden/>
              </w:rPr>
              <w:tab/>
            </w:r>
            <w:r>
              <w:rPr>
                <w:noProof/>
                <w:webHidden/>
              </w:rPr>
              <w:fldChar w:fldCharType="begin"/>
            </w:r>
            <w:r>
              <w:rPr>
                <w:noProof/>
                <w:webHidden/>
              </w:rPr>
              <w:instrText xml:space="preserve"> PAGEREF _Toc436832999 \h </w:instrText>
            </w:r>
          </w:ins>
          <w:r>
            <w:rPr>
              <w:noProof/>
              <w:webHidden/>
            </w:rPr>
          </w:r>
          <w:r>
            <w:rPr>
              <w:noProof/>
              <w:webHidden/>
            </w:rPr>
            <w:fldChar w:fldCharType="separate"/>
          </w:r>
          <w:ins w:id="919" w:author="Sammartano, Marc (BIC USA)" w:date="2015-12-04T16:17:00Z">
            <w:r w:rsidR="007C48A1">
              <w:rPr>
                <w:noProof/>
                <w:webHidden/>
              </w:rPr>
              <w:t>89</w:t>
            </w:r>
          </w:ins>
          <w:ins w:id="9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921" w:author="Sammartano, Marc (BIC USA)" w:date="2015-12-02T15:17:00Z"/>
              <w:rFonts w:eastAsiaTheme="minorEastAsia"/>
              <w:noProof/>
            </w:rPr>
          </w:pPr>
          <w:ins w:id="9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"_Toc436833000"</w:instrText>
            </w:r>
            <w:r w:rsidRPr="00E7654A">
              <w:rPr>
                <w:rStyle w:val="Hyperlink"/>
                <w:noProof/>
              </w:rPr>
              <w:instrText xml:space="preserve"> </w:instrText>
            </w:r>
            <w:r w:rsidRPr="00E7654A">
              <w:rPr>
                <w:rStyle w:val="Hyperlink"/>
                <w:noProof/>
              </w:rPr>
              <w:fldChar w:fldCharType="separate"/>
            </w:r>
            <w:r w:rsidRPr="00E7654A">
              <w:rPr>
                <w:rStyle w:val="Hyperlink"/>
                <w:noProof/>
              </w:rPr>
              <w:t>Output Console</w:t>
            </w:r>
            <w:r>
              <w:rPr>
                <w:noProof/>
                <w:webHidden/>
              </w:rPr>
              <w:tab/>
            </w:r>
            <w:r>
              <w:rPr>
                <w:noProof/>
                <w:webHidden/>
              </w:rPr>
              <w:fldChar w:fldCharType="begin"/>
            </w:r>
            <w:r>
              <w:rPr>
                <w:noProof/>
                <w:webHidden/>
              </w:rPr>
              <w:instrText xml:space="preserve"> PAGEREF _Toc436833000 \h </w:instrText>
            </w:r>
          </w:ins>
          <w:r>
            <w:rPr>
              <w:noProof/>
              <w:webHidden/>
            </w:rPr>
          </w:r>
          <w:r>
            <w:rPr>
              <w:noProof/>
              <w:webHidden/>
            </w:rPr>
            <w:fldChar w:fldCharType="separate"/>
          </w:r>
          <w:ins w:id="923" w:author="Sammartano, Marc (BIC USA)" w:date="2015-12-04T16:17:00Z">
            <w:r w:rsidR="007C48A1">
              <w:rPr>
                <w:noProof/>
                <w:webHidden/>
              </w:rPr>
              <w:t>89</w:t>
            </w:r>
          </w:ins>
          <w:ins w:id="9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25" w:author="Sammartano, Marc (BIC USA)" w:date="2015-12-02T15:17:00Z"/>
              <w:rFonts w:eastAsiaTheme="minorEastAsia"/>
              <w:noProof/>
            </w:rPr>
          </w:pPr>
          <w:ins w:id="9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"_Toc436833001"</w:instrText>
            </w:r>
            <w:r w:rsidRPr="00E7654A">
              <w:rPr>
                <w:rStyle w:val="Hyperlink"/>
                <w:noProof/>
              </w:rPr>
              <w:instrText xml:space="preserve"> </w:instrText>
            </w:r>
            <w:r w:rsidRPr="00E7654A">
              <w:rPr>
                <w:rStyle w:val="Hyperlink"/>
                <w:noProof/>
              </w:rPr>
              <w:fldChar w:fldCharType="separate"/>
            </w:r>
            <w:r w:rsidRPr="00E7654A">
              <w:rPr>
                <w:rStyle w:val="Hyperlink"/>
                <w:noProof/>
              </w:rPr>
              <w:t>Print {&lt;exp&gt; {,|;}} ...</w:t>
            </w:r>
            <w:r>
              <w:rPr>
                <w:noProof/>
                <w:webHidden/>
              </w:rPr>
              <w:tab/>
            </w:r>
            <w:r>
              <w:rPr>
                <w:noProof/>
                <w:webHidden/>
              </w:rPr>
              <w:fldChar w:fldCharType="begin"/>
            </w:r>
            <w:r>
              <w:rPr>
                <w:noProof/>
                <w:webHidden/>
              </w:rPr>
              <w:instrText xml:space="preserve"> PAGEREF _Toc436833001 \h </w:instrText>
            </w:r>
          </w:ins>
          <w:r>
            <w:rPr>
              <w:noProof/>
              <w:webHidden/>
            </w:rPr>
          </w:r>
          <w:r>
            <w:rPr>
              <w:noProof/>
              <w:webHidden/>
            </w:rPr>
            <w:fldChar w:fldCharType="separate"/>
          </w:r>
          <w:ins w:id="927" w:author="Sammartano, Marc (BIC USA)" w:date="2015-12-04T16:17:00Z">
            <w:r w:rsidR="007C48A1">
              <w:rPr>
                <w:noProof/>
                <w:webHidden/>
              </w:rPr>
              <w:t>89</w:t>
            </w:r>
          </w:ins>
          <w:ins w:id="9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29" w:author="Sammartano, Marc (BIC USA)" w:date="2015-12-02T15:17:00Z"/>
              <w:rFonts w:eastAsiaTheme="minorEastAsia"/>
              <w:noProof/>
            </w:rPr>
          </w:pPr>
          <w:ins w:id="9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"_Toc436833002"</w:instrText>
            </w:r>
            <w:r w:rsidRPr="00E7654A">
              <w:rPr>
                <w:rStyle w:val="Hyperlink"/>
                <w:noProof/>
              </w:rPr>
              <w:instrText xml:space="preserve"> </w:instrText>
            </w:r>
            <w:r w:rsidRPr="00E7654A">
              <w:rPr>
                <w:rStyle w:val="Hyperlink"/>
                <w:noProof/>
              </w:rPr>
              <w:fldChar w:fldCharType="separate"/>
            </w:r>
            <w:r w:rsidRPr="00E7654A">
              <w:rPr>
                <w:rStyle w:val="Hyperlink"/>
                <w:noProof/>
              </w:rPr>
              <w:t>? {&lt;exp&gt; {,|;}} ...</w:t>
            </w:r>
            <w:r>
              <w:rPr>
                <w:noProof/>
                <w:webHidden/>
              </w:rPr>
              <w:tab/>
            </w:r>
            <w:r>
              <w:rPr>
                <w:noProof/>
                <w:webHidden/>
              </w:rPr>
              <w:fldChar w:fldCharType="begin"/>
            </w:r>
            <w:r>
              <w:rPr>
                <w:noProof/>
                <w:webHidden/>
              </w:rPr>
              <w:instrText xml:space="preserve"> PAGEREF _Toc436833002 \h </w:instrText>
            </w:r>
          </w:ins>
          <w:r>
            <w:rPr>
              <w:noProof/>
              <w:webHidden/>
            </w:rPr>
          </w:r>
          <w:r>
            <w:rPr>
              <w:noProof/>
              <w:webHidden/>
            </w:rPr>
            <w:fldChar w:fldCharType="separate"/>
          </w:r>
          <w:ins w:id="931" w:author="Sammartano, Marc (BIC USA)" w:date="2015-12-04T16:17:00Z">
            <w:r w:rsidR="007C48A1">
              <w:rPr>
                <w:noProof/>
                <w:webHidden/>
              </w:rPr>
              <w:t>89</w:t>
            </w:r>
          </w:ins>
          <w:ins w:id="9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33" w:author="Sammartano, Marc (BIC USA)" w:date="2015-12-02T15:17:00Z"/>
              <w:rFonts w:eastAsiaTheme="minorEastAsia"/>
              <w:noProof/>
            </w:rPr>
          </w:pPr>
          <w:ins w:id="9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"_Toc436833003"</w:instrText>
            </w:r>
            <w:r w:rsidRPr="00E7654A">
              <w:rPr>
                <w:rStyle w:val="Hyperlink"/>
                <w:noProof/>
              </w:rPr>
              <w:instrText xml:space="preserve"> </w:instrText>
            </w:r>
            <w:r w:rsidRPr="00E7654A">
              <w:rPr>
                <w:rStyle w:val="Hyperlink"/>
                <w:noProof/>
              </w:rPr>
              <w:fldChar w:fldCharType="separate"/>
            </w:r>
            <w:r w:rsidRPr="00E7654A">
              <w:rPr>
                <w:rStyle w:val="Hyperlink"/>
                <w:noProof/>
              </w:rPr>
              <w:t>Print with User-Defined Functions</w:t>
            </w:r>
            <w:r>
              <w:rPr>
                <w:noProof/>
                <w:webHidden/>
              </w:rPr>
              <w:tab/>
            </w:r>
            <w:r>
              <w:rPr>
                <w:noProof/>
                <w:webHidden/>
              </w:rPr>
              <w:fldChar w:fldCharType="begin"/>
            </w:r>
            <w:r>
              <w:rPr>
                <w:noProof/>
                <w:webHidden/>
              </w:rPr>
              <w:instrText xml:space="preserve"> PAGEREF _Toc436833003 \h </w:instrText>
            </w:r>
          </w:ins>
          <w:r>
            <w:rPr>
              <w:noProof/>
              <w:webHidden/>
            </w:rPr>
          </w:r>
          <w:r>
            <w:rPr>
              <w:noProof/>
              <w:webHidden/>
            </w:rPr>
            <w:fldChar w:fldCharType="separate"/>
          </w:r>
          <w:ins w:id="935" w:author="Sammartano, Marc (BIC USA)" w:date="2015-12-04T16:17:00Z">
            <w:r w:rsidR="007C48A1">
              <w:rPr>
                <w:noProof/>
                <w:webHidden/>
              </w:rPr>
              <w:t>90</w:t>
            </w:r>
          </w:ins>
          <w:ins w:id="9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37" w:author="Sammartano, Marc (BIC USA)" w:date="2015-12-02T15:17:00Z"/>
              <w:rFonts w:eastAsiaTheme="minorEastAsia"/>
              <w:noProof/>
            </w:rPr>
          </w:pPr>
          <w:ins w:id="9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"_Toc436833004"</w:instrText>
            </w:r>
            <w:r w:rsidRPr="00E7654A">
              <w:rPr>
                <w:rStyle w:val="Hyperlink"/>
                <w:noProof/>
              </w:rPr>
              <w:instrText xml:space="preserve"> </w:instrText>
            </w:r>
            <w:r w:rsidRPr="00E7654A">
              <w:rPr>
                <w:rStyle w:val="Hyperlink"/>
                <w:noProof/>
              </w:rPr>
              <w:fldChar w:fldCharType="separate"/>
            </w:r>
            <w:r w:rsidRPr="00E7654A">
              <w:rPr>
                <w:rStyle w:val="Hyperlink"/>
                <w:noProof/>
              </w:rPr>
              <w:t>Cls</w:t>
            </w:r>
            <w:r>
              <w:rPr>
                <w:noProof/>
                <w:webHidden/>
              </w:rPr>
              <w:tab/>
            </w:r>
            <w:r>
              <w:rPr>
                <w:noProof/>
                <w:webHidden/>
              </w:rPr>
              <w:fldChar w:fldCharType="begin"/>
            </w:r>
            <w:r>
              <w:rPr>
                <w:noProof/>
                <w:webHidden/>
              </w:rPr>
              <w:instrText xml:space="preserve"> PAGEREF _Toc436833004 \h </w:instrText>
            </w:r>
          </w:ins>
          <w:r>
            <w:rPr>
              <w:noProof/>
              <w:webHidden/>
            </w:rPr>
          </w:r>
          <w:r>
            <w:rPr>
              <w:noProof/>
              <w:webHidden/>
            </w:rPr>
            <w:fldChar w:fldCharType="separate"/>
          </w:r>
          <w:ins w:id="939" w:author="Sammartano, Marc (BIC USA)" w:date="2015-12-04T16:17:00Z">
            <w:r w:rsidR="007C48A1">
              <w:rPr>
                <w:noProof/>
                <w:webHidden/>
              </w:rPr>
              <w:t>90</w:t>
            </w:r>
          </w:ins>
          <w:ins w:id="9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41" w:author="Sammartano, Marc (BIC USA)" w:date="2015-12-02T15:17:00Z"/>
              <w:rFonts w:eastAsiaTheme="minorEastAsia"/>
              <w:noProof/>
            </w:rPr>
          </w:pPr>
          <w:ins w:id="9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"_Toc436833005"</w:instrText>
            </w:r>
            <w:r w:rsidRPr="00E7654A">
              <w:rPr>
                <w:rStyle w:val="Hyperlink"/>
                <w:noProof/>
              </w:rPr>
              <w:instrText xml:space="preserve"> </w:instrText>
            </w:r>
            <w:r w:rsidRPr="00E7654A">
              <w:rPr>
                <w:rStyle w:val="Hyperlink"/>
                <w:noProof/>
              </w:rPr>
              <w:fldChar w:fldCharType="separate"/>
            </w:r>
            <w:r w:rsidRPr="00E7654A">
              <w:rPr>
                <w:rStyle w:val="Hyperlink"/>
                <w:noProof/>
              </w:rPr>
              <w:t>Console.front</w:t>
            </w:r>
            <w:r>
              <w:rPr>
                <w:noProof/>
                <w:webHidden/>
              </w:rPr>
              <w:tab/>
            </w:r>
            <w:r>
              <w:rPr>
                <w:noProof/>
                <w:webHidden/>
              </w:rPr>
              <w:fldChar w:fldCharType="begin"/>
            </w:r>
            <w:r>
              <w:rPr>
                <w:noProof/>
                <w:webHidden/>
              </w:rPr>
              <w:instrText xml:space="preserve"> PAGEREF _Toc436833005 \h </w:instrText>
            </w:r>
          </w:ins>
          <w:r>
            <w:rPr>
              <w:noProof/>
              <w:webHidden/>
            </w:rPr>
          </w:r>
          <w:r>
            <w:rPr>
              <w:noProof/>
              <w:webHidden/>
            </w:rPr>
            <w:fldChar w:fldCharType="separate"/>
          </w:r>
          <w:ins w:id="943" w:author="Sammartano, Marc (BIC USA)" w:date="2015-12-04T16:17:00Z">
            <w:r w:rsidR="007C48A1">
              <w:rPr>
                <w:noProof/>
                <w:webHidden/>
              </w:rPr>
              <w:t>90</w:t>
            </w:r>
          </w:ins>
          <w:ins w:id="9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45" w:author="Sammartano, Marc (BIC USA)" w:date="2015-12-02T15:17:00Z"/>
              <w:rFonts w:eastAsiaTheme="minorEastAsia"/>
              <w:noProof/>
            </w:rPr>
          </w:pPr>
          <w:ins w:id="9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"_Toc436833006"</w:instrText>
            </w:r>
            <w:r w:rsidRPr="00E7654A">
              <w:rPr>
                <w:rStyle w:val="Hyperlink"/>
                <w:noProof/>
              </w:rPr>
              <w:instrText xml:space="preserve"> </w:instrText>
            </w:r>
            <w:r w:rsidRPr="00E7654A">
              <w:rPr>
                <w:rStyle w:val="Hyperlink"/>
                <w:noProof/>
              </w:rPr>
              <w:fldChar w:fldCharType="separate"/>
            </w:r>
            <w:r w:rsidRPr="00E7654A">
              <w:rPr>
                <w:rStyle w:val="Hyperlink"/>
                <w:noProof/>
              </w:rPr>
              <w:t>Console.line.count &lt;count_nvar&gt;</w:t>
            </w:r>
            <w:r>
              <w:rPr>
                <w:noProof/>
                <w:webHidden/>
              </w:rPr>
              <w:tab/>
            </w:r>
            <w:r>
              <w:rPr>
                <w:noProof/>
                <w:webHidden/>
              </w:rPr>
              <w:fldChar w:fldCharType="begin"/>
            </w:r>
            <w:r>
              <w:rPr>
                <w:noProof/>
                <w:webHidden/>
              </w:rPr>
              <w:instrText xml:space="preserve"> PAGEREF _Toc436833006 \h </w:instrText>
            </w:r>
          </w:ins>
          <w:r>
            <w:rPr>
              <w:noProof/>
              <w:webHidden/>
            </w:rPr>
          </w:r>
          <w:r>
            <w:rPr>
              <w:noProof/>
              <w:webHidden/>
            </w:rPr>
            <w:fldChar w:fldCharType="separate"/>
          </w:r>
          <w:ins w:id="947" w:author="Sammartano, Marc (BIC USA)" w:date="2015-12-04T16:17:00Z">
            <w:r w:rsidR="007C48A1">
              <w:rPr>
                <w:noProof/>
                <w:webHidden/>
              </w:rPr>
              <w:t>91</w:t>
            </w:r>
          </w:ins>
          <w:ins w:id="9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49" w:author="Sammartano, Marc (BIC USA)" w:date="2015-12-02T15:17:00Z"/>
              <w:rFonts w:eastAsiaTheme="minorEastAsia"/>
              <w:noProof/>
            </w:rPr>
          </w:pPr>
          <w:ins w:id="9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"_Toc436833007"</w:instrText>
            </w:r>
            <w:r w:rsidRPr="00E7654A">
              <w:rPr>
                <w:rStyle w:val="Hyperlink"/>
                <w:noProof/>
              </w:rPr>
              <w:instrText xml:space="preserve"> </w:instrText>
            </w:r>
            <w:r w:rsidRPr="00E7654A">
              <w:rPr>
                <w:rStyle w:val="Hyperlink"/>
                <w:noProof/>
              </w:rPr>
              <w:fldChar w:fldCharType="separate"/>
            </w:r>
            <w:r w:rsidRPr="00E7654A">
              <w:rPr>
                <w:rStyle w:val="Hyperlink"/>
                <w:noProof/>
              </w:rPr>
              <w:t>Console.line.text &lt;line_nexp&gt;, &lt;text_svar&gt;</w:t>
            </w:r>
            <w:r>
              <w:rPr>
                <w:noProof/>
                <w:webHidden/>
              </w:rPr>
              <w:tab/>
            </w:r>
            <w:r>
              <w:rPr>
                <w:noProof/>
                <w:webHidden/>
              </w:rPr>
              <w:fldChar w:fldCharType="begin"/>
            </w:r>
            <w:r>
              <w:rPr>
                <w:noProof/>
                <w:webHidden/>
              </w:rPr>
              <w:instrText xml:space="preserve"> PAGEREF _Toc436833007 \h </w:instrText>
            </w:r>
          </w:ins>
          <w:r>
            <w:rPr>
              <w:noProof/>
              <w:webHidden/>
            </w:rPr>
          </w:r>
          <w:r>
            <w:rPr>
              <w:noProof/>
              <w:webHidden/>
            </w:rPr>
            <w:fldChar w:fldCharType="separate"/>
          </w:r>
          <w:ins w:id="951" w:author="Sammartano, Marc (BIC USA)" w:date="2015-12-04T16:17:00Z">
            <w:r w:rsidR="007C48A1">
              <w:rPr>
                <w:noProof/>
                <w:webHidden/>
              </w:rPr>
              <w:t>91</w:t>
            </w:r>
          </w:ins>
          <w:ins w:id="9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53" w:author="Sammartano, Marc (BIC USA)" w:date="2015-12-02T15:17:00Z"/>
              <w:rFonts w:eastAsiaTheme="minorEastAsia"/>
              <w:noProof/>
            </w:rPr>
          </w:pPr>
          <w:ins w:id="9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"_Toc436833008"</w:instrText>
            </w:r>
            <w:r w:rsidRPr="00E7654A">
              <w:rPr>
                <w:rStyle w:val="Hyperlink"/>
                <w:noProof/>
              </w:rPr>
              <w:instrText xml:space="preserve"> </w:instrText>
            </w:r>
            <w:r w:rsidRPr="00E7654A">
              <w:rPr>
                <w:rStyle w:val="Hyperlink"/>
                <w:noProof/>
              </w:rPr>
              <w:fldChar w:fldCharType="separate"/>
            </w:r>
            <w:r w:rsidRPr="00E7654A">
              <w:rPr>
                <w:rStyle w:val="Hyperlink"/>
                <w:noProof/>
              </w:rPr>
              <w:t>Console.line.touched &lt;line_nvar&gt; {, &lt;press_lvar&gt;}</w:t>
            </w:r>
            <w:r>
              <w:rPr>
                <w:noProof/>
                <w:webHidden/>
              </w:rPr>
              <w:tab/>
            </w:r>
            <w:r>
              <w:rPr>
                <w:noProof/>
                <w:webHidden/>
              </w:rPr>
              <w:fldChar w:fldCharType="begin"/>
            </w:r>
            <w:r>
              <w:rPr>
                <w:noProof/>
                <w:webHidden/>
              </w:rPr>
              <w:instrText xml:space="preserve"> PAGEREF _Toc436833008 \h </w:instrText>
            </w:r>
          </w:ins>
          <w:r>
            <w:rPr>
              <w:noProof/>
              <w:webHidden/>
            </w:rPr>
          </w:r>
          <w:r>
            <w:rPr>
              <w:noProof/>
              <w:webHidden/>
            </w:rPr>
            <w:fldChar w:fldCharType="separate"/>
          </w:r>
          <w:ins w:id="955" w:author="Sammartano, Marc (BIC USA)" w:date="2015-12-04T16:17:00Z">
            <w:r w:rsidR="007C48A1">
              <w:rPr>
                <w:noProof/>
                <w:webHidden/>
              </w:rPr>
              <w:t>91</w:t>
            </w:r>
          </w:ins>
          <w:ins w:id="9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57" w:author="Sammartano, Marc (BIC USA)" w:date="2015-12-02T15:17:00Z"/>
              <w:rFonts w:eastAsiaTheme="minorEastAsia"/>
              <w:noProof/>
            </w:rPr>
          </w:pPr>
          <w:ins w:id="9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"_Toc436833009"</w:instrText>
            </w:r>
            <w:r w:rsidRPr="00E7654A">
              <w:rPr>
                <w:rStyle w:val="Hyperlink"/>
                <w:noProof/>
              </w:rPr>
              <w:instrText xml:space="preserve"> </w:instrText>
            </w:r>
            <w:r w:rsidRPr="00E7654A">
              <w:rPr>
                <w:rStyle w:val="Hyperlink"/>
                <w:noProof/>
              </w:rPr>
              <w:fldChar w:fldCharType="separate"/>
            </w:r>
            <w:r w:rsidRPr="00E7654A">
              <w:rPr>
                <w:rStyle w:val="Hyperlink"/>
                <w:noProof/>
              </w:rPr>
              <w:t>Console.save &lt;filename_sexp&gt;</w:t>
            </w:r>
            <w:r>
              <w:rPr>
                <w:noProof/>
                <w:webHidden/>
              </w:rPr>
              <w:tab/>
            </w:r>
            <w:r>
              <w:rPr>
                <w:noProof/>
                <w:webHidden/>
              </w:rPr>
              <w:fldChar w:fldCharType="begin"/>
            </w:r>
            <w:r>
              <w:rPr>
                <w:noProof/>
                <w:webHidden/>
              </w:rPr>
              <w:instrText xml:space="preserve"> PAGEREF _Toc436833009 \h </w:instrText>
            </w:r>
          </w:ins>
          <w:r>
            <w:rPr>
              <w:noProof/>
              <w:webHidden/>
            </w:rPr>
          </w:r>
          <w:r>
            <w:rPr>
              <w:noProof/>
              <w:webHidden/>
            </w:rPr>
            <w:fldChar w:fldCharType="separate"/>
          </w:r>
          <w:ins w:id="959" w:author="Sammartano, Marc (BIC USA)" w:date="2015-12-04T16:17:00Z">
            <w:r w:rsidR="007C48A1">
              <w:rPr>
                <w:noProof/>
                <w:webHidden/>
              </w:rPr>
              <w:t>91</w:t>
            </w:r>
          </w:ins>
          <w:ins w:id="9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61" w:author="Sammartano, Marc (BIC USA)" w:date="2015-12-02T15:17:00Z"/>
              <w:rFonts w:eastAsiaTheme="minorEastAsia"/>
              <w:noProof/>
            </w:rPr>
          </w:pPr>
          <w:ins w:id="9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"_Toc436833010"</w:instrText>
            </w:r>
            <w:r w:rsidRPr="00E7654A">
              <w:rPr>
                <w:rStyle w:val="Hyperlink"/>
                <w:noProof/>
              </w:rPr>
              <w:instrText xml:space="preserve"> </w:instrText>
            </w:r>
            <w:r w:rsidRPr="00E7654A">
              <w:rPr>
                <w:rStyle w:val="Hyperlink"/>
                <w:noProof/>
              </w:rPr>
              <w:fldChar w:fldCharType="separate"/>
            </w:r>
            <w:r w:rsidRPr="00E7654A">
              <w:rPr>
                <w:rStyle w:val="Hyperlink"/>
                <w:noProof/>
              </w:rPr>
              <w:t>Console.title { &lt;title_sexp&gt;}</w:t>
            </w:r>
            <w:r>
              <w:rPr>
                <w:noProof/>
                <w:webHidden/>
              </w:rPr>
              <w:tab/>
            </w:r>
            <w:r>
              <w:rPr>
                <w:noProof/>
                <w:webHidden/>
              </w:rPr>
              <w:fldChar w:fldCharType="begin"/>
            </w:r>
            <w:r>
              <w:rPr>
                <w:noProof/>
                <w:webHidden/>
              </w:rPr>
              <w:instrText xml:space="preserve"> PAGEREF _Toc436833010 \h </w:instrText>
            </w:r>
          </w:ins>
          <w:r>
            <w:rPr>
              <w:noProof/>
              <w:webHidden/>
            </w:rPr>
          </w:r>
          <w:r>
            <w:rPr>
              <w:noProof/>
              <w:webHidden/>
            </w:rPr>
            <w:fldChar w:fldCharType="separate"/>
          </w:r>
          <w:ins w:id="963" w:author="Sammartano, Marc (BIC USA)" w:date="2015-12-04T16:17:00Z">
            <w:r w:rsidR="007C48A1">
              <w:rPr>
                <w:noProof/>
                <w:webHidden/>
              </w:rPr>
              <w:t>91</w:t>
            </w:r>
          </w:ins>
          <w:ins w:id="9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965" w:author="Sammartano, Marc (BIC USA)" w:date="2015-12-02T15:17:00Z"/>
              <w:rFonts w:eastAsiaTheme="minorEastAsia"/>
              <w:noProof/>
            </w:rPr>
          </w:pPr>
          <w:ins w:id="9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"_Toc436833011"</w:instrText>
            </w:r>
            <w:r w:rsidRPr="00E7654A">
              <w:rPr>
                <w:rStyle w:val="Hyperlink"/>
                <w:noProof/>
              </w:rPr>
              <w:instrText xml:space="preserve"> </w:instrText>
            </w:r>
            <w:r w:rsidRPr="00E7654A">
              <w:rPr>
                <w:rStyle w:val="Hyperlink"/>
                <w:noProof/>
              </w:rPr>
              <w:fldChar w:fldCharType="separate"/>
            </w:r>
            <w:r w:rsidRPr="00E7654A">
              <w:rPr>
                <w:rStyle w:val="Hyperlink"/>
                <w:noProof/>
              </w:rPr>
              <w:t>User Input and Interaction</w:t>
            </w:r>
            <w:r>
              <w:rPr>
                <w:noProof/>
                <w:webHidden/>
              </w:rPr>
              <w:tab/>
            </w:r>
            <w:r>
              <w:rPr>
                <w:noProof/>
                <w:webHidden/>
              </w:rPr>
              <w:fldChar w:fldCharType="begin"/>
            </w:r>
            <w:r>
              <w:rPr>
                <w:noProof/>
                <w:webHidden/>
              </w:rPr>
              <w:instrText xml:space="preserve"> PAGEREF _Toc436833011 \h </w:instrText>
            </w:r>
          </w:ins>
          <w:r>
            <w:rPr>
              <w:noProof/>
              <w:webHidden/>
            </w:rPr>
          </w:r>
          <w:r>
            <w:rPr>
              <w:noProof/>
              <w:webHidden/>
            </w:rPr>
            <w:fldChar w:fldCharType="separate"/>
          </w:r>
          <w:ins w:id="967" w:author="Sammartano, Marc (BIC USA)" w:date="2015-12-04T16:17:00Z">
            <w:r w:rsidR="007C48A1">
              <w:rPr>
                <w:noProof/>
                <w:webHidden/>
              </w:rPr>
              <w:t>91</w:t>
            </w:r>
          </w:ins>
          <w:ins w:id="96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69" w:author="Sammartano, Marc (BIC USA)" w:date="2015-12-02T15:17:00Z"/>
              <w:rFonts w:eastAsiaTheme="minorEastAsia"/>
              <w:noProof/>
            </w:rPr>
          </w:pPr>
          <w:ins w:id="9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"_Toc436833012"</w:instrText>
            </w:r>
            <w:r w:rsidRPr="00E7654A">
              <w:rPr>
                <w:rStyle w:val="Hyperlink"/>
                <w:noProof/>
              </w:rPr>
              <w:instrText xml:space="preserve"> </w:instrText>
            </w:r>
            <w:r w:rsidRPr="00E7654A">
              <w:rPr>
                <w:rStyle w:val="Hyperlink"/>
                <w:noProof/>
              </w:rPr>
              <w:fldChar w:fldCharType="separate"/>
            </w:r>
            <w:r w:rsidRPr="00E7654A">
              <w:rPr>
                <w:rStyle w:val="Hyperlink"/>
                <w:noProof/>
              </w:rPr>
              <w:t>Dialog.message {&lt;title_sexp&gt;}, {&lt;message_sexp&gt;}, &lt;selection_nvar&gt; {, &lt;button1_sexp&gt;{, &lt;button2_sexp&gt;{, &lt;button3_sexp&gt;}}}</w:t>
            </w:r>
            <w:r>
              <w:rPr>
                <w:noProof/>
                <w:webHidden/>
              </w:rPr>
              <w:tab/>
            </w:r>
            <w:r>
              <w:rPr>
                <w:noProof/>
                <w:webHidden/>
              </w:rPr>
              <w:fldChar w:fldCharType="begin"/>
            </w:r>
            <w:r>
              <w:rPr>
                <w:noProof/>
                <w:webHidden/>
              </w:rPr>
              <w:instrText xml:space="preserve"> PAGEREF _Toc436833012 \h </w:instrText>
            </w:r>
          </w:ins>
          <w:r>
            <w:rPr>
              <w:noProof/>
              <w:webHidden/>
            </w:rPr>
          </w:r>
          <w:r>
            <w:rPr>
              <w:noProof/>
              <w:webHidden/>
            </w:rPr>
            <w:fldChar w:fldCharType="separate"/>
          </w:r>
          <w:ins w:id="971" w:author="Sammartano, Marc (BIC USA)" w:date="2015-12-04T16:17:00Z">
            <w:r w:rsidR="007C48A1">
              <w:rPr>
                <w:noProof/>
                <w:webHidden/>
              </w:rPr>
              <w:t>92</w:t>
            </w:r>
          </w:ins>
          <w:ins w:id="97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73" w:author="Sammartano, Marc (BIC USA)" w:date="2015-12-02T15:17:00Z"/>
              <w:rFonts w:eastAsiaTheme="minorEastAsia"/>
              <w:noProof/>
            </w:rPr>
          </w:pPr>
          <w:ins w:id="9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"_Toc436833013"</w:instrText>
            </w:r>
            <w:r w:rsidRPr="00E7654A">
              <w:rPr>
                <w:rStyle w:val="Hyperlink"/>
                <w:noProof/>
              </w:rPr>
              <w:instrText xml:space="preserve"> </w:instrText>
            </w:r>
            <w:r w:rsidRPr="00E7654A">
              <w:rPr>
                <w:rStyle w:val="Hyperlink"/>
                <w:noProof/>
              </w:rPr>
              <w:fldChar w:fldCharType="separate"/>
            </w:r>
            <w:r w:rsidRPr="00E7654A">
              <w:rPr>
                <w:rStyle w:val="Hyperlink"/>
                <w:noProof/>
              </w:rPr>
              <w:t>Dialog.select &lt;selection_nvar&gt;, &lt;Array$[]&gt;|&lt;list_nexp&gt; {,&lt;title_sexp&gt;}</w:t>
            </w:r>
            <w:r>
              <w:rPr>
                <w:noProof/>
                <w:webHidden/>
              </w:rPr>
              <w:tab/>
            </w:r>
            <w:r>
              <w:rPr>
                <w:noProof/>
                <w:webHidden/>
              </w:rPr>
              <w:fldChar w:fldCharType="begin"/>
            </w:r>
            <w:r>
              <w:rPr>
                <w:noProof/>
                <w:webHidden/>
              </w:rPr>
              <w:instrText xml:space="preserve"> PAGEREF _Toc436833013 \h </w:instrText>
            </w:r>
          </w:ins>
          <w:r>
            <w:rPr>
              <w:noProof/>
              <w:webHidden/>
            </w:rPr>
          </w:r>
          <w:r>
            <w:rPr>
              <w:noProof/>
              <w:webHidden/>
            </w:rPr>
            <w:fldChar w:fldCharType="separate"/>
          </w:r>
          <w:ins w:id="975" w:author="Sammartano, Marc (BIC USA)" w:date="2015-12-04T16:17:00Z">
            <w:r w:rsidR="007C48A1">
              <w:rPr>
                <w:noProof/>
                <w:webHidden/>
              </w:rPr>
              <w:t>92</w:t>
            </w:r>
          </w:ins>
          <w:ins w:id="97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77" w:author="Sammartano, Marc (BIC USA)" w:date="2015-12-02T15:17:00Z"/>
              <w:rFonts w:eastAsiaTheme="minorEastAsia"/>
              <w:noProof/>
            </w:rPr>
          </w:pPr>
          <w:ins w:id="9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"_Toc436833014"</w:instrText>
            </w:r>
            <w:r w:rsidRPr="00E7654A">
              <w:rPr>
                <w:rStyle w:val="Hyperlink"/>
                <w:noProof/>
              </w:rPr>
              <w:instrText xml:space="preserve"> </w:instrText>
            </w:r>
            <w:r w:rsidRPr="00E7654A">
              <w:rPr>
                <w:rStyle w:val="Hyperlink"/>
                <w:noProof/>
              </w:rPr>
              <w:fldChar w:fldCharType="separate"/>
            </w:r>
            <w:r w:rsidRPr="00E7654A">
              <w:rPr>
                <w:rStyle w:val="Hyperlink"/>
                <w:noProof/>
              </w:rPr>
              <w:t>Input {&lt;prompt_sexp&gt;}, &lt;result_var&gt;{, {&lt;default_exp&gt;}{, &lt;canceled_nvar&gt;}}</w:t>
            </w:r>
            <w:r>
              <w:rPr>
                <w:noProof/>
                <w:webHidden/>
              </w:rPr>
              <w:tab/>
            </w:r>
            <w:r>
              <w:rPr>
                <w:noProof/>
                <w:webHidden/>
              </w:rPr>
              <w:fldChar w:fldCharType="begin"/>
            </w:r>
            <w:r>
              <w:rPr>
                <w:noProof/>
                <w:webHidden/>
              </w:rPr>
              <w:instrText xml:space="preserve"> PAGEREF _Toc436833014 \h </w:instrText>
            </w:r>
          </w:ins>
          <w:r>
            <w:rPr>
              <w:noProof/>
              <w:webHidden/>
            </w:rPr>
          </w:r>
          <w:r>
            <w:rPr>
              <w:noProof/>
              <w:webHidden/>
            </w:rPr>
            <w:fldChar w:fldCharType="separate"/>
          </w:r>
          <w:ins w:id="979" w:author="Sammartano, Marc (BIC USA)" w:date="2015-12-04T16:17:00Z">
            <w:r w:rsidR="007C48A1">
              <w:rPr>
                <w:noProof/>
                <w:webHidden/>
              </w:rPr>
              <w:t>93</w:t>
            </w:r>
          </w:ins>
          <w:ins w:id="98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81" w:author="Sammartano, Marc (BIC USA)" w:date="2015-12-02T15:17:00Z"/>
              <w:rFonts w:eastAsiaTheme="minorEastAsia"/>
              <w:noProof/>
            </w:rPr>
          </w:pPr>
          <w:ins w:id="9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"_Toc436833015"</w:instrText>
            </w:r>
            <w:r w:rsidRPr="00E7654A">
              <w:rPr>
                <w:rStyle w:val="Hyperlink"/>
                <w:noProof/>
              </w:rPr>
              <w:instrText xml:space="preserve"> </w:instrText>
            </w:r>
            <w:r w:rsidRPr="00E7654A">
              <w:rPr>
                <w:rStyle w:val="Hyperlink"/>
                <w:noProof/>
              </w:rPr>
              <w:fldChar w:fldCharType="separate"/>
            </w:r>
            <w:r w:rsidRPr="00E7654A">
              <w:rPr>
                <w:rStyle w:val="Hyperlink"/>
                <w:noProof/>
              </w:rPr>
              <w:t>Inkey$ &lt;svar&gt;</w:t>
            </w:r>
            <w:r>
              <w:rPr>
                <w:noProof/>
                <w:webHidden/>
              </w:rPr>
              <w:tab/>
            </w:r>
            <w:r>
              <w:rPr>
                <w:noProof/>
                <w:webHidden/>
              </w:rPr>
              <w:fldChar w:fldCharType="begin"/>
            </w:r>
            <w:r>
              <w:rPr>
                <w:noProof/>
                <w:webHidden/>
              </w:rPr>
              <w:instrText xml:space="preserve"> PAGEREF _Toc436833015 \h </w:instrText>
            </w:r>
          </w:ins>
          <w:r>
            <w:rPr>
              <w:noProof/>
              <w:webHidden/>
            </w:rPr>
          </w:r>
          <w:r>
            <w:rPr>
              <w:noProof/>
              <w:webHidden/>
            </w:rPr>
            <w:fldChar w:fldCharType="separate"/>
          </w:r>
          <w:ins w:id="983" w:author="Sammartano, Marc (BIC USA)" w:date="2015-12-04T16:17:00Z">
            <w:r w:rsidR="007C48A1">
              <w:rPr>
                <w:noProof/>
                <w:webHidden/>
              </w:rPr>
              <w:t>94</w:t>
            </w:r>
          </w:ins>
          <w:ins w:id="98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85" w:author="Sammartano, Marc (BIC USA)" w:date="2015-12-02T15:17:00Z"/>
              <w:rFonts w:eastAsiaTheme="minorEastAsia"/>
              <w:noProof/>
            </w:rPr>
          </w:pPr>
          <w:ins w:id="9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"_Toc436833016"</w:instrText>
            </w:r>
            <w:r w:rsidRPr="00E7654A">
              <w:rPr>
                <w:rStyle w:val="Hyperlink"/>
                <w:noProof/>
              </w:rPr>
              <w:instrText xml:space="preserve"> </w:instrText>
            </w:r>
            <w:r w:rsidRPr="00E7654A">
              <w:rPr>
                <w:rStyle w:val="Hyperlink"/>
                <w:noProof/>
              </w:rPr>
              <w:fldChar w:fldCharType="separate"/>
            </w:r>
            <w:r w:rsidRPr="00E7654A">
              <w:rPr>
                <w:rStyle w:val="Hyperlink"/>
                <w:noProof/>
              </w:rPr>
              <w:t>Popup &lt;message_sexp&gt; {{, &lt;x_nexp&gt;}{, &lt;y_nexp&gt;}{, &lt;duration_lexp&gt;}}</w:t>
            </w:r>
            <w:r>
              <w:rPr>
                <w:noProof/>
                <w:webHidden/>
              </w:rPr>
              <w:tab/>
            </w:r>
            <w:r>
              <w:rPr>
                <w:noProof/>
                <w:webHidden/>
              </w:rPr>
              <w:fldChar w:fldCharType="begin"/>
            </w:r>
            <w:r>
              <w:rPr>
                <w:noProof/>
                <w:webHidden/>
              </w:rPr>
              <w:instrText xml:space="preserve"> PAGEREF _Toc436833016 \h </w:instrText>
            </w:r>
          </w:ins>
          <w:r>
            <w:rPr>
              <w:noProof/>
              <w:webHidden/>
            </w:rPr>
          </w:r>
          <w:r>
            <w:rPr>
              <w:noProof/>
              <w:webHidden/>
            </w:rPr>
            <w:fldChar w:fldCharType="separate"/>
          </w:r>
          <w:ins w:id="987" w:author="Sammartano, Marc (BIC USA)" w:date="2015-12-04T16:17:00Z">
            <w:r w:rsidR="007C48A1">
              <w:rPr>
                <w:noProof/>
                <w:webHidden/>
              </w:rPr>
              <w:t>94</w:t>
            </w:r>
          </w:ins>
          <w:ins w:id="98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89" w:author="Sammartano, Marc (BIC USA)" w:date="2015-12-02T15:17:00Z"/>
              <w:rFonts w:eastAsiaTheme="minorEastAsia"/>
              <w:noProof/>
            </w:rPr>
          </w:pPr>
          <w:ins w:id="9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"_Toc436833017"</w:instrText>
            </w:r>
            <w:r w:rsidRPr="00E7654A">
              <w:rPr>
                <w:rStyle w:val="Hyperlink"/>
                <w:noProof/>
              </w:rPr>
              <w:instrText xml:space="preserve"> </w:instrText>
            </w:r>
            <w:r w:rsidRPr="00E7654A">
              <w:rPr>
                <w:rStyle w:val="Hyperlink"/>
                <w:noProof/>
              </w:rPr>
              <w:fldChar w:fldCharType="separate"/>
            </w:r>
            <w:r w:rsidRPr="00E7654A">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_Toc436833017 \h </w:instrText>
            </w:r>
          </w:ins>
          <w:r>
            <w:rPr>
              <w:noProof/>
              <w:webHidden/>
            </w:rPr>
          </w:r>
          <w:r>
            <w:rPr>
              <w:noProof/>
              <w:webHidden/>
            </w:rPr>
            <w:fldChar w:fldCharType="separate"/>
          </w:r>
          <w:ins w:id="991" w:author="Sammartano, Marc (BIC USA)" w:date="2015-12-04T16:17:00Z">
            <w:r w:rsidR="007C48A1">
              <w:rPr>
                <w:noProof/>
                <w:webHidden/>
              </w:rPr>
              <w:t>94</w:t>
            </w:r>
          </w:ins>
          <w:ins w:id="9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93" w:author="Sammartano, Marc (BIC USA)" w:date="2015-12-02T15:17:00Z"/>
              <w:rFonts w:eastAsiaTheme="minorEastAsia"/>
              <w:noProof/>
            </w:rPr>
          </w:pPr>
          <w:ins w:id="9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"_Toc436833018"</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_Toc436833018 \h </w:instrText>
            </w:r>
          </w:ins>
          <w:r>
            <w:rPr>
              <w:noProof/>
              <w:webHidden/>
            </w:rPr>
          </w:r>
          <w:r>
            <w:rPr>
              <w:noProof/>
              <w:webHidden/>
            </w:rPr>
            <w:fldChar w:fldCharType="separate"/>
          </w:r>
          <w:ins w:id="995" w:author="Sammartano, Marc (BIC USA)" w:date="2015-12-04T16:17:00Z">
            <w:r w:rsidR="007C48A1">
              <w:rPr>
                <w:noProof/>
                <w:webHidden/>
              </w:rPr>
              <w:t>95</w:t>
            </w:r>
          </w:ins>
          <w:ins w:id="99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997" w:author="Sammartano, Marc (BIC USA)" w:date="2015-12-02T15:17:00Z"/>
              <w:rFonts w:eastAsiaTheme="minorEastAsia"/>
              <w:noProof/>
            </w:rPr>
          </w:pPr>
          <w:ins w:id="9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"_Toc436833019"</w:instrText>
            </w:r>
            <w:r w:rsidRPr="00E7654A">
              <w:rPr>
                <w:rStyle w:val="Hyperlink"/>
                <w:noProof/>
              </w:rPr>
              <w:instrText xml:space="preserve"> </w:instrText>
            </w:r>
            <w:r w:rsidRPr="00E7654A">
              <w:rPr>
                <w:rStyle w:val="Hyperlink"/>
                <w:noProof/>
              </w:rPr>
              <w:fldChar w:fldCharType="separate"/>
            </w:r>
            <w:r w:rsidRPr="00E7654A">
              <w:rPr>
                <w:rStyle w:val="Hyperlink"/>
                <w:noProof/>
              </w:rPr>
              <w:t>TGet &lt;result_svar&gt;, &lt;prompt_sexp&gt; {, &lt;title_sexp&gt;}</w:t>
            </w:r>
            <w:r>
              <w:rPr>
                <w:noProof/>
                <w:webHidden/>
              </w:rPr>
              <w:tab/>
            </w:r>
            <w:r>
              <w:rPr>
                <w:noProof/>
                <w:webHidden/>
              </w:rPr>
              <w:fldChar w:fldCharType="begin"/>
            </w:r>
            <w:r>
              <w:rPr>
                <w:noProof/>
                <w:webHidden/>
              </w:rPr>
              <w:instrText xml:space="preserve"> PAGEREF _Toc436833019 \h </w:instrText>
            </w:r>
          </w:ins>
          <w:r>
            <w:rPr>
              <w:noProof/>
              <w:webHidden/>
            </w:rPr>
          </w:r>
          <w:r>
            <w:rPr>
              <w:noProof/>
              <w:webHidden/>
            </w:rPr>
            <w:fldChar w:fldCharType="separate"/>
          </w:r>
          <w:ins w:id="999" w:author="Sammartano, Marc (BIC USA)" w:date="2015-12-04T16:17:00Z">
            <w:r w:rsidR="007C48A1">
              <w:rPr>
                <w:noProof/>
                <w:webHidden/>
              </w:rPr>
              <w:t>95</w:t>
            </w:r>
          </w:ins>
          <w:ins w:id="100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001" w:author="Sammartano, Marc (BIC USA)" w:date="2015-12-02T15:17:00Z"/>
              <w:rFonts w:eastAsiaTheme="minorEastAsia"/>
              <w:noProof/>
            </w:rPr>
          </w:pPr>
          <w:ins w:id="10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"_Toc436833020"</w:instrText>
            </w:r>
            <w:r w:rsidRPr="00E7654A">
              <w:rPr>
                <w:rStyle w:val="Hyperlink"/>
                <w:noProof/>
              </w:rPr>
              <w:instrText xml:space="preserve"> </w:instrText>
            </w:r>
            <w:r w:rsidRPr="00E7654A">
              <w:rPr>
                <w:rStyle w:val="Hyperlink"/>
                <w:noProof/>
              </w:rPr>
              <w:fldChar w:fldCharType="separate"/>
            </w:r>
            <w:r w:rsidRPr="00E7654A">
              <w:rPr>
                <w:rStyle w:val="Hyperlink"/>
                <w:noProof/>
              </w:rPr>
              <w:t>Kb.hide</w:t>
            </w:r>
            <w:r>
              <w:rPr>
                <w:noProof/>
                <w:webHidden/>
              </w:rPr>
              <w:tab/>
            </w:r>
            <w:r>
              <w:rPr>
                <w:noProof/>
                <w:webHidden/>
              </w:rPr>
              <w:fldChar w:fldCharType="begin"/>
            </w:r>
            <w:r>
              <w:rPr>
                <w:noProof/>
                <w:webHidden/>
              </w:rPr>
              <w:instrText xml:space="preserve"> PAGEREF _Toc436833020 \h </w:instrText>
            </w:r>
          </w:ins>
          <w:r>
            <w:rPr>
              <w:noProof/>
              <w:webHidden/>
            </w:rPr>
          </w:r>
          <w:r>
            <w:rPr>
              <w:noProof/>
              <w:webHidden/>
            </w:rPr>
            <w:fldChar w:fldCharType="separate"/>
          </w:r>
          <w:ins w:id="1003" w:author="Sammartano, Marc (BIC USA)" w:date="2015-12-04T16:17:00Z">
            <w:r w:rsidR="007C48A1">
              <w:rPr>
                <w:noProof/>
                <w:webHidden/>
              </w:rPr>
              <w:t>95</w:t>
            </w:r>
          </w:ins>
          <w:ins w:id="10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005" w:author="Sammartano, Marc (BIC USA)" w:date="2015-12-02T15:17:00Z"/>
              <w:rFonts w:eastAsiaTheme="minorEastAsia"/>
              <w:noProof/>
            </w:rPr>
          </w:pPr>
          <w:ins w:id="10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"_Toc436833021"</w:instrText>
            </w:r>
            <w:r w:rsidRPr="00E7654A">
              <w:rPr>
                <w:rStyle w:val="Hyperlink"/>
                <w:noProof/>
              </w:rPr>
              <w:instrText xml:space="preserve"> </w:instrText>
            </w:r>
            <w:r w:rsidRPr="00E7654A">
              <w:rPr>
                <w:rStyle w:val="Hyperlink"/>
                <w:noProof/>
              </w:rPr>
              <w:fldChar w:fldCharType="separate"/>
            </w:r>
            <w:r w:rsidRPr="00E7654A">
              <w:rPr>
                <w:rStyle w:val="Hyperlink"/>
                <w:noProof/>
              </w:rPr>
              <w:t>Kb.show</w:t>
            </w:r>
            <w:r>
              <w:rPr>
                <w:noProof/>
                <w:webHidden/>
              </w:rPr>
              <w:tab/>
            </w:r>
            <w:r>
              <w:rPr>
                <w:noProof/>
                <w:webHidden/>
              </w:rPr>
              <w:fldChar w:fldCharType="begin"/>
            </w:r>
            <w:r>
              <w:rPr>
                <w:noProof/>
                <w:webHidden/>
              </w:rPr>
              <w:instrText xml:space="preserve"> PAGEREF _Toc436833021 \h </w:instrText>
            </w:r>
          </w:ins>
          <w:r>
            <w:rPr>
              <w:noProof/>
              <w:webHidden/>
            </w:rPr>
          </w:r>
          <w:r>
            <w:rPr>
              <w:noProof/>
              <w:webHidden/>
            </w:rPr>
            <w:fldChar w:fldCharType="separate"/>
          </w:r>
          <w:ins w:id="1007" w:author="Sammartano, Marc (BIC USA)" w:date="2015-12-04T16:17:00Z">
            <w:r w:rsidR="007C48A1">
              <w:rPr>
                <w:noProof/>
                <w:webHidden/>
              </w:rPr>
              <w:t>96</w:t>
            </w:r>
          </w:ins>
          <w:ins w:id="10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009" w:author="Sammartano, Marc (BIC USA)" w:date="2015-12-02T15:17:00Z"/>
              <w:rFonts w:eastAsiaTheme="minorEastAsia"/>
              <w:noProof/>
            </w:rPr>
          </w:pPr>
          <w:ins w:id="10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"_Toc436833022"</w:instrText>
            </w:r>
            <w:r w:rsidRPr="00E7654A">
              <w:rPr>
                <w:rStyle w:val="Hyperlink"/>
                <w:noProof/>
              </w:rPr>
              <w:instrText xml:space="preserve"> </w:instrText>
            </w:r>
            <w:r w:rsidRPr="00E7654A">
              <w:rPr>
                <w:rStyle w:val="Hyperlink"/>
                <w:noProof/>
              </w:rPr>
              <w:fldChar w:fldCharType="separate"/>
            </w:r>
            <w:r w:rsidRPr="00E7654A">
              <w:rPr>
                <w:rStyle w:val="Hyperlink"/>
                <w:noProof/>
              </w:rPr>
              <w:t>Kb.toggle</w:t>
            </w:r>
            <w:r>
              <w:rPr>
                <w:noProof/>
                <w:webHidden/>
              </w:rPr>
              <w:tab/>
            </w:r>
            <w:r>
              <w:rPr>
                <w:noProof/>
                <w:webHidden/>
              </w:rPr>
              <w:fldChar w:fldCharType="begin"/>
            </w:r>
            <w:r>
              <w:rPr>
                <w:noProof/>
                <w:webHidden/>
              </w:rPr>
              <w:instrText xml:space="preserve"> PAGEREF _Toc436833022 \h </w:instrText>
            </w:r>
          </w:ins>
          <w:r>
            <w:rPr>
              <w:noProof/>
              <w:webHidden/>
            </w:rPr>
          </w:r>
          <w:r>
            <w:rPr>
              <w:noProof/>
              <w:webHidden/>
            </w:rPr>
            <w:fldChar w:fldCharType="separate"/>
          </w:r>
          <w:ins w:id="1011" w:author="Sammartano, Marc (BIC USA)" w:date="2015-12-04T16:17:00Z">
            <w:r w:rsidR="007C48A1">
              <w:rPr>
                <w:noProof/>
                <w:webHidden/>
              </w:rPr>
              <w:t>96</w:t>
            </w:r>
          </w:ins>
          <w:ins w:id="10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013" w:author="Sammartano, Marc (BIC USA)" w:date="2015-12-02T15:17:00Z"/>
              <w:rFonts w:eastAsiaTheme="minorEastAsia"/>
              <w:noProof/>
            </w:rPr>
          </w:pPr>
          <w:ins w:id="1014"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"_Toc436833023"</w:instrText>
            </w:r>
            <w:r w:rsidRPr="00E7654A">
              <w:rPr>
                <w:rStyle w:val="Hyperlink"/>
                <w:noProof/>
              </w:rPr>
              <w:instrText xml:space="preserve"> </w:instrText>
            </w:r>
            <w:r w:rsidRPr="00E7654A">
              <w:rPr>
                <w:rStyle w:val="Hyperlink"/>
                <w:noProof/>
              </w:rPr>
              <w:fldChar w:fldCharType="separate"/>
            </w:r>
            <w:r w:rsidRPr="00E7654A">
              <w:rPr>
                <w:rStyle w:val="Hyperlink"/>
                <w:noProof/>
              </w:rPr>
              <w:t>Kb.showing &lt;lvar&gt;</w:t>
            </w:r>
            <w:r>
              <w:rPr>
                <w:noProof/>
                <w:webHidden/>
              </w:rPr>
              <w:tab/>
            </w:r>
            <w:r>
              <w:rPr>
                <w:noProof/>
                <w:webHidden/>
              </w:rPr>
              <w:fldChar w:fldCharType="begin"/>
            </w:r>
            <w:r>
              <w:rPr>
                <w:noProof/>
                <w:webHidden/>
              </w:rPr>
              <w:instrText xml:space="preserve"> PAGEREF _Toc436833023 \h </w:instrText>
            </w:r>
          </w:ins>
          <w:r>
            <w:rPr>
              <w:noProof/>
              <w:webHidden/>
            </w:rPr>
          </w:r>
          <w:r>
            <w:rPr>
              <w:noProof/>
              <w:webHidden/>
            </w:rPr>
            <w:fldChar w:fldCharType="separate"/>
          </w:r>
          <w:ins w:id="1015" w:author="Sammartano, Marc (BIC USA)" w:date="2015-12-04T16:17:00Z">
            <w:r w:rsidR="007C48A1">
              <w:rPr>
                <w:noProof/>
                <w:webHidden/>
              </w:rPr>
              <w:t>96</w:t>
            </w:r>
          </w:ins>
          <w:ins w:id="101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017" w:author="Sammartano, Marc (BIC USA)" w:date="2015-12-02T15:17:00Z"/>
              <w:rFonts w:eastAsiaTheme="minorEastAsia"/>
              <w:noProof/>
            </w:rPr>
          </w:pPr>
          <w:ins w:id="10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"_Toc436833024"</w:instrText>
            </w:r>
            <w:r w:rsidRPr="00E7654A">
              <w:rPr>
                <w:rStyle w:val="Hyperlink"/>
                <w:noProof/>
              </w:rPr>
              <w:instrText xml:space="preserve"> </w:instrText>
            </w:r>
            <w:r w:rsidRPr="00E7654A">
              <w:rPr>
                <w:rStyle w:val="Hyperlink"/>
                <w:noProof/>
              </w:rPr>
              <w:fldChar w:fldCharType="separate"/>
            </w:r>
            <w:r w:rsidRPr="00E7654A">
              <w:rPr>
                <w:rStyle w:val="Hyperlink"/>
                <w:noProof/>
              </w:rPr>
              <w:t>OnKbChange:</w:t>
            </w:r>
            <w:r>
              <w:rPr>
                <w:noProof/>
                <w:webHidden/>
              </w:rPr>
              <w:tab/>
            </w:r>
            <w:r>
              <w:rPr>
                <w:noProof/>
                <w:webHidden/>
              </w:rPr>
              <w:fldChar w:fldCharType="begin"/>
            </w:r>
            <w:r>
              <w:rPr>
                <w:noProof/>
                <w:webHidden/>
              </w:rPr>
              <w:instrText xml:space="preserve"> PAGEREF _Toc436833024 \h </w:instrText>
            </w:r>
          </w:ins>
          <w:r>
            <w:rPr>
              <w:noProof/>
              <w:webHidden/>
            </w:rPr>
          </w:r>
          <w:r>
            <w:rPr>
              <w:noProof/>
              <w:webHidden/>
            </w:rPr>
            <w:fldChar w:fldCharType="separate"/>
          </w:r>
          <w:ins w:id="1019" w:author="Sammartano, Marc (BIC USA)" w:date="2015-12-04T16:17:00Z">
            <w:r w:rsidR="007C48A1">
              <w:rPr>
                <w:noProof/>
                <w:webHidden/>
              </w:rPr>
              <w:t>96</w:t>
            </w:r>
          </w:ins>
          <w:ins w:id="102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021" w:author="Sammartano, Marc (BIC USA)" w:date="2015-12-02T15:17:00Z"/>
              <w:rFonts w:eastAsiaTheme="minorEastAsia"/>
              <w:noProof/>
            </w:rPr>
          </w:pPr>
          <w:ins w:id="10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"_Toc436833025"</w:instrText>
            </w:r>
            <w:r w:rsidRPr="00E7654A">
              <w:rPr>
                <w:rStyle w:val="Hyperlink"/>
                <w:noProof/>
              </w:rPr>
              <w:instrText xml:space="preserve"> </w:instrText>
            </w:r>
            <w:r w:rsidRPr="00E7654A">
              <w:rPr>
                <w:rStyle w:val="Hyperlink"/>
                <w:noProof/>
              </w:rPr>
              <w:fldChar w:fldCharType="separate"/>
            </w:r>
            <w:r w:rsidRPr="00E7654A">
              <w:rPr>
                <w:rStyle w:val="Hyperlink"/>
                <w:noProof/>
              </w:rPr>
              <w:t>Kb.resume</w:t>
            </w:r>
            <w:r>
              <w:rPr>
                <w:noProof/>
                <w:webHidden/>
              </w:rPr>
              <w:tab/>
            </w:r>
            <w:r>
              <w:rPr>
                <w:noProof/>
                <w:webHidden/>
              </w:rPr>
              <w:fldChar w:fldCharType="begin"/>
            </w:r>
            <w:r>
              <w:rPr>
                <w:noProof/>
                <w:webHidden/>
              </w:rPr>
              <w:instrText xml:space="preserve"> PAGEREF _Toc436833025 \h </w:instrText>
            </w:r>
          </w:ins>
          <w:r>
            <w:rPr>
              <w:noProof/>
              <w:webHidden/>
            </w:rPr>
          </w:r>
          <w:r>
            <w:rPr>
              <w:noProof/>
              <w:webHidden/>
            </w:rPr>
            <w:fldChar w:fldCharType="separate"/>
          </w:r>
          <w:ins w:id="1023" w:author="Sammartano, Marc (BIC USA)" w:date="2015-12-04T16:17:00Z">
            <w:r w:rsidR="007C48A1">
              <w:rPr>
                <w:noProof/>
                <w:webHidden/>
              </w:rPr>
              <w:t>97</w:t>
            </w:r>
          </w:ins>
          <w:ins w:id="10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025" w:author="Sammartano, Marc (BIC USA)" w:date="2015-12-02T15:17:00Z"/>
              <w:rFonts w:eastAsiaTheme="minorEastAsia"/>
              <w:noProof/>
            </w:rPr>
          </w:pPr>
          <w:ins w:id="10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"_Toc436833026"</w:instrText>
            </w:r>
            <w:r w:rsidRPr="00E7654A">
              <w:rPr>
                <w:rStyle w:val="Hyperlink"/>
                <w:noProof/>
              </w:rPr>
              <w:instrText xml:space="preserve"> </w:instrText>
            </w:r>
            <w:r w:rsidRPr="00E7654A">
              <w:rPr>
                <w:rStyle w:val="Hyperlink"/>
                <w:noProof/>
              </w:rPr>
              <w:fldChar w:fldCharType="separate"/>
            </w:r>
            <w:r w:rsidRPr="00E7654A">
              <w:rPr>
                <w:rStyle w:val="Hyperlink"/>
                <w:noProof/>
              </w:rPr>
              <w:t>The Soft Keyboard and the BACK Key</w:t>
            </w:r>
            <w:r>
              <w:rPr>
                <w:noProof/>
                <w:webHidden/>
              </w:rPr>
              <w:tab/>
            </w:r>
            <w:r>
              <w:rPr>
                <w:noProof/>
                <w:webHidden/>
              </w:rPr>
              <w:fldChar w:fldCharType="begin"/>
            </w:r>
            <w:r>
              <w:rPr>
                <w:noProof/>
                <w:webHidden/>
              </w:rPr>
              <w:instrText xml:space="preserve"> PAGEREF _Toc436833026 \h </w:instrText>
            </w:r>
          </w:ins>
          <w:r>
            <w:rPr>
              <w:noProof/>
              <w:webHidden/>
            </w:rPr>
          </w:r>
          <w:r>
            <w:rPr>
              <w:noProof/>
              <w:webHidden/>
            </w:rPr>
            <w:fldChar w:fldCharType="separate"/>
          </w:r>
          <w:ins w:id="1027" w:author="Sammartano, Marc (BIC USA)" w:date="2015-12-04T16:17:00Z">
            <w:r w:rsidR="007C48A1">
              <w:rPr>
                <w:noProof/>
                <w:webHidden/>
              </w:rPr>
              <w:t>97</w:t>
            </w:r>
          </w:ins>
          <w:ins w:id="1028"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029" w:author="Sammartano, Marc (BIC USA)" w:date="2015-12-02T15:17:00Z"/>
              <w:rFonts w:eastAsiaTheme="minorEastAsia"/>
              <w:noProof/>
            </w:rPr>
          </w:pPr>
          <w:ins w:id="10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"_Toc436833027"</w:instrText>
            </w:r>
            <w:r w:rsidRPr="00E7654A">
              <w:rPr>
                <w:rStyle w:val="Hyperlink"/>
                <w:noProof/>
              </w:rPr>
              <w:instrText xml:space="preserve"> </w:instrText>
            </w:r>
            <w:r w:rsidRPr="00E7654A">
              <w:rPr>
                <w:rStyle w:val="Hyperlink"/>
                <w:noProof/>
              </w:rPr>
              <w:fldChar w:fldCharType="separate"/>
            </w:r>
            <w:r w:rsidRPr="00E7654A">
              <w:rPr>
                <w:rStyle w:val="Hyperlink"/>
                <w:noProof/>
              </w:rPr>
              <w:t>Working with Files</w:t>
            </w:r>
            <w:r>
              <w:rPr>
                <w:noProof/>
                <w:webHidden/>
              </w:rPr>
              <w:tab/>
            </w:r>
            <w:r>
              <w:rPr>
                <w:noProof/>
                <w:webHidden/>
              </w:rPr>
              <w:fldChar w:fldCharType="begin"/>
            </w:r>
            <w:r>
              <w:rPr>
                <w:noProof/>
                <w:webHidden/>
              </w:rPr>
              <w:instrText xml:space="preserve"> PAGEREF _Toc436833027 \h </w:instrText>
            </w:r>
          </w:ins>
          <w:r>
            <w:rPr>
              <w:noProof/>
              <w:webHidden/>
            </w:rPr>
          </w:r>
          <w:r>
            <w:rPr>
              <w:noProof/>
              <w:webHidden/>
            </w:rPr>
            <w:fldChar w:fldCharType="separate"/>
          </w:r>
          <w:ins w:id="1031" w:author="Sammartano, Marc (BIC USA)" w:date="2015-12-04T16:17:00Z">
            <w:r w:rsidR="007C48A1">
              <w:rPr>
                <w:noProof/>
                <w:webHidden/>
              </w:rPr>
              <w:t>97</w:t>
            </w:r>
          </w:ins>
          <w:ins w:id="10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33" w:author="Sammartano, Marc (BIC USA)" w:date="2015-12-02T15:17:00Z"/>
              <w:rFonts w:eastAsiaTheme="minorEastAsia"/>
              <w:noProof/>
            </w:rPr>
          </w:pPr>
          <w:ins w:id="10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"_Toc436833028"</w:instrText>
            </w:r>
            <w:r w:rsidRPr="00E7654A">
              <w:rPr>
                <w:rStyle w:val="Hyperlink"/>
                <w:noProof/>
              </w:rPr>
              <w:instrText xml:space="preserve"> </w:instrText>
            </w:r>
            <w:r w:rsidRPr="00E7654A">
              <w:rPr>
                <w:rStyle w:val="Hyperlink"/>
                <w:noProof/>
              </w:rPr>
              <w:fldChar w:fldCharType="separate"/>
            </w:r>
            <w:r w:rsidRPr="00E7654A">
              <w:rPr>
                <w:rStyle w:val="Hyperlink"/>
                <w:noProof/>
              </w:rPr>
              <w:t>Paths Explained</w:t>
            </w:r>
            <w:r>
              <w:rPr>
                <w:noProof/>
                <w:webHidden/>
              </w:rPr>
              <w:tab/>
            </w:r>
            <w:r>
              <w:rPr>
                <w:noProof/>
                <w:webHidden/>
              </w:rPr>
              <w:fldChar w:fldCharType="begin"/>
            </w:r>
            <w:r>
              <w:rPr>
                <w:noProof/>
                <w:webHidden/>
              </w:rPr>
              <w:instrText xml:space="preserve"> PAGEREF _Toc436833028 \h </w:instrText>
            </w:r>
          </w:ins>
          <w:r>
            <w:rPr>
              <w:noProof/>
              <w:webHidden/>
            </w:rPr>
          </w:r>
          <w:r>
            <w:rPr>
              <w:noProof/>
              <w:webHidden/>
            </w:rPr>
            <w:fldChar w:fldCharType="separate"/>
          </w:r>
          <w:ins w:id="1035" w:author="Sammartano, Marc (BIC USA)" w:date="2015-12-04T16:17:00Z">
            <w:r w:rsidR="007C48A1">
              <w:rPr>
                <w:noProof/>
                <w:webHidden/>
              </w:rPr>
              <w:t>97</w:t>
            </w:r>
          </w:ins>
          <w:ins w:id="103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37" w:author="Sammartano, Marc (BIC USA)" w:date="2015-12-02T15:17:00Z"/>
              <w:rFonts w:eastAsiaTheme="minorEastAsia"/>
              <w:noProof/>
            </w:rPr>
          </w:pPr>
          <w:ins w:id="10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"_Toc436833029"</w:instrText>
            </w:r>
            <w:r w:rsidRPr="00E7654A">
              <w:rPr>
                <w:rStyle w:val="Hyperlink"/>
                <w:noProof/>
              </w:rPr>
              <w:instrText xml:space="preserve"> </w:instrText>
            </w:r>
            <w:r w:rsidRPr="00E7654A">
              <w:rPr>
                <w:rStyle w:val="Hyperlink"/>
                <w:noProof/>
              </w:rPr>
              <w:fldChar w:fldCharType="separate"/>
            </w:r>
            <w:r w:rsidRPr="00E7654A">
              <w:rPr>
                <w:rStyle w:val="Hyperlink"/>
                <w:noProof/>
              </w:rPr>
              <w:t>Paths and Case-sensitivity</w:t>
            </w:r>
            <w:r>
              <w:rPr>
                <w:noProof/>
                <w:webHidden/>
              </w:rPr>
              <w:tab/>
            </w:r>
            <w:r>
              <w:rPr>
                <w:noProof/>
                <w:webHidden/>
              </w:rPr>
              <w:fldChar w:fldCharType="begin"/>
            </w:r>
            <w:r>
              <w:rPr>
                <w:noProof/>
                <w:webHidden/>
              </w:rPr>
              <w:instrText xml:space="preserve"> PAGEREF _Toc436833029 \h </w:instrText>
            </w:r>
          </w:ins>
          <w:r>
            <w:rPr>
              <w:noProof/>
              <w:webHidden/>
            </w:rPr>
          </w:r>
          <w:r>
            <w:rPr>
              <w:noProof/>
              <w:webHidden/>
            </w:rPr>
            <w:fldChar w:fldCharType="separate"/>
          </w:r>
          <w:ins w:id="1039" w:author="Sammartano, Marc (BIC USA)" w:date="2015-12-04T16:17:00Z">
            <w:r w:rsidR="007C48A1">
              <w:rPr>
                <w:noProof/>
                <w:webHidden/>
              </w:rPr>
              <w:t>98</w:t>
            </w:r>
          </w:ins>
          <w:ins w:id="10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41" w:author="Sammartano, Marc (BIC USA)" w:date="2015-12-02T15:17:00Z"/>
              <w:rFonts w:eastAsiaTheme="minorEastAsia"/>
              <w:noProof/>
            </w:rPr>
          </w:pPr>
          <w:ins w:id="10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"_Toc436833030"</w:instrText>
            </w:r>
            <w:r w:rsidRPr="00E7654A">
              <w:rPr>
                <w:rStyle w:val="Hyperlink"/>
                <w:noProof/>
              </w:rPr>
              <w:instrText xml:space="preserve"> </w:instrText>
            </w:r>
            <w:r w:rsidRPr="00E7654A">
              <w:rPr>
                <w:rStyle w:val="Hyperlink"/>
                <w:noProof/>
              </w:rPr>
              <w:fldChar w:fldCharType="separate"/>
            </w:r>
            <w:r w:rsidRPr="00E7654A">
              <w:rPr>
                <w:rStyle w:val="Hyperlink"/>
                <w:noProof/>
              </w:rPr>
              <w:t>Mark and Mark Limit</w:t>
            </w:r>
            <w:r>
              <w:rPr>
                <w:noProof/>
                <w:webHidden/>
              </w:rPr>
              <w:tab/>
            </w:r>
            <w:r>
              <w:rPr>
                <w:noProof/>
                <w:webHidden/>
              </w:rPr>
              <w:fldChar w:fldCharType="begin"/>
            </w:r>
            <w:r>
              <w:rPr>
                <w:noProof/>
                <w:webHidden/>
              </w:rPr>
              <w:instrText xml:space="preserve"> PAGEREF _Toc436833030 \h </w:instrText>
            </w:r>
          </w:ins>
          <w:r>
            <w:rPr>
              <w:noProof/>
              <w:webHidden/>
            </w:rPr>
          </w:r>
          <w:r>
            <w:rPr>
              <w:noProof/>
              <w:webHidden/>
            </w:rPr>
            <w:fldChar w:fldCharType="separate"/>
          </w:r>
          <w:ins w:id="1043" w:author="Sammartano, Marc (BIC USA)" w:date="2015-12-04T16:17:00Z">
            <w:r w:rsidR="007C48A1">
              <w:rPr>
                <w:noProof/>
                <w:webHidden/>
              </w:rPr>
              <w:t>98</w:t>
            </w:r>
          </w:ins>
          <w:ins w:id="1044"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045" w:author="Sammartano, Marc (BIC USA)" w:date="2015-12-02T15:17:00Z"/>
              <w:rFonts w:eastAsiaTheme="minorEastAsia"/>
              <w:noProof/>
            </w:rPr>
          </w:pPr>
          <w:ins w:id="10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"_Toc436833031"</w:instrText>
            </w:r>
            <w:r w:rsidRPr="00E7654A">
              <w:rPr>
                <w:rStyle w:val="Hyperlink"/>
                <w:noProof/>
              </w:rPr>
              <w:instrText xml:space="preserve"> </w:instrText>
            </w:r>
            <w:r w:rsidRPr="00E7654A">
              <w:rPr>
                <w:rStyle w:val="Hyperlink"/>
                <w:noProof/>
              </w:rPr>
              <w:fldChar w:fldCharType="separate"/>
            </w:r>
            <w:r w:rsidRPr="00E7654A">
              <w:rPr>
                <w:rStyle w:val="Hyperlink"/>
                <w:noProof/>
              </w:rPr>
              <w:t>File Commands</w:t>
            </w:r>
            <w:r>
              <w:rPr>
                <w:noProof/>
                <w:webHidden/>
              </w:rPr>
              <w:tab/>
            </w:r>
            <w:r>
              <w:rPr>
                <w:noProof/>
                <w:webHidden/>
              </w:rPr>
              <w:fldChar w:fldCharType="begin"/>
            </w:r>
            <w:r>
              <w:rPr>
                <w:noProof/>
                <w:webHidden/>
              </w:rPr>
              <w:instrText xml:space="preserve"> PAGEREF _Toc436833031 \h </w:instrText>
            </w:r>
          </w:ins>
          <w:r>
            <w:rPr>
              <w:noProof/>
              <w:webHidden/>
            </w:rPr>
          </w:r>
          <w:r>
            <w:rPr>
              <w:noProof/>
              <w:webHidden/>
            </w:rPr>
            <w:fldChar w:fldCharType="separate"/>
          </w:r>
          <w:ins w:id="1047" w:author="Sammartano, Marc (BIC USA)" w:date="2015-12-04T16:17:00Z">
            <w:r w:rsidR="007C48A1">
              <w:rPr>
                <w:noProof/>
                <w:webHidden/>
              </w:rPr>
              <w:t>99</w:t>
            </w:r>
          </w:ins>
          <w:ins w:id="104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49" w:author="Sammartano, Marc (BIC USA)" w:date="2015-12-02T15:17:00Z"/>
              <w:rFonts w:eastAsiaTheme="minorEastAsia"/>
              <w:noProof/>
            </w:rPr>
          </w:pPr>
          <w:ins w:id="10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"_Toc436833032"</w:instrText>
            </w:r>
            <w:r w:rsidRPr="00E7654A">
              <w:rPr>
                <w:rStyle w:val="Hyperlink"/>
                <w:noProof/>
              </w:rPr>
              <w:instrText xml:space="preserve"> </w:instrText>
            </w:r>
            <w:r w:rsidRPr="00E7654A">
              <w:rPr>
                <w:rStyle w:val="Hyperlink"/>
                <w:noProof/>
              </w:rPr>
              <w:fldChar w:fldCharType="separate"/>
            </w:r>
            <w:r w:rsidRPr="00E7654A">
              <w:rPr>
                <w:rStyle w:val="Hyperlink"/>
                <w:noProof/>
              </w:rPr>
              <w:t>File.delete &lt;lvar&gt;, &lt;path_sexp&gt;</w:t>
            </w:r>
            <w:r>
              <w:rPr>
                <w:noProof/>
                <w:webHidden/>
              </w:rPr>
              <w:tab/>
            </w:r>
            <w:r>
              <w:rPr>
                <w:noProof/>
                <w:webHidden/>
              </w:rPr>
              <w:fldChar w:fldCharType="begin"/>
            </w:r>
            <w:r>
              <w:rPr>
                <w:noProof/>
                <w:webHidden/>
              </w:rPr>
              <w:instrText xml:space="preserve"> PAGEREF _Toc436833032 \h </w:instrText>
            </w:r>
          </w:ins>
          <w:r>
            <w:rPr>
              <w:noProof/>
              <w:webHidden/>
            </w:rPr>
          </w:r>
          <w:r>
            <w:rPr>
              <w:noProof/>
              <w:webHidden/>
            </w:rPr>
            <w:fldChar w:fldCharType="separate"/>
          </w:r>
          <w:ins w:id="1051" w:author="Sammartano, Marc (BIC USA)" w:date="2015-12-04T16:17:00Z">
            <w:r w:rsidR="007C48A1">
              <w:rPr>
                <w:noProof/>
                <w:webHidden/>
              </w:rPr>
              <w:t>99</w:t>
            </w:r>
          </w:ins>
          <w:ins w:id="10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53" w:author="Sammartano, Marc (BIC USA)" w:date="2015-12-02T15:17:00Z"/>
              <w:rFonts w:eastAsiaTheme="minorEastAsia"/>
              <w:noProof/>
            </w:rPr>
          </w:pPr>
          <w:ins w:id="10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"_Toc436833033"</w:instrText>
            </w:r>
            <w:r w:rsidRPr="00E7654A">
              <w:rPr>
                <w:rStyle w:val="Hyperlink"/>
                <w:noProof/>
              </w:rPr>
              <w:instrText xml:space="preserve"> </w:instrText>
            </w:r>
            <w:r w:rsidRPr="00E7654A">
              <w:rPr>
                <w:rStyle w:val="Hyperlink"/>
                <w:noProof/>
              </w:rPr>
              <w:fldChar w:fldCharType="separate"/>
            </w:r>
            <w:r w:rsidRPr="00E7654A">
              <w:rPr>
                <w:rStyle w:val="Hyperlink"/>
                <w:noProof/>
              </w:rPr>
              <w:t>File.dir &lt;path_sexp&gt;, Array$[] {,&lt;dirmark_sexp&gt;}</w:t>
            </w:r>
            <w:r>
              <w:rPr>
                <w:noProof/>
                <w:webHidden/>
              </w:rPr>
              <w:tab/>
            </w:r>
            <w:r>
              <w:rPr>
                <w:noProof/>
                <w:webHidden/>
              </w:rPr>
              <w:fldChar w:fldCharType="begin"/>
            </w:r>
            <w:r>
              <w:rPr>
                <w:noProof/>
                <w:webHidden/>
              </w:rPr>
              <w:instrText xml:space="preserve"> PAGEREF _Toc436833033 \h </w:instrText>
            </w:r>
          </w:ins>
          <w:r>
            <w:rPr>
              <w:noProof/>
              <w:webHidden/>
            </w:rPr>
          </w:r>
          <w:r>
            <w:rPr>
              <w:noProof/>
              <w:webHidden/>
            </w:rPr>
            <w:fldChar w:fldCharType="separate"/>
          </w:r>
          <w:ins w:id="1055" w:author="Sammartano, Marc (BIC USA)" w:date="2015-12-04T16:17:00Z">
            <w:r w:rsidR="007C48A1">
              <w:rPr>
                <w:noProof/>
                <w:webHidden/>
              </w:rPr>
              <w:t>99</w:t>
            </w:r>
          </w:ins>
          <w:ins w:id="105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57" w:author="Sammartano, Marc (BIC USA)" w:date="2015-12-02T15:17:00Z"/>
              <w:rFonts w:eastAsiaTheme="minorEastAsia"/>
              <w:noProof/>
            </w:rPr>
          </w:pPr>
          <w:ins w:id="10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"_Toc436833034"</w:instrText>
            </w:r>
            <w:r w:rsidRPr="00E7654A">
              <w:rPr>
                <w:rStyle w:val="Hyperlink"/>
                <w:noProof/>
              </w:rPr>
              <w:instrText xml:space="preserve"> </w:instrText>
            </w:r>
            <w:r w:rsidRPr="00E7654A">
              <w:rPr>
                <w:rStyle w:val="Hyperlink"/>
                <w:noProof/>
              </w:rPr>
              <w:fldChar w:fldCharType="separate"/>
            </w:r>
            <w:r w:rsidRPr="00E7654A">
              <w:rPr>
                <w:rStyle w:val="Hyperlink"/>
                <w:noProof/>
              </w:rPr>
              <w:t>File.exists &lt;lvar&gt;, &lt;path_sexp&gt;</w:t>
            </w:r>
            <w:r>
              <w:rPr>
                <w:noProof/>
                <w:webHidden/>
              </w:rPr>
              <w:tab/>
            </w:r>
            <w:r>
              <w:rPr>
                <w:noProof/>
                <w:webHidden/>
              </w:rPr>
              <w:fldChar w:fldCharType="begin"/>
            </w:r>
            <w:r>
              <w:rPr>
                <w:noProof/>
                <w:webHidden/>
              </w:rPr>
              <w:instrText xml:space="preserve"> PAGEREF _Toc436833034 \h </w:instrText>
            </w:r>
          </w:ins>
          <w:r>
            <w:rPr>
              <w:noProof/>
              <w:webHidden/>
            </w:rPr>
          </w:r>
          <w:r>
            <w:rPr>
              <w:noProof/>
              <w:webHidden/>
            </w:rPr>
            <w:fldChar w:fldCharType="separate"/>
          </w:r>
          <w:ins w:id="1059" w:author="Sammartano, Marc (BIC USA)" w:date="2015-12-04T16:17:00Z">
            <w:r w:rsidR="007C48A1">
              <w:rPr>
                <w:noProof/>
                <w:webHidden/>
              </w:rPr>
              <w:t>100</w:t>
            </w:r>
          </w:ins>
          <w:ins w:id="10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61" w:author="Sammartano, Marc (BIC USA)" w:date="2015-12-02T15:17:00Z"/>
              <w:rFonts w:eastAsiaTheme="minorEastAsia"/>
              <w:noProof/>
            </w:rPr>
          </w:pPr>
          <w:ins w:id="10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"_Toc436833035"</w:instrText>
            </w:r>
            <w:r w:rsidRPr="00E7654A">
              <w:rPr>
                <w:rStyle w:val="Hyperlink"/>
                <w:noProof/>
              </w:rPr>
              <w:instrText xml:space="preserve"> </w:instrText>
            </w:r>
            <w:r w:rsidRPr="00E7654A">
              <w:rPr>
                <w:rStyle w:val="Hyperlink"/>
                <w:noProof/>
              </w:rPr>
              <w:fldChar w:fldCharType="separate"/>
            </w:r>
            <w:r w:rsidRPr="00E7654A">
              <w:rPr>
                <w:rStyle w:val="Hyperlink"/>
                <w:noProof/>
              </w:rPr>
              <w:t>File.mkdir &lt;path_sexp&gt;</w:t>
            </w:r>
            <w:r>
              <w:rPr>
                <w:noProof/>
                <w:webHidden/>
              </w:rPr>
              <w:tab/>
            </w:r>
            <w:r>
              <w:rPr>
                <w:noProof/>
                <w:webHidden/>
              </w:rPr>
              <w:fldChar w:fldCharType="begin"/>
            </w:r>
            <w:r>
              <w:rPr>
                <w:noProof/>
                <w:webHidden/>
              </w:rPr>
              <w:instrText xml:space="preserve"> PAGEREF _Toc436833035 \h </w:instrText>
            </w:r>
          </w:ins>
          <w:r>
            <w:rPr>
              <w:noProof/>
              <w:webHidden/>
            </w:rPr>
          </w:r>
          <w:r>
            <w:rPr>
              <w:noProof/>
              <w:webHidden/>
            </w:rPr>
            <w:fldChar w:fldCharType="separate"/>
          </w:r>
          <w:ins w:id="1063" w:author="Sammartano, Marc (BIC USA)" w:date="2015-12-04T16:17:00Z">
            <w:r w:rsidR="007C48A1">
              <w:rPr>
                <w:noProof/>
                <w:webHidden/>
              </w:rPr>
              <w:t>100</w:t>
            </w:r>
          </w:ins>
          <w:ins w:id="10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65" w:author="Sammartano, Marc (BIC USA)" w:date="2015-12-02T15:17:00Z"/>
              <w:rFonts w:eastAsiaTheme="minorEastAsia"/>
              <w:noProof/>
            </w:rPr>
          </w:pPr>
          <w:ins w:id="10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"_Toc436833036"</w:instrText>
            </w:r>
            <w:r w:rsidRPr="00E7654A">
              <w:rPr>
                <w:rStyle w:val="Hyperlink"/>
                <w:noProof/>
              </w:rPr>
              <w:instrText xml:space="preserve"> </w:instrText>
            </w:r>
            <w:r w:rsidRPr="00E7654A">
              <w:rPr>
                <w:rStyle w:val="Hyperlink"/>
                <w:noProof/>
              </w:rPr>
              <w:fldChar w:fldCharType="separate"/>
            </w:r>
            <w:r w:rsidRPr="00E7654A">
              <w:rPr>
                <w:rStyle w:val="Hyperlink"/>
                <w:noProof/>
              </w:rPr>
              <w:t>File.rename &lt;old_path_sexp&gt;, &lt;new_path_sexp&gt;</w:t>
            </w:r>
            <w:r>
              <w:rPr>
                <w:noProof/>
                <w:webHidden/>
              </w:rPr>
              <w:tab/>
            </w:r>
            <w:r>
              <w:rPr>
                <w:noProof/>
                <w:webHidden/>
              </w:rPr>
              <w:fldChar w:fldCharType="begin"/>
            </w:r>
            <w:r>
              <w:rPr>
                <w:noProof/>
                <w:webHidden/>
              </w:rPr>
              <w:instrText xml:space="preserve"> PAGEREF _Toc436833036 \h </w:instrText>
            </w:r>
          </w:ins>
          <w:r>
            <w:rPr>
              <w:noProof/>
              <w:webHidden/>
            </w:rPr>
          </w:r>
          <w:r>
            <w:rPr>
              <w:noProof/>
              <w:webHidden/>
            </w:rPr>
            <w:fldChar w:fldCharType="separate"/>
          </w:r>
          <w:ins w:id="1067" w:author="Sammartano, Marc (BIC USA)" w:date="2015-12-04T16:17:00Z">
            <w:r w:rsidR="007C48A1">
              <w:rPr>
                <w:noProof/>
                <w:webHidden/>
              </w:rPr>
              <w:t>100</w:t>
            </w:r>
          </w:ins>
          <w:ins w:id="10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69" w:author="Sammartano, Marc (BIC USA)" w:date="2015-12-02T15:17:00Z"/>
              <w:rFonts w:eastAsiaTheme="minorEastAsia"/>
              <w:noProof/>
            </w:rPr>
          </w:pPr>
          <w:ins w:id="10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"_Toc436833037"</w:instrText>
            </w:r>
            <w:r w:rsidRPr="00E7654A">
              <w:rPr>
                <w:rStyle w:val="Hyperlink"/>
                <w:noProof/>
              </w:rPr>
              <w:instrText xml:space="preserve"> </w:instrText>
            </w:r>
            <w:r w:rsidRPr="00E7654A">
              <w:rPr>
                <w:rStyle w:val="Hyperlink"/>
                <w:noProof/>
              </w:rPr>
              <w:fldChar w:fldCharType="separate"/>
            </w:r>
            <w:r w:rsidRPr="00E7654A">
              <w:rPr>
                <w:rStyle w:val="Hyperlink"/>
                <w:noProof/>
              </w:rPr>
              <w:t>File.root &lt;svar&gt;</w:t>
            </w:r>
            <w:r>
              <w:rPr>
                <w:noProof/>
                <w:webHidden/>
              </w:rPr>
              <w:tab/>
            </w:r>
            <w:r>
              <w:rPr>
                <w:noProof/>
                <w:webHidden/>
              </w:rPr>
              <w:fldChar w:fldCharType="begin"/>
            </w:r>
            <w:r>
              <w:rPr>
                <w:noProof/>
                <w:webHidden/>
              </w:rPr>
              <w:instrText xml:space="preserve"> PAGEREF _Toc436833037 \h </w:instrText>
            </w:r>
          </w:ins>
          <w:r>
            <w:rPr>
              <w:noProof/>
              <w:webHidden/>
            </w:rPr>
          </w:r>
          <w:r>
            <w:rPr>
              <w:noProof/>
              <w:webHidden/>
            </w:rPr>
            <w:fldChar w:fldCharType="separate"/>
          </w:r>
          <w:ins w:id="1071" w:author="Sammartano, Marc (BIC USA)" w:date="2015-12-04T16:17:00Z">
            <w:r w:rsidR="007C48A1">
              <w:rPr>
                <w:noProof/>
                <w:webHidden/>
              </w:rPr>
              <w:t>101</w:t>
            </w:r>
          </w:ins>
          <w:ins w:id="10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73" w:author="Sammartano, Marc (BIC USA)" w:date="2015-12-02T15:17:00Z"/>
              <w:rFonts w:eastAsiaTheme="minorEastAsia"/>
              <w:noProof/>
            </w:rPr>
          </w:pPr>
          <w:ins w:id="10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"_Toc436833038"</w:instrText>
            </w:r>
            <w:r w:rsidRPr="00E7654A">
              <w:rPr>
                <w:rStyle w:val="Hyperlink"/>
                <w:noProof/>
              </w:rPr>
              <w:instrText xml:space="preserve"> </w:instrText>
            </w:r>
            <w:r w:rsidRPr="00E7654A">
              <w:rPr>
                <w:rStyle w:val="Hyperlink"/>
                <w:noProof/>
              </w:rPr>
              <w:fldChar w:fldCharType="separate"/>
            </w:r>
            <w:r w:rsidRPr="00E7654A">
              <w:rPr>
                <w:rStyle w:val="Hyperlink"/>
                <w:noProof/>
              </w:rPr>
              <w:t>File.size &lt;size_nvar&gt;, &lt;path_sexp&gt;</w:t>
            </w:r>
            <w:r>
              <w:rPr>
                <w:noProof/>
                <w:webHidden/>
              </w:rPr>
              <w:tab/>
            </w:r>
            <w:r>
              <w:rPr>
                <w:noProof/>
                <w:webHidden/>
              </w:rPr>
              <w:fldChar w:fldCharType="begin"/>
            </w:r>
            <w:r>
              <w:rPr>
                <w:noProof/>
                <w:webHidden/>
              </w:rPr>
              <w:instrText xml:space="preserve"> PAGEREF _Toc436833038 \h </w:instrText>
            </w:r>
          </w:ins>
          <w:r>
            <w:rPr>
              <w:noProof/>
              <w:webHidden/>
            </w:rPr>
          </w:r>
          <w:r>
            <w:rPr>
              <w:noProof/>
              <w:webHidden/>
            </w:rPr>
            <w:fldChar w:fldCharType="separate"/>
          </w:r>
          <w:ins w:id="1075" w:author="Sammartano, Marc (BIC USA)" w:date="2015-12-04T16:17:00Z">
            <w:r w:rsidR="007C48A1">
              <w:rPr>
                <w:noProof/>
                <w:webHidden/>
              </w:rPr>
              <w:t>101</w:t>
            </w:r>
          </w:ins>
          <w:ins w:id="10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77" w:author="Sammartano, Marc (BIC USA)" w:date="2015-12-02T15:17:00Z"/>
              <w:rFonts w:eastAsiaTheme="minorEastAsia"/>
              <w:noProof/>
            </w:rPr>
          </w:pPr>
          <w:ins w:id="10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"_Toc436833039"</w:instrText>
            </w:r>
            <w:r w:rsidRPr="00E7654A">
              <w:rPr>
                <w:rStyle w:val="Hyperlink"/>
                <w:noProof/>
              </w:rPr>
              <w:instrText xml:space="preserve"> </w:instrText>
            </w:r>
            <w:r w:rsidRPr="00E7654A">
              <w:rPr>
                <w:rStyle w:val="Hyperlink"/>
                <w:noProof/>
              </w:rPr>
              <w:fldChar w:fldCharType="separate"/>
            </w:r>
            <w:r w:rsidRPr="00E7654A">
              <w:rPr>
                <w:rStyle w:val="Hyperlink"/>
                <w:noProof/>
              </w:rPr>
              <w:t>File.type &lt;type_svar&gt;, &lt;path_sexp&gt;</w:t>
            </w:r>
            <w:r>
              <w:rPr>
                <w:noProof/>
                <w:webHidden/>
              </w:rPr>
              <w:tab/>
            </w:r>
            <w:r>
              <w:rPr>
                <w:noProof/>
                <w:webHidden/>
              </w:rPr>
              <w:fldChar w:fldCharType="begin"/>
            </w:r>
            <w:r>
              <w:rPr>
                <w:noProof/>
                <w:webHidden/>
              </w:rPr>
              <w:instrText xml:space="preserve"> PAGEREF _Toc436833039 \h </w:instrText>
            </w:r>
          </w:ins>
          <w:r>
            <w:rPr>
              <w:noProof/>
              <w:webHidden/>
            </w:rPr>
          </w:r>
          <w:r>
            <w:rPr>
              <w:noProof/>
              <w:webHidden/>
            </w:rPr>
            <w:fldChar w:fldCharType="separate"/>
          </w:r>
          <w:ins w:id="1079" w:author="Sammartano, Marc (BIC USA)" w:date="2015-12-04T16:17:00Z">
            <w:r w:rsidR="007C48A1">
              <w:rPr>
                <w:noProof/>
                <w:webHidden/>
              </w:rPr>
              <w:t>101</w:t>
            </w:r>
          </w:ins>
          <w:ins w:id="1080"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081" w:author="Sammartano, Marc (BIC USA)" w:date="2015-12-02T15:17:00Z"/>
              <w:rFonts w:eastAsiaTheme="minorEastAsia"/>
              <w:noProof/>
            </w:rPr>
          </w:pPr>
          <w:ins w:id="10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"_Toc436833040"</w:instrText>
            </w:r>
            <w:r w:rsidRPr="00E7654A">
              <w:rPr>
                <w:rStyle w:val="Hyperlink"/>
                <w:noProof/>
              </w:rPr>
              <w:instrText xml:space="preserve"> </w:instrText>
            </w:r>
            <w:r w:rsidRPr="00E7654A">
              <w:rPr>
                <w:rStyle w:val="Hyperlink"/>
                <w:noProof/>
              </w:rPr>
              <w:fldChar w:fldCharType="separate"/>
            </w:r>
            <w:r w:rsidRPr="00E7654A">
              <w:rPr>
                <w:rStyle w:val="Hyperlink"/>
                <w:noProof/>
              </w:rPr>
              <w:t>Text File I/O</w:t>
            </w:r>
            <w:r>
              <w:rPr>
                <w:noProof/>
                <w:webHidden/>
              </w:rPr>
              <w:tab/>
            </w:r>
            <w:r>
              <w:rPr>
                <w:noProof/>
                <w:webHidden/>
              </w:rPr>
              <w:fldChar w:fldCharType="begin"/>
            </w:r>
            <w:r>
              <w:rPr>
                <w:noProof/>
                <w:webHidden/>
              </w:rPr>
              <w:instrText xml:space="preserve"> PAGEREF _Toc436833040 \h </w:instrText>
            </w:r>
          </w:ins>
          <w:r>
            <w:rPr>
              <w:noProof/>
              <w:webHidden/>
            </w:rPr>
          </w:r>
          <w:r>
            <w:rPr>
              <w:noProof/>
              <w:webHidden/>
            </w:rPr>
            <w:fldChar w:fldCharType="separate"/>
          </w:r>
          <w:ins w:id="1083" w:author="Sammartano, Marc (BIC USA)" w:date="2015-12-04T16:17:00Z">
            <w:r w:rsidR="007C48A1">
              <w:rPr>
                <w:noProof/>
                <w:webHidden/>
              </w:rPr>
              <w:t>101</w:t>
            </w:r>
          </w:ins>
          <w:ins w:id="10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85" w:author="Sammartano, Marc (BIC USA)" w:date="2015-12-02T15:17:00Z"/>
              <w:rFonts w:eastAsiaTheme="minorEastAsia"/>
              <w:noProof/>
            </w:rPr>
          </w:pPr>
          <w:ins w:id="10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"_Toc436833041"</w:instrText>
            </w:r>
            <w:r w:rsidRPr="00E7654A">
              <w:rPr>
                <w:rStyle w:val="Hyperlink"/>
                <w:noProof/>
              </w:rPr>
              <w:instrText xml:space="preserve"> </w:instrText>
            </w:r>
            <w:r w:rsidRPr="00E7654A">
              <w:rPr>
                <w:rStyle w:val="Hyperlink"/>
                <w:noProof/>
              </w:rPr>
              <w:fldChar w:fldCharType="separate"/>
            </w:r>
            <w:r w:rsidRPr="00E7654A">
              <w:rPr>
                <w:rStyle w:val="Hyperlink"/>
                <w:noProof/>
              </w:rPr>
              <w:t>Text.open {r|w|a}, &lt;file_table_nvar&gt;, &lt;path_sexp&gt;</w:t>
            </w:r>
            <w:r>
              <w:rPr>
                <w:noProof/>
                <w:webHidden/>
              </w:rPr>
              <w:tab/>
            </w:r>
            <w:r>
              <w:rPr>
                <w:noProof/>
                <w:webHidden/>
              </w:rPr>
              <w:fldChar w:fldCharType="begin"/>
            </w:r>
            <w:r>
              <w:rPr>
                <w:noProof/>
                <w:webHidden/>
              </w:rPr>
              <w:instrText xml:space="preserve"> PAGEREF _Toc436833041 \h </w:instrText>
            </w:r>
          </w:ins>
          <w:r>
            <w:rPr>
              <w:noProof/>
              <w:webHidden/>
            </w:rPr>
          </w:r>
          <w:r>
            <w:rPr>
              <w:noProof/>
              <w:webHidden/>
            </w:rPr>
            <w:fldChar w:fldCharType="separate"/>
          </w:r>
          <w:ins w:id="1087" w:author="Sammartano, Marc (BIC USA)" w:date="2015-12-04T16:17:00Z">
            <w:r w:rsidR="007C48A1">
              <w:rPr>
                <w:noProof/>
                <w:webHidden/>
              </w:rPr>
              <w:t>101</w:t>
            </w:r>
          </w:ins>
          <w:ins w:id="10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89" w:author="Sammartano, Marc (BIC USA)" w:date="2015-12-02T15:17:00Z"/>
              <w:rFonts w:eastAsiaTheme="minorEastAsia"/>
              <w:noProof/>
            </w:rPr>
          </w:pPr>
          <w:ins w:id="10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"_Toc436833042"</w:instrText>
            </w:r>
            <w:r w:rsidRPr="00E7654A">
              <w:rPr>
                <w:rStyle w:val="Hyperlink"/>
                <w:noProof/>
              </w:rPr>
              <w:instrText xml:space="preserve"> </w:instrText>
            </w:r>
            <w:r w:rsidRPr="00E7654A">
              <w:rPr>
                <w:rStyle w:val="Hyperlink"/>
                <w:noProof/>
              </w:rPr>
              <w:fldChar w:fldCharType="separate"/>
            </w:r>
            <w:r w:rsidRPr="00E7654A">
              <w:rPr>
                <w:rStyle w:val="Hyperlink"/>
                <w:noProof/>
              </w:rPr>
              <w:t>Text.close &lt;file_table_nexp&gt;</w:t>
            </w:r>
            <w:r>
              <w:rPr>
                <w:noProof/>
                <w:webHidden/>
              </w:rPr>
              <w:tab/>
            </w:r>
            <w:r>
              <w:rPr>
                <w:noProof/>
                <w:webHidden/>
              </w:rPr>
              <w:fldChar w:fldCharType="begin"/>
            </w:r>
            <w:r>
              <w:rPr>
                <w:noProof/>
                <w:webHidden/>
              </w:rPr>
              <w:instrText xml:space="preserve"> PAGEREF _Toc436833042 \h </w:instrText>
            </w:r>
          </w:ins>
          <w:r>
            <w:rPr>
              <w:noProof/>
              <w:webHidden/>
            </w:rPr>
          </w:r>
          <w:r>
            <w:rPr>
              <w:noProof/>
              <w:webHidden/>
            </w:rPr>
            <w:fldChar w:fldCharType="separate"/>
          </w:r>
          <w:ins w:id="1091" w:author="Sammartano, Marc (BIC USA)" w:date="2015-12-04T16:17:00Z">
            <w:r w:rsidR="007C48A1">
              <w:rPr>
                <w:noProof/>
                <w:webHidden/>
              </w:rPr>
              <w:t>102</w:t>
            </w:r>
          </w:ins>
          <w:ins w:id="10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93" w:author="Sammartano, Marc (BIC USA)" w:date="2015-12-02T15:17:00Z"/>
              <w:rFonts w:eastAsiaTheme="minorEastAsia"/>
              <w:noProof/>
            </w:rPr>
          </w:pPr>
          <w:ins w:id="10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"_Toc436833043"</w:instrText>
            </w:r>
            <w:r w:rsidRPr="00E7654A">
              <w:rPr>
                <w:rStyle w:val="Hyperlink"/>
                <w:noProof/>
              </w:rPr>
              <w:instrText xml:space="preserve"> </w:instrText>
            </w:r>
            <w:r w:rsidRPr="00E7654A">
              <w:rPr>
                <w:rStyle w:val="Hyperlink"/>
                <w:noProof/>
              </w:rPr>
              <w:fldChar w:fldCharType="separate"/>
            </w:r>
            <w:r w:rsidRPr="00E7654A">
              <w:rPr>
                <w:rStyle w:val="Hyperlink"/>
                <w:noProof/>
              </w:rPr>
              <w:t>Text.readln &lt;file_table_nexp&gt; {,&lt;svar&gt;}...</w:t>
            </w:r>
            <w:r>
              <w:rPr>
                <w:noProof/>
                <w:webHidden/>
              </w:rPr>
              <w:tab/>
            </w:r>
            <w:r>
              <w:rPr>
                <w:noProof/>
                <w:webHidden/>
              </w:rPr>
              <w:fldChar w:fldCharType="begin"/>
            </w:r>
            <w:r>
              <w:rPr>
                <w:noProof/>
                <w:webHidden/>
              </w:rPr>
              <w:instrText xml:space="preserve"> PAGEREF _Toc436833043 \h </w:instrText>
            </w:r>
          </w:ins>
          <w:r>
            <w:rPr>
              <w:noProof/>
              <w:webHidden/>
            </w:rPr>
          </w:r>
          <w:r>
            <w:rPr>
              <w:noProof/>
              <w:webHidden/>
            </w:rPr>
            <w:fldChar w:fldCharType="separate"/>
          </w:r>
          <w:ins w:id="1095" w:author="Sammartano, Marc (BIC USA)" w:date="2015-12-04T16:17:00Z">
            <w:r w:rsidR="007C48A1">
              <w:rPr>
                <w:noProof/>
                <w:webHidden/>
              </w:rPr>
              <w:t>102</w:t>
            </w:r>
          </w:ins>
          <w:ins w:id="10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097" w:author="Sammartano, Marc (BIC USA)" w:date="2015-12-02T15:17:00Z"/>
              <w:rFonts w:eastAsiaTheme="minorEastAsia"/>
              <w:noProof/>
            </w:rPr>
          </w:pPr>
          <w:ins w:id="10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"_Toc436833044"</w:instrText>
            </w:r>
            <w:r w:rsidRPr="00E7654A">
              <w:rPr>
                <w:rStyle w:val="Hyperlink"/>
                <w:noProof/>
              </w:rPr>
              <w:instrText xml:space="preserve"> </w:instrText>
            </w:r>
            <w:r w:rsidRPr="00E7654A">
              <w:rPr>
                <w:rStyle w:val="Hyperlink"/>
                <w:noProof/>
              </w:rPr>
              <w:fldChar w:fldCharType="separate"/>
            </w:r>
            <w:r w:rsidRPr="00E7654A">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_Toc436833044 \h </w:instrText>
            </w:r>
          </w:ins>
          <w:r>
            <w:rPr>
              <w:noProof/>
              <w:webHidden/>
            </w:rPr>
          </w:r>
          <w:r>
            <w:rPr>
              <w:noProof/>
              <w:webHidden/>
            </w:rPr>
            <w:fldChar w:fldCharType="separate"/>
          </w:r>
          <w:ins w:id="1099" w:author="Sammartano, Marc (BIC USA)" w:date="2015-12-04T16:17:00Z">
            <w:r w:rsidR="007C48A1">
              <w:rPr>
                <w:noProof/>
                <w:webHidden/>
              </w:rPr>
              <w:t>102</w:t>
            </w:r>
          </w:ins>
          <w:ins w:id="11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01" w:author="Sammartano, Marc (BIC USA)" w:date="2015-12-02T15:17:00Z"/>
              <w:rFonts w:eastAsiaTheme="minorEastAsia"/>
              <w:noProof/>
            </w:rPr>
          </w:pPr>
          <w:ins w:id="11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"_Toc436833045"</w:instrText>
            </w:r>
            <w:r w:rsidRPr="00E7654A">
              <w:rPr>
                <w:rStyle w:val="Hyperlink"/>
                <w:noProof/>
              </w:rPr>
              <w:instrText xml:space="preserve"> </w:instrText>
            </w:r>
            <w:r w:rsidRPr="00E7654A">
              <w:rPr>
                <w:rStyle w:val="Hyperlink"/>
                <w:noProof/>
              </w:rPr>
              <w:fldChar w:fldCharType="separate"/>
            </w:r>
            <w:r w:rsidRPr="00E7654A">
              <w:rPr>
                <w:rStyle w:val="Hyperlink"/>
                <w:noProof/>
              </w:rPr>
              <w:t>Text.eof &lt;file_table_nexp&gt;, &lt;lvar&gt;</w:t>
            </w:r>
            <w:r>
              <w:rPr>
                <w:noProof/>
                <w:webHidden/>
              </w:rPr>
              <w:tab/>
            </w:r>
            <w:r>
              <w:rPr>
                <w:noProof/>
                <w:webHidden/>
              </w:rPr>
              <w:fldChar w:fldCharType="begin"/>
            </w:r>
            <w:r>
              <w:rPr>
                <w:noProof/>
                <w:webHidden/>
              </w:rPr>
              <w:instrText xml:space="preserve"> PAGEREF _Toc436833045 \h </w:instrText>
            </w:r>
          </w:ins>
          <w:r>
            <w:rPr>
              <w:noProof/>
              <w:webHidden/>
            </w:rPr>
          </w:r>
          <w:r>
            <w:rPr>
              <w:noProof/>
              <w:webHidden/>
            </w:rPr>
            <w:fldChar w:fldCharType="separate"/>
          </w:r>
          <w:ins w:id="1103" w:author="Sammartano, Marc (BIC USA)" w:date="2015-12-04T16:17:00Z">
            <w:r w:rsidR="007C48A1">
              <w:rPr>
                <w:noProof/>
                <w:webHidden/>
              </w:rPr>
              <w:t>103</w:t>
            </w:r>
          </w:ins>
          <w:ins w:id="110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05" w:author="Sammartano, Marc (BIC USA)" w:date="2015-12-02T15:17:00Z"/>
              <w:rFonts w:eastAsiaTheme="minorEastAsia"/>
              <w:noProof/>
            </w:rPr>
          </w:pPr>
          <w:ins w:id="11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"_Toc436833046"</w:instrText>
            </w:r>
            <w:r w:rsidRPr="00E7654A">
              <w:rPr>
                <w:rStyle w:val="Hyperlink"/>
                <w:noProof/>
              </w:rPr>
              <w:instrText xml:space="preserve"> </w:instrText>
            </w:r>
            <w:r w:rsidRPr="00E7654A">
              <w:rPr>
                <w:rStyle w:val="Hyperlink"/>
                <w:noProof/>
              </w:rPr>
              <w:fldChar w:fldCharType="separate"/>
            </w:r>
            <w:r w:rsidRPr="00E7654A">
              <w:rPr>
                <w:rStyle w:val="Hyperlink"/>
                <w:noProof/>
              </w:rPr>
              <w:t>Text.position.get &lt;file_table_nexp&gt;, &lt;position_nvar&gt;</w:t>
            </w:r>
            <w:r>
              <w:rPr>
                <w:noProof/>
                <w:webHidden/>
              </w:rPr>
              <w:tab/>
            </w:r>
            <w:r>
              <w:rPr>
                <w:noProof/>
                <w:webHidden/>
              </w:rPr>
              <w:fldChar w:fldCharType="begin"/>
            </w:r>
            <w:r>
              <w:rPr>
                <w:noProof/>
                <w:webHidden/>
              </w:rPr>
              <w:instrText xml:space="preserve"> PAGEREF _Toc436833046 \h </w:instrText>
            </w:r>
          </w:ins>
          <w:r>
            <w:rPr>
              <w:noProof/>
              <w:webHidden/>
            </w:rPr>
          </w:r>
          <w:r>
            <w:rPr>
              <w:noProof/>
              <w:webHidden/>
            </w:rPr>
            <w:fldChar w:fldCharType="separate"/>
          </w:r>
          <w:ins w:id="1107" w:author="Sammartano, Marc (BIC USA)" w:date="2015-12-04T16:17:00Z">
            <w:r w:rsidR="007C48A1">
              <w:rPr>
                <w:noProof/>
                <w:webHidden/>
              </w:rPr>
              <w:t>103</w:t>
            </w:r>
          </w:ins>
          <w:ins w:id="11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09" w:author="Sammartano, Marc (BIC USA)" w:date="2015-12-02T15:17:00Z"/>
              <w:rFonts w:eastAsiaTheme="minorEastAsia"/>
              <w:noProof/>
            </w:rPr>
          </w:pPr>
          <w:ins w:id="11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"_Toc436833047"</w:instrText>
            </w:r>
            <w:r w:rsidRPr="00E7654A">
              <w:rPr>
                <w:rStyle w:val="Hyperlink"/>
                <w:noProof/>
              </w:rPr>
              <w:instrText xml:space="preserve"> </w:instrText>
            </w:r>
            <w:r w:rsidRPr="00E7654A">
              <w:rPr>
                <w:rStyle w:val="Hyperlink"/>
                <w:noProof/>
              </w:rPr>
              <w:fldChar w:fldCharType="separate"/>
            </w:r>
            <w:r w:rsidRPr="00E7654A">
              <w:rPr>
                <w:rStyle w:val="Hyperlink"/>
                <w:noProof/>
              </w:rPr>
              <w:t>Text.position.set &lt;file_table_nexp&gt;, &lt;position_nexp&gt;</w:t>
            </w:r>
            <w:r>
              <w:rPr>
                <w:noProof/>
                <w:webHidden/>
              </w:rPr>
              <w:tab/>
            </w:r>
            <w:r>
              <w:rPr>
                <w:noProof/>
                <w:webHidden/>
              </w:rPr>
              <w:fldChar w:fldCharType="begin"/>
            </w:r>
            <w:r>
              <w:rPr>
                <w:noProof/>
                <w:webHidden/>
              </w:rPr>
              <w:instrText xml:space="preserve"> PAGEREF _Toc436833047 \h </w:instrText>
            </w:r>
          </w:ins>
          <w:r>
            <w:rPr>
              <w:noProof/>
              <w:webHidden/>
            </w:rPr>
          </w:r>
          <w:r>
            <w:rPr>
              <w:noProof/>
              <w:webHidden/>
            </w:rPr>
            <w:fldChar w:fldCharType="separate"/>
          </w:r>
          <w:ins w:id="1111" w:author="Sammartano, Marc (BIC USA)" w:date="2015-12-04T16:17:00Z">
            <w:r w:rsidR="007C48A1">
              <w:rPr>
                <w:noProof/>
                <w:webHidden/>
              </w:rPr>
              <w:t>103</w:t>
            </w:r>
          </w:ins>
          <w:ins w:id="111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13" w:author="Sammartano, Marc (BIC USA)" w:date="2015-12-02T15:17:00Z"/>
              <w:rFonts w:eastAsiaTheme="minorEastAsia"/>
              <w:noProof/>
            </w:rPr>
          </w:pPr>
          <w:ins w:id="11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"_Toc436833048"</w:instrText>
            </w:r>
            <w:r w:rsidRPr="00E7654A">
              <w:rPr>
                <w:rStyle w:val="Hyperlink"/>
                <w:noProof/>
              </w:rPr>
              <w:instrText xml:space="preserve"> </w:instrText>
            </w:r>
            <w:r w:rsidRPr="00E7654A">
              <w:rPr>
                <w:rStyle w:val="Hyperlink"/>
                <w:noProof/>
              </w:rPr>
              <w:fldChar w:fldCharType="separate"/>
            </w:r>
            <w:r w:rsidRPr="00E7654A">
              <w:rPr>
                <w:rStyle w:val="Hyperlink"/>
                <w:noProof/>
              </w:rPr>
              <w:t>Text.position.mark {{&lt;file_table_nexp&gt;}{, &lt;marklimit_nexp&gt;}}</w:t>
            </w:r>
            <w:r>
              <w:rPr>
                <w:noProof/>
                <w:webHidden/>
              </w:rPr>
              <w:tab/>
            </w:r>
            <w:r>
              <w:rPr>
                <w:noProof/>
                <w:webHidden/>
              </w:rPr>
              <w:fldChar w:fldCharType="begin"/>
            </w:r>
            <w:r>
              <w:rPr>
                <w:noProof/>
                <w:webHidden/>
              </w:rPr>
              <w:instrText xml:space="preserve"> PAGEREF _Toc436833048 \h </w:instrText>
            </w:r>
          </w:ins>
          <w:r>
            <w:rPr>
              <w:noProof/>
              <w:webHidden/>
            </w:rPr>
          </w:r>
          <w:r>
            <w:rPr>
              <w:noProof/>
              <w:webHidden/>
            </w:rPr>
            <w:fldChar w:fldCharType="separate"/>
          </w:r>
          <w:ins w:id="1115" w:author="Sammartano, Marc (BIC USA)" w:date="2015-12-04T16:17:00Z">
            <w:r w:rsidR="007C48A1">
              <w:rPr>
                <w:noProof/>
                <w:webHidden/>
              </w:rPr>
              <w:t>103</w:t>
            </w:r>
          </w:ins>
          <w:ins w:id="11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17" w:author="Sammartano, Marc (BIC USA)" w:date="2015-12-02T15:17:00Z"/>
              <w:rFonts w:eastAsiaTheme="minorEastAsia"/>
              <w:noProof/>
            </w:rPr>
          </w:pPr>
          <w:ins w:id="11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"_Toc436833049"</w:instrText>
            </w:r>
            <w:r w:rsidRPr="00E7654A">
              <w:rPr>
                <w:rStyle w:val="Hyperlink"/>
                <w:noProof/>
              </w:rPr>
              <w:instrText xml:space="preserve"> </w:instrText>
            </w:r>
            <w:r w:rsidRPr="00E7654A">
              <w:rPr>
                <w:rStyle w:val="Hyperlink"/>
                <w:noProof/>
              </w:rPr>
              <w:fldChar w:fldCharType="separate"/>
            </w:r>
            <w:r w:rsidRPr="00E7654A">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_Toc436833049 \h </w:instrText>
            </w:r>
          </w:ins>
          <w:r>
            <w:rPr>
              <w:noProof/>
              <w:webHidden/>
            </w:rPr>
          </w:r>
          <w:r>
            <w:rPr>
              <w:noProof/>
              <w:webHidden/>
            </w:rPr>
            <w:fldChar w:fldCharType="separate"/>
          </w:r>
          <w:ins w:id="1119" w:author="Sammartano, Marc (BIC USA)" w:date="2015-12-04T16:17:00Z">
            <w:r w:rsidR="007C48A1">
              <w:rPr>
                <w:noProof/>
                <w:webHidden/>
              </w:rPr>
              <w:t>104</w:t>
            </w:r>
          </w:ins>
          <w:ins w:id="11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21" w:author="Sammartano, Marc (BIC USA)" w:date="2015-12-02T15:17:00Z"/>
              <w:rFonts w:eastAsiaTheme="minorEastAsia"/>
              <w:noProof/>
            </w:rPr>
          </w:pPr>
          <w:ins w:id="11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"_Toc436833050"</w:instrText>
            </w:r>
            <w:r w:rsidRPr="00E7654A">
              <w:rPr>
                <w:rStyle w:val="Hyperlink"/>
                <w:noProof/>
              </w:rPr>
              <w:instrText xml:space="preserve"> </w:instrText>
            </w:r>
            <w:r w:rsidRPr="00E7654A">
              <w:rPr>
                <w:rStyle w:val="Hyperlink"/>
                <w:noProof/>
              </w:rPr>
              <w:fldChar w:fldCharType="separate"/>
            </w:r>
            <w:r w:rsidRPr="00E7654A">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_Toc436833050 \h </w:instrText>
            </w:r>
          </w:ins>
          <w:r>
            <w:rPr>
              <w:noProof/>
              <w:webHidden/>
            </w:rPr>
          </w:r>
          <w:r>
            <w:rPr>
              <w:noProof/>
              <w:webHidden/>
            </w:rPr>
            <w:fldChar w:fldCharType="separate"/>
          </w:r>
          <w:ins w:id="1123" w:author="Sammartano, Marc (BIC USA)" w:date="2015-12-04T16:17:00Z">
            <w:r w:rsidR="007C48A1">
              <w:rPr>
                <w:noProof/>
                <w:webHidden/>
              </w:rPr>
              <w:t>104</w:t>
            </w:r>
          </w:ins>
          <w:ins w:id="1124"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125" w:author="Sammartano, Marc (BIC USA)" w:date="2015-12-02T15:17:00Z"/>
              <w:rFonts w:eastAsiaTheme="minorEastAsia"/>
              <w:noProof/>
            </w:rPr>
          </w:pPr>
          <w:ins w:id="11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"_Toc436833051"</w:instrText>
            </w:r>
            <w:r w:rsidRPr="00E7654A">
              <w:rPr>
                <w:rStyle w:val="Hyperlink"/>
                <w:noProof/>
              </w:rPr>
              <w:instrText xml:space="preserve"> </w:instrText>
            </w:r>
            <w:r w:rsidRPr="00E7654A">
              <w:rPr>
                <w:rStyle w:val="Hyperlink"/>
                <w:noProof/>
              </w:rPr>
              <w:fldChar w:fldCharType="separate"/>
            </w:r>
            <w:r w:rsidRPr="00E7654A">
              <w:rPr>
                <w:rStyle w:val="Hyperlink"/>
                <w:noProof/>
              </w:rPr>
              <w:t>Byte File I/O</w:t>
            </w:r>
            <w:r>
              <w:rPr>
                <w:noProof/>
                <w:webHidden/>
              </w:rPr>
              <w:tab/>
            </w:r>
            <w:r>
              <w:rPr>
                <w:noProof/>
                <w:webHidden/>
              </w:rPr>
              <w:fldChar w:fldCharType="begin"/>
            </w:r>
            <w:r>
              <w:rPr>
                <w:noProof/>
                <w:webHidden/>
              </w:rPr>
              <w:instrText xml:space="preserve"> PAGEREF _Toc436833051 \h </w:instrText>
            </w:r>
          </w:ins>
          <w:r>
            <w:rPr>
              <w:noProof/>
              <w:webHidden/>
            </w:rPr>
          </w:r>
          <w:r>
            <w:rPr>
              <w:noProof/>
              <w:webHidden/>
            </w:rPr>
            <w:fldChar w:fldCharType="separate"/>
          </w:r>
          <w:ins w:id="1127" w:author="Sammartano, Marc (BIC USA)" w:date="2015-12-04T16:17:00Z">
            <w:r w:rsidR="007C48A1">
              <w:rPr>
                <w:noProof/>
                <w:webHidden/>
              </w:rPr>
              <w:t>104</w:t>
            </w:r>
          </w:ins>
          <w:ins w:id="112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29" w:author="Sammartano, Marc (BIC USA)" w:date="2015-12-02T15:17:00Z"/>
              <w:rFonts w:eastAsiaTheme="minorEastAsia"/>
              <w:noProof/>
            </w:rPr>
          </w:pPr>
          <w:ins w:id="11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"_Toc436833052"</w:instrText>
            </w:r>
            <w:r w:rsidRPr="00E7654A">
              <w:rPr>
                <w:rStyle w:val="Hyperlink"/>
                <w:noProof/>
              </w:rPr>
              <w:instrText xml:space="preserve"> </w:instrText>
            </w:r>
            <w:r w:rsidRPr="00E7654A">
              <w:rPr>
                <w:rStyle w:val="Hyperlink"/>
                <w:noProof/>
              </w:rPr>
              <w:fldChar w:fldCharType="separate"/>
            </w:r>
            <w:r w:rsidRPr="00E7654A">
              <w:rPr>
                <w:rStyle w:val="Hyperlink"/>
                <w:noProof/>
              </w:rPr>
              <w:t>Byte.open {r|w|a}, &lt;file_table_nvar&gt;, &lt;path_sexp&gt;</w:t>
            </w:r>
            <w:r>
              <w:rPr>
                <w:noProof/>
                <w:webHidden/>
              </w:rPr>
              <w:tab/>
            </w:r>
            <w:r>
              <w:rPr>
                <w:noProof/>
                <w:webHidden/>
              </w:rPr>
              <w:fldChar w:fldCharType="begin"/>
            </w:r>
            <w:r>
              <w:rPr>
                <w:noProof/>
                <w:webHidden/>
              </w:rPr>
              <w:instrText xml:space="preserve"> PAGEREF _Toc436833052 \h </w:instrText>
            </w:r>
          </w:ins>
          <w:r>
            <w:rPr>
              <w:noProof/>
              <w:webHidden/>
            </w:rPr>
          </w:r>
          <w:r>
            <w:rPr>
              <w:noProof/>
              <w:webHidden/>
            </w:rPr>
            <w:fldChar w:fldCharType="separate"/>
          </w:r>
          <w:ins w:id="1131" w:author="Sammartano, Marc (BIC USA)" w:date="2015-12-04T16:17:00Z">
            <w:r w:rsidR="007C48A1">
              <w:rPr>
                <w:noProof/>
                <w:webHidden/>
              </w:rPr>
              <w:t>104</w:t>
            </w:r>
          </w:ins>
          <w:ins w:id="11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33" w:author="Sammartano, Marc (BIC USA)" w:date="2015-12-02T15:17:00Z"/>
              <w:rFonts w:eastAsiaTheme="minorEastAsia"/>
              <w:noProof/>
            </w:rPr>
          </w:pPr>
          <w:ins w:id="11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"_Toc436833053"</w:instrText>
            </w:r>
            <w:r w:rsidRPr="00E7654A">
              <w:rPr>
                <w:rStyle w:val="Hyperlink"/>
                <w:noProof/>
              </w:rPr>
              <w:instrText xml:space="preserve"> </w:instrText>
            </w:r>
            <w:r w:rsidRPr="00E7654A">
              <w:rPr>
                <w:rStyle w:val="Hyperlink"/>
                <w:noProof/>
              </w:rPr>
              <w:fldChar w:fldCharType="separate"/>
            </w:r>
            <w:r w:rsidRPr="00E7654A">
              <w:rPr>
                <w:rStyle w:val="Hyperlink"/>
                <w:noProof/>
              </w:rPr>
              <w:t>Byte.close &lt;file_table_nexp&gt;</w:t>
            </w:r>
            <w:r>
              <w:rPr>
                <w:noProof/>
                <w:webHidden/>
              </w:rPr>
              <w:tab/>
            </w:r>
            <w:r>
              <w:rPr>
                <w:noProof/>
                <w:webHidden/>
              </w:rPr>
              <w:fldChar w:fldCharType="begin"/>
            </w:r>
            <w:r>
              <w:rPr>
                <w:noProof/>
                <w:webHidden/>
              </w:rPr>
              <w:instrText xml:space="preserve"> PAGEREF _Toc436833053 \h </w:instrText>
            </w:r>
          </w:ins>
          <w:r>
            <w:rPr>
              <w:noProof/>
              <w:webHidden/>
            </w:rPr>
          </w:r>
          <w:r>
            <w:rPr>
              <w:noProof/>
              <w:webHidden/>
            </w:rPr>
            <w:fldChar w:fldCharType="separate"/>
          </w:r>
          <w:ins w:id="1135" w:author="Sammartano, Marc (BIC USA)" w:date="2015-12-04T16:17:00Z">
            <w:r w:rsidR="007C48A1">
              <w:rPr>
                <w:noProof/>
                <w:webHidden/>
              </w:rPr>
              <w:t>105</w:t>
            </w:r>
          </w:ins>
          <w:ins w:id="113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37" w:author="Sammartano, Marc (BIC USA)" w:date="2015-12-02T15:17:00Z"/>
              <w:rFonts w:eastAsiaTheme="minorEastAsia"/>
              <w:noProof/>
            </w:rPr>
          </w:pPr>
          <w:ins w:id="11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"_Toc436833054"</w:instrText>
            </w:r>
            <w:r w:rsidRPr="00E7654A">
              <w:rPr>
                <w:rStyle w:val="Hyperlink"/>
                <w:noProof/>
              </w:rPr>
              <w:instrText xml:space="preserve"> </w:instrText>
            </w:r>
            <w:r w:rsidRPr="00E7654A">
              <w:rPr>
                <w:rStyle w:val="Hyperlink"/>
                <w:noProof/>
              </w:rPr>
              <w:fldChar w:fldCharType="separate"/>
            </w:r>
            <w:r w:rsidRPr="00E7654A">
              <w:rPr>
                <w:rStyle w:val="Hyperlink"/>
                <w:noProof/>
              </w:rPr>
              <w:t>Byte.read.byte &lt;file_table_nexp&gt; {,&lt;nvar&gt;}...</w:t>
            </w:r>
            <w:r>
              <w:rPr>
                <w:noProof/>
                <w:webHidden/>
              </w:rPr>
              <w:tab/>
            </w:r>
            <w:r>
              <w:rPr>
                <w:noProof/>
                <w:webHidden/>
              </w:rPr>
              <w:fldChar w:fldCharType="begin"/>
            </w:r>
            <w:r>
              <w:rPr>
                <w:noProof/>
                <w:webHidden/>
              </w:rPr>
              <w:instrText xml:space="preserve"> PAGEREF _Toc436833054 \h </w:instrText>
            </w:r>
          </w:ins>
          <w:r>
            <w:rPr>
              <w:noProof/>
              <w:webHidden/>
            </w:rPr>
          </w:r>
          <w:r>
            <w:rPr>
              <w:noProof/>
              <w:webHidden/>
            </w:rPr>
            <w:fldChar w:fldCharType="separate"/>
          </w:r>
          <w:ins w:id="1139" w:author="Sammartano, Marc (BIC USA)" w:date="2015-12-04T16:17:00Z">
            <w:r w:rsidR="007C48A1">
              <w:rPr>
                <w:noProof/>
                <w:webHidden/>
              </w:rPr>
              <w:t>105</w:t>
            </w:r>
          </w:ins>
          <w:ins w:id="11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41" w:author="Sammartano, Marc (BIC USA)" w:date="2015-12-02T15:17:00Z"/>
              <w:rFonts w:eastAsiaTheme="minorEastAsia"/>
              <w:noProof/>
            </w:rPr>
          </w:pPr>
          <w:ins w:id="1142"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"_Toc436833055"</w:instrText>
            </w:r>
            <w:r w:rsidRPr="00E7654A">
              <w:rPr>
                <w:rStyle w:val="Hyperlink"/>
                <w:noProof/>
              </w:rPr>
              <w:instrText xml:space="preserve"> </w:instrText>
            </w:r>
            <w:r w:rsidRPr="00E7654A">
              <w:rPr>
                <w:rStyle w:val="Hyperlink"/>
                <w:noProof/>
              </w:rPr>
              <w:fldChar w:fldCharType="separate"/>
            </w:r>
            <w:r w:rsidRPr="00E7654A">
              <w:rPr>
                <w:rStyle w:val="Hyperlink"/>
                <w:noProof/>
              </w:rPr>
              <w:t>Byte.write.byte &lt;file_table_nexp&gt; {{,&lt;nexp&gt;}...{,&lt;sexp&gt;}}</w:t>
            </w:r>
            <w:r>
              <w:rPr>
                <w:noProof/>
                <w:webHidden/>
              </w:rPr>
              <w:tab/>
            </w:r>
            <w:r>
              <w:rPr>
                <w:noProof/>
                <w:webHidden/>
              </w:rPr>
              <w:fldChar w:fldCharType="begin"/>
            </w:r>
            <w:r>
              <w:rPr>
                <w:noProof/>
                <w:webHidden/>
              </w:rPr>
              <w:instrText xml:space="preserve"> PAGEREF _Toc436833055 \h </w:instrText>
            </w:r>
          </w:ins>
          <w:r>
            <w:rPr>
              <w:noProof/>
              <w:webHidden/>
            </w:rPr>
          </w:r>
          <w:r>
            <w:rPr>
              <w:noProof/>
              <w:webHidden/>
            </w:rPr>
            <w:fldChar w:fldCharType="separate"/>
          </w:r>
          <w:ins w:id="1143" w:author="Sammartano, Marc (BIC USA)" w:date="2015-12-04T16:17:00Z">
            <w:r w:rsidR="007C48A1">
              <w:rPr>
                <w:noProof/>
                <w:webHidden/>
              </w:rPr>
              <w:t>105</w:t>
            </w:r>
          </w:ins>
          <w:ins w:id="114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45" w:author="Sammartano, Marc (BIC USA)" w:date="2015-12-02T15:17:00Z"/>
              <w:rFonts w:eastAsiaTheme="minorEastAsia"/>
              <w:noProof/>
            </w:rPr>
          </w:pPr>
          <w:ins w:id="11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"_Toc436833056"</w:instrText>
            </w:r>
            <w:r w:rsidRPr="00E7654A">
              <w:rPr>
                <w:rStyle w:val="Hyperlink"/>
                <w:noProof/>
              </w:rPr>
              <w:instrText xml:space="preserve"> </w:instrText>
            </w:r>
            <w:r w:rsidRPr="00E7654A">
              <w:rPr>
                <w:rStyle w:val="Hyperlink"/>
                <w:noProof/>
              </w:rPr>
              <w:fldChar w:fldCharType="separate"/>
            </w:r>
            <w:r w:rsidRPr="00E7654A">
              <w:rPr>
                <w:rStyle w:val="Hyperlink"/>
                <w:noProof/>
              </w:rPr>
              <w:t>Byte.read.number &lt;file_table_nexp&gt; {,&lt;nvar&gt;...}</w:t>
            </w:r>
            <w:r>
              <w:rPr>
                <w:noProof/>
                <w:webHidden/>
              </w:rPr>
              <w:tab/>
            </w:r>
            <w:r>
              <w:rPr>
                <w:noProof/>
                <w:webHidden/>
              </w:rPr>
              <w:fldChar w:fldCharType="begin"/>
            </w:r>
            <w:r>
              <w:rPr>
                <w:noProof/>
                <w:webHidden/>
              </w:rPr>
              <w:instrText xml:space="preserve"> PAGEREF _Toc436833056 \h </w:instrText>
            </w:r>
          </w:ins>
          <w:r>
            <w:rPr>
              <w:noProof/>
              <w:webHidden/>
            </w:rPr>
          </w:r>
          <w:r>
            <w:rPr>
              <w:noProof/>
              <w:webHidden/>
            </w:rPr>
            <w:fldChar w:fldCharType="separate"/>
          </w:r>
          <w:ins w:id="1147" w:author="Sammartano, Marc (BIC USA)" w:date="2015-12-04T16:17:00Z">
            <w:r w:rsidR="007C48A1">
              <w:rPr>
                <w:noProof/>
                <w:webHidden/>
              </w:rPr>
              <w:t>106</w:t>
            </w:r>
          </w:ins>
          <w:ins w:id="114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49" w:author="Sammartano, Marc (BIC USA)" w:date="2015-12-02T15:17:00Z"/>
              <w:rFonts w:eastAsiaTheme="minorEastAsia"/>
              <w:noProof/>
            </w:rPr>
          </w:pPr>
          <w:ins w:id="11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"_Toc436833057"</w:instrText>
            </w:r>
            <w:r w:rsidRPr="00E7654A">
              <w:rPr>
                <w:rStyle w:val="Hyperlink"/>
                <w:noProof/>
              </w:rPr>
              <w:instrText xml:space="preserve"> </w:instrText>
            </w:r>
            <w:r w:rsidRPr="00E7654A">
              <w:rPr>
                <w:rStyle w:val="Hyperlink"/>
                <w:noProof/>
              </w:rPr>
              <w:fldChar w:fldCharType="separate"/>
            </w:r>
            <w:r w:rsidRPr="00E7654A">
              <w:rPr>
                <w:rStyle w:val="Hyperlink"/>
                <w:noProof/>
              </w:rPr>
              <w:t>Byte.write.number &lt;file_table_nexp&gt; {,&lt;nexp&gt;}...</w:t>
            </w:r>
            <w:r>
              <w:rPr>
                <w:noProof/>
                <w:webHidden/>
              </w:rPr>
              <w:tab/>
            </w:r>
            <w:r>
              <w:rPr>
                <w:noProof/>
                <w:webHidden/>
              </w:rPr>
              <w:fldChar w:fldCharType="begin"/>
            </w:r>
            <w:r>
              <w:rPr>
                <w:noProof/>
                <w:webHidden/>
              </w:rPr>
              <w:instrText xml:space="preserve"> PAGEREF _Toc436833057 \h </w:instrText>
            </w:r>
          </w:ins>
          <w:r>
            <w:rPr>
              <w:noProof/>
              <w:webHidden/>
            </w:rPr>
          </w:r>
          <w:r>
            <w:rPr>
              <w:noProof/>
              <w:webHidden/>
            </w:rPr>
            <w:fldChar w:fldCharType="separate"/>
          </w:r>
          <w:ins w:id="1151" w:author="Sammartano, Marc (BIC USA)" w:date="2015-12-04T16:17:00Z">
            <w:r w:rsidR="007C48A1">
              <w:rPr>
                <w:noProof/>
                <w:webHidden/>
              </w:rPr>
              <w:t>106</w:t>
            </w:r>
          </w:ins>
          <w:ins w:id="11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53" w:author="Sammartano, Marc (BIC USA)" w:date="2015-12-02T15:17:00Z"/>
              <w:rFonts w:eastAsiaTheme="minorEastAsia"/>
              <w:noProof/>
            </w:rPr>
          </w:pPr>
          <w:ins w:id="11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"_Toc436833058"</w:instrText>
            </w:r>
            <w:r w:rsidRPr="00E7654A">
              <w:rPr>
                <w:rStyle w:val="Hyperlink"/>
                <w:noProof/>
              </w:rPr>
              <w:instrText xml:space="preserve"> </w:instrText>
            </w:r>
            <w:r w:rsidRPr="00E7654A">
              <w:rPr>
                <w:rStyle w:val="Hyperlink"/>
                <w:noProof/>
              </w:rPr>
              <w:fldChar w:fldCharType="separate"/>
            </w:r>
            <w:r w:rsidRPr="00E7654A">
              <w:rPr>
                <w:rStyle w:val="Hyperlink"/>
                <w:noProof/>
              </w:rPr>
              <w:t>Byte.read.buffer &lt;file_table_nexp&gt;, &lt;count_nexp&gt;, &lt;buffer_svar&gt;</w:t>
            </w:r>
            <w:r>
              <w:rPr>
                <w:noProof/>
                <w:webHidden/>
              </w:rPr>
              <w:tab/>
            </w:r>
            <w:r>
              <w:rPr>
                <w:noProof/>
                <w:webHidden/>
              </w:rPr>
              <w:fldChar w:fldCharType="begin"/>
            </w:r>
            <w:r>
              <w:rPr>
                <w:noProof/>
                <w:webHidden/>
              </w:rPr>
              <w:instrText xml:space="preserve"> PAGEREF _Toc436833058 \h </w:instrText>
            </w:r>
          </w:ins>
          <w:r>
            <w:rPr>
              <w:noProof/>
              <w:webHidden/>
            </w:rPr>
          </w:r>
          <w:r>
            <w:rPr>
              <w:noProof/>
              <w:webHidden/>
            </w:rPr>
            <w:fldChar w:fldCharType="separate"/>
          </w:r>
          <w:ins w:id="1155" w:author="Sammartano, Marc (BIC USA)" w:date="2015-12-04T16:17:00Z">
            <w:r w:rsidR="007C48A1">
              <w:rPr>
                <w:noProof/>
                <w:webHidden/>
              </w:rPr>
              <w:t>106</w:t>
            </w:r>
          </w:ins>
          <w:ins w:id="115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57" w:author="Sammartano, Marc (BIC USA)" w:date="2015-12-02T15:17:00Z"/>
              <w:rFonts w:eastAsiaTheme="minorEastAsia"/>
              <w:noProof/>
            </w:rPr>
          </w:pPr>
          <w:ins w:id="11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"_Toc436833059"</w:instrText>
            </w:r>
            <w:r w:rsidRPr="00E7654A">
              <w:rPr>
                <w:rStyle w:val="Hyperlink"/>
                <w:noProof/>
              </w:rPr>
              <w:instrText xml:space="preserve"> </w:instrText>
            </w:r>
            <w:r w:rsidRPr="00E7654A">
              <w:rPr>
                <w:rStyle w:val="Hyperlink"/>
                <w:noProof/>
              </w:rPr>
              <w:fldChar w:fldCharType="separate"/>
            </w:r>
            <w:r w:rsidRPr="00E7654A">
              <w:rPr>
                <w:rStyle w:val="Hyperlink"/>
                <w:noProof/>
              </w:rPr>
              <w:t>Byte.write.buffer &lt;file_table_nexp&gt;, &lt;buffer_sexp&gt;</w:t>
            </w:r>
            <w:r>
              <w:rPr>
                <w:noProof/>
                <w:webHidden/>
              </w:rPr>
              <w:tab/>
            </w:r>
            <w:r>
              <w:rPr>
                <w:noProof/>
                <w:webHidden/>
              </w:rPr>
              <w:fldChar w:fldCharType="begin"/>
            </w:r>
            <w:r>
              <w:rPr>
                <w:noProof/>
                <w:webHidden/>
              </w:rPr>
              <w:instrText xml:space="preserve"> PAGEREF _Toc436833059 \h </w:instrText>
            </w:r>
          </w:ins>
          <w:r>
            <w:rPr>
              <w:noProof/>
              <w:webHidden/>
            </w:rPr>
          </w:r>
          <w:r>
            <w:rPr>
              <w:noProof/>
              <w:webHidden/>
            </w:rPr>
            <w:fldChar w:fldCharType="separate"/>
          </w:r>
          <w:ins w:id="1159" w:author="Sammartano, Marc (BIC USA)" w:date="2015-12-04T16:17:00Z">
            <w:r w:rsidR="007C48A1">
              <w:rPr>
                <w:noProof/>
                <w:webHidden/>
              </w:rPr>
              <w:t>106</w:t>
            </w:r>
          </w:ins>
          <w:ins w:id="11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61" w:author="Sammartano, Marc (BIC USA)" w:date="2015-12-02T15:17:00Z"/>
              <w:rFonts w:eastAsiaTheme="minorEastAsia"/>
              <w:noProof/>
            </w:rPr>
          </w:pPr>
          <w:ins w:id="11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"_Toc436833060"</w:instrText>
            </w:r>
            <w:r w:rsidRPr="00E7654A">
              <w:rPr>
                <w:rStyle w:val="Hyperlink"/>
                <w:noProof/>
              </w:rPr>
              <w:instrText xml:space="preserve"> </w:instrText>
            </w:r>
            <w:r w:rsidRPr="00E7654A">
              <w:rPr>
                <w:rStyle w:val="Hyperlink"/>
                <w:noProof/>
              </w:rPr>
              <w:fldChar w:fldCharType="separate"/>
            </w:r>
            <w:r w:rsidRPr="00E7654A">
              <w:rPr>
                <w:rStyle w:val="Hyperlink"/>
                <w:noProof/>
              </w:rPr>
              <w:t>Byte.eof &lt;file_table_nexp&gt;, &lt;lvar&gt;</w:t>
            </w:r>
            <w:r>
              <w:rPr>
                <w:noProof/>
                <w:webHidden/>
              </w:rPr>
              <w:tab/>
            </w:r>
            <w:r>
              <w:rPr>
                <w:noProof/>
                <w:webHidden/>
              </w:rPr>
              <w:fldChar w:fldCharType="begin"/>
            </w:r>
            <w:r>
              <w:rPr>
                <w:noProof/>
                <w:webHidden/>
              </w:rPr>
              <w:instrText xml:space="preserve"> PAGEREF _Toc436833060 \h </w:instrText>
            </w:r>
          </w:ins>
          <w:r>
            <w:rPr>
              <w:noProof/>
              <w:webHidden/>
            </w:rPr>
          </w:r>
          <w:r>
            <w:rPr>
              <w:noProof/>
              <w:webHidden/>
            </w:rPr>
            <w:fldChar w:fldCharType="separate"/>
          </w:r>
          <w:ins w:id="1163" w:author="Sammartano, Marc (BIC USA)" w:date="2015-12-04T16:17:00Z">
            <w:r w:rsidR="007C48A1">
              <w:rPr>
                <w:noProof/>
                <w:webHidden/>
              </w:rPr>
              <w:t>107</w:t>
            </w:r>
          </w:ins>
          <w:ins w:id="11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65" w:author="Sammartano, Marc (BIC USA)" w:date="2015-12-02T15:17:00Z"/>
              <w:rFonts w:eastAsiaTheme="minorEastAsia"/>
              <w:noProof/>
            </w:rPr>
          </w:pPr>
          <w:ins w:id="11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"_Toc436833061"</w:instrText>
            </w:r>
            <w:r w:rsidRPr="00E7654A">
              <w:rPr>
                <w:rStyle w:val="Hyperlink"/>
                <w:noProof/>
              </w:rPr>
              <w:instrText xml:space="preserve"> </w:instrText>
            </w:r>
            <w:r w:rsidRPr="00E7654A">
              <w:rPr>
                <w:rStyle w:val="Hyperlink"/>
                <w:noProof/>
              </w:rPr>
              <w:fldChar w:fldCharType="separate"/>
            </w:r>
            <w:r w:rsidRPr="00E7654A">
              <w:rPr>
                <w:rStyle w:val="Hyperlink"/>
                <w:noProof/>
              </w:rPr>
              <w:t>Byte.position.get &lt;file_table_nexp&gt;, &lt;position_nvar&gt;</w:t>
            </w:r>
            <w:r>
              <w:rPr>
                <w:noProof/>
                <w:webHidden/>
              </w:rPr>
              <w:tab/>
            </w:r>
            <w:r>
              <w:rPr>
                <w:noProof/>
                <w:webHidden/>
              </w:rPr>
              <w:fldChar w:fldCharType="begin"/>
            </w:r>
            <w:r>
              <w:rPr>
                <w:noProof/>
                <w:webHidden/>
              </w:rPr>
              <w:instrText xml:space="preserve"> PAGEREF _Toc436833061 \h </w:instrText>
            </w:r>
          </w:ins>
          <w:r>
            <w:rPr>
              <w:noProof/>
              <w:webHidden/>
            </w:rPr>
          </w:r>
          <w:r>
            <w:rPr>
              <w:noProof/>
              <w:webHidden/>
            </w:rPr>
            <w:fldChar w:fldCharType="separate"/>
          </w:r>
          <w:ins w:id="1167" w:author="Sammartano, Marc (BIC USA)" w:date="2015-12-04T16:17:00Z">
            <w:r w:rsidR="007C48A1">
              <w:rPr>
                <w:noProof/>
                <w:webHidden/>
              </w:rPr>
              <w:t>107</w:t>
            </w:r>
          </w:ins>
          <w:ins w:id="11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69" w:author="Sammartano, Marc (BIC USA)" w:date="2015-12-02T15:17:00Z"/>
              <w:rFonts w:eastAsiaTheme="minorEastAsia"/>
              <w:noProof/>
            </w:rPr>
          </w:pPr>
          <w:ins w:id="11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"_Toc436833062"</w:instrText>
            </w:r>
            <w:r w:rsidRPr="00E7654A">
              <w:rPr>
                <w:rStyle w:val="Hyperlink"/>
                <w:noProof/>
              </w:rPr>
              <w:instrText xml:space="preserve"> </w:instrText>
            </w:r>
            <w:r w:rsidRPr="00E7654A">
              <w:rPr>
                <w:rStyle w:val="Hyperlink"/>
                <w:noProof/>
              </w:rPr>
              <w:fldChar w:fldCharType="separate"/>
            </w:r>
            <w:r w:rsidRPr="00E7654A">
              <w:rPr>
                <w:rStyle w:val="Hyperlink"/>
                <w:noProof/>
              </w:rPr>
              <w:t>Byte.position.set &lt;file_table_nexp&gt;, &lt;position_nexp&gt;</w:t>
            </w:r>
            <w:r>
              <w:rPr>
                <w:noProof/>
                <w:webHidden/>
              </w:rPr>
              <w:tab/>
            </w:r>
            <w:r>
              <w:rPr>
                <w:noProof/>
                <w:webHidden/>
              </w:rPr>
              <w:fldChar w:fldCharType="begin"/>
            </w:r>
            <w:r>
              <w:rPr>
                <w:noProof/>
                <w:webHidden/>
              </w:rPr>
              <w:instrText xml:space="preserve"> PAGEREF _Toc436833062 \h </w:instrText>
            </w:r>
          </w:ins>
          <w:r>
            <w:rPr>
              <w:noProof/>
              <w:webHidden/>
            </w:rPr>
          </w:r>
          <w:r>
            <w:rPr>
              <w:noProof/>
              <w:webHidden/>
            </w:rPr>
            <w:fldChar w:fldCharType="separate"/>
          </w:r>
          <w:ins w:id="1171" w:author="Sammartano, Marc (BIC USA)" w:date="2015-12-04T16:17:00Z">
            <w:r w:rsidR="007C48A1">
              <w:rPr>
                <w:noProof/>
                <w:webHidden/>
              </w:rPr>
              <w:t>107</w:t>
            </w:r>
          </w:ins>
          <w:ins w:id="11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73" w:author="Sammartano, Marc (BIC USA)" w:date="2015-12-02T15:17:00Z"/>
              <w:rFonts w:eastAsiaTheme="minorEastAsia"/>
              <w:noProof/>
            </w:rPr>
          </w:pPr>
          <w:ins w:id="11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"_Toc436833063"</w:instrText>
            </w:r>
            <w:r w:rsidRPr="00E7654A">
              <w:rPr>
                <w:rStyle w:val="Hyperlink"/>
                <w:noProof/>
              </w:rPr>
              <w:instrText xml:space="preserve"> </w:instrText>
            </w:r>
            <w:r w:rsidRPr="00E7654A">
              <w:rPr>
                <w:rStyle w:val="Hyperlink"/>
                <w:noProof/>
              </w:rPr>
              <w:fldChar w:fldCharType="separate"/>
            </w:r>
            <w:r w:rsidRPr="00E7654A">
              <w:rPr>
                <w:rStyle w:val="Hyperlink"/>
                <w:noProof/>
              </w:rPr>
              <w:t>Byte.position.mark {{&lt;file_table_nexp&gt;}{, &lt;marklimit_nexp&gt;}}</w:t>
            </w:r>
            <w:r>
              <w:rPr>
                <w:noProof/>
                <w:webHidden/>
              </w:rPr>
              <w:tab/>
            </w:r>
            <w:r>
              <w:rPr>
                <w:noProof/>
                <w:webHidden/>
              </w:rPr>
              <w:fldChar w:fldCharType="begin"/>
            </w:r>
            <w:r>
              <w:rPr>
                <w:noProof/>
                <w:webHidden/>
              </w:rPr>
              <w:instrText xml:space="preserve"> PAGEREF _Toc436833063 \h </w:instrText>
            </w:r>
          </w:ins>
          <w:r>
            <w:rPr>
              <w:noProof/>
              <w:webHidden/>
            </w:rPr>
          </w:r>
          <w:r>
            <w:rPr>
              <w:noProof/>
              <w:webHidden/>
            </w:rPr>
            <w:fldChar w:fldCharType="separate"/>
          </w:r>
          <w:ins w:id="1175" w:author="Sammartano, Marc (BIC USA)" w:date="2015-12-04T16:17:00Z">
            <w:r w:rsidR="007C48A1">
              <w:rPr>
                <w:noProof/>
                <w:webHidden/>
              </w:rPr>
              <w:t>107</w:t>
            </w:r>
          </w:ins>
          <w:ins w:id="11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77" w:author="Sammartano, Marc (BIC USA)" w:date="2015-12-02T15:17:00Z"/>
              <w:rFonts w:eastAsiaTheme="minorEastAsia"/>
              <w:noProof/>
            </w:rPr>
          </w:pPr>
          <w:ins w:id="11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"_Toc436833064"</w:instrText>
            </w:r>
            <w:r w:rsidRPr="00E7654A">
              <w:rPr>
                <w:rStyle w:val="Hyperlink"/>
                <w:noProof/>
              </w:rPr>
              <w:instrText xml:space="preserve"> </w:instrText>
            </w:r>
            <w:r w:rsidRPr="00E7654A">
              <w:rPr>
                <w:rStyle w:val="Hyperlink"/>
                <w:noProof/>
              </w:rPr>
              <w:fldChar w:fldCharType="separate"/>
            </w:r>
            <w:r w:rsidRPr="00E7654A">
              <w:rPr>
                <w:rStyle w:val="Hyperlink"/>
                <w:noProof/>
              </w:rPr>
              <w:t>Byte.truncate &lt;file_table_nexp&gt;,&lt;length_nexp&gt;</w:t>
            </w:r>
            <w:r>
              <w:rPr>
                <w:noProof/>
                <w:webHidden/>
              </w:rPr>
              <w:tab/>
            </w:r>
            <w:r>
              <w:rPr>
                <w:noProof/>
                <w:webHidden/>
              </w:rPr>
              <w:fldChar w:fldCharType="begin"/>
            </w:r>
            <w:r>
              <w:rPr>
                <w:noProof/>
                <w:webHidden/>
              </w:rPr>
              <w:instrText xml:space="preserve"> PAGEREF _Toc436833064 \h </w:instrText>
            </w:r>
          </w:ins>
          <w:r>
            <w:rPr>
              <w:noProof/>
              <w:webHidden/>
            </w:rPr>
          </w:r>
          <w:r>
            <w:rPr>
              <w:noProof/>
              <w:webHidden/>
            </w:rPr>
            <w:fldChar w:fldCharType="separate"/>
          </w:r>
          <w:ins w:id="1179" w:author="Sammartano, Marc (BIC USA)" w:date="2015-12-04T16:17:00Z">
            <w:r w:rsidR="007C48A1">
              <w:rPr>
                <w:noProof/>
                <w:webHidden/>
              </w:rPr>
              <w:t>107</w:t>
            </w:r>
          </w:ins>
          <w:ins w:id="11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81" w:author="Sammartano, Marc (BIC USA)" w:date="2015-12-02T15:17:00Z"/>
              <w:rFonts w:eastAsiaTheme="minorEastAsia"/>
              <w:noProof/>
            </w:rPr>
          </w:pPr>
          <w:ins w:id="11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"_Toc436833065"</w:instrText>
            </w:r>
            <w:r w:rsidRPr="00E7654A">
              <w:rPr>
                <w:rStyle w:val="Hyperlink"/>
                <w:noProof/>
              </w:rPr>
              <w:instrText xml:space="preserve"> </w:instrText>
            </w:r>
            <w:r w:rsidRPr="00E7654A">
              <w:rPr>
                <w:rStyle w:val="Hyperlink"/>
                <w:noProof/>
              </w:rPr>
              <w:fldChar w:fldCharType="separate"/>
            </w:r>
            <w:r w:rsidRPr="00E7654A">
              <w:rPr>
                <w:rStyle w:val="Hyperlink"/>
                <w:noProof/>
              </w:rPr>
              <w:t>Byte.copy &lt;file_table_nexp&gt;,&lt;output_file_sexp&gt;</w:t>
            </w:r>
            <w:r>
              <w:rPr>
                <w:noProof/>
                <w:webHidden/>
              </w:rPr>
              <w:tab/>
            </w:r>
            <w:r>
              <w:rPr>
                <w:noProof/>
                <w:webHidden/>
              </w:rPr>
              <w:fldChar w:fldCharType="begin"/>
            </w:r>
            <w:r>
              <w:rPr>
                <w:noProof/>
                <w:webHidden/>
              </w:rPr>
              <w:instrText xml:space="preserve"> PAGEREF _Toc436833065 \h </w:instrText>
            </w:r>
          </w:ins>
          <w:r>
            <w:rPr>
              <w:noProof/>
              <w:webHidden/>
            </w:rPr>
          </w:r>
          <w:r>
            <w:rPr>
              <w:noProof/>
              <w:webHidden/>
            </w:rPr>
            <w:fldChar w:fldCharType="separate"/>
          </w:r>
          <w:ins w:id="1183" w:author="Sammartano, Marc (BIC USA)" w:date="2015-12-04T16:17:00Z">
            <w:r w:rsidR="007C48A1">
              <w:rPr>
                <w:noProof/>
                <w:webHidden/>
              </w:rPr>
              <w:t>107</w:t>
            </w:r>
          </w:ins>
          <w:ins w:id="1184"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185" w:author="Sammartano, Marc (BIC USA)" w:date="2015-12-02T15:17:00Z"/>
              <w:rFonts w:eastAsiaTheme="minorEastAsia"/>
              <w:noProof/>
            </w:rPr>
          </w:pPr>
          <w:ins w:id="11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"_Toc436833066"</w:instrText>
            </w:r>
            <w:r w:rsidRPr="00E7654A">
              <w:rPr>
                <w:rStyle w:val="Hyperlink"/>
                <w:noProof/>
              </w:rPr>
              <w:instrText xml:space="preserve"> </w:instrText>
            </w:r>
            <w:r w:rsidRPr="00E7654A">
              <w:rPr>
                <w:rStyle w:val="Hyperlink"/>
                <w:noProof/>
              </w:rPr>
              <w:fldChar w:fldCharType="separate"/>
            </w:r>
            <w:r w:rsidRPr="00E7654A">
              <w:rPr>
                <w:rStyle w:val="Hyperlink"/>
                <w:noProof/>
              </w:rPr>
              <w:t>HTML</w:t>
            </w:r>
            <w:r>
              <w:rPr>
                <w:noProof/>
                <w:webHidden/>
              </w:rPr>
              <w:tab/>
            </w:r>
            <w:r>
              <w:rPr>
                <w:noProof/>
                <w:webHidden/>
              </w:rPr>
              <w:fldChar w:fldCharType="begin"/>
            </w:r>
            <w:r>
              <w:rPr>
                <w:noProof/>
                <w:webHidden/>
              </w:rPr>
              <w:instrText xml:space="preserve"> PAGEREF _Toc436833066 \h </w:instrText>
            </w:r>
          </w:ins>
          <w:r>
            <w:rPr>
              <w:noProof/>
              <w:webHidden/>
            </w:rPr>
          </w:r>
          <w:r>
            <w:rPr>
              <w:noProof/>
              <w:webHidden/>
            </w:rPr>
            <w:fldChar w:fldCharType="separate"/>
          </w:r>
          <w:ins w:id="1187" w:author="Sammartano, Marc (BIC USA)" w:date="2015-12-04T16:17:00Z">
            <w:r w:rsidR="007C48A1">
              <w:rPr>
                <w:noProof/>
                <w:webHidden/>
              </w:rPr>
              <w:t>108</w:t>
            </w:r>
          </w:ins>
          <w:ins w:id="11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89" w:author="Sammartano, Marc (BIC USA)" w:date="2015-12-02T15:17:00Z"/>
              <w:rFonts w:eastAsiaTheme="minorEastAsia"/>
              <w:noProof/>
            </w:rPr>
          </w:pPr>
          <w:ins w:id="11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"_Toc436833067"</w:instrText>
            </w:r>
            <w:r w:rsidRPr="00E7654A">
              <w:rPr>
                <w:rStyle w:val="Hyperlink"/>
                <w:noProof/>
              </w:rPr>
              <w:instrText xml:space="preserve"> </w:instrText>
            </w:r>
            <w:r w:rsidRPr="00E7654A">
              <w:rPr>
                <w:rStyle w:val="Hyperlink"/>
                <w:noProof/>
              </w:rPr>
              <w:fldChar w:fldCharType="separate"/>
            </w:r>
            <w:r w:rsidRPr="00E7654A">
              <w:rPr>
                <w:rStyle w:val="Hyperlink"/>
                <w:noProof/>
              </w:rPr>
              <w:t>Introduction</w:t>
            </w:r>
            <w:r>
              <w:rPr>
                <w:noProof/>
                <w:webHidden/>
              </w:rPr>
              <w:tab/>
            </w:r>
            <w:r>
              <w:rPr>
                <w:noProof/>
                <w:webHidden/>
              </w:rPr>
              <w:fldChar w:fldCharType="begin"/>
            </w:r>
            <w:r>
              <w:rPr>
                <w:noProof/>
                <w:webHidden/>
              </w:rPr>
              <w:instrText xml:space="preserve"> PAGEREF _Toc436833067 \h </w:instrText>
            </w:r>
          </w:ins>
          <w:r>
            <w:rPr>
              <w:noProof/>
              <w:webHidden/>
            </w:rPr>
          </w:r>
          <w:r>
            <w:rPr>
              <w:noProof/>
              <w:webHidden/>
            </w:rPr>
            <w:fldChar w:fldCharType="separate"/>
          </w:r>
          <w:ins w:id="1191" w:author="Sammartano, Marc (BIC USA)" w:date="2015-12-04T16:17:00Z">
            <w:r w:rsidR="007C48A1">
              <w:rPr>
                <w:noProof/>
                <w:webHidden/>
              </w:rPr>
              <w:t>108</w:t>
            </w:r>
          </w:ins>
          <w:ins w:id="11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193" w:author="Sammartano, Marc (BIC USA)" w:date="2015-12-02T15:17:00Z"/>
              <w:rFonts w:eastAsiaTheme="minorEastAsia"/>
              <w:noProof/>
            </w:rPr>
          </w:pPr>
          <w:ins w:id="11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"_Toc436833068"</w:instrText>
            </w:r>
            <w:r w:rsidRPr="00E7654A">
              <w:rPr>
                <w:rStyle w:val="Hyperlink"/>
                <w:noProof/>
              </w:rPr>
              <w:instrText xml:space="preserve"> </w:instrText>
            </w:r>
            <w:r w:rsidRPr="00E7654A">
              <w:rPr>
                <w:rStyle w:val="Hyperlink"/>
                <w:noProof/>
              </w:rPr>
              <w:fldChar w:fldCharType="separate"/>
            </w:r>
            <w:r w:rsidRPr="00E7654A">
              <w:rPr>
                <w:rStyle w:val="Hyperlink"/>
                <w:noProof/>
              </w:rPr>
              <w:t>HTML Commands</w:t>
            </w:r>
            <w:r>
              <w:rPr>
                <w:noProof/>
                <w:webHidden/>
              </w:rPr>
              <w:tab/>
            </w:r>
            <w:r>
              <w:rPr>
                <w:noProof/>
                <w:webHidden/>
              </w:rPr>
              <w:fldChar w:fldCharType="begin"/>
            </w:r>
            <w:r>
              <w:rPr>
                <w:noProof/>
                <w:webHidden/>
              </w:rPr>
              <w:instrText xml:space="preserve"> PAGEREF _Toc436833068 \h </w:instrText>
            </w:r>
          </w:ins>
          <w:r>
            <w:rPr>
              <w:noProof/>
              <w:webHidden/>
            </w:rPr>
          </w:r>
          <w:r>
            <w:rPr>
              <w:noProof/>
              <w:webHidden/>
            </w:rPr>
            <w:fldChar w:fldCharType="separate"/>
          </w:r>
          <w:ins w:id="1195" w:author="Sammartano, Marc (BIC USA)" w:date="2015-12-04T16:17:00Z">
            <w:r w:rsidR="007C48A1">
              <w:rPr>
                <w:noProof/>
                <w:webHidden/>
              </w:rPr>
              <w:t>108</w:t>
            </w:r>
          </w:ins>
          <w:ins w:id="119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197" w:author="Sammartano, Marc (BIC USA)" w:date="2015-12-02T15:17:00Z"/>
              <w:rFonts w:eastAsiaTheme="minorEastAsia"/>
              <w:noProof/>
            </w:rPr>
          </w:pPr>
          <w:ins w:id="11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"_Toc436833069"</w:instrText>
            </w:r>
            <w:r w:rsidRPr="00E7654A">
              <w:rPr>
                <w:rStyle w:val="Hyperlink"/>
                <w:noProof/>
              </w:rPr>
              <w:instrText xml:space="preserve"> </w:instrText>
            </w:r>
            <w:r w:rsidRPr="00E7654A">
              <w:rPr>
                <w:rStyle w:val="Hyperlink"/>
                <w:noProof/>
              </w:rPr>
              <w:fldChar w:fldCharType="separate"/>
            </w:r>
            <w:r w:rsidRPr="00E7654A">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_Toc436833069 \h </w:instrText>
            </w:r>
          </w:ins>
          <w:r>
            <w:rPr>
              <w:noProof/>
              <w:webHidden/>
            </w:rPr>
          </w:r>
          <w:r>
            <w:rPr>
              <w:noProof/>
              <w:webHidden/>
            </w:rPr>
            <w:fldChar w:fldCharType="separate"/>
          </w:r>
          <w:ins w:id="1199" w:author="Sammartano, Marc (BIC USA)" w:date="2015-12-04T16:17:00Z">
            <w:r w:rsidR="007C48A1">
              <w:rPr>
                <w:noProof/>
                <w:webHidden/>
              </w:rPr>
              <w:t>108</w:t>
            </w:r>
          </w:ins>
          <w:ins w:id="120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01" w:author="Sammartano, Marc (BIC USA)" w:date="2015-12-02T15:17:00Z"/>
              <w:rFonts w:eastAsiaTheme="minorEastAsia"/>
              <w:noProof/>
            </w:rPr>
          </w:pPr>
          <w:ins w:id="12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"_Toc436833070"</w:instrText>
            </w:r>
            <w:r w:rsidRPr="00E7654A">
              <w:rPr>
                <w:rStyle w:val="Hyperlink"/>
                <w:noProof/>
              </w:rPr>
              <w:instrText xml:space="preserve"> </w:instrText>
            </w:r>
            <w:r w:rsidRPr="00E7654A">
              <w:rPr>
                <w:rStyle w:val="Hyperlink"/>
                <w:noProof/>
              </w:rPr>
              <w:fldChar w:fldCharType="separate"/>
            </w:r>
            <w:r w:rsidRPr="00E7654A">
              <w:rPr>
                <w:rStyle w:val="Hyperlink"/>
                <w:noProof/>
              </w:rPr>
              <w:t>Html.orientation &lt;nexp&gt;</w:t>
            </w:r>
            <w:r>
              <w:rPr>
                <w:noProof/>
                <w:webHidden/>
              </w:rPr>
              <w:tab/>
            </w:r>
            <w:r>
              <w:rPr>
                <w:noProof/>
                <w:webHidden/>
              </w:rPr>
              <w:fldChar w:fldCharType="begin"/>
            </w:r>
            <w:r>
              <w:rPr>
                <w:noProof/>
                <w:webHidden/>
              </w:rPr>
              <w:instrText xml:space="preserve"> PAGEREF _Toc436833070 \h </w:instrText>
            </w:r>
          </w:ins>
          <w:r>
            <w:rPr>
              <w:noProof/>
              <w:webHidden/>
            </w:rPr>
          </w:r>
          <w:r>
            <w:rPr>
              <w:noProof/>
              <w:webHidden/>
            </w:rPr>
            <w:fldChar w:fldCharType="separate"/>
          </w:r>
          <w:ins w:id="1203" w:author="Sammartano, Marc (BIC USA)" w:date="2015-12-04T16:17:00Z">
            <w:r w:rsidR="007C48A1">
              <w:rPr>
                <w:noProof/>
                <w:webHidden/>
              </w:rPr>
              <w:t>108</w:t>
            </w:r>
          </w:ins>
          <w:ins w:id="12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05" w:author="Sammartano, Marc (BIC USA)" w:date="2015-12-02T15:17:00Z"/>
              <w:rFonts w:eastAsiaTheme="minorEastAsia"/>
              <w:noProof/>
            </w:rPr>
          </w:pPr>
          <w:ins w:id="12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"_Toc436833071"</w:instrText>
            </w:r>
            <w:r w:rsidRPr="00E7654A">
              <w:rPr>
                <w:rStyle w:val="Hyperlink"/>
                <w:noProof/>
              </w:rPr>
              <w:instrText xml:space="preserve"> </w:instrText>
            </w:r>
            <w:r w:rsidRPr="00E7654A">
              <w:rPr>
                <w:rStyle w:val="Hyperlink"/>
                <w:noProof/>
              </w:rPr>
              <w:fldChar w:fldCharType="separate"/>
            </w:r>
            <w:r w:rsidRPr="00E7654A">
              <w:rPr>
                <w:rStyle w:val="Hyperlink"/>
                <w:noProof/>
              </w:rPr>
              <w:t>Html.load.url &lt;file_sexp&gt;</w:t>
            </w:r>
            <w:r>
              <w:rPr>
                <w:noProof/>
                <w:webHidden/>
              </w:rPr>
              <w:tab/>
            </w:r>
            <w:r>
              <w:rPr>
                <w:noProof/>
                <w:webHidden/>
              </w:rPr>
              <w:fldChar w:fldCharType="begin"/>
            </w:r>
            <w:r>
              <w:rPr>
                <w:noProof/>
                <w:webHidden/>
              </w:rPr>
              <w:instrText xml:space="preserve"> PAGEREF _Toc436833071 \h </w:instrText>
            </w:r>
          </w:ins>
          <w:r>
            <w:rPr>
              <w:noProof/>
              <w:webHidden/>
            </w:rPr>
          </w:r>
          <w:r>
            <w:rPr>
              <w:noProof/>
              <w:webHidden/>
            </w:rPr>
            <w:fldChar w:fldCharType="separate"/>
          </w:r>
          <w:ins w:id="1207" w:author="Sammartano, Marc (BIC USA)" w:date="2015-12-04T16:17:00Z">
            <w:r w:rsidR="007C48A1">
              <w:rPr>
                <w:noProof/>
                <w:webHidden/>
              </w:rPr>
              <w:t>109</w:t>
            </w:r>
          </w:ins>
          <w:ins w:id="12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09" w:author="Sammartano, Marc (BIC USA)" w:date="2015-12-02T15:17:00Z"/>
              <w:rFonts w:eastAsiaTheme="minorEastAsia"/>
              <w:noProof/>
            </w:rPr>
          </w:pPr>
          <w:ins w:id="12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"_Toc436833072"</w:instrText>
            </w:r>
            <w:r w:rsidRPr="00E7654A">
              <w:rPr>
                <w:rStyle w:val="Hyperlink"/>
                <w:noProof/>
              </w:rPr>
              <w:instrText xml:space="preserve"> </w:instrText>
            </w:r>
            <w:r w:rsidRPr="00E7654A">
              <w:rPr>
                <w:rStyle w:val="Hyperlink"/>
                <w:noProof/>
              </w:rPr>
              <w:fldChar w:fldCharType="separate"/>
            </w:r>
            <w:r w:rsidRPr="00E7654A">
              <w:rPr>
                <w:rStyle w:val="Hyperlink"/>
                <w:noProof/>
              </w:rPr>
              <w:t>Html.load.string &lt;html_sexp&gt;</w:t>
            </w:r>
            <w:r>
              <w:rPr>
                <w:noProof/>
                <w:webHidden/>
              </w:rPr>
              <w:tab/>
            </w:r>
            <w:r>
              <w:rPr>
                <w:noProof/>
                <w:webHidden/>
              </w:rPr>
              <w:fldChar w:fldCharType="begin"/>
            </w:r>
            <w:r>
              <w:rPr>
                <w:noProof/>
                <w:webHidden/>
              </w:rPr>
              <w:instrText xml:space="preserve"> PAGEREF _Toc436833072 \h </w:instrText>
            </w:r>
          </w:ins>
          <w:r>
            <w:rPr>
              <w:noProof/>
              <w:webHidden/>
            </w:rPr>
          </w:r>
          <w:r>
            <w:rPr>
              <w:noProof/>
              <w:webHidden/>
            </w:rPr>
            <w:fldChar w:fldCharType="separate"/>
          </w:r>
          <w:ins w:id="1211" w:author="Sammartano, Marc (BIC USA)" w:date="2015-12-04T16:17:00Z">
            <w:r w:rsidR="007C48A1">
              <w:rPr>
                <w:noProof/>
                <w:webHidden/>
              </w:rPr>
              <w:t>109</w:t>
            </w:r>
          </w:ins>
          <w:ins w:id="12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13" w:author="Sammartano, Marc (BIC USA)" w:date="2015-12-02T15:17:00Z"/>
              <w:rFonts w:eastAsiaTheme="minorEastAsia"/>
              <w:noProof/>
            </w:rPr>
          </w:pPr>
          <w:ins w:id="12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"_Toc436833073"</w:instrText>
            </w:r>
            <w:r w:rsidRPr="00E7654A">
              <w:rPr>
                <w:rStyle w:val="Hyperlink"/>
                <w:noProof/>
              </w:rPr>
              <w:instrText xml:space="preserve"> </w:instrText>
            </w:r>
            <w:r w:rsidRPr="00E7654A">
              <w:rPr>
                <w:rStyle w:val="Hyperlink"/>
                <w:noProof/>
              </w:rPr>
              <w:fldChar w:fldCharType="separate"/>
            </w:r>
            <w:r w:rsidRPr="00E7654A">
              <w:rPr>
                <w:rStyle w:val="Hyperlink"/>
                <w:noProof/>
              </w:rPr>
              <w:t>Html.post &lt;url_sexp&gt;, &lt;list_nexp&gt;</w:t>
            </w:r>
            <w:r>
              <w:rPr>
                <w:noProof/>
                <w:webHidden/>
              </w:rPr>
              <w:tab/>
            </w:r>
            <w:r>
              <w:rPr>
                <w:noProof/>
                <w:webHidden/>
              </w:rPr>
              <w:fldChar w:fldCharType="begin"/>
            </w:r>
            <w:r>
              <w:rPr>
                <w:noProof/>
                <w:webHidden/>
              </w:rPr>
              <w:instrText xml:space="preserve"> PAGEREF _Toc436833073 \h </w:instrText>
            </w:r>
          </w:ins>
          <w:r>
            <w:rPr>
              <w:noProof/>
              <w:webHidden/>
            </w:rPr>
          </w:r>
          <w:r>
            <w:rPr>
              <w:noProof/>
              <w:webHidden/>
            </w:rPr>
            <w:fldChar w:fldCharType="separate"/>
          </w:r>
          <w:ins w:id="1215" w:author="Sammartano, Marc (BIC USA)" w:date="2015-12-04T16:17:00Z">
            <w:r w:rsidR="007C48A1">
              <w:rPr>
                <w:noProof/>
                <w:webHidden/>
              </w:rPr>
              <w:t>109</w:t>
            </w:r>
          </w:ins>
          <w:ins w:id="121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17" w:author="Sammartano, Marc (BIC USA)" w:date="2015-12-02T15:17:00Z"/>
              <w:rFonts w:eastAsiaTheme="minorEastAsia"/>
              <w:noProof/>
            </w:rPr>
          </w:pPr>
          <w:ins w:id="12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"_Toc436833074"</w:instrText>
            </w:r>
            <w:r w:rsidRPr="00E7654A">
              <w:rPr>
                <w:rStyle w:val="Hyperlink"/>
                <w:noProof/>
              </w:rPr>
              <w:instrText xml:space="preserve"> </w:instrText>
            </w:r>
            <w:r w:rsidRPr="00E7654A">
              <w:rPr>
                <w:rStyle w:val="Hyperlink"/>
                <w:noProof/>
              </w:rPr>
              <w:fldChar w:fldCharType="separate"/>
            </w:r>
            <w:r w:rsidRPr="00E7654A">
              <w:rPr>
                <w:rStyle w:val="Hyperlink"/>
                <w:noProof/>
              </w:rPr>
              <w:t>Html.get.datalink &lt;data_svar&gt;</w:t>
            </w:r>
            <w:r>
              <w:rPr>
                <w:noProof/>
                <w:webHidden/>
              </w:rPr>
              <w:tab/>
            </w:r>
            <w:r>
              <w:rPr>
                <w:noProof/>
                <w:webHidden/>
              </w:rPr>
              <w:fldChar w:fldCharType="begin"/>
            </w:r>
            <w:r>
              <w:rPr>
                <w:noProof/>
                <w:webHidden/>
              </w:rPr>
              <w:instrText xml:space="preserve"> PAGEREF _Toc436833074 \h </w:instrText>
            </w:r>
          </w:ins>
          <w:r>
            <w:rPr>
              <w:noProof/>
              <w:webHidden/>
            </w:rPr>
          </w:r>
          <w:r>
            <w:rPr>
              <w:noProof/>
              <w:webHidden/>
            </w:rPr>
            <w:fldChar w:fldCharType="separate"/>
          </w:r>
          <w:ins w:id="1219" w:author="Sammartano, Marc (BIC USA)" w:date="2015-12-04T16:17:00Z">
            <w:r w:rsidR="007C48A1">
              <w:rPr>
                <w:noProof/>
                <w:webHidden/>
              </w:rPr>
              <w:t>109</w:t>
            </w:r>
          </w:ins>
          <w:ins w:id="122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21" w:author="Sammartano, Marc (BIC USA)" w:date="2015-12-02T15:17:00Z"/>
              <w:rFonts w:eastAsiaTheme="minorEastAsia"/>
              <w:noProof/>
            </w:rPr>
          </w:pPr>
          <w:ins w:id="12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"_Toc436833075"</w:instrText>
            </w:r>
            <w:r w:rsidRPr="00E7654A">
              <w:rPr>
                <w:rStyle w:val="Hyperlink"/>
                <w:noProof/>
              </w:rPr>
              <w:instrText xml:space="preserve"> </w:instrText>
            </w:r>
            <w:r w:rsidRPr="00E7654A">
              <w:rPr>
                <w:rStyle w:val="Hyperlink"/>
                <w:noProof/>
              </w:rPr>
              <w:fldChar w:fldCharType="separate"/>
            </w:r>
            <w:r w:rsidRPr="00E7654A">
              <w:rPr>
                <w:rStyle w:val="Hyperlink"/>
                <w:noProof/>
              </w:rPr>
              <w:t>Html.go.back</w:t>
            </w:r>
            <w:r>
              <w:rPr>
                <w:noProof/>
                <w:webHidden/>
              </w:rPr>
              <w:tab/>
            </w:r>
            <w:r>
              <w:rPr>
                <w:noProof/>
                <w:webHidden/>
              </w:rPr>
              <w:fldChar w:fldCharType="begin"/>
            </w:r>
            <w:r>
              <w:rPr>
                <w:noProof/>
                <w:webHidden/>
              </w:rPr>
              <w:instrText xml:space="preserve"> PAGEREF _Toc436833075 \h </w:instrText>
            </w:r>
          </w:ins>
          <w:r>
            <w:rPr>
              <w:noProof/>
              <w:webHidden/>
            </w:rPr>
          </w:r>
          <w:r>
            <w:rPr>
              <w:noProof/>
              <w:webHidden/>
            </w:rPr>
            <w:fldChar w:fldCharType="separate"/>
          </w:r>
          <w:ins w:id="1223" w:author="Sammartano, Marc (BIC USA)" w:date="2015-12-04T16:17:00Z">
            <w:r w:rsidR="007C48A1">
              <w:rPr>
                <w:noProof/>
                <w:webHidden/>
              </w:rPr>
              <w:t>110</w:t>
            </w:r>
          </w:ins>
          <w:ins w:id="12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25" w:author="Sammartano, Marc (BIC USA)" w:date="2015-12-02T15:17:00Z"/>
              <w:rFonts w:eastAsiaTheme="minorEastAsia"/>
              <w:noProof/>
            </w:rPr>
          </w:pPr>
          <w:ins w:id="12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"_Toc436833076"</w:instrText>
            </w:r>
            <w:r w:rsidRPr="00E7654A">
              <w:rPr>
                <w:rStyle w:val="Hyperlink"/>
                <w:noProof/>
              </w:rPr>
              <w:instrText xml:space="preserve"> </w:instrText>
            </w:r>
            <w:r w:rsidRPr="00E7654A">
              <w:rPr>
                <w:rStyle w:val="Hyperlink"/>
                <w:noProof/>
              </w:rPr>
              <w:fldChar w:fldCharType="separate"/>
            </w:r>
            <w:r w:rsidRPr="00E7654A">
              <w:rPr>
                <w:rStyle w:val="Hyperlink"/>
                <w:noProof/>
              </w:rPr>
              <w:t>Html.go.forward</w:t>
            </w:r>
            <w:r>
              <w:rPr>
                <w:noProof/>
                <w:webHidden/>
              </w:rPr>
              <w:tab/>
            </w:r>
            <w:r>
              <w:rPr>
                <w:noProof/>
                <w:webHidden/>
              </w:rPr>
              <w:fldChar w:fldCharType="begin"/>
            </w:r>
            <w:r>
              <w:rPr>
                <w:noProof/>
                <w:webHidden/>
              </w:rPr>
              <w:instrText xml:space="preserve"> PAGEREF _Toc436833076 \h </w:instrText>
            </w:r>
          </w:ins>
          <w:r>
            <w:rPr>
              <w:noProof/>
              <w:webHidden/>
            </w:rPr>
          </w:r>
          <w:r>
            <w:rPr>
              <w:noProof/>
              <w:webHidden/>
            </w:rPr>
            <w:fldChar w:fldCharType="separate"/>
          </w:r>
          <w:ins w:id="1227" w:author="Sammartano, Marc (BIC USA)" w:date="2015-12-04T16:17:00Z">
            <w:r w:rsidR="007C48A1">
              <w:rPr>
                <w:noProof/>
                <w:webHidden/>
              </w:rPr>
              <w:t>110</w:t>
            </w:r>
          </w:ins>
          <w:ins w:id="12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29" w:author="Sammartano, Marc (BIC USA)" w:date="2015-12-02T15:17:00Z"/>
              <w:rFonts w:eastAsiaTheme="minorEastAsia"/>
              <w:noProof/>
            </w:rPr>
          </w:pPr>
          <w:ins w:id="12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"_Toc436833077"</w:instrText>
            </w:r>
            <w:r w:rsidRPr="00E7654A">
              <w:rPr>
                <w:rStyle w:val="Hyperlink"/>
                <w:noProof/>
              </w:rPr>
              <w:instrText xml:space="preserve"> </w:instrText>
            </w:r>
            <w:r w:rsidRPr="00E7654A">
              <w:rPr>
                <w:rStyle w:val="Hyperlink"/>
                <w:noProof/>
              </w:rPr>
              <w:fldChar w:fldCharType="separate"/>
            </w:r>
            <w:r w:rsidRPr="00E7654A">
              <w:rPr>
                <w:rStyle w:val="Hyperlink"/>
                <w:noProof/>
              </w:rPr>
              <w:t>Html.close</w:t>
            </w:r>
            <w:r>
              <w:rPr>
                <w:noProof/>
                <w:webHidden/>
              </w:rPr>
              <w:tab/>
            </w:r>
            <w:r>
              <w:rPr>
                <w:noProof/>
                <w:webHidden/>
              </w:rPr>
              <w:fldChar w:fldCharType="begin"/>
            </w:r>
            <w:r>
              <w:rPr>
                <w:noProof/>
                <w:webHidden/>
              </w:rPr>
              <w:instrText xml:space="preserve"> PAGEREF _Toc436833077 \h </w:instrText>
            </w:r>
          </w:ins>
          <w:r>
            <w:rPr>
              <w:noProof/>
              <w:webHidden/>
            </w:rPr>
          </w:r>
          <w:r>
            <w:rPr>
              <w:noProof/>
              <w:webHidden/>
            </w:rPr>
            <w:fldChar w:fldCharType="separate"/>
          </w:r>
          <w:ins w:id="1231" w:author="Sammartano, Marc (BIC USA)" w:date="2015-12-04T16:17:00Z">
            <w:r w:rsidR="007C48A1">
              <w:rPr>
                <w:noProof/>
                <w:webHidden/>
              </w:rPr>
              <w:t>111</w:t>
            </w:r>
          </w:ins>
          <w:ins w:id="12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33" w:author="Sammartano, Marc (BIC USA)" w:date="2015-12-02T15:17:00Z"/>
              <w:rFonts w:eastAsiaTheme="minorEastAsia"/>
              <w:noProof/>
            </w:rPr>
          </w:pPr>
          <w:ins w:id="12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"_Toc436833078"</w:instrText>
            </w:r>
            <w:r w:rsidRPr="00E7654A">
              <w:rPr>
                <w:rStyle w:val="Hyperlink"/>
                <w:noProof/>
              </w:rPr>
              <w:instrText xml:space="preserve"> </w:instrText>
            </w:r>
            <w:r w:rsidRPr="00E7654A">
              <w:rPr>
                <w:rStyle w:val="Hyperlink"/>
                <w:noProof/>
              </w:rPr>
              <w:fldChar w:fldCharType="separate"/>
            </w:r>
            <w:r w:rsidRPr="00E7654A">
              <w:rPr>
                <w:rStyle w:val="Hyperlink"/>
                <w:noProof/>
              </w:rPr>
              <w:t>Html.clear.cache</w:t>
            </w:r>
            <w:r>
              <w:rPr>
                <w:noProof/>
                <w:webHidden/>
              </w:rPr>
              <w:tab/>
            </w:r>
            <w:r>
              <w:rPr>
                <w:noProof/>
                <w:webHidden/>
              </w:rPr>
              <w:fldChar w:fldCharType="begin"/>
            </w:r>
            <w:r>
              <w:rPr>
                <w:noProof/>
                <w:webHidden/>
              </w:rPr>
              <w:instrText xml:space="preserve"> PAGEREF _Toc436833078 \h </w:instrText>
            </w:r>
          </w:ins>
          <w:r>
            <w:rPr>
              <w:noProof/>
              <w:webHidden/>
            </w:rPr>
          </w:r>
          <w:r>
            <w:rPr>
              <w:noProof/>
              <w:webHidden/>
            </w:rPr>
            <w:fldChar w:fldCharType="separate"/>
          </w:r>
          <w:ins w:id="1235" w:author="Sammartano, Marc (BIC USA)" w:date="2015-12-04T16:17:00Z">
            <w:r w:rsidR="007C48A1">
              <w:rPr>
                <w:noProof/>
                <w:webHidden/>
              </w:rPr>
              <w:t>111</w:t>
            </w:r>
          </w:ins>
          <w:ins w:id="12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37" w:author="Sammartano, Marc (BIC USA)" w:date="2015-12-02T15:17:00Z"/>
              <w:rFonts w:eastAsiaTheme="minorEastAsia"/>
              <w:noProof/>
            </w:rPr>
          </w:pPr>
          <w:ins w:id="12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"_Toc436833079"</w:instrText>
            </w:r>
            <w:r w:rsidRPr="00E7654A">
              <w:rPr>
                <w:rStyle w:val="Hyperlink"/>
                <w:noProof/>
              </w:rPr>
              <w:instrText xml:space="preserve"> </w:instrText>
            </w:r>
            <w:r w:rsidRPr="00E7654A">
              <w:rPr>
                <w:rStyle w:val="Hyperlink"/>
                <w:noProof/>
              </w:rPr>
              <w:fldChar w:fldCharType="separate"/>
            </w:r>
            <w:r w:rsidRPr="00E7654A">
              <w:rPr>
                <w:rStyle w:val="Hyperlink"/>
                <w:noProof/>
              </w:rPr>
              <w:t>Html.clear.history</w:t>
            </w:r>
            <w:r>
              <w:rPr>
                <w:noProof/>
                <w:webHidden/>
              </w:rPr>
              <w:tab/>
            </w:r>
            <w:r>
              <w:rPr>
                <w:noProof/>
                <w:webHidden/>
              </w:rPr>
              <w:fldChar w:fldCharType="begin"/>
            </w:r>
            <w:r>
              <w:rPr>
                <w:noProof/>
                <w:webHidden/>
              </w:rPr>
              <w:instrText xml:space="preserve"> PAGEREF _Toc436833079 \h </w:instrText>
            </w:r>
          </w:ins>
          <w:r>
            <w:rPr>
              <w:noProof/>
              <w:webHidden/>
            </w:rPr>
          </w:r>
          <w:r>
            <w:rPr>
              <w:noProof/>
              <w:webHidden/>
            </w:rPr>
            <w:fldChar w:fldCharType="separate"/>
          </w:r>
          <w:ins w:id="1239" w:author="Sammartano, Marc (BIC USA)" w:date="2015-12-04T16:17:00Z">
            <w:r w:rsidR="007C48A1">
              <w:rPr>
                <w:noProof/>
                <w:webHidden/>
              </w:rPr>
              <w:t>111</w:t>
            </w:r>
          </w:ins>
          <w:ins w:id="12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241" w:author="Sammartano, Marc (BIC USA)" w:date="2015-12-02T15:17:00Z"/>
              <w:rFonts w:eastAsiaTheme="minorEastAsia"/>
              <w:noProof/>
            </w:rPr>
          </w:pPr>
          <w:ins w:id="12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"_Toc436833080"</w:instrText>
            </w:r>
            <w:r w:rsidRPr="00E7654A">
              <w:rPr>
                <w:rStyle w:val="Hyperlink"/>
                <w:noProof/>
              </w:rPr>
              <w:instrText xml:space="preserve"> </w:instrText>
            </w:r>
            <w:r w:rsidRPr="00E7654A">
              <w:rPr>
                <w:rStyle w:val="Hyperlink"/>
                <w:noProof/>
              </w:rPr>
              <w:fldChar w:fldCharType="separate"/>
            </w:r>
            <w:r w:rsidRPr="00E7654A">
              <w:rPr>
                <w:rStyle w:val="Hyperlink"/>
                <w:noProof/>
              </w:rPr>
              <w:t>Related Commands</w:t>
            </w:r>
            <w:r>
              <w:rPr>
                <w:noProof/>
                <w:webHidden/>
              </w:rPr>
              <w:tab/>
            </w:r>
            <w:r>
              <w:rPr>
                <w:noProof/>
                <w:webHidden/>
              </w:rPr>
              <w:fldChar w:fldCharType="begin"/>
            </w:r>
            <w:r>
              <w:rPr>
                <w:noProof/>
                <w:webHidden/>
              </w:rPr>
              <w:instrText xml:space="preserve"> PAGEREF _Toc436833080 \h </w:instrText>
            </w:r>
          </w:ins>
          <w:r>
            <w:rPr>
              <w:noProof/>
              <w:webHidden/>
            </w:rPr>
          </w:r>
          <w:r>
            <w:rPr>
              <w:noProof/>
              <w:webHidden/>
            </w:rPr>
            <w:fldChar w:fldCharType="separate"/>
          </w:r>
          <w:ins w:id="1243" w:author="Sammartano, Marc (BIC USA)" w:date="2015-12-04T16:17:00Z">
            <w:r w:rsidR="007C48A1">
              <w:rPr>
                <w:noProof/>
                <w:webHidden/>
              </w:rPr>
              <w:t>111</w:t>
            </w:r>
          </w:ins>
          <w:ins w:id="12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45" w:author="Sammartano, Marc (BIC USA)" w:date="2015-12-02T15:17:00Z"/>
              <w:rFonts w:eastAsiaTheme="minorEastAsia"/>
              <w:noProof/>
            </w:rPr>
          </w:pPr>
          <w:ins w:id="12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"_Toc436833081"</w:instrText>
            </w:r>
            <w:r w:rsidRPr="00E7654A">
              <w:rPr>
                <w:rStyle w:val="Hyperlink"/>
                <w:noProof/>
              </w:rPr>
              <w:instrText xml:space="preserve"> </w:instrText>
            </w:r>
            <w:r w:rsidRPr="00E7654A">
              <w:rPr>
                <w:rStyle w:val="Hyperlink"/>
                <w:noProof/>
              </w:rPr>
              <w:fldChar w:fldCharType="separate"/>
            </w:r>
            <w:r w:rsidRPr="00E7654A">
              <w:rPr>
                <w:rStyle w:val="Hyperlink"/>
                <w:noProof/>
              </w:rPr>
              <w:t>Browse &lt;url_sexp&gt;</w:t>
            </w:r>
            <w:r>
              <w:rPr>
                <w:noProof/>
                <w:webHidden/>
              </w:rPr>
              <w:tab/>
            </w:r>
            <w:r>
              <w:rPr>
                <w:noProof/>
                <w:webHidden/>
              </w:rPr>
              <w:fldChar w:fldCharType="begin"/>
            </w:r>
            <w:r>
              <w:rPr>
                <w:noProof/>
                <w:webHidden/>
              </w:rPr>
              <w:instrText xml:space="preserve"> PAGEREF _Toc436833081 \h </w:instrText>
            </w:r>
          </w:ins>
          <w:r>
            <w:rPr>
              <w:noProof/>
              <w:webHidden/>
            </w:rPr>
          </w:r>
          <w:r>
            <w:rPr>
              <w:noProof/>
              <w:webHidden/>
            </w:rPr>
            <w:fldChar w:fldCharType="separate"/>
          </w:r>
          <w:ins w:id="1247" w:author="Sammartano, Marc (BIC USA)" w:date="2015-12-04T16:17:00Z">
            <w:r w:rsidR="007C48A1">
              <w:rPr>
                <w:noProof/>
                <w:webHidden/>
              </w:rPr>
              <w:t>111</w:t>
            </w:r>
          </w:ins>
          <w:ins w:id="12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49" w:author="Sammartano, Marc (BIC USA)" w:date="2015-12-02T15:17:00Z"/>
              <w:rFonts w:eastAsiaTheme="minorEastAsia"/>
              <w:noProof/>
            </w:rPr>
          </w:pPr>
          <w:ins w:id="12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"_Toc436833082"</w:instrText>
            </w:r>
            <w:r w:rsidRPr="00E7654A">
              <w:rPr>
                <w:rStyle w:val="Hyperlink"/>
                <w:noProof/>
              </w:rPr>
              <w:instrText xml:space="preserve"> </w:instrText>
            </w:r>
            <w:r w:rsidRPr="00E7654A">
              <w:rPr>
                <w:rStyle w:val="Hyperlink"/>
                <w:noProof/>
              </w:rPr>
              <w:fldChar w:fldCharType="separate"/>
            </w:r>
            <w:r w:rsidRPr="00E7654A">
              <w:rPr>
                <w:rStyle w:val="Hyperlink"/>
                <w:noProof/>
              </w:rPr>
              <w:t>Http.post &lt;url_sexp&gt;, &lt;list_nexp&gt;, &lt;result_svar&gt;</w:t>
            </w:r>
            <w:r>
              <w:rPr>
                <w:noProof/>
                <w:webHidden/>
              </w:rPr>
              <w:tab/>
            </w:r>
            <w:r>
              <w:rPr>
                <w:noProof/>
                <w:webHidden/>
              </w:rPr>
              <w:fldChar w:fldCharType="begin"/>
            </w:r>
            <w:r>
              <w:rPr>
                <w:noProof/>
                <w:webHidden/>
              </w:rPr>
              <w:instrText xml:space="preserve"> PAGEREF _Toc436833082 \h </w:instrText>
            </w:r>
          </w:ins>
          <w:r>
            <w:rPr>
              <w:noProof/>
              <w:webHidden/>
            </w:rPr>
          </w:r>
          <w:r>
            <w:rPr>
              <w:noProof/>
              <w:webHidden/>
            </w:rPr>
            <w:fldChar w:fldCharType="separate"/>
          </w:r>
          <w:ins w:id="1251" w:author="Sammartano, Marc (BIC USA)" w:date="2015-12-04T16:17:00Z">
            <w:r w:rsidR="007C48A1">
              <w:rPr>
                <w:noProof/>
                <w:webHidden/>
              </w:rPr>
              <w:t>111</w:t>
            </w:r>
          </w:ins>
          <w:ins w:id="1252"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253" w:author="Sammartano, Marc (BIC USA)" w:date="2015-12-02T15:17:00Z"/>
              <w:rFonts w:eastAsiaTheme="minorEastAsia"/>
              <w:noProof/>
            </w:rPr>
          </w:pPr>
          <w:ins w:id="12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"_Toc436833083"</w:instrText>
            </w:r>
            <w:r w:rsidRPr="00E7654A">
              <w:rPr>
                <w:rStyle w:val="Hyperlink"/>
                <w:noProof/>
              </w:rPr>
              <w:instrText xml:space="preserve"> </w:instrText>
            </w:r>
            <w:r w:rsidRPr="00E7654A">
              <w:rPr>
                <w:rStyle w:val="Hyperlink"/>
                <w:noProof/>
              </w:rPr>
              <w:fldChar w:fldCharType="separate"/>
            </w:r>
            <w:r w:rsidRPr="00E7654A">
              <w:rPr>
                <w:rStyle w:val="Hyperlink"/>
                <w:noProof/>
              </w:rPr>
              <w:t>TCP/IP Sockets</w:t>
            </w:r>
            <w:r>
              <w:rPr>
                <w:noProof/>
                <w:webHidden/>
              </w:rPr>
              <w:tab/>
            </w:r>
            <w:r>
              <w:rPr>
                <w:noProof/>
                <w:webHidden/>
              </w:rPr>
              <w:fldChar w:fldCharType="begin"/>
            </w:r>
            <w:r>
              <w:rPr>
                <w:noProof/>
                <w:webHidden/>
              </w:rPr>
              <w:instrText xml:space="preserve"> PAGEREF _Toc436833083 \h </w:instrText>
            </w:r>
          </w:ins>
          <w:r>
            <w:rPr>
              <w:noProof/>
              <w:webHidden/>
            </w:rPr>
          </w:r>
          <w:r>
            <w:rPr>
              <w:noProof/>
              <w:webHidden/>
            </w:rPr>
            <w:fldChar w:fldCharType="separate"/>
          </w:r>
          <w:ins w:id="1255" w:author="Sammartano, Marc (BIC USA)" w:date="2015-12-04T16:17:00Z">
            <w:r w:rsidR="007C48A1">
              <w:rPr>
                <w:noProof/>
                <w:webHidden/>
              </w:rPr>
              <w:t>111</w:t>
            </w:r>
          </w:ins>
          <w:ins w:id="125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257" w:author="Sammartano, Marc (BIC USA)" w:date="2015-12-02T15:17:00Z"/>
              <w:rFonts w:eastAsiaTheme="minorEastAsia"/>
              <w:noProof/>
            </w:rPr>
          </w:pPr>
          <w:ins w:id="12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"_Toc436833084"</w:instrText>
            </w:r>
            <w:r w:rsidRPr="00E7654A">
              <w:rPr>
                <w:rStyle w:val="Hyperlink"/>
                <w:noProof/>
              </w:rPr>
              <w:instrText xml:space="preserve"> </w:instrText>
            </w:r>
            <w:r w:rsidRPr="00E7654A">
              <w:rPr>
                <w:rStyle w:val="Hyperlink"/>
                <w:noProof/>
              </w:rPr>
              <w:fldChar w:fldCharType="separate"/>
            </w:r>
            <w:r w:rsidRPr="00E7654A">
              <w:rPr>
                <w:rStyle w:val="Hyperlink"/>
                <w:noProof/>
              </w:rPr>
              <w:t>TCP/IP Client Socket Commands</w:t>
            </w:r>
            <w:r>
              <w:rPr>
                <w:noProof/>
                <w:webHidden/>
              </w:rPr>
              <w:tab/>
            </w:r>
            <w:r>
              <w:rPr>
                <w:noProof/>
                <w:webHidden/>
              </w:rPr>
              <w:fldChar w:fldCharType="begin"/>
            </w:r>
            <w:r>
              <w:rPr>
                <w:noProof/>
                <w:webHidden/>
              </w:rPr>
              <w:instrText xml:space="preserve"> PAGEREF _Toc436833084 \h </w:instrText>
            </w:r>
          </w:ins>
          <w:r>
            <w:rPr>
              <w:noProof/>
              <w:webHidden/>
            </w:rPr>
          </w:r>
          <w:r>
            <w:rPr>
              <w:noProof/>
              <w:webHidden/>
            </w:rPr>
            <w:fldChar w:fldCharType="separate"/>
          </w:r>
          <w:ins w:id="1259" w:author="Sammartano, Marc (BIC USA)" w:date="2015-12-04T16:17:00Z">
            <w:r w:rsidR="007C48A1">
              <w:rPr>
                <w:noProof/>
                <w:webHidden/>
              </w:rPr>
              <w:t>112</w:t>
            </w:r>
          </w:ins>
          <w:ins w:id="12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61" w:author="Sammartano, Marc (BIC USA)" w:date="2015-12-02T15:17:00Z"/>
              <w:rFonts w:eastAsiaTheme="minorEastAsia"/>
              <w:noProof/>
            </w:rPr>
          </w:pPr>
          <w:ins w:id="12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"_Toc436833085"</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_Toc436833085 \h </w:instrText>
            </w:r>
          </w:ins>
          <w:r>
            <w:rPr>
              <w:noProof/>
              <w:webHidden/>
            </w:rPr>
          </w:r>
          <w:r>
            <w:rPr>
              <w:noProof/>
              <w:webHidden/>
            </w:rPr>
            <w:fldChar w:fldCharType="separate"/>
          </w:r>
          <w:ins w:id="1263" w:author="Sammartano, Marc (BIC USA)" w:date="2015-12-04T16:17:00Z">
            <w:r w:rsidR="007C48A1">
              <w:rPr>
                <w:noProof/>
                <w:webHidden/>
              </w:rPr>
              <w:t>112</w:t>
            </w:r>
          </w:ins>
          <w:ins w:id="126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65" w:author="Sammartano, Marc (BIC USA)" w:date="2015-12-02T15:17:00Z"/>
              <w:rFonts w:eastAsiaTheme="minorEastAsia"/>
              <w:noProof/>
            </w:rPr>
          </w:pPr>
          <w:ins w:id="12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"_Toc436833086"</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Socket.client.status &lt;status_nvar&gt;</w:t>
            </w:r>
            <w:r>
              <w:rPr>
                <w:noProof/>
                <w:webHidden/>
              </w:rPr>
              <w:tab/>
            </w:r>
            <w:r>
              <w:rPr>
                <w:noProof/>
                <w:webHidden/>
              </w:rPr>
              <w:fldChar w:fldCharType="begin"/>
            </w:r>
            <w:r>
              <w:rPr>
                <w:noProof/>
                <w:webHidden/>
              </w:rPr>
              <w:instrText xml:space="preserve"> PAGEREF _Toc436833086 \h </w:instrText>
            </w:r>
          </w:ins>
          <w:r>
            <w:rPr>
              <w:noProof/>
              <w:webHidden/>
            </w:rPr>
          </w:r>
          <w:r>
            <w:rPr>
              <w:noProof/>
              <w:webHidden/>
            </w:rPr>
            <w:fldChar w:fldCharType="separate"/>
          </w:r>
          <w:ins w:id="1267" w:author="Sammartano, Marc (BIC USA)" w:date="2015-12-04T16:17:00Z">
            <w:r w:rsidR="007C48A1">
              <w:rPr>
                <w:noProof/>
                <w:webHidden/>
              </w:rPr>
              <w:t>112</w:t>
            </w:r>
          </w:ins>
          <w:ins w:id="126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69" w:author="Sammartano, Marc (BIC USA)" w:date="2015-12-02T15:17:00Z"/>
              <w:rFonts w:eastAsiaTheme="minorEastAsia"/>
              <w:noProof/>
            </w:rPr>
          </w:pPr>
          <w:ins w:id="1270"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"_Toc436833087"</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Socket.client.server.ip &lt;svar&gt;</w:t>
            </w:r>
            <w:r>
              <w:rPr>
                <w:noProof/>
                <w:webHidden/>
              </w:rPr>
              <w:tab/>
            </w:r>
            <w:r>
              <w:rPr>
                <w:noProof/>
                <w:webHidden/>
              </w:rPr>
              <w:fldChar w:fldCharType="begin"/>
            </w:r>
            <w:r>
              <w:rPr>
                <w:noProof/>
                <w:webHidden/>
              </w:rPr>
              <w:instrText xml:space="preserve"> PAGEREF _Toc436833087 \h </w:instrText>
            </w:r>
          </w:ins>
          <w:r>
            <w:rPr>
              <w:noProof/>
              <w:webHidden/>
            </w:rPr>
          </w:r>
          <w:r>
            <w:rPr>
              <w:noProof/>
              <w:webHidden/>
            </w:rPr>
            <w:fldChar w:fldCharType="separate"/>
          </w:r>
          <w:ins w:id="1271" w:author="Sammartano, Marc (BIC USA)" w:date="2015-12-04T16:17:00Z">
            <w:r w:rsidR="007C48A1">
              <w:rPr>
                <w:noProof/>
                <w:webHidden/>
              </w:rPr>
              <w:t>113</w:t>
            </w:r>
          </w:ins>
          <w:ins w:id="127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73" w:author="Sammartano, Marc (BIC USA)" w:date="2015-12-02T15:17:00Z"/>
              <w:rFonts w:eastAsiaTheme="minorEastAsia"/>
              <w:noProof/>
            </w:rPr>
          </w:pPr>
          <w:ins w:id="12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"_Toc436833088"</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Socket.client.read.line &lt;line_svar&gt;</w:t>
            </w:r>
            <w:r>
              <w:rPr>
                <w:noProof/>
                <w:webHidden/>
              </w:rPr>
              <w:tab/>
            </w:r>
            <w:r>
              <w:rPr>
                <w:noProof/>
                <w:webHidden/>
              </w:rPr>
              <w:fldChar w:fldCharType="begin"/>
            </w:r>
            <w:r>
              <w:rPr>
                <w:noProof/>
                <w:webHidden/>
              </w:rPr>
              <w:instrText xml:space="preserve"> PAGEREF _Toc436833088 \h </w:instrText>
            </w:r>
          </w:ins>
          <w:r>
            <w:rPr>
              <w:noProof/>
              <w:webHidden/>
            </w:rPr>
          </w:r>
          <w:r>
            <w:rPr>
              <w:noProof/>
              <w:webHidden/>
            </w:rPr>
            <w:fldChar w:fldCharType="separate"/>
          </w:r>
          <w:ins w:id="1275" w:author="Sammartano, Marc (BIC USA)" w:date="2015-12-04T16:17:00Z">
            <w:r w:rsidR="007C48A1">
              <w:rPr>
                <w:noProof/>
                <w:webHidden/>
              </w:rPr>
              <w:t>113</w:t>
            </w:r>
          </w:ins>
          <w:ins w:id="127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77" w:author="Sammartano, Marc (BIC USA)" w:date="2015-12-02T15:17:00Z"/>
              <w:rFonts w:eastAsiaTheme="minorEastAsia"/>
              <w:noProof/>
            </w:rPr>
          </w:pPr>
          <w:ins w:id="12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"_Toc436833089"</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Socket.client.read.ready &lt;nvar&gt;</w:t>
            </w:r>
            <w:r>
              <w:rPr>
                <w:noProof/>
                <w:webHidden/>
              </w:rPr>
              <w:tab/>
            </w:r>
            <w:r>
              <w:rPr>
                <w:noProof/>
                <w:webHidden/>
              </w:rPr>
              <w:fldChar w:fldCharType="begin"/>
            </w:r>
            <w:r>
              <w:rPr>
                <w:noProof/>
                <w:webHidden/>
              </w:rPr>
              <w:instrText xml:space="preserve"> PAGEREF _Toc436833089 \h </w:instrText>
            </w:r>
          </w:ins>
          <w:r>
            <w:rPr>
              <w:noProof/>
              <w:webHidden/>
            </w:rPr>
          </w:r>
          <w:r>
            <w:rPr>
              <w:noProof/>
              <w:webHidden/>
            </w:rPr>
            <w:fldChar w:fldCharType="separate"/>
          </w:r>
          <w:ins w:id="1279" w:author="Sammartano, Marc (BIC USA)" w:date="2015-12-04T16:17:00Z">
            <w:r w:rsidR="007C48A1">
              <w:rPr>
                <w:noProof/>
                <w:webHidden/>
              </w:rPr>
              <w:t>113</w:t>
            </w:r>
          </w:ins>
          <w:ins w:id="128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81" w:author="Sammartano, Marc (BIC USA)" w:date="2015-12-02T15:17:00Z"/>
              <w:rFonts w:eastAsiaTheme="minorEastAsia"/>
              <w:noProof/>
            </w:rPr>
          </w:pPr>
          <w:ins w:id="12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"_Toc436833090"</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Socket.client.read.file &lt;file_nexp&gt;</w:t>
            </w:r>
            <w:r>
              <w:rPr>
                <w:noProof/>
                <w:webHidden/>
              </w:rPr>
              <w:tab/>
            </w:r>
            <w:r>
              <w:rPr>
                <w:noProof/>
                <w:webHidden/>
              </w:rPr>
              <w:fldChar w:fldCharType="begin"/>
            </w:r>
            <w:r>
              <w:rPr>
                <w:noProof/>
                <w:webHidden/>
              </w:rPr>
              <w:instrText xml:space="preserve"> PAGEREF _Toc436833090 \h </w:instrText>
            </w:r>
          </w:ins>
          <w:r>
            <w:rPr>
              <w:noProof/>
              <w:webHidden/>
            </w:rPr>
          </w:r>
          <w:r>
            <w:rPr>
              <w:noProof/>
              <w:webHidden/>
            </w:rPr>
            <w:fldChar w:fldCharType="separate"/>
          </w:r>
          <w:ins w:id="1283" w:author="Sammartano, Marc (BIC USA)" w:date="2015-12-04T16:17:00Z">
            <w:r w:rsidR="007C48A1">
              <w:rPr>
                <w:noProof/>
                <w:webHidden/>
              </w:rPr>
              <w:t>113</w:t>
            </w:r>
          </w:ins>
          <w:ins w:id="128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85" w:author="Sammartano, Marc (BIC USA)" w:date="2015-12-02T15:17:00Z"/>
              <w:rFonts w:eastAsiaTheme="minorEastAsia"/>
              <w:noProof/>
            </w:rPr>
          </w:pPr>
          <w:ins w:id="12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"_Toc436833091"</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Socket.client.write.line &lt;line_sexp&gt;</w:t>
            </w:r>
            <w:r>
              <w:rPr>
                <w:noProof/>
                <w:webHidden/>
              </w:rPr>
              <w:tab/>
            </w:r>
            <w:r>
              <w:rPr>
                <w:noProof/>
                <w:webHidden/>
              </w:rPr>
              <w:fldChar w:fldCharType="begin"/>
            </w:r>
            <w:r>
              <w:rPr>
                <w:noProof/>
                <w:webHidden/>
              </w:rPr>
              <w:instrText xml:space="preserve"> PAGEREF _Toc436833091 \h </w:instrText>
            </w:r>
          </w:ins>
          <w:r>
            <w:rPr>
              <w:noProof/>
              <w:webHidden/>
            </w:rPr>
          </w:r>
          <w:r>
            <w:rPr>
              <w:noProof/>
              <w:webHidden/>
            </w:rPr>
            <w:fldChar w:fldCharType="separate"/>
          </w:r>
          <w:ins w:id="1287" w:author="Sammartano, Marc (BIC USA)" w:date="2015-12-04T16:17:00Z">
            <w:r w:rsidR="007C48A1">
              <w:rPr>
                <w:noProof/>
                <w:webHidden/>
              </w:rPr>
              <w:t>113</w:t>
            </w:r>
          </w:ins>
          <w:ins w:id="128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89" w:author="Sammartano, Marc (BIC USA)" w:date="2015-12-02T15:17:00Z"/>
              <w:rFonts w:eastAsiaTheme="minorEastAsia"/>
              <w:noProof/>
            </w:rPr>
          </w:pPr>
          <w:ins w:id="12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"_Toc436833092"</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Socket.client.write.bytes &lt;sexp&gt;</w:t>
            </w:r>
            <w:r>
              <w:rPr>
                <w:noProof/>
                <w:webHidden/>
              </w:rPr>
              <w:tab/>
            </w:r>
            <w:r>
              <w:rPr>
                <w:noProof/>
                <w:webHidden/>
              </w:rPr>
              <w:fldChar w:fldCharType="begin"/>
            </w:r>
            <w:r>
              <w:rPr>
                <w:noProof/>
                <w:webHidden/>
              </w:rPr>
              <w:instrText xml:space="preserve"> PAGEREF _Toc436833092 \h </w:instrText>
            </w:r>
          </w:ins>
          <w:r>
            <w:rPr>
              <w:noProof/>
              <w:webHidden/>
            </w:rPr>
          </w:r>
          <w:r>
            <w:rPr>
              <w:noProof/>
              <w:webHidden/>
            </w:rPr>
            <w:fldChar w:fldCharType="separate"/>
          </w:r>
          <w:ins w:id="1291" w:author="Sammartano, Marc (BIC USA)" w:date="2015-12-04T16:17:00Z">
            <w:r w:rsidR="007C48A1">
              <w:rPr>
                <w:noProof/>
                <w:webHidden/>
              </w:rPr>
              <w:t>113</w:t>
            </w:r>
          </w:ins>
          <w:ins w:id="12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93" w:author="Sammartano, Marc (BIC USA)" w:date="2015-12-02T15:17:00Z"/>
              <w:rFonts w:eastAsiaTheme="minorEastAsia"/>
              <w:noProof/>
            </w:rPr>
          </w:pPr>
          <w:ins w:id="12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"_Toc436833093"</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Socket.client.write.file &lt;file_nexp&gt;</w:t>
            </w:r>
            <w:r>
              <w:rPr>
                <w:noProof/>
                <w:webHidden/>
              </w:rPr>
              <w:tab/>
            </w:r>
            <w:r>
              <w:rPr>
                <w:noProof/>
                <w:webHidden/>
              </w:rPr>
              <w:fldChar w:fldCharType="begin"/>
            </w:r>
            <w:r>
              <w:rPr>
                <w:noProof/>
                <w:webHidden/>
              </w:rPr>
              <w:instrText xml:space="preserve"> PAGEREF _Toc436833093 \h </w:instrText>
            </w:r>
          </w:ins>
          <w:r>
            <w:rPr>
              <w:noProof/>
              <w:webHidden/>
            </w:rPr>
          </w:r>
          <w:r>
            <w:rPr>
              <w:noProof/>
              <w:webHidden/>
            </w:rPr>
            <w:fldChar w:fldCharType="separate"/>
          </w:r>
          <w:ins w:id="1295" w:author="Sammartano, Marc (BIC USA)" w:date="2015-12-04T16:17:00Z">
            <w:r w:rsidR="007C48A1">
              <w:rPr>
                <w:noProof/>
                <w:webHidden/>
              </w:rPr>
              <w:t>113</w:t>
            </w:r>
          </w:ins>
          <w:ins w:id="129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297" w:author="Sammartano, Marc (BIC USA)" w:date="2015-12-02T15:17:00Z"/>
              <w:rFonts w:eastAsiaTheme="minorEastAsia"/>
              <w:noProof/>
            </w:rPr>
          </w:pPr>
          <w:ins w:id="12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"_Toc436833094"</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Socket.client.close</w:t>
            </w:r>
            <w:r>
              <w:rPr>
                <w:noProof/>
                <w:webHidden/>
              </w:rPr>
              <w:tab/>
            </w:r>
            <w:r>
              <w:rPr>
                <w:noProof/>
                <w:webHidden/>
              </w:rPr>
              <w:fldChar w:fldCharType="begin"/>
            </w:r>
            <w:r>
              <w:rPr>
                <w:noProof/>
                <w:webHidden/>
              </w:rPr>
              <w:instrText xml:space="preserve"> PAGEREF _Toc436833094 \h </w:instrText>
            </w:r>
          </w:ins>
          <w:r>
            <w:rPr>
              <w:noProof/>
              <w:webHidden/>
            </w:rPr>
          </w:r>
          <w:r>
            <w:rPr>
              <w:noProof/>
              <w:webHidden/>
            </w:rPr>
            <w:fldChar w:fldCharType="separate"/>
          </w:r>
          <w:ins w:id="1299" w:author="Sammartano, Marc (BIC USA)" w:date="2015-12-04T16:17:00Z">
            <w:r w:rsidR="007C48A1">
              <w:rPr>
                <w:noProof/>
                <w:webHidden/>
              </w:rPr>
              <w:t>113</w:t>
            </w:r>
          </w:ins>
          <w:ins w:id="13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301" w:author="Sammartano, Marc (BIC USA)" w:date="2015-12-02T15:17:00Z"/>
              <w:rFonts w:eastAsiaTheme="minorEastAsia"/>
              <w:noProof/>
            </w:rPr>
          </w:pPr>
          <w:ins w:id="13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"_Toc436833095"</w:instrText>
            </w:r>
            <w:r w:rsidRPr="00E7654A">
              <w:rPr>
                <w:rStyle w:val="Hyperlink"/>
                <w:noProof/>
              </w:rPr>
              <w:instrText xml:space="preserve"> </w:instrText>
            </w:r>
            <w:r w:rsidRPr="00E7654A">
              <w:rPr>
                <w:rStyle w:val="Hyperlink"/>
                <w:noProof/>
              </w:rPr>
              <w:fldChar w:fldCharType="separate"/>
            </w:r>
            <w:r w:rsidRPr="00E7654A">
              <w:rPr>
                <w:rStyle w:val="Hyperlink"/>
                <w:noProof/>
              </w:rPr>
              <w:t>TCP/IP Server Socket Commands</w:t>
            </w:r>
            <w:r>
              <w:rPr>
                <w:noProof/>
                <w:webHidden/>
              </w:rPr>
              <w:tab/>
            </w:r>
            <w:r>
              <w:rPr>
                <w:noProof/>
                <w:webHidden/>
              </w:rPr>
              <w:fldChar w:fldCharType="begin"/>
            </w:r>
            <w:r>
              <w:rPr>
                <w:noProof/>
                <w:webHidden/>
              </w:rPr>
              <w:instrText xml:space="preserve"> PAGEREF _Toc436833095 \h </w:instrText>
            </w:r>
          </w:ins>
          <w:r>
            <w:rPr>
              <w:noProof/>
              <w:webHidden/>
            </w:rPr>
          </w:r>
          <w:r>
            <w:rPr>
              <w:noProof/>
              <w:webHidden/>
            </w:rPr>
            <w:fldChar w:fldCharType="separate"/>
          </w:r>
          <w:ins w:id="1303" w:author="Sammartano, Marc (BIC USA)" w:date="2015-12-04T16:17:00Z">
            <w:r w:rsidR="007C48A1">
              <w:rPr>
                <w:noProof/>
                <w:webHidden/>
              </w:rPr>
              <w:t>114</w:t>
            </w:r>
          </w:ins>
          <w:ins w:id="13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05" w:author="Sammartano, Marc (BIC USA)" w:date="2015-12-02T15:17:00Z"/>
              <w:rFonts w:eastAsiaTheme="minorEastAsia"/>
              <w:noProof/>
            </w:rPr>
          </w:pPr>
          <w:ins w:id="13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"_Toc436833096"</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Socket.myIP &lt;svar&gt;</w:t>
            </w:r>
            <w:r>
              <w:rPr>
                <w:noProof/>
                <w:webHidden/>
              </w:rPr>
              <w:tab/>
            </w:r>
            <w:r>
              <w:rPr>
                <w:noProof/>
                <w:webHidden/>
              </w:rPr>
              <w:fldChar w:fldCharType="begin"/>
            </w:r>
            <w:r>
              <w:rPr>
                <w:noProof/>
                <w:webHidden/>
              </w:rPr>
              <w:instrText xml:space="preserve"> PAGEREF _Toc436833096 \h </w:instrText>
            </w:r>
          </w:ins>
          <w:r>
            <w:rPr>
              <w:noProof/>
              <w:webHidden/>
            </w:rPr>
          </w:r>
          <w:r>
            <w:rPr>
              <w:noProof/>
              <w:webHidden/>
            </w:rPr>
            <w:fldChar w:fldCharType="separate"/>
          </w:r>
          <w:ins w:id="1307" w:author="Sammartano, Marc (BIC USA)" w:date="2015-12-04T16:17:00Z">
            <w:r w:rsidR="007C48A1">
              <w:rPr>
                <w:noProof/>
                <w:webHidden/>
              </w:rPr>
              <w:t>114</w:t>
            </w:r>
          </w:ins>
          <w:ins w:id="13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09" w:author="Sammartano, Marc (BIC USA)" w:date="2015-12-02T15:17:00Z"/>
              <w:rFonts w:eastAsiaTheme="minorEastAsia"/>
              <w:noProof/>
            </w:rPr>
          </w:pPr>
          <w:ins w:id="13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"_Toc436833097"</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Socket.server.create &lt;port_nexp&gt;</w:t>
            </w:r>
            <w:r>
              <w:rPr>
                <w:noProof/>
                <w:webHidden/>
              </w:rPr>
              <w:tab/>
            </w:r>
            <w:r>
              <w:rPr>
                <w:noProof/>
                <w:webHidden/>
              </w:rPr>
              <w:fldChar w:fldCharType="begin"/>
            </w:r>
            <w:r>
              <w:rPr>
                <w:noProof/>
                <w:webHidden/>
              </w:rPr>
              <w:instrText xml:space="preserve"> PAGEREF _Toc436833097 \h </w:instrText>
            </w:r>
          </w:ins>
          <w:r>
            <w:rPr>
              <w:noProof/>
              <w:webHidden/>
            </w:rPr>
          </w:r>
          <w:r>
            <w:rPr>
              <w:noProof/>
              <w:webHidden/>
            </w:rPr>
            <w:fldChar w:fldCharType="separate"/>
          </w:r>
          <w:ins w:id="1311" w:author="Sammartano, Marc (BIC USA)" w:date="2015-12-04T16:17:00Z">
            <w:r w:rsidR="007C48A1">
              <w:rPr>
                <w:noProof/>
                <w:webHidden/>
              </w:rPr>
              <w:t>114</w:t>
            </w:r>
          </w:ins>
          <w:ins w:id="13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13" w:author="Sammartano, Marc (BIC USA)" w:date="2015-12-02T15:17:00Z"/>
              <w:rFonts w:eastAsiaTheme="minorEastAsia"/>
              <w:noProof/>
            </w:rPr>
          </w:pPr>
          <w:ins w:id="13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"_Toc436833098"</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Socket.server.connect {&lt;wait_lexp&gt;}</w:t>
            </w:r>
            <w:r>
              <w:rPr>
                <w:noProof/>
                <w:webHidden/>
              </w:rPr>
              <w:tab/>
            </w:r>
            <w:r>
              <w:rPr>
                <w:noProof/>
                <w:webHidden/>
              </w:rPr>
              <w:fldChar w:fldCharType="begin"/>
            </w:r>
            <w:r>
              <w:rPr>
                <w:noProof/>
                <w:webHidden/>
              </w:rPr>
              <w:instrText xml:space="preserve"> PAGEREF _Toc436833098 \h </w:instrText>
            </w:r>
          </w:ins>
          <w:r>
            <w:rPr>
              <w:noProof/>
              <w:webHidden/>
            </w:rPr>
          </w:r>
          <w:r>
            <w:rPr>
              <w:noProof/>
              <w:webHidden/>
            </w:rPr>
            <w:fldChar w:fldCharType="separate"/>
          </w:r>
          <w:ins w:id="1315" w:author="Sammartano, Marc (BIC USA)" w:date="2015-12-04T16:17:00Z">
            <w:r w:rsidR="007C48A1">
              <w:rPr>
                <w:noProof/>
                <w:webHidden/>
              </w:rPr>
              <w:t>114</w:t>
            </w:r>
          </w:ins>
          <w:ins w:id="131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17" w:author="Sammartano, Marc (BIC USA)" w:date="2015-12-02T15:17:00Z"/>
              <w:rFonts w:eastAsiaTheme="minorEastAsia"/>
              <w:noProof/>
            </w:rPr>
          </w:pPr>
          <w:ins w:id="13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"_Toc436833099"</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Socket.server.status &lt;status_nvar&gt;</w:t>
            </w:r>
            <w:r>
              <w:rPr>
                <w:noProof/>
                <w:webHidden/>
              </w:rPr>
              <w:tab/>
            </w:r>
            <w:r>
              <w:rPr>
                <w:noProof/>
                <w:webHidden/>
              </w:rPr>
              <w:fldChar w:fldCharType="begin"/>
            </w:r>
            <w:r>
              <w:rPr>
                <w:noProof/>
                <w:webHidden/>
              </w:rPr>
              <w:instrText xml:space="preserve"> PAGEREF _Toc436833099 \h </w:instrText>
            </w:r>
          </w:ins>
          <w:r>
            <w:rPr>
              <w:noProof/>
              <w:webHidden/>
            </w:rPr>
          </w:r>
          <w:r>
            <w:rPr>
              <w:noProof/>
              <w:webHidden/>
            </w:rPr>
            <w:fldChar w:fldCharType="separate"/>
          </w:r>
          <w:ins w:id="1319" w:author="Sammartano, Marc (BIC USA)" w:date="2015-12-04T16:17:00Z">
            <w:r w:rsidR="007C48A1">
              <w:rPr>
                <w:noProof/>
                <w:webHidden/>
              </w:rPr>
              <w:t>114</w:t>
            </w:r>
          </w:ins>
          <w:ins w:id="132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21" w:author="Sammartano, Marc (BIC USA)" w:date="2015-12-02T15:17:00Z"/>
              <w:rFonts w:eastAsiaTheme="minorEastAsia"/>
              <w:noProof/>
            </w:rPr>
          </w:pPr>
          <w:ins w:id="13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"_Toc436833100"</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Socket.server.read.line &lt;svar&gt;</w:t>
            </w:r>
            <w:r>
              <w:rPr>
                <w:noProof/>
                <w:webHidden/>
              </w:rPr>
              <w:tab/>
            </w:r>
            <w:r>
              <w:rPr>
                <w:noProof/>
                <w:webHidden/>
              </w:rPr>
              <w:fldChar w:fldCharType="begin"/>
            </w:r>
            <w:r>
              <w:rPr>
                <w:noProof/>
                <w:webHidden/>
              </w:rPr>
              <w:instrText xml:space="preserve"> PAGEREF _Toc436833100 \h </w:instrText>
            </w:r>
          </w:ins>
          <w:r>
            <w:rPr>
              <w:noProof/>
              <w:webHidden/>
            </w:rPr>
          </w:r>
          <w:r>
            <w:rPr>
              <w:noProof/>
              <w:webHidden/>
            </w:rPr>
            <w:fldChar w:fldCharType="separate"/>
          </w:r>
          <w:ins w:id="1323" w:author="Sammartano, Marc (BIC USA)" w:date="2015-12-04T16:17:00Z">
            <w:r w:rsidR="007C48A1">
              <w:rPr>
                <w:noProof/>
                <w:webHidden/>
              </w:rPr>
              <w:t>114</w:t>
            </w:r>
          </w:ins>
          <w:ins w:id="13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25" w:author="Sammartano, Marc (BIC USA)" w:date="2015-12-02T15:17:00Z"/>
              <w:rFonts w:eastAsiaTheme="minorEastAsia"/>
              <w:noProof/>
            </w:rPr>
          </w:pPr>
          <w:ins w:id="13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"_Toc436833101"</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Socket.server.read.ready &lt;nvar&gt;</w:t>
            </w:r>
            <w:r>
              <w:rPr>
                <w:noProof/>
                <w:webHidden/>
              </w:rPr>
              <w:tab/>
            </w:r>
            <w:r>
              <w:rPr>
                <w:noProof/>
                <w:webHidden/>
              </w:rPr>
              <w:fldChar w:fldCharType="begin"/>
            </w:r>
            <w:r>
              <w:rPr>
                <w:noProof/>
                <w:webHidden/>
              </w:rPr>
              <w:instrText xml:space="preserve"> PAGEREF _Toc436833101 \h </w:instrText>
            </w:r>
          </w:ins>
          <w:r>
            <w:rPr>
              <w:noProof/>
              <w:webHidden/>
            </w:rPr>
          </w:r>
          <w:r>
            <w:rPr>
              <w:noProof/>
              <w:webHidden/>
            </w:rPr>
            <w:fldChar w:fldCharType="separate"/>
          </w:r>
          <w:ins w:id="1327" w:author="Sammartano, Marc (BIC USA)" w:date="2015-12-04T16:17:00Z">
            <w:r w:rsidR="007C48A1">
              <w:rPr>
                <w:noProof/>
                <w:webHidden/>
              </w:rPr>
              <w:t>114</w:t>
            </w:r>
          </w:ins>
          <w:ins w:id="13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29" w:author="Sammartano, Marc (BIC USA)" w:date="2015-12-02T15:17:00Z"/>
              <w:rFonts w:eastAsiaTheme="minorEastAsia"/>
              <w:noProof/>
            </w:rPr>
          </w:pPr>
          <w:ins w:id="13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"_Toc436833102"</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Socket.server.write.line &lt;line_sexp&gt;</w:t>
            </w:r>
            <w:r>
              <w:rPr>
                <w:noProof/>
                <w:webHidden/>
              </w:rPr>
              <w:tab/>
            </w:r>
            <w:r>
              <w:rPr>
                <w:noProof/>
                <w:webHidden/>
              </w:rPr>
              <w:fldChar w:fldCharType="begin"/>
            </w:r>
            <w:r>
              <w:rPr>
                <w:noProof/>
                <w:webHidden/>
              </w:rPr>
              <w:instrText xml:space="preserve"> PAGEREF _Toc436833102 \h </w:instrText>
            </w:r>
          </w:ins>
          <w:r>
            <w:rPr>
              <w:noProof/>
              <w:webHidden/>
            </w:rPr>
          </w:r>
          <w:r>
            <w:rPr>
              <w:noProof/>
              <w:webHidden/>
            </w:rPr>
            <w:fldChar w:fldCharType="separate"/>
          </w:r>
          <w:ins w:id="1331" w:author="Sammartano, Marc (BIC USA)" w:date="2015-12-04T16:17:00Z">
            <w:r w:rsidR="007C48A1">
              <w:rPr>
                <w:noProof/>
                <w:webHidden/>
              </w:rPr>
              <w:t>115</w:t>
            </w:r>
          </w:ins>
          <w:ins w:id="13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33" w:author="Sammartano, Marc (BIC USA)" w:date="2015-12-02T15:17:00Z"/>
              <w:rFonts w:eastAsiaTheme="minorEastAsia"/>
              <w:noProof/>
            </w:rPr>
          </w:pPr>
          <w:ins w:id="13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"_Toc436833103"</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Socket.server.write.bytes &lt;sexp&gt;</w:t>
            </w:r>
            <w:r>
              <w:rPr>
                <w:noProof/>
                <w:webHidden/>
              </w:rPr>
              <w:tab/>
            </w:r>
            <w:r>
              <w:rPr>
                <w:noProof/>
                <w:webHidden/>
              </w:rPr>
              <w:fldChar w:fldCharType="begin"/>
            </w:r>
            <w:r>
              <w:rPr>
                <w:noProof/>
                <w:webHidden/>
              </w:rPr>
              <w:instrText xml:space="preserve"> PAGEREF _Toc436833103 \h </w:instrText>
            </w:r>
          </w:ins>
          <w:r>
            <w:rPr>
              <w:noProof/>
              <w:webHidden/>
            </w:rPr>
          </w:r>
          <w:r>
            <w:rPr>
              <w:noProof/>
              <w:webHidden/>
            </w:rPr>
            <w:fldChar w:fldCharType="separate"/>
          </w:r>
          <w:ins w:id="1335" w:author="Sammartano, Marc (BIC USA)" w:date="2015-12-04T16:17:00Z">
            <w:r w:rsidR="007C48A1">
              <w:rPr>
                <w:noProof/>
                <w:webHidden/>
              </w:rPr>
              <w:t>115</w:t>
            </w:r>
          </w:ins>
          <w:ins w:id="13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37" w:author="Sammartano, Marc (BIC USA)" w:date="2015-12-02T15:17:00Z"/>
              <w:rFonts w:eastAsiaTheme="minorEastAsia"/>
              <w:noProof/>
            </w:rPr>
          </w:pPr>
          <w:ins w:id="13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"_Toc436833104"</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Socket.server.write.file &lt;file_nexp&gt;</w:t>
            </w:r>
            <w:r>
              <w:rPr>
                <w:noProof/>
                <w:webHidden/>
              </w:rPr>
              <w:tab/>
            </w:r>
            <w:r>
              <w:rPr>
                <w:noProof/>
                <w:webHidden/>
              </w:rPr>
              <w:fldChar w:fldCharType="begin"/>
            </w:r>
            <w:r>
              <w:rPr>
                <w:noProof/>
                <w:webHidden/>
              </w:rPr>
              <w:instrText xml:space="preserve"> PAGEREF _Toc436833104 \h </w:instrText>
            </w:r>
          </w:ins>
          <w:r>
            <w:rPr>
              <w:noProof/>
              <w:webHidden/>
            </w:rPr>
          </w:r>
          <w:r>
            <w:rPr>
              <w:noProof/>
              <w:webHidden/>
            </w:rPr>
            <w:fldChar w:fldCharType="separate"/>
          </w:r>
          <w:ins w:id="1339" w:author="Sammartano, Marc (BIC USA)" w:date="2015-12-04T16:17:00Z">
            <w:r w:rsidR="007C48A1">
              <w:rPr>
                <w:noProof/>
                <w:webHidden/>
              </w:rPr>
              <w:t>115</w:t>
            </w:r>
          </w:ins>
          <w:ins w:id="13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41" w:author="Sammartano, Marc (BIC USA)" w:date="2015-12-02T15:17:00Z"/>
              <w:rFonts w:eastAsiaTheme="minorEastAsia"/>
              <w:noProof/>
            </w:rPr>
          </w:pPr>
          <w:ins w:id="13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"_Toc436833105"</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Socket.server.read.file &lt;file_nexp&gt;</w:t>
            </w:r>
            <w:r>
              <w:rPr>
                <w:noProof/>
                <w:webHidden/>
              </w:rPr>
              <w:tab/>
            </w:r>
            <w:r>
              <w:rPr>
                <w:noProof/>
                <w:webHidden/>
              </w:rPr>
              <w:fldChar w:fldCharType="begin"/>
            </w:r>
            <w:r>
              <w:rPr>
                <w:noProof/>
                <w:webHidden/>
              </w:rPr>
              <w:instrText xml:space="preserve"> PAGEREF _Toc436833105 \h </w:instrText>
            </w:r>
          </w:ins>
          <w:r>
            <w:rPr>
              <w:noProof/>
              <w:webHidden/>
            </w:rPr>
          </w:r>
          <w:r>
            <w:rPr>
              <w:noProof/>
              <w:webHidden/>
            </w:rPr>
            <w:fldChar w:fldCharType="separate"/>
          </w:r>
          <w:ins w:id="1343" w:author="Sammartano, Marc (BIC USA)" w:date="2015-12-04T16:17:00Z">
            <w:r w:rsidR="007C48A1">
              <w:rPr>
                <w:noProof/>
                <w:webHidden/>
              </w:rPr>
              <w:t>115</w:t>
            </w:r>
          </w:ins>
          <w:ins w:id="13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45" w:author="Sammartano, Marc (BIC USA)" w:date="2015-12-02T15:17:00Z"/>
              <w:rFonts w:eastAsiaTheme="minorEastAsia"/>
              <w:noProof/>
            </w:rPr>
          </w:pPr>
          <w:ins w:id="13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"_Toc436833106"</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Socket.server.disconnect</w:t>
            </w:r>
            <w:r>
              <w:rPr>
                <w:noProof/>
                <w:webHidden/>
              </w:rPr>
              <w:tab/>
            </w:r>
            <w:r>
              <w:rPr>
                <w:noProof/>
                <w:webHidden/>
              </w:rPr>
              <w:fldChar w:fldCharType="begin"/>
            </w:r>
            <w:r>
              <w:rPr>
                <w:noProof/>
                <w:webHidden/>
              </w:rPr>
              <w:instrText xml:space="preserve"> PAGEREF _Toc436833106 \h </w:instrText>
            </w:r>
          </w:ins>
          <w:r>
            <w:rPr>
              <w:noProof/>
              <w:webHidden/>
            </w:rPr>
          </w:r>
          <w:r>
            <w:rPr>
              <w:noProof/>
              <w:webHidden/>
            </w:rPr>
            <w:fldChar w:fldCharType="separate"/>
          </w:r>
          <w:ins w:id="1347" w:author="Sammartano, Marc (BIC USA)" w:date="2015-12-04T16:17:00Z">
            <w:r w:rsidR="007C48A1">
              <w:rPr>
                <w:noProof/>
                <w:webHidden/>
              </w:rPr>
              <w:t>115</w:t>
            </w:r>
          </w:ins>
          <w:ins w:id="13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49" w:author="Sammartano, Marc (BIC USA)" w:date="2015-12-02T15:17:00Z"/>
              <w:rFonts w:eastAsiaTheme="minorEastAsia"/>
              <w:noProof/>
            </w:rPr>
          </w:pPr>
          <w:ins w:id="13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"_Toc436833107"</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Socket.server.close</w:t>
            </w:r>
            <w:r>
              <w:rPr>
                <w:noProof/>
                <w:webHidden/>
              </w:rPr>
              <w:tab/>
            </w:r>
            <w:r>
              <w:rPr>
                <w:noProof/>
                <w:webHidden/>
              </w:rPr>
              <w:fldChar w:fldCharType="begin"/>
            </w:r>
            <w:r>
              <w:rPr>
                <w:noProof/>
                <w:webHidden/>
              </w:rPr>
              <w:instrText xml:space="preserve"> PAGEREF _Toc436833107 \h </w:instrText>
            </w:r>
          </w:ins>
          <w:r>
            <w:rPr>
              <w:noProof/>
              <w:webHidden/>
            </w:rPr>
          </w:r>
          <w:r>
            <w:rPr>
              <w:noProof/>
              <w:webHidden/>
            </w:rPr>
            <w:fldChar w:fldCharType="separate"/>
          </w:r>
          <w:ins w:id="1351" w:author="Sammartano, Marc (BIC USA)" w:date="2015-12-04T16:17:00Z">
            <w:r w:rsidR="007C48A1">
              <w:rPr>
                <w:noProof/>
                <w:webHidden/>
              </w:rPr>
              <w:t>115</w:t>
            </w:r>
          </w:ins>
          <w:ins w:id="13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353" w:author="Sammartano, Marc (BIC USA)" w:date="2015-12-02T15:17:00Z"/>
              <w:rFonts w:eastAsiaTheme="minorEastAsia"/>
              <w:noProof/>
            </w:rPr>
          </w:pPr>
          <w:ins w:id="13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"_Toc436833108"</w:instrText>
            </w:r>
            <w:r w:rsidRPr="00E7654A">
              <w:rPr>
                <w:rStyle w:val="Hyperlink"/>
                <w:noProof/>
              </w:rPr>
              <w:instrText xml:space="preserve"> </w:instrText>
            </w:r>
            <w:r w:rsidRPr="00E7654A">
              <w:rPr>
                <w:rStyle w:val="Hyperlink"/>
                <w:noProof/>
              </w:rPr>
              <w:fldChar w:fldCharType="separate"/>
            </w:r>
            <w:r w:rsidRPr="00E7654A">
              <w:rPr>
                <w:rStyle w:val="Hyperlink"/>
                <w:noProof/>
              </w:rPr>
              <w:t>Socket.server.client.ip &lt;nvar&gt;</w:t>
            </w:r>
            <w:r>
              <w:rPr>
                <w:noProof/>
                <w:webHidden/>
              </w:rPr>
              <w:tab/>
            </w:r>
            <w:r>
              <w:rPr>
                <w:noProof/>
                <w:webHidden/>
              </w:rPr>
              <w:fldChar w:fldCharType="begin"/>
            </w:r>
            <w:r>
              <w:rPr>
                <w:noProof/>
                <w:webHidden/>
              </w:rPr>
              <w:instrText xml:space="preserve"> PAGEREF _Toc436833108 \h </w:instrText>
            </w:r>
          </w:ins>
          <w:r>
            <w:rPr>
              <w:noProof/>
              <w:webHidden/>
            </w:rPr>
          </w:r>
          <w:r>
            <w:rPr>
              <w:noProof/>
              <w:webHidden/>
            </w:rPr>
            <w:fldChar w:fldCharType="separate"/>
          </w:r>
          <w:ins w:id="1355" w:author="Sammartano, Marc (BIC USA)" w:date="2015-12-04T16:17:00Z">
            <w:r w:rsidR="007C48A1">
              <w:rPr>
                <w:noProof/>
                <w:webHidden/>
              </w:rPr>
              <w:t>115</w:t>
            </w:r>
          </w:ins>
          <w:ins w:id="1356"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357" w:author="Sammartano, Marc (BIC USA)" w:date="2015-12-02T15:17:00Z"/>
              <w:rFonts w:eastAsiaTheme="minorEastAsia"/>
              <w:noProof/>
            </w:rPr>
          </w:pPr>
          <w:ins w:id="13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"_Toc436833109"</w:instrText>
            </w:r>
            <w:r w:rsidRPr="00E7654A">
              <w:rPr>
                <w:rStyle w:val="Hyperlink"/>
                <w:noProof/>
              </w:rPr>
              <w:instrText xml:space="preserve"> </w:instrText>
            </w:r>
            <w:r w:rsidRPr="00E7654A">
              <w:rPr>
                <w:rStyle w:val="Hyperlink"/>
                <w:noProof/>
              </w:rPr>
              <w:fldChar w:fldCharType="separate"/>
            </w:r>
            <w:r w:rsidRPr="00E7654A">
              <w:rPr>
                <w:rStyle w:val="Hyperlink"/>
                <w:noProof/>
              </w:rPr>
              <w:t>FTP Client</w:t>
            </w:r>
            <w:r>
              <w:rPr>
                <w:noProof/>
                <w:webHidden/>
              </w:rPr>
              <w:tab/>
            </w:r>
            <w:r>
              <w:rPr>
                <w:noProof/>
                <w:webHidden/>
              </w:rPr>
              <w:fldChar w:fldCharType="begin"/>
            </w:r>
            <w:r>
              <w:rPr>
                <w:noProof/>
                <w:webHidden/>
              </w:rPr>
              <w:instrText xml:space="preserve"> PAGEREF _Toc436833109 \h </w:instrText>
            </w:r>
          </w:ins>
          <w:r>
            <w:rPr>
              <w:noProof/>
              <w:webHidden/>
            </w:rPr>
          </w:r>
          <w:r>
            <w:rPr>
              <w:noProof/>
              <w:webHidden/>
            </w:rPr>
            <w:fldChar w:fldCharType="separate"/>
          </w:r>
          <w:ins w:id="1359" w:author="Sammartano, Marc (BIC USA)" w:date="2015-12-04T16:17:00Z">
            <w:r w:rsidR="007C48A1">
              <w:rPr>
                <w:noProof/>
                <w:webHidden/>
              </w:rPr>
              <w:t>115</w:t>
            </w:r>
          </w:ins>
          <w:ins w:id="13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361" w:author="Sammartano, Marc (BIC USA)" w:date="2015-12-02T15:17:00Z"/>
              <w:rFonts w:eastAsiaTheme="minorEastAsia"/>
              <w:noProof/>
            </w:rPr>
          </w:pPr>
          <w:ins w:id="13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"_Toc436833110"</w:instrText>
            </w:r>
            <w:r w:rsidRPr="00E7654A">
              <w:rPr>
                <w:rStyle w:val="Hyperlink"/>
                <w:noProof/>
              </w:rPr>
              <w:instrText xml:space="preserve"> </w:instrText>
            </w:r>
            <w:r w:rsidRPr="00E7654A">
              <w:rPr>
                <w:rStyle w:val="Hyperlink"/>
                <w:noProof/>
              </w:rPr>
              <w:fldChar w:fldCharType="separate"/>
            </w:r>
            <w:r w:rsidRPr="00E7654A">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_Toc436833110 \h </w:instrText>
            </w:r>
          </w:ins>
          <w:r>
            <w:rPr>
              <w:noProof/>
              <w:webHidden/>
            </w:rPr>
          </w:r>
          <w:r>
            <w:rPr>
              <w:noProof/>
              <w:webHidden/>
            </w:rPr>
            <w:fldChar w:fldCharType="separate"/>
          </w:r>
          <w:ins w:id="1363" w:author="Sammartano, Marc (BIC USA)" w:date="2015-12-04T16:17:00Z">
            <w:r w:rsidR="007C48A1">
              <w:rPr>
                <w:noProof/>
                <w:webHidden/>
              </w:rPr>
              <w:t>116</w:t>
            </w:r>
          </w:ins>
          <w:ins w:id="13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365" w:author="Sammartano, Marc (BIC USA)" w:date="2015-12-02T15:17:00Z"/>
              <w:rFonts w:eastAsiaTheme="minorEastAsia"/>
              <w:noProof/>
            </w:rPr>
          </w:pPr>
          <w:ins w:id="13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"_Toc436833111"</w:instrText>
            </w:r>
            <w:r w:rsidRPr="00E7654A">
              <w:rPr>
                <w:rStyle w:val="Hyperlink"/>
                <w:noProof/>
              </w:rPr>
              <w:instrText xml:space="preserve"> </w:instrText>
            </w:r>
            <w:r w:rsidRPr="00E7654A">
              <w:rPr>
                <w:rStyle w:val="Hyperlink"/>
                <w:noProof/>
              </w:rPr>
              <w:fldChar w:fldCharType="separate"/>
            </w:r>
            <w:r w:rsidRPr="00E7654A">
              <w:rPr>
                <w:rStyle w:val="Hyperlink"/>
                <w:noProof/>
              </w:rPr>
              <w:t>Ftp.close</w:t>
            </w:r>
            <w:r>
              <w:rPr>
                <w:noProof/>
                <w:webHidden/>
              </w:rPr>
              <w:tab/>
            </w:r>
            <w:r>
              <w:rPr>
                <w:noProof/>
                <w:webHidden/>
              </w:rPr>
              <w:fldChar w:fldCharType="begin"/>
            </w:r>
            <w:r>
              <w:rPr>
                <w:noProof/>
                <w:webHidden/>
              </w:rPr>
              <w:instrText xml:space="preserve"> PAGEREF _Toc436833111 \h </w:instrText>
            </w:r>
          </w:ins>
          <w:r>
            <w:rPr>
              <w:noProof/>
              <w:webHidden/>
            </w:rPr>
          </w:r>
          <w:r>
            <w:rPr>
              <w:noProof/>
              <w:webHidden/>
            </w:rPr>
            <w:fldChar w:fldCharType="separate"/>
          </w:r>
          <w:ins w:id="1367" w:author="Sammartano, Marc (BIC USA)" w:date="2015-12-04T16:17:00Z">
            <w:r w:rsidR="007C48A1">
              <w:rPr>
                <w:noProof/>
                <w:webHidden/>
              </w:rPr>
              <w:t>116</w:t>
            </w:r>
          </w:ins>
          <w:ins w:id="13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369" w:author="Sammartano, Marc (BIC USA)" w:date="2015-12-02T15:17:00Z"/>
              <w:rFonts w:eastAsiaTheme="minorEastAsia"/>
              <w:noProof/>
            </w:rPr>
          </w:pPr>
          <w:ins w:id="13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"_Toc436833112"</w:instrText>
            </w:r>
            <w:r w:rsidRPr="00E7654A">
              <w:rPr>
                <w:rStyle w:val="Hyperlink"/>
                <w:noProof/>
              </w:rPr>
              <w:instrText xml:space="preserve"> </w:instrText>
            </w:r>
            <w:r w:rsidRPr="00E7654A">
              <w:rPr>
                <w:rStyle w:val="Hyperlink"/>
                <w:noProof/>
              </w:rPr>
              <w:fldChar w:fldCharType="separate"/>
            </w:r>
            <w:r w:rsidRPr="00E7654A">
              <w:rPr>
                <w:rStyle w:val="Hyperlink"/>
                <w:noProof/>
              </w:rPr>
              <w:t>Ftp.put &lt;source_sexp&gt;, &lt;destination_sexp&gt;</w:t>
            </w:r>
            <w:r>
              <w:rPr>
                <w:noProof/>
                <w:webHidden/>
              </w:rPr>
              <w:tab/>
            </w:r>
            <w:r>
              <w:rPr>
                <w:noProof/>
                <w:webHidden/>
              </w:rPr>
              <w:fldChar w:fldCharType="begin"/>
            </w:r>
            <w:r>
              <w:rPr>
                <w:noProof/>
                <w:webHidden/>
              </w:rPr>
              <w:instrText xml:space="preserve"> PAGEREF _Toc436833112 \h </w:instrText>
            </w:r>
          </w:ins>
          <w:r>
            <w:rPr>
              <w:noProof/>
              <w:webHidden/>
            </w:rPr>
          </w:r>
          <w:r>
            <w:rPr>
              <w:noProof/>
              <w:webHidden/>
            </w:rPr>
            <w:fldChar w:fldCharType="separate"/>
          </w:r>
          <w:ins w:id="1371" w:author="Sammartano, Marc (BIC USA)" w:date="2015-12-04T16:17:00Z">
            <w:r w:rsidR="007C48A1">
              <w:rPr>
                <w:noProof/>
                <w:webHidden/>
              </w:rPr>
              <w:t>116</w:t>
            </w:r>
          </w:ins>
          <w:ins w:id="13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373" w:author="Sammartano, Marc (BIC USA)" w:date="2015-12-02T15:17:00Z"/>
              <w:rFonts w:eastAsiaTheme="minorEastAsia"/>
              <w:noProof/>
            </w:rPr>
          </w:pPr>
          <w:ins w:id="13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"_Toc436833113"</w:instrText>
            </w:r>
            <w:r w:rsidRPr="00E7654A">
              <w:rPr>
                <w:rStyle w:val="Hyperlink"/>
                <w:noProof/>
              </w:rPr>
              <w:instrText xml:space="preserve"> </w:instrText>
            </w:r>
            <w:r w:rsidRPr="00E7654A">
              <w:rPr>
                <w:rStyle w:val="Hyperlink"/>
                <w:noProof/>
              </w:rPr>
              <w:fldChar w:fldCharType="separate"/>
            </w:r>
            <w:r w:rsidRPr="00E7654A">
              <w:rPr>
                <w:rStyle w:val="Hyperlink"/>
                <w:noProof/>
              </w:rPr>
              <w:t>Ftp.get &lt;source_sexp&gt;, &lt;destination_sexp&gt;</w:t>
            </w:r>
            <w:r>
              <w:rPr>
                <w:noProof/>
                <w:webHidden/>
              </w:rPr>
              <w:tab/>
            </w:r>
            <w:r>
              <w:rPr>
                <w:noProof/>
                <w:webHidden/>
              </w:rPr>
              <w:fldChar w:fldCharType="begin"/>
            </w:r>
            <w:r>
              <w:rPr>
                <w:noProof/>
                <w:webHidden/>
              </w:rPr>
              <w:instrText xml:space="preserve"> PAGEREF _Toc436833113 \h </w:instrText>
            </w:r>
          </w:ins>
          <w:r>
            <w:rPr>
              <w:noProof/>
              <w:webHidden/>
            </w:rPr>
          </w:r>
          <w:r>
            <w:rPr>
              <w:noProof/>
              <w:webHidden/>
            </w:rPr>
            <w:fldChar w:fldCharType="separate"/>
          </w:r>
          <w:ins w:id="1375" w:author="Sammartano, Marc (BIC USA)" w:date="2015-12-04T16:17:00Z">
            <w:r w:rsidR="007C48A1">
              <w:rPr>
                <w:noProof/>
                <w:webHidden/>
              </w:rPr>
              <w:t>116</w:t>
            </w:r>
          </w:ins>
          <w:ins w:id="13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377" w:author="Sammartano, Marc (BIC USA)" w:date="2015-12-02T15:17:00Z"/>
              <w:rFonts w:eastAsiaTheme="minorEastAsia"/>
              <w:noProof/>
            </w:rPr>
          </w:pPr>
          <w:ins w:id="13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"_Toc436833114"</w:instrText>
            </w:r>
            <w:r w:rsidRPr="00E7654A">
              <w:rPr>
                <w:rStyle w:val="Hyperlink"/>
                <w:noProof/>
              </w:rPr>
              <w:instrText xml:space="preserve"> </w:instrText>
            </w:r>
            <w:r w:rsidRPr="00E7654A">
              <w:rPr>
                <w:rStyle w:val="Hyperlink"/>
                <w:noProof/>
              </w:rPr>
              <w:fldChar w:fldCharType="separate"/>
            </w:r>
            <w:r w:rsidRPr="00E7654A">
              <w:rPr>
                <w:rStyle w:val="Hyperlink"/>
                <w:noProof/>
              </w:rPr>
              <w:t>Ftp.dir &lt;list_nvar&gt; {,&lt;dirmark_sexp&gt;}</w:t>
            </w:r>
            <w:r>
              <w:rPr>
                <w:noProof/>
                <w:webHidden/>
              </w:rPr>
              <w:tab/>
            </w:r>
            <w:r>
              <w:rPr>
                <w:noProof/>
                <w:webHidden/>
              </w:rPr>
              <w:fldChar w:fldCharType="begin"/>
            </w:r>
            <w:r>
              <w:rPr>
                <w:noProof/>
                <w:webHidden/>
              </w:rPr>
              <w:instrText xml:space="preserve"> PAGEREF _Toc436833114 \h </w:instrText>
            </w:r>
          </w:ins>
          <w:r>
            <w:rPr>
              <w:noProof/>
              <w:webHidden/>
            </w:rPr>
          </w:r>
          <w:r>
            <w:rPr>
              <w:noProof/>
              <w:webHidden/>
            </w:rPr>
            <w:fldChar w:fldCharType="separate"/>
          </w:r>
          <w:ins w:id="1379" w:author="Sammartano, Marc (BIC USA)" w:date="2015-12-04T16:17:00Z">
            <w:r w:rsidR="007C48A1">
              <w:rPr>
                <w:noProof/>
                <w:webHidden/>
              </w:rPr>
              <w:t>116</w:t>
            </w:r>
          </w:ins>
          <w:ins w:id="13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381" w:author="Sammartano, Marc (BIC USA)" w:date="2015-12-02T15:17:00Z"/>
              <w:rFonts w:eastAsiaTheme="minorEastAsia"/>
              <w:noProof/>
            </w:rPr>
          </w:pPr>
          <w:ins w:id="13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"_Toc436833115"</w:instrText>
            </w:r>
            <w:r w:rsidRPr="00E7654A">
              <w:rPr>
                <w:rStyle w:val="Hyperlink"/>
                <w:noProof/>
              </w:rPr>
              <w:instrText xml:space="preserve"> </w:instrText>
            </w:r>
            <w:r w:rsidRPr="00E7654A">
              <w:rPr>
                <w:rStyle w:val="Hyperlink"/>
                <w:noProof/>
              </w:rPr>
              <w:fldChar w:fldCharType="separate"/>
            </w:r>
            <w:r w:rsidRPr="00E7654A">
              <w:rPr>
                <w:rStyle w:val="Hyperlink"/>
                <w:noProof/>
              </w:rPr>
              <w:t>Ftp.cd &lt;new_directory_sexp&gt;</w:t>
            </w:r>
            <w:r>
              <w:rPr>
                <w:noProof/>
                <w:webHidden/>
              </w:rPr>
              <w:tab/>
            </w:r>
            <w:r>
              <w:rPr>
                <w:noProof/>
                <w:webHidden/>
              </w:rPr>
              <w:fldChar w:fldCharType="begin"/>
            </w:r>
            <w:r>
              <w:rPr>
                <w:noProof/>
                <w:webHidden/>
              </w:rPr>
              <w:instrText xml:space="preserve"> PAGEREF _Toc436833115 \h </w:instrText>
            </w:r>
          </w:ins>
          <w:r>
            <w:rPr>
              <w:noProof/>
              <w:webHidden/>
            </w:rPr>
          </w:r>
          <w:r>
            <w:rPr>
              <w:noProof/>
              <w:webHidden/>
            </w:rPr>
            <w:fldChar w:fldCharType="separate"/>
          </w:r>
          <w:ins w:id="1383" w:author="Sammartano, Marc (BIC USA)" w:date="2015-12-04T16:17:00Z">
            <w:r w:rsidR="007C48A1">
              <w:rPr>
                <w:noProof/>
                <w:webHidden/>
              </w:rPr>
              <w:t>117</w:t>
            </w:r>
          </w:ins>
          <w:ins w:id="13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385" w:author="Sammartano, Marc (BIC USA)" w:date="2015-12-02T15:17:00Z"/>
              <w:rFonts w:eastAsiaTheme="minorEastAsia"/>
              <w:noProof/>
            </w:rPr>
          </w:pPr>
          <w:ins w:id="13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"_Toc436833116"</w:instrText>
            </w:r>
            <w:r w:rsidRPr="00E7654A">
              <w:rPr>
                <w:rStyle w:val="Hyperlink"/>
                <w:noProof/>
              </w:rPr>
              <w:instrText xml:space="preserve"> </w:instrText>
            </w:r>
            <w:r w:rsidRPr="00E7654A">
              <w:rPr>
                <w:rStyle w:val="Hyperlink"/>
                <w:noProof/>
              </w:rPr>
              <w:fldChar w:fldCharType="separate"/>
            </w:r>
            <w:r w:rsidRPr="00E7654A">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_Toc436833116 \h </w:instrText>
            </w:r>
          </w:ins>
          <w:r>
            <w:rPr>
              <w:noProof/>
              <w:webHidden/>
            </w:rPr>
          </w:r>
          <w:r>
            <w:rPr>
              <w:noProof/>
              <w:webHidden/>
            </w:rPr>
            <w:fldChar w:fldCharType="separate"/>
          </w:r>
          <w:ins w:id="1387" w:author="Sammartano, Marc (BIC USA)" w:date="2015-12-04T16:17:00Z">
            <w:r w:rsidR="007C48A1">
              <w:rPr>
                <w:noProof/>
                <w:webHidden/>
              </w:rPr>
              <w:t>117</w:t>
            </w:r>
          </w:ins>
          <w:ins w:id="13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389" w:author="Sammartano, Marc (BIC USA)" w:date="2015-12-02T15:17:00Z"/>
              <w:rFonts w:eastAsiaTheme="minorEastAsia"/>
              <w:noProof/>
            </w:rPr>
          </w:pPr>
          <w:ins w:id="13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"_Toc436833117"</w:instrText>
            </w:r>
            <w:r w:rsidRPr="00E7654A">
              <w:rPr>
                <w:rStyle w:val="Hyperlink"/>
                <w:noProof/>
              </w:rPr>
              <w:instrText xml:space="preserve"> </w:instrText>
            </w:r>
            <w:r w:rsidRPr="00E7654A">
              <w:rPr>
                <w:rStyle w:val="Hyperlink"/>
                <w:noProof/>
              </w:rPr>
              <w:fldChar w:fldCharType="separate"/>
            </w:r>
            <w:r w:rsidRPr="00E7654A">
              <w:rPr>
                <w:rStyle w:val="Hyperlink"/>
                <w:noProof/>
              </w:rPr>
              <w:t>Ftp.delete &lt;filename_sexp&gt;</w:t>
            </w:r>
            <w:r>
              <w:rPr>
                <w:noProof/>
                <w:webHidden/>
              </w:rPr>
              <w:tab/>
            </w:r>
            <w:r>
              <w:rPr>
                <w:noProof/>
                <w:webHidden/>
              </w:rPr>
              <w:fldChar w:fldCharType="begin"/>
            </w:r>
            <w:r>
              <w:rPr>
                <w:noProof/>
                <w:webHidden/>
              </w:rPr>
              <w:instrText xml:space="preserve"> PAGEREF _Toc436833117 \h </w:instrText>
            </w:r>
          </w:ins>
          <w:r>
            <w:rPr>
              <w:noProof/>
              <w:webHidden/>
            </w:rPr>
          </w:r>
          <w:r>
            <w:rPr>
              <w:noProof/>
              <w:webHidden/>
            </w:rPr>
            <w:fldChar w:fldCharType="separate"/>
          </w:r>
          <w:ins w:id="1391" w:author="Sammartano, Marc (BIC USA)" w:date="2015-12-04T16:17:00Z">
            <w:r w:rsidR="007C48A1">
              <w:rPr>
                <w:noProof/>
                <w:webHidden/>
              </w:rPr>
              <w:t>117</w:t>
            </w:r>
          </w:ins>
          <w:ins w:id="13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393" w:author="Sammartano, Marc (BIC USA)" w:date="2015-12-02T15:17:00Z"/>
              <w:rFonts w:eastAsiaTheme="minorEastAsia"/>
              <w:noProof/>
            </w:rPr>
          </w:pPr>
          <w:ins w:id="13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"_Toc436833118"</w:instrText>
            </w:r>
            <w:r w:rsidRPr="00E7654A">
              <w:rPr>
                <w:rStyle w:val="Hyperlink"/>
                <w:noProof/>
              </w:rPr>
              <w:instrText xml:space="preserve"> </w:instrText>
            </w:r>
            <w:r w:rsidRPr="00E7654A">
              <w:rPr>
                <w:rStyle w:val="Hyperlink"/>
                <w:noProof/>
              </w:rPr>
              <w:fldChar w:fldCharType="separate"/>
            </w:r>
            <w:r w:rsidRPr="00E7654A">
              <w:rPr>
                <w:rStyle w:val="Hyperlink"/>
                <w:noProof/>
              </w:rPr>
              <w:t>Ftp.rmdir &lt;directory_sexp&gt;</w:t>
            </w:r>
            <w:r>
              <w:rPr>
                <w:noProof/>
                <w:webHidden/>
              </w:rPr>
              <w:tab/>
            </w:r>
            <w:r>
              <w:rPr>
                <w:noProof/>
                <w:webHidden/>
              </w:rPr>
              <w:fldChar w:fldCharType="begin"/>
            </w:r>
            <w:r>
              <w:rPr>
                <w:noProof/>
                <w:webHidden/>
              </w:rPr>
              <w:instrText xml:space="preserve"> PAGEREF _Toc436833118 \h </w:instrText>
            </w:r>
          </w:ins>
          <w:r>
            <w:rPr>
              <w:noProof/>
              <w:webHidden/>
            </w:rPr>
          </w:r>
          <w:r>
            <w:rPr>
              <w:noProof/>
              <w:webHidden/>
            </w:rPr>
            <w:fldChar w:fldCharType="separate"/>
          </w:r>
          <w:ins w:id="1395" w:author="Sammartano, Marc (BIC USA)" w:date="2015-12-04T16:17:00Z">
            <w:r w:rsidR="007C48A1">
              <w:rPr>
                <w:noProof/>
                <w:webHidden/>
              </w:rPr>
              <w:t>117</w:t>
            </w:r>
          </w:ins>
          <w:ins w:id="13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397" w:author="Sammartano, Marc (BIC USA)" w:date="2015-12-02T15:17:00Z"/>
              <w:rFonts w:eastAsiaTheme="minorEastAsia"/>
              <w:noProof/>
            </w:rPr>
          </w:pPr>
          <w:ins w:id="1398"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"_Toc436833119"</w:instrText>
            </w:r>
            <w:r w:rsidRPr="00E7654A">
              <w:rPr>
                <w:rStyle w:val="Hyperlink"/>
                <w:noProof/>
              </w:rPr>
              <w:instrText xml:space="preserve"> </w:instrText>
            </w:r>
            <w:r w:rsidRPr="00E7654A">
              <w:rPr>
                <w:rStyle w:val="Hyperlink"/>
                <w:noProof/>
              </w:rPr>
              <w:fldChar w:fldCharType="separate"/>
            </w:r>
            <w:r w:rsidRPr="00E7654A">
              <w:rPr>
                <w:rStyle w:val="Hyperlink"/>
                <w:noProof/>
              </w:rPr>
              <w:t>Ftp.mkdir &lt;directory_sexp&gt;</w:t>
            </w:r>
            <w:r>
              <w:rPr>
                <w:noProof/>
                <w:webHidden/>
              </w:rPr>
              <w:tab/>
            </w:r>
            <w:r>
              <w:rPr>
                <w:noProof/>
                <w:webHidden/>
              </w:rPr>
              <w:fldChar w:fldCharType="begin"/>
            </w:r>
            <w:r>
              <w:rPr>
                <w:noProof/>
                <w:webHidden/>
              </w:rPr>
              <w:instrText xml:space="preserve"> PAGEREF _Toc436833119 \h </w:instrText>
            </w:r>
          </w:ins>
          <w:r>
            <w:rPr>
              <w:noProof/>
              <w:webHidden/>
            </w:rPr>
          </w:r>
          <w:r>
            <w:rPr>
              <w:noProof/>
              <w:webHidden/>
            </w:rPr>
            <w:fldChar w:fldCharType="separate"/>
          </w:r>
          <w:ins w:id="1399" w:author="Sammartano, Marc (BIC USA)" w:date="2015-12-04T16:17:00Z">
            <w:r w:rsidR="007C48A1">
              <w:rPr>
                <w:noProof/>
                <w:webHidden/>
              </w:rPr>
              <w:t>117</w:t>
            </w:r>
          </w:ins>
          <w:ins w:id="1400"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401" w:author="Sammartano, Marc (BIC USA)" w:date="2015-12-02T15:17:00Z"/>
              <w:rFonts w:eastAsiaTheme="minorEastAsia"/>
              <w:noProof/>
            </w:rPr>
          </w:pPr>
          <w:ins w:id="14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"_Toc436833120"</w:instrText>
            </w:r>
            <w:r w:rsidRPr="00E7654A">
              <w:rPr>
                <w:rStyle w:val="Hyperlink"/>
                <w:noProof/>
              </w:rPr>
              <w:instrText xml:space="preserve"> </w:instrText>
            </w:r>
            <w:r w:rsidRPr="00E7654A">
              <w:rPr>
                <w:rStyle w:val="Hyperlink"/>
                <w:noProof/>
              </w:rPr>
              <w:fldChar w:fldCharType="separate"/>
            </w:r>
            <w:r w:rsidRPr="00E7654A">
              <w:rPr>
                <w:rStyle w:val="Hyperlink"/>
                <w:noProof/>
              </w:rPr>
              <w:t>Bluetooth</w:t>
            </w:r>
            <w:r>
              <w:rPr>
                <w:noProof/>
                <w:webHidden/>
              </w:rPr>
              <w:tab/>
            </w:r>
            <w:r>
              <w:rPr>
                <w:noProof/>
                <w:webHidden/>
              </w:rPr>
              <w:fldChar w:fldCharType="begin"/>
            </w:r>
            <w:r>
              <w:rPr>
                <w:noProof/>
                <w:webHidden/>
              </w:rPr>
              <w:instrText xml:space="preserve"> PAGEREF _Toc436833120 \h </w:instrText>
            </w:r>
          </w:ins>
          <w:r>
            <w:rPr>
              <w:noProof/>
              <w:webHidden/>
            </w:rPr>
          </w:r>
          <w:r>
            <w:rPr>
              <w:noProof/>
              <w:webHidden/>
            </w:rPr>
            <w:fldChar w:fldCharType="separate"/>
          </w:r>
          <w:ins w:id="1403" w:author="Sammartano, Marc (BIC USA)" w:date="2015-12-04T16:17:00Z">
            <w:r w:rsidR="007C48A1">
              <w:rPr>
                <w:noProof/>
                <w:webHidden/>
              </w:rPr>
              <w:t>117</w:t>
            </w:r>
          </w:ins>
          <w:ins w:id="140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05" w:author="Sammartano, Marc (BIC USA)" w:date="2015-12-02T15:17:00Z"/>
              <w:rFonts w:eastAsiaTheme="minorEastAsia"/>
              <w:noProof/>
            </w:rPr>
          </w:pPr>
          <w:ins w:id="14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"_Toc436833121"</w:instrText>
            </w:r>
            <w:r w:rsidRPr="00E7654A">
              <w:rPr>
                <w:rStyle w:val="Hyperlink"/>
                <w:noProof/>
              </w:rPr>
              <w:instrText xml:space="preserve"> </w:instrText>
            </w:r>
            <w:r w:rsidRPr="00E7654A">
              <w:rPr>
                <w:rStyle w:val="Hyperlink"/>
                <w:noProof/>
              </w:rPr>
              <w:fldChar w:fldCharType="separate"/>
            </w:r>
            <w:r w:rsidRPr="00E7654A">
              <w:rPr>
                <w:rStyle w:val="Hyperlink"/>
                <w:noProof/>
              </w:rPr>
              <w:t>Bt.open {0|1}</w:t>
            </w:r>
            <w:r>
              <w:rPr>
                <w:noProof/>
                <w:webHidden/>
              </w:rPr>
              <w:tab/>
            </w:r>
            <w:r>
              <w:rPr>
                <w:noProof/>
                <w:webHidden/>
              </w:rPr>
              <w:fldChar w:fldCharType="begin"/>
            </w:r>
            <w:r>
              <w:rPr>
                <w:noProof/>
                <w:webHidden/>
              </w:rPr>
              <w:instrText xml:space="preserve"> PAGEREF _Toc436833121 \h </w:instrText>
            </w:r>
          </w:ins>
          <w:r>
            <w:rPr>
              <w:noProof/>
              <w:webHidden/>
            </w:rPr>
          </w:r>
          <w:r>
            <w:rPr>
              <w:noProof/>
              <w:webHidden/>
            </w:rPr>
            <w:fldChar w:fldCharType="separate"/>
          </w:r>
          <w:ins w:id="1407" w:author="Sammartano, Marc (BIC USA)" w:date="2015-12-04T16:17:00Z">
            <w:r w:rsidR="007C48A1">
              <w:rPr>
                <w:noProof/>
                <w:webHidden/>
              </w:rPr>
              <w:t>118</w:t>
            </w:r>
          </w:ins>
          <w:ins w:id="14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09" w:author="Sammartano, Marc (BIC USA)" w:date="2015-12-02T15:17:00Z"/>
              <w:rFonts w:eastAsiaTheme="minorEastAsia"/>
              <w:noProof/>
            </w:rPr>
          </w:pPr>
          <w:ins w:id="14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"_Toc436833122"</w:instrText>
            </w:r>
            <w:r w:rsidRPr="00E7654A">
              <w:rPr>
                <w:rStyle w:val="Hyperlink"/>
                <w:noProof/>
              </w:rPr>
              <w:instrText xml:space="preserve"> </w:instrText>
            </w:r>
            <w:r w:rsidRPr="00E7654A">
              <w:rPr>
                <w:rStyle w:val="Hyperlink"/>
                <w:noProof/>
              </w:rPr>
              <w:fldChar w:fldCharType="separate"/>
            </w:r>
            <w:r w:rsidRPr="00E7654A">
              <w:rPr>
                <w:rStyle w:val="Hyperlink"/>
                <w:noProof/>
              </w:rPr>
              <w:t>Bt.close</w:t>
            </w:r>
            <w:r>
              <w:rPr>
                <w:noProof/>
                <w:webHidden/>
              </w:rPr>
              <w:tab/>
            </w:r>
            <w:r>
              <w:rPr>
                <w:noProof/>
                <w:webHidden/>
              </w:rPr>
              <w:fldChar w:fldCharType="begin"/>
            </w:r>
            <w:r>
              <w:rPr>
                <w:noProof/>
                <w:webHidden/>
              </w:rPr>
              <w:instrText xml:space="preserve"> PAGEREF _Toc436833122 \h </w:instrText>
            </w:r>
          </w:ins>
          <w:r>
            <w:rPr>
              <w:noProof/>
              <w:webHidden/>
            </w:rPr>
          </w:r>
          <w:r>
            <w:rPr>
              <w:noProof/>
              <w:webHidden/>
            </w:rPr>
            <w:fldChar w:fldCharType="separate"/>
          </w:r>
          <w:ins w:id="1411" w:author="Sammartano, Marc (BIC USA)" w:date="2015-12-04T16:17:00Z">
            <w:r w:rsidR="007C48A1">
              <w:rPr>
                <w:noProof/>
                <w:webHidden/>
              </w:rPr>
              <w:t>118</w:t>
            </w:r>
          </w:ins>
          <w:ins w:id="141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13" w:author="Sammartano, Marc (BIC USA)" w:date="2015-12-02T15:17:00Z"/>
              <w:rFonts w:eastAsiaTheme="minorEastAsia"/>
              <w:noProof/>
            </w:rPr>
          </w:pPr>
          <w:ins w:id="14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"_Toc436833123"</w:instrText>
            </w:r>
            <w:r w:rsidRPr="00E7654A">
              <w:rPr>
                <w:rStyle w:val="Hyperlink"/>
                <w:noProof/>
              </w:rPr>
              <w:instrText xml:space="preserve"> </w:instrText>
            </w:r>
            <w:r w:rsidRPr="00E7654A">
              <w:rPr>
                <w:rStyle w:val="Hyperlink"/>
                <w:noProof/>
              </w:rPr>
              <w:fldChar w:fldCharType="separate"/>
            </w:r>
            <w:r w:rsidRPr="00E7654A">
              <w:rPr>
                <w:rStyle w:val="Hyperlink"/>
                <w:noProof/>
              </w:rPr>
              <w:t>Bt.connect {0|1}</w:t>
            </w:r>
            <w:r>
              <w:rPr>
                <w:noProof/>
                <w:webHidden/>
              </w:rPr>
              <w:tab/>
            </w:r>
            <w:r>
              <w:rPr>
                <w:noProof/>
                <w:webHidden/>
              </w:rPr>
              <w:fldChar w:fldCharType="begin"/>
            </w:r>
            <w:r>
              <w:rPr>
                <w:noProof/>
                <w:webHidden/>
              </w:rPr>
              <w:instrText xml:space="preserve"> PAGEREF _Toc436833123 \h </w:instrText>
            </w:r>
          </w:ins>
          <w:r>
            <w:rPr>
              <w:noProof/>
              <w:webHidden/>
            </w:rPr>
          </w:r>
          <w:r>
            <w:rPr>
              <w:noProof/>
              <w:webHidden/>
            </w:rPr>
            <w:fldChar w:fldCharType="separate"/>
          </w:r>
          <w:ins w:id="1415" w:author="Sammartano, Marc (BIC USA)" w:date="2015-12-04T16:17:00Z">
            <w:r w:rsidR="007C48A1">
              <w:rPr>
                <w:noProof/>
                <w:webHidden/>
              </w:rPr>
              <w:t>118</w:t>
            </w:r>
          </w:ins>
          <w:ins w:id="14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17" w:author="Sammartano, Marc (BIC USA)" w:date="2015-12-02T15:17:00Z"/>
              <w:rFonts w:eastAsiaTheme="minorEastAsia"/>
              <w:noProof/>
            </w:rPr>
          </w:pPr>
          <w:ins w:id="14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"_Toc436833124"</w:instrText>
            </w:r>
            <w:r w:rsidRPr="00E7654A">
              <w:rPr>
                <w:rStyle w:val="Hyperlink"/>
                <w:noProof/>
              </w:rPr>
              <w:instrText xml:space="preserve"> </w:instrText>
            </w:r>
            <w:r w:rsidRPr="00E7654A">
              <w:rPr>
                <w:rStyle w:val="Hyperlink"/>
                <w:noProof/>
              </w:rPr>
              <w:fldChar w:fldCharType="separate"/>
            </w:r>
            <w:r w:rsidRPr="00E7654A">
              <w:rPr>
                <w:rStyle w:val="Hyperlink"/>
                <w:noProof/>
              </w:rPr>
              <w:t>Bt.disconnect</w:t>
            </w:r>
            <w:r>
              <w:rPr>
                <w:noProof/>
                <w:webHidden/>
              </w:rPr>
              <w:tab/>
            </w:r>
            <w:r>
              <w:rPr>
                <w:noProof/>
                <w:webHidden/>
              </w:rPr>
              <w:fldChar w:fldCharType="begin"/>
            </w:r>
            <w:r>
              <w:rPr>
                <w:noProof/>
                <w:webHidden/>
              </w:rPr>
              <w:instrText xml:space="preserve"> PAGEREF _Toc436833124 \h </w:instrText>
            </w:r>
          </w:ins>
          <w:r>
            <w:rPr>
              <w:noProof/>
              <w:webHidden/>
            </w:rPr>
          </w:r>
          <w:r>
            <w:rPr>
              <w:noProof/>
              <w:webHidden/>
            </w:rPr>
            <w:fldChar w:fldCharType="separate"/>
          </w:r>
          <w:ins w:id="1419" w:author="Sammartano, Marc (BIC USA)" w:date="2015-12-04T16:17:00Z">
            <w:r w:rsidR="007C48A1">
              <w:rPr>
                <w:noProof/>
                <w:webHidden/>
              </w:rPr>
              <w:t>118</w:t>
            </w:r>
          </w:ins>
          <w:ins w:id="14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21" w:author="Sammartano, Marc (BIC USA)" w:date="2015-12-02T15:17:00Z"/>
              <w:rFonts w:eastAsiaTheme="minorEastAsia"/>
              <w:noProof/>
            </w:rPr>
          </w:pPr>
          <w:ins w:id="14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"_Toc436833125"</w:instrText>
            </w:r>
            <w:r w:rsidRPr="00E7654A">
              <w:rPr>
                <w:rStyle w:val="Hyperlink"/>
                <w:noProof/>
              </w:rPr>
              <w:instrText xml:space="preserve"> </w:instrText>
            </w:r>
            <w:r w:rsidRPr="00E7654A">
              <w:rPr>
                <w:rStyle w:val="Hyperlink"/>
                <w:noProof/>
              </w:rPr>
              <w:fldChar w:fldCharType="separate"/>
            </w:r>
            <w:r w:rsidRPr="00E7654A">
              <w:rPr>
                <w:rStyle w:val="Hyperlink"/>
                <w:noProof/>
              </w:rPr>
              <w:t>Bt.reconnect</w:t>
            </w:r>
            <w:r>
              <w:rPr>
                <w:noProof/>
                <w:webHidden/>
              </w:rPr>
              <w:tab/>
            </w:r>
            <w:r>
              <w:rPr>
                <w:noProof/>
                <w:webHidden/>
              </w:rPr>
              <w:fldChar w:fldCharType="begin"/>
            </w:r>
            <w:r>
              <w:rPr>
                <w:noProof/>
                <w:webHidden/>
              </w:rPr>
              <w:instrText xml:space="preserve"> PAGEREF _Toc436833125 \h </w:instrText>
            </w:r>
          </w:ins>
          <w:r>
            <w:rPr>
              <w:noProof/>
              <w:webHidden/>
            </w:rPr>
          </w:r>
          <w:r>
            <w:rPr>
              <w:noProof/>
              <w:webHidden/>
            </w:rPr>
            <w:fldChar w:fldCharType="separate"/>
          </w:r>
          <w:ins w:id="1423" w:author="Sammartano, Marc (BIC USA)" w:date="2015-12-04T16:17:00Z">
            <w:r w:rsidR="007C48A1">
              <w:rPr>
                <w:noProof/>
                <w:webHidden/>
              </w:rPr>
              <w:t>118</w:t>
            </w:r>
          </w:ins>
          <w:ins w:id="142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25" w:author="Sammartano, Marc (BIC USA)" w:date="2015-12-02T15:17:00Z"/>
              <w:rFonts w:eastAsiaTheme="minorEastAsia"/>
              <w:noProof/>
            </w:rPr>
          </w:pPr>
          <w:ins w:id="14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"_Toc436833126"</w:instrText>
            </w:r>
            <w:r w:rsidRPr="00E7654A">
              <w:rPr>
                <w:rStyle w:val="Hyperlink"/>
                <w:noProof/>
              </w:rPr>
              <w:instrText xml:space="preserve"> </w:instrText>
            </w:r>
            <w:r w:rsidRPr="00E7654A">
              <w:rPr>
                <w:rStyle w:val="Hyperlink"/>
                <w:noProof/>
              </w:rPr>
              <w:fldChar w:fldCharType="separate"/>
            </w:r>
            <w:r w:rsidRPr="00E7654A">
              <w:rPr>
                <w:rStyle w:val="Hyperlink"/>
                <w:noProof/>
              </w:rPr>
              <w:t>Bt.status {{&lt;connect_var&gt;}{, &lt;name_svar&gt;}{, &lt;address_svar&gt;}}</w:t>
            </w:r>
            <w:r>
              <w:rPr>
                <w:noProof/>
                <w:webHidden/>
              </w:rPr>
              <w:tab/>
            </w:r>
            <w:r>
              <w:rPr>
                <w:noProof/>
                <w:webHidden/>
              </w:rPr>
              <w:fldChar w:fldCharType="begin"/>
            </w:r>
            <w:r>
              <w:rPr>
                <w:noProof/>
                <w:webHidden/>
              </w:rPr>
              <w:instrText xml:space="preserve"> PAGEREF _Toc436833126 \h </w:instrText>
            </w:r>
          </w:ins>
          <w:r>
            <w:rPr>
              <w:noProof/>
              <w:webHidden/>
            </w:rPr>
          </w:r>
          <w:r>
            <w:rPr>
              <w:noProof/>
              <w:webHidden/>
            </w:rPr>
            <w:fldChar w:fldCharType="separate"/>
          </w:r>
          <w:ins w:id="1427" w:author="Sammartano, Marc (BIC USA)" w:date="2015-12-04T16:17:00Z">
            <w:r w:rsidR="007C48A1">
              <w:rPr>
                <w:noProof/>
                <w:webHidden/>
              </w:rPr>
              <w:t>119</w:t>
            </w:r>
          </w:ins>
          <w:ins w:id="142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29" w:author="Sammartano, Marc (BIC USA)" w:date="2015-12-02T15:17:00Z"/>
              <w:rFonts w:eastAsiaTheme="minorEastAsia"/>
              <w:noProof/>
            </w:rPr>
          </w:pPr>
          <w:ins w:id="14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"_Toc436833127"</w:instrText>
            </w:r>
            <w:r w:rsidRPr="00E7654A">
              <w:rPr>
                <w:rStyle w:val="Hyperlink"/>
                <w:noProof/>
              </w:rPr>
              <w:instrText xml:space="preserve"> </w:instrText>
            </w:r>
            <w:r w:rsidRPr="00E7654A">
              <w:rPr>
                <w:rStyle w:val="Hyperlink"/>
                <w:noProof/>
              </w:rPr>
              <w:fldChar w:fldCharType="separate"/>
            </w:r>
            <w:r w:rsidRPr="00E7654A">
              <w:rPr>
                <w:rStyle w:val="Hyperlink"/>
                <w:noProof/>
              </w:rPr>
              <w:t>Bt.write {&lt;exp&gt; {,|;}} ...</w:t>
            </w:r>
            <w:r>
              <w:rPr>
                <w:noProof/>
                <w:webHidden/>
              </w:rPr>
              <w:tab/>
            </w:r>
            <w:r>
              <w:rPr>
                <w:noProof/>
                <w:webHidden/>
              </w:rPr>
              <w:fldChar w:fldCharType="begin"/>
            </w:r>
            <w:r>
              <w:rPr>
                <w:noProof/>
                <w:webHidden/>
              </w:rPr>
              <w:instrText xml:space="preserve"> PAGEREF _Toc436833127 \h </w:instrText>
            </w:r>
          </w:ins>
          <w:r>
            <w:rPr>
              <w:noProof/>
              <w:webHidden/>
            </w:rPr>
          </w:r>
          <w:r>
            <w:rPr>
              <w:noProof/>
              <w:webHidden/>
            </w:rPr>
            <w:fldChar w:fldCharType="separate"/>
          </w:r>
          <w:ins w:id="1431" w:author="Sammartano, Marc (BIC USA)" w:date="2015-12-04T16:17:00Z">
            <w:r w:rsidR="007C48A1">
              <w:rPr>
                <w:noProof/>
                <w:webHidden/>
              </w:rPr>
              <w:t>119</w:t>
            </w:r>
          </w:ins>
          <w:ins w:id="14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33" w:author="Sammartano, Marc (BIC USA)" w:date="2015-12-02T15:17:00Z"/>
              <w:rFonts w:eastAsiaTheme="minorEastAsia"/>
              <w:noProof/>
            </w:rPr>
          </w:pPr>
          <w:ins w:id="14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"_Toc436833128"</w:instrText>
            </w:r>
            <w:r w:rsidRPr="00E7654A">
              <w:rPr>
                <w:rStyle w:val="Hyperlink"/>
                <w:noProof/>
              </w:rPr>
              <w:instrText xml:space="preserve"> </w:instrText>
            </w:r>
            <w:r w:rsidRPr="00E7654A">
              <w:rPr>
                <w:rStyle w:val="Hyperlink"/>
                <w:noProof/>
              </w:rPr>
              <w:fldChar w:fldCharType="separate"/>
            </w:r>
            <w:r w:rsidRPr="00E7654A">
              <w:rPr>
                <w:rStyle w:val="Hyperlink"/>
                <w:noProof/>
              </w:rPr>
              <w:t>Bt.read.ready &lt;nvar&gt;</w:t>
            </w:r>
            <w:r>
              <w:rPr>
                <w:noProof/>
                <w:webHidden/>
              </w:rPr>
              <w:tab/>
            </w:r>
            <w:r>
              <w:rPr>
                <w:noProof/>
                <w:webHidden/>
              </w:rPr>
              <w:fldChar w:fldCharType="begin"/>
            </w:r>
            <w:r>
              <w:rPr>
                <w:noProof/>
                <w:webHidden/>
              </w:rPr>
              <w:instrText xml:space="preserve"> PAGEREF _Toc436833128 \h </w:instrText>
            </w:r>
          </w:ins>
          <w:r>
            <w:rPr>
              <w:noProof/>
              <w:webHidden/>
            </w:rPr>
          </w:r>
          <w:r>
            <w:rPr>
              <w:noProof/>
              <w:webHidden/>
            </w:rPr>
            <w:fldChar w:fldCharType="separate"/>
          </w:r>
          <w:ins w:id="1435" w:author="Sammartano, Marc (BIC USA)" w:date="2015-12-04T16:17:00Z">
            <w:r w:rsidR="007C48A1">
              <w:rPr>
                <w:noProof/>
                <w:webHidden/>
              </w:rPr>
              <w:t>119</w:t>
            </w:r>
          </w:ins>
          <w:ins w:id="143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37" w:author="Sammartano, Marc (BIC USA)" w:date="2015-12-02T15:17:00Z"/>
              <w:rFonts w:eastAsiaTheme="minorEastAsia"/>
              <w:noProof/>
            </w:rPr>
          </w:pPr>
          <w:ins w:id="14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"_Toc436833129"</w:instrText>
            </w:r>
            <w:r w:rsidRPr="00E7654A">
              <w:rPr>
                <w:rStyle w:val="Hyperlink"/>
                <w:noProof/>
              </w:rPr>
              <w:instrText xml:space="preserve"> </w:instrText>
            </w:r>
            <w:r w:rsidRPr="00E7654A">
              <w:rPr>
                <w:rStyle w:val="Hyperlink"/>
                <w:noProof/>
              </w:rPr>
              <w:fldChar w:fldCharType="separate"/>
            </w:r>
            <w:r w:rsidRPr="00E7654A">
              <w:rPr>
                <w:rStyle w:val="Hyperlink"/>
                <w:noProof/>
              </w:rPr>
              <w:t>OnBtReadReady:</w:t>
            </w:r>
            <w:r>
              <w:rPr>
                <w:noProof/>
                <w:webHidden/>
              </w:rPr>
              <w:tab/>
            </w:r>
            <w:r>
              <w:rPr>
                <w:noProof/>
                <w:webHidden/>
              </w:rPr>
              <w:fldChar w:fldCharType="begin"/>
            </w:r>
            <w:r>
              <w:rPr>
                <w:noProof/>
                <w:webHidden/>
              </w:rPr>
              <w:instrText xml:space="preserve"> PAGEREF _Toc436833129 \h </w:instrText>
            </w:r>
          </w:ins>
          <w:r>
            <w:rPr>
              <w:noProof/>
              <w:webHidden/>
            </w:rPr>
          </w:r>
          <w:r>
            <w:rPr>
              <w:noProof/>
              <w:webHidden/>
            </w:rPr>
            <w:fldChar w:fldCharType="separate"/>
          </w:r>
          <w:ins w:id="1439" w:author="Sammartano, Marc (BIC USA)" w:date="2015-12-04T16:17:00Z">
            <w:r w:rsidR="007C48A1">
              <w:rPr>
                <w:noProof/>
                <w:webHidden/>
              </w:rPr>
              <w:t>120</w:t>
            </w:r>
          </w:ins>
          <w:ins w:id="14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441" w:author="Sammartano, Marc (BIC USA)" w:date="2015-12-02T15:17:00Z"/>
              <w:rFonts w:eastAsiaTheme="minorEastAsia"/>
              <w:noProof/>
            </w:rPr>
          </w:pPr>
          <w:ins w:id="14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"_Toc436833130"</w:instrText>
            </w:r>
            <w:r w:rsidRPr="00E7654A">
              <w:rPr>
                <w:rStyle w:val="Hyperlink"/>
                <w:noProof/>
              </w:rPr>
              <w:instrText xml:space="preserve"> </w:instrText>
            </w:r>
            <w:r w:rsidRPr="00E7654A">
              <w:rPr>
                <w:rStyle w:val="Hyperlink"/>
                <w:noProof/>
              </w:rPr>
              <w:fldChar w:fldCharType="separate"/>
            </w:r>
            <w:r w:rsidRPr="00E7654A">
              <w:rPr>
                <w:rStyle w:val="Hyperlink"/>
                <w:noProof/>
              </w:rPr>
              <w:t>Bt.onReadReady.resume</w:t>
            </w:r>
            <w:r>
              <w:rPr>
                <w:noProof/>
                <w:webHidden/>
              </w:rPr>
              <w:tab/>
            </w:r>
            <w:r>
              <w:rPr>
                <w:noProof/>
                <w:webHidden/>
              </w:rPr>
              <w:fldChar w:fldCharType="begin"/>
            </w:r>
            <w:r>
              <w:rPr>
                <w:noProof/>
                <w:webHidden/>
              </w:rPr>
              <w:instrText xml:space="preserve"> PAGEREF _Toc436833130 \h </w:instrText>
            </w:r>
          </w:ins>
          <w:r>
            <w:rPr>
              <w:noProof/>
              <w:webHidden/>
            </w:rPr>
          </w:r>
          <w:r>
            <w:rPr>
              <w:noProof/>
              <w:webHidden/>
            </w:rPr>
            <w:fldChar w:fldCharType="separate"/>
          </w:r>
          <w:ins w:id="1443" w:author="Sammartano, Marc (BIC USA)" w:date="2015-12-04T16:17:00Z">
            <w:r w:rsidR="007C48A1">
              <w:rPr>
                <w:noProof/>
                <w:webHidden/>
              </w:rPr>
              <w:t>120</w:t>
            </w:r>
          </w:ins>
          <w:ins w:id="144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45" w:author="Sammartano, Marc (BIC USA)" w:date="2015-12-02T15:17:00Z"/>
              <w:rFonts w:eastAsiaTheme="minorEastAsia"/>
              <w:noProof/>
            </w:rPr>
          </w:pPr>
          <w:ins w:id="14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"_Toc436833131"</w:instrText>
            </w:r>
            <w:r w:rsidRPr="00E7654A">
              <w:rPr>
                <w:rStyle w:val="Hyperlink"/>
                <w:noProof/>
              </w:rPr>
              <w:instrText xml:space="preserve"> </w:instrText>
            </w:r>
            <w:r w:rsidRPr="00E7654A">
              <w:rPr>
                <w:rStyle w:val="Hyperlink"/>
                <w:noProof/>
              </w:rPr>
              <w:fldChar w:fldCharType="separate"/>
            </w:r>
            <w:r w:rsidRPr="00E7654A">
              <w:rPr>
                <w:rStyle w:val="Hyperlink"/>
                <w:noProof/>
              </w:rPr>
              <w:t>Bt.read.bytes &lt;svar&gt;</w:t>
            </w:r>
            <w:r>
              <w:rPr>
                <w:noProof/>
                <w:webHidden/>
              </w:rPr>
              <w:tab/>
            </w:r>
            <w:r>
              <w:rPr>
                <w:noProof/>
                <w:webHidden/>
              </w:rPr>
              <w:fldChar w:fldCharType="begin"/>
            </w:r>
            <w:r>
              <w:rPr>
                <w:noProof/>
                <w:webHidden/>
              </w:rPr>
              <w:instrText xml:space="preserve"> PAGEREF _Toc436833131 \h </w:instrText>
            </w:r>
          </w:ins>
          <w:r>
            <w:rPr>
              <w:noProof/>
              <w:webHidden/>
            </w:rPr>
          </w:r>
          <w:r>
            <w:rPr>
              <w:noProof/>
              <w:webHidden/>
            </w:rPr>
            <w:fldChar w:fldCharType="separate"/>
          </w:r>
          <w:ins w:id="1447" w:author="Sammartano, Marc (BIC USA)" w:date="2015-12-04T16:17:00Z">
            <w:r w:rsidR="007C48A1">
              <w:rPr>
                <w:noProof/>
                <w:webHidden/>
              </w:rPr>
              <w:t>120</w:t>
            </w:r>
          </w:ins>
          <w:ins w:id="144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49" w:author="Sammartano, Marc (BIC USA)" w:date="2015-12-02T15:17:00Z"/>
              <w:rFonts w:eastAsiaTheme="minorEastAsia"/>
              <w:noProof/>
            </w:rPr>
          </w:pPr>
          <w:ins w:id="14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"_Toc436833132"</w:instrText>
            </w:r>
            <w:r w:rsidRPr="00E7654A">
              <w:rPr>
                <w:rStyle w:val="Hyperlink"/>
                <w:noProof/>
              </w:rPr>
              <w:instrText xml:space="preserve"> </w:instrText>
            </w:r>
            <w:r w:rsidRPr="00E7654A">
              <w:rPr>
                <w:rStyle w:val="Hyperlink"/>
                <w:noProof/>
              </w:rPr>
              <w:fldChar w:fldCharType="separate"/>
            </w:r>
            <w:r w:rsidRPr="00E7654A">
              <w:rPr>
                <w:rStyle w:val="Hyperlink"/>
                <w:noProof/>
              </w:rPr>
              <w:t>Bt.device.name &lt;svar&gt;</w:t>
            </w:r>
            <w:r>
              <w:rPr>
                <w:noProof/>
                <w:webHidden/>
              </w:rPr>
              <w:tab/>
            </w:r>
            <w:r>
              <w:rPr>
                <w:noProof/>
                <w:webHidden/>
              </w:rPr>
              <w:fldChar w:fldCharType="begin"/>
            </w:r>
            <w:r>
              <w:rPr>
                <w:noProof/>
                <w:webHidden/>
              </w:rPr>
              <w:instrText xml:space="preserve"> PAGEREF _Toc436833132 \h </w:instrText>
            </w:r>
          </w:ins>
          <w:r>
            <w:rPr>
              <w:noProof/>
              <w:webHidden/>
            </w:rPr>
          </w:r>
          <w:r>
            <w:rPr>
              <w:noProof/>
              <w:webHidden/>
            </w:rPr>
            <w:fldChar w:fldCharType="separate"/>
          </w:r>
          <w:ins w:id="1451" w:author="Sammartano, Marc (BIC USA)" w:date="2015-12-04T16:17:00Z">
            <w:r w:rsidR="007C48A1">
              <w:rPr>
                <w:noProof/>
                <w:webHidden/>
              </w:rPr>
              <w:t>120</w:t>
            </w:r>
          </w:ins>
          <w:ins w:id="14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53" w:author="Sammartano, Marc (BIC USA)" w:date="2015-12-02T15:17:00Z"/>
              <w:rFonts w:eastAsiaTheme="minorEastAsia"/>
              <w:noProof/>
            </w:rPr>
          </w:pPr>
          <w:ins w:id="14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"_Toc436833133"</w:instrText>
            </w:r>
            <w:r w:rsidRPr="00E7654A">
              <w:rPr>
                <w:rStyle w:val="Hyperlink"/>
                <w:noProof/>
              </w:rPr>
              <w:instrText xml:space="preserve"> </w:instrText>
            </w:r>
            <w:r w:rsidRPr="00E7654A">
              <w:rPr>
                <w:rStyle w:val="Hyperlink"/>
                <w:noProof/>
              </w:rPr>
              <w:fldChar w:fldCharType="separate"/>
            </w:r>
            <w:r w:rsidRPr="00E7654A">
              <w:rPr>
                <w:rStyle w:val="Hyperlink"/>
                <w:noProof/>
              </w:rPr>
              <w:t>Bt.set.UUID &lt;sexp&gt;</w:t>
            </w:r>
            <w:r>
              <w:rPr>
                <w:noProof/>
                <w:webHidden/>
              </w:rPr>
              <w:tab/>
            </w:r>
            <w:r>
              <w:rPr>
                <w:noProof/>
                <w:webHidden/>
              </w:rPr>
              <w:fldChar w:fldCharType="begin"/>
            </w:r>
            <w:r>
              <w:rPr>
                <w:noProof/>
                <w:webHidden/>
              </w:rPr>
              <w:instrText xml:space="preserve"> PAGEREF _Toc436833133 \h </w:instrText>
            </w:r>
          </w:ins>
          <w:r>
            <w:rPr>
              <w:noProof/>
              <w:webHidden/>
            </w:rPr>
          </w:r>
          <w:r>
            <w:rPr>
              <w:noProof/>
              <w:webHidden/>
            </w:rPr>
            <w:fldChar w:fldCharType="separate"/>
          </w:r>
          <w:ins w:id="1455" w:author="Sammartano, Marc (BIC USA)" w:date="2015-12-04T16:17:00Z">
            <w:r w:rsidR="007C48A1">
              <w:rPr>
                <w:noProof/>
                <w:webHidden/>
              </w:rPr>
              <w:t>120</w:t>
            </w:r>
          </w:ins>
          <w:ins w:id="1456"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457" w:author="Sammartano, Marc (BIC USA)" w:date="2015-12-02T15:17:00Z"/>
              <w:rFonts w:eastAsiaTheme="minorEastAsia"/>
              <w:noProof/>
            </w:rPr>
          </w:pPr>
          <w:ins w:id="14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"_Toc436833134"</w:instrText>
            </w:r>
            <w:r w:rsidRPr="00E7654A">
              <w:rPr>
                <w:rStyle w:val="Hyperlink"/>
                <w:noProof/>
              </w:rPr>
              <w:instrText xml:space="preserve"> </w:instrText>
            </w:r>
            <w:r w:rsidRPr="00E7654A">
              <w:rPr>
                <w:rStyle w:val="Hyperlink"/>
                <w:noProof/>
              </w:rPr>
              <w:fldChar w:fldCharType="separate"/>
            </w:r>
            <w:r w:rsidRPr="00E7654A">
              <w:rPr>
                <w:rStyle w:val="Hyperlink"/>
                <w:noProof/>
              </w:rPr>
              <w:t>Communication: Phone and Text</w:t>
            </w:r>
            <w:r>
              <w:rPr>
                <w:noProof/>
                <w:webHidden/>
              </w:rPr>
              <w:tab/>
            </w:r>
            <w:r>
              <w:rPr>
                <w:noProof/>
                <w:webHidden/>
              </w:rPr>
              <w:fldChar w:fldCharType="begin"/>
            </w:r>
            <w:r>
              <w:rPr>
                <w:noProof/>
                <w:webHidden/>
              </w:rPr>
              <w:instrText xml:space="preserve"> PAGEREF _Toc436833134 \h </w:instrText>
            </w:r>
          </w:ins>
          <w:r>
            <w:rPr>
              <w:noProof/>
              <w:webHidden/>
            </w:rPr>
          </w:r>
          <w:r>
            <w:rPr>
              <w:noProof/>
              <w:webHidden/>
            </w:rPr>
            <w:fldChar w:fldCharType="separate"/>
          </w:r>
          <w:ins w:id="1459" w:author="Sammartano, Marc (BIC USA)" w:date="2015-12-04T16:17:00Z">
            <w:r w:rsidR="007C48A1">
              <w:rPr>
                <w:noProof/>
                <w:webHidden/>
              </w:rPr>
              <w:t>120</w:t>
            </w:r>
          </w:ins>
          <w:ins w:id="14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61" w:author="Sammartano, Marc (BIC USA)" w:date="2015-12-02T15:17:00Z"/>
              <w:rFonts w:eastAsiaTheme="minorEastAsia"/>
              <w:noProof/>
            </w:rPr>
          </w:pPr>
          <w:ins w:id="14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"_Toc436833135"</w:instrText>
            </w:r>
            <w:r w:rsidRPr="00E7654A">
              <w:rPr>
                <w:rStyle w:val="Hyperlink"/>
                <w:noProof/>
              </w:rPr>
              <w:instrText xml:space="preserve"> </w:instrText>
            </w:r>
            <w:r w:rsidRPr="00E7654A">
              <w:rPr>
                <w:rStyle w:val="Hyperlink"/>
                <w:noProof/>
              </w:rPr>
              <w:fldChar w:fldCharType="separate"/>
            </w:r>
            <w:r w:rsidRPr="00E7654A">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_Toc436833135 \h </w:instrText>
            </w:r>
          </w:ins>
          <w:r>
            <w:rPr>
              <w:noProof/>
              <w:webHidden/>
            </w:rPr>
          </w:r>
          <w:r>
            <w:rPr>
              <w:noProof/>
              <w:webHidden/>
            </w:rPr>
            <w:fldChar w:fldCharType="separate"/>
          </w:r>
          <w:ins w:id="1463" w:author="Sammartano, Marc (BIC USA)" w:date="2015-12-04T16:17:00Z">
            <w:r w:rsidR="007C48A1">
              <w:rPr>
                <w:noProof/>
                <w:webHidden/>
              </w:rPr>
              <w:t>120</w:t>
            </w:r>
          </w:ins>
          <w:ins w:id="14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65" w:author="Sammartano, Marc (BIC USA)" w:date="2015-12-02T15:17:00Z"/>
              <w:rFonts w:eastAsiaTheme="minorEastAsia"/>
              <w:noProof/>
            </w:rPr>
          </w:pPr>
          <w:ins w:id="14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"_Toc436833136"</w:instrText>
            </w:r>
            <w:r w:rsidRPr="00E7654A">
              <w:rPr>
                <w:rStyle w:val="Hyperlink"/>
                <w:noProof/>
              </w:rPr>
              <w:instrText xml:space="preserve"> </w:instrText>
            </w:r>
            <w:r w:rsidRPr="00E7654A">
              <w:rPr>
                <w:rStyle w:val="Hyperlink"/>
                <w:noProof/>
              </w:rPr>
              <w:fldChar w:fldCharType="separate"/>
            </w:r>
            <w:r w:rsidRPr="00E7654A">
              <w:rPr>
                <w:rStyle w:val="Hyperlink"/>
                <w:noProof/>
              </w:rPr>
              <w:t>MyPhoneNumber &lt;svar&gt;</w:t>
            </w:r>
            <w:r>
              <w:rPr>
                <w:noProof/>
                <w:webHidden/>
              </w:rPr>
              <w:tab/>
            </w:r>
            <w:r>
              <w:rPr>
                <w:noProof/>
                <w:webHidden/>
              </w:rPr>
              <w:fldChar w:fldCharType="begin"/>
            </w:r>
            <w:r>
              <w:rPr>
                <w:noProof/>
                <w:webHidden/>
              </w:rPr>
              <w:instrText xml:space="preserve"> PAGEREF _Toc436833136 \h </w:instrText>
            </w:r>
          </w:ins>
          <w:r>
            <w:rPr>
              <w:noProof/>
              <w:webHidden/>
            </w:rPr>
          </w:r>
          <w:r>
            <w:rPr>
              <w:noProof/>
              <w:webHidden/>
            </w:rPr>
            <w:fldChar w:fldCharType="separate"/>
          </w:r>
          <w:ins w:id="1467" w:author="Sammartano, Marc (BIC USA)" w:date="2015-12-04T16:17:00Z">
            <w:r w:rsidR="007C48A1">
              <w:rPr>
                <w:noProof/>
                <w:webHidden/>
              </w:rPr>
              <w:t>121</w:t>
            </w:r>
          </w:ins>
          <w:ins w:id="14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69" w:author="Sammartano, Marc (BIC USA)" w:date="2015-12-02T15:17:00Z"/>
              <w:rFonts w:eastAsiaTheme="minorEastAsia"/>
              <w:noProof/>
            </w:rPr>
          </w:pPr>
          <w:ins w:id="14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"_Toc436833137"</w:instrText>
            </w:r>
            <w:r w:rsidRPr="00E7654A">
              <w:rPr>
                <w:rStyle w:val="Hyperlink"/>
                <w:noProof/>
              </w:rPr>
              <w:instrText xml:space="preserve"> </w:instrText>
            </w:r>
            <w:r w:rsidRPr="00E7654A">
              <w:rPr>
                <w:rStyle w:val="Hyperlink"/>
                <w:noProof/>
              </w:rPr>
              <w:fldChar w:fldCharType="separate"/>
            </w:r>
            <w:r w:rsidRPr="00E7654A">
              <w:rPr>
                <w:rStyle w:val="Hyperlink"/>
                <w:noProof/>
              </w:rPr>
              <w:t>Phone.call &lt;sexp&gt;</w:t>
            </w:r>
            <w:r>
              <w:rPr>
                <w:noProof/>
                <w:webHidden/>
              </w:rPr>
              <w:tab/>
            </w:r>
            <w:r>
              <w:rPr>
                <w:noProof/>
                <w:webHidden/>
              </w:rPr>
              <w:fldChar w:fldCharType="begin"/>
            </w:r>
            <w:r>
              <w:rPr>
                <w:noProof/>
                <w:webHidden/>
              </w:rPr>
              <w:instrText xml:space="preserve"> PAGEREF _Toc436833137 \h </w:instrText>
            </w:r>
          </w:ins>
          <w:r>
            <w:rPr>
              <w:noProof/>
              <w:webHidden/>
            </w:rPr>
          </w:r>
          <w:r>
            <w:rPr>
              <w:noProof/>
              <w:webHidden/>
            </w:rPr>
            <w:fldChar w:fldCharType="separate"/>
          </w:r>
          <w:ins w:id="1471" w:author="Sammartano, Marc (BIC USA)" w:date="2015-12-04T16:17:00Z">
            <w:r w:rsidR="007C48A1">
              <w:rPr>
                <w:noProof/>
                <w:webHidden/>
              </w:rPr>
              <w:t>121</w:t>
            </w:r>
          </w:ins>
          <w:ins w:id="14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73" w:author="Sammartano, Marc (BIC USA)" w:date="2015-12-02T15:17:00Z"/>
              <w:rFonts w:eastAsiaTheme="minorEastAsia"/>
              <w:noProof/>
            </w:rPr>
          </w:pPr>
          <w:ins w:id="14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"_Toc436833138"</w:instrText>
            </w:r>
            <w:r w:rsidRPr="00E7654A">
              <w:rPr>
                <w:rStyle w:val="Hyperlink"/>
                <w:noProof/>
              </w:rPr>
              <w:instrText xml:space="preserve"> </w:instrText>
            </w:r>
            <w:r w:rsidRPr="00E7654A">
              <w:rPr>
                <w:rStyle w:val="Hyperlink"/>
                <w:noProof/>
              </w:rPr>
              <w:fldChar w:fldCharType="separate"/>
            </w:r>
            <w:r w:rsidRPr="00E7654A">
              <w:rPr>
                <w:rStyle w:val="Hyperlink"/>
                <w:noProof/>
              </w:rPr>
              <w:t>Phone.dial &lt;sexp&gt;</w:t>
            </w:r>
            <w:r>
              <w:rPr>
                <w:noProof/>
                <w:webHidden/>
              </w:rPr>
              <w:tab/>
            </w:r>
            <w:r>
              <w:rPr>
                <w:noProof/>
                <w:webHidden/>
              </w:rPr>
              <w:fldChar w:fldCharType="begin"/>
            </w:r>
            <w:r>
              <w:rPr>
                <w:noProof/>
                <w:webHidden/>
              </w:rPr>
              <w:instrText xml:space="preserve"> PAGEREF _Toc436833138 \h </w:instrText>
            </w:r>
          </w:ins>
          <w:r>
            <w:rPr>
              <w:noProof/>
              <w:webHidden/>
            </w:rPr>
          </w:r>
          <w:r>
            <w:rPr>
              <w:noProof/>
              <w:webHidden/>
            </w:rPr>
            <w:fldChar w:fldCharType="separate"/>
          </w:r>
          <w:ins w:id="1475" w:author="Sammartano, Marc (BIC USA)" w:date="2015-12-04T16:17:00Z">
            <w:r w:rsidR="007C48A1">
              <w:rPr>
                <w:noProof/>
                <w:webHidden/>
              </w:rPr>
              <w:t>121</w:t>
            </w:r>
          </w:ins>
          <w:ins w:id="14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77" w:author="Sammartano, Marc (BIC USA)" w:date="2015-12-02T15:17:00Z"/>
              <w:rFonts w:eastAsiaTheme="minorEastAsia"/>
              <w:noProof/>
            </w:rPr>
          </w:pPr>
          <w:ins w:id="14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"_Toc436833139"</w:instrText>
            </w:r>
            <w:r w:rsidRPr="00E7654A">
              <w:rPr>
                <w:rStyle w:val="Hyperlink"/>
                <w:noProof/>
              </w:rPr>
              <w:instrText xml:space="preserve"> </w:instrText>
            </w:r>
            <w:r w:rsidRPr="00E7654A">
              <w:rPr>
                <w:rStyle w:val="Hyperlink"/>
                <w:noProof/>
              </w:rPr>
              <w:fldChar w:fldCharType="separate"/>
            </w:r>
            <w:r w:rsidRPr="00E7654A">
              <w:rPr>
                <w:rStyle w:val="Hyperlink"/>
                <w:noProof/>
              </w:rPr>
              <w:t>Phone.rcv.init</w:t>
            </w:r>
            <w:r>
              <w:rPr>
                <w:noProof/>
                <w:webHidden/>
              </w:rPr>
              <w:tab/>
            </w:r>
            <w:r>
              <w:rPr>
                <w:noProof/>
                <w:webHidden/>
              </w:rPr>
              <w:fldChar w:fldCharType="begin"/>
            </w:r>
            <w:r>
              <w:rPr>
                <w:noProof/>
                <w:webHidden/>
              </w:rPr>
              <w:instrText xml:space="preserve"> PAGEREF _Toc436833139 \h </w:instrText>
            </w:r>
          </w:ins>
          <w:r>
            <w:rPr>
              <w:noProof/>
              <w:webHidden/>
            </w:rPr>
          </w:r>
          <w:r>
            <w:rPr>
              <w:noProof/>
              <w:webHidden/>
            </w:rPr>
            <w:fldChar w:fldCharType="separate"/>
          </w:r>
          <w:ins w:id="1479" w:author="Sammartano, Marc (BIC USA)" w:date="2015-12-04T16:17:00Z">
            <w:r w:rsidR="007C48A1">
              <w:rPr>
                <w:noProof/>
                <w:webHidden/>
              </w:rPr>
              <w:t>121</w:t>
            </w:r>
          </w:ins>
          <w:ins w:id="14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81" w:author="Sammartano, Marc (BIC USA)" w:date="2015-12-02T15:17:00Z"/>
              <w:rFonts w:eastAsiaTheme="minorEastAsia"/>
              <w:noProof/>
            </w:rPr>
          </w:pPr>
          <w:ins w:id="14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"_Toc436833140"</w:instrText>
            </w:r>
            <w:r w:rsidRPr="00E7654A">
              <w:rPr>
                <w:rStyle w:val="Hyperlink"/>
                <w:noProof/>
              </w:rPr>
              <w:instrText xml:space="preserve"> </w:instrText>
            </w:r>
            <w:r w:rsidRPr="00E7654A">
              <w:rPr>
                <w:rStyle w:val="Hyperlink"/>
                <w:noProof/>
              </w:rPr>
              <w:fldChar w:fldCharType="separate"/>
            </w:r>
            <w:r w:rsidRPr="00E7654A">
              <w:rPr>
                <w:rStyle w:val="Hyperlink"/>
                <w:noProof/>
              </w:rPr>
              <w:t>Phone.rcv.next &lt;state_nvar&gt;, &lt;number_svar&gt;</w:t>
            </w:r>
            <w:r>
              <w:rPr>
                <w:noProof/>
                <w:webHidden/>
              </w:rPr>
              <w:tab/>
            </w:r>
            <w:r>
              <w:rPr>
                <w:noProof/>
                <w:webHidden/>
              </w:rPr>
              <w:fldChar w:fldCharType="begin"/>
            </w:r>
            <w:r>
              <w:rPr>
                <w:noProof/>
                <w:webHidden/>
              </w:rPr>
              <w:instrText xml:space="preserve"> PAGEREF _Toc436833140 \h </w:instrText>
            </w:r>
          </w:ins>
          <w:r>
            <w:rPr>
              <w:noProof/>
              <w:webHidden/>
            </w:rPr>
          </w:r>
          <w:r>
            <w:rPr>
              <w:noProof/>
              <w:webHidden/>
            </w:rPr>
            <w:fldChar w:fldCharType="separate"/>
          </w:r>
          <w:ins w:id="1483" w:author="Sammartano, Marc (BIC USA)" w:date="2015-12-04T16:17:00Z">
            <w:r w:rsidR="007C48A1">
              <w:rPr>
                <w:noProof/>
                <w:webHidden/>
              </w:rPr>
              <w:t>121</w:t>
            </w:r>
          </w:ins>
          <w:ins w:id="14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85" w:author="Sammartano, Marc (BIC USA)" w:date="2015-12-02T15:17:00Z"/>
              <w:rFonts w:eastAsiaTheme="minorEastAsia"/>
              <w:noProof/>
            </w:rPr>
          </w:pPr>
          <w:ins w:id="14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"_Toc436833141"</w:instrText>
            </w:r>
            <w:r w:rsidRPr="00E7654A">
              <w:rPr>
                <w:rStyle w:val="Hyperlink"/>
                <w:noProof/>
              </w:rPr>
              <w:instrText xml:space="preserve"> </w:instrText>
            </w:r>
            <w:r w:rsidRPr="00E7654A">
              <w:rPr>
                <w:rStyle w:val="Hyperlink"/>
                <w:noProof/>
              </w:rPr>
              <w:fldChar w:fldCharType="separate"/>
            </w:r>
            <w:r w:rsidRPr="00E7654A">
              <w:rPr>
                <w:rStyle w:val="Hyperlink"/>
                <w:noProof/>
              </w:rPr>
              <w:t>Sms.send &lt;number_sexp&gt;, &lt;message_sexp&gt;</w:t>
            </w:r>
            <w:r>
              <w:rPr>
                <w:noProof/>
                <w:webHidden/>
              </w:rPr>
              <w:tab/>
            </w:r>
            <w:r>
              <w:rPr>
                <w:noProof/>
                <w:webHidden/>
              </w:rPr>
              <w:fldChar w:fldCharType="begin"/>
            </w:r>
            <w:r>
              <w:rPr>
                <w:noProof/>
                <w:webHidden/>
              </w:rPr>
              <w:instrText xml:space="preserve"> PAGEREF _Toc436833141 \h </w:instrText>
            </w:r>
          </w:ins>
          <w:r>
            <w:rPr>
              <w:noProof/>
              <w:webHidden/>
            </w:rPr>
          </w:r>
          <w:r>
            <w:rPr>
              <w:noProof/>
              <w:webHidden/>
            </w:rPr>
            <w:fldChar w:fldCharType="separate"/>
          </w:r>
          <w:ins w:id="1487" w:author="Sammartano, Marc (BIC USA)" w:date="2015-12-04T16:17:00Z">
            <w:r w:rsidR="007C48A1">
              <w:rPr>
                <w:noProof/>
                <w:webHidden/>
              </w:rPr>
              <w:t>121</w:t>
            </w:r>
          </w:ins>
          <w:ins w:id="14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89" w:author="Sammartano, Marc (BIC USA)" w:date="2015-12-02T15:17:00Z"/>
              <w:rFonts w:eastAsiaTheme="minorEastAsia"/>
              <w:noProof/>
            </w:rPr>
          </w:pPr>
          <w:ins w:id="14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"_Toc436833142"</w:instrText>
            </w:r>
            <w:r w:rsidRPr="00E7654A">
              <w:rPr>
                <w:rStyle w:val="Hyperlink"/>
                <w:noProof/>
              </w:rPr>
              <w:instrText xml:space="preserve"> </w:instrText>
            </w:r>
            <w:r w:rsidRPr="00E7654A">
              <w:rPr>
                <w:rStyle w:val="Hyperlink"/>
                <w:noProof/>
              </w:rPr>
              <w:fldChar w:fldCharType="separate"/>
            </w:r>
            <w:r w:rsidRPr="00E7654A">
              <w:rPr>
                <w:rStyle w:val="Hyperlink"/>
                <w:noProof/>
              </w:rPr>
              <w:t>Sms.rcv.init</w:t>
            </w:r>
            <w:r>
              <w:rPr>
                <w:noProof/>
                <w:webHidden/>
              </w:rPr>
              <w:tab/>
            </w:r>
            <w:r>
              <w:rPr>
                <w:noProof/>
                <w:webHidden/>
              </w:rPr>
              <w:fldChar w:fldCharType="begin"/>
            </w:r>
            <w:r>
              <w:rPr>
                <w:noProof/>
                <w:webHidden/>
              </w:rPr>
              <w:instrText xml:space="preserve"> PAGEREF _Toc436833142 \h </w:instrText>
            </w:r>
          </w:ins>
          <w:r>
            <w:rPr>
              <w:noProof/>
              <w:webHidden/>
            </w:rPr>
          </w:r>
          <w:r>
            <w:rPr>
              <w:noProof/>
              <w:webHidden/>
            </w:rPr>
            <w:fldChar w:fldCharType="separate"/>
          </w:r>
          <w:ins w:id="1491" w:author="Sammartano, Marc (BIC USA)" w:date="2015-12-04T16:17:00Z">
            <w:r w:rsidR="007C48A1">
              <w:rPr>
                <w:noProof/>
                <w:webHidden/>
              </w:rPr>
              <w:t>121</w:t>
            </w:r>
          </w:ins>
          <w:ins w:id="14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493" w:author="Sammartano, Marc (BIC USA)" w:date="2015-12-02T15:17:00Z"/>
              <w:rFonts w:eastAsiaTheme="minorEastAsia"/>
              <w:noProof/>
            </w:rPr>
          </w:pPr>
          <w:ins w:id="14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"_Toc436833143"</w:instrText>
            </w:r>
            <w:r w:rsidRPr="00E7654A">
              <w:rPr>
                <w:rStyle w:val="Hyperlink"/>
                <w:noProof/>
              </w:rPr>
              <w:instrText xml:space="preserve"> </w:instrText>
            </w:r>
            <w:r w:rsidRPr="00E7654A">
              <w:rPr>
                <w:rStyle w:val="Hyperlink"/>
                <w:noProof/>
              </w:rPr>
              <w:fldChar w:fldCharType="separate"/>
            </w:r>
            <w:r w:rsidRPr="00E7654A">
              <w:rPr>
                <w:rStyle w:val="Hyperlink"/>
                <w:noProof/>
              </w:rPr>
              <w:t>Sms.rcv.next &lt;svar&gt;</w:t>
            </w:r>
            <w:r>
              <w:rPr>
                <w:noProof/>
                <w:webHidden/>
              </w:rPr>
              <w:tab/>
            </w:r>
            <w:r>
              <w:rPr>
                <w:noProof/>
                <w:webHidden/>
              </w:rPr>
              <w:fldChar w:fldCharType="begin"/>
            </w:r>
            <w:r>
              <w:rPr>
                <w:noProof/>
                <w:webHidden/>
              </w:rPr>
              <w:instrText xml:space="preserve"> PAGEREF _Toc436833143 \h </w:instrText>
            </w:r>
          </w:ins>
          <w:r>
            <w:rPr>
              <w:noProof/>
              <w:webHidden/>
            </w:rPr>
          </w:r>
          <w:r>
            <w:rPr>
              <w:noProof/>
              <w:webHidden/>
            </w:rPr>
            <w:fldChar w:fldCharType="separate"/>
          </w:r>
          <w:ins w:id="1495" w:author="Sammartano, Marc (BIC USA)" w:date="2015-12-04T16:17:00Z">
            <w:r w:rsidR="007C48A1">
              <w:rPr>
                <w:noProof/>
                <w:webHidden/>
              </w:rPr>
              <w:t>122</w:t>
            </w:r>
          </w:ins>
          <w:ins w:id="1496"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497" w:author="Sammartano, Marc (BIC USA)" w:date="2015-12-02T15:17:00Z"/>
              <w:rFonts w:eastAsiaTheme="minorEastAsia"/>
              <w:noProof/>
            </w:rPr>
          </w:pPr>
          <w:ins w:id="14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"_Toc436833144"</w:instrText>
            </w:r>
            <w:r w:rsidRPr="00E7654A">
              <w:rPr>
                <w:rStyle w:val="Hyperlink"/>
                <w:noProof/>
              </w:rPr>
              <w:instrText xml:space="preserve"> </w:instrText>
            </w:r>
            <w:r w:rsidRPr="00E7654A">
              <w:rPr>
                <w:rStyle w:val="Hyperlink"/>
                <w:noProof/>
              </w:rPr>
              <w:fldChar w:fldCharType="separate"/>
            </w:r>
            <w:r w:rsidRPr="00E7654A">
              <w:rPr>
                <w:rStyle w:val="Hyperlink"/>
                <w:noProof/>
              </w:rPr>
              <w:t>Time and Timers</w:t>
            </w:r>
            <w:r>
              <w:rPr>
                <w:noProof/>
                <w:webHidden/>
              </w:rPr>
              <w:tab/>
            </w:r>
            <w:r>
              <w:rPr>
                <w:noProof/>
                <w:webHidden/>
              </w:rPr>
              <w:fldChar w:fldCharType="begin"/>
            </w:r>
            <w:r>
              <w:rPr>
                <w:noProof/>
                <w:webHidden/>
              </w:rPr>
              <w:instrText xml:space="preserve"> PAGEREF _Toc436833144 \h </w:instrText>
            </w:r>
          </w:ins>
          <w:r>
            <w:rPr>
              <w:noProof/>
              <w:webHidden/>
            </w:rPr>
          </w:r>
          <w:r>
            <w:rPr>
              <w:noProof/>
              <w:webHidden/>
            </w:rPr>
            <w:fldChar w:fldCharType="separate"/>
          </w:r>
          <w:ins w:id="1499" w:author="Sammartano, Marc (BIC USA)" w:date="2015-12-04T16:17:00Z">
            <w:r w:rsidR="007C48A1">
              <w:rPr>
                <w:noProof/>
                <w:webHidden/>
              </w:rPr>
              <w:t>122</w:t>
            </w:r>
          </w:ins>
          <w:ins w:id="15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501" w:author="Sammartano, Marc (BIC USA)" w:date="2015-12-02T15:17:00Z"/>
              <w:rFonts w:eastAsiaTheme="minorEastAsia"/>
              <w:noProof/>
            </w:rPr>
          </w:pPr>
          <w:ins w:id="15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"_Toc436833145"</w:instrText>
            </w:r>
            <w:r w:rsidRPr="00E7654A">
              <w:rPr>
                <w:rStyle w:val="Hyperlink"/>
                <w:noProof/>
              </w:rPr>
              <w:instrText xml:space="preserve"> </w:instrText>
            </w:r>
            <w:r w:rsidRPr="00E7654A">
              <w:rPr>
                <w:rStyle w:val="Hyperlink"/>
                <w:noProof/>
              </w:rPr>
              <w:fldChar w:fldCharType="separate"/>
            </w:r>
            <w:r w:rsidRPr="00E7654A">
              <w:rPr>
                <w:rStyle w:val="Hyperlink"/>
                <w:noProof/>
              </w:rPr>
              <w:t>Time and TimeZone Commands</w:t>
            </w:r>
            <w:r>
              <w:rPr>
                <w:noProof/>
                <w:webHidden/>
              </w:rPr>
              <w:tab/>
            </w:r>
            <w:r>
              <w:rPr>
                <w:noProof/>
                <w:webHidden/>
              </w:rPr>
              <w:fldChar w:fldCharType="begin"/>
            </w:r>
            <w:r>
              <w:rPr>
                <w:noProof/>
                <w:webHidden/>
              </w:rPr>
              <w:instrText xml:space="preserve"> PAGEREF _Toc436833145 \h </w:instrText>
            </w:r>
          </w:ins>
          <w:r>
            <w:rPr>
              <w:noProof/>
              <w:webHidden/>
            </w:rPr>
          </w:r>
          <w:r>
            <w:rPr>
              <w:noProof/>
              <w:webHidden/>
            </w:rPr>
            <w:fldChar w:fldCharType="separate"/>
          </w:r>
          <w:ins w:id="1503" w:author="Sammartano, Marc (BIC USA)" w:date="2015-12-04T16:17:00Z">
            <w:r w:rsidR="007C48A1">
              <w:rPr>
                <w:noProof/>
                <w:webHidden/>
              </w:rPr>
              <w:t>122</w:t>
            </w:r>
          </w:ins>
          <w:ins w:id="15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05" w:author="Sammartano, Marc (BIC USA)" w:date="2015-12-02T15:17:00Z"/>
              <w:rFonts w:eastAsiaTheme="minorEastAsia"/>
              <w:noProof/>
            </w:rPr>
          </w:pPr>
          <w:ins w:id="15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"_Toc436833146"</w:instrText>
            </w:r>
            <w:r w:rsidRPr="00E7654A">
              <w:rPr>
                <w:rStyle w:val="Hyperlink"/>
                <w:noProof/>
              </w:rPr>
              <w:instrText xml:space="preserve"> </w:instrText>
            </w:r>
            <w:r w:rsidRPr="00E7654A">
              <w:rPr>
                <w:rStyle w:val="Hyperlink"/>
                <w:noProof/>
              </w:rPr>
              <w:fldChar w:fldCharType="separate"/>
            </w:r>
            <w:r w:rsidRPr="00E7654A">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_Toc436833146 \h </w:instrText>
            </w:r>
          </w:ins>
          <w:r>
            <w:rPr>
              <w:noProof/>
              <w:webHidden/>
            </w:rPr>
          </w:r>
          <w:r>
            <w:rPr>
              <w:noProof/>
              <w:webHidden/>
            </w:rPr>
            <w:fldChar w:fldCharType="separate"/>
          </w:r>
          <w:ins w:id="1507" w:author="Sammartano, Marc (BIC USA)" w:date="2015-12-04T16:17:00Z">
            <w:r w:rsidR="007C48A1">
              <w:rPr>
                <w:noProof/>
                <w:webHidden/>
              </w:rPr>
              <w:t>122</w:t>
            </w:r>
          </w:ins>
          <w:ins w:id="15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09" w:author="Sammartano, Marc (BIC USA)" w:date="2015-12-02T15:17:00Z"/>
              <w:rFonts w:eastAsiaTheme="minorEastAsia"/>
              <w:noProof/>
            </w:rPr>
          </w:pPr>
          <w:ins w:id="15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"_Toc436833147"</w:instrText>
            </w:r>
            <w:r w:rsidRPr="00E7654A">
              <w:rPr>
                <w:rStyle w:val="Hyperlink"/>
                <w:noProof/>
              </w:rPr>
              <w:instrText xml:space="preserve"> </w:instrText>
            </w:r>
            <w:r w:rsidRPr="00E7654A">
              <w:rPr>
                <w:rStyle w:val="Hyperlink"/>
                <w:noProof/>
              </w:rPr>
              <w:fldChar w:fldCharType="separate"/>
            </w:r>
            <w:r w:rsidRPr="00E7654A">
              <w:rPr>
                <w:rStyle w:val="Hyperlink"/>
                <w:noProof/>
              </w:rPr>
              <w:t>TimeZone.set { &lt;tz_sexp&gt; }</w:t>
            </w:r>
            <w:r>
              <w:rPr>
                <w:noProof/>
                <w:webHidden/>
              </w:rPr>
              <w:tab/>
            </w:r>
            <w:r>
              <w:rPr>
                <w:noProof/>
                <w:webHidden/>
              </w:rPr>
              <w:fldChar w:fldCharType="begin"/>
            </w:r>
            <w:r>
              <w:rPr>
                <w:noProof/>
                <w:webHidden/>
              </w:rPr>
              <w:instrText xml:space="preserve"> PAGEREF _Toc436833147 \h </w:instrText>
            </w:r>
          </w:ins>
          <w:r>
            <w:rPr>
              <w:noProof/>
              <w:webHidden/>
            </w:rPr>
          </w:r>
          <w:r>
            <w:rPr>
              <w:noProof/>
              <w:webHidden/>
            </w:rPr>
            <w:fldChar w:fldCharType="separate"/>
          </w:r>
          <w:ins w:id="1511" w:author="Sammartano, Marc (BIC USA)" w:date="2015-12-04T16:17:00Z">
            <w:r w:rsidR="007C48A1">
              <w:rPr>
                <w:noProof/>
                <w:webHidden/>
              </w:rPr>
              <w:t>123</w:t>
            </w:r>
          </w:ins>
          <w:ins w:id="15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13" w:author="Sammartano, Marc (BIC USA)" w:date="2015-12-02T15:17:00Z"/>
              <w:rFonts w:eastAsiaTheme="minorEastAsia"/>
              <w:noProof/>
            </w:rPr>
          </w:pPr>
          <w:ins w:id="15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"_Toc436833148"</w:instrText>
            </w:r>
            <w:r w:rsidRPr="00E7654A">
              <w:rPr>
                <w:rStyle w:val="Hyperlink"/>
                <w:noProof/>
              </w:rPr>
              <w:instrText xml:space="preserve"> </w:instrText>
            </w:r>
            <w:r w:rsidRPr="00E7654A">
              <w:rPr>
                <w:rStyle w:val="Hyperlink"/>
                <w:noProof/>
              </w:rPr>
              <w:fldChar w:fldCharType="separate"/>
            </w:r>
            <w:r w:rsidRPr="00E7654A">
              <w:rPr>
                <w:rStyle w:val="Hyperlink"/>
                <w:noProof/>
              </w:rPr>
              <w:t>TimeZone.get &lt;tz_svar&gt;</w:t>
            </w:r>
            <w:r>
              <w:rPr>
                <w:noProof/>
                <w:webHidden/>
              </w:rPr>
              <w:tab/>
            </w:r>
            <w:r>
              <w:rPr>
                <w:noProof/>
                <w:webHidden/>
              </w:rPr>
              <w:fldChar w:fldCharType="begin"/>
            </w:r>
            <w:r>
              <w:rPr>
                <w:noProof/>
                <w:webHidden/>
              </w:rPr>
              <w:instrText xml:space="preserve"> PAGEREF _Toc436833148 \h </w:instrText>
            </w:r>
          </w:ins>
          <w:r>
            <w:rPr>
              <w:noProof/>
              <w:webHidden/>
            </w:rPr>
          </w:r>
          <w:r>
            <w:rPr>
              <w:noProof/>
              <w:webHidden/>
            </w:rPr>
            <w:fldChar w:fldCharType="separate"/>
          </w:r>
          <w:ins w:id="1515" w:author="Sammartano, Marc (BIC USA)" w:date="2015-12-04T16:17:00Z">
            <w:r w:rsidR="007C48A1">
              <w:rPr>
                <w:noProof/>
                <w:webHidden/>
              </w:rPr>
              <w:t>123</w:t>
            </w:r>
          </w:ins>
          <w:ins w:id="151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17" w:author="Sammartano, Marc (BIC USA)" w:date="2015-12-02T15:17:00Z"/>
              <w:rFonts w:eastAsiaTheme="minorEastAsia"/>
              <w:noProof/>
            </w:rPr>
          </w:pPr>
          <w:ins w:id="15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"_Toc436833149"</w:instrText>
            </w:r>
            <w:r w:rsidRPr="00E7654A">
              <w:rPr>
                <w:rStyle w:val="Hyperlink"/>
                <w:noProof/>
              </w:rPr>
              <w:instrText xml:space="preserve"> </w:instrText>
            </w:r>
            <w:r w:rsidRPr="00E7654A">
              <w:rPr>
                <w:rStyle w:val="Hyperlink"/>
                <w:noProof/>
              </w:rPr>
              <w:fldChar w:fldCharType="separate"/>
            </w:r>
            <w:r w:rsidRPr="00E7654A">
              <w:rPr>
                <w:rStyle w:val="Hyperlink"/>
                <w:noProof/>
              </w:rPr>
              <w:t>TimeZone.list &lt;tz_list_pointer_nexp&gt;</w:t>
            </w:r>
            <w:r>
              <w:rPr>
                <w:noProof/>
                <w:webHidden/>
              </w:rPr>
              <w:tab/>
            </w:r>
            <w:r>
              <w:rPr>
                <w:noProof/>
                <w:webHidden/>
              </w:rPr>
              <w:fldChar w:fldCharType="begin"/>
            </w:r>
            <w:r>
              <w:rPr>
                <w:noProof/>
                <w:webHidden/>
              </w:rPr>
              <w:instrText xml:space="preserve"> PAGEREF _Toc436833149 \h </w:instrText>
            </w:r>
          </w:ins>
          <w:r>
            <w:rPr>
              <w:noProof/>
              <w:webHidden/>
            </w:rPr>
          </w:r>
          <w:r>
            <w:rPr>
              <w:noProof/>
              <w:webHidden/>
            </w:rPr>
            <w:fldChar w:fldCharType="separate"/>
          </w:r>
          <w:ins w:id="1519" w:author="Sammartano, Marc (BIC USA)" w:date="2015-12-04T16:17:00Z">
            <w:r w:rsidR="007C48A1">
              <w:rPr>
                <w:noProof/>
                <w:webHidden/>
              </w:rPr>
              <w:t>123</w:t>
            </w:r>
          </w:ins>
          <w:ins w:id="15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521" w:author="Sammartano, Marc (BIC USA)" w:date="2015-12-02T15:17:00Z"/>
              <w:rFonts w:eastAsiaTheme="minorEastAsia"/>
              <w:noProof/>
            </w:rPr>
          </w:pPr>
          <w:ins w:id="15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"_Toc436833150"</w:instrText>
            </w:r>
            <w:r w:rsidRPr="00E7654A">
              <w:rPr>
                <w:rStyle w:val="Hyperlink"/>
                <w:noProof/>
              </w:rPr>
              <w:instrText xml:space="preserve"> </w:instrText>
            </w:r>
            <w:r w:rsidRPr="00E7654A">
              <w:rPr>
                <w:rStyle w:val="Hyperlink"/>
                <w:noProof/>
              </w:rPr>
              <w:fldChar w:fldCharType="separate"/>
            </w:r>
            <w:r w:rsidRPr="00E7654A">
              <w:rPr>
                <w:rStyle w:val="Hyperlink"/>
                <w:noProof/>
              </w:rPr>
              <w:t>Timer Interrupt and Commands</w:t>
            </w:r>
            <w:r>
              <w:rPr>
                <w:noProof/>
                <w:webHidden/>
              </w:rPr>
              <w:tab/>
            </w:r>
            <w:r>
              <w:rPr>
                <w:noProof/>
                <w:webHidden/>
              </w:rPr>
              <w:fldChar w:fldCharType="begin"/>
            </w:r>
            <w:r>
              <w:rPr>
                <w:noProof/>
                <w:webHidden/>
              </w:rPr>
              <w:instrText xml:space="preserve"> PAGEREF _Toc436833150 \h </w:instrText>
            </w:r>
          </w:ins>
          <w:r>
            <w:rPr>
              <w:noProof/>
              <w:webHidden/>
            </w:rPr>
          </w:r>
          <w:r>
            <w:rPr>
              <w:noProof/>
              <w:webHidden/>
            </w:rPr>
            <w:fldChar w:fldCharType="separate"/>
          </w:r>
          <w:ins w:id="1523" w:author="Sammartano, Marc (BIC USA)" w:date="2015-12-04T16:17:00Z">
            <w:r w:rsidR="007C48A1">
              <w:rPr>
                <w:noProof/>
                <w:webHidden/>
              </w:rPr>
              <w:t>123</w:t>
            </w:r>
          </w:ins>
          <w:ins w:id="15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25" w:author="Sammartano, Marc (BIC USA)" w:date="2015-12-02T15:17:00Z"/>
              <w:rFonts w:eastAsiaTheme="minorEastAsia"/>
              <w:noProof/>
            </w:rPr>
          </w:pPr>
          <w:ins w:id="1526"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"_Toc436833151"</w:instrText>
            </w:r>
            <w:r w:rsidRPr="00E7654A">
              <w:rPr>
                <w:rStyle w:val="Hyperlink"/>
                <w:noProof/>
              </w:rPr>
              <w:instrText xml:space="preserve"> </w:instrText>
            </w:r>
            <w:r w:rsidRPr="00E7654A">
              <w:rPr>
                <w:rStyle w:val="Hyperlink"/>
                <w:noProof/>
              </w:rPr>
              <w:fldChar w:fldCharType="separate"/>
            </w:r>
            <w:r w:rsidRPr="00E7654A">
              <w:rPr>
                <w:rStyle w:val="Hyperlink"/>
                <w:noProof/>
              </w:rPr>
              <w:t>Timer.set &lt;interval_nexp&gt;</w:t>
            </w:r>
            <w:r>
              <w:rPr>
                <w:noProof/>
                <w:webHidden/>
              </w:rPr>
              <w:tab/>
            </w:r>
            <w:r>
              <w:rPr>
                <w:noProof/>
                <w:webHidden/>
              </w:rPr>
              <w:fldChar w:fldCharType="begin"/>
            </w:r>
            <w:r>
              <w:rPr>
                <w:noProof/>
                <w:webHidden/>
              </w:rPr>
              <w:instrText xml:space="preserve"> PAGEREF _Toc436833151 \h </w:instrText>
            </w:r>
          </w:ins>
          <w:r>
            <w:rPr>
              <w:noProof/>
              <w:webHidden/>
            </w:rPr>
          </w:r>
          <w:r>
            <w:rPr>
              <w:noProof/>
              <w:webHidden/>
            </w:rPr>
            <w:fldChar w:fldCharType="separate"/>
          </w:r>
          <w:ins w:id="1527" w:author="Sammartano, Marc (BIC USA)" w:date="2015-12-04T16:17:00Z">
            <w:r w:rsidR="007C48A1">
              <w:rPr>
                <w:noProof/>
                <w:webHidden/>
              </w:rPr>
              <w:t>124</w:t>
            </w:r>
          </w:ins>
          <w:ins w:id="15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29" w:author="Sammartano, Marc (BIC USA)" w:date="2015-12-02T15:17:00Z"/>
              <w:rFonts w:eastAsiaTheme="minorEastAsia"/>
              <w:noProof/>
            </w:rPr>
          </w:pPr>
          <w:ins w:id="15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"_Toc436833152"</w:instrText>
            </w:r>
            <w:r w:rsidRPr="00E7654A">
              <w:rPr>
                <w:rStyle w:val="Hyperlink"/>
                <w:noProof/>
              </w:rPr>
              <w:instrText xml:space="preserve"> </w:instrText>
            </w:r>
            <w:r w:rsidRPr="00E7654A">
              <w:rPr>
                <w:rStyle w:val="Hyperlink"/>
                <w:noProof/>
              </w:rPr>
              <w:fldChar w:fldCharType="separate"/>
            </w:r>
            <w:r w:rsidRPr="00E7654A">
              <w:rPr>
                <w:rStyle w:val="Hyperlink"/>
                <w:noProof/>
              </w:rPr>
              <w:t>OnTimer:</w:t>
            </w:r>
            <w:r>
              <w:rPr>
                <w:noProof/>
                <w:webHidden/>
              </w:rPr>
              <w:tab/>
            </w:r>
            <w:r>
              <w:rPr>
                <w:noProof/>
                <w:webHidden/>
              </w:rPr>
              <w:fldChar w:fldCharType="begin"/>
            </w:r>
            <w:r>
              <w:rPr>
                <w:noProof/>
                <w:webHidden/>
              </w:rPr>
              <w:instrText xml:space="preserve"> PAGEREF _Toc436833152 \h </w:instrText>
            </w:r>
          </w:ins>
          <w:r>
            <w:rPr>
              <w:noProof/>
              <w:webHidden/>
            </w:rPr>
          </w:r>
          <w:r>
            <w:rPr>
              <w:noProof/>
              <w:webHidden/>
            </w:rPr>
            <w:fldChar w:fldCharType="separate"/>
          </w:r>
          <w:ins w:id="1531" w:author="Sammartano, Marc (BIC USA)" w:date="2015-12-04T16:17:00Z">
            <w:r w:rsidR="007C48A1">
              <w:rPr>
                <w:noProof/>
                <w:webHidden/>
              </w:rPr>
              <w:t>124</w:t>
            </w:r>
          </w:ins>
          <w:ins w:id="15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33" w:author="Sammartano, Marc (BIC USA)" w:date="2015-12-02T15:17:00Z"/>
              <w:rFonts w:eastAsiaTheme="minorEastAsia"/>
              <w:noProof/>
            </w:rPr>
          </w:pPr>
          <w:ins w:id="15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"_Toc436833153"</w:instrText>
            </w:r>
            <w:r w:rsidRPr="00E7654A">
              <w:rPr>
                <w:rStyle w:val="Hyperlink"/>
                <w:noProof/>
              </w:rPr>
              <w:instrText xml:space="preserve"> </w:instrText>
            </w:r>
            <w:r w:rsidRPr="00E7654A">
              <w:rPr>
                <w:rStyle w:val="Hyperlink"/>
                <w:noProof/>
              </w:rPr>
              <w:fldChar w:fldCharType="separate"/>
            </w:r>
            <w:r w:rsidRPr="00E7654A">
              <w:rPr>
                <w:rStyle w:val="Hyperlink"/>
                <w:noProof/>
              </w:rPr>
              <w:t>Timer.resume</w:t>
            </w:r>
            <w:r>
              <w:rPr>
                <w:noProof/>
                <w:webHidden/>
              </w:rPr>
              <w:tab/>
            </w:r>
            <w:r>
              <w:rPr>
                <w:noProof/>
                <w:webHidden/>
              </w:rPr>
              <w:fldChar w:fldCharType="begin"/>
            </w:r>
            <w:r>
              <w:rPr>
                <w:noProof/>
                <w:webHidden/>
              </w:rPr>
              <w:instrText xml:space="preserve"> PAGEREF _Toc436833153 \h </w:instrText>
            </w:r>
          </w:ins>
          <w:r>
            <w:rPr>
              <w:noProof/>
              <w:webHidden/>
            </w:rPr>
          </w:r>
          <w:r>
            <w:rPr>
              <w:noProof/>
              <w:webHidden/>
            </w:rPr>
            <w:fldChar w:fldCharType="separate"/>
          </w:r>
          <w:ins w:id="1535" w:author="Sammartano, Marc (BIC USA)" w:date="2015-12-04T16:17:00Z">
            <w:r w:rsidR="007C48A1">
              <w:rPr>
                <w:noProof/>
                <w:webHidden/>
              </w:rPr>
              <w:t>124</w:t>
            </w:r>
          </w:ins>
          <w:ins w:id="15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37" w:author="Sammartano, Marc (BIC USA)" w:date="2015-12-02T15:17:00Z"/>
              <w:rFonts w:eastAsiaTheme="minorEastAsia"/>
              <w:noProof/>
            </w:rPr>
          </w:pPr>
          <w:ins w:id="15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"_Toc436833154"</w:instrText>
            </w:r>
            <w:r w:rsidRPr="00E7654A">
              <w:rPr>
                <w:rStyle w:val="Hyperlink"/>
                <w:noProof/>
              </w:rPr>
              <w:instrText xml:space="preserve"> </w:instrText>
            </w:r>
            <w:r w:rsidRPr="00E7654A">
              <w:rPr>
                <w:rStyle w:val="Hyperlink"/>
                <w:noProof/>
              </w:rPr>
              <w:fldChar w:fldCharType="separate"/>
            </w:r>
            <w:r w:rsidRPr="00E7654A">
              <w:rPr>
                <w:rStyle w:val="Hyperlink"/>
                <w:noProof/>
              </w:rPr>
              <w:t>Timer.clear</w:t>
            </w:r>
            <w:r>
              <w:rPr>
                <w:noProof/>
                <w:webHidden/>
              </w:rPr>
              <w:tab/>
            </w:r>
            <w:r>
              <w:rPr>
                <w:noProof/>
                <w:webHidden/>
              </w:rPr>
              <w:fldChar w:fldCharType="begin"/>
            </w:r>
            <w:r>
              <w:rPr>
                <w:noProof/>
                <w:webHidden/>
              </w:rPr>
              <w:instrText xml:space="preserve"> PAGEREF _Toc436833154 \h </w:instrText>
            </w:r>
          </w:ins>
          <w:r>
            <w:rPr>
              <w:noProof/>
              <w:webHidden/>
            </w:rPr>
          </w:r>
          <w:r>
            <w:rPr>
              <w:noProof/>
              <w:webHidden/>
            </w:rPr>
            <w:fldChar w:fldCharType="separate"/>
          </w:r>
          <w:ins w:id="1539" w:author="Sammartano, Marc (BIC USA)" w:date="2015-12-04T16:17:00Z">
            <w:r w:rsidR="007C48A1">
              <w:rPr>
                <w:noProof/>
                <w:webHidden/>
              </w:rPr>
              <w:t>124</w:t>
            </w:r>
          </w:ins>
          <w:ins w:id="15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41" w:author="Sammartano, Marc (BIC USA)" w:date="2015-12-02T15:17:00Z"/>
              <w:rFonts w:eastAsiaTheme="minorEastAsia"/>
              <w:noProof/>
            </w:rPr>
          </w:pPr>
          <w:ins w:id="15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"_Toc436833155"</w:instrText>
            </w:r>
            <w:r w:rsidRPr="00E7654A">
              <w:rPr>
                <w:rStyle w:val="Hyperlink"/>
                <w:noProof/>
              </w:rPr>
              <w:instrText xml:space="preserve"> </w:instrText>
            </w:r>
            <w:r w:rsidRPr="00E7654A">
              <w:rPr>
                <w:rStyle w:val="Hyperlink"/>
                <w:noProof/>
              </w:rPr>
              <w:fldChar w:fldCharType="separate"/>
            </w:r>
            <w:r w:rsidRPr="00E7654A">
              <w:rPr>
                <w:rStyle w:val="Hyperlink"/>
                <w:noProof/>
              </w:rPr>
              <w:t>Sample Code</w:t>
            </w:r>
            <w:r>
              <w:rPr>
                <w:noProof/>
                <w:webHidden/>
              </w:rPr>
              <w:tab/>
            </w:r>
            <w:r>
              <w:rPr>
                <w:noProof/>
                <w:webHidden/>
              </w:rPr>
              <w:fldChar w:fldCharType="begin"/>
            </w:r>
            <w:r>
              <w:rPr>
                <w:noProof/>
                <w:webHidden/>
              </w:rPr>
              <w:instrText xml:space="preserve"> PAGEREF _Toc436833155 \h </w:instrText>
            </w:r>
          </w:ins>
          <w:r>
            <w:rPr>
              <w:noProof/>
              <w:webHidden/>
            </w:rPr>
          </w:r>
          <w:r>
            <w:rPr>
              <w:noProof/>
              <w:webHidden/>
            </w:rPr>
            <w:fldChar w:fldCharType="separate"/>
          </w:r>
          <w:ins w:id="1543" w:author="Sammartano, Marc (BIC USA)" w:date="2015-12-04T16:17:00Z">
            <w:r w:rsidR="007C48A1">
              <w:rPr>
                <w:noProof/>
                <w:webHidden/>
              </w:rPr>
              <w:t>124</w:t>
            </w:r>
          </w:ins>
          <w:ins w:id="1544"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545" w:author="Sammartano, Marc (BIC USA)" w:date="2015-12-02T15:17:00Z"/>
              <w:rFonts w:eastAsiaTheme="minorEastAsia"/>
              <w:noProof/>
            </w:rPr>
          </w:pPr>
          <w:ins w:id="15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"_Toc436833156"</w:instrText>
            </w:r>
            <w:r w:rsidRPr="00E7654A">
              <w:rPr>
                <w:rStyle w:val="Hyperlink"/>
                <w:noProof/>
              </w:rPr>
              <w:instrText xml:space="preserve"> </w:instrText>
            </w:r>
            <w:r w:rsidRPr="00E7654A">
              <w:rPr>
                <w:rStyle w:val="Hyperlink"/>
                <w:noProof/>
              </w:rPr>
              <w:fldChar w:fldCharType="separate"/>
            </w:r>
            <w:r w:rsidRPr="00E7654A">
              <w:rPr>
                <w:rStyle w:val="Hyperlink"/>
                <w:noProof/>
              </w:rPr>
              <w:t>Miscellaneous Commands</w:t>
            </w:r>
            <w:r>
              <w:rPr>
                <w:noProof/>
                <w:webHidden/>
              </w:rPr>
              <w:tab/>
            </w:r>
            <w:r>
              <w:rPr>
                <w:noProof/>
                <w:webHidden/>
              </w:rPr>
              <w:fldChar w:fldCharType="begin"/>
            </w:r>
            <w:r>
              <w:rPr>
                <w:noProof/>
                <w:webHidden/>
              </w:rPr>
              <w:instrText xml:space="preserve"> PAGEREF _Toc436833156 \h </w:instrText>
            </w:r>
          </w:ins>
          <w:r>
            <w:rPr>
              <w:noProof/>
              <w:webHidden/>
            </w:rPr>
          </w:r>
          <w:r>
            <w:rPr>
              <w:noProof/>
              <w:webHidden/>
            </w:rPr>
            <w:fldChar w:fldCharType="separate"/>
          </w:r>
          <w:ins w:id="1547" w:author="Sammartano, Marc (BIC USA)" w:date="2015-12-04T16:17:00Z">
            <w:r w:rsidR="007C48A1">
              <w:rPr>
                <w:noProof/>
                <w:webHidden/>
              </w:rPr>
              <w:t>124</w:t>
            </w:r>
          </w:ins>
          <w:ins w:id="154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549" w:author="Sammartano, Marc (BIC USA)" w:date="2015-12-02T15:17:00Z"/>
              <w:rFonts w:eastAsiaTheme="minorEastAsia"/>
              <w:noProof/>
            </w:rPr>
          </w:pPr>
          <w:ins w:id="15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"_Toc436833157"</w:instrText>
            </w:r>
            <w:r w:rsidRPr="00E7654A">
              <w:rPr>
                <w:rStyle w:val="Hyperlink"/>
                <w:noProof/>
              </w:rPr>
              <w:instrText xml:space="preserve"> </w:instrText>
            </w:r>
            <w:r w:rsidRPr="00E7654A">
              <w:rPr>
                <w:rStyle w:val="Hyperlink"/>
                <w:noProof/>
              </w:rPr>
              <w:fldChar w:fldCharType="separate"/>
            </w:r>
            <w:r w:rsidRPr="00E7654A">
              <w:rPr>
                <w:rStyle w:val="Hyperlink"/>
                <w:noProof/>
              </w:rPr>
              <w:t>Clipboard</w:t>
            </w:r>
            <w:r>
              <w:rPr>
                <w:noProof/>
                <w:webHidden/>
              </w:rPr>
              <w:tab/>
            </w:r>
            <w:r>
              <w:rPr>
                <w:noProof/>
                <w:webHidden/>
              </w:rPr>
              <w:fldChar w:fldCharType="begin"/>
            </w:r>
            <w:r>
              <w:rPr>
                <w:noProof/>
                <w:webHidden/>
              </w:rPr>
              <w:instrText xml:space="preserve"> PAGEREF _Toc436833157 \h </w:instrText>
            </w:r>
          </w:ins>
          <w:r>
            <w:rPr>
              <w:noProof/>
              <w:webHidden/>
            </w:rPr>
          </w:r>
          <w:r>
            <w:rPr>
              <w:noProof/>
              <w:webHidden/>
            </w:rPr>
            <w:fldChar w:fldCharType="separate"/>
          </w:r>
          <w:ins w:id="1551" w:author="Sammartano, Marc (BIC USA)" w:date="2015-12-04T16:17:00Z">
            <w:r w:rsidR="007C48A1">
              <w:rPr>
                <w:noProof/>
                <w:webHidden/>
              </w:rPr>
              <w:t>124</w:t>
            </w:r>
          </w:ins>
          <w:ins w:id="15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53" w:author="Sammartano, Marc (BIC USA)" w:date="2015-12-02T15:17:00Z"/>
              <w:rFonts w:eastAsiaTheme="minorEastAsia"/>
              <w:noProof/>
            </w:rPr>
          </w:pPr>
          <w:ins w:id="15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"_Toc436833158"</w:instrText>
            </w:r>
            <w:r w:rsidRPr="00E7654A">
              <w:rPr>
                <w:rStyle w:val="Hyperlink"/>
                <w:noProof/>
              </w:rPr>
              <w:instrText xml:space="preserve"> </w:instrText>
            </w:r>
            <w:r w:rsidRPr="00E7654A">
              <w:rPr>
                <w:rStyle w:val="Hyperlink"/>
                <w:noProof/>
              </w:rPr>
              <w:fldChar w:fldCharType="separate"/>
            </w:r>
            <w:r w:rsidRPr="00E7654A">
              <w:rPr>
                <w:rStyle w:val="Hyperlink"/>
                <w:noProof/>
              </w:rPr>
              <w:t>Clipboard.get &lt;svar&gt;</w:t>
            </w:r>
            <w:r>
              <w:rPr>
                <w:noProof/>
                <w:webHidden/>
              </w:rPr>
              <w:tab/>
            </w:r>
            <w:r>
              <w:rPr>
                <w:noProof/>
                <w:webHidden/>
              </w:rPr>
              <w:fldChar w:fldCharType="begin"/>
            </w:r>
            <w:r>
              <w:rPr>
                <w:noProof/>
                <w:webHidden/>
              </w:rPr>
              <w:instrText xml:space="preserve"> PAGEREF _Toc436833158 \h </w:instrText>
            </w:r>
          </w:ins>
          <w:r>
            <w:rPr>
              <w:noProof/>
              <w:webHidden/>
            </w:rPr>
          </w:r>
          <w:r>
            <w:rPr>
              <w:noProof/>
              <w:webHidden/>
            </w:rPr>
            <w:fldChar w:fldCharType="separate"/>
          </w:r>
          <w:ins w:id="1555" w:author="Sammartano, Marc (BIC USA)" w:date="2015-12-04T16:17:00Z">
            <w:r w:rsidR="007C48A1">
              <w:rPr>
                <w:noProof/>
                <w:webHidden/>
              </w:rPr>
              <w:t>124</w:t>
            </w:r>
          </w:ins>
          <w:ins w:id="15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57" w:author="Sammartano, Marc (BIC USA)" w:date="2015-12-02T15:17:00Z"/>
              <w:rFonts w:eastAsiaTheme="minorEastAsia"/>
              <w:noProof/>
            </w:rPr>
          </w:pPr>
          <w:ins w:id="15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"_Toc436833159"</w:instrText>
            </w:r>
            <w:r w:rsidRPr="00E7654A">
              <w:rPr>
                <w:rStyle w:val="Hyperlink"/>
                <w:noProof/>
              </w:rPr>
              <w:instrText xml:space="preserve"> </w:instrText>
            </w:r>
            <w:r w:rsidRPr="00E7654A">
              <w:rPr>
                <w:rStyle w:val="Hyperlink"/>
                <w:noProof/>
              </w:rPr>
              <w:fldChar w:fldCharType="separate"/>
            </w:r>
            <w:r w:rsidRPr="00E7654A">
              <w:rPr>
                <w:rStyle w:val="Hyperlink"/>
                <w:noProof/>
              </w:rPr>
              <w:t>Clipboard.put &lt;sexp&gt;</w:t>
            </w:r>
            <w:r>
              <w:rPr>
                <w:noProof/>
                <w:webHidden/>
              </w:rPr>
              <w:tab/>
            </w:r>
            <w:r>
              <w:rPr>
                <w:noProof/>
                <w:webHidden/>
              </w:rPr>
              <w:fldChar w:fldCharType="begin"/>
            </w:r>
            <w:r>
              <w:rPr>
                <w:noProof/>
                <w:webHidden/>
              </w:rPr>
              <w:instrText xml:space="preserve"> PAGEREF _Toc436833159 \h </w:instrText>
            </w:r>
          </w:ins>
          <w:r>
            <w:rPr>
              <w:noProof/>
              <w:webHidden/>
            </w:rPr>
          </w:r>
          <w:r>
            <w:rPr>
              <w:noProof/>
              <w:webHidden/>
            </w:rPr>
            <w:fldChar w:fldCharType="separate"/>
          </w:r>
          <w:ins w:id="1559" w:author="Sammartano, Marc (BIC USA)" w:date="2015-12-04T16:17:00Z">
            <w:r w:rsidR="007C48A1">
              <w:rPr>
                <w:noProof/>
                <w:webHidden/>
              </w:rPr>
              <w:t>124</w:t>
            </w:r>
          </w:ins>
          <w:ins w:id="15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561" w:author="Sammartano, Marc (BIC USA)" w:date="2015-12-02T15:17:00Z"/>
              <w:rFonts w:eastAsiaTheme="minorEastAsia"/>
              <w:noProof/>
            </w:rPr>
          </w:pPr>
          <w:ins w:id="15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"_Toc436833160"</w:instrText>
            </w:r>
            <w:r w:rsidRPr="00E7654A">
              <w:rPr>
                <w:rStyle w:val="Hyperlink"/>
                <w:noProof/>
              </w:rPr>
              <w:instrText xml:space="preserve"> </w:instrText>
            </w:r>
            <w:r w:rsidRPr="00E7654A">
              <w:rPr>
                <w:rStyle w:val="Hyperlink"/>
                <w:noProof/>
              </w:rPr>
              <w:fldChar w:fldCharType="separate"/>
            </w:r>
            <w:r w:rsidRPr="00E7654A">
              <w:rPr>
                <w:rStyle w:val="Hyperlink"/>
                <w:noProof/>
              </w:rPr>
              <w:t>Echo.on</w:t>
            </w:r>
            <w:r>
              <w:rPr>
                <w:noProof/>
                <w:webHidden/>
              </w:rPr>
              <w:tab/>
            </w:r>
            <w:r>
              <w:rPr>
                <w:noProof/>
                <w:webHidden/>
              </w:rPr>
              <w:fldChar w:fldCharType="begin"/>
            </w:r>
            <w:r>
              <w:rPr>
                <w:noProof/>
                <w:webHidden/>
              </w:rPr>
              <w:instrText xml:space="preserve"> PAGEREF _Toc436833160 \h </w:instrText>
            </w:r>
          </w:ins>
          <w:r>
            <w:rPr>
              <w:noProof/>
              <w:webHidden/>
            </w:rPr>
          </w:r>
          <w:r>
            <w:rPr>
              <w:noProof/>
              <w:webHidden/>
            </w:rPr>
            <w:fldChar w:fldCharType="separate"/>
          </w:r>
          <w:ins w:id="1563" w:author="Sammartano, Marc (BIC USA)" w:date="2015-12-04T16:17:00Z">
            <w:r w:rsidR="007C48A1">
              <w:rPr>
                <w:noProof/>
                <w:webHidden/>
              </w:rPr>
              <w:t>124</w:t>
            </w:r>
          </w:ins>
          <w:ins w:id="15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565" w:author="Sammartano, Marc (BIC USA)" w:date="2015-12-02T15:17:00Z"/>
              <w:rFonts w:eastAsiaTheme="minorEastAsia"/>
              <w:noProof/>
            </w:rPr>
          </w:pPr>
          <w:ins w:id="15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"_Toc436833161"</w:instrText>
            </w:r>
            <w:r w:rsidRPr="00E7654A">
              <w:rPr>
                <w:rStyle w:val="Hyperlink"/>
                <w:noProof/>
              </w:rPr>
              <w:instrText xml:space="preserve"> </w:instrText>
            </w:r>
            <w:r w:rsidRPr="00E7654A">
              <w:rPr>
                <w:rStyle w:val="Hyperlink"/>
                <w:noProof/>
              </w:rPr>
              <w:fldChar w:fldCharType="separate"/>
            </w:r>
            <w:r w:rsidRPr="00E7654A">
              <w:rPr>
                <w:rStyle w:val="Hyperlink"/>
                <w:noProof/>
              </w:rPr>
              <w:t>Echo.off</w:t>
            </w:r>
            <w:r>
              <w:rPr>
                <w:noProof/>
                <w:webHidden/>
              </w:rPr>
              <w:tab/>
            </w:r>
            <w:r>
              <w:rPr>
                <w:noProof/>
                <w:webHidden/>
              </w:rPr>
              <w:fldChar w:fldCharType="begin"/>
            </w:r>
            <w:r>
              <w:rPr>
                <w:noProof/>
                <w:webHidden/>
              </w:rPr>
              <w:instrText xml:space="preserve"> PAGEREF _Toc436833161 \h </w:instrText>
            </w:r>
          </w:ins>
          <w:r>
            <w:rPr>
              <w:noProof/>
              <w:webHidden/>
            </w:rPr>
          </w:r>
          <w:r>
            <w:rPr>
              <w:noProof/>
              <w:webHidden/>
            </w:rPr>
            <w:fldChar w:fldCharType="separate"/>
          </w:r>
          <w:ins w:id="1567" w:author="Sammartano, Marc (BIC USA)" w:date="2015-12-04T16:17:00Z">
            <w:r w:rsidR="007C48A1">
              <w:rPr>
                <w:noProof/>
                <w:webHidden/>
              </w:rPr>
              <w:t>124</w:t>
            </w:r>
          </w:ins>
          <w:ins w:id="15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569" w:author="Sammartano, Marc (BIC USA)" w:date="2015-12-02T15:17:00Z"/>
              <w:rFonts w:eastAsiaTheme="minorEastAsia"/>
              <w:noProof/>
            </w:rPr>
          </w:pPr>
          <w:ins w:id="15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"_Toc436833162"</w:instrText>
            </w:r>
            <w:r w:rsidRPr="00E7654A">
              <w:rPr>
                <w:rStyle w:val="Hyperlink"/>
                <w:noProof/>
              </w:rPr>
              <w:instrText xml:space="preserve"> </w:instrText>
            </w:r>
            <w:r w:rsidRPr="00E7654A">
              <w:rPr>
                <w:rStyle w:val="Hyperlink"/>
                <w:noProof/>
              </w:rPr>
              <w:fldChar w:fldCharType="separate"/>
            </w:r>
            <w:r w:rsidRPr="00E7654A">
              <w:rPr>
                <w:rStyle w:val="Hyperlink"/>
                <w:noProof/>
              </w:rPr>
              <w:t>Encryption</w:t>
            </w:r>
            <w:r>
              <w:rPr>
                <w:noProof/>
                <w:webHidden/>
              </w:rPr>
              <w:tab/>
            </w:r>
            <w:r>
              <w:rPr>
                <w:noProof/>
                <w:webHidden/>
              </w:rPr>
              <w:fldChar w:fldCharType="begin"/>
            </w:r>
            <w:r>
              <w:rPr>
                <w:noProof/>
                <w:webHidden/>
              </w:rPr>
              <w:instrText xml:space="preserve"> PAGEREF _Toc436833162 \h </w:instrText>
            </w:r>
          </w:ins>
          <w:r>
            <w:rPr>
              <w:noProof/>
              <w:webHidden/>
            </w:rPr>
          </w:r>
          <w:r>
            <w:rPr>
              <w:noProof/>
              <w:webHidden/>
            </w:rPr>
            <w:fldChar w:fldCharType="separate"/>
          </w:r>
          <w:ins w:id="1571" w:author="Sammartano, Marc (BIC USA)" w:date="2015-12-04T16:17:00Z">
            <w:r w:rsidR="007C48A1">
              <w:rPr>
                <w:noProof/>
                <w:webHidden/>
              </w:rPr>
              <w:t>125</w:t>
            </w:r>
          </w:ins>
          <w:ins w:id="157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73" w:author="Sammartano, Marc (BIC USA)" w:date="2015-12-02T15:17:00Z"/>
              <w:rFonts w:eastAsiaTheme="minorEastAsia"/>
              <w:noProof/>
            </w:rPr>
          </w:pPr>
          <w:ins w:id="15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"_Toc436833163"</w:instrText>
            </w:r>
            <w:r w:rsidRPr="00E7654A">
              <w:rPr>
                <w:rStyle w:val="Hyperlink"/>
                <w:noProof/>
              </w:rPr>
              <w:instrText xml:space="preserve"> </w:instrText>
            </w:r>
            <w:r w:rsidRPr="00E7654A">
              <w:rPr>
                <w:rStyle w:val="Hyperlink"/>
                <w:noProof/>
              </w:rPr>
              <w:fldChar w:fldCharType="separate"/>
            </w:r>
            <w:r w:rsidRPr="00E7654A">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_Toc436833163 \h </w:instrText>
            </w:r>
          </w:ins>
          <w:r>
            <w:rPr>
              <w:noProof/>
              <w:webHidden/>
            </w:rPr>
          </w:r>
          <w:r>
            <w:rPr>
              <w:noProof/>
              <w:webHidden/>
            </w:rPr>
            <w:fldChar w:fldCharType="separate"/>
          </w:r>
          <w:ins w:id="1575" w:author="Sammartano, Marc (BIC USA)" w:date="2015-12-04T16:17:00Z">
            <w:r w:rsidR="007C48A1">
              <w:rPr>
                <w:noProof/>
                <w:webHidden/>
              </w:rPr>
              <w:t>125</w:t>
            </w:r>
          </w:ins>
          <w:ins w:id="157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77" w:author="Sammartano, Marc (BIC USA)" w:date="2015-12-02T15:17:00Z"/>
              <w:rFonts w:eastAsiaTheme="minorEastAsia"/>
              <w:noProof/>
            </w:rPr>
          </w:pPr>
          <w:ins w:id="15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"_Toc436833164"</w:instrText>
            </w:r>
            <w:r w:rsidRPr="00E7654A">
              <w:rPr>
                <w:rStyle w:val="Hyperlink"/>
                <w:noProof/>
              </w:rPr>
              <w:instrText xml:space="preserve"> </w:instrText>
            </w:r>
            <w:r w:rsidRPr="00E7654A">
              <w:rPr>
                <w:rStyle w:val="Hyperlink"/>
                <w:noProof/>
              </w:rPr>
              <w:fldChar w:fldCharType="separate"/>
            </w:r>
            <w:r w:rsidRPr="00E7654A">
              <w:rPr>
                <w:rStyle w:val="Hyperlink"/>
                <w:noProof/>
              </w:rPr>
              <w:t>Decrypt &lt;pw_sexp&gt;, &lt;encrypted_sexp&gt;, &lt;decrypted_svar&gt;</w:t>
            </w:r>
            <w:r>
              <w:rPr>
                <w:noProof/>
                <w:webHidden/>
              </w:rPr>
              <w:tab/>
            </w:r>
            <w:r>
              <w:rPr>
                <w:noProof/>
                <w:webHidden/>
              </w:rPr>
              <w:fldChar w:fldCharType="begin"/>
            </w:r>
            <w:r>
              <w:rPr>
                <w:noProof/>
                <w:webHidden/>
              </w:rPr>
              <w:instrText xml:space="preserve"> PAGEREF _Toc436833164 \h </w:instrText>
            </w:r>
          </w:ins>
          <w:r>
            <w:rPr>
              <w:noProof/>
              <w:webHidden/>
            </w:rPr>
          </w:r>
          <w:r>
            <w:rPr>
              <w:noProof/>
              <w:webHidden/>
            </w:rPr>
            <w:fldChar w:fldCharType="separate"/>
          </w:r>
          <w:ins w:id="1579" w:author="Sammartano, Marc (BIC USA)" w:date="2015-12-04T16:17:00Z">
            <w:r w:rsidR="007C48A1">
              <w:rPr>
                <w:noProof/>
                <w:webHidden/>
              </w:rPr>
              <w:t>125</w:t>
            </w:r>
          </w:ins>
          <w:ins w:id="15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581" w:author="Sammartano, Marc (BIC USA)" w:date="2015-12-02T15:17:00Z"/>
              <w:rFonts w:eastAsiaTheme="minorEastAsia"/>
              <w:noProof/>
            </w:rPr>
          </w:pPr>
          <w:ins w:id="15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"_Toc436833165"</w:instrText>
            </w:r>
            <w:r w:rsidRPr="00E7654A">
              <w:rPr>
                <w:rStyle w:val="Hyperlink"/>
                <w:noProof/>
              </w:rPr>
              <w:instrText xml:space="preserve"> </w:instrText>
            </w:r>
            <w:r w:rsidRPr="00E7654A">
              <w:rPr>
                <w:rStyle w:val="Hyperlink"/>
                <w:noProof/>
              </w:rPr>
              <w:fldChar w:fldCharType="separate"/>
            </w:r>
            <w:r w:rsidRPr="00E7654A">
              <w:rPr>
                <w:rStyle w:val="Hyperlink"/>
                <w:noProof/>
              </w:rPr>
              <w:t>Ringer</w:t>
            </w:r>
            <w:r>
              <w:rPr>
                <w:noProof/>
                <w:webHidden/>
              </w:rPr>
              <w:tab/>
            </w:r>
            <w:r>
              <w:rPr>
                <w:noProof/>
                <w:webHidden/>
              </w:rPr>
              <w:fldChar w:fldCharType="begin"/>
            </w:r>
            <w:r>
              <w:rPr>
                <w:noProof/>
                <w:webHidden/>
              </w:rPr>
              <w:instrText xml:space="preserve"> PAGEREF _Toc436833165 \h </w:instrText>
            </w:r>
          </w:ins>
          <w:r>
            <w:rPr>
              <w:noProof/>
              <w:webHidden/>
            </w:rPr>
          </w:r>
          <w:r>
            <w:rPr>
              <w:noProof/>
              <w:webHidden/>
            </w:rPr>
            <w:fldChar w:fldCharType="separate"/>
          </w:r>
          <w:ins w:id="1583" w:author="Sammartano, Marc (BIC USA)" w:date="2015-12-04T16:17:00Z">
            <w:r w:rsidR="007C48A1">
              <w:rPr>
                <w:noProof/>
                <w:webHidden/>
              </w:rPr>
              <w:t>125</w:t>
            </w:r>
          </w:ins>
          <w:ins w:id="158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85" w:author="Sammartano, Marc (BIC USA)" w:date="2015-12-02T15:17:00Z"/>
              <w:rFonts w:eastAsiaTheme="minorEastAsia"/>
              <w:noProof/>
            </w:rPr>
          </w:pPr>
          <w:ins w:id="15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"_Toc436833166"</w:instrText>
            </w:r>
            <w:r w:rsidRPr="00E7654A">
              <w:rPr>
                <w:rStyle w:val="Hyperlink"/>
                <w:noProof/>
              </w:rPr>
              <w:instrText xml:space="preserve"> </w:instrText>
            </w:r>
            <w:r w:rsidRPr="00E7654A">
              <w:rPr>
                <w:rStyle w:val="Hyperlink"/>
                <w:noProof/>
              </w:rPr>
              <w:fldChar w:fldCharType="separate"/>
            </w:r>
            <w:r w:rsidRPr="00E7654A">
              <w:rPr>
                <w:rStyle w:val="Hyperlink"/>
                <w:noProof/>
              </w:rPr>
              <w:t>Ringer.get.mode &lt;nvar&gt;</w:t>
            </w:r>
            <w:r>
              <w:rPr>
                <w:noProof/>
                <w:webHidden/>
              </w:rPr>
              <w:tab/>
            </w:r>
            <w:r>
              <w:rPr>
                <w:noProof/>
                <w:webHidden/>
              </w:rPr>
              <w:fldChar w:fldCharType="begin"/>
            </w:r>
            <w:r>
              <w:rPr>
                <w:noProof/>
                <w:webHidden/>
              </w:rPr>
              <w:instrText xml:space="preserve"> PAGEREF _Toc436833166 \h </w:instrText>
            </w:r>
          </w:ins>
          <w:r>
            <w:rPr>
              <w:noProof/>
              <w:webHidden/>
            </w:rPr>
          </w:r>
          <w:r>
            <w:rPr>
              <w:noProof/>
              <w:webHidden/>
            </w:rPr>
            <w:fldChar w:fldCharType="separate"/>
          </w:r>
          <w:ins w:id="1587" w:author="Sammartano, Marc (BIC USA)" w:date="2015-12-04T16:17:00Z">
            <w:r w:rsidR="007C48A1">
              <w:rPr>
                <w:noProof/>
                <w:webHidden/>
              </w:rPr>
              <w:t>125</w:t>
            </w:r>
          </w:ins>
          <w:ins w:id="158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89" w:author="Sammartano, Marc (BIC USA)" w:date="2015-12-02T15:17:00Z"/>
              <w:rFonts w:eastAsiaTheme="minorEastAsia"/>
              <w:noProof/>
            </w:rPr>
          </w:pPr>
          <w:ins w:id="15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"_Toc436833167"</w:instrText>
            </w:r>
            <w:r w:rsidRPr="00E7654A">
              <w:rPr>
                <w:rStyle w:val="Hyperlink"/>
                <w:noProof/>
              </w:rPr>
              <w:instrText xml:space="preserve"> </w:instrText>
            </w:r>
            <w:r w:rsidRPr="00E7654A">
              <w:rPr>
                <w:rStyle w:val="Hyperlink"/>
                <w:noProof/>
              </w:rPr>
              <w:fldChar w:fldCharType="separate"/>
            </w:r>
            <w:r w:rsidRPr="00E7654A">
              <w:rPr>
                <w:rStyle w:val="Hyperlink"/>
                <w:noProof/>
              </w:rPr>
              <w:t>Ringer.set.mode &lt;nexp&gt;</w:t>
            </w:r>
            <w:r>
              <w:rPr>
                <w:noProof/>
                <w:webHidden/>
              </w:rPr>
              <w:tab/>
            </w:r>
            <w:r>
              <w:rPr>
                <w:noProof/>
                <w:webHidden/>
              </w:rPr>
              <w:fldChar w:fldCharType="begin"/>
            </w:r>
            <w:r>
              <w:rPr>
                <w:noProof/>
                <w:webHidden/>
              </w:rPr>
              <w:instrText xml:space="preserve"> PAGEREF _Toc436833167 \h </w:instrText>
            </w:r>
          </w:ins>
          <w:r>
            <w:rPr>
              <w:noProof/>
              <w:webHidden/>
            </w:rPr>
          </w:r>
          <w:r>
            <w:rPr>
              <w:noProof/>
              <w:webHidden/>
            </w:rPr>
            <w:fldChar w:fldCharType="separate"/>
          </w:r>
          <w:ins w:id="1591" w:author="Sammartano, Marc (BIC USA)" w:date="2015-12-04T16:17:00Z">
            <w:r w:rsidR="007C48A1">
              <w:rPr>
                <w:noProof/>
                <w:webHidden/>
              </w:rPr>
              <w:t>125</w:t>
            </w:r>
          </w:ins>
          <w:ins w:id="15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93" w:author="Sammartano, Marc (BIC USA)" w:date="2015-12-02T15:17:00Z"/>
              <w:rFonts w:eastAsiaTheme="minorEastAsia"/>
              <w:noProof/>
            </w:rPr>
          </w:pPr>
          <w:ins w:id="15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"_Toc436833168"</w:instrText>
            </w:r>
            <w:r w:rsidRPr="00E7654A">
              <w:rPr>
                <w:rStyle w:val="Hyperlink"/>
                <w:noProof/>
              </w:rPr>
              <w:instrText xml:space="preserve"> </w:instrText>
            </w:r>
            <w:r w:rsidRPr="00E7654A">
              <w:rPr>
                <w:rStyle w:val="Hyperlink"/>
                <w:noProof/>
              </w:rPr>
              <w:fldChar w:fldCharType="separate"/>
            </w:r>
            <w:r w:rsidRPr="00E7654A">
              <w:rPr>
                <w:rStyle w:val="Hyperlink"/>
                <w:noProof/>
              </w:rPr>
              <w:t>Ringer.get.volume &lt;vol_nvar&gt; { , &lt;max_nvar&gt; }</w:t>
            </w:r>
            <w:r>
              <w:rPr>
                <w:noProof/>
                <w:webHidden/>
              </w:rPr>
              <w:tab/>
            </w:r>
            <w:r>
              <w:rPr>
                <w:noProof/>
                <w:webHidden/>
              </w:rPr>
              <w:fldChar w:fldCharType="begin"/>
            </w:r>
            <w:r>
              <w:rPr>
                <w:noProof/>
                <w:webHidden/>
              </w:rPr>
              <w:instrText xml:space="preserve"> PAGEREF _Toc436833168 \h </w:instrText>
            </w:r>
          </w:ins>
          <w:r>
            <w:rPr>
              <w:noProof/>
              <w:webHidden/>
            </w:rPr>
          </w:r>
          <w:r>
            <w:rPr>
              <w:noProof/>
              <w:webHidden/>
            </w:rPr>
            <w:fldChar w:fldCharType="separate"/>
          </w:r>
          <w:ins w:id="1595" w:author="Sammartano, Marc (BIC USA)" w:date="2015-12-04T16:17:00Z">
            <w:r w:rsidR="007C48A1">
              <w:rPr>
                <w:noProof/>
                <w:webHidden/>
              </w:rPr>
              <w:t>126</w:t>
            </w:r>
          </w:ins>
          <w:ins w:id="159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597" w:author="Sammartano, Marc (BIC USA)" w:date="2015-12-02T15:17:00Z"/>
              <w:rFonts w:eastAsiaTheme="minorEastAsia"/>
              <w:noProof/>
            </w:rPr>
          </w:pPr>
          <w:ins w:id="15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"_Toc436833169"</w:instrText>
            </w:r>
            <w:r w:rsidRPr="00E7654A">
              <w:rPr>
                <w:rStyle w:val="Hyperlink"/>
                <w:noProof/>
              </w:rPr>
              <w:instrText xml:space="preserve"> </w:instrText>
            </w:r>
            <w:r w:rsidRPr="00E7654A">
              <w:rPr>
                <w:rStyle w:val="Hyperlink"/>
                <w:noProof/>
              </w:rPr>
              <w:fldChar w:fldCharType="separate"/>
            </w:r>
            <w:r w:rsidRPr="00E7654A">
              <w:rPr>
                <w:rStyle w:val="Hyperlink"/>
                <w:noProof/>
              </w:rPr>
              <w:t>Ringer.set.volume &lt;nexp&gt;</w:t>
            </w:r>
            <w:r>
              <w:rPr>
                <w:noProof/>
                <w:webHidden/>
              </w:rPr>
              <w:tab/>
            </w:r>
            <w:r>
              <w:rPr>
                <w:noProof/>
                <w:webHidden/>
              </w:rPr>
              <w:fldChar w:fldCharType="begin"/>
            </w:r>
            <w:r>
              <w:rPr>
                <w:noProof/>
                <w:webHidden/>
              </w:rPr>
              <w:instrText xml:space="preserve"> PAGEREF _Toc436833169 \h </w:instrText>
            </w:r>
          </w:ins>
          <w:r>
            <w:rPr>
              <w:noProof/>
              <w:webHidden/>
            </w:rPr>
          </w:r>
          <w:r>
            <w:rPr>
              <w:noProof/>
              <w:webHidden/>
            </w:rPr>
            <w:fldChar w:fldCharType="separate"/>
          </w:r>
          <w:ins w:id="1599" w:author="Sammartano, Marc (BIC USA)" w:date="2015-12-04T16:17:00Z">
            <w:r w:rsidR="007C48A1">
              <w:rPr>
                <w:noProof/>
                <w:webHidden/>
              </w:rPr>
              <w:t>126</w:t>
            </w:r>
          </w:ins>
          <w:ins w:id="16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01" w:author="Sammartano, Marc (BIC USA)" w:date="2015-12-02T15:17:00Z"/>
              <w:rFonts w:eastAsiaTheme="minorEastAsia"/>
              <w:noProof/>
            </w:rPr>
          </w:pPr>
          <w:ins w:id="16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"_Toc436833170"</w:instrText>
            </w:r>
            <w:r w:rsidRPr="00E7654A">
              <w:rPr>
                <w:rStyle w:val="Hyperlink"/>
                <w:noProof/>
              </w:rPr>
              <w:instrText xml:space="preserve"> </w:instrText>
            </w:r>
            <w:r w:rsidRPr="00E7654A">
              <w:rPr>
                <w:rStyle w:val="Hyperlink"/>
                <w:noProof/>
              </w:rPr>
              <w:fldChar w:fldCharType="separate"/>
            </w:r>
            <w:r w:rsidRPr="00E7654A">
              <w:rPr>
                <w:rStyle w:val="Hyperlink"/>
                <w:noProof/>
              </w:rPr>
              <w:t>String Operations</w:t>
            </w:r>
            <w:r>
              <w:rPr>
                <w:noProof/>
                <w:webHidden/>
              </w:rPr>
              <w:tab/>
            </w:r>
            <w:r>
              <w:rPr>
                <w:noProof/>
                <w:webHidden/>
              </w:rPr>
              <w:fldChar w:fldCharType="begin"/>
            </w:r>
            <w:r>
              <w:rPr>
                <w:noProof/>
                <w:webHidden/>
              </w:rPr>
              <w:instrText xml:space="preserve"> PAGEREF _Toc436833170 \h </w:instrText>
            </w:r>
          </w:ins>
          <w:r>
            <w:rPr>
              <w:noProof/>
              <w:webHidden/>
            </w:rPr>
          </w:r>
          <w:r>
            <w:rPr>
              <w:noProof/>
              <w:webHidden/>
            </w:rPr>
            <w:fldChar w:fldCharType="separate"/>
          </w:r>
          <w:ins w:id="1603" w:author="Sammartano, Marc (BIC USA)" w:date="2015-12-04T16:17:00Z">
            <w:r w:rsidR="007C48A1">
              <w:rPr>
                <w:noProof/>
                <w:webHidden/>
              </w:rPr>
              <w:t>126</w:t>
            </w:r>
          </w:ins>
          <w:ins w:id="16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05" w:author="Sammartano, Marc (BIC USA)" w:date="2015-12-02T15:17:00Z"/>
              <w:rFonts w:eastAsiaTheme="minorEastAsia"/>
              <w:noProof/>
            </w:rPr>
          </w:pPr>
          <w:ins w:id="16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"_Toc436833171"</w:instrText>
            </w:r>
            <w:r w:rsidRPr="00E7654A">
              <w:rPr>
                <w:rStyle w:val="Hyperlink"/>
                <w:noProof/>
              </w:rPr>
              <w:instrText xml:space="preserve"> </w:instrText>
            </w:r>
            <w:r w:rsidRPr="00E7654A">
              <w:rPr>
                <w:rStyle w:val="Hyperlink"/>
                <w:noProof/>
              </w:rPr>
              <w:fldChar w:fldCharType="separate"/>
            </w:r>
            <w:r w:rsidRPr="00E7654A">
              <w:rPr>
                <w:rStyle w:val="Hyperlink"/>
                <w:noProof/>
              </w:rPr>
              <w:t>Join &lt;source_array$[]&gt;, &lt;result_svar&gt; {, &lt;separator_sexp&gt;{, &lt;wrapper_sexp}}</w:t>
            </w:r>
            <w:r>
              <w:rPr>
                <w:noProof/>
                <w:webHidden/>
              </w:rPr>
              <w:tab/>
            </w:r>
            <w:r>
              <w:rPr>
                <w:noProof/>
                <w:webHidden/>
              </w:rPr>
              <w:fldChar w:fldCharType="begin"/>
            </w:r>
            <w:r>
              <w:rPr>
                <w:noProof/>
                <w:webHidden/>
              </w:rPr>
              <w:instrText xml:space="preserve"> PAGEREF _Toc436833171 \h </w:instrText>
            </w:r>
          </w:ins>
          <w:r>
            <w:rPr>
              <w:noProof/>
              <w:webHidden/>
            </w:rPr>
          </w:r>
          <w:r>
            <w:rPr>
              <w:noProof/>
              <w:webHidden/>
            </w:rPr>
            <w:fldChar w:fldCharType="separate"/>
          </w:r>
          <w:ins w:id="1607" w:author="Sammartano, Marc (BIC USA)" w:date="2015-12-04T16:17:00Z">
            <w:r w:rsidR="007C48A1">
              <w:rPr>
                <w:noProof/>
                <w:webHidden/>
              </w:rPr>
              <w:t>126</w:t>
            </w:r>
          </w:ins>
          <w:ins w:id="16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09" w:author="Sammartano, Marc (BIC USA)" w:date="2015-12-02T15:17:00Z"/>
              <w:rFonts w:eastAsiaTheme="minorEastAsia"/>
              <w:noProof/>
            </w:rPr>
          </w:pPr>
          <w:ins w:id="16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"_Toc436833172"</w:instrText>
            </w:r>
            <w:r w:rsidRPr="00E7654A">
              <w:rPr>
                <w:rStyle w:val="Hyperlink"/>
                <w:noProof/>
              </w:rPr>
              <w:instrText xml:space="preserve"> </w:instrText>
            </w:r>
            <w:r w:rsidRPr="00E7654A">
              <w:rPr>
                <w:rStyle w:val="Hyperlink"/>
                <w:noProof/>
              </w:rPr>
              <w:fldChar w:fldCharType="separate"/>
            </w:r>
            <w:r w:rsidRPr="00E7654A">
              <w:rPr>
                <w:rStyle w:val="Hyperlink"/>
                <w:noProof/>
              </w:rPr>
              <w:t>Join.all &lt;source_array$[]&gt;, &lt;result_svar&gt; {, &lt;separator_sexp&gt;{, &lt;wrapper_sexp}}</w:t>
            </w:r>
            <w:r>
              <w:rPr>
                <w:noProof/>
                <w:webHidden/>
              </w:rPr>
              <w:tab/>
            </w:r>
            <w:r>
              <w:rPr>
                <w:noProof/>
                <w:webHidden/>
              </w:rPr>
              <w:fldChar w:fldCharType="begin"/>
            </w:r>
            <w:r>
              <w:rPr>
                <w:noProof/>
                <w:webHidden/>
              </w:rPr>
              <w:instrText xml:space="preserve"> PAGEREF _Toc436833172 \h </w:instrText>
            </w:r>
          </w:ins>
          <w:r>
            <w:rPr>
              <w:noProof/>
              <w:webHidden/>
            </w:rPr>
          </w:r>
          <w:r>
            <w:rPr>
              <w:noProof/>
              <w:webHidden/>
            </w:rPr>
            <w:fldChar w:fldCharType="separate"/>
          </w:r>
          <w:ins w:id="1611" w:author="Sammartano, Marc (BIC USA)" w:date="2015-12-04T16:17:00Z">
            <w:r w:rsidR="007C48A1">
              <w:rPr>
                <w:noProof/>
                <w:webHidden/>
              </w:rPr>
              <w:t>126</w:t>
            </w:r>
          </w:ins>
          <w:ins w:id="16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13" w:author="Sammartano, Marc (BIC USA)" w:date="2015-12-02T15:17:00Z"/>
              <w:rFonts w:eastAsiaTheme="minorEastAsia"/>
              <w:noProof/>
            </w:rPr>
          </w:pPr>
          <w:ins w:id="16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"_Toc436833173"</w:instrText>
            </w:r>
            <w:r w:rsidRPr="00E7654A">
              <w:rPr>
                <w:rStyle w:val="Hyperlink"/>
                <w:noProof/>
              </w:rPr>
              <w:instrText xml:space="preserve"> </w:instrText>
            </w:r>
            <w:r w:rsidRPr="00E7654A">
              <w:rPr>
                <w:rStyle w:val="Hyperlink"/>
                <w:noProof/>
              </w:rPr>
              <w:fldChar w:fldCharType="separate"/>
            </w:r>
            <w:r w:rsidRPr="00E7654A">
              <w:rPr>
                <w:rStyle w:val="Hyperlink"/>
                <w:noProof/>
              </w:rPr>
              <w:t>Split &lt;result_array$[]&gt;, &lt;sexp&gt; {, &lt;test_sexp&gt;}</w:t>
            </w:r>
            <w:r>
              <w:rPr>
                <w:noProof/>
                <w:webHidden/>
              </w:rPr>
              <w:tab/>
            </w:r>
            <w:r>
              <w:rPr>
                <w:noProof/>
                <w:webHidden/>
              </w:rPr>
              <w:fldChar w:fldCharType="begin"/>
            </w:r>
            <w:r>
              <w:rPr>
                <w:noProof/>
                <w:webHidden/>
              </w:rPr>
              <w:instrText xml:space="preserve"> PAGEREF _Toc436833173 \h </w:instrText>
            </w:r>
          </w:ins>
          <w:r>
            <w:rPr>
              <w:noProof/>
              <w:webHidden/>
            </w:rPr>
          </w:r>
          <w:r>
            <w:rPr>
              <w:noProof/>
              <w:webHidden/>
            </w:rPr>
            <w:fldChar w:fldCharType="separate"/>
          </w:r>
          <w:ins w:id="1615" w:author="Sammartano, Marc (BIC USA)" w:date="2015-12-04T16:17:00Z">
            <w:r w:rsidR="007C48A1">
              <w:rPr>
                <w:noProof/>
                <w:webHidden/>
              </w:rPr>
              <w:t>126</w:t>
            </w:r>
          </w:ins>
          <w:ins w:id="161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17" w:author="Sammartano, Marc (BIC USA)" w:date="2015-12-02T15:17:00Z"/>
              <w:rFonts w:eastAsiaTheme="minorEastAsia"/>
              <w:noProof/>
            </w:rPr>
          </w:pPr>
          <w:ins w:id="16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"_Toc436833174"</w:instrText>
            </w:r>
            <w:r w:rsidRPr="00E7654A">
              <w:rPr>
                <w:rStyle w:val="Hyperlink"/>
                <w:noProof/>
              </w:rPr>
              <w:instrText xml:space="preserve"> </w:instrText>
            </w:r>
            <w:r w:rsidRPr="00E7654A">
              <w:rPr>
                <w:rStyle w:val="Hyperlink"/>
                <w:noProof/>
              </w:rPr>
              <w:fldChar w:fldCharType="separate"/>
            </w:r>
            <w:r w:rsidRPr="00E7654A">
              <w:rPr>
                <w:rStyle w:val="Hyperlink"/>
                <w:noProof/>
              </w:rPr>
              <w:t>Split.all &lt;result_array$[]&gt;, &lt;sexp&gt; {, &lt;test_sexp&gt;}</w:t>
            </w:r>
            <w:r>
              <w:rPr>
                <w:noProof/>
                <w:webHidden/>
              </w:rPr>
              <w:tab/>
            </w:r>
            <w:r>
              <w:rPr>
                <w:noProof/>
                <w:webHidden/>
              </w:rPr>
              <w:fldChar w:fldCharType="begin"/>
            </w:r>
            <w:r>
              <w:rPr>
                <w:noProof/>
                <w:webHidden/>
              </w:rPr>
              <w:instrText xml:space="preserve"> PAGEREF _Toc436833174 \h </w:instrText>
            </w:r>
          </w:ins>
          <w:r>
            <w:rPr>
              <w:noProof/>
              <w:webHidden/>
            </w:rPr>
          </w:r>
          <w:r>
            <w:rPr>
              <w:noProof/>
              <w:webHidden/>
            </w:rPr>
            <w:fldChar w:fldCharType="separate"/>
          </w:r>
          <w:ins w:id="1619" w:author="Sammartano, Marc (BIC USA)" w:date="2015-12-04T16:17:00Z">
            <w:r w:rsidR="007C48A1">
              <w:rPr>
                <w:noProof/>
                <w:webHidden/>
              </w:rPr>
              <w:t>126</w:t>
            </w:r>
          </w:ins>
          <w:ins w:id="16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21" w:author="Sammartano, Marc (BIC USA)" w:date="2015-12-02T15:17:00Z"/>
              <w:rFonts w:eastAsiaTheme="minorEastAsia"/>
              <w:noProof/>
            </w:rPr>
          </w:pPr>
          <w:ins w:id="16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"_Toc436833175"</w:instrText>
            </w:r>
            <w:r w:rsidRPr="00E7654A">
              <w:rPr>
                <w:rStyle w:val="Hyperlink"/>
                <w:noProof/>
              </w:rPr>
              <w:instrText xml:space="preserve"> </w:instrText>
            </w:r>
            <w:r w:rsidRPr="00E7654A">
              <w:rPr>
                <w:rStyle w:val="Hyperlink"/>
                <w:noProof/>
              </w:rPr>
              <w:fldChar w:fldCharType="separate"/>
            </w:r>
            <w:r w:rsidRPr="00E7654A">
              <w:rPr>
                <w:rStyle w:val="Hyperlink"/>
                <w:noProof/>
              </w:rPr>
              <w:t>Text To Speech</w:t>
            </w:r>
            <w:r>
              <w:rPr>
                <w:noProof/>
                <w:webHidden/>
              </w:rPr>
              <w:tab/>
            </w:r>
            <w:r>
              <w:rPr>
                <w:noProof/>
                <w:webHidden/>
              </w:rPr>
              <w:fldChar w:fldCharType="begin"/>
            </w:r>
            <w:r>
              <w:rPr>
                <w:noProof/>
                <w:webHidden/>
              </w:rPr>
              <w:instrText xml:space="preserve"> PAGEREF _Toc436833175 \h </w:instrText>
            </w:r>
          </w:ins>
          <w:r>
            <w:rPr>
              <w:noProof/>
              <w:webHidden/>
            </w:rPr>
          </w:r>
          <w:r>
            <w:rPr>
              <w:noProof/>
              <w:webHidden/>
            </w:rPr>
            <w:fldChar w:fldCharType="separate"/>
          </w:r>
          <w:ins w:id="1623" w:author="Sammartano, Marc (BIC USA)" w:date="2015-12-04T16:17:00Z">
            <w:r w:rsidR="007C48A1">
              <w:rPr>
                <w:noProof/>
                <w:webHidden/>
              </w:rPr>
              <w:t>127</w:t>
            </w:r>
          </w:ins>
          <w:ins w:id="16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25" w:author="Sammartano, Marc (BIC USA)" w:date="2015-12-02T15:17:00Z"/>
              <w:rFonts w:eastAsiaTheme="minorEastAsia"/>
              <w:noProof/>
            </w:rPr>
          </w:pPr>
          <w:ins w:id="16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"_Toc436833176"</w:instrText>
            </w:r>
            <w:r w:rsidRPr="00E7654A">
              <w:rPr>
                <w:rStyle w:val="Hyperlink"/>
                <w:noProof/>
              </w:rPr>
              <w:instrText xml:space="preserve"> </w:instrText>
            </w:r>
            <w:r w:rsidRPr="00E7654A">
              <w:rPr>
                <w:rStyle w:val="Hyperlink"/>
                <w:noProof/>
              </w:rPr>
              <w:fldChar w:fldCharType="separate"/>
            </w:r>
            <w:r w:rsidRPr="00E7654A">
              <w:rPr>
                <w:rStyle w:val="Hyperlink"/>
                <w:noProof/>
              </w:rPr>
              <w:t>TTS.init</w:t>
            </w:r>
            <w:r>
              <w:rPr>
                <w:noProof/>
                <w:webHidden/>
              </w:rPr>
              <w:tab/>
            </w:r>
            <w:r>
              <w:rPr>
                <w:noProof/>
                <w:webHidden/>
              </w:rPr>
              <w:fldChar w:fldCharType="begin"/>
            </w:r>
            <w:r>
              <w:rPr>
                <w:noProof/>
                <w:webHidden/>
              </w:rPr>
              <w:instrText xml:space="preserve"> PAGEREF _Toc436833176 \h </w:instrText>
            </w:r>
          </w:ins>
          <w:r>
            <w:rPr>
              <w:noProof/>
              <w:webHidden/>
            </w:rPr>
          </w:r>
          <w:r>
            <w:rPr>
              <w:noProof/>
              <w:webHidden/>
            </w:rPr>
            <w:fldChar w:fldCharType="separate"/>
          </w:r>
          <w:ins w:id="1627" w:author="Sammartano, Marc (BIC USA)" w:date="2015-12-04T16:17:00Z">
            <w:r w:rsidR="007C48A1">
              <w:rPr>
                <w:noProof/>
                <w:webHidden/>
              </w:rPr>
              <w:t>128</w:t>
            </w:r>
          </w:ins>
          <w:ins w:id="16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29" w:author="Sammartano, Marc (BIC USA)" w:date="2015-12-02T15:17:00Z"/>
              <w:rFonts w:eastAsiaTheme="minorEastAsia"/>
              <w:noProof/>
            </w:rPr>
          </w:pPr>
          <w:ins w:id="16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"_Toc436833177"</w:instrText>
            </w:r>
            <w:r w:rsidRPr="00E7654A">
              <w:rPr>
                <w:rStyle w:val="Hyperlink"/>
                <w:noProof/>
              </w:rPr>
              <w:instrText xml:space="preserve"> </w:instrText>
            </w:r>
            <w:r w:rsidRPr="00E7654A">
              <w:rPr>
                <w:rStyle w:val="Hyperlink"/>
                <w:noProof/>
              </w:rPr>
              <w:fldChar w:fldCharType="separate"/>
            </w:r>
            <w:r w:rsidRPr="00E7654A">
              <w:rPr>
                <w:rStyle w:val="Hyperlink"/>
                <w:noProof/>
              </w:rPr>
              <w:t>TTS.speak &lt;sexp&gt; {, &lt;wait_lexp&gt;}</w:t>
            </w:r>
            <w:r>
              <w:rPr>
                <w:noProof/>
                <w:webHidden/>
              </w:rPr>
              <w:tab/>
            </w:r>
            <w:r>
              <w:rPr>
                <w:noProof/>
                <w:webHidden/>
              </w:rPr>
              <w:fldChar w:fldCharType="begin"/>
            </w:r>
            <w:r>
              <w:rPr>
                <w:noProof/>
                <w:webHidden/>
              </w:rPr>
              <w:instrText xml:space="preserve"> PAGEREF _Toc436833177 \h </w:instrText>
            </w:r>
          </w:ins>
          <w:r>
            <w:rPr>
              <w:noProof/>
              <w:webHidden/>
            </w:rPr>
          </w:r>
          <w:r>
            <w:rPr>
              <w:noProof/>
              <w:webHidden/>
            </w:rPr>
            <w:fldChar w:fldCharType="separate"/>
          </w:r>
          <w:ins w:id="1631" w:author="Sammartano, Marc (BIC USA)" w:date="2015-12-04T16:17:00Z">
            <w:r w:rsidR="007C48A1">
              <w:rPr>
                <w:noProof/>
                <w:webHidden/>
              </w:rPr>
              <w:t>128</w:t>
            </w:r>
          </w:ins>
          <w:ins w:id="16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33" w:author="Sammartano, Marc (BIC USA)" w:date="2015-12-02T15:17:00Z"/>
              <w:rFonts w:eastAsiaTheme="minorEastAsia"/>
              <w:noProof/>
            </w:rPr>
          </w:pPr>
          <w:ins w:id="16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"_Toc436833178"</w:instrText>
            </w:r>
            <w:r w:rsidRPr="00E7654A">
              <w:rPr>
                <w:rStyle w:val="Hyperlink"/>
                <w:noProof/>
              </w:rPr>
              <w:instrText xml:space="preserve"> </w:instrText>
            </w:r>
            <w:r w:rsidRPr="00E7654A">
              <w:rPr>
                <w:rStyle w:val="Hyperlink"/>
                <w:noProof/>
              </w:rPr>
              <w:fldChar w:fldCharType="separate"/>
            </w:r>
            <w:r w:rsidRPr="00E7654A">
              <w:rPr>
                <w:rStyle w:val="Hyperlink"/>
                <w:noProof/>
              </w:rPr>
              <w:t>TTS.speak.toFile &lt;sexp&gt; {, &lt;path_sexp&gt;}</w:t>
            </w:r>
            <w:r>
              <w:rPr>
                <w:noProof/>
                <w:webHidden/>
              </w:rPr>
              <w:tab/>
            </w:r>
            <w:r>
              <w:rPr>
                <w:noProof/>
                <w:webHidden/>
              </w:rPr>
              <w:fldChar w:fldCharType="begin"/>
            </w:r>
            <w:r>
              <w:rPr>
                <w:noProof/>
                <w:webHidden/>
              </w:rPr>
              <w:instrText xml:space="preserve"> PAGEREF _Toc436833178 \h </w:instrText>
            </w:r>
          </w:ins>
          <w:r>
            <w:rPr>
              <w:noProof/>
              <w:webHidden/>
            </w:rPr>
          </w:r>
          <w:r>
            <w:rPr>
              <w:noProof/>
              <w:webHidden/>
            </w:rPr>
            <w:fldChar w:fldCharType="separate"/>
          </w:r>
          <w:ins w:id="1635" w:author="Sammartano, Marc (BIC USA)" w:date="2015-12-04T16:17:00Z">
            <w:r w:rsidR="007C48A1">
              <w:rPr>
                <w:noProof/>
                <w:webHidden/>
              </w:rPr>
              <w:t>128</w:t>
            </w:r>
          </w:ins>
          <w:ins w:id="16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37" w:author="Sammartano, Marc (BIC USA)" w:date="2015-12-02T15:17:00Z"/>
              <w:rFonts w:eastAsiaTheme="minorEastAsia"/>
              <w:noProof/>
            </w:rPr>
          </w:pPr>
          <w:ins w:id="16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"_Toc436833179"</w:instrText>
            </w:r>
            <w:r w:rsidRPr="00E7654A">
              <w:rPr>
                <w:rStyle w:val="Hyperlink"/>
                <w:noProof/>
              </w:rPr>
              <w:instrText xml:space="preserve"> </w:instrText>
            </w:r>
            <w:r w:rsidRPr="00E7654A">
              <w:rPr>
                <w:rStyle w:val="Hyperlink"/>
                <w:noProof/>
              </w:rPr>
              <w:fldChar w:fldCharType="separate"/>
            </w:r>
            <w:r w:rsidRPr="00E7654A">
              <w:rPr>
                <w:rStyle w:val="Hyperlink"/>
                <w:noProof/>
              </w:rPr>
              <w:t>TTS.stop</w:t>
            </w:r>
            <w:r>
              <w:rPr>
                <w:noProof/>
                <w:webHidden/>
              </w:rPr>
              <w:tab/>
            </w:r>
            <w:r>
              <w:rPr>
                <w:noProof/>
                <w:webHidden/>
              </w:rPr>
              <w:fldChar w:fldCharType="begin"/>
            </w:r>
            <w:r>
              <w:rPr>
                <w:noProof/>
                <w:webHidden/>
              </w:rPr>
              <w:instrText xml:space="preserve"> PAGEREF _Toc436833179 \h </w:instrText>
            </w:r>
          </w:ins>
          <w:r>
            <w:rPr>
              <w:noProof/>
              <w:webHidden/>
            </w:rPr>
          </w:r>
          <w:r>
            <w:rPr>
              <w:noProof/>
              <w:webHidden/>
            </w:rPr>
            <w:fldChar w:fldCharType="separate"/>
          </w:r>
          <w:ins w:id="1639" w:author="Sammartano, Marc (BIC USA)" w:date="2015-12-04T16:17:00Z">
            <w:r w:rsidR="007C48A1">
              <w:rPr>
                <w:noProof/>
                <w:webHidden/>
              </w:rPr>
              <w:t>128</w:t>
            </w:r>
          </w:ins>
          <w:ins w:id="16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41" w:author="Sammartano, Marc (BIC USA)" w:date="2015-12-02T15:17:00Z"/>
              <w:rFonts w:eastAsiaTheme="minorEastAsia"/>
              <w:noProof/>
            </w:rPr>
          </w:pPr>
          <w:ins w:id="16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"_Toc436833180"</w:instrText>
            </w:r>
            <w:r w:rsidRPr="00E7654A">
              <w:rPr>
                <w:rStyle w:val="Hyperlink"/>
                <w:noProof/>
              </w:rPr>
              <w:instrText xml:space="preserve"> </w:instrText>
            </w:r>
            <w:r w:rsidRPr="00E7654A">
              <w:rPr>
                <w:rStyle w:val="Hyperlink"/>
                <w:noProof/>
              </w:rPr>
              <w:fldChar w:fldCharType="separate"/>
            </w:r>
            <w:r w:rsidRPr="00E7654A">
              <w:rPr>
                <w:rStyle w:val="Hyperlink"/>
                <w:noProof/>
              </w:rPr>
              <w:t>Speech To Text (Voice Recognition)</w:t>
            </w:r>
            <w:r>
              <w:rPr>
                <w:noProof/>
                <w:webHidden/>
              </w:rPr>
              <w:tab/>
            </w:r>
            <w:r>
              <w:rPr>
                <w:noProof/>
                <w:webHidden/>
              </w:rPr>
              <w:fldChar w:fldCharType="begin"/>
            </w:r>
            <w:r>
              <w:rPr>
                <w:noProof/>
                <w:webHidden/>
              </w:rPr>
              <w:instrText xml:space="preserve"> PAGEREF _Toc436833180 \h </w:instrText>
            </w:r>
          </w:ins>
          <w:r>
            <w:rPr>
              <w:noProof/>
              <w:webHidden/>
            </w:rPr>
          </w:r>
          <w:r>
            <w:rPr>
              <w:noProof/>
              <w:webHidden/>
            </w:rPr>
            <w:fldChar w:fldCharType="separate"/>
          </w:r>
          <w:ins w:id="1643" w:author="Sammartano, Marc (BIC USA)" w:date="2015-12-04T16:17:00Z">
            <w:r w:rsidR="007C48A1">
              <w:rPr>
                <w:noProof/>
                <w:webHidden/>
              </w:rPr>
              <w:t>128</w:t>
            </w:r>
          </w:ins>
          <w:ins w:id="16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45" w:author="Sammartano, Marc (BIC USA)" w:date="2015-12-02T15:17:00Z"/>
              <w:rFonts w:eastAsiaTheme="minorEastAsia"/>
              <w:noProof/>
            </w:rPr>
          </w:pPr>
          <w:ins w:id="16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"_Toc436833181"</w:instrText>
            </w:r>
            <w:r w:rsidRPr="00E7654A">
              <w:rPr>
                <w:rStyle w:val="Hyperlink"/>
                <w:noProof/>
              </w:rPr>
              <w:instrText xml:space="preserve"> </w:instrText>
            </w:r>
            <w:r w:rsidRPr="00E7654A">
              <w:rPr>
                <w:rStyle w:val="Hyperlink"/>
                <w:noProof/>
              </w:rPr>
              <w:fldChar w:fldCharType="separate"/>
            </w:r>
            <w:r w:rsidRPr="00E7654A">
              <w:rPr>
                <w:rStyle w:val="Hyperlink"/>
                <w:noProof/>
              </w:rPr>
              <w:t>STT.listen {&lt;prompt_sexp&gt;}</w:t>
            </w:r>
            <w:r>
              <w:rPr>
                <w:noProof/>
                <w:webHidden/>
              </w:rPr>
              <w:tab/>
            </w:r>
            <w:r>
              <w:rPr>
                <w:noProof/>
                <w:webHidden/>
              </w:rPr>
              <w:fldChar w:fldCharType="begin"/>
            </w:r>
            <w:r>
              <w:rPr>
                <w:noProof/>
                <w:webHidden/>
              </w:rPr>
              <w:instrText xml:space="preserve"> PAGEREF _Toc436833181 \h </w:instrText>
            </w:r>
          </w:ins>
          <w:r>
            <w:rPr>
              <w:noProof/>
              <w:webHidden/>
            </w:rPr>
          </w:r>
          <w:r>
            <w:rPr>
              <w:noProof/>
              <w:webHidden/>
            </w:rPr>
            <w:fldChar w:fldCharType="separate"/>
          </w:r>
          <w:ins w:id="1647" w:author="Sammartano, Marc (BIC USA)" w:date="2015-12-04T16:17:00Z">
            <w:r w:rsidR="007C48A1">
              <w:rPr>
                <w:noProof/>
                <w:webHidden/>
              </w:rPr>
              <w:t>128</w:t>
            </w:r>
          </w:ins>
          <w:ins w:id="16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649" w:author="Sammartano, Marc (BIC USA)" w:date="2015-12-02T15:17:00Z"/>
              <w:rFonts w:eastAsiaTheme="minorEastAsia"/>
              <w:noProof/>
            </w:rPr>
          </w:pPr>
          <w:ins w:id="16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"_Toc436833182"</w:instrText>
            </w:r>
            <w:r w:rsidRPr="00E7654A">
              <w:rPr>
                <w:rStyle w:val="Hyperlink"/>
                <w:noProof/>
              </w:rPr>
              <w:instrText xml:space="preserve"> </w:instrText>
            </w:r>
            <w:r w:rsidRPr="00E7654A">
              <w:rPr>
                <w:rStyle w:val="Hyperlink"/>
                <w:noProof/>
              </w:rPr>
              <w:fldChar w:fldCharType="separate"/>
            </w:r>
            <w:r w:rsidRPr="00E7654A">
              <w:rPr>
                <w:rStyle w:val="Hyperlink"/>
                <w:noProof/>
              </w:rPr>
              <w:t>STT.results &lt;string_list_ptr_nexp&gt;</w:t>
            </w:r>
            <w:r>
              <w:rPr>
                <w:noProof/>
                <w:webHidden/>
              </w:rPr>
              <w:tab/>
            </w:r>
            <w:r>
              <w:rPr>
                <w:noProof/>
                <w:webHidden/>
              </w:rPr>
              <w:fldChar w:fldCharType="begin"/>
            </w:r>
            <w:r>
              <w:rPr>
                <w:noProof/>
                <w:webHidden/>
              </w:rPr>
              <w:instrText xml:space="preserve"> PAGEREF _Toc436833182 \h </w:instrText>
            </w:r>
          </w:ins>
          <w:r>
            <w:rPr>
              <w:noProof/>
              <w:webHidden/>
            </w:rPr>
          </w:r>
          <w:r>
            <w:rPr>
              <w:noProof/>
              <w:webHidden/>
            </w:rPr>
            <w:fldChar w:fldCharType="separate"/>
          </w:r>
          <w:ins w:id="1651" w:author="Sammartano, Marc (BIC USA)" w:date="2015-12-04T16:17:00Z">
            <w:r w:rsidR="007C48A1">
              <w:rPr>
                <w:noProof/>
                <w:webHidden/>
              </w:rPr>
              <w:t>129</w:t>
            </w:r>
          </w:ins>
          <w:ins w:id="16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53" w:author="Sammartano, Marc (BIC USA)" w:date="2015-12-02T15:17:00Z"/>
              <w:rFonts w:eastAsiaTheme="minorEastAsia"/>
              <w:noProof/>
            </w:rPr>
          </w:pPr>
          <w:ins w:id="1654"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"_Toc436833183"</w:instrText>
            </w:r>
            <w:r w:rsidRPr="00E7654A">
              <w:rPr>
                <w:rStyle w:val="Hyperlink"/>
                <w:noProof/>
              </w:rPr>
              <w:instrText xml:space="preserve"> </w:instrText>
            </w:r>
            <w:r w:rsidRPr="00E7654A">
              <w:rPr>
                <w:rStyle w:val="Hyperlink"/>
                <w:noProof/>
              </w:rPr>
              <w:fldChar w:fldCharType="separate"/>
            </w:r>
            <w:r w:rsidRPr="00E7654A">
              <w:rPr>
                <w:rStyle w:val="Hyperlink"/>
                <w:noProof/>
              </w:rPr>
              <w:t>Device &lt;svar&gt;</w:t>
            </w:r>
            <w:r>
              <w:rPr>
                <w:noProof/>
                <w:webHidden/>
              </w:rPr>
              <w:tab/>
            </w:r>
            <w:r>
              <w:rPr>
                <w:noProof/>
                <w:webHidden/>
              </w:rPr>
              <w:fldChar w:fldCharType="begin"/>
            </w:r>
            <w:r>
              <w:rPr>
                <w:noProof/>
                <w:webHidden/>
              </w:rPr>
              <w:instrText xml:space="preserve"> PAGEREF _Toc436833183 \h </w:instrText>
            </w:r>
          </w:ins>
          <w:r>
            <w:rPr>
              <w:noProof/>
              <w:webHidden/>
            </w:rPr>
          </w:r>
          <w:r>
            <w:rPr>
              <w:noProof/>
              <w:webHidden/>
            </w:rPr>
            <w:fldChar w:fldCharType="separate"/>
          </w:r>
          <w:ins w:id="1655" w:author="Sammartano, Marc (BIC USA)" w:date="2015-12-04T16:17:00Z">
            <w:r w:rsidR="007C48A1">
              <w:rPr>
                <w:noProof/>
                <w:webHidden/>
              </w:rPr>
              <w:t>130</w:t>
            </w:r>
          </w:ins>
          <w:ins w:id="165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57" w:author="Sammartano, Marc (BIC USA)" w:date="2015-12-02T15:17:00Z"/>
              <w:rFonts w:eastAsiaTheme="minorEastAsia"/>
              <w:noProof/>
            </w:rPr>
          </w:pPr>
          <w:ins w:id="16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"_Toc436833184"</w:instrText>
            </w:r>
            <w:r w:rsidRPr="00E7654A">
              <w:rPr>
                <w:rStyle w:val="Hyperlink"/>
                <w:noProof/>
              </w:rPr>
              <w:instrText xml:space="preserve"> </w:instrText>
            </w:r>
            <w:r w:rsidRPr="00E7654A">
              <w:rPr>
                <w:rStyle w:val="Hyperlink"/>
                <w:noProof/>
              </w:rPr>
              <w:fldChar w:fldCharType="separate"/>
            </w:r>
            <w:r w:rsidRPr="00E7654A">
              <w:rPr>
                <w:rStyle w:val="Hyperlink"/>
                <w:noProof/>
              </w:rPr>
              <w:t>Device &lt;nvar&gt;|&lt;nexp&gt;</w:t>
            </w:r>
            <w:r>
              <w:rPr>
                <w:noProof/>
                <w:webHidden/>
              </w:rPr>
              <w:tab/>
            </w:r>
            <w:r>
              <w:rPr>
                <w:noProof/>
                <w:webHidden/>
              </w:rPr>
              <w:fldChar w:fldCharType="begin"/>
            </w:r>
            <w:r>
              <w:rPr>
                <w:noProof/>
                <w:webHidden/>
              </w:rPr>
              <w:instrText xml:space="preserve"> PAGEREF _Toc436833184 \h </w:instrText>
            </w:r>
          </w:ins>
          <w:r>
            <w:rPr>
              <w:noProof/>
              <w:webHidden/>
            </w:rPr>
          </w:r>
          <w:r>
            <w:rPr>
              <w:noProof/>
              <w:webHidden/>
            </w:rPr>
            <w:fldChar w:fldCharType="separate"/>
          </w:r>
          <w:ins w:id="1659" w:author="Sammartano, Marc (BIC USA)" w:date="2015-12-04T16:17:00Z">
            <w:r w:rsidR="007C48A1">
              <w:rPr>
                <w:noProof/>
                <w:webHidden/>
              </w:rPr>
              <w:t>130</w:t>
            </w:r>
          </w:ins>
          <w:ins w:id="16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61" w:author="Sammartano, Marc (BIC USA)" w:date="2015-12-02T15:17:00Z"/>
              <w:rFonts w:eastAsiaTheme="minorEastAsia"/>
              <w:noProof/>
            </w:rPr>
          </w:pPr>
          <w:ins w:id="16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"_Toc436833185"</w:instrText>
            </w:r>
            <w:r w:rsidRPr="00E7654A">
              <w:rPr>
                <w:rStyle w:val="Hyperlink"/>
                <w:noProof/>
              </w:rPr>
              <w:instrText xml:space="preserve"> </w:instrText>
            </w:r>
            <w:r w:rsidRPr="00E7654A">
              <w:rPr>
                <w:rStyle w:val="Hyperlink"/>
                <w:noProof/>
              </w:rPr>
              <w:fldChar w:fldCharType="separate"/>
            </w:r>
            <w:r w:rsidRPr="00E7654A">
              <w:rPr>
                <w:rStyle w:val="Hyperlink"/>
                <w:noProof/>
              </w:rPr>
              <w:t>Headset &lt;state_nvar&gt;, &lt;type_svar&gt;, &lt;mic_nvar&gt;</w:t>
            </w:r>
            <w:r>
              <w:rPr>
                <w:noProof/>
                <w:webHidden/>
              </w:rPr>
              <w:tab/>
            </w:r>
            <w:r>
              <w:rPr>
                <w:noProof/>
                <w:webHidden/>
              </w:rPr>
              <w:fldChar w:fldCharType="begin"/>
            </w:r>
            <w:r>
              <w:rPr>
                <w:noProof/>
                <w:webHidden/>
              </w:rPr>
              <w:instrText xml:space="preserve"> PAGEREF _Toc436833185 \h </w:instrText>
            </w:r>
          </w:ins>
          <w:r>
            <w:rPr>
              <w:noProof/>
              <w:webHidden/>
            </w:rPr>
          </w:r>
          <w:r>
            <w:rPr>
              <w:noProof/>
              <w:webHidden/>
            </w:rPr>
            <w:fldChar w:fldCharType="separate"/>
          </w:r>
          <w:ins w:id="1663" w:author="Sammartano, Marc (BIC USA)" w:date="2015-12-04T16:17:00Z">
            <w:r w:rsidR="007C48A1">
              <w:rPr>
                <w:noProof/>
                <w:webHidden/>
              </w:rPr>
              <w:t>131</w:t>
            </w:r>
          </w:ins>
          <w:ins w:id="16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65" w:author="Sammartano, Marc (BIC USA)" w:date="2015-12-02T15:17:00Z"/>
              <w:rFonts w:eastAsiaTheme="minorEastAsia"/>
              <w:noProof/>
            </w:rPr>
          </w:pPr>
          <w:ins w:id="16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"_Toc436833186"</w:instrText>
            </w:r>
            <w:r w:rsidRPr="00E7654A">
              <w:rPr>
                <w:rStyle w:val="Hyperlink"/>
                <w:noProof/>
              </w:rPr>
              <w:instrText xml:space="preserve"> </w:instrText>
            </w:r>
            <w:r w:rsidRPr="00E7654A">
              <w:rPr>
                <w:rStyle w:val="Hyperlink"/>
                <w:noProof/>
              </w:rPr>
              <w:fldChar w:fldCharType="separate"/>
            </w:r>
            <w:r w:rsidRPr="00E7654A">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_Toc436833186 \h </w:instrText>
            </w:r>
          </w:ins>
          <w:r>
            <w:rPr>
              <w:noProof/>
              <w:webHidden/>
            </w:rPr>
          </w:r>
          <w:r>
            <w:rPr>
              <w:noProof/>
              <w:webHidden/>
            </w:rPr>
            <w:fldChar w:fldCharType="separate"/>
          </w:r>
          <w:ins w:id="1667" w:author="Sammartano, Marc (BIC USA)" w:date="2015-12-04T16:17:00Z">
            <w:r w:rsidR="007C48A1">
              <w:rPr>
                <w:noProof/>
                <w:webHidden/>
              </w:rPr>
              <w:t>131</w:t>
            </w:r>
          </w:ins>
          <w:ins w:id="16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69" w:author="Sammartano, Marc (BIC USA)" w:date="2015-12-02T15:17:00Z"/>
              <w:rFonts w:eastAsiaTheme="minorEastAsia"/>
              <w:noProof/>
            </w:rPr>
          </w:pPr>
          <w:ins w:id="16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"_Toc436833187"</w:instrText>
            </w:r>
            <w:r w:rsidRPr="00E7654A">
              <w:rPr>
                <w:rStyle w:val="Hyperlink"/>
                <w:noProof/>
              </w:rPr>
              <w:instrText xml:space="preserve"> </w:instrText>
            </w:r>
            <w:r w:rsidRPr="00E7654A">
              <w:rPr>
                <w:rStyle w:val="Hyperlink"/>
                <w:noProof/>
              </w:rPr>
              <w:fldChar w:fldCharType="separate"/>
            </w:r>
            <w:r w:rsidRPr="00E7654A">
              <w:rPr>
                <w:rStyle w:val="Hyperlink"/>
                <w:noProof/>
              </w:rPr>
              <w:t>Phone.info &lt;nvar&gt;|&lt;nexp&gt;</w:t>
            </w:r>
            <w:r>
              <w:rPr>
                <w:noProof/>
                <w:webHidden/>
              </w:rPr>
              <w:tab/>
            </w:r>
            <w:r>
              <w:rPr>
                <w:noProof/>
                <w:webHidden/>
              </w:rPr>
              <w:fldChar w:fldCharType="begin"/>
            </w:r>
            <w:r>
              <w:rPr>
                <w:noProof/>
                <w:webHidden/>
              </w:rPr>
              <w:instrText xml:space="preserve"> PAGEREF _Toc436833187 \h </w:instrText>
            </w:r>
          </w:ins>
          <w:r>
            <w:rPr>
              <w:noProof/>
              <w:webHidden/>
            </w:rPr>
          </w:r>
          <w:r>
            <w:rPr>
              <w:noProof/>
              <w:webHidden/>
            </w:rPr>
            <w:fldChar w:fldCharType="separate"/>
          </w:r>
          <w:ins w:id="1671" w:author="Sammartano, Marc (BIC USA)" w:date="2015-12-04T16:17:00Z">
            <w:r w:rsidR="007C48A1">
              <w:rPr>
                <w:noProof/>
                <w:webHidden/>
              </w:rPr>
              <w:t>132</w:t>
            </w:r>
          </w:ins>
          <w:ins w:id="16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73" w:author="Sammartano, Marc (BIC USA)" w:date="2015-12-02T15:17:00Z"/>
              <w:rFonts w:eastAsiaTheme="minorEastAsia"/>
              <w:noProof/>
            </w:rPr>
          </w:pPr>
          <w:ins w:id="16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"_Toc436833188"</w:instrText>
            </w:r>
            <w:r w:rsidRPr="00E7654A">
              <w:rPr>
                <w:rStyle w:val="Hyperlink"/>
                <w:noProof/>
              </w:rPr>
              <w:instrText xml:space="preserve"> </w:instrText>
            </w:r>
            <w:r w:rsidRPr="00E7654A">
              <w:rPr>
                <w:rStyle w:val="Hyperlink"/>
                <w:noProof/>
              </w:rPr>
              <w:fldChar w:fldCharType="separate"/>
            </w:r>
            <w:r w:rsidRPr="00E7654A">
              <w:rPr>
                <w:rStyle w:val="Hyperlink"/>
                <w:noProof/>
              </w:rPr>
              <w:t>Pause &lt;ticks_nexp&gt;</w:t>
            </w:r>
            <w:r>
              <w:rPr>
                <w:noProof/>
                <w:webHidden/>
              </w:rPr>
              <w:tab/>
            </w:r>
            <w:r>
              <w:rPr>
                <w:noProof/>
                <w:webHidden/>
              </w:rPr>
              <w:fldChar w:fldCharType="begin"/>
            </w:r>
            <w:r>
              <w:rPr>
                <w:noProof/>
                <w:webHidden/>
              </w:rPr>
              <w:instrText xml:space="preserve"> PAGEREF _Toc436833188 \h </w:instrText>
            </w:r>
          </w:ins>
          <w:r>
            <w:rPr>
              <w:noProof/>
              <w:webHidden/>
            </w:rPr>
          </w:r>
          <w:r>
            <w:rPr>
              <w:noProof/>
              <w:webHidden/>
            </w:rPr>
            <w:fldChar w:fldCharType="separate"/>
          </w:r>
          <w:ins w:id="1675" w:author="Sammartano, Marc (BIC USA)" w:date="2015-12-04T16:17:00Z">
            <w:r w:rsidR="007C48A1">
              <w:rPr>
                <w:noProof/>
                <w:webHidden/>
              </w:rPr>
              <w:t>133</w:t>
            </w:r>
          </w:ins>
          <w:ins w:id="16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77" w:author="Sammartano, Marc (BIC USA)" w:date="2015-12-02T15:17:00Z"/>
              <w:rFonts w:eastAsiaTheme="minorEastAsia"/>
              <w:noProof/>
            </w:rPr>
          </w:pPr>
          <w:ins w:id="16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"_Toc436833189"</w:instrText>
            </w:r>
            <w:r w:rsidRPr="00E7654A">
              <w:rPr>
                <w:rStyle w:val="Hyperlink"/>
                <w:noProof/>
              </w:rPr>
              <w:instrText xml:space="preserve"> </w:instrText>
            </w:r>
            <w:r w:rsidRPr="00E7654A">
              <w:rPr>
                <w:rStyle w:val="Hyperlink"/>
                <w:noProof/>
              </w:rPr>
              <w:fldChar w:fldCharType="separate"/>
            </w:r>
            <w:r w:rsidRPr="00E7654A">
              <w:rPr>
                <w:rStyle w:val="Hyperlink"/>
                <w:noProof/>
              </w:rPr>
              <w:t>Swap &lt;nvar_a&gt;|&lt;svar_a&gt;, &lt;nvar_b&gt;|&lt;svar_b&gt;</w:t>
            </w:r>
            <w:r>
              <w:rPr>
                <w:noProof/>
                <w:webHidden/>
              </w:rPr>
              <w:tab/>
            </w:r>
            <w:r>
              <w:rPr>
                <w:noProof/>
                <w:webHidden/>
              </w:rPr>
              <w:fldChar w:fldCharType="begin"/>
            </w:r>
            <w:r>
              <w:rPr>
                <w:noProof/>
                <w:webHidden/>
              </w:rPr>
              <w:instrText xml:space="preserve"> PAGEREF _Toc436833189 \h </w:instrText>
            </w:r>
          </w:ins>
          <w:r>
            <w:rPr>
              <w:noProof/>
              <w:webHidden/>
            </w:rPr>
          </w:r>
          <w:r>
            <w:rPr>
              <w:noProof/>
              <w:webHidden/>
            </w:rPr>
            <w:fldChar w:fldCharType="separate"/>
          </w:r>
          <w:ins w:id="1679" w:author="Sammartano, Marc (BIC USA)" w:date="2015-12-04T16:17:00Z">
            <w:r w:rsidR="007C48A1">
              <w:rPr>
                <w:noProof/>
                <w:webHidden/>
              </w:rPr>
              <w:t>133</w:t>
            </w:r>
          </w:ins>
          <w:ins w:id="16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81" w:author="Sammartano, Marc (BIC USA)" w:date="2015-12-02T15:17:00Z"/>
              <w:rFonts w:eastAsiaTheme="minorEastAsia"/>
              <w:noProof/>
            </w:rPr>
          </w:pPr>
          <w:ins w:id="16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"_Toc436833190"</w:instrText>
            </w:r>
            <w:r w:rsidRPr="00E7654A">
              <w:rPr>
                <w:rStyle w:val="Hyperlink"/>
                <w:noProof/>
              </w:rPr>
              <w:instrText xml:space="preserve"> </w:instrText>
            </w:r>
            <w:r w:rsidRPr="00E7654A">
              <w:rPr>
                <w:rStyle w:val="Hyperlink"/>
                <w:noProof/>
              </w:rPr>
              <w:fldChar w:fldCharType="separate"/>
            </w:r>
            <w:r w:rsidRPr="00E7654A">
              <w:rPr>
                <w:rStyle w:val="Hyperlink"/>
                <w:noProof/>
              </w:rPr>
              <w:t>Tone &lt;frequency_nexp&gt;, &lt;duration_nexp&gt; {, &lt;duration_chk_lexp}</w:t>
            </w:r>
            <w:r>
              <w:rPr>
                <w:noProof/>
                <w:webHidden/>
              </w:rPr>
              <w:tab/>
            </w:r>
            <w:r>
              <w:rPr>
                <w:noProof/>
                <w:webHidden/>
              </w:rPr>
              <w:fldChar w:fldCharType="begin"/>
            </w:r>
            <w:r>
              <w:rPr>
                <w:noProof/>
                <w:webHidden/>
              </w:rPr>
              <w:instrText xml:space="preserve"> PAGEREF _Toc436833190 \h </w:instrText>
            </w:r>
          </w:ins>
          <w:r>
            <w:rPr>
              <w:noProof/>
              <w:webHidden/>
            </w:rPr>
          </w:r>
          <w:r>
            <w:rPr>
              <w:noProof/>
              <w:webHidden/>
            </w:rPr>
            <w:fldChar w:fldCharType="separate"/>
          </w:r>
          <w:ins w:id="1683" w:author="Sammartano, Marc (BIC USA)" w:date="2015-12-04T16:17:00Z">
            <w:r w:rsidR="007C48A1">
              <w:rPr>
                <w:noProof/>
                <w:webHidden/>
              </w:rPr>
              <w:t>133</w:t>
            </w:r>
          </w:ins>
          <w:ins w:id="168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85" w:author="Sammartano, Marc (BIC USA)" w:date="2015-12-02T15:17:00Z"/>
              <w:rFonts w:eastAsiaTheme="minorEastAsia"/>
              <w:noProof/>
            </w:rPr>
          </w:pPr>
          <w:ins w:id="16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"_Toc436833191"</w:instrText>
            </w:r>
            <w:r w:rsidRPr="00E7654A">
              <w:rPr>
                <w:rStyle w:val="Hyperlink"/>
                <w:noProof/>
              </w:rPr>
              <w:instrText xml:space="preserve"> </w:instrText>
            </w:r>
            <w:r w:rsidRPr="00E7654A">
              <w:rPr>
                <w:rStyle w:val="Hyperlink"/>
                <w:noProof/>
              </w:rPr>
              <w:fldChar w:fldCharType="separate"/>
            </w:r>
            <w:r w:rsidRPr="00E7654A">
              <w:rPr>
                <w:rStyle w:val="Hyperlink"/>
                <w:noProof/>
              </w:rPr>
              <w:t>Vibrate &lt;pattern_array[{&lt;start&gt;,&lt;length&gt;}]&gt;,&lt;nexp&gt;</w:t>
            </w:r>
            <w:r>
              <w:rPr>
                <w:noProof/>
                <w:webHidden/>
              </w:rPr>
              <w:tab/>
            </w:r>
            <w:r>
              <w:rPr>
                <w:noProof/>
                <w:webHidden/>
              </w:rPr>
              <w:fldChar w:fldCharType="begin"/>
            </w:r>
            <w:r>
              <w:rPr>
                <w:noProof/>
                <w:webHidden/>
              </w:rPr>
              <w:instrText xml:space="preserve"> PAGEREF _Toc436833191 \h </w:instrText>
            </w:r>
          </w:ins>
          <w:r>
            <w:rPr>
              <w:noProof/>
              <w:webHidden/>
            </w:rPr>
          </w:r>
          <w:r>
            <w:rPr>
              <w:noProof/>
              <w:webHidden/>
            </w:rPr>
            <w:fldChar w:fldCharType="separate"/>
          </w:r>
          <w:ins w:id="1687" w:author="Sammartano, Marc (BIC USA)" w:date="2015-12-04T16:17:00Z">
            <w:r w:rsidR="007C48A1">
              <w:rPr>
                <w:noProof/>
                <w:webHidden/>
              </w:rPr>
              <w:t>134</w:t>
            </w:r>
          </w:ins>
          <w:ins w:id="16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89" w:author="Sammartano, Marc (BIC USA)" w:date="2015-12-02T15:17:00Z"/>
              <w:rFonts w:eastAsiaTheme="minorEastAsia"/>
              <w:noProof/>
            </w:rPr>
          </w:pPr>
          <w:ins w:id="16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"_Toc436833192"</w:instrText>
            </w:r>
            <w:r w:rsidRPr="00E7654A">
              <w:rPr>
                <w:rStyle w:val="Hyperlink"/>
                <w:noProof/>
              </w:rPr>
              <w:instrText xml:space="preserve"> </w:instrText>
            </w:r>
            <w:r w:rsidRPr="00E7654A">
              <w:rPr>
                <w:rStyle w:val="Hyperlink"/>
                <w:noProof/>
              </w:rPr>
              <w:fldChar w:fldCharType="separate"/>
            </w:r>
            <w:r w:rsidRPr="00E7654A">
              <w:rPr>
                <w:rStyle w:val="Hyperlink"/>
                <w:noProof/>
              </w:rPr>
              <w:t>WakeLock &lt;code_nexp&gt;</w:t>
            </w:r>
            <w:r>
              <w:rPr>
                <w:noProof/>
                <w:webHidden/>
              </w:rPr>
              <w:tab/>
            </w:r>
            <w:r>
              <w:rPr>
                <w:noProof/>
                <w:webHidden/>
              </w:rPr>
              <w:fldChar w:fldCharType="begin"/>
            </w:r>
            <w:r>
              <w:rPr>
                <w:noProof/>
                <w:webHidden/>
              </w:rPr>
              <w:instrText xml:space="preserve"> PAGEREF _Toc436833192 \h </w:instrText>
            </w:r>
          </w:ins>
          <w:r>
            <w:rPr>
              <w:noProof/>
              <w:webHidden/>
            </w:rPr>
          </w:r>
          <w:r>
            <w:rPr>
              <w:noProof/>
              <w:webHidden/>
            </w:rPr>
            <w:fldChar w:fldCharType="separate"/>
          </w:r>
          <w:ins w:id="1691" w:author="Sammartano, Marc (BIC USA)" w:date="2015-12-04T16:17:00Z">
            <w:r w:rsidR="007C48A1">
              <w:rPr>
                <w:noProof/>
                <w:webHidden/>
              </w:rPr>
              <w:t>134</w:t>
            </w:r>
          </w:ins>
          <w:ins w:id="16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93" w:author="Sammartano, Marc (BIC USA)" w:date="2015-12-02T15:17:00Z"/>
              <w:rFonts w:eastAsiaTheme="minorEastAsia"/>
              <w:noProof/>
            </w:rPr>
          </w:pPr>
          <w:ins w:id="16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"_Toc436833193"</w:instrText>
            </w:r>
            <w:r w:rsidRPr="00E7654A">
              <w:rPr>
                <w:rStyle w:val="Hyperlink"/>
                <w:noProof/>
              </w:rPr>
              <w:instrText xml:space="preserve"> </w:instrText>
            </w:r>
            <w:r w:rsidRPr="00E7654A">
              <w:rPr>
                <w:rStyle w:val="Hyperlink"/>
                <w:noProof/>
              </w:rPr>
              <w:fldChar w:fldCharType="separate"/>
            </w:r>
            <w:r w:rsidRPr="00E7654A">
              <w:rPr>
                <w:rStyle w:val="Hyperlink"/>
                <w:noProof/>
              </w:rPr>
              <w:t>WifiLock &lt;code_nexp&gt;</w:t>
            </w:r>
            <w:r>
              <w:rPr>
                <w:noProof/>
                <w:webHidden/>
              </w:rPr>
              <w:tab/>
            </w:r>
            <w:r>
              <w:rPr>
                <w:noProof/>
                <w:webHidden/>
              </w:rPr>
              <w:fldChar w:fldCharType="begin"/>
            </w:r>
            <w:r>
              <w:rPr>
                <w:noProof/>
                <w:webHidden/>
              </w:rPr>
              <w:instrText xml:space="preserve"> PAGEREF _Toc436833193 \h </w:instrText>
            </w:r>
          </w:ins>
          <w:r>
            <w:rPr>
              <w:noProof/>
              <w:webHidden/>
            </w:rPr>
          </w:r>
          <w:r>
            <w:rPr>
              <w:noProof/>
              <w:webHidden/>
            </w:rPr>
            <w:fldChar w:fldCharType="separate"/>
          </w:r>
          <w:ins w:id="1695" w:author="Sammartano, Marc (BIC USA)" w:date="2015-12-04T16:17:00Z">
            <w:r w:rsidR="007C48A1">
              <w:rPr>
                <w:noProof/>
                <w:webHidden/>
              </w:rPr>
              <w:t>135</w:t>
            </w:r>
          </w:ins>
          <w:ins w:id="16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697" w:author="Sammartano, Marc (BIC USA)" w:date="2015-12-02T15:17:00Z"/>
              <w:rFonts w:eastAsiaTheme="minorEastAsia"/>
              <w:noProof/>
            </w:rPr>
          </w:pPr>
          <w:ins w:id="16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"_Toc436833194"</w:instrText>
            </w:r>
            <w:r w:rsidRPr="00E7654A">
              <w:rPr>
                <w:rStyle w:val="Hyperlink"/>
                <w:noProof/>
              </w:rPr>
              <w:instrText xml:space="preserve"> </w:instrText>
            </w:r>
            <w:r w:rsidRPr="00E7654A">
              <w:rPr>
                <w:rStyle w:val="Hyperlink"/>
                <w:noProof/>
              </w:rPr>
              <w:fldChar w:fldCharType="separate"/>
            </w:r>
            <w:r w:rsidRPr="00E7654A">
              <w:rPr>
                <w:rStyle w:val="Hyperlink"/>
                <w:noProof/>
              </w:rPr>
              <w:t>WiFi.info {{&lt;SSID_svar&gt;}{, &lt;BSSID_svar&gt;}{, &lt;MAC_svar&gt;}{, &lt;IP_var&gt;}{, &lt;speed_nvar&gt;}}</w:t>
            </w:r>
            <w:r>
              <w:rPr>
                <w:noProof/>
                <w:webHidden/>
              </w:rPr>
              <w:tab/>
            </w:r>
            <w:r>
              <w:rPr>
                <w:noProof/>
                <w:webHidden/>
              </w:rPr>
              <w:fldChar w:fldCharType="begin"/>
            </w:r>
            <w:r>
              <w:rPr>
                <w:noProof/>
                <w:webHidden/>
              </w:rPr>
              <w:instrText xml:space="preserve"> PAGEREF _Toc436833194 \h </w:instrText>
            </w:r>
          </w:ins>
          <w:r>
            <w:rPr>
              <w:noProof/>
              <w:webHidden/>
            </w:rPr>
          </w:r>
          <w:r>
            <w:rPr>
              <w:noProof/>
              <w:webHidden/>
            </w:rPr>
            <w:fldChar w:fldCharType="separate"/>
          </w:r>
          <w:ins w:id="1699" w:author="Sammartano, Marc (BIC USA)" w:date="2015-12-04T16:17:00Z">
            <w:r w:rsidR="007C48A1">
              <w:rPr>
                <w:noProof/>
                <w:webHidden/>
              </w:rPr>
              <w:t>135</w:t>
            </w:r>
          </w:ins>
          <w:ins w:id="17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701" w:author="Sammartano, Marc (BIC USA)" w:date="2015-12-02T15:17:00Z"/>
              <w:rFonts w:eastAsiaTheme="minorEastAsia"/>
              <w:noProof/>
            </w:rPr>
          </w:pPr>
          <w:ins w:id="17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"_Toc436833195"</w:instrText>
            </w:r>
            <w:r w:rsidRPr="00E7654A">
              <w:rPr>
                <w:rStyle w:val="Hyperlink"/>
                <w:noProof/>
              </w:rPr>
              <w:instrText xml:space="preserve"> </w:instrText>
            </w:r>
            <w:r w:rsidRPr="00E7654A">
              <w:rPr>
                <w:rStyle w:val="Hyperlink"/>
                <w:noProof/>
              </w:rPr>
              <w:fldChar w:fldCharType="separate"/>
            </w:r>
            <w:r w:rsidRPr="00E7654A">
              <w:rPr>
                <w:rStyle w:val="Hyperlink"/>
                <w:noProof/>
              </w:rPr>
              <w:t>Home</w:t>
            </w:r>
            <w:r>
              <w:rPr>
                <w:noProof/>
                <w:webHidden/>
              </w:rPr>
              <w:tab/>
            </w:r>
            <w:r>
              <w:rPr>
                <w:noProof/>
                <w:webHidden/>
              </w:rPr>
              <w:fldChar w:fldCharType="begin"/>
            </w:r>
            <w:r>
              <w:rPr>
                <w:noProof/>
                <w:webHidden/>
              </w:rPr>
              <w:instrText xml:space="preserve"> PAGEREF _Toc436833195 \h </w:instrText>
            </w:r>
          </w:ins>
          <w:r>
            <w:rPr>
              <w:noProof/>
              <w:webHidden/>
            </w:rPr>
          </w:r>
          <w:r>
            <w:rPr>
              <w:noProof/>
              <w:webHidden/>
            </w:rPr>
            <w:fldChar w:fldCharType="separate"/>
          </w:r>
          <w:ins w:id="1703" w:author="Sammartano, Marc (BIC USA)" w:date="2015-12-04T16:17:00Z">
            <w:r w:rsidR="007C48A1">
              <w:rPr>
                <w:noProof/>
                <w:webHidden/>
              </w:rPr>
              <w:t>136</w:t>
            </w:r>
          </w:ins>
          <w:ins w:id="170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705" w:author="Sammartano, Marc (BIC USA)" w:date="2015-12-02T15:17:00Z"/>
              <w:rFonts w:eastAsiaTheme="minorEastAsia"/>
              <w:noProof/>
            </w:rPr>
          </w:pPr>
          <w:ins w:id="17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"_Toc436833196"</w:instrText>
            </w:r>
            <w:r w:rsidRPr="00E7654A">
              <w:rPr>
                <w:rStyle w:val="Hyperlink"/>
                <w:noProof/>
              </w:rPr>
              <w:instrText xml:space="preserve"> </w:instrText>
            </w:r>
            <w:r w:rsidRPr="00E7654A">
              <w:rPr>
                <w:rStyle w:val="Hyperlink"/>
                <w:noProof/>
              </w:rPr>
              <w:fldChar w:fldCharType="separate"/>
            </w:r>
            <w:r w:rsidRPr="00E7654A">
              <w:rPr>
                <w:rStyle w:val="Hyperlink"/>
                <w:noProof/>
              </w:rPr>
              <w:t>OnBackGround:</w:t>
            </w:r>
            <w:r>
              <w:rPr>
                <w:noProof/>
                <w:webHidden/>
              </w:rPr>
              <w:tab/>
            </w:r>
            <w:r>
              <w:rPr>
                <w:noProof/>
                <w:webHidden/>
              </w:rPr>
              <w:fldChar w:fldCharType="begin"/>
            </w:r>
            <w:r>
              <w:rPr>
                <w:noProof/>
                <w:webHidden/>
              </w:rPr>
              <w:instrText xml:space="preserve"> PAGEREF _Toc436833196 \h </w:instrText>
            </w:r>
          </w:ins>
          <w:r>
            <w:rPr>
              <w:noProof/>
              <w:webHidden/>
            </w:rPr>
          </w:r>
          <w:r>
            <w:rPr>
              <w:noProof/>
              <w:webHidden/>
            </w:rPr>
            <w:fldChar w:fldCharType="separate"/>
          </w:r>
          <w:ins w:id="1707" w:author="Sammartano, Marc (BIC USA)" w:date="2015-12-04T16:17:00Z">
            <w:r w:rsidR="007C48A1">
              <w:rPr>
                <w:noProof/>
                <w:webHidden/>
              </w:rPr>
              <w:t>136</w:t>
            </w:r>
          </w:ins>
          <w:ins w:id="17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709" w:author="Sammartano, Marc (BIC USA)" w:date="2015-12-02T15:17:00Z"/>
              <w:rFonts w:eastAsiaTheme="minorEastAsia"/>
              <w:noProof/>
            </w:rPr>
          </w:pPr>
          <w:ins w:id="17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"_Toc436833197"</w:instrText>
            </w:r>
            <w:r w:rsidRPr="00E7654A">
              <w:rPr>
                <w:rStyle w:val="Hyperlink"/>
                <w:noProof/>
              </w:rPr>
              <w:instrText xml:space="preserve"> </w:instrText>
            </w:r>
            <w:r w:rsidRPr="00E7654A">
              <w:rPr>
                <w:rStyle w:val="Hyperlink"/>
                <w:noProof/>
              </w:rPr>
              <w:fldChar w:fldCharType="separate"/>
            </w:r>
            <w:r w:rsidRPr="00E7654A">
              <w:rPr>
                <w:rStyle w:val="Hyperlink"/>
                <w:noProof/>
              </w:rPr>
              <w:t>Background.resume</w:t>
            </w:r>
            <w:r>
              <w:rPr>
                <w:noProof/>
                <w:webHidden/>
              </w:rPr>
              <w:tab/>
            </w:r>
            <w:r>
              <w:rPr>
                <w:noProof/>
                <w:webHidden/>
              </w:rPr>
              <w:fldChar w:fldCharType="begin"/>
            </w:r>
            <w:r>
              <w:rPr>
                <w:noProof/>
                <w:webHidden/>
              </w:rPr>
              <w:instrText xml:space="preserve"> PAGEREF _Toc436833197 \h </w:instrText>
            </w:r>
          </w:ins>
          <w:r>
            <w:rPr>
              <w:noProof/>
              <w:webHidden/>
            </w:rPr>
          </w:r>
          <w:r>
            <w:rPr>
              <w:noProof/>
              <w:webHidden/>
            </w:rPr>
            <w:fldChar w:fldCharType="separate"/>
          </w:r>
          <w:ins w:id="1711" w:author="Sammartano, Marc (BIC USA)" w:date="2015-12-04T16:17:00Z">
            <w:r w:rsidR="007C48A1">
              <w:rPr>
                <w:noProof/>
                <w:webHidden/>
              </w:rPr>
              <w:t>136</w:t>
            </w:r>
          </w:ins>
          <w:ins w:id="1712"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713" w:author="Sammartano, Marc (BIC USA)" w:date="2015-12-02T15:17:00Z"/>
              <w:rFonts w:eastAsiaTheme="minorEastAsia"/>
              <w:noProof/>
            </w:rPr>
          </w:pPr>
          <w:ins w:id="17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"_Toc436833198"</w:instrText>
            </w:r>
            <w:r w:rsidRPr="00E7654A">
              <w:rPr>
                <w:rStyle w:val="Hyperlink"/>
                <w:noProof/>
              </w:rPr>
              <w:instrText xml:space="preserve"> </w:instrText>
            </w:r>
            <w:r w:rsidRPr="00E7654A">
              <w:rPr>
                <w:rStyle w:val="Hyperlink"/>
                <w:noProof/>
              </w:rPr>
              <w:fldChar w:fldCharType="separate"/>
            </w:r>
            <w:r w:rsidRPr="00E7654A">
              <w:rPr>
                <w:rStyle w:val="Hyperlink"/>
                <w:noProof/>
              </w:rPr>
              <w:t>SQLITE</w:t>
            </w:r>
            <w:r>
              <w:rPr>
                <w:noProof/>
                <w:webHidden/>
              </w:rPr>
              <w:tab/>
            </w:r>
            <w:r>
              <w:rPr>
                <w:noProof/>
                <w:webHidden/>
              </w:rPr>
              <w:fldChar w:fldCharType="begin"/>
            </w:r>
            <w:r>
              <w:rPr>
                <w:noProof/>
                <w:webHidden/>
              </w:rPr>
              <w:instrText xml:space="preserve"> PAGEREF _Toc436833198 \h </w:instrText>
            </w:r>
          </w:ins>
          <w:r>
            <w:rPr>
              <w:noProof/>
              <w:webHidden/>
            </w:rPr>
          </w:r>
          <w:r>
            <w:rPr>
              <w:noProof/>
              <w:webHidden/>
            </w:rPr>
            <w:fldChar w:fldCharType="separate"/>
          </w:r>
          <w:ins w:id="1715" w:author="Sammartano, Marc (BIC USA)" w:date="2015-12-04T16:17:00Z">
            <w:r w:rsidR="007C48A1">
              <w:rPr>
                <w:noProof/>
                <w:webHidden/>
              </w:rPr>
              <w:t>136</w:t>
            </w:r>
          </w:ins>
          <w:ins w:id="17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717" w:author="Sammartano, Marc (BIC USA)" w:date="2015-12-02T15:17:00Z"/>
              <w:rFonts w:eastAsiaTheme="minorEastAsia"/>
              <w:noProof/>
            </w:rPr>
          </w:pPr>
          <w:ins w:id="17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"_Toc436833199"</w:instrText>
            </w:r>
            <w:r w:rsidRPr="00E7654A">
              <w:rPr>
                <w:rStyle w:val="Hyperlink"/>
                <w:noProof/>
              </w:rPr>
              <w:instrText xml:space="preserve"> </w:instrText>
            </w:r>
            <w:r w:rsidRPr="00E7654A">
              <w:rPr>
                <w:rStyle w:val="Hyperlink"/>
                <w:noProof/>
              </w:rPr>
              <w:fldChar w:fldCharType="separate"/>
            </w:r>
            <w:r w:rsidRPr="00E7654A">
              <w:rPr>
                <w:rStyle w:val="Hyperlink"/>
                <w:noProof/>
              </w:rPr>
              <w:t>Overview</w:t>
            </w:r>
            <w:r>
              <w:rPr>
                <w:noProof/>
                <w:webHidden/>
              </w:rPr>
              <w:tab/>
            </w:r>
            <w:r>
              <w:rPr>
                <w:noProof/>
                <w:webHidden/>
              </w:rPr>
              <w:fldChar w:fldCharType="begin"/>
            </w:r>
            <w:r>
              <w:rPr>
                <w:noProof/>
                <w:webHidden/>
              </w:rPr>
              <w:instrText xml:space="preserve"> PAGEREF _Toc436833199 \h </w:instrText>
            </w:r>
          </w:ins>
          <w:r>
            <w:rPr>
              <w:noProof/>
              <w:webHidden/>
            </w:rPr>
          </w:r>
          <w:r>
            <w:rPr>
              <w:noProof/>
              <w:webHidden/>
            </w:rPr>
            <w:fldChar w:fldCharType="separate"/>
          </w:r>
          <w:ins w:id="1719" w:author="Sammartano, Marc (BIC USA)" w:date="2015-12-04T16:17:00Z">
            <w:r w:rsidR="007C48A1">
              <w:rPr>
                <w:noProof/>
                <w:webHidden/>
              </w:rPr>
              <w:t>136</w:t>
            </w:r>
          </w:ins>
          <w:ins w:id="17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721" w:author="Sammartano, Marc (BIC USA)" w:date="2015-12-02T15:17:00Z"/>
              <w:rFonts w:eastAsiaTheme="minorEastAsia"/>
              <w:noProof/>
            </w:rPr>
          </w:pPr>
          <w:ins w:id="17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"_Toc436833200"</w:instrText>
            </w:r>
            <w:r w:rsidRPr="00E7654A">
              <w:rPr>
                <w:rStyle w:val="Hyperlink"/>
                <w:noProof/>
              </w:rPr>
              <w:instrText xml:space="preserve"> </w:instrText>
            </w:r>
            <w:r w:rsidRPr="00E7654A">
              <w:rPr>
                <w:rStyle w:val="Hyperlink"/>
                <w:noProof/>
              </w:rPr>
              <w:fldChar w:fldCharType="separate"/>
            </w:r>
            <w:r w:rsidRPr="00E7654A">
              <w:rPr>
                <w:rStyle w:val="Hyperlink"/>
                <w:noProof/>
              </w:rPr>
              <w:t>SQLITE Commands</w:t>
            </w:r>
            <w:r>
              <w:rPr>
                <w:noProof/>
                <w:webHidden/>
              </w:rPr>
              <w:tab/>
            </w:r>
            <w:r>
              <w:rPr>
                <w:noProof/>
                <w:webHidden/>
              </w:rPr>
              <w:fldChar w:fldCharType="begin"/>
            </w:r>
            <w:r>
              <w:rPr>
                <w:noProof/>
                <w:webHidden/>
              </w:rPr>
              <w:instrText xml:space="preserve"> PAGEREF _Toc436833200 \h </w:instrText>
            </w:r>
          </w:ins>
          <w:r>
            <w:rPr>
              <w:noProof/>
              <w:webHidden/>
            </w:rPr>
          </w:r>
          <w:r>
            <w:rPr>
              <w:noProof/>
              <w:webHidden/>
            </w:rPr>
            <w:fldChar w:fldCharType="separate"/>
          </w:r>
          <w:ins w:id="1723" w:author="Sammartano, Marc (BIC USA)" w:date="2015-12-04T16:17:00Z">
            <w:r w:rsidR="007C48A1">
              <w:rPr>
                <w:noProof/>
                <w:webHidden/>
              </w:rPr>
              <w:t>136</w:t>
            </w:r>
          </w:ins>
          <w:ins w:id="17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25" w:author="Sammartano, Marc (BIC USA)" w:date="2015-12-02T15:17:00Z"/>
              <w:rFonts w:eastAsiaTheme="minorEastAsia"/>
              <w:noProof/>
            </w:rPr>
          </w:pPr>
          <w:ins w:id="17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"_Toc436833201"</w:instrText>
            </w:r>
            <w:r w:rsidRPr="00E7654A">
              <w:rPr>
                <w:rStyle w:val="Hyperlink"/>
                <w:noProof/>
              </w:rPr>
              <w:instrText xml:space="preserve"> </w:instrText>
            </w:r>
            <w:r w:rsidRPr="00E7654A">
              <w:rPr>
                <w:rStyle w:val="Hyperlink"/>
                <w:noProof/>
              </w:rPr>
              <w:fldChar w:fldCharType="separate"/>
            </w:r>
            <w:r w:rsidRPr="00E7654A">
              <w:rPr>
                <w:rStyle w:val="Hyperlink"/>
                <w:noProof/>
              </w:rPr>
              <w:t>Sql.open &lt;DB_pointer_nvar&gt;, &lt;DB_name_sexp&gt;</w:t>
            </w:r>
            <w:r>
              <w:rPr>
                <w:noProof/>
                <w:webHidden/>
              </w:rPr>
              <w:tab/>
            </w:r>
            <w:r>
              <w:rPr>
                <w:noProof/>
                <w:webHidden/>
              </w:rPr>
              <w:fldChar w:fldCharType="begin"/>
            </w:r>
            <w:r>
              <w:rPr>
                <w:noProof/>
                <w:webHidden/>
              </w:rPr>
              <w:instrText xml:space="preserve"> PAGEREF _Toc436833201 \h </w:instrText>
            </w:r>
          </w:ins>
          <w:r>
            <w:rPr>
              <w:noProof/>
              <w:webHidden/>
            </w:rPr>
          </w:r>
          <w:r>
            <w:rPr>
              <w:noProof/>
              <w:webHidden/>
            </w:rPr>
            <w:fldChar w:fldCharType="separate"/>
          </w:r>
          <w:ins w:id="1727" w:author="Sammartano, Marc (BIC USA)" w:date="2015-12-04T16:17:00Z">
            <w:r w:rsidR="007C48A1">
              <w:rPr>
                <w:noProof/>
                <w:webHidden/>
              </w:rPr>
              <w:t>136</w:t>
            </w:r>
          </w:ins>
          <w:ins w:id="17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29" w:author="Sammartano, Marc (BIC USA)" w:date="2015-12-02T15:17:00Z"/>
              <w:rFonts w:eastAsiaTheme="minorEastAsia"/>
              <w:noProof/>
            </w:rPr>
          </w:pPr>
          <w:ins w:id="17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"_Toc436833202"</w:instrText>
            </w:r>
            <w:r w:rsidRPr="00E7654A">
              <w:rPr>
                <w:rStyle w:val="Hyperlink"/>
                <w:noProof/>
              </w:rPr>
              <w:instrText xml:space="preserve"> </w:instrText>
            </w:r>
            <w:r w:rsidRPr="00E7654A">
              <w:rPr>
                <w:rStyle w:val="Hyperlink"/>
                <w:noProof/>
              </w:rPr>
              <w:fldChar w:fldCharType="separate"/>
            </w:r>
            <w:r w:rsidRPr="00E7654A">
              <w:rPr>
                <w:rStyle w:val="Hyperlink"/>
                <w:noProof/>
              </w:rPr>
              <w:t>Sql.close &lt;DB_pointer_nvar&gt;</w:t>
            </w:r>
            <w:r>
              <w:rPr>
                <w:noProof/>
                <w:webHidden/>
              </w:rPr>
              <w:tab/>
            </w:r>
            <w:r>
              <w:rPr>
                <w:noProof/>
                <w:webHidden/>
              </w:rPr>
              <w:fldChar w:fldCharType="begin"/>
            </w:r>
            <w:r>
              <w:rPr>
                <w:noProof/>
                <w:webHidden/>
              </w:rPr>
              <w:instrText xml:space="preserve"> PAGEREF _Toc436833202 \h </w:instrText>
            </w:r>
          </w:ins>
          <w:r>
            <w:rPr>
              <w:noProof/>
              <w:webHidden/>
            </w:rPr>
          </w:r>
          <w:r>
            <w:rPr>
              <w:noProof/>
              <w:webHidden/>
            </w:rPr>
            <w:fldChar w:fldCharType="separate"/>
          </w:r>
          <w:ins w:id="1731" w:author="Sammartano, Marc (BIC USA)" w:date="2015-12-04T16:17:00Z">
            <w:r w:rsidR="007C48A1">
              <w:rPr>
                <w:noProof/>
                <w:webHidden/>
              </w:rPr>
              <w:t>137</w:t>
            </w:r>
          </w:ins>
          <w:ins w:id="17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33" w:author="Sammartano, Marc (BIC USA)" w:date="2015-12-02T15:17:00Z"/>
              <w:rFonts w:eastAsiaTheme="minorEastAsia"/>
              <w:noProof/>
            </w:rPr>
          </w:pPr>
          <w:ins w:id="17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"_Toc436833203"</w:instrText>
            </w:r>
            <w:r w:rsidRPr="00E7654A">
              <w:rPr>
                <w:rStyle w:val="Hyperlink"/>
                <w:noProof/>
              </w:rPr>
              <w:instrText xml:space="preserve"> </w:instrText>
            </w:r>
            <w:r w:rsidRPr="00E7654A">
              <w:rPr>
                <w:rStyle w:val="Hyperlink"/>
                <w:noProof/>
              </w:rPr>
              <w:fldChar w:fldCharType="separate"/>
            </w:r>
            <w:r w:rsidRPr="00E7654A">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_Toc436833203 \h </w:instrText>
            </w:r>
          </w:ins>
          <w:r>
            <w:rPr>
              <w:noProof/>
              <w:webHidden/>
            </w:rPr>
          </w:r>
          <w:r>
            <w:rPr>
              <w:noProof/>
              <w:webHidden/>
            </w:rPr>
            <w:fldChar w:fldCharType="separate"/>
          </w:r>
          <w:ins w:id="1735" w:author="Sammartano, Marc (BIC USA)" w:date="2015-12-04T16:17:00Z">
            <w:r w:rsidR="007C48A1">
              <w:rPr>
                <w:noProof/>
                <w:webHidden/>
              </w:rPr>
              <w:t>137</w:t>
            </w:r>
          </w:ins>
          <w:ins w:id="17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37" w:author="Sammartano, Marc (BIC USA)" w:date="2015-12-02T15:17:00Z"/>
              <w:rFonts w:eastAsiaTheme="minorEastAsia"/>
              <w:noProof/>
            </w:rPr>
          </w:pPr>
          <w:ins w:id="17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"_Toc436833204"</w:instrText>
            </w:r>
            <w:r w:rsidRPr="00E7654A">
              <w:rPr>
                <w:rStyle w:val="Hyperlink"/>
                <w:noProof/>
              </w:rPr>
              <w:instrText xml:space="preserve"> </w:instrText>
            </w:r>
            <w:r w:rsidRPr="00E7654A">
              <w:rPr>
                <w:rStyle w:val="Hyperlink"/>
                <w:noProof/>
              </w:rPr>
              <w:fldChar w:fldCharType="separate"/>
            </w:r>
            <w:r w:rsidRPr="00E7654A">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_Toc436833204 \h </w:instrText>
            </w:r>
          </w:ins>
          <w:r>
            <w:rPr>
              <w:noProof/>
              <w:webHidden/>
            </w:rPr>
          </w:r>
          <w:r>
            <w:rPr>
              <w:noProof/>
              <w:webHidden/>
            </w:rPr>
            <w:fldChar w:fldCharType="separate"/>
          </w:r>
          <w:ins w:id="1739" w:author="Sammartano, Marc (BIC USA)" w:date="2015-12-04T16:17:00Z">
            <w:r w:rsidR="007C48A1">
              <w:rPr>
                <w:noProof/>
                <w:webHidden/>
              </w:rPr>
              <w:t>137</w:t>
            </w:r>
          </w:ins>
          <w:ins w:id="17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41" w:author="Sammartano, Marc (BIC USA)" w:date="2015-12-02T15:17:00Z"/>
              <w:rFonts w:eastAsiaTheme="minorEastAsia"/>
              <w:noProof/>
            </w:rPr>
          </w:pPr>
          <w:ins w:id="17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"_Toc436833205"</w:instrText>
            </w:r>
            <w:r w:rsidRPr="00E7654A">
              <w:rPr>
                <w:rStyle w:val="Hyperlink"/>
                <w:noProof/>
              </w:rPr>
              <w:instrText xml:space="preserve"> </w:instrText>
            </w:r>
            <w:r w:rsidRPr="00E7654A">
              <w:rPr>
                <w:rStyle w:val="Hyperlink"/>
                <w:noProof/>
              </w:rPr>
              <w:fldChar w:fldCharType="separate"/>
            </w:r>
            <w:r w:rsidRPr="00E7654A">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_Toc436833205 \h </w:instrText>
            </w:r>
          </w:ins>
          <w:r>
            <w:rPr>
              <w:noProof/>
              <w:webHidden/>
            </w:rPr>
          </w:r>
          <w:r>
            <w:rPr>
              <w:noProof/>
              <w:webHidden/>
            </w:rPr>
            <w:fldChar w:fldCharType="separate"/>
          </w:r>
          <w:ins w:id="1743" w:author="Sammartano, Marc (BIC USA)" w:date="2015-12-04T16:17:00Z">
            <w:r w:rsidR="007C48A1">
              <w:rPr>
                <w:noProof/>
                <w:webHidden/>
              </w:rPr>
              <w:t>137</w:t>
            </w:r>
          </w:ins>
          <w:ins w:id="17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45" w:author="Sammartano, Marc (BIC USA)" w:date="2015-12-02T15:17:00Z"/>
              <w:rFonts w:eastAsiaTheme="minorEastAsia"/>
              <w:noProof/>
            </w:rPr>
          </w:pPr>
          <w:ins w:id="17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"_Toc436833206"</w:instrText>
            </w:r>
            <w:r w:rsidRPr="00E7654A">
              <w:rPr>
                <w:rStyle w:val="Hyperlink"/>
                <w:noProof/>
              </w:rPr>
              <w:instrText xml:space="preserve"> </w:instrText>
            </w:r>
            <w:r w:rsidRPr="00E7654A">
              <w:rPr>
                <w:rStyle w:val="Hyperlink"/>
                <w:noProof/>
              </w:rPr>
              <w:fldChar w:fldCharType="separate"/>
            </w:r>
            <w:r w:rsidRPr="00E7654A">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_Toc436833206 \h </w:instrText>
            </w:r>
          </w:ins>
          <w:r>
            <w:rPr>
              <w:noProof/>
              <w:webHidden/>
            </w:rPr>
          </w:r>
          <w:r>
            <w:rPr>
              <w:noProof/>
              <w:webHidden/>
            </w:rPr>
            <w:fldChar w:fldCharType="separate"/>
          </w:r>
          <w:ins w:id="1747" w:author="Sammartano, Marc (BIC USA)" w:date="2015-12-04T16:17:00Z">
            <w:r w:rsidR="007C48A1">
              <w:rPr>
                <w:noProof/>
                <w:webHidden/>
              </w:rPr>
              <w:t>138</w:t>
            </w:r>
          </w:ins>
          <w:ins w:id="17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49" w:author="Sammartano, Marc (BIC USA)" w:date="2015-12-02T15:17:00Z"/>
              <w:rFonts w:eastAsiaTheme="minorEastAsia"/>
              <w:noProof/>
            </w:rPr>
          </w:pPr>
          <w:ins w:id="17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"_Toc436833207"</w:instrText>
            </w:r>
            <w:r w:rsidRPr="00E7654A">
              <w:rPr>
                <w:rStyle w:val="Hyperlink"/>
                <w:noProof/>
              </w:rPr>
              <w:instrText xml:space="preserve"> </w:instrText>
            </w:r>
            <w:r w:rsidRPr="00E7654A">
              <w:rPr>
                <w:rStyle w:val="Hyperlink"/>
                <w:noProof/>
              </w:rPr>
              <w:fldChar w:fldCharType="separate"/>
            </w:r>
            <w:r w:rsidRPr="00E7654A">
              <w:rPr>
                <w:rStyle w:val="Hyperlink"/>
                <w:noProof/>
              </w:rPr>
              <w:t>Sql.query.length &lt;length_nvar&gt;, &lt;cursor_nvar&gt;</w:t>
            </w:r>
            <w:r>
              <w:rPr>
                <w:noProof/>
                <w:webHidden/>
              </w:rPr>
              <w:tab/>
            </w:r>
            <w:r>
              <w:rPr>
                <w:noProof/>
                <w:webHidden/>
              </w:rPr>
              <w:fldChar w:fldCharType="begin"/>
            </w:r>
            <w:r>
              <w:rPr>
                <w:noProof/>
                <w:webHidden/>
              </w:rPr>
              <w:instrText xml:space="preserve"> PAGEREF _Toc436833207 \h </w:instrText>
            </w:r>
          </w:ins>
          <w:r>
            <w:rPr>
              <w:noProof/>
              <w:webHidden/>
            </w:rPr>
          </w:r>
          <w:r>
            <w:rPr>
              <w:noProof/>
              <w:webHidden/>
            </w:rPr>
            <w:fldChar w:fldCharType="separate"/>
          </w:r>
          <w:ins w:id="1751" w:author="Sammartano, Marc (BIC USA)" w:date="2015-12-04T16:17:00Z">
            <w:r w:rsidR="007C48A1">
              <w:rPr>
                <w:noProof/>
                <w:webHidden/>
              </w:rPr>
              <w:t>138</w:t>
            </w:r>
          </w:ins>
          <w:ins w:id="17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53" w:author="Sammartano, Marc (BIC USA)" w:date="2015-12-02T15:17:00Z"/>
              <w:rFonts w:eastAsiaTheme="minorEastAsia"/>
              <w:noProof/>
            </w:rPr>
          </w:pPr>
          <w:ins w:id="17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"_Toc436833208"</w:instrText>
            </w:r>
            <w:r w:rsidRPr="00E7654A">
              <w:rPr>
                <w:rStyle w:val="Hyperlink"/>
                <w:noProof/>
              </w:rPr>
              <w:instrText xml:space="preserve"> </w:instrText>
            </w:r>
            <w:r w:rsidRPr="00E7654A">
              <w:rPr>
                <w:rStyle w:val="Hyperlink"/>
                <w:noProof/>
              </w:rPr>
              <w:fldChar w:fldCharType="separate"/>
            </w:r>
            <w:r w:rsidRPr="00E7654A">
              <w:rPr>
                <w:rStyle w:val="Hyperlink"/>
                <w:noProof/>
              </w:rPr>
              <w:t>Sql.query.position &lt;position_nvar&gt;, &lt;cursor_nvar&gt;</w:t>
            </w:r>
            <w:r>
              <w:rPr>
                <w:noProof/>
                <w:webHidden/>
              </w:rPr>
              <w:tab/>
            </w:r>
            <w:r>
              <w:rPr>
                <w:noProof/>
                <w:webHidden/>
              </w:rPr>
              <w:fldChar w:fldCharType="begin"/>
            </w:r>
            <w:r>
              <w:rPr>
                <w:noProof/>
                <w:webHidden/>
              </w:rPr>
              <w:instrText xml:space="preserve"> PAGEREF _Toc436833208 \h </w:instrText>
            </w:r>
          </w:ins>
          <w:r>
            <w:rPr>
              <w:noProof/>
              <w:webHidden/>
            </w:rPr>
          </w:r>
          <w:r>
            <w:rPr>
              <w:noProof/>
              <w:webHidden/>
            </w:rPr>
            <w:fldChar w:fldCharType="separate"/>
          </w:r>
          <w:ins w:id="1755" w:author="Sammartano, Marc (BIC USA)" w:date="2015-12-04T16:17:00Z">
            <w:r w:rsidR="007C48A1">
              <w:rPr>
                <w:noProof/>
                <w:webHidden/>
              </w:rPr>
              <w:t>138</w:t>
            </w:r>
          </w:ins>
          <w:ins w:id="17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57" w:author="Sammartano, Marc (BIC USA)" w:date="2015-12-02T15:17:00Z"/>
              <w:rFonts w:eastAsiaTheme="minorEastAsia"/>
              <w:noProof/>
            </w:rPr>
          </w:pPr>
          <w:ins w:id="17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"_Toc436833209"</w:instrText>
            </w:r>
            <w:r w:rsidRPr="00E7654A">
              <w:rPr>
                <w:rStyle w:val="Hyperlink"/>
                <w:noProof/>
              </w:rPr>
              <w:instrText xml:space="preserve"> </w:instrText>
            </w:r>
            <w:r w:rsidRPr="00E7654A">
              <w:rPr>
                <w:rStyle w:val="Hyperlink"/>
                <w:noProof/>
              </w:rPr>
              <w:fldChar w:fldCharType="separate"/>
            </w:r>
            <w:r w:rsidRPr="00E7654A">
              <w:rPr>
                <w:rStyle w:val="Hyperlink"/>
                <w:noProof/>
              </w:rPr>
              <w:t>Sql.next &lt;done_lvar&gt;, &lt;cursor_nvar&gt;, C1V$, C2V$, ..., CNV$</w:t>
            </w:r>
            <w:r>
              <w:rPr>
                <w:noProof/>
                <w:webHidden/>
              </w:rPr>
              <w:tab/>
            </w:r>
            <w:r>
              <w:rPr>
                <w:noProof/>
                <w:webHidden/>
              </w:rPr>
              <w:fldChar w:fldCharType="begin"/>
            </w:r>
            <w:r>
              <w:rPr>
                <w:noProof/>
                <w:webHidden/>
              </w:rPr>
              <w:instrText xml:space="preserve"> PAGEREF _Toc436833209 \h </w:instrText>
            </w:r>
          </w:ins>
          <w:r>
            <w:rPr>
              <w:noProof/>
              <w:webHidden/>
            </w:rPr>
          </w:r>
          <w:r>
            <w:rPr>
              <w:noProof/>
              <w:webHidden/>
            </w:rPr>
            <w:fldChar w:fldCharType="separate"/>
          </w:r>
          <w:ins w:id="1759" w:author="Sammartano, Marc (BIC USA)" w:date="2015-12-04T16:17:00Z">
            <w:r w:rsidR="007C48A1">
              <w:rPr>
                <w:noProof/>
                <w:webHidden/>
              </w:rPr>
              <w:t>138</w:t>
            </w:r>
          </w:ins>
          <w:ins w:id="17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61" w:author="Sammartano, Marc (BIC USA)" w:date="2015-12-02T15:17:00Z"/>
              <w:rFonts w:eastAsiaTheme="minorEastAsia"/>
              <w:noProof/>
            </w:rPr>
          </w:pPr>
          <w:ins w:id="17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"_Toc436833210"</w:instrText>
            </w:r>
            <w:r w:rsidRPr="00E7654A">
              <w:rPr>
                <w:rStyle w:val="Hyperlink"/>
                <w:noProof/>
              </w:rPr>
              <w:instrText xml:space="preserve"> </w:instrText>
            </w:r>
            <w:r w:rsidRPr="00E7654A">
              <w:rPr>
                <w:rStyle w:val="Hyperlink"/>
                <w:noProof/>
              </w:rPr>
              <w:fldChar w:fldCharType="separate"/>
            </w:r>
            <w:r w:rsidRPr="00E7654A">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_Toc436833210 \h </w:instrText>
            </w:r>
          </w:ins>
          <w:r>
            <w:rPr>
              <w:noProof/>
              <w:webHidden/>
            </w:rPr>
          </w:r>
          <w:r>
            <w:rPr>
              <w:noProof/>
              <w:webHidden/>
            </w:rPr>
            <w:fldChar w:fldCharType="separate"/>
          </w:r>
          <w:ins w:id="1763" w:author="Sammartano, Marc (BIC USA)" w:date="2015-12-04T16:17:00Z">
            <w:r w:rsidR="007C48A1">
              <w:rPr>
                <w:noProof/>
                <w:webHidden/>
              </w:rPr>
              <w:t>139</w:t>
            </w:r>
          </w:ins>
          <w:ins w:id="176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65" w:author="Sammartano, Marc (BIC USA)" w:date="2015-12-02T15:17:00Z"/>
              <w:rFonts w:eastAsiaTheme="minorEastAsia"/>
              <w:noProof/>
            </w:rPr>
          </w:pPr>
          <w:ins w:id="17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"_Toc436833211"</w:instrText>
            </w:r>
            <w:r w:rsidRPr="00E7654A">
              <w:rPr>
                <w:rStyle w:val="Hyperlink"/>
                <w:noProof/>
              </w:rPr>
              <w:instrText xml:space="preserve"> </w:instrText>
            </w:r>
            <w:r w:rsidRPr="00E7654A">
              <w:rPr>
                <w:rStyle w:val="Hyperlink"/>
                <w:noProof/>
              </w:rPr>
              <w:fldChar w:fldCharType="separate"/>
            </w:r>
            <w:r w:rsidRPr="00E7654A">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_Toc436833211 \h </w:instrText>
            </w:r>
          </w:ins>
          <w:r>
            <w:rPr>
              <w:noProof/>
              <w:webHidden/>
            </w:rPr>
          </w:r>
          <w:r>
            <w:rPr>
              <w:noProof/>
              <w:webHidden/>
            </w:rPr>
            <w:fldChar w:fldCharType="separate"/>
          </w:r>
          <w:ins w:id="1767" w:author="Sammartano, Marc (BIC USA)" w:date="2015-12-04T16:17:00Z">
            <w:r w:rsidR="007C48A1">
              <w:rPr>
                <w:noProof/>
                <w:webHidden/>
              </w:rPr>
              <w:t>139</w:t>
            </w:r>
          </w:ins>
          <w:ins w:id="176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69" w:author="Sammartano, Marc (BIC USA)" w:date="2015-12-02T15:17:00Z"/>
              <w:rFonts w:eastAsiaTheme="minorEastAsia"/>
              <w:noProof/>
            </w:rPr>
          </w:pPr>
          <w:ins w:id="17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"_Toc436833212"</w:instrText>
            </w:r>
            <w:r w:rsidRPr="00E7654A">
              <w:rPr>
                <w:rStyle w:val="Hyperlink"/>
                <w:noProof/>
              </w:rPr>
              <w:instrText xml:space="preserve"> </w:instrText>
            </w:r>
            <w:r w:rsidRPr="00E7654A">
              <w:rPr>
                <w:rStyle w:val="Hyperlink"/>
                <w:noProof/>
              </w:rPr>
              <w:fldChar w:fldCharType="separate"/>
            </w:r>
            <w:r w:rsidRPr="00E7654A">
              <w:rPr>
                <w:rStyle w:val="Hyperlink"/>
                <w:noProof/>
              </w:rPr>
              <w:t>Sql.exec &lt;DB_pointer_nvar&gt;, &lt;command_sexp&gt;</w:t>
            </w:r>
            <w:r>
              <w:rPr>
                <w:noProof/>
                <w:webHidden/>
              </w:rPr>
              <w:tab/>
            </w:r>
            <w:r>
              <w:rPr>
                <w:noProof/>
                <w:webHidden/>
              </w:rPr>
              <w:fldChar w:fldCharType="begin"/>
            </w:r>
            <w:r>
              <w:rPr>
                <w:noProof/>
                <w:webHidden/>
              </w:rPr>
              <w:instrText xml:space="preserve"> PAGEREF _Toc436833212 \h </w:instrText>
            </w:r>
          </w:ins>
          <w:r>
            <w:rPr>
              <w:noProof/>
              <w:webHidden/>
            </w:rPr>
          </w:r>
          <w:r>
            <w:rPr>
              <w:noProof/>
              <w:webHidden/>
            </w:rPr>
            <w:fldChar w:fldCharType="separate"/>
          </w:r>
          <w:ins w:id="1771" w:author="Sammartano, Marc (BIC USA)" w:date="2015-12-04T16:17:00Z">
            <w:r w:rsidR="007C48A1">
              <w:rPr>
                <w:noProof/>
                <w:webHidden/>
              </w:rPr>
              <w:t>139</w:t>
            </w:r>
          </w:ins>
          <w:ins w:id="177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73" w:author="Sammartano, Marc (BIC USA)" w:date="2015-12-02T15:17:00Z"/>
              <w:rFonts w:eastAsiaTheme="minorEastAsia"/>
              <w:noProof/>
            </w:rPr>
          </w:pPr>
          <w:ins w:id="1774"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"_Toc436833213"</w:instrText>
            </w:r>
            <w:r w:rsidRPr="00E7654A">
              <w:rPr>
                <w:rStyle w:val="Hyperlink"/>
                <w:noProof/>
              </w:rPr>
              <w:instrText xml:space="preserve"> </w:instrText>
            </w:r>
            <w:r w:rsidRPr="00E7654A">
              <w:rPr>
                <w:rStyle w:val="Hyperlink"/>
                <w:noProof/>
              </w:rPr>
              <w:fldChar w:fldCharType="separate"/>
            </w:r>
            <w:r w:rsidRPr="00E7654A">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_Toc436833213 \h </w:instrText>
            </w:r>
          </w:ins>
          <w:r>
            <w:rPr>
              <w:noProof/>
              <w:webHidden/>
            </w:rPr>
          </w:r>
          <w:r>
            <w:rPr>
              <w:noProof/>
              <w:webHidden/>
            </w:rPr>
            <w:fldChar w:fldCharType="separate"/>
          </w:r>
          <w:ins w:id="1775" w:author="Sammartano, Marc (BIC USA)" w:date="2015-12-04T16:17:00Z">
            <w:r w:rsidR="007C48A1">
              <w:rPr>
                <w:noProof/>
                <w:webHidden/>
              </w:rPr>
              <w:t>139</w:t>
            </w:r>
          </w:ins>
          <w:ins w:id="1776"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1777" w:author="Sammartano, Marc (BIC USA)" w:date="2015-12-02T15:17:00Z"/>
              <w:rFonts w:eastAsiaTheme="minorEastAsia"/>
              <w:noProof/>
            </w:rPr>
          </w:pPr>
          <w:ins w:id="17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"_Toc436833214"</w:instrText>
            </w:r>
            <w:r w:rsidRPr="00E7654A">
              <w:rPr>
                <w:rStyle w:val="Hyperlink"/>
                <w:noProof/>
              </w:rPr>
              <w:instrText xml:space="preserve"> </w:instrText>
            </w:r>
            <w:r w:rsidRPr="00E7654A">
              <w:rPr>
                <w:rStyle w:val="Hyperlink"/>
                <w:noProof/>
              </w:rPr>
              <w:fldChar w:fldCharType="separate"/>
            </w:r>
            <w:r w:rsidRPr="00E7654A">
              <w:rPr>
                <w:rStyle w:val="Hyperlink"/>
                <w:noProof/>
              </w:rPr>
              <w:t>Graphics</w:t>
            </w:r>
            <w:r>
              <w:rPr>
                <w:noProof/>
                <w:webHidden/>
              </w:rPr>
              <w:tab/>
            </w:r>
            <w:r>
              <w:rPr>
                <w:noProof/>
                <w:webHidden/>
              </w:rPr>
              <w:fldChar w:fldCharType="begin"/>
            </w:r>
            <w:r>
              <w:rPr>
                <w:noProof/>
                <w:webHidden/>
              </w:rPr>
              <w:instrText xml:space="preserve"> PAGEREF _Toc436833214 \h </w:instrText>
            </w:r>
          </w:ins>
          <w:r>
            <w:rPr>
              <w:noProof/>
              <w:webHidden/>
            </w:rPr>
          </w:r>
          <w:r>
            <w:rPr>
              <w:noProof/>
              <w:webHidden/>
            </w:rPr>
            <w:fldChar w:fldCharType="separate"/>
          </w:r>
          <w:ins w:id="1779" w:author="Sammartano, Marc (BIC USA)" w:date="2015-12-04T16:17:00Z">
            <w:r w:rsidR="007C48A1">
              <w:rPr>
                <w:noProof/>
                <w:webHidden/>
              </w:rPr>
              <w:t>140</w:t>
            </w:r>
          </w:ins>
          <w:ins w:id="178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781" w:author="Sammartano, Marc (BIC USA)" w:date="2015-12-02T15:17:00Z"/>
              <w:rFonts w:eastAsiaTheme="minorEastAsia"/>
              <w:noProof/>
            </w:rPr>
          </w:pPr>
          <w:ins w:id="17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"_Toc436833215"</w:instrText>
            </w:r>
            <w:r w:rsidRPr="00E7654A">
              <w:rPr>
                <w:rStyle w:val="Hyperlink"/>
                <w:noProof/>
              </w:rPr>
              <w:instrText xml:space="preserve"> </w:instrText>
            </w:r>
            <w:r w:rsidRPr="00E7654A">
              <w:rPr>
                <w:rStyle w:val="Hyperlink"/>
                <w:noProof/>
              </w:rPr>
              <w:fldChar w:fldCharType="separate"/>
            </w:r>
            <w:r w:rsidRPr="00E7654A">
              <w:rPr>
                <w:rStyle w:val="Hyperlink"/>
                <w:noProof/>
              </w:rPr>
              <w:t>Introduction</w:t>
            </w:r>
            <w:r>
              <w:rPr>
                <w:noProof/>
                <w:webHidden/>
              </w:rPr>
              <w:tab/>
            </w:r>
            <w:r>
              <w:rPr>
                <w:noProof/>
                <w:webHidden/>
              </w:rPr>
              <w:fldChar w:fldCharType="begin"/>
            </w:r>
            <w:r>
              <w:rPr>
                <w:noProof/>
                <w:webHidden/>
              </w:rPr>
              <w:instrText xml:space="preserve"> PAGEREF _Toc436833215 \h </w:instrText>
            </w:r>
          </w:ins>
          <w:r>
            <w:rPr>
              <w:noProof/>
              <w:webHidden/>
            </w:rPr>
          </w:r>
          <w:r>
            <w:rPr>
              <w:noProof/>
              <w:webHidden/>
            </w:rPr>
            <w:fldChar w:fldCharType="separate"/>
          </w:r>
          <w:ins w:id="1783" w:author="Sammartano, Marc (BIC USA)" w:date="2015-12-04T16:17:00Z">
            <w:r w:rsidR="007C48A1">
              <w:rPr>
                <w:noProof/>
                <w:webHidden/>
              </w:rPr>
              <w:t>140</w:t>
            </w:r>
          </w:ins>
          <w:ins w:id="178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85" w:author="Sammartano, Marc (BIC USA)" w:date="2015-12-02T15:17:00Z"/>
              <w:rFonts w:eastAsiaTheme="minorEastAsia"/>
              <w:noProof/>
            </w:rPr>
          </w:pPr>
          <w:ins w:id="17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"_Toc436833216"</w:instrText>
            </w:r>
            <w:r w:rsidRPr="00E7654A">
              <w:rPr>
                <w:rStyle w:val="Hyperlink"/>
                <w:noProof/>
              </w:rPr>
              <w:instrText xml:space="preserve"> </w:instrText>
            </w:r>
            <w:r w:rsidRPr="00E7654A">
              <w:rPr>
                <w:rStyle w:val="Hyperlink"/>
                <w:noProof/>
              </w:rPr>
              <w:fldChar w:fldCharType="separate"/>
            </w:r>
            <w:r w:rsidRPr="00E7654A">
              <w:rPr>
                <w:rStyle w:val="Hyperlink"/>
                <w:noProof/>
              </w:rPr>
              <w:t>The Graphics Screen and Graphics Mode</w:t>
            </w:r>
            <w:r>
              <w:rPr>
                <w:noProof/>
                <w:webHidden/>
              </w:rPr>
              <w:tab/>
            </w:r>
            <w:r>
              <w:rPr>
                <w:noProof/>
                <w:webHidden/>
              </w:rPr>
              <w:fldChar w:fldCharType="begin"/>
            </w:r>
            <w:r>
              <w:rPr>
                <w:noProof/>
                <w:webHidden/>
              </w:rPr>
              <w:instrText xml:space="preserve"> PAGEREF _Toc436833216 \h </w:instrText>
            </w:r>
          </w:ins>
          <w:r>
            <w:rPr>
              <w:noProof/>
              <w:webHidden/>
            </w:rPr>
          </w:r>
          <w:r>
            <w:rPr>
              <w:noProof/>
              <w:webHidden/>
            </w:rPr>
            <w:fldChar w:fldCharType="separate"/>
          </w:r>
          <w:ins w:id="1787" w:author="Sammartano, Marc (BIC USA)" w:date="2015-12-04T16:17:00Z">
            <w:r w:rsidR="007C48A1">
              <w:rPr>
                <w:noProof/>
                <w:webHidden/>
              </w:rPr>
              <w:t>140</w:t>
            </w:r>
          </w:ins>
          <w:ins w:id="178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89" w:author="Sammartano, Marc (BIC USA)" w:date="2015-12-02T15:17:00Z"/>
              <w:rFonts w:eastAsiaTheme="minorEastAsia"/>
              <w:noProof/>
            </w:rPr>
          </w:pPr>
          <w:ins w:id="17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"_Toc436833217"</w:instrText>
            </w:r>
            <w:r w:rsidRPr="00E7654A">
              <w:rPr>
                <w:rStyle w:val="Hyperlink"/>
                <w:noProof/>
              </w:rPr>
              <w:instrText xml:space="preserve"> </w:instrText>
            </w:r>
            <w:r w:rsidRPr="00E7654A">
              <w:rPr>
                <w:rStyle w:val="Hyperlink"/>
                <w:noProof/>
              </w:rPr>
              <w:fldChar w:fldCharType="separate"/>
            </w:r>
            <w:r w:rsidRPr="00E7654A">
              <w:rPr>
                <w:rStyle w:val="Hyperlink"/>
                <w:noProof/>
              </w:rPr>
              <w:t>Display Lists</w:t>
            </w:r>
            <w:r>
              <w:rPr>
                <w:noProof/>
                <w:webHidden/>
              </w:rPr>
              <w:tab/>
            </w:r>
            <w:r>
              <w:rPr>
                <w:noProof/>
                <w:webHidden/>
              </w:rPr>
              <w:fldChar w:fldCharType="begin"/>
            </w:r>
            <w:r>
              <w:rPr>
                <w:noProof/>
                <w:webHidden/>
              </w:rPr>
              <w:instrText xml:space="preserve"> PAGEREF _Toc436833217 \h </w:instrText>
            </w:r>
          </w:ins>
          <w:r>
            <w:rPr>
              <w:noProof/>
              <w:webHidden/>
            </w:rPr>
          </w:r>
          <w:r>
            <w:rPr>
              <w:noProof/>
              <w:webHidden/>
            </w:rPr>
            <w:fldChar w:fldCharType="separate"/>
          </w:r>
          <w:ins w:id="1791" w:author="Sammartano, Marc (BIC USA)" w:date="2015-12-04T16:17:00Z">
            <w:r w:rsidR="007C48A1">
              <w:rPr>
                <w:noProof/>
                <w:webHidden/>
              </w:rPr>
              <w:t>140</w:t>
            </w:r>
          </w:ins>
          <w:ins w:id="17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93" w:author="Sammartano, Marc (BIC USA)" w:date="2015-12-02T15:17:00Z"/>
              <w:rFonts w:eastAsiaTheme="minorEastAsia"/>
              <w:noProof/>
            </w:rPr>
          </w:pPr>
          <w:ins w:id="17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"_Toc436833218"</w:instrText>
            </w:r>
            <w:r w:rsidRPr="00E7654A">
              <w:rPr>
                <w:rStyle w:val="Hyperlink"/>
                <w:noProof/>
              </w:rPr>
              <w:instrText xml:space="preserve"> </w:instrText>
            </w:r>
            <w:r w:rsidRPr="00E7654A">
              <w:rPr>
                <w:rStyle w:val="Hyperlink"/>
                <w:noProof/>
              </w:rPr>
              <w:fldChar w:fldCharType="separate"/>
            </w:r>
            <w:r w:rsidRPr="00E7654A">
              <w:rPr>
                <w:rStyle w:val="Hyperlink"/>
                <w:noProof/>
              </w:rPr>
              <w:t>Drawing Coordinates</w:t>
            </w:r>
            <w:r>
              <w:rPr>
                <w:noProof/>
                <w:webHidden/>
              </w:rPr>
              <w:tab/>
            </w:r>
            <w:r>
              <w:rPr>
                <w:noProof/>
                <w:webHidden/>
              </w:rPr>
              <w:fldChar w:fldCharType="begin"/>
            </w:r>
            <w:r>
              <w:rPr>
                <w:noProof/>
                <w:webHidden/>
              </w:rPr>
              <w:instrText xml:space="preserve"> PAGEREF _Toc436833218 \h </w:instrText>
            </w:r>
          </w:ins>
          <w:r>
            <w:rPr>
              <w:noProof/>
              <w:webHidden/>
            </w:rPr>
          </w:r>
          <w:r>
            <w:rPr>
              <w:noProof/>
              <w:webHidden/>
            </w:rPr>
            <w:fldChar w:fldCharType="separate"/>
          </w:r>
          <w:ins w:id="1795" w:author="Sammartano, Marc (BIC USA)" w:date="2015-12-04T16:17:00Z">
            <w:r w:rsidR="007C48A1">
              <w:rPr>
                <w:noProof/>
                <w:webHidden/>
              </w:rPr>
              <w:t>141</w:t>
            </w:r>
          </w:ins>
          <w:ins w:id="179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797" w:author="Sammartano, Marc (BIC USA)" w:date="2015-12-02T15:17:00Z"/>
              <w:rFonts w:eastAsiaTheme="minorEastAsia"/>
              <w:noProof/>
            </w:rPr>
          </w:pPr>
          <w:ins w:id="17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"_Toc436833219"</w:instrText>
            </w:r>
            <w:r w:rsidRPr="00E7654A">
              <w:rPr>
                <w:rStyle w:val="Hyperlink"/>
                <w:noProof/>
              </w:rPr>
              <w:instrText xml:space="preserve"> </w:instrText>
            </w:r>
            <w:r w:rsidRPr="00E7654A">
              <w:rPr>
                <w:rStyle w:val="Hyperlink"/>
                <w:noProof/>
              </w:rPr>
              <w:fldChar w:fldCharType="separate"/>
            </w:r>
            <w:r w:rsidRPr="00E7654A">
              <w:rPr>
                <w:rStyle w:val="Hyperlink"/>
                <w:noProof/>
              </w:rPr>
              <w:t>Drawing into Bitmaps</w:t>
            </w:r>
            <w:r>
              <w:rPr>
                <w:noProof/>
                <w:webHidden/>
              </w:rPr>
              <w:tab/>
            </w:r>
            <w:r>
              <w:rPr>
                <w:noProof/>
                <w:webHidden/>
              </w:rPr>
              <w:fldChar w:fldCharType="begin"/>
            </w:r>
            <w:r>
              <w:rPr>
                <w:noProof/>
                <w:webHidden/>
              </w:rPr>
              <w:instrText xml:space="preserve"> PAGEREF _Toc436833219 \h </w:instrText>
            </w:r>
          </w:ins>
          <w:r>
            <w:rPr>
              <w:noProof/>
              <w:webHidden/>
            </w:rPr>
          </w:r>
          <w:r>
            <w:rPr>
              <w:noProof/>
              <w:webHidden/>
            </w:rPr>
            <w:fldChar w:fldCharType="separate"/>
          </w:r>
          <w:ins w:id="1799" w:author="Sammartano, Marc (BIC USA)" w:date="2015-12-04T16:17:00Z">
            <w:r w:rsidR="007C48A1">
              <w:rPr>
                <w:noProof/>
                <w:webHidden/>
              </w:rPr>
              <w:t>141</w:t>
            </w:r>
          </w:ins>
          <w:ins w:id="180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01" w:author="Sammartano, Marc (BIC USA)" w:date="2015-12-02T15:17:00Z"/>
              <w:rFonts w:eastAsiaTheme="minorEastAsia"/>
              <w:noProof/>
            </w:rPr>
          </w:pPr>
          <w:ins w:id="18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"_Toc436833220"</w:instrText>
            </w:r>
            <w:r w:rsidRPr="00E7654A">
              <w:rPr>
                <w:rStyle w:val="Hyperlink"/>
                <w:noProof/>
              </w:rPr>
              <w:instrText xml:space="preserve"> </w:instrText>
            </w:r>
            <w:r w:rsidRPr="00E7654A">
              <w:rPr>
                <w:rStyle w:val="Hyperlink"/>
                <w:noProof/>
              </w:rPr>
              <w:fldChar w:fldCharType="separate"/>
            </w:r>
            <w:r w:rsidRPr="00E7654A">
              <w:rPr>
                <w:rStyle w:val="Hyperlink"/>
                <w:noProof/>
              </w:rPr>
              <w:t>Colors</w:t>
            </w:r>
            <w:r>
              <w:rPr>
                <w:noProof/>
                <w:webHidden/>
              </w:rPr>
              <w:tab/>
            </w:r>
            <w:r>
              <w:rPr>
                <w:noProof/>
                <w:webHidden/>
              </w:rPr>
              <w:fldChar w:fldCharType="begin"/>
            </w:r>
            <w:r>
              <w:rPr>
                <w:noProof/>
                <w:webHidden/>
              </w:rPr>
              <w:instrText xml:space="preserve"> PAGEREF _Toc436833220 \h </w:instrText>
            </w:r>
          </w:ins>
          <w:r>
            <w:rPr>
              <w:noProof/>
              <w:webHidden/>
            </w:rPr>
          </w:r>
          <w:r>
            <w:rPr>
              <w:noProof/>
              <w:webHidden/>
            </w:rPr>
            <w:fldChar w:fldCharType="separate"/>
          </w:r>
          <w:ins w:id="1803" w:author="Sammartano, Marc (BIC USA)" w:date="2015-12-04T16:17:00Z">
            <w:r w:rsidR="007C48A1">
              <w:rPr>
                <w:noProof/>
                <w:webHidden/>
              </w:rPr>
              <w:t>141</w:t>
            </w:r>
          </w:ins>
          <w:ins w:id="18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05" w:author="Sammartano, Marc (BIC USA)" w:date="2015-12-02T15:17:00Z"/>
              <w:rFonts w:eastAsiaTheme="minorEastAsia"/>
              <w:noProof/>
            </w:rPr>
          </w:pPr>
          <w:ins w:id="18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"_Toc436833221"</w:instrText>
            </w:r>
            <w:r w:rsidRPr="00E7654A">
              <w:rPr>
                <w:rStyle w:val="Hyperlink"/>
                <w:noProof/>
              </w:rPr>
              <w:instrText xml:space="preserve"> </w:instrText>
            </w:r>
            <w:r w:rsidRPr="00E7654A">
              <w:rPr>
                <w:rStyle w:val="Hyperlink"/>
                <w:noProof/>
              </w:rPr>
              <w:fldChar w:fldCharType="separate"/>
            </w:r>
            <w:r w:rsidRPr="00E7654A">
              <w:rPr>
                <w:rStyle w:val="Hyperlink"/>
                <w:noProof/>
              </w:rPr>
              <w:t>Paints</w:t>
            </w:r>
            <w:r>
              <w:rPr>
                <w:noProof/>
                <w:webHidden/>
              </w:rPr>
              <w:tab/>
            </w:r>
            <w:r>
              <w:rPr>
                <w:noProof/>
                <w:webHidden/>
              </w:rPr>
              <w:fldChar w:fldCharType="begin"/>
            </w:r>
            <w:r>
              <w:rPr>
                <w:noProof/>
                <w:webHidden/>
              </w:rPr>
              <w:instrText xml:space="preserve"> PAGEREF _Toc436833221 \h </w:instrText>
            </w:r>
          </w:ins>
          <w:r>
            <w:rPr>
              <w:noProof/>
              <w:webHidden/>
            </w:rPr>
          </w:r>
          <w:r>
            <w:rPr>
              <w:noProof/>
              <w:webHidden/>
            </w:rPr>
            <w:fldChar w:fldCharType="separate"/>
          </w:r>
          <w:ins w:id="1807" w:author="Sammartano, Marc (BIC USA)" w:date="2015-12-04T16:17:00Z">
            <w:r w:rsidR="007C48A1">
              <w:rPr>
                <w:noProof/>
                <w:webHidden/>
              </w:rPr>
              <w:t>142</w:t>
            </w:r>
          </w:ins>
          <w:ins w:id="18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09" w:author="Sammartano, Marc (BIC USA)" w:date="2015-12-02T15:17:00Z"/>
              <w:rFonts w:eastAsiaTheme="minorEastAsia"/>
              <w:noProof/>
            </w:rPr>
          </w:pPr>
          <w:ins w:id="18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"_Toc436833222"</w:instrText>
            </w:r>
            <w:r w:rsidRPr="00E7654A">
              <w:rPr>
                <w:rStyle w:val="Hyperlink"/>
                <w:noProof/>
              </w:rPr>
              <w:instrText xml:space="preserve"> </w:instrText>
            </w:r>
            <w:r w:rsidRPr="00E7654A">
              <w:rPr>
                <w:rStyle w:val="Hyperlink"/>
                <w:noProof/>
              </w:rPr>
              <w:fldChar w:fldCharType="separate"/>
            </w:r>
            <w:r w:rsidRPr="00E7654A">
              <w:rPr>
                <w:rStyle w:val="Hyperlink"/>
                <w:noProof/>
              </w:rPr>
              <w:t>Style</w:t>
            </w:r>
            <w:r>
              <w:rPr>
                <w:noProof/>
                <w:webHidden/>
              </w:rPr>
              <w:tab/>
            </w:r>
            <w:r>
              <w:rPr>
                <w:noProof/>
                <w:webHidden/>
              </w:rPr>
              <w:fldChar w:fldCharType="begin"/>
            </w:r>
            <w:r>
              <w:rPr>
                <w:noProof/>
                <w:webHidden/>
              </w:rPr>
              <w:instrText xml:space="preserve"> PAGEREF _Toc436833222 \h </w:instrText>
            </w:r>
          </w:ins>
          <w:r>
            <w:rPr>
              <w:noProof/>
              <w:webHidden/>
            </w:rPr>
          </w:r>
          <w:r>
            <w:rPr>
              <w:noProof/>
              <w:webHidden/>
            </w:rPr>
            <w:fldChar w:fldCharType="separate"/>
          </w:r>
          <w:ins w:id="1811" w:author="Sammartano, Marc (BIC USA)" w:date="2015-12-04T16:17:00Z">
            <w:r w:rsidR="007C48A1">
              <w:rPr>
                <w:noProof/>
                <w:webHidden/>
              </w:rPr>
              <w:t>142</w:t>
            </w:r>
          </w:ins>
          <w:ins w:id="18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13" w:author="Sammartano, Marc (BIC USA)" w:date="2015-12-02T15:17:00Z"/>
              <w:rFonts w:eastAsiaTheme="minorEastAsia"/>
              <w:noProof/>
            </w:rPr>
          </w:pPr>
          <w:ins w:id="18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"_Toc436833223"</w:instrText>
            </w:r>
            <w:r w:rsidRPr="00E7654A">
              <w:rPr>
                <w:rStyle w:val="Hyperlink"/>
                <w:noProof/>
              </w:rPr>
              <w:instrText xml:space="preserve"> </w:instrText>
            </w:r>
            <w:r w:rsidRPr="00E7654A">
              <w:rPr>
                <w:rStyle w:val="Hyperlink"/>
                <w:noProof/>
              </w:rPr>
              <w:fldChar w:fldCharType="separate"/>
            </w:r>
            <w:r w:rsidRPr="00E7654A">
              <w:rPr>
                <w:rStyle w:val="Hyperlink"/>
                <w:noProof/>
              </w:rPr>
              <w:t>Hardware-accelerated Graphics</w:t>
            </w:r>
            <w:r>
              <w:rPr>
                <w:noProof/>
                <w:webHidden/>
              </w:rPr>
              <w:tab/>
            </w:r>
            <w:r>
              <w:rPr>
                <w:noProof/>
                <w:webHidden/>
              </w:rPr>
              <w:fldChar w:fldCharType="begin"/>
            </w:r>
            <w:r>
              <w:rPr>
                <w:noProof/>
                <w:webHidden/>
              </w:rPr>
              <w:instrText xml:space="preserve"> PAGEREF _Toc436833223 \h </w:instrText>
            </w:r>
          </w:ins>
          <w:r>
            <w:rPr>
              <w:noProof/>
              <w:webHidden/>
            </w:rPr>
          </w:r>
          <w:r>
            <w:rPr>
              <w:noProof/>
              <w:webHidden/>
            </w:rPr>
            <w:fldChar w:fldCharType="separate"/>
          </w:r>
          <w:ins w:id="1815" w:author="Sammartano, Marc (BIC USA)" w:date="2015-12-04T16:17:00Z">
            <w:r w:rsidR="007C48A1">
              <w:rPr>
                <w:noProof/>
                <w:webHidden/>
              </w:rPr>
              <w:t>144</w:t>
            </w:r>
          </w:ins>
          <w:ins w:id="18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817" w:author="Sammartano, Marc (BIC USA)" w:date="2015-12-02T15:17:00Z"/>
              <w:rFonts w:eastAsiaTheme="minorEastAsia"/>
              <w:noProof/>
            </w:rPr>
          </w:pPr>
          <w:ins w:id="18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"_Toc436833224"</w:instrText>
            </w:r>
            <w:r w:rsidRPr="00E7654A">
              <w:rPr>
                <w:rStyle w:val="Hyperlink"/>
                <w:noProof/>
              </w:rPr>
              <w:instrText xml:space="preserve"> </w:instrText>
            </w:r>
            <w:r w:rsidRPr="00E7654A">
              <w:rPr>
                <w:rStyle w:val="Hyperlink"/>
                <w:noProof/>
              </w:rPr>
              <w:fldChar w:fldCharType="separate"/>
            </w:r>
            <w:r w:rsidRPr="00E7654A">
              <w:rPr>
                <w:rStyle w:val="Hyperlink"/>
                <w:noProof/>
              </w:rPr>
              <w:t>Graphics Setup Commands</w:t>
            </w:r>
            <w:r>
              <w:rPr>
                <w:noProof/>
                <w:webHidden/>
              </w:rPr>
              <w:tab/>
            </w:r>
            <w:r>
              <w:rPr>
                <w:noProof/>
                <w:webHidden/>
              </w:rPr>
              <w:fldChar w:fldCharType="begin"/>
            </w:r>
            <w:r>
              <w:rPr>
                <w:noProof/>
                <w:webHidden/>
              </w:rPr>
              <w:instrText xml:space="preserve"> PAGEREF _Toc436833224 \h </w:instrText>
            </w:r>
          </w:ins>
          <w:r>
            <w:rPr>
              <w:noProof/>
              <w:webHidden/>
            </w:rPr>
          </w:r>
          <w:r>
            <w:rPr>
              <w:noProof/>
              <w:webHidden/>
            </w:rPr>
            <w:fldChar w:fldCharType="separate"/>
          </w:r>
          <w:ins w:id="1819" w:author="Sammartano, Marc (BIC USA)" w:date="2015-12-04T16:17:00Z">
            <w:r w:rsidR="007C48A1">
              <w:rPr>
                <w:noProof/>
                <w:webHidden/>
              </w:rPr>
              <w:t>144</w:t>
            </w:r>
          </w:ins>
          <w:ins w:id="182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21" w:author="Sammartano, Marc (BIC USA)" w:date="2015-12-02T15:17:00Z"/>
              <w:rFonts w:eastAsiaTheme="minorEastAsia"/>
              <w:noProof/>
            </w:rPr>
          </w:pPr>
          <w:ins w:id="18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"_Toc436833225"</w:instrText>
            </w:r>
            <w:r w:rsidRPr="00E7654A">
              <w:rPr>
                <w:rStyle w:val="Hyperlink"/>
                <w:noProof/>
              </w:rPr>
              <w:instrText xml:space="preserve"> </w:instrText>
            </w:r>
            <w:r w:rsidRPr="00E7654A">
              <w:rPr>
                <w:rStyle w:val="Hyperlink"/>
                <w:noProof/>
              </w:rPr>
              <w:fldChar w:fldCharType="separate"/>
            </w:r>
            <w:r w:rsidRPr="00E7654A">
              <w:rPr>
                <w:rStyle w:val="Hyperlink"/>
                <w:noProof/>
              </w:rPr>
              <w:t>Gr.open {{alpha}{, red}{, green}{, blue}{, &lt;ShowStatusBar_lexp&gt;}{, &lt;Orientation_nexp&gt;}}</w:t>
            </w:r>
            <w:r>
              <w:rPr>
                <w:noProof/>
                <w:webHidden/>
              </w:rPr>
              <w:tab/>
            </w:r>
            <w:r>
              <w:rPr>
                <w:noProof/>
                <w:webHidden/>
              </w:rPr>
              <w:fldChar w:fldCharType="begin"/>
            </w:r>
            <w:r>
              <w:rPr>
                <w:noProof/>
                <w:webHidden/>
              </w:rPr>
              <w:instrText xml:space="preserve"> PAGEREF _Toc436833225 \h </w:instrText>
            </w:r>
          </w:ins>
          <w:r>
            <w:rPr>
              <w:noProof/>
              <w:webHidden/>
            </w:rPr>
          </w:r>
          <w:r>
            <w:rPr>
              <w:noProof/>
              <w:webHidden/>
            </w:rPr>
            <w:fldChar w:fldCharType="separate"/>
          </w:r>
          <w:ins w:id="1823" w:author="Sammartano, Marc (BIC USA)" w:date="2015-12-04T16:17:00Z">
            <w:r w:rsidR="007C48A1">
              <w:rPr>
                <w:noProof/>
                <w:webHidden/>
              </w:rPr>
              <w:t>144</w:t>
            </w:r>
          </w:ins>
          <w:ins w:id="18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25" w:author="Sammartano, Marc (BIC USA)" w:date="2015-12-02T15:17:00Z"/>
              <w:rFonts w:eastAsiaTheme="minorEastAsia"/>
              <w:noProof/>
            </w:rPr>
          </w:pPr>
          <w:ins w:id="18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"_Toc436833226"</w:instrText>
            </w:r>
            <w:r w:rsidRPr="00E7654A">
              <w:rPr>
                <w:rStyle w:val="Hyperlink"/>
                <w:noProof/>
              </w:rPr>
              <w:instrText xml:space="preserve"> </w:instrText>
            </w:r>
            <w:r w:rsidRPr="00E7654A">
              <w:rPr>
                <w:rStyle w:val="Hyperlink"/>
                <w:noProof/>
              </w:rPr>
              <w:fldChar w:fldCharType="separate"/>
            </w:r>
            <w:r w:rsidRPr="00E7654A">
              <w:rPr>
                <w:rStyle w:val="Hyperlink"/>
                <w:noProof/>
              </w:rPr>
              <w:t>Gr.color {{alpha}{, red}{, green}{, blue}{, style}{, paint}}</w:t>
            </w:r>
            <w:r>
              <w:rPr>
                <w:noProof/>
                <w:webHidden/>
              </w:rPr>
              <w:tab/>
            </w:r>
            <w:r>
              <w:rPr>
                <w:noProof/>
                <w:webHidden/>
              </w:rPr>
              <w:fldChar w:fldCharType="begin"/>
            </w:r>
            <w:r>
              <w:rPr>
                <w:noProof/>
                <w:webHidden/>
              </w:rPr>
              <w:instrText xml:space="preserve"> PAGEREF _Toc436833226 \h </w:instrText>
            </w:r>
          </w:ins>
          <w:r>
            <w:rPr>
              <w:noProof/>
              <w:webHidden/>
            </w:rPr>
          </w:r>
          <w:r>
            <w:rPr>
              <w:noProof/>
              <w:webHidden/>
            </w:rPr>
            <w:fldChar w:fldCharType="separate"/>
          </w:r>
          <w:ins w:id="1827" w:author="Sammartano, Marc (BIC USA)" w:date="2015-12-04T16:17:00Z">
            <w:r w:rsidR="007C48A1">
              <w:rPr>
                <w:noProof/>
                <w:webHidden/>
              </w:rPr>
              <w:t>144</w:t>
            </w:r>
          </w:ins>
          <w:ins w:id="18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29" w:author="Sammartano, Marc (BIC USA)" w:date="2015-12-02T15:17:00Z"/>
              <w:rFonts w:eastAsiaTheme="minorEastAsia"/>
              <w:noProof/>
            </w:rPr>
          </w:pPr>
          <w:ins w:id="18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"_Toc436833227"</w:instrText>
            </w:r>
            <w:r w:rsidRPr="00E7654A">
              <w:rPr>
                <w:rStyle w:val="Hyperlink"/>
                <w:noProof/>
              </w:rPr>
              <w:instrText xml:space="preserve"> </w:instrText>
            </w:r>
            <w:r w:rsidRPr="00E7654A">
              <w:rPr>
                <w:rStyle w:val="Hyperlink"/>
                <w:noProof/>
              </w:rPr>
              <w:fldChar w:fldCharType="separate"/>
            </w:r>
            <w:r w:rsidRPr="00E7654A">
              <w:rPr>
                <w:rStyle w:val="Hyperlink"/>
                <w:noProof/>
              </w:rPr>
              <w:t>Gr.set.antialias {{&lt;lexp&gt;}{,&lt;paint_nexp&gt;}}</w:t>
            </w:r>
            <w:r>
              <w:rPr>
                <w:noProof/>
                <w:webHidden/>
              </w:rPr>
              <w:tab/>
            </w:r>
            <w:r>
              <w:rPr>
                <w:noProof/>
                <w:webHidden/>
              </w:rPr>
              <w:fldChar w:fldCharType="begin"/>
            </w:r>
            <w:r>
              <w:rPr>
                <w:noProof/>
                <w:webHidden/>
              </w:rPr>
              <w:instrText xml:space="preserve"> PAGEREF _Toc436833227 \h </w:instrText>
            </w:r>
          </w:ins>
          <w:r>
            <w:rPr>
              <w:noProof/>
              <w:webHidden/>
            </w:rPr>
          </w:r>
          <w:r>
            <w:rPr>
              <w:noProof/>
              <w:webHidden/>
            </w:rPr>
            <w:fldChar w:fldCharType="separate"/>
          </w:r>
          <w:ins w:id="1831" w:author="Sammartano, Marc (BIC USA)" w:date="2015-12-04T16:17:00Z">
            <w:r w:rsidR="007C48A1">
              <w:rPr>
                <w:noProof/>
                <w:webHidden/>
              </w:rPr>
              <w:t>145</w:t>
            </w:r>
          </w:ins>
          <w:ins w:id="18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33" w:author="Sammartano, Marc (BIC USA)" w:date="2015-12-02T15:17:00Z"/>
              <w:rFonts w:eastAsiaTheme="minorEastAsia"/>
              <w:noProof/>
            </w:rPr>
          </w:pPr>
          <w:ins w:id="18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"_Toc436833228"</w:instrText>
            </w:r>
            <w:r w:rsidRPr="00E7654A">
              <w:rPr>
                <w:rStyle w:val="Hyperlink"/>
                <w:noProof/>
              </w:rPr>
              <w:instrText xml:space="preserve"> </w:instrText>
            </w:r>
            <w:r w:rsidRPr="00E7654A">
              <w:rPr>
                <w:rStyle w:val="Hyperlink"/>
                <w:noProof/>
              </w:rPr>
              <w:fldChar w:fldCharType="separate"/>
            </w:r>
            <w:r w:rsidRPr="00E7654A">
              <w:rPr>
                <w:rStyle w:val="Hyperlink"/>
                <w:noProof/>
              </w:rPr>
              <w:t>Gr.set.stroke {{&lt;nexp&gt;}{,&lt;paint_nexp&gt;}}</w:t>
            </w:r>
            <w:r>
              <w:rPr>
                <w:noProof/>
                <w:webHidden/>
              </w:rPr>
              <w:tab/>
            </w:r>
            <w:r>
              <w:rPr>
                <w:noProof/>
                <w:webHidden/>
              </w:rPr>
              <w:fldChar w:fldCharType="begin"/>
            </w:r>
            <w:r>
              <w:rPr>
                <w:noProof/>
                <w:webHidden/>
              </w:rPr>
              <w:instrText xml:space="preserve"> PAGEREF _Toc436833228 \h </w:instrText>
            </w:r>
          </w:ins>
          <w:r>
            <w:rPr>
              <w:noProof/>
              <w:webHidden/>
            </w:rPr>
          </w:r>
          <w:r>
            <w:rPr>
              <w:noProof/>
              <w:webHidden/>
            </w:rPr>
            <w:fldChar w:fldCharType="separate"/>
          </w:r>
          <w:ins w:id="1835" w:author="Sammartano, Marc (BIC USA)" w:date="2015-12-04T16:17:00Z">
            <w:r w:rsidR="007C48A1">
              <w:rPr>
                <w:noProof/>
                <w:webHidden/>
              </w:rPr>
              <w:t>146</w:t>
            </w:r>
          </w:ins>
          <w:ins w:id="18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37" w:author="Sammartano, Marc (BIC USA)" w:date="2015-12-02T15:17:00Z"/>
              <w:rFonts w:eastAsiaTheme="minorEastAsia"/>
              <w:noProof/>
            </w:rPr>
          </w:pPr>
          <w:ins w:id="18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"_Toc436833229"</w:instrText>
            </w:r>
            <w:r w:rsidRPr="00E7654A">
              <w:rPr>
                <w:rStyle w:val="Hyperlink"/>
                <w:noProof/>
              </w:rPr>
              <w:instrText xml:space="preserve"> </w:instrText>
            </w:r>
            <w:r w:rsidRPr="00E7654A">
              <w:rPr>
                <w:rStyle w:val="Hyperlink"/>
                <w:noProof/>
              </w:rPr>
              <w:fldChar w:fldCharType="separate"/>
            </w:r>
            <w:r w:rsidRPr="00E7654A">
              <w:rPr>
                <w:rStyle w:val="Hyperlink"/>
                <w:noProof/>
              </w:rPr>
              <w:t>Gr.orientation &lt;nexp&gt;</w:t>
            </w:r>
            <w:r>
              <w:rPr>
                <w:noProof/>
                <w:webHidden/>
              </w:rPr>
              <w:tab/>
            </w:r>
            <w:r>
              <w:rPr>
                <w:noProof/>
                <w:webHidden/>
              </w:rPr>
              <w:fldChar w:fldCharType="begin"/>
            </w:r>
            <w:r>
              <w:rPr>
                <w:noProof/>
                <w:webHidden/>
              </w:rPr>
              <w:instrText xml:space="preserve"> PAGEREF _Toc436833229 \h </w:instrText>
            </w:r>
          </w:ins>
          <w:r>
            <w:rPr>
              <w:noProof/>
              <w:webHidden/>
            </w:rPr>
          </w:r>
          <w:r>
            <w:rPr>
              <w:noProof/>
              <w:webHidden/>
            </w:rPr>
            <w:fldChar w:fldCharType="separate"/>
          </w:r>
          <w:ins w:id="1839" w:author="Sammartano, Marc (BIC USA)" w:date="2015-12-04T16:17:00Z">
            <w:r w:rsidR="007C48A1">
              <w:rPr>
                <w:noProof/>
                <w:webHidden/>
              </w:rPr>
              <w:t>146</w:t>
            </w:r>
          </w:ins>
          <w:ins w:id="18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41" w:author="Sammartano, Marc (BIC USA)" w:date="2015-12-02T15:17:00Z"/>
              <w:rFonts w:eastAsiaTheme="minorEastAsia"/>
              <w:noProof/>
            </w:rPr>
          </w:pPr>
          <w:ins w:id="18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"_Toc436833230"</w:instrText>
            </w:r>
            <w:r w:rsidRPr="00E7654A">
              <w:rPr>
                <w:rStyle w:val="Hyperlink"/>
                <w:noProof/>
              </w:rPr>
              <w:instrText xml:space="preserve"> </w:instrText>
            </w:r>
            <w:r w:rsidRPr="00E7654A">
              <w:rPr>
                <w:rStyle w:val="Hyperlink"/>
                <w:noProof/>
              </w:rPr>
              <w:fldChar w:fldCharType="separate"/>
            </w:r>
            <w:r w:rsidRPr="00E7654A">
              <w:rPr>
                <w:rStyle w:val="Hyperlink"/>
                <w:noProof/>
              </w:rPr>
              <w:t>Gr.statusbar {&lt;height_nvar&gt;} {, showing_lvar}</w:t>
            </w:r>
            <w:r>
              <w:rPr>
                <w:noProof/>
                <w:webHidden/>
              </w:rPr>
              <w:tab/>
            </w:r>
            <w:r>
              <w:rPr>
                <w:noProof/>
                <w:webHidden/>
              </w:rPr>
              <w:fldChar w:fldCharType="begin"/>
            </w:r>
            <w:r>
              <w:rPr>
                <w:noProof/>
                <w:webHidden/>
              </w:rPr>
              <w:instrText xml:space="preserve"> PAGEREF _Toc436833230 \h </w:instrText>
            </w:r>
          </w:ins>
          <w:r>
            <w:rPr>
              <w:noProof/>
              <w:webHidden/>
            </w:rPr>
          </w:r>
          <w:r>
            <w:rPr>
              <w:noProof/>
              <w:webHidden/>
            </w:rPr>
            <w:fldChar w:fldCharType="separate"/>
          </w:r>
          <w:ins w:id="1843" w:author="Sammartano, Marc (BIC USA)" w:date="2015-12-04T16:17:00Z">
            <w:r w:rsidR="007C48A1">
              <w:rPr>
                <w:noProof/>
                <w:webHidden/>
              </w:rPr>
              <w:t>146</w:t>
            </w:r>
          </w:ins>
          <w:ins w:id="18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45" w:author="Sammartano, Marc (BIC USA)" w:date="2015-12-02T15:17:00Z"/>
              <w:rFonts w:eastAsiaTheme="minorEastAsia"/>
              <w:noProof/>
            </w:rPr>
          </w:pPr>
          <w:ins w:id="18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"_Toc436833231"</w:instrText>
            </w:r>
            <w:r w:rsidRPr="00E7654A">
              <w:rPr>
                <w:rStyle w:val="Hyperlink"/>
                <w:noProof/>
              </w:rPr>
              <w:instrText xml:space="preserve"> </w:instrText>
            </w:r>
            <w:r w:rsidRPr="00E7654A">
              <w:rPr>
                <w:rStyle w:val="Hyperlink"/>
                <w:noProof/>
              </w:rPr>
              <w:fldChar w:fldCharType="separate"/>
            </w:r>
            <w:r w:rsidRPr="00E7654A">
              <w:rPr>
                <w:rStyle w:val="Hyperlink"/>
                <w:noProof/>
              </w:rPr>
              <w:t>Gr.statusbar.show &lt;nexp&gt;</w:t>
            </w:r>
            <w:r>
              <w:rPr>
                <w:noProof/>
                <w:webHidden/>
              </w:rPr>
              <w:tab/>
            </w:r>
            <w:r>
              <w:rPr>
                <w:noProof/>
                <w:webHidden/>
              </w:rPr>
              <w:fldChar w:fldCharType="begin"/>
            </w:r>
            <w:r>
              <w:rPr>
                <w:noProof/>
                <w:webHidden/>
              </w:rPr>
              <w:instrText xml:space="preserve"> PAGEREF _Toc436833231 \h </w:instrText>
            </w:r>
          </w:ins>
          <w:r>
            <w:rPr>
              <w:noProof/>
              <w:webHidden/>
            </w:rPr>
          </w:r>
          <w:r>
            <w:rPr>
              <w:noProof/>
              <w:webHidden/>
            </w:rPr>
            <w:fldChar w:fldCharType="separate"/>
          </w:r>
          <w:ins w:id="1847" w:author="Sammartano, Marc (BIC USA)" w:date="2015-12-04T16:17:00Z">
            <w:r w:rsidR="007C48A1">
              <w:rPr>
                <w:noProof/>
                <w:webHidden/>
              </w:rPr>
              <w:t>146</w:t>
            </w:r>
          </w:ins>
          <w:ins w:id="18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49" w:author="Sammartano, Marc (BIC USA)" w:date="2015-12-02T15:17:00Z"/>
              <w:rFonts w:eastAsiaTheme="minorEastAsia"/>
              <w:noProof/>
            </w:rPr>
          </w:pPr>
          <w:ins w:id="18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"_Toc436833232"</w:instrText>
            </w:r>
            <w:r w:rsidRPr="00E7654A">
              <w:rPr>
                <w:rStyle w:val="Hyperlink"/>
                <w:noProof/>
              </w:rPr>
              <w:instrText xml:space="preserve"> </w:instrText>
            </w:r>
            <w:r w:rsidRPr="00E7654A">
              <w:rPr>
                <w:rStyle w:val="Hyperlink"/>
                <w:noProof/>
              </w:rPr>
              <w:fldChar w:fldCharType="separate"/>
            </w:r>
            <w:r w:rsidRPr="00E7654A">
              <w:rPr>
                <w:rStyle w:val="Hyperlink"/>
                <w:noProof/>
              </w:rPr>
              <w:t>Gr.render</w:t>
            </w:r>
            <w:r>
              <w:rPr>
                <w:noProof/>
                <w:webHidden/>
              </w:rPr>
              <w:tab/>
            </w:r>
            <w:r>
              <w:rPr>
                <w:noProof/>
                <w:webHidden/>
              </w:rPr>
              <w:fldChar w:fldCharType="begin"/>
            </w:r>
            <w:r>
              <w:rPr>
                <w:noProof/>
                <w:webHidden/>
              </w:rPr>
              <w:instrText xml:space="preserve"> PAGEREF _Toc436833232 \h </w:instrText>
            </w:r>
          </w:ins>
          <w:r>
            <w:rPr>
              <w:noProof/>
              <w:webHidden/>
            </w:rPr>
          </w:r>
          <w:r>
            <w:rPr>
              <w:noProof/>
              <w:webHidden/>
            </w:rPr>
            <w:fldChar w:fldCharType="separate"/>
          </w:r>
          <w:ins w:id="1851" w:author="Sammartano, Marc (BIC USA)" w:date="2015-12-04T16:17:00Z">
            <w:r w:rsidR="007C48A1">
              <w:rPr>
                <w:noProof/>
                <w:webHidden/>
              </w:rPr>
              <w:t>146</w:t>
            </w:r>
          </w:ins>
          <w:ins w:id="18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53" w:author="Sammartano, Marc (BIC USA)" w:date="2015-12-02T15:17:00Z"/>
              <w:rFonts w:eastAsiaTheme="minorEastAsia"/>
              <w:noProof/>
            </w:rPr>
          </w:pPr>
          <w:ins w:id="18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"_Toc436833233"</w:instrText>
            </w:r>
            <w:r w:rsidRPr="00E7654A">
              <w:rPr>
                <w:rStyle w:val="Hyperlink"/>
                <w:noProof/>
              </w:rPr>
              <w:instrText xml:space="preserve"> </w:instrText>
            </w:r>
            <w:r w:rsidRPr="00E7654A">
              <w:rPr>
                <w:rStyle w:val="Hyperlink"/>
                <w:noProof/>
              </w:rPr>
              <w:fldChar w:fldCharType="separate"/>
            </w:r>
            <w:r w:rsidRPr="00E7654A">
              <w:rPr>
                <w:rStyle w:val="Hyperlink"/>
                <w:noProof/>
              </w:rPr>
              <w:t>Gr.screen width, height{, density }</w:t>
            </w:r>
            <w:r>
              <w:rPr>
                <w:noProof/>
                <w:webHidden/>
              </w:rPr>
              <w:tab/>
            </w:r>
            <w:r>
              <w:rPr>
                <w:noProof/>
                <w:webHidden/>
              </w:rPr>
              <w:fldChar w:fldCharType="begin"/>
            </w:r>
            <w:r>
              <w:rPr>
                <w:noProof/>
                <w:webHidden/>
              </w:rPr>
              <w:instrText xml:space="preserve"> PAGEREF _Toc436833233 \h </w:instrText>
            </w:r>
          </w:ins>
          <w:r>
            <w:rPr>
              <w:noProof/>
              <w:webHidden/>
            </w:rPr>
          </w:r>
          <w:r>
            <w:rPr>
              <w:noProof/>
              <w:webHidden/>
            </w:rPr>
            <w:fldChar w:fldCharType="separate"/>
          </w:r>
          <w:ins w:id="1855" w:author="Sammartano, Marc (BIC USA)" w:date="2015-12-04T16:17:00Z">
            <w:r w:rsidR="007C48A1">
              <w:rPr>
                <w:noProof/>
                <w:webHidden/>
              </w:rPr>
              <w:t>147</w:t>
            </w:r>
          </w:ins>
          <w:ins w:id="18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57" w:author="Sammartano, Marc (BIC USA)" w:date="2015-12-02T15:17:00Z"/>
              <w:rFonts w:eastAsiaTheme="minorEastAsia"/>
              <w:noProof/>
            </w:rPr>
          </w:pPr>
          <w:ins w:id="18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"_Toc436833234"</w:instrText>
            </w:r>
            <w:r w:rsidRPr="00E7654A">
              <w:rPr>
                <w:rStyle w:val="Hyperlink"/>
                <w:noProof/>
              </w:rPr>
              <w:instrText xml:space="preserve"> </w:instrText>
            </w:r>
            <w:r w:rsidRPr="00E7654A">
              <w:rPr>
                <w:rStyle w:val="Hyperlink"/>
                <w:noProof/>
              </w:rPr>
              <w:fldChar w:fldCharType="separate"/>
            </w:r>
            <w:r w:rsidRPr="00E7654A">
              <w:rPr>
                <w:rStyle w:val="Hyperlink"/>
                <w:noProof/>
              </w:rPr>
              <w:t>Gr.scale x_factor, y_factor</w:t>
            </w:r>
            <w:r>
              <w:rPr>
                <w:noProof/>
                <w:webHidden/>
              </w:rPr>
              <w:tab/>
            </w:r>
            <w:r>
              <w:rPr>
                <w:noProof/>
                <w:webHidden/>
              </w:rPr>
              <w:fldChar w:fldCharType="begin"/>
            </w:r>
            <w:r>
              <w:rPr>
                <w:noProof/>
                <w:webHidden/>
              </w:rPr>
              <w:instrText xml:space="preserve"> PAGEREF _Toc436833234 \h </w:instrText>
            </w:r>
          </w:ins>
          <w:r>
            <w:rPr>
              <w:noProof/>
              <w:webHidden/>
            </w:rPr>
          </w:r>
          <w:r>
            <w:rPr>
              <w:noProof/>
              <w:webHidden/>
            </w:rPr>
            <w:fldChar w:fldCharType="separate"/>
          </w:r>
          <w:ins w:id="1859" w:author="Sammartano, Marc (BIC USA)" w:date="2015-12-04T16:17:00Z">
            <w:r w:rsidR="007C48A1">
              <w:rPr>
                <w:noProof/>
                <w:webHidden/>
              </w:rPr>
              <w:t>147</w:t>
            </w:r>
          </w:ins>
          <w:ins w:id="18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61" w:author="Sammartano, Marc (BIC USA)" w:date="2015-12-02T15:17:00Z"/>
              <w:rFonts w:eastAsiaTheme="minorEastAsia"/>
              <w:noProof/>
            </w:rPr>
          </w:pPr>
          <w:ins w:id="18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"_Toc436833235"</w:instrText>
            </w:r>
            <w:r w:rsidRPr="00E7654A">
              <w:rPr>
                <w:rStyle w:val="Hyperlink"/>
                <w:noProof/>
              </w:rPr>
              <w:instrText xml:space="preserve"> </w:instrText>
            </w:r>
            <w:r w:rsidRPr="00E7654A">
              <w:rPr>
                <w:rStyle w:val="Hyperlink"/>
                <w:noProof/>
              </w:rPr>
              <w:fldChar w:fldCharType="separate"/>
            </w:r>
            <w:r w:rsidRPr="00E7654A">
              <w:rPr>
                <w:rStyle w:val="Hyperlink"/>
                <w:noProof/>
              </w:rPr>
              <w:t>Gr.cls</w:t>
            </w:r>
            <w:r>
              <w:rPr>
                <w:noProof/>
                <w:webHidden/>
              </w:rPr>
              <w:tab/>
            </w:r>
            <w:r>
              <w:rPr>
                <w:noProof/>
                <w:webHidden/>
              </w:rPr>
              <w:fldChar w:fldCharType="begin"/>
            </w:r>
            <w:r>
              <w:rPr>
                <w:noProof/>
                <w:webHidden/>
              </w:rPr>
              <w:instrText xml:space="preserve"> PAGEREF _Toc436833235 \h </w:instrText>
            </w:r>
          </w:ins>
          <w:r>
            <w:rPr>
              <w:noProof/>
              <w:webHidden/>
            </w:rPr>
          </w:r>
          <w:r>
            <w:rPr>
              <w:noProof/>
              <w:webHidden/>
            </w:rPr>
            <w:fldChar w:fldCharType="separate"/>
          </w:r>
          <w:ins w:id="1863" w:author="Sammartano, Marc (BIC USA)" w:date="2015-12-04T16:17:00Z">
            <w:r w:rsidR="007C48A1">
              <w:rPr>
                <w:noProof/>
                <w:webHidden/>
              </w:rPr>
              <w:t>147</w:t>
            </w:r>
          </w:ins>
          <w:ins w:id="186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65" w:author="Sammartano, Marc (BIC USA)" w:date="2015-12-02T15:17:00Z"/>
              <w:rFonts w:eastAsiaTheme="minorEastAsia"/>
              <w:noProof/>
            </w:rPr>
          </w:pPr>
          <w:ins w:id="18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"_Toc436833236"</w:instrText>
            </w:r>
            <w:r w:rsidRPr="00E7654A">
              <w:rPr>
                <w:rStyle w:val="Hyperlink"/>
                <w:noProof/>
              </w:rPr>
              <w:instrText xml:space="preserve"> </w:instrText>
            </w:r>
            <w:r w:rsidRPr="00E7654A">
              <w:rPr>
                <w:rStyle w:val="Hyperlink"/>
                <w:noProof/>
              </w:rPr>
              <w:fldChar w:fldCharType="separate"/>
            </w:r>
            <w:r w:rsidRPr="00E7654A">
              <w:rPr>
                <w:rStyle w:val="Hyperlink"/>
                <w:noProof/>
              </w:rPr>
              <w:t>Gr.close</w:t>
            </w:r>
            <w:r>
              <w:rPr>
                <w:noProof/>
                <w:webHidden/>
              </w:rPr>
              <w:tab/>
            </w:r>
            <w:r>
              <w:rPr>
                <w:noProof/>
                <w:webHidden/>
              </w:rPr>
              <w:fldChar w:fldCharType="begin"/>
            </w:r>
            <w:r>
              <w:rPr>
                <w:noProof/>
                <w:webHidden/>
              </w:rPr>
              <w:instrText xml:space="preserve"> PAGEREF _Toc436833236 \h </w:instrText>
            </w:r>
          </w:ins>
          <w:r>
            <w:rPr>
              <w:noProof/>
              <w:webHidden/>
            </w:rPr>
          </w:r>
          <w:r>
            <w:rPr>
              <w:noProof/>
              <w:webHidden/>
            </w:rPr>
            <w:fldChar w:fldCharType="separate"/>
          </w:r>
          <w:ins w:id="1867" w:author="Sammartano, Marc (BIC USA)" w:date="2015-12-04T16:17:00Z">
            <w:r w:rsidR="007C48A1">
              <w:rPr>
                <w:noProof/>
                <w:webHidden/>
              </w:rPr>
              <w:t>148</w:t>
            </w:r>
          </w:ins>
          <w:ins w:id="186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69" w:author="Sammartano, Marc (BIC USA)" w:date="2015-12-02T15:17:00Z"/>
              <w:rFonts w:eastAsiaTheme="minorEastAsia"/>
              <w:noProof/>
            </w:rPr>
          </w:pPr>
          <w:ins w:id="18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"_Toc436833237"</w:instrText>
            </w:r>
            <w:r w:rsidRPr="00E7654A">
              <w:rPr>
                <w:rStyle w:val="Hyperlink"/>
                <w:noProof/>
              </w:rPr>
              <w:instrText xml:space="preserve"> </w:instrText>
            </w:r>
            <w:r w:rsidRPr="00E7654A">
              <w:rPr>
                <w:rStyle w:val="Hyperlink"/>
                <w:noProof/>
              </w:rPr>
              <w:fldChar w:fldCharType="separate"/>
            </w:r>
            <w:r w:rsidRPr="00E7654A">
              <w:rPr>
                <w:rStyle w:val="Hyperlink"/>
                <w:noProof/>
              </w:rPr>
              <w:t>Gr.front flag</w:t>
            </w:r>
            <w:r>
              <w:rPr>
                <w:noProof/>
                <w:webHidden/>
              </w:rPr>
              <w:tab/>
            </w:r>
            <w:r>
              <w:rPr>
                <w:noProof/>
                <w:webHidden/>
              </w:rPr>
              <w:fldChar w:fldCharType="begin"/>
            </w:r>
            <w:r>
              <w:rPr>
                <w:noProof/>
                <w:webHidden/>
              </w:rPr>
              <w:instrText xml:space="preserve"> PAGEREF _Toc436833237 \h </w:instrText>
            </w:r>
          </w:ins>
          <w:r>
            <w:rPr>
              <w:noProof/>
              <w:webHidden/>
            </w:rPr>
          </w:r>
          <w:r>
            <w:rPr>
              <w:noProof/>
              <w:webHidden/>
            </w:rPr>
            <w:fldChar w:fldCharType="separate"/>
          </w:r>
          <w:ins w:id="1871" w:author="Sammartano, Marc (BIC USA)" w:date="2015-12-04T16:17:00Z">
            <w:r w:rsidR="007C48A1">
              <w:rPr>
                <w:noProof/>
                <w:webHidden/>
              </w:rPr>
              <w:t>148</w:t>
            </w:r>
          </w:ins>
          <w:ins w:id="187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73" w:author="Sammartano, Marc (BIC USA)" w:date="2015-12-02T15:17:00Z"/>
              <w:rFonts w:eastAsiaTheme="minorEastAsia"/>
              <w:noProof/>
            </w:rPr>
          </w:pPr>
          <w:ins w:id="18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"_Toc436833238"</w:instrText>
            </w:r>
            <w:r w:rsidRPr="00E7654A">
              <w:rPr>
                <w:rStyle w:val="Hyperlink"/>
                <w:noProof/>
              </w:rPr>
              <w:instrText xml:space="preserve"> </w:instrText>
            </w:r>
            <w:r w:rsidRPr="00E7654A">
              <w:rPr>
                <w:rStyle w:val="Hyperlink"/>
                <w:noProof/>
              </w:rPr>
              <w:fldChar w:fldCharType="separate"/>
            </w:r>
            <w:r w:rsidRPr="00E7654A">
              <w:rPr>
                <w:rStyle w:val="Hyperlink"/>
                <w:noProof/>
              </w:rPr>
              <w:t>Gr.brightness &lt;nexp&gt;</w:t>
            </w:r>
            <w:r>
              <w:rPr>
                <w:noProof/>
                <w:webHidden/>
              </w:rPr>
              <w:tab/>
            </w:r>
            <w:r>
              <w:rPr>
                <w:noProof/>
                <w:webHidden/>
              </w:rPr>
              <w:fldChar w:fldCharType="begin"/>
            </w:r>
            <w:r>
              <w:rPr>
                <w:noProof/>
                <w:webHidden/>
              </w:rPr>
              <w:instrText xml:space="preserve"> PAGEREF _Toc436833238 \h </w:instrText>
            </w:r>
          </w:ins>
          <w:r>
            <w:rPr>
              <w:noProof/>
              <w:webHidden/>
            </w:rPr>
          </w:r>
          <w:r>
            <w:rPr>
              <w:noProof/>
              <w:webHidden/>
            </w:rPr>
            <w:fldChar w:fldCharType="separate"/>
          </w:r>
          <w:ins w:id="1875" w:author="Sammartano, Marc (BIC USA)" w:date="2015-12-04T16:17:00Z">
            <w:r w:rsidR="007C48A1">
              <w:rPr>
                <w:noProof/>
                <w:webHidden/>
              </w:rPr>
              <w:t>148</w:t>
            </w:r>
          </w:ins>
          <w:ins w:id="18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877" w:author="Sammartano, Marc (BIC USA)" w:date="2015-12-02T15:17:00Z"/>
              <w:rFonts w:eastAsiaTheme="minorEastAsia"/>
              <w:noProof/>
            </w:rPr>
          </w:pPr>
          <w:ins w:id="18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"_Toc436833239"</w:instrText>
            </w:r>
            <w:r w:rsidRPr="00E7654A">
              <w:rPr>
                <w:rStyle w:val="Hyperlink"/>
                <w:noProof/>
              </w:rPr>
              <w:instrText xml:space="preserve"> </w:instrText>
            </w:r>
            <w:r w:rsidRPr="00E7654A">
              <w:rPr>
                <w:rStyle w:val="Hyperlink"/>
                <w:noProof/>
              </w:rPr>
              <w:fldChar w:fldCharType="separate"/>
            </w:r>
            <w:r w:rsidRPr="00E7654A">
              <w:rPr>
                <w:rStyle w:val="Hyperlink"/>
                <w:noProof/>
              </w:rPr>
              <w:t>Graphical Object Creation Commands</w:t>
            </w:r>
            <w:r>
              <w:rPr>
                <w:noProof/>
                <w:webHidden/>
              </w:rPr>
              <w:tab/>
            </w:r>
            <w:r>
              <w:rPr>
                <w:noProof/>
                <w:webHidden/>
              </w:rPr>
              <w:fldChar w:fldCharType="begin"/>
            </w:r>
            <w:r>
              <w:rPr>
                <w:noProof/>
                <w:webHidden/>
              </w:rPr>
              <w:instrText xml:space="preserve"> PAGEREF _Toc436833239 \h </w:instrText>
            </w:r>
          </w:ins>
          <w:r>
            <w:rPr>
              <w:noProof/>
              <w:webHidden/>
            </w:rPr>
          </w:r>
          <w:r>
            <w:rPr>
              <w:noProof/>
              <w:webHidden/>
            </w:rPr>
            <w:fldChar w:fldCharType="separate"/>
          </w:r>
          <w:ins w:id="1879" w:author="Sammartano, Marc (BIC USA)" w:date="2015-12-04T16:17:00Z">
            <w:r w:rsidR="007C48A1">
              <w:rPr>
                <w:noProof/>
                <w:webHidden/>
              </w:rPr>
              <w:t>148</w:t>
            </w:r>
          </w:ins>
          <w:ins w:id="188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81" w:author="Sammartano, Marc (BIC USA)" w:date="2015-12-02T15:17:00Z"/>
              <w:rFonts w:eastAsiaTheme="minorEastAsia"/>
              <w:noProof/>
            </w:rPr>
          </w:pPr>
          <w:ins w:id="18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"_Toc436833240"</w:instrText>
            </w:r>
            <w:r w:rsidRPr="00E7654A">
              <w:rPr>
                <w:rStyle w:val="Hyperlink"/>
                <w:noProof/>
              </w:rPr>
              <w:instrText xml:space="preserve"> </w:instrText>
            </w:r>
            <w:r w:rsidRPr="00E7654A">
              <w:rPr>
                <w:rStyle w:val="Hyperlink"/>
                <w:noProof/>
              </w:rPr>
              <w:fldChar w:fldCharType="separate"/>
            </w:r>
            <w:r w:rsidRPr="00E7654A">
              <w:rPr>
                <w:rStyle w:val="Hyperlink"/>
                <w:noProof/>
              </w:rPr>
              <w:t>Gr.point &lt;object_number_nvar&gt;, x, y</w:t>
            </w:r>
            <w:r>
              <w:rPr>
                <w:noProof/>
                <w:webHidden/>
              </w:rPr>
              <w:tab/>
            </w:r>
            <w:r>
              <w:rPr>
                <w:noProof/>
                <w:webHidden/>
              </w:rPr>
              <w:fldChar w:fldCharType="begin"/>
            </w:r>
            <w:r>
              <w:rPr>
                <w:noProof/>
                <w:webHidden/>
              </w:rPr>
              <w:instrText xml:space="preserve"> PAGEREF _Toc436833240 \h </w:instrText>
            </w:r>
          </w:ins>
          <w:r>
            <w:rPr>
              <w:noProof/>
              <w:webHidden/>
            </w:rPr>
          </w:r>
          <w:r>
            <w:rPr>
              <w:noProof/>
              <w:webHidden/>
            </w:rPr>
            <w:fldChar w:fldCharType="separate"/>
          </w:r>
          <w:ins w:id="1883" w:author="Sammartano, Marc (BIC USA)" w:date="2015-12-04T16:17:00Z">
            <w:r w:rsidR="007C48A1">
              <w:rPr>
                <w:noProof/>
                <w:webHidden/>
              </w:rPr>
              <w:t>148</w:t>
            </w:r>
          </w:ins>
          <w:ins w:id="188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85" w:author="Sammartano, Marc (BIC USA)" w:date="2015-12-02T15:17:00Z"/>
              <w:rFonts w:eastAsiaTheme="minorEastAsia"/>
              <w:noProof/>
            </w:rPr>
          </w:pPr>
          <w:ins w:id="18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"_Toc436833241"</w:instrText>
            </w:r>
            <w:r w:rsidRPr="00E7654A">
              <w:rPr>
                <w:rStyle w:val="Hyperlink"/>
                <w:noProof/>
              </w:rPr>
              <w:instrText xml:space="preserve"> </w:instrText>
            </w:r>
            <w:r w:rsidRPr="00E7654A">
              <w:rPr>
                <w:rStyle w:val="Hyperlink"/>
                <w:noProof/>
              </w:rPr>
              <w:fldChar w:fldCharType="separate"/>
            </w:r>
            <w:r w:rsidRPr="00E7654A">
              <w:rPr>
                <w:rStyle w:val="Hyperlink"/>
                <w:noProof/>
              </w:rPr>
              <w:t>Gr.line &lt;object_number_nvar&gt;, x1, y1, x2, y2</w:t>
            </w:r>
            <w:r>
              <w:rPr>
                <w:noProof/>
                <w:webHidden/>
              </w:rPr>
              <w:tab/>
            </w:r>
            <w:r>
              <w:rPr>
                <w:noProof/>
                <w:webHidden/>
              </w:rPr>
              <w:fldChar w:fldCharType="begin"/>
            </w:r>
            <w:r>
              <w:rPr>
                <w:noProof/>
                <w:webHidden/>
              </w:rPr>
              <w:instrText xml:space="preserve"> PAGEREF _Toc436833241 \h </w:instrText>
            </w:r>
          </w:ins>
          <w:r>
            <w:rPr>
              <w:noProof/>
              <w:webHidden/>
            </w:rPr>
          </w:r>
          <w:r>
            <w:rPr>
              <w:noProof/>
              <w:webHidden/>
            </w:rPr>
            <w:fldChar w:fldCharType="separate"/>
          </w:r>
          <w:ins w:id="1887" w:author="Sammartano, Marc (BIC USA)" w:date="2015-12-04T16:17:00Z">
            <w:r w:rsidR="007C48A1">
              <w:rPr>
                <w:noProof/>
                <w:webHidden/>
              </w:rPr>
              <w:t>149</w:t>
            </w:r>
          </w:ins>
          <w:ins w:id="188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89" w:author="Sammartano, Marc (BIC USA)" w:date="2015-12-02T15:17:00Z"/>
              <w:rFonts w:eastAsiaTheme="minorEastAsia"/>
              <w:noProof/>
            </w:rPr>
          </w:pPr>
          <w:ins w:id="18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"_Toc436833242"</w:instrText>
            </w:r>
            <w:r w:rsidRPr="00E7654A">
              <w:rPr>
                <w:rStyle w:val="Hyperlink"/>
                <w:noProof/>
              </w:rPr>
              <w:instrText xml:space="preserve"> </w:instrText>
            </w:r>
            <w:r w:rsidRPr="00E7654A">
              <w:rPr>
                <w:rStyle w:val="Hyperlink"/>
                <w:noProof/>
              </w:rPr>
              <w:fldChar w:fldCharType="separate"/>
            </w:r>
            <w:r w:rsidRPr="00E7654A">
              <w:rPr>
                <w:rStyle w:val="Hyperlink"/>
                <w:noProof/>
              </w:rPr>
              <w:t>Gr.rect &lt;object_number_nvar&gt;, left, top, right, bottom</w:t>
            </w:r>
            <w:r>
              <w:rPr>
                <w:noProof/>
                <w:webHidden/>
              </w:rPr>
              <w:tab/>
            </w:r>
            <w:r>
              <w:rPr>
                <w:noProof/>
                <w:webHidden/>
              </w:rPr>
              <w:fldChar w:fldCharType="begin"/>
            </w:r>
            <w:r>
              <w:rPr>
                <w:noProof/>
                <w:webHidden/>
              </w:rPr>
              <w:instrText xml:space="preserve"> PAGEREF _Toc436833242 \h </w:instrText>
            </w:r>
          </w:ins>
          <w:r>
            <w:rPr>
              <w:noProof/>
              <w:webHidden/>
            </w:rPr>
          </w:r>
          <w:r>
            <w:rPr>
              <w:noProof/>
              <w:webHidden/>
            </w:rPr>
            <w:fldChar w:fldCharType="separate"/>
          </w:r>
          <w:ins w:id="1891" w:author="Sammartano, Marc (BIC USA)" w:date="2015-12-04T16:17:00Z">
            <w:r w:rsidR="007C48A1">
              <w:rPr>
                <w:noProof/>
                <w:webHidden/>
              </w:rPr>
              <w:t>149</w:t>
            </w:r>
          </w:ins>
          <w:ins w:id="18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93" w:author="Sammartano, Marc (BIC USA)" w:date="2015-12-02T15:17:00Z"/>
              <w:rFonts w:eastAsiaTheme="minorEastAsia"/>
              <w:noProof/>
            </w:rPr>
          </w:pPr>
          <w:ins w:id="18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"_Toc436833243"</w:instrText>
            </w:r>
            <w:r w:rsidRPr="00E7654A">
              <w:rPr>
                <w:rStyle w:val="Hyperlink"/>
                <w:noProof/>
              </w:rPr>
              <w:instrText xml:space="preserve"> </w:instrText>
            </w:r>
            <w:r w:rsidRPr="00E7654A">
              <w:rPr>
                <w:rStyle w:val="Hyperlink"/>
                <w:noProof/>
              </w:rPr>
              <w:fldChar w:fldCharType="separate"/>
            </w:r>
            <w:r w:rsidRPr="00E7654A">
              <w:rPr>
                <w:rStyle w:val="Hyperlink"/>
                <w:noProof/>
              </w:rPr>
              <w:t>Gr.oval &lt;object_number_nvar&gt;, left, top, right, bottom</w:t>
            </w:r>
            <w:r>
              <w:rPr>
                <w:noProof/>
                <w:webHidden/>
              </w:rPr>
              <w:tab/>
            </w:r>
            <w:r>
              <w:rPr>
                <w:noProof/>
                <w:webHidden/>
              </w:rPr>
              <w:fldChar w:fldCharType="begin"/>
            </w:r>
            <w:r>
              <w:rPr>
                <w:noProof/>
                <w:webHidden/>
              </w:rPr>
              <w:instrText xml:space="preserve"> PAGEREF _Toc436833243 \h </w:instrText>
            </w:r>
          </w:ins>
          <w:r>
            <w:rPr>
              <w:noProof/>
              <w:webHidden/>
            </w:rPr>
          </w:r>
          <w:r>
            <w:rPr>
              <w:noProof/>
              <w:webHidden/>
            </w:rPr>
            <w:fldChar w:fldCharType="separate"/>
          </w:r>
          <w:ins w:id="1895" w:author="Sammartano, Marc (BIC USA)" w:date="2015-12-04T16:17:00Z">
            <w:r w:rsidR="007C48A1">
              <w:rPr>
                <w:noProof/>
                <w:webHidden/>
              </w:rPr>
              <w:t>149</w:t>
            </w:r>
          </w:ins>
          <w:ins w:id="189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897" w:author="Sammartano, Marc (BIC USA)" w:date="2015-12-02T15:17:00Z"/>
              <w:rFonts w:eastAsiaTheme="minorEastAsia"/>
              <w:noProof/>
            </w:rPr>
          </w:pPr>
          <w:ins w:id="18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"_Toc436833244"</w:instrText>
            </w:r>
            <w:r w:rsidRPr="00E7654A">
              <w:rPr>
                <w:rStyle w:val="Hyperlink"/>
                <w:noProof/>
              </w:rPr>
              <w:instrText xml:space="preserve"> </w:instrText>
            </w:r>
            <w:r w:rsidRPr="00E7654A">
              <w:rPr>
                <w:rStyle w:val="Hyperlink"/>
                <w:noProof/>
              </w:rPr>
              <w:fldChar w:fldCharType="separate"/>
            </w:r>
            <w:r w:rsidRPr="00E7654A">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_Toc436833244 \h </w:instrText>
            </w:r>
          </w:ins>
          <w:r>
            <w:rPr>
              <w:noProof/>
              <w:webHidden/>
            </w:rPr>
          </w:r>
          <w:r>
            <w:rPr>
              <w:noProof/>
              <w:webHidden/>
            </w:rPr>
            <w:fldChar w:fldCharType="separate"/>
          </w:r>
          <w:ins w:id="1899" w:author="Sammartano, Marc (BIC USA)" w:date="2015-12-04T16:17:00Z">
            <w:r w:rsidR="007C48A1">
              <w:rPr>
                <w:noProof/>
                <w:webHidden/>
              </w:rPr>
              <w:t>149</w:t>
            </w:r>
          </w:ins>
          <w:ins w:id="190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01" w:author="Sammartano, Marc (BIC USA)" w:date="2015-12-02T15:17:00Z"/>
              <w:rFonts w:eastAsiaTheme="minorEastAsia"/>
              <w:noProof/>
            </w:rPr>
          </w:pPr>
          <w:ins w:id="1902"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"_Toc436833245"</w:instrText>
            </w:r>
            <w:r w:rsidRPr="00E7654A">
              <w:rPr>
                <w:rStyle w:val="Hyperlink"/>
                <w:noProof/>
              </w:rPr>
              <w:instrText xml:space="preserve"> </w:instrText>
            </w:r>
            <w:r w:rsidRPr="00E7654A">
              <w:rPr>
                <w:rStyle w:val="Hyperlink"/>
                <w:noProof/>
              </w:rPr>
              <w:fldChar w:fldCharType="separate"/>
            </w:r>
            <w:r w:rsidRPr="00E7654A">
              <w:rPr>
                <w:rStyle w:val="Hyperlink"/>
                <w:noProof/>
              </w:rPr>
              <w:t>Gr.circle &lt;object_number_nvar&gt;, x, y, radius</w:t>
            </w:r>
            <w:r>
              <w:rPr>
                <w:noProof/>
                <w:webHidden/>
              </w:rPr>
              <w:tab/>
            </w:r>
            <w:r>
              <w:rPr>
                <w:noProof/>
                <w:webHidden/>
              </w:rPr>
              <w:fldChar w:fldCharType="begin"/>
            </w:r>
            <w:r>
              <w:rPr>
                <w:noProof/>
                <w:webHidden/>
              </w:rPr>
              <w:instrText xml:space="preserve"> PAGEREF _Toc436833245 \h </w:instrText>
            </w:r>
          </w:ins>
          <w:r>
            <w:rPr>
              <w:noProof/>
              <w:webHidden/>
            </w:rPr>
          </w:r>
          <w:r>
            <w:rPr>
              <w:noProof/>
              <w:webHidden/>
            </w:rPr>
            <w:fldChar w:fldCharType="separate"/>
          </w:r>
          <w:ins w:id="1903" w:author="Sammartano, Marc (BIC USA)" w:date="2015-12-04T16:17:00Z">
            <w:r w:rsidR="007C48A1">
              <w:rPr>
                <w:noProof/>
                <w:webHidden/>
              </w:rPr>
              <w:t>150</w:t>
            </w:r>
          </w:ins>
          <w:ins w:id="19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05" w:author="Sammartano, Marc (BIC USA)" w:date="2015-12-02T15:17:00Z"/>
              <w:rFonts w:eastAsiaTheme="minorEastAsia"/>
              <w:noProof/>
            </w:rPr>
          </w:pPr>
          <w:ins w:id="19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"_Toc436833246"</w:instrText>
            </w:r>
            <w:r w:rsidRPr="00E7654A">
              <w:rPr>
                <w:rStyle w:val="Hyperlink"/>
                <w:noProof/>
              </w:rPr>
              <w:instrText xml:space="preserve"> </w:instrText>
            </w:r>
            <w:r w:rsidRPr="00E7654A">
              <w:rPr>
                <w:rStyle w:val="Hyperlink"/>
                <w:noProof/>
              </w:rPr>
              <w:fldChar w:fldCharType="separate"/>
            </w:r>
            <w:r w:rsidRPr="00E7654A">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_Toc436833246 \h </w:instrText>
            </w:r>
          </w:ins>
          <w:r>
            <w:rPr>
              <w:noProof/>
              <w:webHidden/>
            </w:rPr>
          </w:r>
          <w:r>
            <w:rPr>
              <w:noProof/>
              <w:webHidden/>
            </w:rPr>
            <w:fldChar w:fldCharType="separate"/>
          </w:r>
          <w:ins w:id="1907" w:author="Sammartano, Marc (BIC USA)" w:date="2015-12-04T16:17:00Z">
            <w:r w:rsidR="007C48A1">
              <w:rPr>
                <w:noProof/>
                <w:webHidden/>
              </w:rPr>
              <w:t>150</w:t>
            </w:r>
          </w:ins>
          <w:ins w:id="19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09" w:author="Sammartano, Marc (BIC USA)" w:date="2015-12-02T15:17:00Z"/>
              <w:rFonts w:eastAsiaTheme="minorEastAsia"/>
              <w:noProof/>
            </w:rPr>
          </w:pPr>
          <w:ins w:id="19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"_Toc436833247"</w:instrText>
            </w:r>
            <w:r w:rsidRPr="00E7654A">
              <w:rPr>
                <w:rStyle w:val="Hyperlink"/>
                <w:noProof/>
              </w:rPr>
              <w:instrText xml:space="preserve"> </w:instrText>
            </w:r>
            <w:r w:rsidRPr="00E7654A">
              <w:rPr>
                <w:rStyle w:val="Hyperlink"/>
                <w:noProof/>
              </w:rPr>
              <w:fldChar w:fldCharType="separate"/>
            </w:r>
            <w:r w:rsidRPr="00E7654A">
              <w:rPr>
                <w:rStyle w:val="Hyperlink"/>
                <w:noProof/>
              </w:rPr>
              <w:t>Gr.poly &lt;object_number_nvar&gt;, list_pointer {,x, y}</w:t>
            </w:r>
            <w:r>
              <w:rPr>
                <w:noProof/>
                <w:webHidden/>
              </w:rPr>
              <w:tab/>
            </w:r>
            <w:r>
              <w:rPr>
                <w:noProof/>
                <w:webHidden/>
              </w:rPr>
              <w:fldChar w:fldCharType="begin"/>
            </w:r>
            <w:r>
              <w:rPr>
                <w:noProof/>
                <w:webHidden/>
              </w:rPr>
              <w:instrText xml:space="preserve"> PAGEREF _Toc436833247 \h </w:instrText>
            </w:r>
          </w:ins>
          <w:r>
            <w:rPr>
              <w:noProof/>
              <w:webHidden/>
            </w:rPr>
          </w:r>
          <w:r>
            <w:rPr>
              <w:noProof/>
              <w:webHidden/>
            </w:rPr>
            <w:fldChar w:fldCharType="separate"/>
          </w:r>
          <w:ins w:id="1911" w:author="Sammartano, Marc (BIC USA)" w:date="2015-12-04T16:17:00Z">
            <w:r w:rsidR="007C48A1">
              <w:rPr>
                <w:noProof/>
                <w:webHidden/>
              </w:rPr>
              <w:t>150</w:t>
            </w:r>
          </w:ins>
          <w:ins w:id="191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913" w:author="Sammartano, Marc (BIC USA)" w:date="2015-12-02T15:17:00Z"/>
              <w:rFonts w:eastAsiaTheme="minorEastAsia"/>
              <w:noProof/>
            </w:rPr>
          </w:pPr>
          <w:ins w:id="19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"_Toc436833248"</w:instrText>
            </w:r>
            <w:r w:rsidRPr="00E7654A">
              <w:rPr>
                <w:rStyle w:val="Hyperlink"/>
                <w:noProof/>
              </w:rPr>
              <w:instrText xml:space="preserve"> </w:instrText>
            </w:r>
            <w:r w:rsidRPr="00E7654A">
              <w:rPr>
                <w:rStyle w:val="Hyperlink"/>
                <w:noProof/>
              </w:rPr>
              <w:fldChar w:fldCharType="separate"/>
            </w:r>
            <w:r w:rsidRPr="00E7654A">
              <w:rPr>
                <w:rStyle w:val="Hyperlink"/>
                <w:noProof/>
              </w:rPr>
              <w:t>Groups</w:t>
            </w:r>
            <w:r>
              <w:rPr>
                <w:noProof/>
                <w:webHidden/>
              </w:rPr>
              <w:tab/>
            </w:r>
            <w:r>
              <w:rPr>
                <w:noProof/>
                <w:webHidden/>
              </w:rPr>
              <w:fldChar w:fldCharType="begin"/>
            </w:r>
            <w:r>
              <w:rPr>
                <w:noProof/>
                <w:webHidden/>
              </w:rPr>
              <w:instrText xml:space="preserve"> PAGEREF _Toc436833248 \h </w:instrText>
            </w:r>
          </w:ins>
          <w:r>
            <w:rPr>
              <w:noProof/>
              <w:webHidden/>
            </w:rPr>
          </w:r>
          <w:r>
            <w:rPr>
              <w:noProof/>
              <w:webHidden/>
            </w:rPr>
            <w:fldChar w:fldCharType="separate"/>
          </w:r>
          <w:ins w:id="1915" w:author="Sammartano, Marc (BIC USA)" w:date="2015-12-04T16:17:00Z">
            <w:r w:rsidR="007C48A1">
              <w:rPr>
                <w:noProof/>
                <w:webHidden/>
              </w:rPr>
              <w:t>151</w:t>
            </w:r>
          </w:ins>
          <w:ins w:id="191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17" w:author="Sammartano, Marc (BIC USA)" w:date="2015-12-02T15:17:00Z"/>
              <w:rFonts w:eastAsiaTheme="minorEastAsia"/>
              <w:noProof/>
            </w:rPr>
          </w:pPr>
          <w:ins w:id="19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"_Toc436833249"</w:instrText>
            </w:r>
            <w:r w:rsidRPr="00E7654A">
              <w:rPr>
                <w:rStyle w:val="Hyperlink"/>
                <w:noProof/>
              </w:rPr>
              <w:instrText xml:space="preserve"> </w:instrText>
            </w:r>
            <w:r w:rsidRPr="00E7654A">
              <w:rPr>
                <w:rStyle w:val="Hyperlink"/>
                <w:noProof/>
              </w:rPr>
              <w:fldChar w:fldCharType="separate"/>
            </w:r>
            <w:r w:rsidRPr="00E7654A">
              <w:rPr>
                <w:rStyle w:val="Hyperlink"/>
                <w:noProof/>
              </w:rPr>
              <w:t>Gr.group &lt;object_number_nvar&gt;{, &lt;obj_nexp&gt;}...</w:t>
            </w:r>
            <w:r>
              <w:rPr>
                <w:noProof/>
                <w:webHidden/>
              </w:rPr>
              <w:tab/>
            </w:r>
            <w:r>
              <w:rPr>
                <w:noProof/>
                <w:webHidden/>
              </w:rPr>
              <w:fldChar w:fldCharType="begin"/>
            </w:r>
            <w:r>
              <w:rPr>
                <w:noProof/>
                <w:webHidden/>
              </w:rPr>
              <w:instrText xml:space="preserve"> PAGEREF _Toc436833249 \h </w:instrText>
            </w:r>
          </w:ins>
          <w:r>
            <w:rPr>
              <w:noProof/>
              <w:webHidden/>
            </w:rPr>
          </w:r>
          <w:r>
            <w:rPr>
              <w:noProof/>
              <w:webHidden/>
            </w:rPr>
            <w:fldChar w:fldCharType="separate"/>
          </w:r>
          <w:ins w:id="1919" w:author="Sammartano, Marc (BIC USA)" w:date="2015-12-04T16:17:00Z">
            <w:r w:rsidR="007C48A1">
              <w:rPr>
                <w:noProof/>
                <w:webHidden/>
              </w:rPr>
              <w:t>152</w:t>
            </w:r>
          </w:ins>
          <w:ins w:id="192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21" w:author="Sammartano, Marc (BIC USA)" w:date="2015-12-02T15:17:00Z"/>
              <w:rFonts w:eastAsiaTheme="minorEastAsia"/>
              <w:noProof/>
            </w:rPr>
          </w:pPr>
          <w:ins w:id="19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"_Toc436833250"</w:instrText>
            </w:r>
            <w:r w:rsidRPr="00E7654A">
              <w:rPr>
                <w:rStyle w:val="Hyperlink"/>
                <w:noProof/>
              </w:rPr>
              <w:instrText xml:space="preserve"> </w:instrText>
            </w:r>
            <w:r w:rsidRPr="00E7654A">
              <w:rPr>
                <w:rStyle w:val="Hyperlink"/>
                <w:noProof/>
              </w:rPr>
              <w:fldChar w:fldCharType="separate"/>
            </w:r>
            <w:r w:rsidRPr="00E7654A">
              <w:rPr>
                <w:rStyle w:val="Hyperlink"/>
                <w:noProof/>
              </w:rPr>
              <w:t>Gr.group.list &lt;object_number_nvar&gt;, &lt;list_ptr_nexp&gt;</w:t>
            </w:r>
            <w:r>
              <w:rPr>
                <w:noProof/>
                <w:webHidden/>
              </w:rPr>
              <w:tab/>
            </w:r>
            <w:r>
              <w:rPr>
                <w:noProof/>
                <w:webHidden/>
              </w:rPr>
              <w:fldChar w:fldCharType="begin"/>
            </w:r>
            <w:r>
              <w:rPr>
                <w:noProof/>
                <w:webHidden/>
              </w:rPr>
              <w:instrText xml:space="preserve"> PAGEREF _Toc436833250 \h </w:instrText>
            </w:r>
          </w:ins>
          <w:r>
            <w:rPr>
              <w:noProof/>
              <w:webHidden/>
            </w:rPr>
          </w:r>
          <w:r>
            <w:rPr>
              <w:noProof/>
              <w:webHidden/>
            </w:rPr>
            <w:fldChar w:fldCharType="separate"/>
          </w:r>
          <w:ins w:id="1923" w:author="Sammartano, Marc (BIC USA)" w:date="2015-12-04T16:17:00Z">
            <w:r w:rsidR="007C48A1">
              <w:rPr>
                <w:noProof/>
                <w:webHidden/>
              </w:rPr>
              <w:t>152</w:t>
            </w:r>
          </w:ins>
          <w:ins w:id="19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25" w:author="Sammartano, Marc (BIC USA)" w:date="2015-12-02T15:17:00Z"/>
              <w:rFonts w:eastAsiaTheme="minorEastAsia"/>
              <w:noProof/>
            </w:rPr>
          </w:pPr>
          <w:ins w:id="19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"_Toc436833251"</w:instrText>
            </w:r>
            <w:r w:rsidRPr="00E7654A">
              <w:rPr>
                <w:rStyle w:val="Hyperlink"/>
                <w:noProof/>
              </w:rPr>
              <w:instrText xml:space="preserve"> </w:instrText>
            </w:r>
            <w:r w:rsidRPr="00E7654A">
              <w:rPr>
                <w:rStyle w:val="Hyperlink"/>
                <w:noProof/>
              </w:rPr>
              <w:fldChar w:fldCharType="separate"/>
            </w:r>
            <w:r w:rsidRPr="00E7654A">
              <w:rPr>
                <w:rStyle w:val="Hyperlink"/>
                <w:noProof/>
              </w:rPr>
              <w:t>Gr.group.getDL &lt;object_number_nvar&gt;</w:t>
            </w:r>
            <w:r>
              <w:rPr>
                <w:noProof/>
                <w:webHidden/>
              </w:rPr>
              <w:tab/>
            </w:r>
            <w:r>
              <w:rPr>
                <w:noProof/>
                <w:webHidden/>
              </w:rPr>
              <w:fldChar w:fldCharType="begin"/>
            </w:r>
            <w:r>
              <w:rPr>
                <w:noProof/>
                <w:webHidden/>
              </w:rPr>
              <w:instrText xml:space="preserve"> PAGEREF _Toc436833251 \h </w:instrText>
            </w:r>
          </w:ins>
          <w:r>
            <w:rPr>
              <w:noProof/>
              <w:webHidden/>
            </w:rPr>
          </w:r>
          <w:r>
            <w:rPr>
              <w:noProof/>
              <w:webHidden/>
            </w:rPr>
            <w:fldChar w:fldCharType="separate"/>
          </w:r>
          <w:ins w:id="1927" w:author="Sammartano, Marc (BIC USA)" w:date="2015-12-04T16:17:00Z">
            <w:r w:rsidR="007C48A1">
              <w:rPr>
                <w:noProof/>
                <w:webHidden/>
              </w:rPr>
              <w:t>152</w:t>
            </w:r>
          </w:ins>
          <w:ins w:id="19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29" w:author="Sammartano, Marc (BIC USA)" w:date="2015-12-02T15:17:00Z"/>
              <w:rFonts w:eastAsiaTheme="minorEastAsia"/>
              <w:noProof/>
            </w:rPr>
          </w:pPr>
          <w:ins w:id="19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"_Toc436833252"</w:instrText>
            </w:r>
            <w:r w:rsidRPr="00E7654A">
              <w:rPr>
                <w:rStyle w:val="Hyperlink"/>
                <w:noProof/>
              </w:rPr>
              <w:instrText xml:space="preserve"> </w:instrText>
            </w:r>
            <w:r w:rsidRPr="00E7654A">
              <w:rPr>
                <w:rStyle w:val="Hyperlink"/>
                <w:noProof/>
              </w:rPr>
              <w:fldChar w:fldCharType="separate"/>
            </w:r>
            <w:r w:rsidRPr="00E7654A">
              <w:rPr>
                <w:rStyle w:val="Hyperlink"/>
                <w:noProof/>
              </w:rPr>
              <w:t>Gr.group.newDL &lt;object_number_nvar&gt;</w:t>
            </w:r>
            <w:r>
              <w:rPr>
                <w:noProof/>
                <w:webHidden/>
              </w:rPr>
              <w:tab/>
            </w:r>
            <w:r>
              <w:rPr>
                <w:noProof/>
                <w:webHidden/>
              </w:rPr>
              <w:fldChar w:fldCharType="begin"/>
            </w:r>
            <w:r>
              <w:rPr>
                <w:noProof/>
                <w:webHidden/>
              </w:rPr>
              <w:instrText xml:space="preserve"> PAGEREF _Toc436833252 \h </w:instrText>
            </w:r>
          </w:ins>
          <w:r>
            <w:rPr>
              <w:noProof/>
              <w:webHidden/>
            </w:rPr>
          </w:r>
          <w:r>
            <w:rPr>
              <w:noProof/>
              <w:webHidden/>
            </w:rPr>
            <w:fldChar w:fldCharType="separate"/>
          </w:r>
          <w:ins w:id="1931" w:author="Sammartano, Marc (BIC USA)" w:date="2015-12-04T16:17:00Z">
            <w:r w:rsidR="007C48A1">
              <w:rPr>
                <w:noProof/>
                <w:webHidden/>
              </w:rPr>
              <w:t>152</w:t>
            </w:r>
          </w:ins>
          <w:ins w:id="19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933" w:author="Sammartano, Marc (BIC USA)" w:date="2015-12-02T15:17:00Z"/>
              <w:rFonts w:eastAsiaTheme="minorEastAsia"/>
              <w:noProof/>
            </w:rPr>
          </w:pPr>
          <w:ins w:id="19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"_Toc436833253"</w:instrText>
            </w:r>
            <w:r w:rsidRPr="00E7654A">
              <w:rPr>
                <w:rStyle w:val="Hyperlink"/>
                <w:noProof/>
              </w:rPr>
              <w:instrText xml:space="preserve"> </w:instrText>
            </w:r>
            <w:r w:rsidRPr="00E7654A">
              <w:rPr>
                <w:rStyle w:val="Hyperlink"/>
                <w:noProof/>
              </w:rPr>
              <w:fldChar w:fldCharType="separate"/>
            </w:r>
            <w:r w:rsidRPr="00E7654A">
              <w:rPr>
                <w:rStyle w:val="Hyperlink"/>
                <w:noProof/>
              </w:rPr>
              <w:t>Hide and Show Commands</w:t>
            </w:r>
            <w:r>
              <w:rPr>
                <w:noProof/>
                <w:webHidden/>
              </w:rPr>
              <w:tab/>
            </w:r>
            <w:r>
              <w:rPr>
                <w:noProof/>
                <w:webHidden/>
              </w:rPr>
              <w:fldChar w:fldCharType="begin"/>
            </w:r>
            <w:r>
              <w:rPr>
                <w:noProof/>
                <w:webHidden/>
              </w:rPr>
              <w:instrText xml:space="preserve"> PAGEREF _Toc436833253 \h </w:instrText>
            </w:r>
          </w:ins>
          <w:r>
            <w:rPr>
              <w:noProof/>
              <w:webHidden/>
            </w:rPr>
          </w:r>
          <w:r>
            <w:rPr>
              <w:noProof/>
              <w:webHidden/>
            </w:rPr>
            <w:fldChar w:fldCharType="separate"/>
          </w:r>
          <w:ins w:id="1935" w:author="Sammartano, Marc (BIC USA)" w:date="2015-12-04T16:17:00Z">
            <w:r w:rsidR="007C48A1">
              <w:rPr>
                <w:noProof/>
                <w:webHidden/>
              </w:rPr>
              <w:t>153</w:t>
            </w:r>
          </w:ins>
          <w:ins w:id="19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37" w:author="Sammartano, Marc (BIC USA)" w:date="2015-12-02T15:17:00Z"/>
              <w:rFonts w:eastAsiaTheme="minorEastAsia"/>
              <w:noProof/>
            </w:rPr>
          </w:pPr>
          <w:ins w:id="19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"_Toc436833254"</w:instrText>
            </w:r>
            <w:r w:rsidRPr="00E7654A">
              <w:rPr>
                <w:rStyle w:val="Hyperlink"/>
                <w:noProof/>
              </w:rPr>
              <w:instrText xml:space="preserve"> </w:instrText>
            </w:r>
            <w:r w:rsidRPr="00E7654A">
              <w:rPr>
                <w:rStyle w:val="Hyperlink"/>
                <w:noProof/>
              </w:rPr>
              <w:fldChar w:fldCharType="separate"/>
            </w:r>
            <w:r w:rsidRPr="00E7654A">
              <w:rPr>
                <w:rStyle w:val="Hyperlink"/>
                <w:noProof/>
              </w:rPr>
              <w:t>Gr.hide &lt;object_number_nexp&gt;</w:t>
            </w:r>
            <w:r>
              <w:rPr>
                <w:noProof/>
                <w:webHidden/>
              </w:rPr>
              <w:tab/>
            </w:r>
            <w:r>
              <w:rPr>
                <w:noProof/>
                <w:webHidden/>
              </w:rPr>
              <w:fldChar w:fldCharType="begin"/>
            </w:r>
            <w:r>
              <w:rPr>
                <w:noProof/>
                <w:webHidden/>
              </w:rPr>
              <w:instrText xml:space="preserve"> PAGEREF _Toc436833254 \h </w:instrText>
            </w:r>
          </w:ins>
          <w:r>
            <w:rPr>
              <w:noProof/>
              <w:webHidden/>
            </w:rPr>
          </w:r>
          <w:r>
            <w:rPr>
              <w:noProof/>
              <w:webHidden/>
            </w:rPr>
            <w:fldChar w:fldCharType="separate"/>
          </w:r>
          <w:ins w:id="1939" w:author="Sammartano, Marc (BIC USA)" w:date="2015-12-04T16:17:00Z">
            <w:r w:rsidR="007C48A1">
              <w:rPr>
                <w:noProof/>
                <w:webHidden/>
              </w:rPr>
              <w:t>153</w:t>
            </w:r>
          </w:ins>
          <w:ins w:id="19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41" w:author="Sammartano, Marc (BIC USA)" w:date="2015-12-02T15:17:00Z"/>
              <w:rFonts w:eastAsiaTheme="minorEastAsia"/>
              <w:noProof/>
            </w:rPr>
          </w:pPr>
          <w:ins w:id="19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"_Toc436833255"</w:instrText>
            </w:r>
            <w:r w:rsidRPr="00E7654A">
              <w:rPr>
                <w:rStyle w:val="Hyperlink"/>
                <w:noProof/>
              </w:rPr>
              <w:instrText xml:space="preserve"> </w:instrText>
            </w:r>
            <w:r w:rsidRPr="00E7654A">
              <w:rPr>
                <w:rStyle w:val="Hyperlink"/>
                <w:noProof/>
              </w:rPr>
              <w:fldChar w:fldCharType="separate"/>
            </w:r>
            <w:r w:rsidRPr="00E7654A">
              <w:rPr>
                <w:rStyle w:val="Hyperlink"/>
                <w:noProof/>
              </w:rPr>
              <w:t>Gr.show &lt;object_number_nexp&gt;</w:t>
            </w:r>
            <w:r>
              <w:rPr>
                <w:noProof/>
                <w:webHidden/>
              </w:rPr>
              <w:tab/>
            </w:r>
            <w:r>
              <w:rPr>
                <w:noProof/>
                <w:webHidden/>
              </w:rPr>
              <w:fldChar w:fldCharType="begin"/>
            </w:r>
            <w:r>
              <w:rPr>
                <w:noProof/>
                <w:webHidden/>
              </w:rPr>
              <w:instrText xml:space="preserve"> PAGEREF _Toc436833255 \h </w:instrText>
            </w:r>
          </w:ins>
          <w:r>
            <w:rPr>
              <w:noProof/>
              <w:webHidden/>
            </w:rPr>
          </w:r>
          <w:r>
            <w:rPr>
              <w:noProof/>
              <w:webHidden/>
            </w:rPr>
            <w:fldChar w:fldCharType="separate"/>
          </w:r>
          <w:ins w:id="1943" w:author="Sammartano, Marc (BIC USA)" w:date="2015-12-04T16:17:00Z">
            <w:r w:rsidR="007C48A1">
              <w:rPr>
                <w:noProof/>
                <w:webHidden/>
              </w:rPr>
              <w:t>153</w:t>
            </w:r>
          </w:ins>
          <w:ins w:id="19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45" w:author="Sammartano, Marc (BIC USA)" w:date="2015-12-02T15:17:00Z"/>
              <w:rFonts w:eastAsiaTheme="minorEastAsia"/>
              <w:noProof/>
            </w:rPr>
          </w:pPr>
          <w:ins w:id="19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"_Toc436833256"</w:instrText>
            </w:r>
            <w:r w:rsidRPr="00E7654A">
              <w:rPr>
                <w:rStyle w:val="Hyperlink"/>
                <w:noProof/>
              </w:rPr>
              <w:instrText xml:space="preserve"> </w:instrText>
            </w:r>
            <w:r w:rsidRPr="00E7654A">
              <w:rPr>
                <w:rStyle w:val="Hyperlink"/>
                <w:noProof/>
              </w:rPr>
              <w:fldChar w:fldCharType="separate"/>
            </w:r>
            <w:r w:rsidRPr="00E7654A">
              <w:rPr>
                <w:rStyle w:val="Hyperlink"/>
                <w:noProof/>
              </w:rPr>
              <w:t>Gr.show.toggle &lt;object_number_nexp&gt;</w:t>
            </w:r>
            <w:r>
              <w:rPr>
                <w:noProof/>
                <w:webHidden/>
              </w:rPr>
              <w:tab/>
            </w:r>
            <w:r>
              <w:rPr>
                <w:noProof/>
                <w:webHidden/>
              </w:rPr>
              <w:fldChar w:fldCharType="begin"/>
            </w:r>
            <w:r>
              <w:rPr>
                <w:noProof/>
                <w:webHidden/>
              </w:rPr>
              <w:instrText xml:space="preserve"> PAGEREF _Toc436833256 \h </w:instrText>
            </w:r>
          </w:ins>
          <w:r>
            <w:rPr>
              <w:noProof/>
              <w:webHidden/>
            </w:rPr>
          </w:r>
          <w:r>
            <w:rPr>
              <w:noProof/>
              <w:webHidden/>
            </w:rPr>
            <w:fldChar w:fldCharType="separate"/>
          </w:r>
          <w:ins w:id="1947" w:author="Sammartano, Marc (BIC USA)" w:date="2015-12-04T16:17:00Z">
            <w:r w:rsidR="007C48A1">
              <w:rPr>
                <w:noProof/>
                <w:webHidden/>
              </w:rPr>
              <w:t>153</w:t>
            </w:r>
          </w:ins>
          <w:ins w:id="194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949" w:author="Sammartano, Marc (BIC USA)" w:date="2015-12-02T15:17:00Z"/>
              <w:rFonts w:eastAsiaTheme="minorEastAsia"/>
              <w:noProof/>
            </w:rPr>
          </w:pPr>
          <w:ins w:id="19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"_Toc436833257"</w:instrText>
            </w:r>
            <w:r w:rsidRPr="00E7654A">
              <w:rPr>
                <w:rStyle w:val="Hyperlink"/>
                <w:noProof/>
              </w:rPr>
              <w:instrText xml:space="preserve"> </w:instrText>
            </w:r>
            <w:r w:rsidRPr="00E7654A">
              <w:rPr>
                <w:rStyle w:val="Hyperlink"/>
                <w:noProof/>
              </w:rPr>
              <w:fldChar w:fldCharType="separate"/>
            </w:r>
            <w:r w:rsidRPr="00E7654A">
              <w:rPr>
                <w:rStyle w:val="Hyperlink"/>
                <w:noProof/>
              </w:rPr>
              <w:t>Touch Query Commands</w:t>
            </w:r>
            <w:r>
              <w:rPr>
                <w:noProof/>
                <w:webHidden/>
              </w:rPr>
              <w:tab/>
            </w:r>
            <w:r>
              <w:rPr>
                <w:noProof/>
                <w:webHidden/>
              </w:rPr>
              <w:fldChar w:fldCharType="begin"/>
            </w:r>
            <w:r>
              <w:rPr>
                <w:noProof/>
                <w:webHidden/>
              </w:rPr>
              <w:instrText xml:space="preserve"> PAGEREF _Toc436833257 \h </w:instrText>
            </w:r>
          </w:ins>
          <w:r>
            <w:rPr>
              <w:noProof/>
              <w:webHidden/>
            </w:rPr>
          </w:r>
          <w:r>
            <w:rPr>
              <w:noProof/>
              <w:webHidden/>
            </w:rPr>
            <w:fldChar w:fldCharType="separate"/>
          </w:r>
          <w:ins w:id="1951" w:author="Sammartano, Marc (BIC USA)" w:date="2015-12-04T16:17:00Z">
            <w:r w:rsidR="007C48A1">
              <w:rPr>
                <w:noProof/>
                <w:webHidden/>
              </w:rPr>
              <w:t>153</w:t>
            </w:r>
          </w:ins>
          <w:ins w:id="19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53" w:author="Sammartano, Marc (BIC USA)" w:date="2015-12-02T15:17:00Z"/>
              <w:rFonts w:eastAsiaTheme="minorEastAsia"/>
              <w:noProof/>
            </w:rPr>
          </w:pPr>
          <w:ins w:id="19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"_Toc436833258"</w:instrText>
            </w:r>
            <w:r w:rsidRPr="00E7654A">
              <w:rPr>
                <w:rStyle w:val="Hyperlink"/>
                <w:noProof/>
              </w:rPr>
              <w:instrText xml:space="preserve"> </w:instrText>
            </w:r>
            <w:r w:rsidRPr="00E7654A">
              <w:rPr>
                <w:rStyle w:val="Hyperlink"/>
                <w:noProof/>
              </w:rPr>
              <w:fldChar w:fldCharType="separate"/>
            </w:r>
            <w:r w:rsidRPr="00E7654A">
              <w:rPr>
                <w:rStyle w:val="Hyperlink"/>
                <w:noProof/>
              </w:rPr>
              <w:t>Gr.touch touched, x, y</w:t>
            </w:r>
            <w:r>
              <w:rPr>
                <w:noProof/>
                <w:webHidden/>
              </w:rPr>
              <w:tab/>
            </w:r>
            <w:r>
              <w:rPr>
                <w:noProof/>
                <w:webHidden/>
              </w:rPr>
              <w:fldChar w:fldCharType="begin"/>
            </w:r>
            <w:r>
              <w:rPr>
                <w:noProof/>
                <w:webHidden/>
              </w:rPr>
              <w:instrText xml:space="preserve"> PAGEREF _Toc436833258 \h </w:instrText>
            </w:r>
          </w:ins>
          <w:r>
            <w:rPr>
              <w:noProof/>
              <w:webHidden/>
            </w:rPr>
          </w:r>
          <w:r>
            <w:rPr>
              <w:noProof/>
              <w:webHidden/>
            </w:rPr>
            <w:fldChar w:fldCharType="separate"/>
          </w:r>
          <w:ins w:id="1955" w:author="Sammartano, Marc (BIC USA)" w:date="2015-12-04T16:17:00Z">
            <w:r w:rsidR="007C48A1">
              <w:rPr>
                <w:noProof/>
                <w:webHidden/>
              </w:rPr>
              <w:t>153</w:t>
            </w:r>
          </w:ins>
          <w:ins w:id="19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57" w:author="Sammartano, Marc (BIC USA)" w:date="2015-12-02T15:17:00Z"/>
              <w:rFonts w:eastAsiaTheme="minorEastAsia"/>
              <w:noProof/>
            </w:rPr>
          </w:pPr>
          <w:ins w:id="19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"_Toc436833259"</w:instrText>
            </w:r>
            <w:r w:rsidRPr="00E7654A">
              <w:rPr>
                <w:rStyle w:val="Hyperlink"/>
                <w:noProof/>
              </w:rPr>
              <w:instrText xml:space="preserve"> </w:instrText>
            </w:r>
            <w:r w:rsidRPr="00E7654A">
              <w:rPr>
                <w:rStyle w:val="Hyperlink"/>
                <w:noProof/>
              </w:rPr>
              <w:fldChar w:fldCharType="separate"/>
            </w:r>
            <w:r w:rsidRPr="00E7654A">
              <w:rPr>
                <w:rStyle w:val="Hyperlink"/>
                <w:noProof/>
              </w:rPr>
              <w:t>Gr.bounded.touch touched, left, top, right, bottom</w:t>
            </w:r>
            <w:r>
              <w:rPr>
                <w:noProof/>
                <w:webHidden/>
              </w:rPr>
              <w:tab/>
            </w:r>
            <w:r>
              <w:rPr>
                <w:noProof/>
                <w:webHidden/>
              </w:rPr>
              <w:fldChar w:fldCharType="begin"/>
            </w:r>
            <w:r>
              <w:rPr>
                <w:noProof/>
                <w:webHidden/>
              </w:rPr>
              <w:instrText xml:space="preserve"> PAGEREF _Toc436833259 \h </w:instrText>
            </w:r>
          </w:ins>
          <w:r>
            <w:rPr>
              <w:noProof/>
              <w:webHidden/>
            </w:rPr>
          </w:r>
          <w:r>
            <w:rPr>
              <w:noProof/>
              <w:webHidden/>
            </w:rPr>
            <w:fldChar w:fldCharType="separate"/>
          </w:r>
          <w:ins w:id="1959" w:author="Sammartano, Marc (BIC USA)" w:date="2015-12-04T16:17:00Z">
            <w:r w:rsidR="007C48A1">
              <w:rPr>
                <w:noProof/>
                <w:webHidden/>
              </w:rPr>
              <w:t>154</w:t>
            </w:r>
          </w:ins>
          <w:ins w:id="19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61" w:author="Sammartano, Marc (BIC USA)" w:date="2015-12-02T15:17:00Z"/>
              <w:rFonts w:eastAsiaTheme="minorEastAsia"/>
              <w:noProof/>
            </w:rPr>
          </w:pPr>
          <w:ins w:id="19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"_Toc436833260"</w:instrText>
            </w:r>
            <w:r w:rsidRPr="00E7654A">
              <w:rPr>
                <w:rStyle w:val="Hyperlink"/>
                <w:noProof/>
              </w:rPr>
              <w:instrText xml:space="preserve"> </w:instrText>
            </w:r>
            <w:r w:rsidRPr="00E7654A">
              <w:rPr>
                <w:rStyle w:val="Hyperlink"/>
                <w:noProof/>
              </w:rPr>
              <w:fldChar w:fldCharType="separate"/>
            </w:r>
            <w:r w:rsidRPr="00E7654A">
              <w:rPr>
                <w:rStyle w:val="Hyperlink"/>
                <w:noProof/>
              </w:rPr>
              <w:t>Gr.touch2 touched, x, y</w:t>
            </w:r>
            <w:r>
              <w:rPr>
                <w:noProof/>
                <w:webHidden/>
              </w:rPr>
              <w:tab/>
            </w:r>
            <w:r>
              <w:rPr>
                <w:noProof/>
                <w:webHidden/>
              </w:rPr>
              <w:fldChar w:fldCharType="begin"/>
            </w:r>
            <w:r>
              <w:rPr>
                <w:noProof/>
                <w:webHidden/>
              </w:rPr>
              <w:instrText xml:space="preserve"> PAGEREF _Toc436833260 \h </w:instrText>
            </w:r>
          </w:ins>
          <w:r>
            <w:rPr>
              <w:noProof/>
              <w:webHidden/>
            </w:rPr>
          </w:r>
          <w:r>
            <w:rPr>
              <w:noProof/>
              <w:webHidden/>
            </w:rPr>
            <w:fldChar w:fldCharType="separate"/>
          </w:r>
          <w:ins w:id="1963" w:author="Sammartano, Marc (BIC USA)" w:date="2015-12-04T16:17:00Z">
            <w:r w:rsidR="007C48A1">
              <w:rPr>
                <w:noProof/>
                <w:webHidden/>
              </w:rPr>
              <w:t>154</w:t>
            </w:r>
          </w:ins>
          <w:ins w:id="196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65" w:author="Sammartano, Marc (BIC USA)" w:date="2015-12-02T15:17:00Z"/>
              <w:rFonts w:eastAsiaTheme="minorEastAsia"/>
              <w:noProof/>
            </w:rPr>
          </w:pPr>
          <w:ins w:id="19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"_Toc436833261"</w:instrText>
            </w:r>
            <w:r w:rsidRPr="00E7654A">
              <w:rPr>
                <w:rStyle w:val="Hyperlink"/>
                <w:noProof/>
              </w:rPr>
              <w:instrText xml:space="preserve"> </w:instrText>
            </w:r>
            <w:r w:rsidRPr="00E7654A">
              <w:rPr>
                <w:rStyle w:val="Hyperlink"/>
                <w:noProof/>
              </w:rPr>
              <w:fldChar w:fldCharType="separate"/>
            </w:r>
            <w:r w:rsidRPr="00E7654A">
              <w:rPr>
                <w:rStyle w:val="Hyperlink"/>
                <w:noProof/>
              </w:rPr>
              <w:t>Gr.bounded.touch2 touched, left, top, right, bottom</w:t>
            </w:r>
            <w:r>
              <w:rPr>
                <w:noProof/>
                <w:webHidden/>
              </w:rPr>
              <w:tab/>
            </w:r>
            <w:r>
              <w:rPr>
                <w:noProof/>
                <w:webHidden/>
              </w:rPr>
              <w:fldChar w:fldCharType="begin"/>
            </w:r>
            <w:r>
              <w:rPr>
                <w:noProof/>
                <w:webHidden/>
              </w:rPr>
              <w:instrText xml:space="preserve"> PAGEREF _Toc436833261 \h </w:instrText>
            </w:r>
          </w:ins>
          <w:r>
            <w:rPr>
              <w:noProof/>
              <w:webHidden/>
            </w:rPr>
          </w:r>
          <w:r>
            <w:rPr>
              <w:noProof/>
              <w:webHidden/>
            </w:rPr>
            <w:fldChar w:fldCharType="separate"/>
          </w:r>
          <w:ins w:id="1967" w:author="Sammartano, Marc (BIC USA)" w:date="2015-12-04T16:17:00Z">
            <w:r w:rsidR="007C48A1">
              <w:rPr>
                <w:noProof/>
                <w:webHidden/>
              </w:rPr>
              <w:t>154</w:t>
            </w:r>
          </w:ins>
          <w:ins w:id="196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69" w:author="Sammartano, Marc (BIC USA)" w:date="2015-12-02T15:17:00Z"/>
              <w:rFonts w:eastAsiaTheme="minorEastAsia"/>
              <w:noProof/>
            </w:rPr>
          </w:pPr>
          <w:ins w:id="19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"_Toc436833262"</w:instrText>
            </w:r>
            <w:r w:rsidRPr="00E7654A">
              <w:rPr>
                <w:rStyle w:val="Hyperlink"/>
                <w:noProof/>
              </w:rPr>
              <w:instrText xml:space="preserve"> </w:instrText>
            </w:r>
            <w:r w:rsidRPr="00E7654A">
              <w:rPr>
                <w:rStyle w:val="Hyperlink"/>
                <w:noProof/>
              </w:rPr>
              <w:fldChar w:fldCharType="separate"/>
            </w:r>
            <w:r w:rsidRPr="00E7654A">
              <w:rPr>
                <w:rStyle w:val="Hyperlink"/>
                <w:noProof/>
              </w:rPr>
              <w:t>OnGrTouch:</w:t>
            </w:r>
            <w:r>
              <w:rPr>
                <w:noProof/>
                <w:webHidden/>
              </w:rPr>
              <w:tab/>
            </w:r>
            <w:r>
              <w:rPr>
                <w:noProof/>
                <w:webHidden/>
              </w:rPr>
              <w:fldChar w:fldCharType="begin"/>
            </w:r>
            <w:r>
              <w:rPr>
                <w:noProof/>
                <w:webHidden/>
              </w:rPr>
              <w:instrText xml:space="preserve"> PAGEREF _Toc436833262 \h </w:instrText>
            </w:r>
          </w:ins>
          <w:r>
            <w:rPr>
              <w:noProof/>
              <w:webHidden/>
            </w:rPr>
          </w:r>
          <w:r>
            <w:rPr>
              <w:noProof/>
              <w:webHidden/>
            </w:rPr>
            <w:fldChar w:fldCharType="separate"/>
          </w:r>
          <w:ins w:id="1971" w:author="Sammartano, Marc (BIC USA)" w:date="2015-12-04T16:17:00Z">
            <w:r w:rsidR="007C48A1">
              <w:rPr>
                <w:noProof/>
                <w:webHidden/>
              </w:rPr>
              <w:t>154</w:t>
            </w:r>
          </w:ins>
          <w:ins w:id="197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73" w:author="Sammartano, Marc (BIC USA)" w:date="2015-12-02T15:17:00Z"/>
              <w:rFonts w:eastAsiaTheme="minorEastAsia"/>
              <w:noProof/>
            </w:rPr>
          </w:pPr>
          <w:ins w:id="19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"_Toc436833263"</w:instrText>
            </w:r>
            <w:r w:rsidRPr="00E7654A">
              <w:rPr>
                <w:rStyle w:val="Hyperlink"/>
                <w:noProof/>
              </w:rPr>
              <w:instrText xml:space="preserve"> </w:instrText>
            </w:r>
            <w:r w:rsidRPr="00E7654A">
              <w:rPr>
                <w:rStyle w:val="Hyperlink"/>
                <w:noProof/>
              </w:rPr>
              <w:fldChar w:fldCharType="separate"/>
            </w:r>
            <w:r w:rsidRPr="00E7654A">
              <w:rPr>
                <w:rStyle w:val="Hyperlink"/>
                <w:noProof/>
              </w:rPr>
              <w:t>Gr.onGrTouch.resume</w:t>
            </w:r>
            <w:r>
              <w:rPr>
                <w:noProof/>
                <w:webHidden/>
              </w:rPr>
              <w:tab/>
            </w:r>
            <w:r>
              <w:rPr>
                <w:noProof/>
                <w:webHidden/>
              </w:rPr>
              <w:fldChar w:fldCharType="begin"/>
            </w:r>
            <w:r>
              <w:rPr>
                <w:noProof/>
                <w:webHidden/>
              </w:rPr>
              <w:instrText xml:space="preserve"> PAGEREF _Toc436833263 \h </w:instrText>
            </w:r>
          </w:ins>
          <w:r>
            <w:rPr>
              <w:noProof/>
              <w:webHidden/>
            </w:rPr>
          </w:r>
          <w:r>
            <w:rPr>
              <w:noProof/>
              <w:webHidden/>
            </w:rPr>
            <w:fldChar w:fldCharType="separate"/>
          </w:r>
          <w:ins w:id="1975" w:author="Sammartano, Marc (BIC USA)" w:date="2015-12-04T16:17:00Z">
            <w:r w:rsidR="007C48A1">
              <w:rPr>
                <w:noProof/>
                <w:webHidden/>
              </w:rPr>
              <w:t>154</w:t>
            </w:r>
          </w:ins>
          <w:ins w:id="19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1977" w:author="Sammartano, Marc (BIC USA)" w:date="2015-12-02T15:17:00Z"/>
              <w:rFonts w:eastAsiaTheme="minorEastAsia"/>
              <w:noProof/>
            </w:rPr>
          </w:pPr>
          <w:ins w:id="19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"_Toc436833264"</w:instrText>
            </w:r>
            <w:r w:rsidRPr="00E7654A">
              <w:rPr>
                <w:rStyle w:val="Hyperlink"/>
                <w:noProof/>
              </w:rPr>
              <w:instrText xml:space="preserve"> </w:instrText>
            </w:r>
            <w:r w:rsidRPr="00E7654A">
              <w:rPr>
                <w:rStyle w:val="Hyperlink"/>
                <w:noProof/>
              </w:rPr>
              <w:fldChar w:fldCharType="separate"/>
            </w:r>
            <w:r w:rsidRPr="00E7654A">
              <w:rPr>
                <w:rStyle w:val="Hyperlink"/>
                <w:noProof/>
              </w:rPr>
              <w:t>Text Commands</w:t>
            </w:r>
            <w:r>
              <w:rPr>
                <w:noProof/>
                <w:webHidden/>
              </w:rPr>
              <w:tab/>
            </w:r>
            <w:r>
              <w:rPr>
                <w:noProof/>
                <w:webHidden/>
              </w:rPr>
              <w:fldChar w:fldCharType="begin"/>
            </w:r>
            <w:r>
              <w:rPr>
                <w:noProof/>
                <w:webHidden/>
              </w:rPr>
              <w:instrText xml:space="preserve"> PAGEREF _Toc436833264 \h </w:instrText>
            </w:r>
          </w:ins>
          <w:r>
            <w:rPr>
              <w:noProof/>
              <w:webHidden/>
            </w:rPr>
          </w:r>
          <w:r>
            <w:rPr>
              <w:noProof/>
              <w:webHidden/>
            </w:rPr>
            <w:fldChar w:fldCharType="separate"/>
          </w:r>
          <w:ins w:id="1979" w:author="Sammartano, Marc (BIC USA)" w:date="2015-12-04T16:17:00Z">
            <w:r w:rsidR="007C48A1">
              <w:rPr>
                <w:noProof/>
                <w:webHidden/>
              </w:rPr>
              <w:t>154</w:t>
            </w:r>
          </w:ins>
          <w:ins w:id="198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81" w:author="Sammartano, Marc (BIC USA)" w:date="2015-12-02T15:17:00Z"/>
              <w:rFonts w:eastAsiaTheme="minorEastAsia"/>
              <w:noProof/>
            </w:rPr>
          </w:pPr>
          <w:ins w:id="19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"_Toc436833265"</w:instrText>
            </w:r>
            <w:r w:rsidRPr="00E7654A">
              <w:rPr>
                <w:rStyle w:val="Hyperlink"/>
                <w:noProof/>
              </w:rPr>
              <w:instrText xml:space="preserve"> </w:instrText>
            </w:r>
            <w:r w:rsidRPr="00E7654A">
              <w:rPr>
                <w:rStyle w:val="Hyperlink"/>
                <w:noProof/>
              </w:rPr>
              <w:fldChar w:fldCharType="separate"/>
            </w:r>
            <w:r w:rsidRPr="00E7654A">
              <w:rPr>
                <w:rStyle w:val="Hyperlink"/>
                <w:noProof/>
              </w:rPr>
              <w:t>Overview</w:t>
            </w:r>
            <w:r>
              <w:rPr>
                <w:noProof/>
                <w:webHidden/>
              </w:rPr>
              <w:tab/>
            </w:r>
            <w:r>
              <w:rPr>
                <w:noProof/>
                <w:webHidden/>
              </w:rPr>
              <w:fldChar w:fldCharType="begin"/>
            </w:r>
            <w:r>
              <w:rPr>
                <w:noProof/>
                <w:webHidden/>
              </w:rPr>
              <w:instrText xml:space="preserve"> PAGEREF _Toc436833265 \h </w:instrText>
            </w:r>
          </w:ins>
          <w:r>
            <w:rPr>
              <w:noProof/>
              <w:webHidden/>
            </w:rPr>
          </w:r>
          <w:r>
            <w:rPr>
              <w:noProof/>
              <w:webHidden/>
            </w:rPr>
            <w:fldChar w:fldCharType="separate"/>
          </w:r>
          <w:ins w:id="1983" w:author="Sammartano, Marc (BIC USA)" w:date="2015-12-04T16:17:00Z">
            <w:r w:rsidR="007C48A1">
              <w:rPr>
                <w:noProof/>
                <w:webHidden/>
              </w:rPr>
              <w:t>154</w:t>
            </w:r>
          </w:ins>
          <w:ins w:id="198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85" w:author="Sammartano, Marc (BIC USA)" w:date="2015-12-02T15:17:00Z"/>
              <w:rFonts w:eastAsiaTheme="minorEastAsia"/>
              <w:noProof/>
            </w:rPr>
          </w:pPr>
          <w:ins w:id="19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"_Toc436833266"</w:instrText>
            </w:r>
            <w:r w:rsidRPr="00E7654A">
              <w:rPr>
                <w:rStyle w:val="Hyperlink"/>
                <w:noProof/>
              </w:rPr>
              <w:instrText xml:space="preserve"> </w:instrText>
            </w:r>
            <w:r w:rsidRPr="00E7654A">
              <w:rPr>
                <w:rStyle w:val="Hyperlink"/>
                <w:noProof/>
              </w:rPr>
              <w:fldChar w:fldCharType="separate"/>
            </w:r>
            <w:r w:rsidRPr="00E7654A">
              <w:rPr>
                <w:rStyle w:val="Hyperlink"/>
                <w:noProof/>
              </w:rPr>
              <w:t>Gr.text.align {{&lt;type_nexp&gt;}{,&lt;paint_nexp&gt;}}</w:t>
            </w:r>
            <w:r>
              <w:rPr>
                <w:noProof/>
                <w:webHidden/>
              </w:rPr>
              <w:tab/>
            </w:r>
            <w:r>
              <w:rPr>
                <w:noProof/>
                <w:webHidden/>
              </w:rPr>
              <w:fldChar w:fldCharType="begin"/>
            </w:r>
            <w:r>
              <w:rPr>
                <w:noProof/>
                <w:webHidden/>
              </w:rPr>
              <w:instrText xml:space="preserve"> PAGEREF _Toc436833266 \h </w:instrText>
            </w:r>
          </w:ins>
          <w:r>
            <w:rPr>
              <w:noProof/>
              <w:webHidden/>
            </w:rPr>
          </w:r>
          <w:r>
            <w:rPr>
              <w:noProof/>
              <w:webHidden/>
            </w:rPr>
            <w:fldChar w:fldCharType="separate"/>
          </w:r>
          <w:ins w:id="1987" w:author="Sammartano, Marc (BIC USA)" w:date="2015-12-04T16:17:00Z">
            <w:r w:rsidR="007C48A1">
              <w:rPr>
                <w:noProof/>
                <w:webHidden/>
              </w:rPr>
              <w:t>155</w:t>
            </w:r>
          </w:ins>
          <w:ins w:id="198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89" w:author="Sammartano, Marc (BIC USA)" w:date="2015-12-02T15:17:00Z"/>
              <w:rFonts w:eastAsiaTheme="minorEastAsia"/>
              <w:noProof/>
            </w:rPr>
          </w:pPr>
          <w:ins w:id="19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"_Toc436833267"</w:instrText>
            </w:r>
            <w:r w:rsidRPr="00E7654A">
              <w:rPr>
                <w:rStyle w:val="Hyperlink"/>
                <w:noProof/>
              </w:rPr>
              <w:instrText xml:space="preserve"> </w:instrText>
            </w:r>
            <w:r w:rsidRPr="00E7654A">
              <w:rPr>
                <w:rStyle w:val="Hyperlink"/>
                <w:noProof/>
              </w:rPr>
              <w:fldChar w:fldCharType="separate"/>
            </w:r>
            <w:r w:rsidRPr="00E7654A">
              <w:rPr>
                <w:rStyle w:val="Hyperlink"/>
                <w:noProof/>
              </w:rPr>
              <w:t>Gr.text.bold {{&lt;lexp&gt;}{,&lt;paint_nexp&gt;}}</w:t>
            </w:r>
            <w:r>
              <w:rPr>
                <w:noProof/>
                <w:webHidden/>
              </w:rPr>
              <w:tab/>
            </w:r>
            <w:r>
              <w:rPr>
                <w:noProof/>
                <w:webHidden/>
              </w:rPr>
              <w:fldChar w:fldCharType="begin"/>
            </w:r>
            <w:r>
              <w:rPr>
                <w:noProof/>
                <w:webHidden/>
              </w:rPr>
              <w:instrText xml:space="preserve"> PAGEREF _Toc436833267 \h </w:instrText>
            </w:r>
          </w:ins>
          <w:r>
            <w:rPr>
              <w:noProof/>
              <w:webHidden/>
            </w:rPr>
          </w:r>
          <w:r>
            <w:rPr>
              <w:noProof/>
              <w:webHidden/>
            </w:rPr>
            <w:fldChar w:fldCharType="separate"/>
          </w:r>
          <w:ins w:id="1991" w:author="Sammartano, Marc (BIC USA)" w:date="2015-12-04T16:17:00Z">
            <w:r w:rsidR="007C48A1">
              <w:rPr>
                <w:noProof/>
                <w:webHidden/>
              </w:rPr>
              <w:t>155</w:t>
            </w:r>
          </w:ins>
          <w:ins w:id="19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93" w:author="Sammartano, Marc (BIC USA)" w:date="2015-12-02T15:17:00Z"/>
              <w:rFonts w:eastAsiaTheme="minorEastAsia"/>
              <w:noProof/>
            </w:rPr>
          </w:pPr>
          <w:ins w:id="19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"_Toc436833268"</w:instrText>
            </w:r>
            <w:r w:rsidRPr="00E7654A">
              <w:rPr>
                <w:rStyle w:val="Hyperlink"/>
                <w:noProof/>
              </w:rPr>
              <w:instrText xml:space="preserve"> </w:instrText>
            </w:r>
            <w:r w:rsidRPr="00E7654A">
              <w:rPr>
                <w:rStyle w:val="Hyperlink"/>
                <w:noProof/>
              </w:rPr>
              <w:fldChar w:fldCharType="separate"/>
            </w:r>
            <w:r w:rsidRPr="00E7654A">
              <w:rPr>
                <w:rStyle w:val="Hyperlink"/>
                <w:noProof/>
              </w:rPr>
              <w:t>Gr.text.size {{&lt;size_nexp&gt;}{,&lt;paint_nexp&gt;}}</w:t>
            </w:r>
            <w:r>
              <w:rPr>
                <w:noProof/>
                <w:webHidden/>
              </w:rPr>
              <w:tab/>
            </w:r>
            <w:r>
              <w:rPr>
                <w:noProof/>
                <w:webHidden/>
              </w:rPr>
              <w:fldChar w:fldCharType="begin"/>
            </w:r>
            <w:r>
              <w:rPr>
                <w:noProof/>
                <w:webHidden/>
              </w:rPr>
              <w:instrText xml:space="preserve"> PAGEREF _Toc436833268 \h </w:instrText>
            </w:r>
          </w:ins>
          <w:r>
            <w:rPr>
              <w:noProof/>
              <w:webHidden/>
            </w:rPr>
          </w:r>
          <w:r>
            <w:rPr>
              <w:noProof/>
              <w:webHidden/>
            </w:rPr>
            <w:fldChar w:fldCharType="separate"/>
          </w:r>
          <w:ins w:id="1995" w:author="Sammartano, Marc (BIC USA)" w:date="2015-12-04T16:17:00Z">
            <w:r w:rsidR="007C48A1">
              <w:rPr>
                <w:noProof/>
                <w:webHidden/>
              </w:rPr>
              <w:t>155</w:t>
            </w:r>
          </w:ins>
          <w:ins w:id="199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1997" w:author="Sammartano, Marc (BIC USA)" w:date="2015-12-02T15:17:00Z"/>
              <w:rFonts w:eastAsiaTheme="minorEastAsia"/>
              <w:noProof/>
            </w:rPr>
          </w:pPr>
          <w:ins w:id="19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"_Toc436833269"</w:instrText>
            </w:r>
            <w:r w:rsidRPr="00E7654A">
              <w:rPr>
                <w:rStyle w:val="Hyperlink"/>
                <w:noProof/>
              </w:rPr>
              <w:instrText xml:space="preserve"> </w:instrText>
            </w:r>
            <w:r w:rsidRPr="00E7654A">
              <w:rPr>
                <w:rStyle w:val="Hyperlink"/>
                <w:noProof/>
              </w:rPr>
              <w:fldChar w:fldCharType="separate"/>
            </w:r>
            <w:r w:rsidRPr="00E7654A">
              <w:rPr>
                <w:rStyle w:val="Hyperlink"/>
                <w:noProof/>
              </w:rPr>
              <w:t>Gr.text.skew {{&lt;skew_nexp&gt;}{,&lt;paint_nexp&gt;}}</w:t>
            </w:r>
            <w:r>
              <w:rPr>
                <w:noProof/>
                <w:webHidden/>
              </w:rPr>
              <w:tab/>
            </w:r>
            <w:r>
              <w:rPr>
                <w:noProof/>
                <w:webHidden/>
              </w:rPr>
              <w:fldChar w:fldCharType="begin"/>
            </w:r>
            <w:r>
              <w:rPr>
                <w:noProof/>
                <w:webHidden/>
              </w:rPr>
              <w:instrText xml:space="preserve"> PAGEREF _Toc436833269 \h </w:instrText>
            </w:r>
          </w:ins>
          <w:r>
            <w:rPr>
              <w:noProof/>
              <w:webHidden/>
            </w:rPr>
          </w:r>
          <w:r>
            <w:rPr>
              <w:noProof/>
              <w:webHidden/>
            </w:rPr>
            <w:fldChar w:fldCharType="separate"/>
          </w:r>
          <w:ins w:id="1999" w:author="Sammartano, Marc (BIC USA)" w:date="2015-12-04T16:17:00Z">
            <w:r w:rsidR="007C48A1">
              <w:rPr>
                <w:noProof/>
                <w:webHidden/>
              </w:rPr>
              <w:t>155</w:t>
            </w:r>
          </w:ins>
          <w:ins w:id="200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01" w:author="Sammartano, Marc (BIC USA)" w:date="2015-12-02T15:17:00Z"/>
              <w:rFonts w:eastAsiaTheme="minorEastAsia"/>
              <w:noProof/>
            </w:rPr>
          </w:pPr>
          <w:ins w:id="20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"_Toc436833270"</w:instrText>
            </w:r>
            <w:r w:rsidRPr="00E7654A">
              <w:rPr>
                <w:rStyle w:val="Hyperlink"/>
                <w:noProof/>
              </w:rPr>
              <w:instrText xml:space="preserve"> </w:instrText>
            </w:r>
            <w:r w:rsidRPr="00E7654A">
              <w:rPr>
                <w:rStyle w:val="Hyperlink"/>
                <w:noProof/>
              </w:rPr>
              <w:fldChar w:fldCharType="separate"/>
            </w:r>
            <w:r w:rsidRPr="00E7654A">
              <w:rPr>
                <w:rStyle w:val="Hyperlink"/>
                <w:noProof/>
              </w:rPr>
              <w:t>Gr.text.strike &lt;lexp&gt;</w:t>
            </w:r>
            <w:r>
              <w:rPr>
                <w:noProof/>
                <w:webHidden/>
              </w:rPr>
              <w:tab/>
            </w:r>
            <w:r>
              <w:rPr>
                <w:noProof/>
                <w:webHidden/>
              </w:rPr>
              <w:fldChar w:fldCharType="begin"/>
            </w:r>
            <w:r>
              <w:rPr>
                <w:noProof/>
                <w:webHidden/>
              </w:rPr>
              <w:instrText xml:space="preserve"> PAGEREF _Toc436833270 \h </w:instrText>
            </w:r>
          </w:ins>
          <w:r>
            <w:rPr>
              <w:noProof/>
              <w:webHidden/>
            </w:rPr>
          </w:r>
          <w:r>
            <w:rPr>
              <w:noProof/>
              <w:webHidden/>
            </w:rPr>
            <w:fldChar w:fldCharType="separate"/>
          </w:r>
          <w:ins w:id="2003" w:author="Sammartano, Marc (BIC USA)" w:date="2015-12-04T16:17:00Z">
            <w:r w:rsidR="007C48A1">
              <w:rPr>
                <w:noProof/>
                <w:webHidden/>
              </w:rPr>
              <w:t>156</w:t>
            </w:r>
          </w:ins>
          <w:ins w:id="20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05" w:author="Sammartano, Marc (BIC USA)" w:date="2015-12-02T15:17:00Z"/>
              <w:rFonts w:eastAsiaTheme="minorEastAsia"/>
              <w:noProof/>
            </w:rPr>
          </w:pPr>
          <w:ins w:id="20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"_Toc436833271"</w:instrText>
            </w:r>
            <w:r w:rsidRPr="00E7654A">
              <w:rPr>
                <w:rStyle w:val="Hyperlink"/>
                <w:noProof/>
              </w:rPr>
              <w:instrText xml:space="preserve"> </w:instrText>
            </w:r>
            <w:r w:rsidRPr="00E7654A">
              <w:rPr>
                <w:rStyle w:val="Hyperlink"/>
                <w:noProof/>
              </w:rPr>
              <w:fldChar w:fldCharType="separate"/>
            </w:r>
            <w:r w:rsidRPr="00E7654A">
              <w:rPr>
                <w:rStyle w:val="Hyperlink"/>
                <w:noProof/>
              </w:rPr>
              <w:t>Gr.text.underline &lt;lexp&gt;</w:t>
            </w:r>
            <w:r>
              <w:rPr>
                <w:noProof/>
                <w:webHidden/>
              </w:rPr>
              <w:tab/>
            </w:r>
            <w:r>
              <w:rPr>
                <w:noProof/>
                <w:webHidden/>
              </w:rPr>
              <w:fldChar w:fldCharType="begin"/>
            </w:r>
            <w:r>
              <w:rPr>
                <w:noProof/>
                <w:webHidden/>
              </w:rPr>
              <w:instrText xml:space="preserve"> PAGEREF _Toc436833271 \h </w:instrText>
            </w:r>
          </w:ins>
          <w:r>
            <w:rPr>
              <w:noProof/>
              <w:webHidden/>
            </w:rPr>
          </w:r>
          <w:r>
            <w:rPr>
              <w:noProof/>
              <w:webHidden/>
            </w:rPr>
            <w:fldChar w:fldCharType="separate"/>
          </w:r>
          <w:ins w:id="2007" w:author="Sammartano, Marc (BIC USA)" w:date="2015-12-04T16:17:00Z">
            <w:r w:rsidR="007C48A1">
              <w:rPr>
                <w:noProof/>
                <w:webHidden/>
              </w:rPr>
              <w:t>156</w:t>
            </w:r>
          </w:ins>
          <w:ins w:id="20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09" w:author="Sammartano, Marc (BIC USA)" w:date="2015-12-02T15:17:00Z"/>
              <w:rFonts w:eastAsiaTheme="minorEastAsia"/>
              <w:noProof/>
            </w:rPr>
          </w:pPr>
          <w:ins w:id="20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"_Toc436833272"</w:instrText>
            </w:r>
            <w:r w:rsidRPr="00E7654A">
              <w:rPr>
                <w:rStyle w:val="Hyperlink"/>
                <w:noProof/>
              </w:rPr>
              <w:instrText xml:space="preserve"> </w:instrText>
            </w:r>
            <w:r w:rsidRPr="00E7654A">
              <w:rPr>
                <w:rStyle w:val="Hyperlink"/>
                <w:noProof/>
              </w:rPr>
              <w:fldChar w:fldCharType="separate"/>
            </w:r>
            <w:r w:rsidRPr="00E7654A">
              <w:rPr>
                <w:rStyle w:val="Hyperlink"/>
                <w:noProof/>
              </w:rPr>
              <w:t>Gr.text.setfont {{&lt;font_ptr_nexp&gt;|&lt;font_family_sexp&gt;} {, &lt;style_sexp&gt;} {,&lt;paint_nexp&gt;}}</w:t>
            </w:r>
            <w:r>
              <w:rPr>
                <w:noProof/>
                <w:webHidden/>
              </w:rPr>
              <w:tab/>
            </w:r>
            <w:r>
              <w:rPr>
                <w:noProof/>
                <w:webHidden/>
              </w:rPr>
              <w:fldChar w:fldCharType="begin"/>
            </w:r>
            <w:r>
              <w:rPr>
                <w:noProof/>
                <w:webHidden/>
              </w:rPr>
              <w:instrText xml:space="preserve"> PAGEREF _Toc436833272 \h </w:instrText>
            </w:r>
          </w:ins>
          <w:r>
            <w:rPr>
              <w:noProof/>
              <w:webHidden/>
            </w:rPr>
          </w:r>
          <w:r>
            <w:rPr>
              <w:noProof/>
              <w:webHidden/>
            </w:rPr>
            <w:fldChar w:fldCharType="separate"/>
          </w:r>
          <w:ins w:id="2011" w:author="Sammartano, Marc (BIC USA)" w:date="2015-12-04T16:17:00Z">
            <w:r w:rsidR="007C48A1">
              <w:rPr>
                <w:noProof/>
                <w:webHidden/>
              </w:rPr>
              <w:t>156</w:t>
            </w:r>
          </w:ins>
          <w:ins w:id="20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13" w:author="Sammartano, Marc (BIC USA)" w:date="2015-12-02T15:17:00Z"/>
              <w:rFonts w:eastAsiaTheme="minorEastAsia"/>
              <w:noProof/>
            </w:rPr>
          </w:pPr>
          <w:ins w:id="20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"_Toc436833273"</w:instrText>
            </w:r>
            <w:r w:rsidRPr="00E7654A">
              <w:rPr>
                <w:rStyle w:val="Hyperlink"/>
                <w:noProof/>
              </w:rPr>
              <w:instrText xml:space="preserve"> </w:instrText>
            </w:r>
            <w:r w:rsidRPr="00E7654A">
              <w:rPr>
                <w:rStyle w:val="Hyperlink"/>
                <w:noProof/>
              </w:rPr>
              <w:fldChar w:fldCharType="separate"/>
            </w:r>
            <w:r w:rsidRPr="00E7654A">
              <w:rPr>
                <w:rStyle w:val="Hyperlink"/>
                <w:noProof/>
              </w:rPr>
              <w:t>Gr.text.typeface {{&lt;font_nexp&gt;} {, &lt;style_nexp&gt;} {,&lt;paint_nexp&gt;}}</w:t>
            </w:r>
            <w:r>
              <w:rPr>
                <w:noProof/>
                <w:webHidden/>
              </w:rPr>
              <w:tab/>
            </w:r>
            <w:r>
              <w:rPr>
                <w:noProof/>
                <w:webHidden/>
              </w:rPr>
              <w:fldChar w:fldCharType="begin"/>
            </w:r>
            <w:r>
              <w:rPr>
                <w:noProof/>
                <w:webHidden/>
              </w:rPr>
              <w:instrText xml:space="preserve"> PAGEREF _Toc436833273 \h </w:instrText>
            </w:r>
          </w:ins>
          <w:r>
            <w:rPr>
              <w:noProof/>
              <w:webHidden/>
            </w:rPr>
          </w:r>
          <w:r>
            <w:rPr>
              <w:noProof/>
              <w:webHidden/>
            </w:rPr>
            <w:fldChar w:fldCharType="separate"/>
          </w:r>
          <w:ins w:id="2015" w:author="Sammartano, Marc (BIC USA)" w:date="2015-12-04T16:17:00Z">
            <w:r w:rsidR="007C48A1">
              <w:rPr>
                <w:noProof/>
                <w:webHidden/>
              </w:rPr>
              <w:t>157</w:t>
            </w:r>
          </w:ins>
          <w:ins w:id="201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17" w:author="Sammartano, Marc (BIC USA)" w:date="2015-12-02T15:17:00Z"/>
              <w:rFonts w:eastAsiaTheme="minorEastAsia"/>
              <w:noProof/>
            </w:rPr>
          </w:pPr>
          <w:ins w:id="20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"_Toc436833274"</w:instrText>
            </w:r>
            <w:r w:rsidRPr="00E7654A">
              <w:rPr>
                <w:rStyle w:val="Hyperlink"/>
                <w:noProof/>
              </w:rPr>
              <w:instrText xml:space="preserve"> </w:instrText>
            </w:r>
            <w:r w:rsidRPr="00E7654A">
              <w:rPr>
                <w:rStyle w:val="Hyperlink"/>
                <w:noProof/>
              </w:rPr>
              <w:fldChar w:fldCharType="separate"/>
            </w:r>
            <w:r w:rsidRPr="00E7654A">
              <w:rPr>
                <w:rStyle w:val="Hyperlink"/>
                <w:noProof/>
              </w:rPr>
              <w:t>Gr.text.height {&lt;height_nvar&gt;} {, &lt;up_nvar&gt;} {, &lt;down_nvar&gt;}</w:t>
            </w:r>
            <w:r>
              <w:rPr>
                <w:noProof/>
                <w:webHidden/>
              </w:rPr>
              <w:tab/>
            </w:r>
            <w:r>
              <w:rPr>
                <w:noProof/>
                <w:webHidden/>
              </w:rPr>
              <w:fldChar w:fldCharType="begin"/>
            </w:r>
            <w:r>
              <w:rPr>
                <w:noProof/>
                <w:webHidden/>
              </w:rPr>
              <w:instrText xml:space="preserve"> PAGEREF _Toc436833274 \h </w:instrText>
            </w:r>
          </w:ins>
          <w:r>
            <w:rPr>
              <w:noProof/>
              <w:webHidden/>
            </w:rPr>
          </w:r>
          <w:r>
            <w:rPr>
              <w:noProof/>
              <w:webHidden/>
            </w:rPr>
            <w:fldChar w:fldCharType="separate"/>
          </w:r>
          <w:ins w:id="2019" w:author="Sammartano, Marc (BIC USA)" w:date="2015-12-04T16:17:00Z">
            <w:r w:rsidR="007C48A1">
              <w:rPr>
                <w:noProof/>
                <w:webHidden/>
              </w:rPr>
              <w:t>157</w:t>
            </w:r>
          </w:ins>
          <w:ins w:id="202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21" w:author="Sammartano, Marc (BIC USA)" w:date="2015-12-02T15:17:00Z"/>
              <w:rFonts w:eastAsiaTheme="minorEastAsia"/>
              <w:noProof/>
            </w:rPr>
          </w:pPr>
          <w:ins w:id="20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"_Toc436833275"</w:instrText>
            </w:r>
            <w:r w:rsidRPr="00E7654A">
              <w:rPr>
                <w:rStyle w:val="Hyperlink"/>
                <w:noProof/>
              </w:rPr>
              <w:instrText xml:space="preserve"> </w:instrText>
            </w:r>
            <w:r w:rsidRPr="00E7654A">
              <w:rPr>
                <w:rStyle w:val="Hyperlink"/>
                <w:noProof/>
              </w:rPr>
              <w:fldChar w:fldCharType="separate"/>
            </w:r>
            <w:r w:rsidRPr="00E7654A">
              <w:rPr>
                <w:rStyle w:val="Hyperlink"/>
                <w:noProof/>
              </w:rPr>
              <w:t>Gr.text.width &lt;nvar&gt;, &lt;exp&gt;</w:t>
            </w:r>
            <w:r>
              <w:rPr>
                <w:noProof/>
                <w:webHidden/>
              </w:rPr>
              <w:tab/>
            </w:r>
            <w:r>
              <w:rPr>
                <w:noProof/>
                <w:webHidden/>
              </w:rPr>
              <w:fldChar w:fldCharType="begin"/>
            </w:r>
            <w:r>
              <w:rPr>
                <w:noProof/>
                <w:webHidden/>
              </w:rPr>
              <w:instrText xml:space="preserve"> PAGEREF _Toc436833275 \h </w:instrText>
            </w:r>
          </w:ins>
          <w:r>
            <w:rPr>
              <w:noProof/>
              <w:webHidden/>
            </w:rPr>
          </w:r>
          <w:r>
            <w:rPr>
              <w:noProof/>
              <w:webHidden/>
            </w:rPr>
            <w:fldChar w:fldCharType="separate"/>
          </w:r>
          <w:ins w:id="2023" w:author="Sammartano, Marc (BIC USA)" w:date="2015-12-04T16:17:00Z">
            <w:r w:rsidR="007C48A1">
              <w:rPr>
                <w:noProof/>
                <w:webHidden/>
              </w:rPr>
              <w:t>158</w:t>
            </w:r>
          </w:ins>
          <w:ins w:id="20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25" w:author="Sammartano, Marc (BIC USA)" w:date="2015-12-02T15:17:00Z"/>
              <w:rFonts w:eastAsiaTheme="minorEastAsia"/>
              <w:noProof/>
            </w:rPr>
          </w:pPr>
          <w:ins w:id="20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"_Toc436833276"</w:instrText>
            </w:r>
            <w:r w:rsidRPr="00E7654A">
              <w:rPr>
                <w:rStyle w:val="Hyperlink"/>
                <w:noProof/>
              </w:rPr>
              <w:instrText xml:space="preserve"> </w:instrText>
            </w:r>
            <w:r w:rsidRPr="00E7654A">
              <w:rPr>
                <w:rStyle w:val="Hyperlink"/>
                <w:noProof/>
              </w:rPr>
              <w:fldChar w:fldCharType="separate"/>
            </w:r>
            <w:r w:rsidRPr="00E7654A">
              <w:rPr>
                <w:rStyle w:val="Hyperlink"/>
                <w:noProof/>
              </w:rPr>
              <w:t>Gr.get.textbounds &lt;exp&gt;, left, top, right, bottom</w:t>
            </w:r>
            <w:r>
              <w:rPr>
                <w:noProof/>
                <w:webHidden/>
              </w:rPr>
              <w:tab/>
            </w:r>
            <w:r>
              <w:rPr>
                <w:noProof/>
                <w:webHidden/>
              </w:rPr>
              <w:fldChar w:fldCharType="begin"/>
            </w:r>
            <w:r>
              <w:rPr>
                <w:noProof/>
                <w:webHidden/>
              </w:rPr>
              <w:instrText xml:space="preserve"> PAGEREF _Toc436833276 \h </w:instrText>
            </w:r>
          </w:ins>
          <w:r>
            <w:rPr>
              <w:noProof/>
              <w:webHidden/>
            </w:rPr>
          </w:r>
          <w:r>
            <w:rPr>
              <w:noProof/>
              <w:webHidden/>
            </w:rPr>
            <w:fldChar w:fldCharType="separate"/>
          </w:r>
          <w:ins w:id="2027" w:author="Sammartano, Marc (BIC USA)" w:date="2015-12-04T16:17:00Z">
            <w:r w:rsidR="007C48A1">
              <w:rPr>
                <w:noProof/>
                <w:webHidden/>
              </w:rPr>
              <w:t>158</w:t>
            </w:r>
          </w:ins>
          <w:ins w:id="20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29" w:author="Sammartano, Marc (BIC USA)" w:date="2015-12-02T15:17:00Z"/>
              <w:rFonts w:eastAsiaTheme="minorEastAsia"/>
              <w:noProof/>
            </w:rPr>
          </w:pPr>
          <w:ins w:id="2030"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"_Toc436833277"</w:instrText>
            </w:r>
            <w:r w:rsidRPr="00E7654A">
              <w:rPr>
                <w:rStyle w:val="Hyperlink"/>
                <w:noProof/>
              </w:rPr>
              <w:instrText xml:space="preserve"> </w:instrText>
            </w:r>
            <w:r w:rsidRPr="00E7654A">
              <w:rPr>
                <w:rStyle w:val="Hyperlink"/>
                <w:noProof/>
              </w:rPr>
              <w:fldChar w:fldCharType="separate"/>
            </w:r>
            <w:r w:rsidRPr="00E7654A">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_Toc436833277 \h </w:instrText>
            </w:r>
          </w:ins>
          <w:r>
            <w:rPr>
              <w:noProof/>
              <w:webHidden/>
            </w:rPr>
          </w:r>
          <w:r>
            <w:rPr>
              <w:noProof/>
              <w:webHidden/>
            </w:rPr>
            <w:fldChar w:fldCharType="separate"/>
          </w:r>
          <w:ins w:id="2031" w:author="Sammartano, Marc (BIC USA)" w:date="2015-12-04T16:17:00Z">
            <w:r w:rsidR="007C48A1">
              <w:rPr>
                <w:noProof/>
                <w:webHidden/>
              </w:rPr>
              <w:t>159</w:t>
            </w:r>
          </w:ins>
          <w:ins w:id="20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033" w:author="Sammartano, Marc (BIC USA)" w:date="2015-12-02T15:17:00Z"/>
              <w:rFonts w:eastAsiaTheme="minorEastAsia"/>
              <w:noProof/>
            </w:rPr>
          </w:pPr>
          <w:ins w:id="20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"_Toc436833278"</w:instrText>
            </w:r>
            <w:r w:rsidRPr="00E7654A">
              <w:rPr>
                <w:rStyle w:val="Hyperlink"/>
                <w:noProof/>
              </w:rPr>
              <w:instrText xml:space="preserve"> </w:instrText>
            </w:r>
            <w:r w:rsidRPr="00E7654A">
              <w:rPr>
                <w:rStyle w:val="Hyperlink"/>
                <w:noProof/>
              </w:rPr>
              <w:fldChar w:fldCharType="separate"/>
            </w:r>
            <w:r w:rsidRPr="00E7654A">
              <w:rPr>
                <w:rStyle w:val="Hyperlink"/>
                <w:noProof/>
              </w:rPr>
              <w:t>Bitmap Commands</w:t>
            </w:r>
            <w:r>
              <w:rPr>
                <w:noProof/>
                <w:webHidden/>
              </w:rPr>
              <w:tab/>
            </w:r>
            <w:r>
              <w:rPr>
                <w:noProof/>
                <w:webHidden/>
              </w:rPr>
              <w:fldChar w:fldCharType="begin"/>
            </w:r>
            <w:r>
              <w:rPr>
                <w:noProof/>
                <w:webHidden/>
              </w:rPr>
              <w:instrText xml:space="preserve"> PAGEREF _Toc436833278 \h </w:instrText>
            </w:r>
          </w:ins>
          <w:r>
            <w:rPr>
              <w:noProof/>
              <w:webHidden/>
            </w:rPr>
          </w:r>
          <w:r>
            <w:rPr>
              <w:noProof/>
              <w:webHidden/>
            </w:rPr>
            <w:fldChar w:fldCharType="separate"/>
          </w:r>
          <w:ins w:id="2035" w:author="Sammartano, Marc (BIC USA)" w:date="2015-12-04T16:17:00Z">
            <w:r w:rsidR="007C48A1">
              <w:rPr>
                <w:noProof/>
                <w:webHidden/>
              </w:rPr>
              <w:t>159</w:t>
            </w:r>
          </w:ins>
          <w:ins w:id="20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37" w:author="Sammartano, Marc (BIC USA)" w:date="2015-12-02T15:17:00Z"/>
              <w:rFonts w:eastAsiaTheme="minorEastAsia"/>
              <w:noProof/>
            </w:rPr>
          </w:pPr>
          <w:ins w:id="20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"_Toc436833279"</w:instrText>
            </w:r>
            <w:r w:rsidRPr="00E7654A">
              <w:rPr>
                <w:rStyle w:val="Hyperlink"/>
                <w:noProof/>
              </w:rPr>
              <w:instrText xml:space="preserve"> </w:instrText>
            </w:r>
            <w:r w:rsidRPr="00E7654A">
              <w:rPr>
                <w:rStyle w:val="Hyperlink"/>
                <w:noProof/>
              </w:rPr>
              <w:fldChar w:fldCharType="separate"/>
            </w:r>
            <w:r w:rsidRPr="00E7654A">
              <w:rPr>
                <w:rStyle w:val="Hyperlink"/>
                <w:noProof/>
              </w:rPr>
              <w:t>Overview</w:t>
            </w:r>
            <w:r>
              <w:rPr>
                <w:noProof/>
                <w:webHidden/>
              </w:rPr>
              <w:tab/>
            </w:r>
            <w:r>
              <w:rPr>
                <w:noProof/>
                <w:webHidden/>
              </w:rPr>
              <w:fldChar w:fldCharType="begin"/>
            </w:r>
            <w:r>
              <w:rPr>
                <w:noProof/>
                <w:webHidden/>
              </w:rPr>
              <w:instrText xml:space="preserve"> PAGEREF _Toc436833279 \h </w:instrText>
            </w:r>
          </w:ins>
          <w:r>
            <w:rPr>
              <w:noProof/>
              <w:webHidden/>
            </w:rPr>
          </w:r>
          <w:r>
            <w:rPr>
              <w:noProof/>
              <w:webHidden/>
            </w:rPr>
            <w:fldChar w:fldCharType="separate"/>
          </w:r>
          <w:ins w:id="2039" w:author="Sammartano, Marc (BIC USA)" w:date="2015-12-04T16:17:00Z">
            <w:r w:rsidR="007C48A1">
              <w:rPr>
                <w:noProof/>
                <w:webHidden/>
              </w:rPr>
              <w:t>159</w:t>
            </w:r>
          </w:ins>
          <w:ins w:id="20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41" w:author="Sammartano, Marc (BIC USA)" w:date="2015-12-02T15:17:00Z"/>
              <w:rFonts w:eastAsiaTheme="minorEastAsia"/>
              <w:noProof/>
            </w:rPr>
          </w:pPr>
          <w:ins w:id="20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"_Toc436833280"</w:instrText>
            </w:r>
            <w:r w:rsidRPr="00E7654A">
              <w:rPr>
                <w:rStyle w:val="Hyperlink"/>
                <w:noProof/>
              </w:rPr>
              <w:instrText xml:space="preserve"> </w:instrText>
            </w:r>
            <w:r w:rsidRPr="00E7654A">
              <w:rPr>
                <w:rStyle w:val="Hyperlink"/>
                <w:noProof/>
              </w:rPr>
              <w:fldChar w:fldCharType="separate"/>
            </w:r>
            <w:r w:rsidRPr="00E7654A">
              <w:rPr>
                <w:rStyle w:val="Hyperlink"/>
                <w:noProof/>
              </w:rPr>
              <w:t>Gr.bitmap.create &lt;bitmap_ptr_nvar&gt;, width, height</w:t>
            </w:r>
            <w:r>
              <w:rPr>
                <w:noProof/>
                <w:webHidden/>
              </w:rPr>
              <w:tab/>
            </w:r>
            <w:r>
              <w:rPr>
                <w:noProof/>
                <w:webHidden/>
              </w:rPr>
              <w:fldChar w:fldCharType="begin"/>
            </w:r>
            <w:r>
              <w:rPr>
                <w:noProof/>
                <w:webHidden/>
              </w:rPr>
              <w:instrText xml:space="preserve"> PAGEREF _Toc436833280 \h </w:instrText>
            </w:r>
          </w:ins>
          <w:r>
            <w:rPr>
              <w:noProof/>
              <w:webHidden/>
            </w:rPr>
          </w:r>
          <w:r>
            <w:rPr>
              <w:noProof/>
              <w:webHidden/>
            </w:rPr>
            <w:fldChar w:fldCharType="separate"/>
          </w:r>
          <w:ins w:id="2043" w:author="Sammartano, Marc (BIC USA)" w:date="2015-12-04T16:17:00Z">
            <w:r w:rsidR="007C48A1">
              <w:rPr>
                <w:noProof/>
                <w:webHidden/>
              </w:rPr>
              <w:t>160</w:t>
            </w:r>
          </w:ins>
          <w:ins w:id="20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45" w:author="Sammartano, Marc (BIC USA)" w:date="2015-12-02T15:17:00Z"/>
              <w:rFonts w:eastAsiaTheme="minorEastAsia"/>
              <w:noProof/>
            </w:rPr>
          </w:pPr>
          <w:ins w:id="20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"_Toc436833281"</w:instrText>
            </w:r>
            <w:r w:rsidRPr="00E7654A">
              <w:rPr>
                <w:rStyle w:val="Hyperlink"/>
                <w:noProof/>
              </w:rPr>
              <w:instrText xml:space="preserve"> </w:instrText>
            </w:r>
            <w:r w:rsidRPr="00E7654A">
              <w:rPr>
                <w:rStyle w:val="Hyperlink"/>
                <w:noProof/>
              </w:rPr>
              <w:fldChar w:fldCharType="separate"/>
            </w:r>
            <w:r w:rsidRPr="00E7654A">
              <w:rPr>
                <w:rStyle w:val="Hyperlink"/>
                <w:noProof/>
              </w:rPr>
              <w:t>Gr.bitmap.load &lt;bitmap_ptr_nvar&gt;, &lt;file_name_sexp&gt;</w:t>
            </w:r>
            <w:r>
              <w:rPr>
                <w:noProof/>
                <w:webHidden/>
              </w:rPr>
              <w:tab/>
            </w:r>
            <w:r>
              <w:rPr>
                <w:noProof/>
                <w:webHidden/>
              </w:rPr>
              <w:fldChar w:fldCharType="begin"/>
            </w:r>
            <w:r>
              <w:rPr>
                <w:noProof/>
                <w:webHidden/>
              </w:rPr>
              <w:instrText xml:space="preserve"> PAGEREF _Toc436833281 \h </w:instrText>
            </w:r>
          </w:ins>
          <w:r>
            <w:rPr>
              <w:noProof/>
              <w:webHidden/>
            </w:rPr>
          </w:r>
          <w:r>
            <w:rPr>
              <w:noProof/>
              <w:webHidden/>
            </w:rPr>
            <w:fldChar w:fldCharType="separate"/>
          </w:r>
          <w:ins w:id="2047" w:author="Sammartano, Marc (BIC USA)" w:date="2015-12-04T16:17:00Z">
            <w:r w:rsidR="007C48A1">
              <w:rPr>
                <w:noProof/>
                <w:webHidden/>
              </w:rPr>
              <w:t>160</w:t>
            </w:r>
          </w:ins>
          <w:ins w:id="20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49" w:author="Sammartano, Marc (BIC USA)" w:date="2015-12-02T15:17:00Z"/>
              <w:rFonts w:eastAsiaTheme="minorEastAsia"/>
              <w:noProof/>
            </w:rPr>
          </w:pPr>
          <w:ins w:id="20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"_Toc436833282"</w:instrText>
            </w:r>
            <w:r w:rsidRPr="00E7654A">
              <w:rPr>
                <w:rStyle w:val="Hyperlink"/>
                <w:noProof/>
              </w:rPr>
              <w:instrText xml:space="preserve"> </w:instrText>
            </w:r>
            <w:r w:rsidRPr="00E7654A">
              <w:rPr>
                <w:rStyle w:val="Hyperlink"/>
                <w:noProof/>
              </w:rPr>
              <w:fldChar w:fldCharType="separate"/>
            </w:r>
            <w:r w:rsidRPr="00E7654A">
              <w:rPr>
                <w:rStyle w:val="Hyperlink"/>
                <w:noProof/>
              </w:rPr>
              <w:t>Gr.bitmap.size &lt;bitmap_ptr_nexp&gt;, width, height</w:t>
            </w:r>
            <w:r>
              <w:rPr>
                <w:noProof/>
                <w:webHidden/>
              </w:rPr>
              <w:tab/>
            </w:r>
            <w:r>
              <w:rPr>
                <w:noProof/>
                <w:webHidden/>
              </w:rPr>
              <w:fldChar w:fldCharType="begin"/>
            </w:r>
            <w:r>
              <w:rPr>
                <w:noProof/>
                <w:webHidden/>
              </w:rPr>
              <w:instrText xml:space="preserve"> PAGEREF _Toc436833282 \h </w:instrText>
            </w:r>
          </w:ins>
          <w:r>
            <w:rPr>
              <w:noProof/>
              <w:webHidden/>
            </w:rPr>
          </w:r>
          <w:r>
            <w:rPr>
              <w:noProof/>
              <w:webHidden/>
            </w:rPr>
            <w:fldChar w:fldCharType="separate"/>
          </w:r>
          <w:ins w:id="2051" w:author="Sammartano, Marc (BIC USA)" w:date="2015-12-04T16:17:00Z">
            <w:r w:rsidR="007C48A1">
              <w:rPr>
                <w:noProof/>
                <w:webHidden/>
              </w:rPr>
              <w:t>160</w:t>
            </w:r>
          </w:ins>
          <w:ins w:id="20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53" w:author="Sammartano, Marc (BIC USA)" w:date="2015-12-02T15:17:00Z"/>
              <w:rFonts w:eastAsiaTheme="minorEastAsia"/>
              <w:noProof/>
            </w:rPr>
          </w:pPr>
          <w:ins w:id="20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"_Toc436833283"</w:instrText>
            </w:r>
            <w:r w:rsidRPr="00E7654A">
              <w:rPr>
                <w:rStyle w:val="Hyperlink"/>
                <w:noProof/>
              </w:rPr>
              <w:instrText xml:space="preserve"> </w:instrText>
            </w:r>
            <w:r w:rsidRPr="00E7654A">
              <w:rPr>
                <w:rStyle w:val="Hyperlink"/>
                <w:noProof/>
              </w:rPr>
              <w:fldChar w:fldCharType="separate"/>
            </w:r>
            <w:r w:rsidRPr="00E7654A">
              <w:rPr>
                <w:rStyle w:val="Hyperlink"/>
                <w:noProof/>
              </w:rPr>
              <w:t>Gr.bitmap.scale &lt;new_bitmap_ptr_nvar&gt;, &lt;bitmap_ptr_nexp&gt;, width, height {, &lt;smoothing_lexp&gt;}</w:t>
            </w:r>
            <w:r>
              <w:rPr>
                <w:noProof/>
                <w:webHidden/>
              </w:rPr>
              <w:tab/>
            </w:r>
            <w:r>
              <w:rPr>
                <w:noProof/>
                <w:webHidden/>
              </w:rPr>
              <w:fldChar w:fldCharType="begin"/>
            </w:r>
            <w:r>
              <w:rPr>
                <w:noProof/>
                <w:webHidden/>
              </w:rPr>
              <w:instrText xml:space="preserve"> PAGEREF _Toc436833283 \h </w:instrText>
            </w:r>
          </w:ins>
          <w:r>
            <w:rPr>
              <w:noProof/>
              <w:webHidden/>
            </w:rPr>
          </w:r>
          <w:r>
            <w:rPr>
              <w:noProof/>
              <w:webHidden/>
            </w:rPr>
            <w:fldChar w:fldCharType="separate"/>
          </w:r>
          <w:ins w:id="2055" w:author="Sammartano, Marc (BIC USA)" w:date="2015-12-04T16:17:00Z">
            <w:r w:rsidR="007C48A1">
              <w:rPr>
                <w:noProof/>
                <w:webHidden/>
              </w:rPr>
              <w:t>160</w:t>
            </w:r>
          </w:ins>
          <w:ins w:id="20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57" w:author="Sammartano, Marc (BIC USA)" w:date="2015-12-02T15:17:00Z"/>
              <w:rFonts w:eastAsiaTheme="minorEastAsia"/>
              <w:noProof/>
            </w:rPr>
          </w:pPr>
          <w:ins w:id="20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"_Toc436833284"</w:instrText>
            </w:r>
            <w:r w:rsidRPr="00E7654A">
              <w:rPr>
                <w:rStyle w:val="Hyperlink"/>
                <w:noProof/>
              </w:rPr>
              <w:instrText xml:space="preserve"> </w:instrText>
            </w:r>
            <w:r w:rsidRPr="00E7654A">
              <w:rPr>
                <w:rStyle w:val="Hyperlink"/>
                <w:noProof/>
              </w:rPr>
              <w:fldChar w:fldCharType="separate"/>
            </w:r>
            <w:r w:rsidRPr="00E7654A">
              <w:rPr>
                <w:rStyle w:val="Hyperlink"/>
                <w:noProof/>
              </w:rPr>
              <w:t>Gr.bitmap.delete &lt;bitmap_ptr_nexp&gt;</w:t>
            </w:r>
            <w:r>
              <w:rPr>
                <w:noProof/>
                <w:webHidden/>
              </w:rPr>
              <w:tab/>
            </w:r>
            <w:r>
              <w:rPr>
                <w:noProof/>
                <w:webHidden/>
              </w:rPr>
              <w:fldChar w:fldCharType="begin"/>
            </w:r>
            <w:r>
              <w:rPr>
                <w:noProof/>
                <w:webHidden/>
              </w:rPr>
              <w:instrText xml:space="preserve"> PAGEREF _Toc436833284 \h </w:instrText>
            </w:r>
          </w:ins>
          <w:r>
            <w:rPr>
              <w:noProof/>
              <w:webHidden/>
            </w:rPr>
          </w:r>
          <w:r>
            <w:rPr>
              <w:noProof/>
              <w:webHidden/>
            </w:rPr>
            <w:fldChar w:fldCharType="separate"/>
          </w:r>
          <w:ins w:id="2059" w:author="Sammartano, Marc (BIC USA)" w:date="2015-12-04T16:17:00Z">
            <w:r w:rsidR="007C48A1">
              <w:rPr>
                <w:noProof/>
                <w:webHidden/>
              </w:rPr>
              <w:t>161</w:t>
            </w:r>
          </w:ins>
          <w:ins w:id="20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61" w:author="Sammartano, Marc (BIC USA)" w:date="2015-12-02T15:17:00Z"/>
              <w:rFonts w:eastAsiaTheme="minorEastAsia"/>
              <w:noProof/>
            </w:rPr>
          </w:pPr>
          <w:ins w:id="20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"_Toc436833285"</w:instrText>
            </w:r>
            <w:r w:rsidRPr="00E7654A">
              <w:rPr>
                <w:rStyle w:val="Hyperlink"/>
                <w:noProof/>
              </w:rPr>
              <w:instrText xml:space="preserve"> </w:instrText>
            </w:r>
            <w:r w:rsidRPr="00E7654A">
              <w:rPr>
                <w:rStyle w:val="Hyperlink"/>
                <w:noProof/>
              </w:rPr>
              <w:fldChar w:fldCharType="separate"/>
            </w:r>
            <w:r w:rsidRPr="00E7654A">
              <w:rPr>
                <w:rStyle w:val="Hyperlink"/>
                <w:noProof/>
              </w:rPr>
              <w:t>Gr.bitmap.crop &lt;new_bitmap_ptr_nvar&gt;, &lt;source_bitmap_ptr_nexp&gt;, &lt;x_nexp&gt;, &lt;y_nexp&gt;, &lt;width_nexp&gt;, &lt;height_nexp&gt;</w:t>
            </w:r>
            <w:r>
              <w:rPr>
                <w:noProof/>
                <w:webHidden/>
              </w:rPr>
              <w:tab/>
            </w:r>
            <w:r>
              <w:rPr>
                <w:noProof/>
                <w:webHidden/>
              </w:rPr>
              <w:fldChar w:fldCharType="begin"/>
            </w:r>
            <w:r>
              <w:rPr>
                <w:noProof/>
                <w:webHidden/>
              </w:rPr>
              <w:instrText xml:space="preserve"> PAGEREF _Toc436833285 \h </w:instrText>
            </w:r>
          </w:ins>
          <w:r>
            <w:rPr>
              <w:noProof/>
              <w:webHidden/>
            </w:rPr>
          </w:r>
          <w:r>
            <w:rPr>
              <w:noProof/>
              <w:webHidden/>
            </w:rPr>
            <w:fldChar w:fldCharType="separate"/>
          </w:r>
          <w:ins w:id="2063" w:author="Sammartano, Marc (BIC USA)" w:date="2015-12-04T16:17:00Z">
            <w:r w:rsidR="007C48A1">
              <w:rPr>
                <w:noProof/>
                <w:webHidden/>
              </w:rPr>
              <w:t>161</w:t>
            </w:r>
          </w:ins>
          <w:ins w:id="206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65" w:author="Sammartano, Marc (BIC USA)" w:date="2015-12-02T15:17:00Z"/>
              <w:rFonts w:eastAsiaTheme="minorEastAsia"/>
              <w:noProof/>
            </w:rPr>
          </w:pPr>
          <w:ins w:id="20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"_Toc436833286"</w:instrText>
            </w:r>
            <w:r w:rsidRPr="00E7654A">
              <w:rPr>
                <w:rStyle w:val="Hyperlink"/>
                <w:noProof/>
              </w:rPr>
              <w:instrText xml:space="preserve"> </w:instrText>
            </w:r>
            <w:r w:rsidRPr="00E7654A">
              <w:rPr>
                <w:rStyle w:val="Hyperlink"/>
                <w:noProof/>
              </w:rPr>
              <w:fldChar w:fldCharType="separate"/>
            </w:r>
            <w:r w:rsidRPr="00E7654A">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_Toc436833286 \h </w:instrText>
            </w:r>
          </w:ins>
          <w:r>
            <w:rPr>
              <w:noProof/>
              <w:webHidden/>
            </w:rPr>
          </w:r>
          <w:r>
            <w:rPr>
              <w:noProof/>
              <w:webHidden/>
            </w:rPr>
            <w:fldChar w:fldCharType="separate"/>
          </w:r>
          <w:ins w:id="2067" w:author="Sammartano, Marc (BIC USA)" w:date="2015-12-04T16:17:00Z">
            <w:r w:rsidR="007C48A1">
              <w:rPr>
                <w:noProof/>
                <w:webHidden/>
              </w:rPr>
              <w:t>161</w:t>
            </w:r>
          </w:ins>
          <w:ins w:id="206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69" w:author="Sammartano, Marc (BIC USA)" w:date="2015-12-02T15:17:00Z"/>
              <w:rFonts w:eastAsiaTheme="minorEastAsia"/>
              <w:noProof/>
            </w:rPr>
          </w:pPr>
          <w:ins w:id="20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"_Toc436833287"</w:instrText>
            </w:r>
            <w:r w:rsidRPr="00E7654A">
              <w:rPr>
                <w:rStyle w:val="Hyperlink"/>
                <w:noProof/>
              </w:rPr>
              <w:instrText xml:space="preserve"> </w:instrText>
            </w:r>
            <w:r w:rsidRPr="00E7654A">
              <w:rPr>
                <w:rStyle w:val="Hyperlink"/>
                <w:noProof/>
              </w:rPr>
              <w:fldChar w:fldCharType="separate"/>
            </w:r>
            <w:r w:rsidRPr="00E7654A">
              <w:rPr>
                <w:rStyle w:val="Hyperlink"/>
                <w:noProof/>
              </w:rPr>
              <w:t>Gr.bitmap.draw &lt;object_ptr_nvar&gt;, &lt;bitmap_ptr_nexp&gt;, x , y</w:t>
            </w:r>
            <w:r>
              <w:rPr>
                <w:noProof/>
                <w:webHidden/>
              </w:rPr>
              <w:tab/>
            </w:r>
            <w:r>
              <w:rPr>
                <w:noProof/>
                <w:webHidden/>
              </w:rPr>
              <w:fldChar w:fldCharType="begin"/>
            </w:r>
            <w:r>
              <w:rPr>
                <w:noProof/>
                <w:webHidden/>
              </w:rPr>
              <w:instrText xml:space="preserve"> PAGEREF _Toc436833287 \h </w:instrText>
            </w:r>
          </w:ins>
          <w:r>
            <w:rPr>
              <w:noProof/>
              <w:webHidden/>
            </w:rPr>
          </w:r>
          <w:r>
            <w:rPr>
              <w:noProof/>
              <w:webHidden/>
            </w:rPr>
            <w:fldChar w:fldCharType="separate"/>
          </w:r>
          <w:ins w:id="2071" w:author="Sammartano, Marc (BIC USA)" w:date="2015-12-04T16:17:00Z">
            <w:r w:rsidR="007C48A1">
              <w:rPr>
                <w:noProof/>
                <w:webHidden/>
              </w:rPr>
              <w:t>161</w:t>
            </w:r>
          </w:ins>
          <w:ins w:id="207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73" w:author="Sammartano, Marc (BIC USA)" w:date="2015-12-02T15:17:00Z"/>
              <w:rFonts w:eastAsiaTheme="minorEastAsia"/>
              <w:noProof/>
            </w:rPr>
          </w:pPr>
          <w:ins w:id="20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"_Toc436833288"</w:instrText>
            </w:r>
            <w:r w:rsidRPr="00E7654A">
              <w:rPr>
                <w:rStyle w:val="Hyperlink"/>
                <w:noProof/>
              </w:rPr>
              <w:instrText xml:space="preserve"> </w:instrText>
            </w:r>
            <w:r w:rsidRPr="00E7654A">
              <w:rPr>
                <w:rStyle w:val="Hyperlink"/>
                <w:noProof/>
              </w:rPr>
              <w:fldChar w:fldCharType="separate"/>
            </w:r>
            <w:r w:rsidRPr="00E7654A">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_Toc436833288 \h </w:instrText>
            </w:r>
          </w:ins>
          <w:r>
            <w:rPr>
              <w:noProof/>
              <w:webHidden/>
            </w:rPr>
          </w:r>
          <w:r>
            <w:rPr>
              <w:noProof/>
              <w:webHidden/>
            </w:rPr>
            <w:fldChar w:fldCharType="separate"/>
          </w:r>
          <w:ins w:id="2075" w:author="Sammartano, Marc (BIC USA)" w:date="2015-12-04T16:17:00Z">
            <w:r w:rsidR="007C48A1">
              <w:rPr>
                <w:noProof/>
                <w:webHidden/>
              </w:rPr>
              <w:t>162</w:t>
            </w:r>
          </w:ins>
          <w:ins w:id="207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77" w:author="Sammartano, Marc (BIC USA)" w:date="2015-12-02T15:17:00Z"/>
              <w:rFonts w:eastAsiaTheme="minorEastAsia"/>
              <w:noProof/>
            </w:rPr>
          </w:pPr>
          <w:ins w:id="20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"_Toc436833289"</w:instrText>
            </w:r>
            <w:r w:rsidRPr="00E7654A">
              <w:rPr>
                <w:rStyle w:val="Hyperlink"/>
                <w:noProof/>
              </w:rPr>
              <w:instrText xml:space="preserve"> </w:instrText>
            </w:r>
            <w:r w:rsidRPr="00E7654A">
              <w:rPr>
                <w:rStyle w:val="Hyperlink"/>
                <w:noProof/>
              </w:rPr>
              <w:fldChar w:fldCharType="separate"/>
            </w:r>
            <w:r w:rsidRPr="00E7654A">
              <w:rPr>
                <w:rStyle w:val="Hyperlink"/>
                <w:noProof/>
              </w:rPr>
              <w:t>Gr.bitmap.fill &lt;bitmap_ptr_nexp&gt;, &lt;x_nexp&gt;, &lt;y_nexp&gt;</w:t>
            </w:r>
            <w:r>
              <w:rPr>
                <w:noProof/>
                <w:webHidden/>
              </w:rPr>
              <w:tab/>
            </w:r>
            <w:r>
              <w:rPr>
                <w:noProof/>
                <w:webHidden/>
              </w:rPr>
              <w:fldChar w:fldCharType="begin"/>
            </w:r>
            <w:r>
              <w:rPr>
                <w:noProof/>
                <w:webHidden/>
              </w:rPr>
              <w:instrText xml:space="preserve"> PAGEREF _Toc436833289 \h </w:instrText>
            </w:r>
          </w:ins>
          <w:r>
            <w:rPr>
              <w:noProof/>
              <w:webHidden/>
            </w:rPr>
          </w:r>
          <w:r>
            <w:rPr>
              <w:noProof/>
              <w:webHidden/>
            </w:rPr>
            <w:fldChar w:fldCharType="separate"/>
          </w:r>
          <w:ins w:id="2079" w:author="Sammartano, Marc (BIC USA)" w:date="2015-12-04T16:17:00Z">
            <w:r w:rsidR="007C48A1">
              <w:rPr>
                <w:noProof/>
                <w:webHidden/>
              </w:rPr>
              <w:t>162</w:t>
            </w:r>
          </w:ins>
          <w:ins w:id="208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81" w:author="Sammartano, Marc (BIC USA)" w:date="2015-12-02T15:17:00Z"/>
              <w:rFonts w:eastAsiaTheme="minorEastAsia"/>
              <w:noProof/>
            </w:rPr>
          </w:pPr>
          <w:ins w:id="20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"_Toc436833290"</w:instrText>
            </w:r>
            <w:r w:rsidRPr="00E7654A">
              <w:rPr>
                <w:rStyle w:val="Hyperlink"/>
                <w:noProof/>
              </w:rPr>
              <w:instrText xml:space="preserve"> </w:instrText>
            </w:r>
            <w:r w:rsidRPr="00E7654A">
              <w:rPr>
                <w:rStyle w:val="Hyperlink"/>
                <w:noProof/>
              </w:rPr>
              <w:fldChar w:fldCharType="separate"/>
            </w:r>
            <w:r w:rsidRPr="00E7654A">
              <w:rPr>
                <w:rStyle w:val="Hyperlink"/>
                <w:noProof/>
              </w:rPr>
              <w:t>Gr.bitmap.drawinto.start &lt;bitmap_ptr_nexp&gt;</w:t>
            </w:r>
            <w:r>
              <w:rPr>
                <w:noProof/>
                <w:webHidden/>
              </w:rPr>
              <w:tab/>
            </w:r>
            <w:r>
              <w:rPr>
                <w:noProof/>
                <w:webHidden/>
              </w:rPr>
              <w:fldChar w:fldCharType="begin"/>
            </w:r>
            <w:r>
              <w:rPr>
                <w:noProof/>
                <w:webHidden/>
              </w:rPr>
              <w:instrText xml:space="preserve"> PAGEREF _Toc436833290 \h </w:instrText>
            </w:r>
          </w:ins>
          <w:r>
            <w:rPr>
              <w:noProof/>
              <w:webHidden/>
            </w:rPr>
          </w:r>
          <w:r>
            <w:rPr>
              <w:noProof/>
              <w:webHidden/>
            </w:rPr>
            <w:fldChar w:fldCharType="separate"/>
          </w:r>
          <w:ins w:id="2083" w:author="Sammartano, Marc (BIC USA)" w:date="2015-12-04T16:17:00Z">
            <w:r w:rsidR="007C48A1">
              <w:rPr>
                <w:noProof/>
                <w:webHidden/>
              </w:rPr>
              <w:t>162</w:t>
            </w:r>
          </w:ins>
          <w:ins w:id="208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85" w:author="Sammartano, Marc (BIC USA)" w:date="2015-12-02T15:17:00Z"/>
              <w:rFonts w:eastAsiaTheme="minorEastAsia"/>
              <w:noProof/>
            </w:rPr>
          </w:pPr>
          <w:ins w:id="20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"_Toc436833291"</w:instrText>
            </w:r>
            <w:r w:rsidRPr="00E7654A">
              <w:rPr>
                <w:rStyle w:val="Hyperlink"/>
                <w:noProof/>
              </w:rPr>
              <w:instrText xml:space="preserve"> </w:instrText>
            </w:r>
            <w:r w:rsidRPr="00E7654A">
              <w:rPr>
                <w:rStyle w:val="Hyperlink"/>
                <w:noProof/>
              </w:rPr>
              <w:fldChar w:fldCharType="separate"/>
            </w:r>
            <w:r w:rsidRPr="00E7654A">
              <w:rPr>
                <w:rStyle w:val="Hyperlink"/>
                <w:noProof/>
              </w:rPr>
              <w:t>Gr.bitmap.drawinto.end</w:t>
            </w:r>
            <w:r>
              <w:rPr>
                <w:noProof/>
                <w:webHidden/>
              </w:rPr>
              <w:tab/>
            </w:r>
            <w:r>
              <w:rPr>
                <w:noProof/>
                <w:webHidden/>
              </w:rPr>
              <w:fldChar w:fldCharType="begin"/>
            </w:r>
            <w:r>
              <w:rPr>
                <w:noProof/>
                <w:webHidden/>
              </w:rPr>
              <w:instrText xml:space="preserve"> PAGEREF _Toc436833291 \h </w:instrText>
            </w:r>
          </w:ins>
          <w:r>
            <w:rPr>
              <w:noProof/>
              <w:webHidden/>
            </w:rPr>
          </w:r>
          <w:r>
            <w:rPr>
              <w:noProof/>
              <w:webHidden/>
            </w:rPr>
            <w:fldChar w:fldCharType="separate"/>
          </w:r>
          <w:ins w:id="2087" w:author="Sammartano, Marc (BIC USA)" w:date="2015-12-04T16:17:00Z">
            <w:r w:rsidR="007C48A1">
              <w:rPr>
                <w:noProof/>
                <w:webHidden/>
              </w:rPr>
              <w:t>162</w:t>
            </w:r>
          </w:ins>
          <w:ins w:id="20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089" w:author="Sammartano, Marc (BIC USA)" w:date="2015-12-02T15:17:00Z"/>
              <w:rFonts w:eastAsiaTheme="minorEastAsia"/>
              <w:noProof/>
            </w:rPr>
          </w:pPr>
          <w:ins w:id="20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"_Toc436833292"</w:instrText>
            </w:r>
            <w:r w:rsidRPr="00E7654A">
              <w:rPr>
                <w:rStyle w:val="Hyperlink"/>
                <w:noProof/>
              </w:rPr>
              <w:instrText xml:space="preserve"> </w:instrText>
            </w:r>
            <w:r w:rsidRPr="00E7654A">
              <w:rPr>
                <w:rStyle w:val="Hyperlink"/>
                <w:noProof/>
              </w:rPr>
              <w:fldChar w:fldCharType="separate"/>
            </w:r>
            <w:r w:rsidRPr="00E7654A">
              <w:rPr>
                <w:rStyle w:val="Hyperlink"/>
                <w:noProof/>
              </w:rPr>
              <w:t>Paint Commands</w:t>
            </w:r>
            <w:r>
              <w:rPr>
                <w:noProof/>
                <w:webHidden/>
              </w:rPr>
              <w:tab/>
            </w:r>
            <w:r>
              <w:rPr>
                <w:noProof/>
                <w:webHidden/>
              </w:rPr>
              <w:fldChar w:fldCharType="begin"/>
            </w:r>
            <w:r>
              <w:rPr>
                <w:noProof/>
                <w:webHidden/>
              </w:rPr>
              <w:instrText xml:space="preserve"> PAGEREF _Toc436833292 \h </w:instrText>
            </w:r>
          </w:ins>
          <w:r>
            <w:rPr>
              <w:noProof/>
              <w:webHidden/>
            </w:rPr>
          </w:r>
          <w:r>
            <w:rPr>
              <w:noProof/>
              <w:webHidden/>
            </w:rPr>
            <w:fldChar w:fldCharType="separate"/>
          </w:r>
          <w:ins w:id="2091" w:author="Sammartano, Marc (BIC USA)" w:date="2015-12-04T16:17:00Z">
            <w:r w:rsidR="007C48A1">
              <w:rPr>
                <w:noProof/>
                <w:webHidden/>
              </w:rPr>
              <w:t>162</w:t>
            </w:r>
          </w:ins>
          <w:ins w:id="20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93" w:author="Sammartano, Marc (BIC USA)" w:date="2015-12-02T15:17:00Z"/>
              <w:rFonts w:eastAsiaTheme="minorEastAsia"/>
              <w:noProof/>
            </w:rPr>
          </w:pPr>
          <w:ins w:id="20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"_Toc436833293"</w:instrText>
            </w:r>
            <w:r w:rsidRPr="00E7654A">
              <w:rPr>
                <w:rStyle w:val="Hyperlink"/>
                <w:noProof/>
              </w:rPr>
              <w:instrText xml:space="preserve"> </w:instrText>
            </w:r>
            <w:r w:rsidRPr="00E7654A">
              <w:rPr>
                <w:rStyle w:val="Hyperlink"/>
                <w:noProof/>
              </w:rPr>
              <w:fldChar w:fldCharType="separate"/>
            </w:r>
            <w:r w:rsidRPr="00E7654A">
              <w:rPr>
                <w:rStyle w:val="Hyperlink"/>
                <w:noProof/>
              </w:rPr>
              <w:t>Gr.paint.copy {{&lt;src_nexp&gt;}{, &lt;dst_nexp&gt;}}</w:t>
            </w:r>
            <w:r>
              <w:rPr>
                <w:noProof/>
                <w:webHidden/>
              </w:rPr>
              <w:tab/>
            </w:r>
            <w:r>
              <w:rPr>
                <w:noProof/>
                <w:webHidden/>
              </w:rPr>
              <w:fldChar w:fldCharType="begin"/>
            </w:r>
            <w:r>
              <w:rPr>
                <w:noProof/>
                <w:webHidden/>
              </w:rPr>
              <w:instrText xml:space="preserve"> PAGEREF _Toc436833293 \h </w:instrText>
            </w:r>
          </w:ins>
          <w:r>
            <w:rPr>
              <w:noProof/>
              <w:webHidden/>
            </w:rPr>
          </w:r>
          <w:r>
            <w:rPr>
              <w:noProof/>
              <w:webHidden/>
            </w:rPr>
            <w:fldChar w:fldCharType="separate"/>
          </w:r>
          <w:ins w:id="2095" w:author="Sammartano, Marc (BIC USA)" w:date="2015-12-04T16:17:00Z">
            <w:r w:rsidR="007C48A1">
              <w:rPr>
                <w:noProof/>
                <w:webHidden/>
              </w:rPr>
              <w:t>162</w:t>
            </w:r>
          </w:ins>
          <w:ins w:id="209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097" w:author="Sammartano, Marc (BIC USA)" w:date="2015-12-02T15:17:00Z"/>
              <w:rFonts w:eastAsiaTheme="minorEastAsia"/>
              <w:noProof/>
            </w:rPr>
          </w:pPr>
          <w:ins w:id="20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"_Toc436833294"</w:instrText>
            </w:r>
            <w:r w:rsidRPr="00E7654A">
              <w:rPr>
                <w:rStyle w:val="Hyperlink"/>
                <w:noProof/>
              </w:rPr>
              <w:instrText xml:space="preserve"> </w:instrText>
            </w:r>
            <w:r w:rsidRPr="00E7654A">
              <w:rPr>
                <w:rStyle w:val="Hyperlink"/>
                <w:noProof/>
              </w:rPr>
              <w:fldChar w:fldCharType="separate"/>
            </w:r>
            <w:r w:rsidRPr="00E7654A">
              <w:rPr>
                <w:rStyle w:val="Hyperlink"/>
                <w:noProof/>
              </w:rPr>
              <w:t>Gr.paint.get &lt;object_ptr_nvar&gt;</w:t>
            </w:r>
            <w:r>
              <w:rPr>
                <w:noProof/>
                <w:webHidden/>
              </w:rPr>
              <w:tab/>
            </w:r>
            <w:r>
              <w:rPr>
                <w:noProof/>
                <w:webHidden/>
              </w:rPr>
              <w:fldChar w:fldCharType="begin"/>
            </w:r>
            <w:r>
              <w:rPr>
                <w:noProof/>
                <w:webHidden/>
              </w:rPr>
              <w:instrText xml:space="preserve"> PAGEREF _Toc436833294 \h </w:instrText>
            </w:r>
          </w:ins>
          <w:r>
            <w:rPr>
              <w:noProof/>
              <w:webHidden/>
            </w:rPr>
          </w:r>
          <w:r>
            <w:rPr>
              <w:noProof/>
              <w:webHidden/>
            </w:rPr>
            <w:fldChar w:fldCharType="separate"/>
          </w:r>
          <w:ins w:id="2099" w:author="Sammartano, Marc (BIC USA)" w:date="2015-12-04T16:17:00Z">
            <w:r w:rsidR="007C48A1">
              <w:rPr>
                <w:noProof/>
                <w:webHidden/>
              </w:rPr>
              <w:t>163</w:t>
            </w:r>
          </w:ins>
          <w:ins w:id="210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01" w:author="Sammartano, Marc (BIC USA)" w:date="2015-12-02T15:17:00Z"/>
              <w:rFonts w:eastAsiaTheme="minorEastAsia"/>
              <w:noProof/>
            </w:rPr>
          </w:pPr>
          <w:ins w:id="21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"_Toc436833295"</w:instrText>
            </w:r>
            <w:r w:rsidRPr="00E7654A">
              <w:rPr>
                <w:rStyle w:val="Hyperlink"/>
                <w:noProof/>
              </w:rPr>
              <w:instrText xml:space="preserve"> </w:instrText>
            </w:r>
            <w:r w:rsidRPr="00E7654A">
              <w:rPr>
                <w:rStyle w:val="Hyperlink"/>
                <w:noProof/>
              </w:rPr>
              <w:fldChar w:fldCharType="separate"/>
            </w:r>
            <w:r w:rsidRPr="00E7654A">
              <w:rPr>
                <w:rStyle w:val="Hyperlink"/>
                <w:noProof/>
              </w:rPr>
              <w:t>Gr.paint.reset {&lt;nexp&gt;}</w:t>
            </w:r>
            <w:r>
              <w:rPr>
                <w:noProof/>
                <w:webHidden/>
              </w:rPr>
              <w:tab/>
            </w:r>
            <w:r>
              <w:rPr>
                <w:noProof/>
                <w:webHidden/>
              </w:rPr>
              <w:fldChar w:fldCharType="begin"/>
            </w:r>
            <w:r>
              <w:rPr>
                <w:noProof/>
                <w:webHidden/>
              </w:rPr>
              <w:instrText xml:space="preserve"> PAGEREF _Toc436833295 \h </w:instrText>
            </w:r>
          </w:ins>
          <w:r>
            <w:rPr>
              <w:noProof/>
              <w:webHidden/>
            </w:rPr>
          </w:r>
          <w:r>
            <w:rPr>
              <w:noProof/>
              <w:webHidden/>
            </w:rPr>
            <w:fldChar w:fldCharType="separate"/>
          </w:r>
          <w:ins w:id="2103" w:author="Sammartano, Marc (BIC USA)" w:date="2015-12-04T16:17:00Z">
            <w:r w:rsidR="007C48A1">
              <w:rPr>
                <w:noProof/>
                <w:webHidden/>
              </w:rPr>
              <w:t>163</w:t>
            </w:r>
          </w:ins>
          <w:ins w:id="210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105" w:author="Sammartano, Marc (BIC USA)" w:date="2015-12-02T15:17:00Z"/>
              <w:rFonts w:eastAsiaTheme="minorEastAsia"/>
              <w:noProof/>
            </w:rPr>
          </w:pPr>
          <w:ins w:id="21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"_Toc436833296"</w:instrText>
            </w:r>
            <w:r w:rsidRPr="00E7654A">
              <w:rPr>
                <w:rStyle w:val="Hyperlink"/>
                <w:noProof/>
              </w:rPr>
              <w:instrText xml:space="preserve"> </w:instrText>
            </w:r>
            <w:r w:rsidRPr="00E7654A">
              <w:rPr>
                <w:rStyle w:val="Hyperlink"/>
                <w:noProof/>
              </w:rPr>
              <w:fldChar w:fldCharType="separate"/>
            </w:r>
            <w:r w:rsidRPr="00E7654A">
              <w:rPr>
                <w:rStyle w:val="Hyperlink"/>
                <w:noProof/>
              </w:rPr>
              <w:t>Rotate Commands</w:t>
            </w:r>
            <w:r>
              <w:rPr>
                <w:noProof/>
                <w:webHidden/>
              </w:rPr>
              <w:tab/>
            </w:r>
            <w:r>
              <w:rPr>
                <w:noProof/>
                <w:webHidden/>
              </w:rPr>
              <w:fldChar w:fldCharType="begin"/>
            </w:r>
            <w:r>
              <w:rPr>
                <w:noProof/>
                <w:webHidden/>
              </w:rPr>
              <w:instrText xml:space="preserve"> PAGEREF _Toc436833296 \h </w:instrText>
            </w:r>
          </w:ins>
          <w:r>
            <w:rPr>
              <w:noProof/>
              <w:webHidden/>
            </w:rPr>
          </w:r>
          <w:r>
            <w:rPr>
              <w:noProof/>
              <w:webHidden/>
            </w:rPr>
            <w:fldChar w:fldCharType="separate"/>
          </w:r>
          <w:ins w:id="2107" w:author="Sammartano, Marc (BIC USA)" w:date="2015-12-04T16:17:00Z">
            <w:r w:rsidR="007C48A1">
              <w:rPr>
                <w:noProof/>
                <w:webHidden/>
              </w:rPr>
              <w:t>163</w:t>
            </w:r>
          </w:ins>
          <w:ins w:id="21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09" w:author="Sammartano, Marc (BIC USA)" w:date="2015-12-02T15:17:00Z"/>
              <w:rFonts w:eastAsiaTheme="minorEastAsia"/>
              <w:noProof/>
            </w:rPr>
          </w:pPr>
          <w:ins w:id="21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"_Toc436833297"</w:instrText>
            </w:r>
            <w:r w:rsidRPr="00E7654A">
              <w:rPr>
                <w:rStyle w:val="Hyperlink"/>
                <w:noProof/>
              </w:rPr>
              <w:instrText xml:space="preserve"> </w:instrText>
            </w:r>
            <w:r w:rsidRPr="00E7654A">
              <w:rPr>
                <w:rStyle w:val="Hyperlink"/>
                <w:noProof/>
              </w:rPr>
              <w:fldChar w:fldCharType="separate"/>
            </w:r>
            <w:r w:rsidRPr="00E7654A">
              <w:rPr>
                <w:rStyle w:val="Hyperlink"/>
                <w:noProof/>
              </w:rPr>
              <w:t>Gr.rotate.start angle, x, y{,&lt;obj_nvar&gt;}</w:t>
            </w:r>
            <w:r>
              <w:rPr>
                <w:noProof/>
                <w:webHidden/>
              </w:rPr>
              <w:tab/>
            </w:r>
            <w:r>
              <w:rPr>
                <w:noProof/>
                <w:webHidden/>
              </w:rPr>
              <w:fldChar w:fldCharType="begin"/>
            </w:r>
            <w:r>
              <w:rPr>
                <w:noProof/>
                <w:webHidden/>
              </w:rPr>
              <w:instrText xml:space="preserve"> PAGEREF _Toc436833297 \h </w:instrText>
            </w:r>
          </w:ins>
          <w:r>
            <w:rPr>
              <w:noProof/>
              <w:webHidden/>
            </w:rPr>
          </w:r>
          <w:r>
            <w:rPr>
              <w:noProof/>
              <w:webHidden/>
            </w:rPr>
            <w:fldChar w:fldCharType="separate"/>
          </w:r>
          <w:ins w:id="2111" w:author="Sammartano, Marc (BIC USA)" w:date="2015-12-04T16:17:00Z">
            <w:r w:rsidR="007C48A1">
              <w:rPr>
                <w:noProof/>
                <w:webHidden/>
              </w:rPr>
              <w:t>163</w:t>
            </w:r>
          </w:ins>
          <w:ins w:id="21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13" w:author="Sammartano, Marc (BIC USA)" w:date="2015-12-02T15:17:00Z"/>
              <w:rFonts w:eastAsiaTheme="minorEastAsia"/>
              <w:noProof/>
            </w:rPr>
          </w:pPr>
          <w:ins w:id="21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"_Toc436833298"</w:instrText>
            </w:r>
            <w:r w:rsidRPr="00E7654A">
              <w:rPr>
                <w:rStyle w:val="Hyperlink"/>
                <w:noProof/>
              </w:rPr>
              <w:instrText xml:space="preserve"> </w:instrText>
            </w:r>
            <w:r w:rsidRPr="00E7654A">
              <w:rPr>
                <w:rStyle w:val="Hyperlink"/>
                <w:noProof/>
              </w:rPr>
              <w:fldChar w:fldCharType="separate"/>
            </w:r>
            <w:r w:rsidRPr="00E7654A">
              <w:rPr>
                <w:rStyle w:val="Hyperlink"/>
                <w:noProof/>
              </w:rPr>
              <w:t>Gr.rotate.end {&lt;obj_nvar&gt;}</w:t>
            </w:r>
            <w:r>
              <w:rPr>
                <w:noProof/>
                <w:webHidden/>
              </w:rPr>
              <w:tab/>
            </w:r>
            <w:r>
              <w:rPr>
                <w:noProof/>
                <w:webHidden/>
              </w:rPr>
              <w:fldChar w:fldCharType="begin"/>
            </w:r>
            <w:r>
              <w:rPr>
                <w:noProof/>
                <w:webHidden/>
              </w:rPr>
              <w:instrText xml:space="preserve"> PAGEREF _Toc436833298 \h </w:instrText>
            </w:r>
          </w:ins>
          <w:r>
            <w:rPr>
              <w:noProof/>
              <w:webHidden/>
            </w:rPr>
          </w:r>
          <w:r>
            <w:rPr>
              <w:noProof/>
              <w:webHidden/>
            </w:rPr>
            <w:fldChar w:fldCharType="separate"/>
          </w:r>
          <w:ins w:id="2115" w:author="Sammartano, Marc (BIC USA)" w:date="2015-12-04T16:17:00Z">
            <w:r w:rsidR="007C48A1">
              <w:rPr>
                <w:noProof/>
                <w:webHidden/>
              </w:rPr>
              <w:t>164</w:t>
            </w:r>
          </w:ins>
          <w:ins w:id="21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117" w:author="Sammartano, Marc (BIC USA)" w:date="2015-12-02T15:17:00Z"/>
              <w:rFonts w:eastAsiaTheme="minorEastAsia"/>
              <w:noProof/>
            </w:rPr>
          </w:pPr>
          <w:ins w:id="21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"_Toc436833299"</w:instrText>
            </w:r>
            <w:r w:rsidRPr="00E7654A">
              <w:rPr>
                <w:rStyle w:val="Hyperlink"/>
                <w:noProof/>
              </w:rPr>
              <w:instrText xml:space="preserve"> </w:instrText>
            </w:r>
            <w:r w:rsidRPr="00E7654A">
              <w:rPr>
                <w:rStyle w:val="Hyperlink"/>
                <w:noProof/>
              </w:rPr>
              <w:fldChar w:fldCharType="separate"/>
            </w:r>
            <w:r w:rsidRPr="00E7654A">
              <w:rPr>
                <w:rStyle w:val="Hyperlink"/>
                <w:noProof/>
              </w:rPr>
              <w:t>Camera Commands</w:t>
            </w:r>
            <w:r>
              <w:rPr>
                <w:noProof/>
                <w:webHidden/>
              </w:rPr>
              <w:tab/>
            </w:r>
            <w:r>
              <w:rPr>
                <w:noProof/>
                <w:webHidden/>
              </w:rPr>
              <w:fldChar w:fldCharType="begin"/>
            </w:r>
            <w:r>
              <w:rPr>
                <w:noProof/>
                <w:webHidden/>
              </w:rPr>
              <w:instrText xml:space="preserve"> PAGEREF _Toc436833299 \h </w:instrText>
            </w:r>
          </w:ins>
          <w:r>
            <w:rPr>
              <w:noProof/>
              <w:webHidden/>
            </w:rPr>
          </w:r>
          <w:r>
            <w:rPr>
              <w:noProof/>
              <w:webHidden/>
            </w:rPr>
            <w:fldChar w:fldCharType="separate"/>
          </w:r>
          <w:ins w:id="2119" w:author="Sammartano, Marc (BIC USA)" w:date="2015-12-04T16:17:00Z">
            <w:r w:rsidR="007C48A1">
              <w:rPr>
                <w:noProof/>
                <w:webHidden/>
              </w:rPr>
              <w:t>164</w:t>
            </w:r>
          </w:ins>
          <w:ins w:id="212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21" w:author="Sammartano, Marc (BIC USA)" w:date="2015-12-02T15:17:00Z"/>
              <w:rFonts w:eastAsiaTheme="minorEastAsia"/>
              <w:noProof/>
            </w:rPr>
          </w:pPr>
          <w:ins w:id="21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"_Toc436833300"</w:instrText>
            </w:r>
            <w:r w:rsidRPr="00E7654A">
              <w:rPr>
                <w:rStyle w:val="Hyperlink"/>
                <w:noProof/>
              </w:rPr>
              <w:instrText xml:space="preserve"> </w:instrText>
            </w:r>
            <w:r w:rsidRPr="00E7654A">
              <w:rPr>
                <w:rStyle w:val="Hyperlink"/>
                <w:noProof/>
              </w:rPr>
              <w:fldChar w:fldCharType="separate"/>
            </w:r>
            <w:r w:rsidRPr="00E7654A">
              <w:rPr>
                <w:rStyle w:val="Hyperlink"/>
                <w:noProof/>
              </w:rPr>
              <w:t>Gr.camera.select 1|2</w:t>
            </w:r>
            <w:r>
              <w:rPr>
                <w:noProof/>
                <w:webHidden/>
              </w:rPr>
              <w:tab/>
            </w:r>
            <w:r>
              <w:rPr>
                <w:noProof/>
                <w:webHidden/>
              </w:rPr>
              <w:fldChar w:fldCharType="begin"/>
            </w:r>
            <w:r>
              <w:rPr>
                <w:noProof/>
                <w:webHidden/>
              </w:rPr>
              <w:instrText xml:space="preserve"> PAGEREF _Toc436833300 \h </w:instrText>
            </w:r>
          </w:ins>
          <w:r>
            <w:rPr>
              <w:noProof/>
              <w:webHidden/>
            </w:rPr>
          </w:r>
          <w:r>
            <w:rPr>
              <w:noProof/>
              <w:webHidden/>
            </w:rPr>
            <w:fldChar w:fldCharType="separate"/>
          </w:r>
          <w:ins w:id="2123" w:author="Sammartano, Marc (BIC USA)" w:date="2015-12-04T16:17:00Z">
            <w:r w:rsidR="007C48A1">
              <w:rPr>
                <w:noProof/>
                <w:webHidden/>
              </w:rPr>
              <w:t>165</w:t>
            </w:r>
          </w:ins>
          <w:ins w:id="21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25" w:author="Sammartano, Marc (BIC USA)" w:date="2015-12-02T15:17:00Z"/>
              <w:rFonts w:eastAsiaTheme="minorEastAsia"/>
              <w:noProof/>
            </w:rPr>
          </w:pPr>
          <w:ins w:id="21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"_Toc436833301"</w:instrText>
            </w:r>
            <w:r w:rsidRPr="00E7654A">
              <w:rPr>
                <w:rStyle w:val="Hyperlink"/>
                <w:noProof/>
              </w:rPr>
              <w:instrText xml:space="preserve"> </w:instrText>
            </w:r>
            <w:r w:rsidRPr="00E7654A">
              <w:rPr>
                <w:rStyle w:val="Hyperlink"/>
                <w:noProof/>
              </w:rPr>
              <w:fldChar w:fldCharType="separate"/>
            </w:r>
            <w:r w:rsidRPr="00E7654A">
              <w:rPr>
                <w:rStyle w:val="Hyperlink"/>
                <w:noProof/>
              </w:rPr>
              <w:t>Gr.camera.shoot &lt;bm_ptr_nvar&gt;</w:t>
            </w:r>
            <w:r>
              <w:rPr>
                <w:noProof/>
                <w:webHidden/>
              </w:rPr>
              <w:tab/>
            </w:r>
            <w:r>
              <w:rPr>
                <w:noProof/>
                <w:webHidden/>
              </w:rPr>
              <w:fldChar w:fldCharType="begin"/>
            </w:r>
            <w:r>
              <w:rPr>
                <w:noProof/>
                <w:webHidden/>
              </w:rPr>
              <w:instrText xml:space="preserve"> PAGEREF _Toc436833301 \h </w:instrText>
            </w:r>
          </w:ins>
          <w:r>
            <w:rPr>
              <w:noProof/>
              <w:webHidden/>
            </w:rPr>
          </w:r>
          <w:r>
            <w:rPr>
              <w:noProof/>
              <w:webHidden/>
            </w:rPr>
            <w:fldChar w:fldCharType="separate"/>
          </w:r>
          <w:ins w:id="2127" w:author="Sammartano, Marc (BIC USA)" w:date="2015-12-04T16:17:00Z">
            <w:r w:rsidR="007C48A1">
              <w:rPr>
                <w:noProof/>
                <w:webHidden/>
              </w:rPr>
              <w:t>165</w:t>
            </w:r>
          </w:ins>
          <w:ins w:id="21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29" w:author="Sammartano, Marc (BIC USA)" w:date="2015-12-02T15:17:00Z"/>
              <w:rFonts w:eastAsiaTheme="minorEastAsia"/>
              <w:noProof/>
            </w:rPr>
          </w:pPr>
          <w:ins w:id="21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"_Toc436833302"</w:instrText>
            </w:r>
            <w:r w:rsidRPr="00E7654A">
              <w:rPr>
                <w:rStyle w:val="Hyperlink"/>
                <w:noProof/>
              </w:rPr>
              <w:instrText xml:space="preserve"> </w:instrText>
            </w:r>
            <w:r w:rsidRPr="00E7654A">
              <w:rPr>
                <w:rStyle w:val="Hyperlink"/>
                <w:noProof/>
              </w:rPr>
              <w:fldChar w:fldCharType="separate"/>
            </w:r>
            <w:r w:rsidRPr="00E7654A">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_Toc436833302 \h </w:instrText>
            </w:r>
          </w:ins>
          <w:r>
            <w:rPr>
              <w:noProof/>
              <w:webHidden/>
            </w:rPr>
          </w:r>
          <w:r>
            <w:rPr>
              <w:noProof/>
              <w:webHidden/>
            </w:rPr>
            <w:fldChar w:fldCharType="separate"/>
          </w:r>
          <w:ins w:id="2131" w:author="Sammartano, Marc (BIC USA)" w:date="2015-12-04T16:17:00Z">
            <w:r w:rsidR="007C48A1">
              <w:rPr>
                <w:noProof/>
                <w:webHidden/>
              </w:rPr>
              <w:t>165</w:t>
            </w:r>
          </w:ins>
          <w:ins w:id="21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33" w:author="Sammartano, Marc (BIC USA)" w:date="2015-12-02T15:17:00Z"/>
              <w:rFonts w:eastAsiaTheme="minorEastAsia"/>
              <w:noProof/>
            </w:rPr>
          </w:pPr>
          <w:ins w:id="21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"_Toc436833303"</w:instrText>
            </w:r>
            <w:r w:rsidRPr="00E7654A">
              <w:rPr>
                <w:rStyle w:val="Hyperlink"/>
                <w:noProof/>
              </w:rPr>
              <w:instrText xml:space="preserve"> </w:instrText>
            </w:r>
            <w:r w:rsidRPr="00E7654A">
              <w:rPr>
                <w:rStyle w:val="Hyperlink"/>
                <w:noProof/>
              </w:rPr>
              <w:fldChar w:fldCharType="separate"/>
            </w:r>
            <w:r w:rsidRPr="00E7654A">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_Toc436833303 \h </w:instrText>
            </w:r>
          </w:ins>
          <w:r>
            <w:rPr>
              <w:noProof/>
              <w:webHidden/>
            </w:rPr>
          </w:r>
          <w:r>
            <w:rPr>
              <w:noProof/>
              <w:webHidden/>
            </w:rPr>
            <w:fldChar w:fldCharType="separate"/>
          </w:r>
          <w:ins w:id="2135" w:author="Sammartano, Marc (BIC USA)" w:date="2015-12-04T16:17:00Z">
            <w:r w:rsidR="007C48A1">
              <w:rPr>
                <w:noProof/>
                <w:webHidden/>
              </w:rPr>
              <w:t>166</w:t>
            </w:r>
          </w:ins>
          <w:ins w:id="213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137" w:author="Sammartano, Marc (BIC USA)" w:date="2015-12-02T15:17:00Z"/>
              <w:rFonts w:eastAsiaTheme="minorEastAsia"/>
              <w:noProof/>
            </w:rPr>
          </w:pPr>
          <w:ins w:id="21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"_Toc436833304"</w:instrText>
            </w:r>
            <w:r w:rsidRPr="00E7654A">
              <w:rPr>
                <w:rStyle w:val="Hyperlink"/>
                <w:noProof/>
              </w:rPr>
              <w:instrText xml:space="preserve"> </w:instrText>
            </w:r>
            <w:r w:rsidRPr="00E7654A">
              <w:rPr>
                <w:rStyle w:val="Hyperlink"/>
                <w:noProof/>
              </w:rPr>
              <w:fldChar w:fldCharType="separate"/>
            </w:r>
            <w:r w:rsidRPr="00E7654A">
              <w:rPr>
                <w:rStyle w:val="Hyperlink"/>
                <w:noProof/>
              </w:rPr>
              <w:t>Other Graphics Commands</w:t>
            </w:r>
            <w:r>
              <w:rPr>
                <w:noProof/>
                <w:webHidden/>
              </w:rPr>
              <w:tab/>
            </w:r>
            <w:r>
              <w:rPr>
                <w:noProof/>
                <w:webHidden/>
              </w:rPr>
              <w:fldChar w:fldCharType="begin"/>
            </w:r>
            <w:r>
              <w:rPr>
                <w:noProof/>
                <w:webHidden/>
              </w:rPr>
              <w:instrText xml:space="preserve"> PAGEREF _Toc436833304 \h </w:instrText>
            </w:r>
          </w:ins>
          <w:r>
            <w:rPr>
              <w:noProof/>
              <w:webHidden/>
            </w:rPr>
          </w:r>
          <w:r>
            <w:rPr>
              <w:noProof/>
              <w:webHidden/>
            </w:rPr>
            <w:fldChar w:fldCharType="separate"/>
          </w:r>
          <w:ins w:id="2139" w:author="Sammartano, Marc (BIC USA)" w:date="2015-12-04T16:17:00Z">
            <w:r w:rsidR="007C48A1">
              <w:rPr>
                <w:noProof/>
                <w:webHidden/>
              </w:rPr>
              <w:t>166</w:t>
            </w:r>
          </w:ins>
          <w:ins w:id="21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41" w:author="Sammartano, Marc (BIC USA)" w:date="2015-12-02T15:17:00Z"/>
              <w:rFonts w:eastAsiaTheme="minorEastAsia"/>
              <w:noProof/>
            </w:rPr>
          </w:pPr>
          <w:ins w:id="21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"_Toc436833305"</w:instrText>
            </w:r>
            <w:r w:rsidRPr="00E7654A">
              <w:rPr>
                <w:rStyle w:val="Hyperlink"/>
                <w:noProof/>
              </w:rPr>
              <w:instrText xml:space="preserve"> </w:instrText>
            </w:r>
            <w:r w:rsidRPr="00E7654A">
              <w:rPr>
                <w:rStyle w:val="Hyperlink"/>
                <w:noProof/>
              </w:rPr>
              <w:fldChar w:fldCharType="separate"/>
            </w:r>
            <w:r w:rsidRPr="00E7654A">
              <w:rPr>
                <w:rStyle w:val="Hyperlink"/>
                <w:noProof/>
              </w:rPr>
              <w:t>Gr.screen.to_bitmap &lt;bm_ptr_nvar&gt;</w:t>
            </w:r>
            <w:r>
              <w:rPr>
                <w:noProof/>
                <w:webHidden/>
              </w:rPr>
              <w:tab/>
            </w:r>
            <w:r>
              <w:rPr>
                <w:noProof/>
                <w:webHidden/>
              </w:rPr>
              <w:fldChar w:fldCharType="begin"/>
            </w:r>
            <w:r>
              <w:rPr>
                <w:noProof/>
                <w:webHidden/>
              </w:rPr>
              <w:instrText xml:space="preserve"> PAGEREF _Toc436833305 \h </w:instrText>
            </w:r>
          </w:ins>
          <w:r>
            <w:rPr>
              <w:noProof/>
              <w:webHidden/>
            </w:rPr>
          </w:r>
          <w:r>
            <w:rPr>
              <w:noProof/>
              <w:webHidden/>
            </w:rPr>
            <w:fldChar w:fldCharType="separate"/>
          </w:r>
          <w:ins w:id="2143" w:author="Sammartano, Marc (BIC USA)" w:date="2015-12-04T16:17:00Z">
            <w:r w:rsidR="007C48A1">
              <w:rPr>
                <w:noProof/>
                <w:webHidden/>
              </w:rPr>
              <w:t>166</w:t>
            </w:r>
          </w:ins>
          <w:ins w:id="21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45" w:author="Sammartano, Marc (BIC USA)" w:date="2015-12-02T15:17:00Z"/>
              <w:rFonts w:eastAsiaTheme="minorEastAsia"/>
              <w:noProof/>
            </w:rPr>
          </w:pPr>
          <w:ins w:id="21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"_Toc436833306"</w:instrText>
            </w:r>
            <w:r w:rsidRPr="00E7654A">
              <w:rPr>
                <w:rStyle w:val="Hyperlink"/>
                <w:noProof/>
              </w:rPr>
              <w:instrText xml:space="preserve"> </w:instrText>
            </w:r>
            <w:r w:rsidRPr="00E7654A">
              <w:rPr>
                <w:rStyle w:val="Hyperlink"/>
                <w:noProof/>
              </w:rPr>
              <w:fldChar w:fldCharType="separate"/>
            </w:r>
            <w:r w:rsidRPr="00E7654A">
              <w:rPr>
                <w:rStyle w:val="Hyperlink"/>
                <w:noProof/>
              </w:rPr>
              <w:t>Gr.get.pixel x, y, alpha, red, green, blue</w:t>
            </w:r>
            <w:r>
              <w:rPr>
                <w:noProof/>
                <w:webHidden/>
              </w:rPr>
              <w:tab/>
            </w:r>
            <w:r>
              <w:rPr>
                <w:noProof/>
                <w:webHidden/>
              </w:rPr>
              <w:fldChar w:fldCharType="begin"/>
            </w:r>
            <w:r>
              <w:rPr>
                <w:noProof/>
                <w:webHidden/>
              </w:rPr>
              <w:instrText xml:space="preserve"> PAGEREF _Toc436833306 \h </w:instrText>
            </w:r>
          </w:ins>
          <w:r>
            <w:rPr>
              <w:noProof/>
              <w:webHidden/>
            </w:rPr>
          </w:r>
          <w:r>
            <w:rPr>
              <w:noProof/>
              <w:webHidden/>
            </w:rPr>
            <w:fldChar w:fldCharType="separate"/>
          </w:r>
          <w:ins w:id="2147" w:author="Sammartano, Marc (BIC USA)" w:date="2015-12-04T16:17:00Z">
            <w:r w:rsidR="007C48A1">
              <w:rPr>
                <w:noProof/>
                <w:webHidden/>
              </w:rPr>
              <w:t>166</w:t>
            </w:r>
          </w:ins>
          <w:ins w:id="21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49" w:author="Sammartano, Marc (BIC USA)" w:date="2015-12-02T15:17:00Z"/>
              <w:rFonts w:eastAsiaTheme="minorEastAsia"/>
              <w:noProof/>
            </w:rPr>
          </w:pPr>
          <w:ins w:id="2150"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"_Toc436833307"</w:instrText>
            </w:r>
            <w:r w:rsidRPr="00E7654A">
              <w:rPr>
                <w:rStyle w:val="Hyperlink"/>
                <w:noProof/>
              </w:rPr>
              <w:instrText xml:space="preserve"> </w:instrText>
            </w:r>
            <w:r w:rsidRPr="00E7654A">
              <w:rPr>
                <w:rStyle w:val="Hyperlink"/>
                <w:noProof/>
              </w:rPr>
              <w:fldChar w:fldCharType="separate"/>
            </w:r>
            <w:r w:rsidRPr="00E7654A">
              <w:rPr>
                <w:rStyle w:val="Hyperlink"/>
                <w:noProof/>
              </w:rPr>
              <w:t>Gr.save &lt;filename_sexp&gt; {,&lt;quality_nexp&gt;}</w:t>
            </w:r>
            <w:r>
              <w:rPr>
                <w:noProof/>
                <w:webHidden/>
              </w:rPr>
              <w:tab/>
            </w:r>
            <w:r>
              <w:rPr>
                <w:noProof/>
                <w:webHidden/>
              </w:rPr>
              <w:fldChar w:fldCharType="begin"/>
            </w:r>
            <w:r>
              <w:rPr>
                <w:noProof/>
                <w:webHidden/>
              </w:rPr>
              <w:instrText xml:space="preserve"> PAGEREF _Toc436833307 \h </w:instrText>
            </w:r>
          </w:ins>
          <w:r>
            <w:rPr>
              <w:noProof/>
              <w:webHidden/>
            </w:rPr>
          </w:r>
          <w:r>
            <w:rPr>
              <w:noProof/>
              <w:webHidden/>
            </w:rPr>
            <w:fldChar w:fldCharType="separate"/>
          </w:r>
          <w:ins w:id="2151" w:author="Sammartano, Marc (BIC USA)" w:date="2015-12-04T16:17:00Z">
            <w:r w:rsidR="007C48A1">
              <w:rPr>
                <w:noProof/>
                <w:webHidden/>
              </w:rPr>
              <w:t>166</w:t>
            </w:r>
          </w:ins>
          <w:ins w:id="21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53" w:author="Sammartano, Marc (BIC USA)" w:date="2015-12-02T15:17:00Z"/>
              <w:rFonts w:eastAsiaTheme="minorEastAsia"/>
              <w:noProof/>
            </w:rPr>
          </w:pPr>
          <w:ins w:id="21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"_Toc436833308"</w:instrText>
            </w:r>
            <w:r w:rsidRPr="00E7654A">
              <w:rPr>
                <w:rStyle w:val="Hyperlink"/>
                <w:noProof/>
              </w:rPr>
              <w:instrText xml:space="preserve"> </w:instrText>
            </w:r>
            <w:r w:rsidRPr="00E7654A">
              <w:rPr>
                <w:rStyle w:val="Hyperlink"/>
                <w:noProof/>
              </w:rPr>
              <w:fldChar w:fldCharType="separate"/>
            </w:r>
            <w:r w:rsidRPr="00E7654A">
              <w:rPr>
                <w:rStyle w:val="Hyperlink"/>
                <w:noProof/>
              </w:rPr>
              <w:t>Gr.get.type &lt;object_ptr_nexp&gt;, &lt;type_svar&gt;</w:t>
            </w:r>
            <w:r>
              <w:rPr>
                <w:noProof/>
                <w:webHidden/>
              </w:rPr>
              <w:tab/>
            </w:r>
            <w:r>
              <w:rPr>
                <w:noProof/>
                <w:webHidden/>
              </w:rPr>
              <w:fldChar w:fldCharType="begin"/>
            </w:r>
            <w:r>
              <w:rPr>
                <w:noProof/>
                <w:webHidden/>
              </w:rPr>
              <w:instrText xml:space="preserve"> PAGEREF _Toc436833308 \h </w:instrText>
            </w:r>
          </w:ins>
          <w:r>
            <w:rPr>
              <w:noProof/>
              <w:webHidden/>
            </w:rPr>
          </w:r>
          <w:r>
            <w:rPr>
              <w:noProof/>
              <w:webHidden/>
            </w:rPr>
            <w:fldChar w:fldCharType="separate"/>
          </w:r>
          <w:ins w:id="2155" w:author="Sammartano, Marc (BIC USA)" w:date="2015-12-04T16:17:00Z">
            <w:r w:rsidR="007C48A1">
              <w:rPr>
                <w:noProof/>
                <w:webHidden/>
              </w:rPr>
              <w:t>166</w:t>
            </w:r>
          </w:ins>
          <w:ins w:id="21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57" w:author="Sammartano, Marc (BIC USA)" w:date="2015-12-02T15:17:00Z"/>
              <w:rFonts w:eastAsiaTheme="minorEastAsia"/>
              <w:noProof/>
            </w:rPr>
          </w:pPr>
          <w:ins w:id="21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"_Toc436833309"</w:instrText>
            </w:r>
            <w:r w:rsidRPr="00E7654A">
              <w:rPr>
                <w:rStyle w:val="Hyperlink"/>
                <w:noProof/>
              </w:rPr>
              <w:instrText xml:space="preserve"> </w:instrText>
            </w:r>
            <w:r w:rsidRPr="00E7654A">
              <w:rPr>
                <w:rStyle w:val="Hyperlink"/>
                <w:noProof/>
              </w:rPr>
              <w:fldChar w:fldCharType="separate"/>
            </w:r>
            <w:r w:rsidRPr="00E7654A">
              <w:rPr>
                <w:rStyle w:val="Hyperlink"/>
                <w:noProof/>
              </w:rPr>
              <w:t>Gr.get.params &lt;object_ptr_nexp&gt;, &lt;param_array$[]&gt;</w:t>
            </w:r>
            <w:r>
              <w:rPr>
                <w:noProof/>
                <w:webHidden/>
              </w:rPr>
              <w:tab/>
            </w:r>
            <w:r>
              <w:rPr>
                <w:noProof/>
                <w:webHidden/>
              </w:rPr>
              <w:fldChar w:fldCharType="begin"/>
            </w:r>
            <w:r>
              <w:rPr>
                <w:noProof/>
                <w:webHidden/>
              </w:rPr>
              <w:instrText xml:space="preserve"> PAGEREF _Toc436833309 \h </w:instrText>
            </w:r>
          </w:ins>
          <w:r>
            <w:rPr>
              <w:noProof/>
              <w:webHidden/>
            </w:rPr>
          </w:r>
          <w:r>
            <w:rPr>
              <w:noProof/>
              <w:webHidden/>
            </w:rPr>
            <w:fldChar w:fldCharType="separate"/>
          </w:r>
          <w:ins w:id="2159" w:author="Sammartano, Marc (BIC USA)" w:date="2015-12-04T16:17:00Z">
            <w:r w:rsidR="007C48A1">
              <w:rPr>
                <w:noProof/>
                <w:webHidden/>
              </w:rPr>
              <w:t>167</w:t>
            </w:r>
          </w:ins>
          <w:ins w:id="21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61" w:author="Sammartano, Marc (BIC USA)" w:date="2015-12-02T15:17:00Z"/>
              <w:rFonts w:eastAsiaTheme="minorEastAsia"/>
              <w:noProof/>
            </w:rPr>
          </w:pPr>
          <w:ins w:id="21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"_Toc436833310"</w:instrText>
            </w:r>
            <w:r w:rsidRPr="00E7654A">
              <w:rPr>
                <w:rStyle w:val="Hyperlink"/>
                <w:noProof/>
              </w:rPr>
              <w:instrText xml:space="preserve"> </w:instrText>
            </w:r>
            <w:r w:rsidRPr="00E7654A">
              <w:rPr>
                <w:rStyle w:val="Hyperlink"/>
                <w:noProof/>
              </w:rPr>
              <w:fldChar w:fldCharType="separate"/>
            </w:r>
            <w:r w:rsidRPr="00E7654A">
              <w:rPr>
                <w:rStyle w:val="Hyperlink"/>
                <w:noProof/>
              </w:rPr>
              <w:t>Gr.get.position &lt;object_ptr_nexp&gt;, x, y</w:t>
            </w:r>
            <w:r>
              <w:rPr>
                <w:noProof/>
                <w:webHidden/>
              </w:rPr>
              <w:tab/>
            </w:r>
            <w:r>
              <w:rPr>
                <w:noProof/>
                <w:webHidden/>
              </w:rPr>
              <w:fldChar w:fldCharType="begin"/>
            </w:r>
            <w:r>
              <w:rPr>
                <w:noProof/>
                <w:webHidden/>
              </w:rPr>
              <w:instrText xml:space="preserve"> PAGEREF _Toc436833310 \h </w:instrText>
            </w:r>
          </w:ins>
          <w:r>
            <w:rPr>
              <w:noProof/>
              <w:webHidden/>
            </w:rPr>
          </w:r>
          <w:r>
            <w:rPr>
              <w:noProof/>
              <w:webHidden/>
            </w:rPr>
            <w:fldChar w:fldCharType="separate"/>
          </w:r>
          <w:ins w:id="2163" w:author="Sammartano, Marc (BIC USA)" w:date="2015-12-04T16:17:00Z">
            <w:r w:rsidR="007C48A1">
              <w:rPr>
                <w:noProof/>
                <w:webHidden/>
              </w:rPr>
              <w:t>167</w:t>
            </w:r>
          </w:ins>
          <w:ins w:id="216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65" w:author="Sammartano, Marc (BIC USA)" w:date="2015-12-02T15:17:00Z"/>
              <w:rFonts w:eastAsiaTheme="minorEastAsia"/>
              <w:noProof/>
            </w:rPr>
          </w:pPr>
          <w:ins w:id="21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"_Toc436833311"</w:instrText>
            </w:r>
            <w:r w:rsidRPr="00E7654A">
              <w:rPr>
                <w:rStyle w:val="Hyperlink"/>
                <w:noProof/>
              </w:rPr>
              <w:instrText xml:space="preserve"> </w:instrText>
            </w:r>
            <w:r w:rsidRPr="00E7654A">
              <w:rPr>
                <w:rStyle w:val="Hyperlink"/>
                <w:noProof/>
              </w:rPr>
              <w:fldChar w:fldCharType="separate"/>
            </w:r>
            <w:r w:rsidRPr="00E7654A">
              <w:rPr>
                <w:rStyle w:val="Hyperlink"/>
                <w:noProof/>
              </w:rPr>
              <w:t>Gr.move &lt;object_ptr_nexp&gt; {{, dx}{, dy}}</w:t>
            </w:r>
            <w:r>
              <w:rPr>
                <w:noProof/>
                <w:webHidden/>
              </w:rPr>
              <w:tab/>
            </w:r>
            <w:r>
              <w:rPr>
                <w:noProof/>
                <w:webHidden/>
              </w:rPr>
              <w:fldChar w:fldCharType="begin"/>
            </w:r>
            <w:r>
              <w:rPr>
                <w:noProof/>
                <w:webHidden/>
              </w:rPr>
              <w:instrText xml:space="preserve"> PAGEREF _Toc436833311 \h </w:instrText>
            </w:r>
          </w:ins>
          <w:r>
            <w:rPr>
              <w:noProof/>
              <w:webHidden/>
            </w:rPr>
          </w:r>
          <w:r>
            <w:rPr>
              <w:noProof/>
              <w:webHidden/>
            </w:rPr>
            <w:fldChar w:fldCharType="separate"/>
          </w:r>
          <w:ins w:id="2167" w:author="Sammartano, Marc (BIC USA)" w:date="2015-12-04T16:17:00Z">
            <w:r w:rsidR="007C48A1">
              <w:rPr>
                <w:noProof/>
                <w:webHidden/>
              </w:rPr>
              <w:t>167</w:t>
            </w:r>
          </w:ins>
          <w:ins w:id="216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69" w:author="Sammartano, Marc (BIC USA)" w:date="2015-12-02T15:17:00Z"/>
              <w:rFonts w:eastAsiaTheme="minorEastAsia"/>
              <w:noProof/>
            </w:rPr>
          </w:pPr>
          <w:ins w:id="21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"_Toc436833312"</w:instrText>
            </w:r>
            <w:r w:rsidRPr="00E7654A">
              <w:rPr>
                <w:rStyle w:val="Hyperlink"/>
                <w:noProof/>
              </w:rPr>
              <w:instrText xml:space="preserve"> </w:instrText>
            </w:r>
            <w:r w:rsidRPr="00E7654A">
              <w:rPr>
                <w:rStyle w:val="Hyperlink"/>
                <w:noProof/>
              </w:rPr>
              <w:fldChar w:fldCharType="separate"/>
            </w:r>
            <w:r w:rsidRPr="00E7654A">
              <w:rPr>
                <w:rStyle w:val="Hyperlink"/>
                <w:noProof/>
              </w:rPr>
              <w:t>Gr.get.value &lt;object_ptr_nexp&gt; {, &lt;tag_sexp&gt;, &lt;value_nvar | value_svar&gt;}...</w:t>
            </w:r>
            <w:r>
              <w:rPr>
                <w:noProof/>
                <w:webHidden/>
              </w:rPr>
              <w:tab/>
            </w:r>
            <w:r>
              <w:rPr>
                <w:noProof/>
                <w:webHidden/>
              </w:rPr>
              <w:fldChar w:fldCharType="begin"/>
            </w:r>
            <w:r>
              <w:rPr>
                <w:noProof/>
                <w:webHidden/>
              </w:rPr>
              <w:instrText xml:space="preserve"> PAGEREF _Toc436833312 \h </w:instrText>
            </w:r>
          </w:ins>
          <w:r>
            <w:rPr>
              <w:noProof/>
              <w:webHidden/>
            </w:rPr>
          </w:r>
          <w:r>
            <w:rPr>
              <w:noProof/>
              <w:webHidden/>
            </w:rPr>
            <w:fldChar w:fldCharType="separate"/>
          </w:r>
          <w:ins w:id="2171" w:author="Sammartano, Marc (BIC USA)" w:date="2015-12-04T16:17:00Z">
            <w:r w:rsidR="007C48A1">
              <w:rPr>
                <w:noProof/>
                <w:webHidden/>
              </w:rPr>
              <w:t>167</w:t>
            </w:r>
          </w:ins>
          <w:ins w:id="217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73" w:author="Sammartano, Marc (BIC USA)" w:date="2015-12-02T15:17:00Z"/>
              <w:rFonts w:eastAsiaTheme="minorEastAsia"/>
              <w:noProof/>
            </w:rPr>
          </w:pPr>
          <w:ins w:id="21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"_Toc436833313"</w:instrText>
            </w:r>
            <w:r w:rsidRPr="00E7654A">
              <w:rPr>
                <w:rStyle w:val="Hyperlink"/>
                <w:noProof/>
              </w:rPr>
              <w:instrText xml:space="preserve"> </w:instrText>
            </w:r>
            <w:r w:rsidRPr="00E7654A">
              <w:rPr>
                <w:rStyle w:val="Hyperlink"/>
                <w:noProof/>
              </w:rPr>
              <w:fldChar w:fldCharType="separate"/>
            </w:r>
            <w:r w:rsidRPr="00E7654A">
              <w:rPr>
                <w:rStyle w:val="Hyperlink"/>
                <w:noProof/>
              </w:rPr>
              <w:t>Gr.modify &lt;object_ptr_nexp&gt; {, &lt;tag_sexp&gt;, &lt;value_nexp | value_sexp&gt;}...</w:t>
            </w:r>
            <w:r>
              <w:rPr>
                <w:noProof/>
                <w:webHidden/>
              </w:rPr>
              <w:tab/>
            </w:r>
            <w:r>
              <w:rPr>
                <w:noProof/>
                <w:webHidden/>
              </w:rPr>
              <w:fldChar w:fldCharType="begin"/>
            </w:r>
            <w:r>
              <w:rPr>
                <w:noProof/>
                <w:webHidden/>
              </w:rPr>
              <w:instrText xml:space="preserve"> PAGEREF _Toc436833313 \h </w:instrText>
            </w:r>
          </w:ins>
          <w:r>
            <w:rPr>
              <w:noProof/>
              <w:webHidden/>
            </w:rPr>
          </w:r>
          <w:r>
            <w:rPr>
              <w:noProof/>
              <w:webHidden/>
            </w:rPr>
            <w:fldChar w:fldCharType="separate"/>
          </w:r>
          <w:ins w:id="2175" w:author="Sammartano, Marc (BIC USA)" w:date="2015-12-04T16:17:00Z">
            <w:r w:rsidR="007C48A1">
              <w:rPr>
                <w:noProof/>
                <w:webHidden/>
              </w:rPr>
              <w:t>167</w:t>
            </w:r>
          </w:ins>
          <w:ins w:id="217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77" w:author="Sammartano, Marc (BIC USA)" w:date="2015-12-02T15:17:00Z"/>
              <w:rFonts w:eastAsiaTheme="minorEastAsia"/>
              <w:noProof/>
            </w:rPr>
          </w:pPr>
          <w:ins w:id="21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"_Toc436833314"</w:instrText>
            </w:r>
            <w:r w:rsidRPr="00E7654A">
              <w:rPr>
                <w:rStyle w:val="Hyperlink"/>
                <w:noProof/>
              </w:rPr>
              <w:instrText xml:space="preserve"> </w:instrText>
            </w:r>
            <w:r w:rsidRPr="00E7654A">
              <w:rPr>
                <w:rStyle w:val="Hyperlink"/>
                <w:noProof/>
              </w:rPr>
              <w:fldChar w:fldCharType="separate"/>
            </w:r>
            <w:r w:rsidRPr="00E7654A">
              <w:rPr>
                <w:rStyle w:val="Hyperlink"/>
                <w:noProof/>
              </w:rPr>
              <w:t>GR_COLLISION(&lt;object_1_nexp&gt;, &lt;object_2_nexp&gt;)</w:t>
            </w:r>
            <w:r>
              <w:rPr>
                <w:noProof/>
                <w:webHidden/>
              </w:rPr>
              <w:tab/>
            </w:r>
            <w:r>
              <w:rPr>
                <w:noProof/>
                <w:webHidden/>
              </w:rPr>
              <w:fldChar w:fldCharType="begin"/>
            </w:r>
            <w:r>
              <w:rPr>
                <w:noProof/>
                <w:webHidden/>
              </w:rPr>
              <w:instrText xml:space="preserve"> PAGEREF _Toc436833314 \h </w:instrText>
            </w:r>
          </w:ins>
          <w:r>
            <w:rPr>
              <w:noProof/>
              <w:webHidden/>
            </w:rPr>
          </w:r>
          <w:r>
            <w:rPr>
              <w:noProof/>
              <w:webHidden/>
            </w:rPr>
            <w:fldChar w:fldCharType="separate"/>
          </w:r>
          <w:ins w:id="2179" w:author="Sammartano, Marc (BIC USA)" w:date="2015-12-04T16:17:00Z">
            <w:r w:rsidR="007C48A1">
              <w:rPr>
                <w:noProof/>
                <w:webHidden/>
              </w:rPr>
              <w:t>169</w:t>
            </w:r>
          </w:ins>
          <w:ins w:id="218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81" w:author="Sammartano, Marc (BIC USA)" w:date="2015-12-02T15:17:00Z"/>
              <w:rFonts w:eastAsiaTheme="minorEastAsia"/>
              <w:noProof/>
            </w:rPr>
          </w:pPr>
          <w:ins w:id="21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"_Toc436833315"</w:instrText>
            </w:r>
            <w:r w:rsidRPr="00E7654A">
              <w:rPr>
                <w:rStyle w:val="Hyperlink"/>
                <w:noProof/>
              </w:rPr>
              <w:instrText xml:space="preserve"> </w:instrText>
            </w:r>
            <w:r w:rsidRPr="00E7654A">
              <w:rPr>
                <w:rStyle w:val="Hyperlink"/>
                <w:noProof/>
              </w:rPr>
              <w:fldChar w:fldCharType="separate"/>
            </w:r>
            <w:r w:rsidRPr="00E7654A">
              <w:rPr>
                <w:rStyle w:val="Hyperlink"/>
                <w:noProof/>
              </w:rPr>
              <w:t>Gr.clip &lt;object_ptr_nexp&gt;, &lt;left_nexp&gt;, &lt;top_nexp&gt;, &lt;right_nexp&gt;, &lt;bottom_nexp&gt;{, &lt;RO_nexp&gt;}</w:t>
            </w:r>
            <w:r>
              <w:rPr>
                <w:noProof/>
                <w:webHidden/>
              </w:rPr>
              <w:tab/>
            </w:r>
            <w:r>
              <w:rPr>
                <w:noProof/>
                <w:webHidden/>
              </w:rPr>
              <w:fldChar w:fldCharType="begin"/>
            </w:r>
            <w:r>
              <w:rPr>
                <w:noProof/>
                <w:webHidden/>
              </w:rPr>
              <w:instrText xml:space="preserve"> PAGEREF _Toc436833315 \h </w:instrText>
            </w:r>
          </w:ins>
          <w:r>
            <w:rPr>
              <w:noProof/>
              <w:webHidden/>
            </w:rPr>
          </w:r>
          <w:r>
            <w:rPr>
              <w:noProof/>
              <w:webHidden/>
            </w:rPr>
            <w:fldChar w:fldCharType="separate"/>
          </w:r>
          <w:ins w:id="2183" w:author="Sammartano, Marc (BIC USA)" w:date="2015-12-04T16:17:00Z">
            <w:r w:rsidR="007C48A1">
              <w:rPr>
                <w:noProof/>
                <w:webHidden/>
              </w:rPr>
              <w:t>169</w:t>
            </w:r>
          </w:ins>
          <w:ins w:id="218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85" w:author="Sammartano, Marc (BIC USA)" w:date="2015-12-02T15:17:00Z"/>
              <w:rFonts w:eastAsiaTheme="minorEastAsia"/>
              <w:noProof/>
            </w:rPr>
          </w:pPr>
          <w:ins w:id="21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"_Toc436833316"</w:instrText>
            </w:r>
            <w:r w:rsidRPr="00E7654A">
              <w:rPr>
                <w:rStyle w:val="Hyperlink"/>
                <w:noProof/>
              </w:rPr>
              <w:instrText xml:space="preserve"> </w:instrText>
            </w:r>
            <w:r w:rsidRPr="00E7654A">
              <w:rPr>
                <w:rStyle w:val="Hyperlink"/>
                <w:noProof/>
              </w:rPr>
              <w:fldChar w:fldCharType="separate"/>
            </w:r>
            <w:r w:rsidRPr="00E7654A">
              <w:rPr>
                <w:rStyle w:val="Hyperlink"/>
                <w:noProof/>
              </w:rPr>
              <w:t>Gr.newDL &lt;dl_array[{&lt;start&gt;,&lt;length&gt;}]&gt;</w:t>
            </w:r>
            <w:r>
              <w:rPr>
                <w:noProof/>
                <w:webHidden/>
              </w:rPr>
              <w:tab/>
            </w:r>
            <w:r>
              <w:rPr>
                <w:noProof/>
                <w:webHidden/>
              </w:rPr>
              <w:fldChar w:fldCharType="begin"/>
            </w:r>
            <w:r>
              <w:rPr>
                <w:noProof/>
                <w:webHidden/>
              </w:rPr>
              <w:instrText xml:space="preserve"> PAGEREF _Toc436833316 \h </w:instrText>
            </w:r>
          </w:ins>
          <w:r>
            <w:rPr>
              <w:noProof/>
              <w:webHidden/>
            </w:rPr>
          </w:r>
          <w:r>
            <w:rPr>
              <w:noProof/>
              <w:webHidden/>
            </w:rPr>
            <w:fldChar w:fldCharType="separate"/>
          </w:r>
          <w:ins w:id="2187" w:author="Sammartano, Marc (BIC USA)" w:date="2015-12-04T16:17:00Z">
            <w:r w:rsidR="007C48A1">
              <w:rPr>
                <w:noProof/>
                <w:webHidden/>
              </w:rPr>
              <w:t>170</w:t>
            </w:r>
          </w:ins>
          <w:ins w:id="218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189" w:author="Sammartano, Marc (BIC USA)" w:date="2015-12-02T15:17:00Z"/>
              <w:rFonts w:eastAsiaTheme="minorEastAsia"/>
              <w:noProof/>
            </w:rPr>
          </w:pPr>
          <w:ins w:id="21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"_Toc436833317"</w:instrText>
            </w:r>
            <w:r w:rsidRPr="00E7654A">
              <w:rPr>
                <w:rStyle w:val="Hyperlink"/>
                <w:noProof/>
              </w:rPr>
              <w:instrText xml:space="preserve"> </w:instrText>
            </w:r>
            <w:r w:rsidRPr="00E7654A">
              <w:rPr>
                <w:rStyle w:val="Hyperlink"/>
                <w:noProof/>
              </w:rPr>
              <w:fldChar w:fldCharType="separate"/>
            </w:r>
            <w:r w:rsidRPr="00E7654A">
              <w:rPr>
                <w:rStyle w:val="Hyperlink"/>
                <w:noProof/>
              </w:rPr>
              <w:t>Gr.getDL &lt;dl_array[]&gt; {, &lt;keep_all_objects_lexp&gt; }</w:t>
            </w:r>
            <w:r>
              <w:rPr>
                <w:noProof/>
                <w:webHidden/>
              </w:rPr>
              <w:tab/>
            </w:r>
            <w:r>
              <w:rPr>
                <w:noProof/>
                <w:webHidden/>
              </w:rPr>
              <w:fldChar w:fldCharType="begin"/>
            </w:r>
            <w:r>
              <w:rPr>
                <w:noProof/>
                <w:webHidden/>
              </w:rPr>
              <w:instrText xml:space="preserve"> PAGEREF _Toc436833317 \h </w:instrText>
            </w:r>
          </w:ins>
          <w:r>
            <w:rPr>
              <w:noProof/>
              <w:webHidden/>
            </w:rPr>
          </w:r>
          <w:r>
            <w:rPr>
              <w:noProof/>
              <w:webHidden/>
            </w:rPr>
            <w:fldChar w:fldCharType="separate"/>
          </w:r>
          <w:ins w:id="2191" w:author="Sammartano, Marc (BIC USA)" w:date="2015-12-04T16:17:00Z">
            <w:r w:rsidR="007C48A1">
              <w:rPr>
                <w:noProof/>
                <w:webHidden/>
              </w:rPr>
              <w:t>170</w:t>
            </w:r>
          </w:ins>
          <w:ins w:id="2192"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193" w:author="Sammartano, Marc (BIC USA)" w:date="2015-12-02T15:17:00Z"/>
              <w:rFonts w:eastAsiaTheme="minorEastAsia"/>
              <w:noProof/>
            </w:rPr>
          </w:pPr>
          <w:ins w:id="21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"_Toc436833318"</w:instrText>
            </w:r>
            <w:r w:rsidRPr="00E7654A">
              <w:rPr>
                <w:rStyle w:val="Hyperlink"/>
                <w:noProof/>
              </w:rPr>
              <w:instrText xml:space="preserve"> </w:instrText>
            </w:r>
            <w:r w:rsidRPr="00E7654A">
              <w:rPr>
                <w:rStyle w:val="Hyperlink"/>
                <w:noProof/>
              </w:rPr>
              <w:fldChar w:fldCharType="separate"/>
            </w:r>
            <w:r w:rsidRPr="00E7654A">
              <w:rPr>
                <w:rStyle w:val="Hyperlink"/>
                <w:noProof/>
              </w:rPr>
              <w:t>Audio Interface</w:t>
            </w:r>
            <w:r>
              <w:rPr>
                <w:noProof/>
                <w:webHidden/>
              </w:rPr>
              <w:tab/>
            </w:r>
            <w:r>
              <w:rPr>
                <w:noProof/>
                <w:webHidden/>
              </w:rPr>
              <w:fldChar w:fldCharType="begin"/>
            </w:r>
            <w:r>
              <w:rPr>
                <w:noProof/>
                <w:webHidden/>
              </w:rPr>
              <w:instrText xml:space="preserve"> PAGEREF _Toc436833318 \h </w:instrText>
            </w:r>
          </w:ins>
          <w:r>
            <w:rPr>
              <w:noProof/>
              <w:webHidden/>
            </w:rPr>
          </w:r>
          <w:r>
            <w:rPr>
              <w:noProof/>
              <w:webHidden/>
            </w:rPr>
            <w:fldChar w:fldCharType="separate"/>
          </w:r>
          <w:ins w:id="2195" w:author="Sammartano, Marc (BIC USA)" w:date="2015-12-04T16:17:00Z">
            <w:r w:rsidR="007C48A1">
              <w:rPr>
                <w:noProof/>
                <w:webHidden/>
              </w:rPr>
              <w:t>171</w:t>
            </w:r>
          </w:ins>
          <w:ins w:id="21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197" w:author="Sammartano, Marc (BIC USA)" w:date="2015-12-02T15:17:00Z"/>
              <w:rFonts w:eastAsiaTheme="minorEastAsia"/>
              <w:noProof/>
            </w:rPr>
          </w:pPr>
          <w:ins w:id="21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"_Toc436833319"</w:instrText>
            </w:r>
            <w:r w:rsidRPr="00E7654A">
              <w:rPr>
                <w:rStyle w:val="Hyperlink"/>
                <w:noProof/>
              </w:rPr>
              <w:instrText xml:space="preserve"> </w:instrText>
            </w:r>
            <w:r w:rsidRPr="00E7654A">
              <w:rPr>
                <w:rStyle w:val="Hyperlink"/>
                <w:noProof/>
              </w:rPr>
              <w:fldChar w:fldCharType="separate"/>
            </w:r>
            <w:r w:rsidRPr="00E7654A">
              <w:rPr>
                <w:rStyle w:val="Hyperlink"/>
                <w:noProof/>
              </w:rPr>
              <w:t>Introduction</w:t>
            </w:r>
            <w:r>
              <w:rPr>
                <w:noProof/>
                <w:webHidden/>
              </w:rPr>
              <w:tab/>
            </w:r>
            <w:r>
              <w:rPr>
                <w:noProof/>
                <w:webHidden/>
              </w:rPr>
              <w:fldChar w:fldCharType="begin"/>
            </w:r>
            <w:r>
              <w:rPr>
                <w:noProof/>
                <w:webHidden/>
              </w:rPr>
              <w:instrText xml:space="preserve"> PAGEREF _Toc436833319 \h </w:instrText>
            </w:r>
          </w:ins>
          <w:r>
            <w:rPr>
              <w:noProof/>
              <w:webHidden/>
            </w:rPr>
          </w:r>
          <w:r>
            <w:rPr>
              <w:noProof/>
              <w:webHidden/>
            </w:rPr>
            <w:fldChar w:fldCharType="separate"/>
          </w:r>
          <w:ins w:id="2199" w:author="Sammartano, Marc (BIC USA)" w:date="2015-12-04T16:17:00Z">
            <w:r w:rsidR="007C48A1">
              <w:rPr>
                <w:noProof/>
                <w:webHidden/>
              </w:rPr>
              <w:t>171</w:t>
            </w:r>
          </w:ins>
          <w:ins w:id="220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01" w:author="Sammartano, Marc (BIC USA)" w:date="2015-12-02T15:17:00Z"/>
              <w:rFonts w:eastAsiaTheme="minorEastAsia"/>
              <w:noProof/>
            </w:rPr>
          </w:pPr>
          <w:ins w:id="22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"_Toc436833320"</w:instrText>
            </w:r>
            <w:r w:rsidRPr="00E7654A">
              <w:rPr>
                <w:rStyle w:val="Hyperlink"/>
                <w:noProof/>
              </w:rPr>
              <w:instrText xml:space="preserve"> </w:instrText>
            </w:r>
            <w:r w:rsidRPr="00E7654A">
              <w:rPr>
                <w:rStyle w:val="Hyperlink"/>
                <w:noProof/>
              </w:rPr>
              <w:fldChar w:fldCharType="separate"/>
            </w:r>
            <w:r w:rsidRPr="00E7654A">
              <w:rPr>
                <w:rStyle w:val="Hyperlink"/>
                <w:noProof/>
              </w:rPr>
              <w:t>The Audio Interface</w:t>
            </w:r>
            <w:r>
              <w:rPr>
                <w:noProof/>
                <w:webHidden/>
              </w:rPr>
              <w:tab/>
            </w:r>
            <w:r>
              <w:rPr>
                <w:noProof/>
                <w:webHidden/>
              </w:rPr>
              <w:fldChar w:fldCharType="begin"/>
            </w:r>
            <w:r>
              <w:rPr>
                <w:noProof/>
                <w:webHidden/>
              </w:rPr>
              <w:instrText xml:space="preserve"> PAGEREF _Toc436833320 \h </w:instrText>
            </w:r>
          </w:ins>
          <w:r>
            <w:rPr>
              <w:noProof/>
              <w:webHidden/>
            </w:rPr>
          </w:r>
          <w:r>
            <w:rPr>
              <w:noProof/>
              <w:webHidden/>
            </w:rPr>
            <w:fldChar w:fldCharType="separate"/>
          </w:r>
          <w:ins w:id="2203" w:author="Sammartano, Marc (BIC USA)" w:date="2015-12-04T16:17:00Z">
            <w:r w:rsidR="007C48A1">
              <w:rPr>
                <w:noProof/>
                <w:webHidden/>
              </w:rPr>
              <w:t>171</w:t>
            </w:r>
          </w:ins>
          <w:ins w:id="22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05" w:author="Sammartano, Marc (BIC USA)" w:date="2015-12-02T15:17:00Z"/>
              <w:rFonts w:eastAsiaTheme="minorEastAsia"/>
              <w:noProof/>
            </w:rPr>
          </w:pPr>
          <w:ins w:id="22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"_Toc436833321"</w:instrText>
            </w:r>
            <w:r w:rsidRPr="00E7654A">
              <w:rPr>
                <w:rStyle w:val="Hyperlink"/>
                <w:noProof/>
              </w:rPr>
              <w:instrText xml:space="preserve"> </w:instrText>
            </w:r>
            <w:r w:rsidRPr="00E7654A">
              <w:rPr>
                <w:rStyle w:val="Hyperlink"/>
                <w:noProof/>
              </w:rPr>
              <w:fldChar w:fldCharType="separate"/>
            </w:r>
            <w:r w:rsidRPr="00E7654A">
              <w:rPr>
                <w:rStyle w:val="Hyperlink"/>
                <w:noProof/>
              </w:rPr>
              <w:t>Audio File Types</w:t>
            </w:r>
            <w:r>
              <w:rPr>
                <w:noProof/>
                <w:webHidden/>
              </w:rPr>
              <w:tab/>
            </w:r>
            <w:r>
              <w:rPr>
                <w:noProof/>
                <w:webHidden/>
              </w:rPr>
              <w:fldChar w:fldCharType="begin"/>
            </w:r>
            <w:r>
              <w:rPr>
                <w:noProof/>
                <w:webHidden/>
              </w:rPr>
              <w:instrText xml:space="preserve"> PAGEREF _Toc436833321 \h </w:instrText>
            </w:r>
          </w:ins>
          <w:r>
            <w:rPr>
              <w:noProof/>
              <w:webHidden/>
            </w:rPr>
          </w:r>
          <w:r>
            <w:rPr>
              <w:noProof/>
              <w:webHidden/>
            </w:rPr>
            <w:fldChar w:fldCharType="separate"/>
          </w:r>
          <w:ins w:id="2207" w:author="Sammartano, Marc (BIC USA)" w:date="2015-12-04T16:17:00Z">
            <w:r w:rsidR="007C48A1">
              <w:rPr>
                <w:noProof/>
                <w:webHidden/>
              </w:rPr>
              <w:t>171</w:t>
            </w:r>
          </w:ins>
          <w:ins w:id="22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209" w:author="Sammartano, Marc (BIC USA)" w:date="2015-12-02T15:17:00Z"/>
              <w:rFonts w:eastAsiaTheme="minorEastAsia"/>
              <w:noProof/>
            </w:rPr>
          </w:pPr>
          <w:ins w:id="22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"_Toc436833322"</w:instrText>
            </w:r>
            <w:r w:rsidRPr="00E7654A">
              <w:rPr>
                <w:rStyle w:val="Hyperlink"/>
                <w:noProof/>
              </w:rPr>
              <w:instrText xml:space="preserve"> </w:instrText>
            </w:r>
            <w:r w:rsidRPr="00E7654A">
              <w:rPr>
                <w:rStyle w:val="Hyperlink"/>
                <w:noProof/>
              </w:rPr>
              <w:fldChar w:fldCharType="separate"/>
            </w:r>
            <w:r w:rsidRPr="00E7654A">
              <w:rPr>
                <w:rStyle w:val="Hyperlink"/>
                <w:noProof/>
              </w:rPr>
              <w:t>Commands</w:t>
            </w:r>
            <w:r>
              <w:rPr>
                <w:noProof/>
                <w:webHidden/>
              </w:rPr>
              <w:tab/>
            </w:r>
            <w:r>
              <w:rPr>
                <w:noProof/>
                <w:webHidden/>
              </w:rPr>
              <w:fldChar w:fldCharType="begin"/>
            </w:r>
            <w:r>
              <w:rPr>
                <w:noProof/>
                <w:webHidden/>
              </w:rPr>
              <w:instrText xml:space="preserve"> PAGEREF _Toc436833322 \h </w:instrText>
            </w:r>
          </w:ins>
          <w:r>
            <w:rPr>
              <w:noProof/>
              <w:webHidden/>
            </w:rPr>
          </w:r>
          <w:r>
            <w:rPr>
              <w:noProof/>
              <w:webHidden/>
            </w:rPr>
            <w:fldChar w:fldCharType="separate"/>
          </w:r>
          <w:ins w:id="2211" w:author="Sammartano, Marc (BIC USA)" w:date="2015-12-04T16:17:00Z">
            <w:r w:rsidR="007C48A1">
              <w:rPr>
                <w:noProof/>
                <w:webHidden/>
              </w:rPr>
              <w:t>171</w:t>
            </w:r>
          </w:ins>
          <w:ins w:id="22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13" w:author="Sammartano, Marc (BIC USA)" w:date="2015-12-02T15:17:00Z"/>
              <w:rFonts w:eastAsiaTheme="minorEastAsia"/>
              <w:noProof/>
            </w:rPr>
          </w:pPr>
          <w:ins w:id="22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"_Toc436833323"</w:instrText>
            </w:r>
            <w:r w:rsidRPr="00E7654A">
              <w:rPr>
                <w:rStyle w:val="Hyperlink"/>
                <w:noProof/>
              </w:rPr>
              <w:instrText xml:space="preserve"> </w:instrText>
            </w:r>
            <w:r w:rsidRPr="00E7654A">
              <w:rPr>
                <w:rStyle w:val="Hyperlink"/>
                <w:noProof/>
              </w:rPr>
              <w:fldChar w:fldCharType="separate"/>
            </w:r>
            <w:r w:rsidRPr="00E7654A">
              <w:rPr>
                <w:rStyle w:val="Hyperlink"/>
                <w:noProof/>
              </w:rPr>
              <w:t>Audio.load &lt;aft_nvar&gt;, &lt;filename_sexp&gt;</w:t>
            </w:r>
            <w:r>
              <w:rPr>
                <w:noProof/>
                <w:webHidden/>
              </w:rPr>
              <w:tab/>
            </w:r>
            <w:r>
              <w:rPr>
                <w:noProof/>
                <w:webHidden/>
              </w:rPr>
              <w:fldChar w:fldCharType="begin"/>
            </w:r>
            <w:r>
              <w:rPr>
                <w:noProof/>
                <w:webHidden/>
              </w:rPr>
              <w:instrText xml:space="preserve"> PAGEREF _Toc436833323 \h </w:instrText>
            </w:r>
          </w:ins>
          <w:r>
            <w:rPr>
              <w:noProof/>
              <w:webHidden/>
            </w:rPr>
          </w:r>
          <w:r>
            <w:rPr>
              <w:noProof/>
              <w:webHidden/>
            </w:rPr>
            <w:fldChar w:fldCharType="separate"/>
          </w:r>
          <w:ins w:id="2215" w:author="Sammartano, Marc (BIC USA)" w:date="2015-12-04T16:17:00Z">
            <w:r w:rsidR="007C48A1">
              <w:rPr>
                <w:noProof/>
                <w:webHidden/>
              </w:rPr>
              <w:t>171</w:t>
            </w:r>
          </w:ins>
          <w:ins w:id="221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17" w:author="Sammartano, Marc (BIC USA)" w:date="2015-12-02T15:17:00Z"/>
              <w:rFonts w:eastAsiaTheme="minorEastAsia"/>
              <w:noProof/>
            </w:rPr>
          </w:pPr>
          <w:ins w:id="22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"_Toc436833324"</w:instrText>
            </w:r>
            <w:r w:rsidRPr="00E7654A">
              <w:rPr>
                <w:rStyle w:val="Hyperlink"/>
                <w:noProof/>
              </w:rPr>
              <w:instrText xml:space="preserve"> </w:instrText>
            </w:r>
            <w:r w:rsidRPr="00E7654A">
              <w:rPr>
                <w:rStyle w:val="Hyperlink"/>
                <w:noProof/>
              </w:rPr>
              <w:fldChar w:fldCharType="separate"/>
            </w:r>
            <w:r w:rsidRPr="00E7654A">
              <w:rPr>
                <w:rStyle w:val="Hyperlink"/>
                <w:noProof/>
              </w:rPr>
              <w:t>Audio.play &lt;aft_nexp&gt;</w:t>
            </w:r>
            <w:r>
              <w:rPr>
                <w:noProof/>
                <w:webHidden/>
              </w:rPr>
              <w:tab/>
            </w:r>
            <w:r>
              <w:rPr>
                <w:noProof/>
                <w:webHidden/>
              </w:rPr>
              <w:fldChar w:fldCharType="begin"/>
            </w:r>
            <w:r>
              <w:rPr>
                <w:noProof/>
                <w:webHidden/>
              </w:rPr>
              <w:instrText xml:space="preserve"> PAGEREF _Toc436833324 \h </w:instrText>
            </w:r>
          </w:ins>
          <w:r>
            <w:rPr>
              <w:noProof/>
              <w:webHidden/>
            </w:rPr>
          </w:r>
          <w:r>
            <w:rPr>
              <w:noProof/>
              <w:webHidden/>
            </w:rPr>
            <w:fldChar w:fldCharType="separate"/>
          </w:r>
          <w:ins w:id="2219" w:author="Sammartano, Marc (BIC USA)" w:date="2015-12-04T16:17:00Z">
            <w:r w:rsidR="007C48A1">
              <w:rPr>
                <w:noProof/>
                <w:webHidden/>
              </w:rPr>
              <w:t>171</w:t>
            </w:r>
          </w:ins>
          <w:ins w:id="222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21" w:author="Sammartano, Marc (BIC USA)" w:date="2015-12-02T15:17:00Z"/>
              <w:rFonts w:eastAsiaTheme="minorEastAsia"/>
              <w:noProof/>
            </w:rPr>
          </w:pPr>
          <w:ins w:id="22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"_Toc436833325"</w:instrText>
            </w:r>
            <w:r w:rsidRPr="00E7654A">
              <w:rPr>
                <w:rStyle w:val="Hyperlink"/>
                <w:noProof/>
              </w:rPr>
              <w:instrText xml:space="preserve"> </w:instrText>
            </w:r>
            <w:r w:rsidRPr="00E7654A">
              <w:rPr>
                <w:rStyle w:val="Hyperlink"/>
                <w:noProof/>
              </w:rPr>
              <w:fldChar w:fldCharType="separate"/>
            </w:r>
            <w:r w:rsidRPr="00E7654A">
              <w:rPr>
                <w:rStyle w:val="Hyperlink"/>
                <w:noProof/>
              </w:rPr>
              <w:t>Audio.stop</w:t>
            </w:r>
            <w:r>
              <w:rPr>
                <w:noProof/>
                <w:webHidden/>
              </w:rPr>
              <w:tab/>
            </w:r>
            <w:r>
              <w:rPr>
                <w:noProof/>
                <w:webHidden/>
              </w:rPr>
              <w:fldChar w:fldCharType="begin"/>
            </w:r>
            <w:r>
              <w:rPr>
                <w:noProof/>
                <w:webHidden/>
              </w:rPr>
              <w:instrText xml:space="preserve"> PAGEREF _Toc436833325 \h </w:instrText>
            </w:r>
          </w:ins>
          <w:r>
            <w:rPr>
              <w:noProof/>
              <w:webHidden/>
            </w:rPr>
          </w:r>
          <w:r>
            <w:rPr>
              <w:noProof/>
              <w:webHidden/>
            </w:rPr>
            <w:fldChar w:fldCharType="separate"/>
          </w:r>
          <w:ins w:id="2223" w:author="Sammartano, Marc (BIC USA)" w:date="2015-12-04T16:17:00Z">
            <w:r w:rsidR="007C48A1">
              <w:rPr>
                <w:noProof/>
                <w:webHidden/>
              </w:rPr>
              <w:t>172</w:t>
            </w:r>
          </w:ins>
          <w:ins w:id="22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25" w:author="Sammartano, Marc (BIC USA)" w:date="2015-12-02T15:17:00Z"/>
              <w:rFonts w:eastAsiaTheme="minorEastAsia"/>
              <w:noProof/>
            </w:rPr>
          </w:pPr>
          <w:ins w:id="22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"_Toc436833326"</w:instrText>
            </w:r>
            <w:r w:rsidRPr="00E7654A">
              <w:rPr>
                <w:rStyle w:val="Hyperlink"/>
                <w:noProof/>
              </w:rPr>
              <w:instrText xml:space="preserve"> </w:instrText>
            </w:r>
            <w:r w:rsidRPr="00E7654A">
              <w:rPr>
                <w:rStyle w:val="Hyperlink"/>
                <w:noProof/>
              </w:rPr>
              <w:fldChar w:fldCharType="separate"/>
            </w:r>
            <w:r w:rsidRPr="00E7654A">
              <w:rPr>
                <w:rStyle w:val="Hyperlink"/>
                <w:noProof/>
              </w:rPr>
              <w:t>Audio.pause</w:t>
            </w:r>
            <w:r>
              <w:rPr>
                <w:noProof/>
                <w:webHidden/>
              </w:rPr>
              <w:tab/>
            </w:r>
            <w:r>
              <w:rPr>
                <w:noProof/>
                <w:webHidden/>
              </w:rPr>
              <w:fldChar w:fldCharType="begin"/>
            </w:r>
            <w:r>
              <w:rPr>
                <w:noProof/>
                <w:webHidden/>
              </w:rPr>
              <w:instrText xml:space="preserve"> PAGEREF _Toc436833326 \h </w:instrText>
            </w:r>
          </w:ins>
          <w:r>
            <w:rPr>
              <w:noProof/>
              <w:webHidden/>
            </w:rPr>
          </w:r>
          <w:r>
            <w:rPr>
              <w:noProof/>
              <w:webHidden/>
            </w:rPr>
            <w:fldChar w:fldCharType="separate"/>
          </w:r>
          <w:ins w:id="2227" w:author="Sammartano, Marc (BIC USA)" w:date="2015-12-04T16:17:00Z">
            <w:r w:rsidR="007C48A1">
              <w:rPr>
                <w:noProof/>
                <w:webHidden/>
              </w:rPr>
              <w:t>172</w:t>
            </w:r>
          </w:ins>
          <w:ins w:id="22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29" w:author="Sammartano, Marc (BIC USA)" w:date="2015-12-02T15:17:00Z"/>
              <w:rFonts w:eastAsiaTheme="minorEastAsia"/>
              <w:noProof/>
            </w:rPr>
          </w:pPr>
          <w:ins w:id="22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"_Toc436833327"</w:instrText>
            </w:r>
            <w:r w:rsidRPr="00E7654A">
              <w:rPr>
                <w:rStyle w:val="Hyperlink"/>
                <w:noProof/>
              </w:rPr>
              <w:instrText xml:space="preserve"> </w:instrText>
            </w:r>
            <w:r w:rsidRPr="00E7654A">
              <w:rPr>
                <w:rStyle w:val="Hyperlink"/>
                <w:noProof/>
              </w:rPr>
              <w:fldChar w:fldCharType="separate"/>
            </w:r>
            <w:r w:rsidRPr="00E7654A">
              <w:rPr>
                <w:rStyle w:val="Hyperlink"/>
                <w:noProof/>
              </w:rPr>
              <w:t>Audio.loop</w:t>
            </w:r>
            <w:r>
              <w:rPr>
                <w:noProof/>
                <w:webHidden/>
              </w:rPr>
              <w:tab/>
            </w:r>
            <w:r>
              <w:rPr>
                <w:noProof/>
                <w:webHidden/>
              </w:rPr>
              <w:fldChar w:fldCharType="begin"/>
            </w:r>
            <w:r>
              <w:rPr>
                <w:noProof/>
                <w:webHidden/>
              </w:rPr>
              <w:instrText xml:space="preserve"> PAGEREF _Toc436833327 \h </w:instrText>
            </w:r>
          </w:ins>
          <w:r>
            <w:rPr>
              <w:noProof/>
              <w:webHidden/>
            </w:rPr>
          </w:r>
          <w:r>
            <w:rPr>
              <w:noProof/>
              <w:webHidden/>
            </w:rPr>
            <w:fldChar w:fldCharType="separate"/>
          </w:r>
          <w:ins w:id="2231" w:author="Sammartano, Marc (BIC USA)" w:date="2015-12-04T16:17:00Z">
            <w:r w:rsidR="007C48A1">
              <w:rPr>
                <w:noProof/>
                <w:webHidden/>
              </w:rPr>
              <w:t>172</w:t>
            </w:r>
          </w:ins>
          <w:ins w:id="22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33" w:author="Sammartano, Marc (BIC USA)" w:date="2015-12-02T15:17:00Z"/>
              <w:rFonts w:eastAsiaTheme="minorEastAsia"/>
              <w:noProof/>
            </w:rPr>
          </w:pPr>
          <w:ins w:id="22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"_Toc436833328"</w:instrText>
            </w:r>
            <w:r w:rsidRPr="00E7654A">
              <w:rPr>
                <w:rStyle w:val="Hyperlink"/>
                <w:noProof/>
              </w:rPr>
              <w:instrText xml:space="preserve"> </w:instrText>
            </w:r>
            <w:r w:rsidRPr="00E7654A">
              <w:rPr>
                <w:rStyle w:val="Hyperlink"/>
                <w:noProof/>
              </w:rPr>
              <w:fldChar w:fldCharType="separate"/>
            </w:r>
            <w:r w:rsidRPr="00E7654A">
              <w:rPr>
                <w:rStyle w:val="Hyperlink"/>
                <w:noProof/>
              </w:rPr>
              <w:t>Audio.volume &lt;left_nexp&gt;, &lt;right_nexp&gt;</w:t>
            </w:r>
            <w:r>
              <w:rPr>
                <w:noProof/>
                <w:webHidden/>
              </w:rPr>
              <w:tab/>
            </w:r>
            <w:r>
              <w:rPr>
                <w:noProof/>
                <w:webHidden/>
              </w:rPr>
              <w:fldChar w:fldCharType="begin"/>
            </w:r>
            <w:r>
              <w:rPr>
                <w:noProof/>
                <w:webHidden/>
              </w:rPr>
              <w:instrText xml:space="preserve"> PAGEREF _Toc436833328 \h </w:instrText>
            </w:r>
          </w:ins>
          <w:r>
            <w:rPr>
              <w:noProof/>
              <w:webHidden/>
            </w:rPr>
          </w:r>
          <w:r>
            <w:rPr>
              <w:noProof/>
              <w:webHidden/>
            </w:rPr>
            <w:fldChar w:fldCharType="separate"/>
          </w:r>
          <w:ins w:id="2235" w:author="Sammartano, Marc (BIC USA)" w:date="2015-12-04T16:17:00Z">
            <w:r w:rsidR="007C48A1">
              <w:rPr>
                <w:noProof/>
                <w:webHidden/>
              </w:rPr>
              <w:t>172</w:t>
            </w:r>
          </w:ins>
          <w:ins w:id="22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37" w:author="Sammartano, Marc (BIC USA)" w:date="2015-12-02T15:17:00Z"/>
              <w:rFonts w:eastAsiaTheme="minorEastAsia"/>
              <w:noProof/>
            </w:rPr>
          </w:pPr>
          <w:ins w:id="22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"_Toc436833329"</w:instrText>
            </w:r>
            <w:r w:rsidRPr="00E7654A">
              <w:rPr>
                <w:rStyle w:val="Hyperlink"/>
                <w:noProof/>
              </w:rPr>
              <w:instrText xml:space="preserve"> </w:instrText>
            </w:r>
            <w:r w:rsidRPr="00E7654A">
              <w:rPr>
                <w:rStyle w:val="Hyperlink"/>
                <w:noProof/>
              </w:rPr>
              <w:fldChar w:fldCharType="separate"/>
            </w:r>
            <w:r w:rsidRPr="00E7654A">
              <w:rPr>
                <w:rStyle w:val="Hyperlink"/>
                <w:noProof/>
              </w:rPr>
              <w:t>Audio.position.current &lt;nvar&gt;</w:t>
            </w:r>
            <w:r>
              <w:rPr>
                <w:noProof/>
                <w:webHidden/>
              </w:rPr>
              <w:tab/>
            </w:r>
            <w:r>
              <w:rPr>
                <w:noProof/>
                <w:webHidden/>
              </w:rPr>
              <w:fldChar w:fldCharType="begin"/>
            </w:r>
            <w:r>
              <w:rPr>
                <w:noProof/>
                <w:webHidden/>
              </w:rPr>
              <w:instrText xml:space="preserve"> PAGEREF _Toc436833329 \h </w:instrText>
            </w:r>
          </w:ins>
          <w:r>
            <w:rPr>
              <w:noProof/>
              <w:webHidden/>
            </w:rPr>
          </w:r>
          <w:r>
            <w:rPr>
              <w:noProof/>
              <w:webHidden/>
            </w:rPr>
            <w:fldChar w:fldCharType="separate"/>
          </w:r>
          <w:ins w:id="2239" w:author="Sammartano, Marc (BIC USA)" w:date="2015-12-04T16:17:00Z">
            <w:r w:rsidR="007C48A1">
              <w:rPr>
                <w:noProof/>
                <w:webHidden/>
              </w:rPr>
              <w:t>172</w:t>
            </w:r>
          </w:ins>
          <w:ins w:id="22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41" w:author="Sammartano, Marc (BIC USA)" w:date="2015-12-02T15:17:00Z"/>
              <w:rFonts w:eastAsiaTheme="minorEastAsia"/>
              <w:noProof/>
            </w:rPr>
          </w:pPr>
          <w:ins w:id="22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"_Toc436833330"</w:instrText>
            </w:r>
            <w:r w:rsidRPr="00E7654A">
              <w:rPr>
                <w:rStyle w:val="Hyperlink"/>
                <w:noProof/>
              </w:rPr>
              <w:instrText xml:space="preserve"> </w:instrText>
            </w:r>
            <w:r w:rsidRPr="00E7654A">
              <w:rPr>
                <w:rStyle w:val="Hyperlink"/>
                <w:noProof/>
              </w:rPr>
              <w:fldChar w:fldCharType="separate"/>
            </w:r>
            <w:r w:rsidRPr="00E7654A">
              <w:rPr>
                <w:rStyle w:val="Hyperlink"/>
                <w:noProof/>
              </w:rPr>
              <w:t>Audio.position.seek &lt;nexp&gt;</w:t>
            </w:r>
            <w:r>
              <w:rPr>
                <w:noProof/>
                <w:webHidden/>
              </w:rPr>
              <w:tab/>
            </w:r>
            <w:r>
              <w:rPr>
                <w:noProof/>
                <w:webHidden/>
              </w:rPr>
              <w:fldChar w:fldCharType="begin"/>
            </w:r>
            <w:r>
              <w:rPr>
                <w:noProof/>
                <w:webHidden/>
              </w:rPr>
              <w:instrText xml:space="preserve"> PAGEREF _Toc436833330 \h </w:instrText>
            </w:r>
          </w:ins>
          <w:r>
            <w:rPr>
              <w:noProof/>
              <w:webHidden/>
            </w:rPr>
          </w:r>
          <w:r>
            <w:rPr>
              <w:noProof/>
              <w:webHidden/>
            </w:rPr>
            <w:fldChar w:fldCharType="separate"/>
          </w:r>
          <w:ins w:id="2243" w:author="Sammartano, Marc (BIC USA)" w:date="2015-12-04T16:17:00Z">
            <w:r w:rsidR="007C48A1">
              <w:rPr>
                <w:noProof/>
                <w:webHidden/>
              </w:rPr>
              <w:t>172</w:t>
            </w:r>
          </w:ins>
          <w:ins w:id="22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45" w:author="Sammartano, Marc (BIC USA)" w:date="2015-12-02T15:17:00Z"/>
              <w:rFonts w:eastAsiaTheme="minorEastAsia"/>
              <w:noProof/>
            </w:rPr>
          </w:pPr>
          <w:ins w:id="22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"_Toc436833331"</w:instrText>
            </w:r>
            <w:r w:rsidRPr="00E7654A">
              <w:rPr>
                <w:rStyle w:val="Hyperlink"/>
                <w:noProof/>
              </w:rPr>
              <w:instrText xml:space="preserve"> </w:instrText>
            </w:r>
            <w:r w:rsidRPr="00E7654A">
              <w:rPr>
                <w:rStyle w:val="Hyperlink"/>
                <w:noProof/>
              </w:rPr>
              <w:fldChar w:fldCharType="separate"/>
            </w:r>
            <w:r w:rsidRPr="00E7654A">
              <w:rPr>
                <w:rStyle w:val="Hyperlink"/>
                <w:noProof/>
              </w:rPr>
              <w:t>Audio.length &lt;length_nvar&gt;, &lt;aft_nexp&gt;</w:t>
            </w:r>
            <w:r>
              <w:rPr>
                <w:noProof/>
                <w:webHidden/>
              </w:rPr>
              <w:tab/>
            </w:r>
            <w:r>
              <w:rPr>
                <w:noProof/>
                <w:webHidden/>
              </w:rPr>
              <w:fldChar w:fldCharType="begin"/>
            </w:r>
            <w:r>
              <w:rPr>
                <w:noProof/>
                <w:webHidden/>
              </w:rPr>
              <w:instrText xml:space="preserve"> PAGEREF _Toc436833331 \h </w:instrText>
            </w:r>
          </w:ins>
          <w:r>
            <w:rPr>
              <w:noProof/>
              <w:webHidden/>
            </w:rPr>
          </w:r>
          <w:r>
            <w:rPr>
              <w:noProof/>
              <w:webHidden/>
            </w:rPr>
            <w:fldChar w:fldCharType="separate"/>
          </w:r>
          <w:ins w:id="2247" w:author="Sammartano, Marc (BIC USA)" w:date="2015-12-04T16:17:00Z">
            <w:r w:rsidR="007C48A1">
              <w:rPr>
                <w:noProof/>
                <w:webHidden/>
              </w:rPr>
              <w:t>172</w:t>
            </w:r>
          </w:ins>
          <w:ins w:id="22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49" w:author="Sammartano, Marc (BIC USA)" w:date="2015-12-02T15:17:00Z"/>
              <w:rFonts w:eastAsiaTheme="minorEastAsia"/>
              <w:noProof/>
            </w:rPr>
          </w:pPr>
          <w:ins w:id="22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"_Toc436833332"</w:instrText>
            </w:r>
            <w:r w:rsidRPr="00E7654A">
              <w:rPr>
                <w:rStyle w:val="Hyperlink"/>
                <w:noProof/>
              </w:rPr>
              <w:instrText xml:space="preserve"> </w:instrText>
            </w:r>
            <w:r w:rsidRPr="00E7654A">
              <w:rPr>
                <w:rStyle w:val="Hyperlink"/>
                <w:noProof/>
              </w:rPr>
              <w:fldChar w:fldCharType="separate"/>
            </w:r>
            <w:r w:rsidRPr="00E7654A">
              <w:rPr>
                <w:rStyle w:val="Hyperlink"/>
                <w:noProof/>
              </w:rPr>
              <w:t>Audio.release &lt;aft_nexp&gt;</w:t>
            </w:r>
            <w:r>
              <w:rPr>
                <w:noProof/>
                <w:webHidden/>
              </w:rPr>
              <w:tab/>
            </w:r>
            <w:r>
              <w:rPr>
                <w:noProof/>
                <w:webHidden/>
              </w:rPr>
              <w:fldChar w:fldCharType="begin"/>
            </w:r>
            <w:r>
              <w:rPr>
                <w:noProof/>
                <w:webHidden/>
              </w:rPr>
              <w:instrText xml:space="preserve"> PAGEREF _Toc436833332 \h </w:instrText>
            </w:r>
          </w:ins>
          <w:r>
            <w:rPr>
              <w:noProof/>
              <w:webHidden/>
            </w:rPr>
          </w:r>
          <w:r>
            <w:rPr>
              <w:noProof/>
              <w:webHidden/>
            </w:rPr>
            <w:fldChar w:fldCharType="separate"/>
          </w:r>
          <w:ins w:id="2251" w:author="Sammartano, Marc (BIC USA)" w:date="2015-12-04T16:17:00Z">
            <w:r w:rsidR="007C48A1">
              <w:rPr>
                <w:noProof/>
                <w:webHidden/>
              </w:rPr>
              <w:t>173</w:t>
            </w:r>
          </w:ins>
          <w:ins w:id="22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53" w:author="Sammartano, Marc (BIC USA)" w:date="2015-12-02T15:17:00Z"/>
              <w:rFonts w:eastAsiaTheme="minorEastAsia"/>
              <w:noProof/>
            </w:rPr>
          </w:pPr>
          <w:ins w:id="22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"_Toc436833333"</w:instrText>
            </w:r>
            <w:r w:rsidRPr="00E7654A">
              <w:rPr>
                <w:rStyle w:val="Hyperlink"/>
                <w:noProof/>
              </w:rPr>
              <w:instrText xml:space="preserve"> </w:instrText>
            </w:r>
            <w:r w:rsidRPr="00E7654A">
              <w:rPr>
                <w:rStyle w:val="Hyperlink"/>
                <w:noProof/>
              </w:rPr>
              <w:fldChar w:fldCharType="separate"/>
            </w:r>
            <w:r w:rsidRPr="00E7654A">
              <w:rPr>
                <w:rStyle w:val="Hyperlink"/>
                <w:noProof/>
              </w:rPr>
              <w:t>Audio.isdone &lt;lvar&gt;</w:t>
            </w:r>
            <w:r>
              <w:rPr>
                <w:noProof/>
                <w:webHidden/>
              </w:rPr>
              <w:tab/>
            </w:r>
            <w:r>
              <w:rPr>
                <w:noProof/>
                <w:webHidden/>
              </w:rPr>
              <w:fldChar w:fldCharType="begin"/>
            </w:r>
            <w:r>
              <w:rPr>
                <w:noProof/>
                <w:webHidden/>
              </w:rPr>
              <w:instrText xml:space="preserve"> PAGEREF _Toc436833333 \h </w:instrText>
            </w:r>
          </w:ins>
          <w:r>
            <w:rPr>
              <w:noProof/>
              <w:webHidden/>
            </w:rPr>
          </w:r>
          <w:r>
            <w:rPr>
              <w:noProof/>
              <w:webHidden/>
            </w:rPr>
            <w:fldChar w:fldCharType="separate"/>
          </w:r>
          <w:ins w:id="2255" w:author="Sammartano, Marc (BIC USA)" w:date="2015-12-04T16:17:00Z">
            <w:r w:rsidR="007C48A1">
              <w:rPr>
                <w:noProof/>
                <w:webHidden/>
              </w:rPr>
              <w:t>173</w:t>
            </w:r>
          </w:ins>
          <w:ins w:id="22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57" w:author="Sammartano, Marc (BIC USA)" w:date="2015-12-02T15:17:00Z"/>
              <w:rFonts w:eastAsiaTheme="minorEastAsia"/>
              <w:noProof/>
            </w:rPr>
          </w:pPr>
          <w:ins w:id="22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"_Toc436833334"</w:instrText>
            </w:r>
            <w:r w:rsidRPr="00E7654A">
              <w:rPr>
                <w:rStyle w:val="Hyperlink"/>
                <w:noProof/>
              </w:rPr>
              <w:instrText xml:space="preserve"> </w:instrText>
            </w:r>
            <w:r w:rsidRPr="00E7654A">
              <w:rPr>
                <w:rStyle w:val="Hyperlink"/>
                <w:noProof/>
              </w:rPr>
              <w:fldChar w:fldCharType="separate"/>
            </w:r>
            <w:r w:rsidRPr="00E7654A">
              <w:rPr>
                <w:rStyle w:val="Hyperlink"/>
                <w:noProof/>
              </w:rPr>
              <w:t>Audio.record.start &lt;fn_svar&gt;</w:t>
            </w:r>
            <w:r>
              <w:rPr>
                <w:noProof/>
                <w:webHidden/>
              </w:rPr>
              <w:tab/>
            </w:r>
            <w:r>
              <w:rPr>
                <w:noProof/>
                <w:webHidden/>
              </w:rPr>
              <w:fldChar w:fldCharType="begin"/>
            </w:r>
            <w:r>
              <w:rPr>
                <w:noProof/>
                <w:webHidden/>
              </w:rPr>
              <w:instrText xml:space="preserve"> PAGEREF _Toc436833334 \h </w:instrText>
            </w:r>
          </w:ins>
          <w:r>
            <w:rPr>
              <w:noProof/>
              <w:webHidden/>
            </w:rPr>
          </w:r>
          <w:r>
            <w:rPr>
              <w:noProof/>
              <w:webHidden/>
            </w:rPr>
            <w:fldChar w:fldCharType="separate"/>
          </w:r>
          <w:ins w:id="2259" w:author="Sammartano, Marc (BIC USA)" w:date="2015-12-04T16:17:00Z">
            <w:r w:rsidR="007C48A1">
              <w:rPr>
                <w:noProof/>
                <w:webHidden/>
              </w:rPr>
              <w:t>173</w:t>
            </w:r>
          </w:ins>
          <w:ins w:id="22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61" w:author="Sammartano, Marc (BIC USA)" w:date="2015-12-02T15:17:00Z"/>
              <w:rFonts w:eastAsiaTheme="minorEastAsia"/>
              <w:noProof/>
            </w:rPr>
          </w:pPr>
          <w:ins w:id="22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"_Toc436833335"</w:instrText>
            </w:r>
            <w:r w:rsidRPr="00E7654A">
              <w:rPr>
                <w:rStyle w:val="Hyperlink"/>
                <w:noProof/>
              </w:rPr>
              <w:instrText xml:space="preserve"> </w:instrText>
            </w:r>
            <w:r w:rsidRPr="00E7654A">
              <w:rPr>
                <w:rStyle w:val="Hyperlink"/>
                <w:noProof/>
              </w:rPr>
              <w:fldChar w:fldCharType="separate"/>
            </w:r>
            <w:r w:rsidRPr="00E7654A">
              <w:rPr>
                <w:rStyle w:val="Hyperlink"/>
                <w:noProof/>
              </w:rPr>
              <w:t>Audio.record.stop</w:t>
            </w:r>
            <w:r>
              <w:rPr>
                <w:noProof/>
                <w:webHidden/>
              </w:rPr>
              <w:tab/>
            </w:r>
            <w:r>
              <w:rPr>
                <w:noProof/>
                <w:webHidden/>
              </w:rPr>
              <w:fldChar w:fldCharType="begin"/>
            </w:r>
            <w:r>
              <w:rPr>
                <w:noProof/>
                <w:webHidden/>
              </w:rPr>
              <w:instrText xml:space="preserve"> PAGEREF _Toc436833335 \h </w:instrText>
            </w:r>
          </w:ins>
          <w:r>
            <w:rPr>
              <w:noProof/>
              <w:webHidden/>
            </w:rPr>
          </w:r>
          <w:r>
            <w:rPr>
              <w:noProof/>
              <w:webHidden/>
            </w:rPr>
            <w:fldChar w:fldCharType="separate"/>
          </w:r>
          <w:ins w:id="2263" w:author="Sammartano, Marc (BIC USA)" w:date="2015-12-04T16:17:00Z">
            <w:r w:rsidR="007C48A1">
              <w:rPr>
                <w:noProof/>
                <w:webHidden/>
              </w:rPr>
              <w:t>173</w:t>
            </w:r>
          </w:ins>
          <w:ins w:id="2264"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265" w:author="Sammartano, Marc (BIC USA)" w:date="2015-12-02T15:17:00Z"/>
              <w:rFonts w:eastAsiaTheme="minorEastAsia"/>
              <w:noProof/>
            </w:rPr>
          </w:pPr>
          <w:ins w:id="22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"_Toc436833336"</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w:t>
            </w:r>
            <w:r>
              <w:rPr>
                <w:noProof/>
                <w:webHidden/>
              </w:rPr>
              <w:tab/>
            </w:r>
            <w:r>
              <w:rPr>
                <w:noProof/>
                <w:webHidden/>
              </w:rPr>
              <w:fldChar w:fldCharType="begin"/>
            </w:r>
            <w:r>
              <w:rPr>
                <w:noProof/>
                <w:webHidden/>
              </w:rPr>
              <w:instrText xml:space="preserve"> PAGEREF _Toc436833336 \h </w:instrText>
            </w:r>
          </w:ins>
          <w:r>
            <w:rPr>
              <w:noProof/>
              <w:webHidden/>
            </w:rPr>
          </w:r>
          <w:r>
            <w:rPr>
              <w:noProof/>
              <w:webHidden/>
            </w:rPr>
            <w:fldChar w:fldCharType="separate"/>
          </w:r>
          <w:ins w:id="2267" w:author="Sammartano, Marc (BIC USA)" w:date="2015-12-04T16:17:00Z">
            <w:r w:rsidR="007C48A1">
              <w:rPr>
                <w:noProof/>
                <w:webHidden/>
              </w:rPr>
              <w:t>173</w:t>
            </w:r>
          </w:ins>
          <w:ins w:id="22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269" w:author="Sammartano, Marc (BIC USA)" w:date="2015-12-02T15:17:00Z"/>
              <w:rFonts w:eastAsiaTheme="minorEastAsia"/>
              <w:noProof/>
            </w:rPr>
          </w:pPr>
          <w:ins w:id="22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"_Toc436833337"</w:instrText>
            </w:r>
            <w:r w:rsidRPr="00E7654A">
              <w:rPr>
                <w:rStyle w:val="Hyperlink"/>
                <w:noProof/>
              </w:rPr>
              <w:instrText xml:space="preserve"> </w:instrText>
            </w:r>
            <w:r w:rsidRPr="00E7654A">
              <w:rPr>
                <w:rStyle w:val="Hyperlink"/>
                <w:noProof/>
              </w:rPr>
              <w:fldChar w:fldCharType="separate"/>
            </w:r>
            <w:r w:rsidRPr="00E7654A">
              <w:rPr>
                <w:rStyle w:val="Hyperlink"/>
                <w:noProof/>
              </w:rPr>
              <w:t>Introduction</w:t>
            </w:r>
            <w:r>
              <w:rPr>
                <w:noProof/>
                <w:webHidden/>
              </w:rPr>
              <w:tab/>
            </w:r>
            <w:r>
              <w:rPr>
                <w:noProof/>
                <w:webHidden/>
              </w:rPr>
              <w:fldChar w:fldCharType="begin"/>
            </w:r>
            <w:r>
              <w:rPr>
                <w:noProof/>
                <w:webHidden/>
              </w:rPr>
              <w:instrText xml:space="preserve"> PAGEREF _Toc436833337 \h </w:instrText>
            </w:r>
          </w:ins>
          <w:r>
            <w:rPr>
              <w:noProof/>
              <w:webHidden/>
            </w:rPr>
          </w:r>
          <w:r>
            <w:rPr>
              <w:noProof/>
              <w:webHidden/>
            </w:rPr>
            <w:fldChar w:fldCharType="separate"/>
          </w:r>
          <w:ins w:id="2271" w:author="Sammartano, Marc (BIC USA)" w:date="2015-12-04T16:17:00Z">
            <w:r w:rsidR="007C48A1">
              <w:rPr>
                <w:noProof/>
                <w:webHidden/>
              </w:rPr>
              <w:t>173</w:t>
            </w:r>
          </w:ins>
          <w:ins w:id="22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273" w:author="Sammartano, Marc (BIC USA)" w:date="2015-12-02T15:17:00Z"/>
              <w:rFonts w:eastAsiaTheme="minorEastAsia"/>
              <w:noProof/>
            </w:rPr>
          </w:pPr>
          <w:ins w:id="2274"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"_Toc436833338"</w:instrText>
            </w:r>
            <w:r w:rsidRPr="00E7654A">
              <w:rPr>
                <w:rStyle w:val="Hyperlink"/>
                <w:noProof/>
              </w:rPr>
              <w:instrText xml:space="preserve"> </w:instrText>
            </w:r>
            <w:r w:rsidRPr="00E7654A">
              <w:rPr>
                <w:rStyle w:val="Hyperlink"/>
                <w:noProof/>
              </w:rPr>
              <w:fldChar w:fldCharType="separate"/>
            </w:r>
            <w:r w:rsidRPr="00E7654A">
              <w:rPr>
                <w:rStyle w:val="Hyperlink"/>
                <w:noProof/>
              </w:rPr>
              <w:t>Commands</w:t>
            </w:r>
            <w:r>
              <w:rPr>
                <w:noProof/>
                <w:webHidden/>
              </w:rPr>
              <w:tab/>
            </w:r>
            <w:r>
              <w:rPr>
                <w:noProof/>
                <w:webHidden/>
              </w:rPr>
              <w:fldChar w:fldCharType="begin"/>
            </w:r>
            <w:r>
              <w:rPr>
                <w:noProof/>
                <w:webHidden/>
              </w:rPr>
              <w:instrText xml:space="preserve"> PAGEREF _Toc436833338 \h </w:instrText>
            </w:r>
          </w:ins>
          <w:r>
            <w:rPr>
              <w:noProof/>
              <w:webHidden/>
            </w:rPr>
          </w:r>
          <w:r>
            <w:rPr>
              <w:noProof/>
              <w:webHidden/>
            </w:rPr>
            <w:fldChar w:fldCharType="separate"/>
          </w:r>
          <w:ins w:id="2275" w:author="Sammartano, Marc (BIC USA)" w:date="2015-12-04T16:17:00Z">
            <w:r w:rsidR="007C48A1">
              <w:rPr>
                <w:noProof/>
                <w:webHidden/>
              </w:rPr>
              <w:t>174</w:t>
            </w:r>
          </w:ins>
          <w:ins w:id="227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77" w:author="Sammartano, Marc (BIC USA)" w:date="2015-12-02T15:17:00Z"/>
              <w:rFonts w:eastAsiaTheme="minorEastAsia"/>
              <w:noProof/>
            </w:rPr>
          </w:pPr>
          <w:ins w:id="22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"_Toc436833339"</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Soundpool.open &lt;MaxStreams_nexp&gt;</w:t>
            </w:r>
            <w:r>
              <w:rPr>
                <w:noProof/>
                <w:webHidden/>
              </w:rPr>
              <w:tab/>
            </w:r>
            <w:r>
              <w:rPr>
                <w:noProof/>
                <w:webHidden/>
              </w:rPr>
              <w:fldChar w:fldCharType="begin"/>
            </w:r>
            <w:r>
              <w:rPr>
                <w:noProof/>
                <w:webHidden/>
              </w:rPr>
              <w:instrText xml:space="preserve"> PAGEREF _Toc436833339 \h </w:instrText>
            </w:r>
          </w:ins>
          <w:r>
            <w:rPr>
              <w:noProof/>
              <w:webHidden/>
            </w:rPr>
          </w:r>
          <w:r>
            <w:rPr>
              <w:noProof/>
              <w:webHidden/>
            </w:rPr>
            <w:fldChar w:fldCharType="separate"/>
          </w:r>
          <w:ins w:id="2279" w:author="Sammartano, Marc (BIC USA)" w:date="2015-12-04T16:17:00Z">
            <w:r w:rsidR="007C48A1">
              <w:rPr>
                <w:noProof/>
                <w:webHidden/>
              </w:rPr>
              <w:t>174</w:t>
            </w:r>
          </w:ins>
          <w:ins w:id="228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81" w:author="Sammartano, Marc (BIC USA)" w:date="2015-12-02T15:17:00Z"/>
              <w:rFonts w:eastAsiaTheme="minorEastAsia"/>
              <w:noProof/>
            </w:rPr>
          </w:pPr>
          <w:ins w:id="22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"_Toc436833340"</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Soundpool.load &lt;soundID_nvar&gt;, &lt;file_path_sexp&gt;</w:t>
            </w:r>
            <w:r>
              <w:rPr>
                <w:noProof/>
                <w:webHidden/>
              </w:rPr>
              <w:tab/>
            </w:r>
            <w:r>
              <w:rPr>
                <w:noProof/>
                <w:webHidden/>
              </w:rPr>
              <w:fldChar w:fldCharType="begin"/>
            </w:r>
            <w:r>
              <w:rPr>
                <w:noProof/>
                <w:webHidden/>
              </w:rPr>
              <w:instrText xml:space="preserve"> PAGEREF _Toc436833340 \h </w:instrText>
            </w:r>
          </w:ins>
          <w:r>
            <w:rPr>
              <w:noProof/>
              <w:webHidden/>
            </w:rPr>
          </w:r>
          <w:r>
            <w:rPr>
              <w:noProof/>
              <w:webHidden/>
            </w:rPr>
            <w:fldChar w:fldCharType="separate"/>
          </w:r>
          <w:ins w:id="2283" w:author="Sammartano, Marc (BIC USA)" w:date="2015-12-04T16:17:00Z">
            <w:r w:rsidR="007C48A1">
              <w:rPr>
                <w:noProof/>
                <w:webHidden/>
              </w:rPr>
              <w:t>174</w:t>
            </w:r>
          </w:ins>
          <w:ins w:id="228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85" w:author="Sammartano, Marc (BIC USA)" w:date="2015-12-02T15:17:00Z"/>
              <w:rFonts w:eastAsiaTheme="minorEastAsia"/>
              <w:noProof/>
            </w:rPr>
          </w:pPr>
          <w:ins w:id="22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"_Toc436833341"</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Soundpool.unload &lt;soundID_nexp&gt;</w:t>
            </w:r>
            <w:r>
              <w:rPr>
                <w:noProof/>
                <w:webHidden/>
              </w:rPr>
              <w:tab/>
            </w:r>
            <w:r>
              <w:rPr>
                <w:noProof/>
                <w:webHidden/>
              </w:rPr>
              <w:fldChar w:fldCharType="begin"/>
            </w:r>
            <w:r>
              <w:rPr>
                <w:noProof/>
                <w:webHidden/>
              </w:rPr>
              <w:instrText xml:space="preserve"> PAGEREF _Toc436833341 \h </w:instrText>
            </w:r>
          </w:ins>
          <w:r>
            <w:rPr>
              <w:noProof/>
              <w:webHidden/>
            </w:rPr>
          </w:r>
          <w:r>
            <w:rPr>
              <w:noProof/>
              <w:webHidden/>
            </w:rPr>
            <w:fldChar w:fldCharType="separate"/>
          </w:r>
          <w:ins w:id="2287" w:author="Sammartano, Marc (BIC USA)" w:date="2015-12-04T16:17:00Z">
            <w:r w:rsidR="007C48A1">
              <w:rPr>
                <w:noProof/>
                <w:webHidden/>
              </w:rPr>
              <w:t>174</w:t>
            </w:r>
          </w:ins>
          <w:ins w:id="228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89" w:author="Sammartano, Marc (BIC USA)" w:date="2015-12-02T15:17:00Z"/>
              <w:rFonts w:eastAsiaTheme="minorEastAsia"/>
              <w:noProof/>
            </w:rPr>
          </w:pPr>
          <w:ins w:id="22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"_Toc436833342"</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_Toc436833342 \h </w:instrText>
            </w:r>
          </w:ins>
          <w:r>
            <w:rPr>
              <w:noProof/>
              <w:webHidden/>
            </w:rPr>
          </w:r>
          <w:r>
            <w:rPr>
              <w:noProof/>
              <w:webHidden/>
            </w:rPr>
            <w:fldChar w:fldCharType="separate"/>
          </w:r>
          <w:ins w:id="2291" w:author="Sammartano, Marc (BIC USA)" w:date="2015-12-04T16:17:00Z">
            <w:r w:rsidR="007C48A1">
              <w:rPr>
                <w:noProof/>
                <w:webHidden/>
              </w:rPr>
              <w:t>174</w:t>
            </w:r>
          </w:ins>
          <w:ins w:id="22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93" w:author="Sammartano, Marc (BIC USA)" w:date="2015-12-02T15:17:00Z"/>
              <w:rFonts w:eastAsiaTheme="minorEastAsia"/>
              <w:noProof/>
            </w:rPr>
          </w:pPr>
          <w:ins w:id="22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"_Toc436833343"</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_Toc436833343 \h </w:instrText>
            </w:r>
          </w:ins>
          <w:r>
            <w:rPr>
              <w:noProof/>
              <w:webHidden/>
            </w:rPr>
          </w:r>
          <w:r>
            <w:rPr>
              <w:noProof/>
              <w:webHidden/>
            </w:rPr>
            <w:fldChar w:fldCharType="separate"/>
          </w:r>
          <w:ins w:id="2295" w:author="Sammartano, Marc (BIC USA)" w:date="2015-12-04T16:17:00Z">
            <w:r w:rsidR="007C48A1">
              <w:rPr>
                <w:noProof/>
                <w:webHidden/>
              </w:rPr>
              <w:t>174</w:t>
            </w:r>
          </w:ins>
          <w:ins w:id="229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297" w:author="Sammartano, Marc (BIC USA)" w:date="2015-12-02T15:17:00Z"/>
              <w:rFonts w:eastAsiaTheme="minorEastAsia"/>
              <w:noProof/>
            </w:rPr>
          </w:pPr>
          <w:ins w:id="22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"_Toc436833344"</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Soundpool.setrate &lt;streamID_nexp&gt;, &lt;rate_nexp&gt;</w:t>
            </w:r>
            <w:r>
              <w:rPr>
                <w:noProof/>
                <w:webHidden/>
              </w:rPr>
              <w:tab/>
            </w:r>
            <w:r>
              <w:rPr>
                <w:noProof/>
                <w:webHidden/>
              </w:rPr>
              <w:fldChar w:fldCharType="begin"/>
            </w:r>
            <w:r>
              <w:rPr>
                <w:noProof/>
                <w:webHidden/>
              </w:rPr>
              <w:instrText xml:space="preserve"> PAGEREF _Toc436833344 \h </w:instrText>
            </w:r>
          </w:ins>
          <w:r>
            <w:rPr>
              <w:noProof/>
              <w:webHidden/>
            </w:rPr>
          </w:r>
          <w:r>
            <w:rPr>
              <w:noProof/>
              <w:webHidden/>
            </w:rPr>
            <w:fldChar w:fldCharType="separate"/>
          </w:r>
          <w:ins w:id="2299" w:author="Sammartano, Marc (BIC USA)" w:date="2015-12-04T16:17:00Z">
            <w:r w:rsidR="007C48A1">
              <w:rPr>
                <w:noProof/>
                <w:webHidden/>
              </w:rPr>
              <w:t>175</w:t>
            </w:r>
          </w:ins>
          <w:ins w:id="230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01" w:author="Sammartano, Marc (BIC USA)" w:date="2015-12-02T15:17:00Z"/>
              <w:rFonts w:eastAsiaTheme="minorEastAsia"/>
              <w:noProof/>
            </w:rPr>
          </w:pPr>
          <w:ins w:id="23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"_Toc436833345"</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_Toc436833345 \h </w:instrText>
            </w:r>
          </w:ins>
          <w:r>
            <w:rPr>
              <w:noProof/>
              <w:webHidden/>
            </w:rPr>
          </w:r>
          <w:r>
            <w:rPr>
              <w:noProof/>
              <w:webHidden/>
            </w:rPr>
            <w:fldChar w:fldCharType="separate"/>
          </w:r>
          <w:ins w:id="2303" w:author="Sammartano, Marc (BIC USA)" w:date="2015-12-04T16:17:00Z">
            <w:r w:rsidR="007C48A1">
              <w:rPr>
                <w:noProof/>
                <w:webHidden/>
              </w:rPr>
              <w:t>175</w:t>
            </w:r>
          </w:ins>
          <w:ins w:id="23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05" w:author="Sammartano, Marc (BIC USA)" w:date="2015-12-02T15:17:00Z"/>
              <w:rFonts w:eastAsiaTheme="minorEastAsia"/>
              <w:noProof/>
            </w:rPr>
          </w:pPr>
          <w:ins w:id="23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"_Toc436833346"</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Soundpool.pause &lt;streamID_nexp&gt;</w:t>
            </w:r>
            <w:r>
              <w:rPr>
                <w:noProof/>
                <w:webHidden/>
              </w:rPr>
              <w:tab/>
            </w:r>
            <w:r>
              <w:rPr>
                <w:noProof/>
                <w:webHidden/>
              </w:rPr>
              <w:fldChar w:fldCharType="begin"/>
            </w:r>
            <w:r>
              <w:rPr>
                <w:noProof/>
                <w:webHidden/>
              </w:rPr>
              <w:instrText xml:space="preserve"> PAGEREF _Toc436833346 \h </w:instrText>
            </w:r>
          </w:ins>
          <w:r>
            <w:rPr>
              <w:noProof/>
              <w:webHidden/>
            </w:rPr>
          </w:r>
          <w:r>
            <w:rPr>
              <w:noProof/>
              <w:webHidden/>
            </w:rPr>
            <w:fldChar w:fldCharType="separate"/>
          </w:r>
          <w:ins w:id="2307" w:author="Sammartano, Marc (BIC USA)" w:date="2015-12-04T16:17:00Z">
            <w:r w:rsidR="007C48A1">
              <w:rPr>
                <w:noProof/>
                <w:webHidden/>
              </w:rPr>
              <w:t>175</w:t>
            </w:r>
          </w:ins>
          <w:ins w:id="23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09" w:author="Sammartano, Marc (BIC USA)" w:date="2015-12-02T15:17:00Z"/>
              <w:rFonts w:eastAsiaTheme="minorEastAsia"/>
              <w:noProof/>
            </w:rPr>
          </w:pPr>
          <w:ins w:id="23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"_Toc436833347"</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Soundpool.resume &lt;streamID_nexp&gt;</w:t>
            </w:r>
            <w:r>
              <w:rPr>
                <w:noProof/>
                <w:webHidden/>
              </w:rPr>
              <w:tab/>
            </w:r>
            <w:r>
              <w:rPr>
                <w:noProof/>
                <w:webHidden/>
              </w:rPr>
              <w:fldChar w:fldCharType="begin"/>
            </w:r>
            <w:r>
              <w:rPr>
                <w:noProof/>
                <w:webHidden/>
              </w:rPr>
              <w:instrText xml:space="preserve"> PAGEREF _Toc436833347 \h </w:instrText>
            </w:r>
          </w:ins>
          <w:r>
            <w:rPr>
              <w:noProof/>
              <w:webHidden/>
            </w:rPr>
          </w:r>
          <w:r>
            <w:rPr>
              <w:noProof/>
              <w:webHidden/>
            </w:rPr>
            <w:fldChar w:fldCharType="separate"/>
          </w:r>
          <w:ins w:id="2311" w:author="Sammartano, Marc (BIC USA)" w:date="2015-12-04T16:17:00Z">
            <w:r w:rsidR="007C48A1">
              <w:rPr>
                <w:noProof/>
                <w:webHidden/>
              </w:rPr>
              <w:t>175</w:t>
            </w:r>
          </w:ins>
          <w:ins w:id="231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13" w:author="Sammartano, Marc (BIC USA)" w:date="2015-12-02T15:17:00Z"/>
              <w:rFonts w:eastAsiaTheme="minorEastAsia"/>
              <w:noProof/>
            </w:rPr>
          </w:pPr>
          <w:ins w:id="23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"_Toc436833348"</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Soundpool.stop &lt;streamID_nexp&gt;</w:t>
            </w:r>
            <w:r>
              <w:rPr>
                <w:noProof/>
                <w:webHidden/>
              </w:rPr>
              <w:tab/>
            </w:r>
            <w:r>
              <w:rPr>
                <w:noProof/>
                <w:webHidden/>
              </w:rPr>
              <w:fldChar w:fldCharType="begin"/>
            </w:r>
            <w:r>
              <w:rPr>
                <w:noProof/>
                <w:webHidden/>
              </w:rPr>
              <w:instrText xml:space="preserve"> PAGEREF _Toc436833348 \h </w:instrText>
            </w:r>
          </w:ins>
          <w:r>
            <w:rPr>
              <w:noProof/>
              <w:webHidden/>
            </w:rPr>
          </w:r>
          <w:r>
            <w:rPr>
              <w:noProof/>
              <w:webHidden/>
            </w:rPr>
            <w:fldChar w:fldCharType="separate"/>
          </w:r>
          <w:ins w:id="2315" w:author="Sammartano, Marc (BIC USA)" w:date="2015-12-04T16:17:00Z">
            <w:r w:rsidR="007C48A1">
              <w:rPr>
                <w:noProof/>
                <w:webHidden/>
              </w:rPr>
              <w:t>175</w:t>
            </w:r>
          </w:ins>
          <w:ins w:id="231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17" w:author="Sammartano, Marc (BIC USA)" w:date="2015-12-02T15:17:00Z"/>
              <w:rFonts w:eastAsiaTheme="minorEastAsia"/>
              <w:noProof/>
            </w:rPr>
          </w:pPr>
          <w:ins w:id="23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"_Toc436833349"</w:instrText>
            </w:r>
            <w:r w:rsidRPr="00E7654A">
              <w:rPr>
                <w:rStyle w:val="Hyperlink"/>
                <w:noProof/>
              </w:rPr>
              <w:instrText xml:space="preserve"> </w:instrText>
            </w:r>
            <w:r w:rsidRPr="00E7654A">
              <w:rPr>
                <w:rStyle w:val="Hyperlink"/>
                <w:noProof/>
              </w:rPr>
              <w:fldChar w:fldCharType="separate"/>
            </w:r>
            <w:r w:rsidRPr="00E7654A">
              <w:rPr>
                <w:rStyle w:val="Hyperlink"/>
                <w:noProof/>
              </w:rPr>
              <w:t>Soundpool.release</w:t>
            </w:r>
            <w:r>
              <w:rPr>
                <w:noProof/>
                <w:webHidden/>
              </w:rPr>
              <w:tab/>
            </w:r>
            <w:r>
              <w:rPr>
                <w:noProof/>
                <w:webHidden/>
              </w:rPr>
              <w:fldChar w:fldCharType="begin"/>
            </w:r>
            <w:r>
              <w:rPr>
                <w:noProof/>
                <w:webHidden/>
              </w:rPr>
              <w:instrText xml:space="preserve"> PAGEREF _Toc436833349 \h </w:instrText>
            </w:r>
          </w:ins>
          <w:r>
            <w:rPr>
              <w:noProof/>
              <w:webHidden/>
            </w:rPr>
          </w:r>
          <w:r>
            <w:rPr>
              <w:noProof/>
              <w:webHidden/>
            </w:rPr>
            <w:fldChar w:fldCharType="separate"/>
          </w:r>
          <w:ins w:id="2319" w:author="Sammartano, Marc (BIC USA)" w:date="2015-12-04T16:17:00Z">
            <w:r w:rsidR="007C48A1">
              <w:rPr>
                <w:noProof/>
                <w:webHidden/>
              </w:rPr>
              <w:t>175</w:t>
            </w:r>
          </w:ins>
          <w:ins w:id="2320"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321" w:author="Sammartano, Marc (BIC USA)" w:date="2015-12-02T15:17:00Z"/>
              <w:rFonts w:eastAsiaTheme="minorEastAsia"/>
              <w:noProof/>
            </w:rPr>
          </w:pPr>
          <w:ins w:id="23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"_Toc436833350"</w:instrText>
            </w:r>
            <w:r w:rsidRPr="00E7654A">
              <w:rPr>
                <w:rStyle w:val="Hyperlink"/>
                <w:noProof/>
              </w:rPr>
              <w:instrText xml:space="preserve"> </w:instrText>
            </w:r>
            <w:r w:rsidRPr="00E7654A">
              <w:rPr>
                <w:rStyle w:val="Hyperlink"/>
                <w:noProof/>
              </w:rPr>
              <w:fldChar w:fldCharType="separate"/>
            </w:r>
            <w:r w:rsidRPr="00E7654A">
              <w:rPr>
                <w:rStyle w:val="Hyperlink"/>
                <w:noProof/>
              </w:rPr>
              <w:t>GPS</w:t>
            </w:r>
            <w:r>
              <w:rPr>
                <w:noProof/>
                <w:webHidden/>
              </w:rPr>
              <w:tab/>
            </w:r>
            <w:r>
              <w:rPr>
                <w:noProof/>
                <w:webHidden/>
              </w:rPr>
              <w:fldChar w:fldCharType="begin"/>
            </w:r>
            <w:r>
              <w:rPr>
                <w:noProof/>
                <w:webHidden/>
              </w:rPr>
              <w:instrText xml:space="preserve"> PAGEREF _Toc436833350 \h </w:instrText>
            </w:r>
          </w:ins>
          <w:r>
            <w:rPr>
              <w:noProof/>
              <w:webHidden/>
            </w:rPr>
          </w:r>
          <w:r>
            <w:rPr>
              <w:noProof/>
              <w:webHidden/>
            </w:rPr>
            <w:fldChar w:fldCharType="separate"/>
          </w:r>
          <w:ins w:id="2323" w:author="Sammartano, Marc (BIC USA)" w:date="2015-12-04T16:17:00Z">
            <w:r w:rsidR="007C48A1">
              <w:rPr>
                <w:noProof/>
                <w:webHidden/>
              </w:rPr>
              <w:t>175</w:t>
            </w:r>
          </w:ins>
          <w:ins w:id="232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325" w:author="Sammartano, Marc (BIC USA)" w:date="2015-12-02T15:17:00Z"/>
              <w:rFonts w:eastAsiaTheme="minorEastAsia"/>
              <w:noProof/>
            </w:rPr>
          </w:pPr>
          <w:ins w:id="23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"_Toc436833351"</w:instrText>
            </w:r>
            <w:r w:rsidRPr="00E7654A">
              <w:rPr>
                <w:rStyle w:val="Hyperlink"/>
                <w:noProof/>
              </w:rPr>
              <w:instrText xml:space="preserve"> </w:instrText>
            </w:r>
            <w:r w:rsidRPr="00E7654A">
              <w:rPr>
                <w:rStyle w:val="Hyperlink"/>
                <w:noProof/>
              </w:rPr>
              <w:fldChar w:fldCharType="separate"/>
            </w:r>
            <w:r w:rsidRPr="00E7654A">
              <w:rPr>
                <w:rStyle w:val="Hyperlink"/>
                <w:noProof/>
              </w:rPr>
              <w:t>GPS Control commands</w:t>
            </w:r>
            <w:r>
              <w:rPr>
                <w:noProof/>
                <w:webHidden/>
              </w:rPr>
              <w:tab/>
            </w:r>
            <w:r>
              <w:rPr>
                <w:noProof/>
                <w:webHidden/>
              </w:rPr>
              <w:fldChar w:fldCharType="begin"/>
            </w:r>
            <w:r>
              <w:rPr>
                <w:noProof/>
                <w:webHidden/>
              </w:rPr>
              <w:instrText xml:space="preserve"> PAGEREF _Toc436833351 \h </w:instrText>
            </w:r>
          </w:ins>
          <w:r>
            <w:rPr>
              <w:noProof/>
              <w:webHidden/>
            </w:rPr>
          </w:r>
          <w:r>
            <w:rPr>
              <w:noProof/>
              <w:webHidden/>
            </w:rPr>
            <w:fldChar w:fldCharType="separate"/>
          </w:r>
          <w:ins w:id="2327" w:author="Sammartano, Marc (BIC USA)" w:date="2015-12-04T16:17:00Z">
            <w:r w:rsidR="007C48A1">
              <w:rPr>
                <w:noProof/>
                <w:webHidden/>
              </w:rPr>
              <w:t>175</w:t>
            </w:r>
          </w:ins>
          <w:ins w:id="23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29" w:author="Sammartano, Marc (BIC USA)" w:date="2015-12-02T15:17:00Z"/>
              <w:rFonts w:eastAsiaTheme="minorEastAsia"/>
              <w:noProof/>
            </w:rPr>
          </w:pPr>
          <w:ins w:id="23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"_Toc436833352"</w:instrText>
            </w:r>
            <w:r w:rsidRPr="00E7654A">
              <w:rPr>
                <w:rStyle w:val="Hyperlink"/>
                <w:noProof/>
              </w:rPr>
              <w:instrText xml:space="preserve"> </w:instrText>
            </w:r>
            <w:r w:rsidRPr="00E7654A">
              <w:rPr>
                <w:rStyle w:val="Hyperlink"/>
                <w:noProof/>
              </w:rPr>
              <w:fldChar w:fldCharType="separate"/>
            </w:r>
            <w:r w:rsidRPr="00E7654A">
              <w:rPr>
                <w:rStyle w:val="Hyperlink"/>
                <w:noProof/>
              </w:rPr>
              <w:t>Gps.open {{&lt;status_nvar&gt;},{&lt;time_nexp&gt;},{&lt;distance_nexp&gt;}}</w:t>
            </w:r>
            <w:r>
              <w:rPr>
                <w:noProof/>
                <w:webHidden/>
              </w:rPr>
              <w:tab/>
            </w:r>
            <w:r>
              <w:rPr>
                <w:noProof/>
                <w:webHidden/>
              </w:rPr>
              <w:fldChar w:fldCharType="begin"/>
            </w:r>
            <w:r>
              <w:rPr>
                <w:noProof/>
                <w:webHidden/>
              </w:rPr>
              <w:instrText xml:space="preserve"> PAGEREF _Toc436833352 \h </w:instrText>
            </w:r>
          </w:ins>
          <w:r>
            <w:rPr>
              <w:noProof/>
              <w:webHidden/>
            </w:rPr>
          </w:r>
          <w:r>
            <w:rPr>
              <w:noProof/>
              <w:webHidden/>
            </w:rPr>
            <w:fldChar w:fldCharType="separate"/>
          </w:r>
          <w:ins w:id="2331" w:author="Sammartano, Marc (BIC USA)" w:date="2015-12-04T16:17:00Z">
            <w:r w:rsidR="007C48A1">
              <w:rPr>
                <w:noProof/>
                <w:webHidden/>
              </w:rPr>
              <w:t>175</w:t>
            </w:r>
          </w:ins>
          <w:ins w:id="23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33" w:author="Sammartano, Marc (BIC USA)" w:date="2015-12-02T15:17:00Z"/>
              <w:rFonts w:eastAsiaTheme="minorEastAsia"/>
              <w:noProof/>
            </w:rPr>
          </w:pPr>
          <w:ins w:id="23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"_Toc436833353"</w:instrText>
            </w:r>
            <w:r w:rsidRPr="00E7654A">
              <w:rPr>
                <w:rStyle w:val="Hyperlink"/>
                <w:noProof/>
              </w:rPr>
              <w:instrText xml:space="preserve"> </w:instrText>
            </w:r>
            <w:r w:rsidRPr="00E7654A">
              <w:rPr>
                <w:rStyle w:val="Hyperlink"/>
                <w:noProof/>
              </w:rPr>
              <w:fldChar w:fldCharType="separate"/>
            </w:r>
            <w:r w:rsidRPr="00E7654A">
              <w:rPr>
                <w:rStyle w:val="Hyperlink"/>
                <w:noProof/>
              </w:rPr>
              <w:t>Gps.close</w:t>
            </w:r>
            <w:r>
              <w:rPr>
                <w:noProof/>
                <w:webHidden/>
              </w:rPr>
              <w:tab/>
            </w:r>
            <w:r>
              <w:rPr>
                <w:noProof/>
                <w:webHidden/>
              </w:rPr>
              <w:fldChar w:fldCharType="begin"/>
            </w:r>
            <w:r>
              <w:rPr>
                <w:noProof/>
                <w:webHidden/>
              </w:rPr>
              <w:instrText xml:space="preserve"> PAGEREF _Toc436833353 \h </w:instrText>
            </w:r>
          </w:ins>
          <w:r>
            <w:rPr>
              <w:noProof/>
              <w:webHidden/>
            </w:rPr>
          </w:r>
          <w:r>
            <w:rPr>
              <w:noProof/>
              <w:webHidden/>
            </w:rPr>
            <w:fldChar w:fldCharType="separate"/>
          </w:r>
          <w:ins w:id="2335" w:author="Sammartano, Marc (BIC USA)" w:date="2015-12-04T16:17:00Z">
            <w:r w:rsidR="007C48A1">
              <w:rPr>
                <w:noProof/>
                <w:webHidden/>
              </w:rPr>
              <w:t>176</w:t>
            </w:r>
          </w:ins>
          <w:ins w:id="23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37" w:author="Sammartano, Marc (BIC USA)" w:date="2015-12-02T15:17:00Z"/>
              <w:rFonts w:eastAsiaTheme="minorEastAsia"/>
              <w:noProof/>
            </w:rPr>
          </w:pPr>
          <w:ins w:id="23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"_Toc436833354"</w:instrText>
            </w:r>
            <w:r w:rsidRPr="00E7654A">
              <w:rPr>
                <w:rStyle w:val="Hyperlink"/>
                <w:noProof/>
              </w:rPr>
              <w:instrText xml:space="preserve"> </w:instrText>
            </w:r>
            <w:r w:rsidRPr="00E7654A">
              <w:rPr>
                <w:rStyle w:val="Hyperlink"/>
                <w:noProof/>
              </w:rPr>
              <w:fldChar w:fldCharType="separate"/>
            </w:r>
            <w:r w:rsidRPr="00E7654A">
              <w:rPr>
                <w:rStyle w:val="Hyperlink"/>
                <w:noProof/>
              </w:rPr>
              <w:t>Gps.status {{&lt;status_var&gt;}, {&lt;infix_nvar&gt;},{inview_nvar}, {&lt;sat_list_nexp&gt;}}</w:t>
            </w:r>
            <w:r>
              <w:rPr>
                <w:noProof/>
                <w:webHidden/>
              </w:rPr>
              <w:tab/>
            </w:r>
            <w:r>
              <w:rPr>
                <w:noProof/>
                <w:webHidden/>
              </w:rPr>
              <w:fldChar w:fldCharType="begin"/>
            </w:r>
            <w:r>
              <w:rPr>
                <w:noProof/>
                <w:webHidden/>
              </w:rPr>
              <w:instrText xml:space="preserve"> PAGEREF _Toc436833354 \h </w:instrText>
            </w:r>
          </w:ins>
          <w:r>
            <w:rPr>
              <w:noProof/>
              <w:webHidden/>
            </w:rPr>
          </w:r>
          <w:r>
            <w:rPr>
              <w:noProof/>
              <w:webHidden/>
            </w:rPr>
            <w:fldChar w:fldCharType="separate"/>
          </w:r>
          <w:ins w:id="2339" w:author="Sammartano, Marc (BIC USA)" w:date="2015-12-04T16:17:00Z">
            <w:r w:rsidR="007C48A1">
              <w:rPr>
                <w:noProof/>
                <w:webHidden/>
              </w:rPr>
              <w:t>176</w:t>
            </w:r>
          </w:ins>
          <w:ins w:id="23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341" w:author="Sammartano, Marc (BIC USA)" w:date="2015-12-02T15:17:00Z"/>
              <w:rFonts w:eastAsiaTheme="minorEastAsia"/>
              <w:noProof/>
            </w:rPr>
          </w:pPr>
          <w:ins w:id="23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"_Toc436833355"</w:instrText>
            </w:r>
            <w:r w:rsidRPr="00E7654A">
              <w:rPr>
                <w:rStyle w:val="Hyperlink"/>
                <w:noProof/>
              </w:rPr>
              <w:instrText xml:space="preserve"> </w:instrText>
            </w:r>
            <w:r w:rsidRPr="00E7654A">
              <w:rPr>
                <w:rStyle w:val="Hyperlink"/>
                <w:noProof/>
              </w:rPr>
              <w:fldChar w:fldCharType="separate"/>
            </w:r>
            <w:r w:rsidRPr="00E7654A">
              <w:rPr>
                <w:rStyle w:val="Hyperlink"/>
                <w:noProof/>
              </w:rPr>
              <w:t>GPS Location commands</w:t>
            </w:r>
            <w:r>
              <w:rPr>
                <w:noProof/>
                <w:webHidden/>
              </w:rPr>
              <w:tab/>
            </w:r>
            <w:r>
              <w:rPr>
                <w:noProof/>
                <w:webHidden/>
              </w:rPr>
              <w:fldChar w:fldCharType="begin"/>
            </w:r>
            <w:r>
              <w:rPr>
                <w:noProof/>
                <w:webHidden/>
              </w:rPr>
              <w:instrText xml:space="preserve"> PAGEREF _Toc436833355 \h </w:instrText>
            </w:r>
          </w:ins>
          <w:r>
            <w:rPr>
              <w:noProof/>
              <w:webHidden/>
            </w:rPr>
          </w:r>
          <w:r>
            <w:rPr>
              <w:noProof/>
              <w:webHidden/>
            </w:rPr>
            <w:fldChar w:fldCharType="separate"/>
          </w:r>
          <w:ins w:id="2343" w:author="Sammartano, Marc (BIC USA)" w:date="2015-12-04T16:17:00Z">
            <w:r w:rsidR="007C48A1">
              <w:rPr>
                <w:noProof/>
                <w:webHidden/>
              </w:rPr>
              <w:t>178</w:t>
            </w:r>
          </w:ins>
          <w:ins w:id="23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45" w:author="Sammartano, Marc (BIC USA)" w:date="2015-12-02T15:17:00Z"/>
              <w:rFonts w:eastAsiaTheme="minorEastAsia"/>
              <w:noProof/>
            </w:rPr>
          </w:pPr>
          <w:ins w:id="23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"_Toc436833356"</w:instrText>
            </w:r>
            <w:r w:rsidRPr="00E7654A">
              <w:rPr>
                <w:rStyle w:val="Hyperlink"/>
                <w:noProof/>
              </w:rPr>
              <w:instrText xml:space="preserve"> </w:instrText>
            </w:r>
            <w:r w:rsidRPr="00E7654A">
              <w:rPr>
                <w:rStyle w:val="Hyperlink"/>
                <w:noProof/>
              </w:rPr>
              <w:fldChar w:fldCharType="separate"/>
            </w:r>
            <w:r w:rsidRPr="00E7654A">
              <w:rPr>
                <w:rStyle w:val="Hyperlink"/>
                <w:noProof/>
              </w:rPr>
              <w:t>Gps.location {{&lt;time_nvar&gt;}, {&lt;prov_svar&gt;}, {&lt;count_nvar}, {&lt;acc_nvar&gt;}, {&lt;lat_nvar&gt;}, {&lt;long_nvar&gt;}, {&lt;alt_nvar&gt;}, {&lt;bear_nvar&gt;}, {&lt;speed_nvar&gt;}}</w:t>
            </w:r>
            <w:r>
              <w:rPr>
                <w:noProof/>
                <w:webHidden/>
              </w:rPr>
              <w:tab/>
            </w:r>
            <w:r>
              <w:rPr>
                <w:noProof/>
                <w:webHidden/>
              </w:rPr>
              <w:fldChar w:fldCharType="begin"/>
            </w:r>
            <w:r>
              <w:rPr>
                <w:noProof/>
                <w:webHidden/>
              </w:rPr>
              <w:instrText xml:space="preserve"> PAGEREF _Toc436833356 \h </w:instrText>
            </w:r>
          </w:ins>
          <w:r>
            <w:rPr>
              <w:noProof/>
              <w:webHidden/>
            </w:rPr>
          </w:r>
          <w:r>
            <w:rPr>
              <w:noProof/>
              <w:webHidden/>
            </w:rPr>
            <w:fldChar w:fldCharType="separate"/>
          </w:r>
          <w:ins w:id="2347" w:author="Sammartano, Marc (BIC USA)" w:date="2015-12-04T16:17:00Z">
            <w:r w:rsidR="007C48A1">
              <w:rPr>
                <w:noProof/>
                <w:webHidden/>
              </w:rPr>
              <w:t>179</w:t>
            </w:r>
          </w:ins>
          <w:ins w:id="23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49" w:author="Sammartano, Marc (BIC USA)" w:date="2015-12-02T15:17:00Z"/>
              <w:rFonts w:eastAsiaTheme="minorEastAsia"/>
              <w:noProof/>
            </w:rPr>
          </w:pPr>
          <w:ins w:id="23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"_Toc436833357"</w:instrText>
            </w:r>
            <w:r w:rsidRPr="00E7654A">
              <w:rPr>
                <w:rStyle w:val="Hyperlink"/>
                <w:noProof/>
              </w:rPr>
              <w:instrText xml:space="preserve"> </w:instrText>
            </w:r>
            <w:r w:rsidRPr="00E7654A">
              <w:rPr>
                <w:rStyle w:val="Hyperlink"/>
                <w:noProof/>
              </w:rPr>
              <w:fldChar w:fldCharType="separate"/>
            </w:r>
            <w:r w:rsidRPr="00E7654A">
              <w:rPr>
                <w:rStyle w:val="Hyperlink"/>
                <w:noProof/>
              </w:rPr>
              <w:t>Gps.time &lt;nvar&gt;</w:t>
            </w:r>
            <w:r>
              <w:rPr>
                <w:noProof/>
                <w:webHidden/>
              </w:rPr>
              <w:tab/>
            </w:r>
            <w:r>
              <w:rPr>
                <w:noProof/>
                <w:webHidden/>
              </w:rPr>
              <w:fldChar w:fldCharType="begin"/>
            </w:r>
            <w:r>
              <w:rPr>
                <w:noProof/>
                <w:webHidden/>
              </w:rPr>
              <w:instrText xml:space="preserve"> PAGEREF _Toc436833357 \h </w:instrText>
            </w:r>
          </w:ins>
          <w:r>
            <w:rPr>
              <w:noProof/>
              <w:webHidden/>
            </w:rPr>
          </w:r>
          <w:r>
            <w:rPr>
              <w:noProof/>
              <w:webHidden/>
            </w:rPr>
            <w:fldChar w:fldCharType="separate"/>
          </w:r>
          <w:ins w:id="2351" w:author="Sammartano, Marc (BIC USA)" w:date="2015-12-04T16:17:00Z">
            <w:r w:rsidR="007C48A1">
              <w:rPr>
                <w:noProof/>
                <w:webHidden/>
              </w:rPr>
              <w:t>179</w:t>
            </w:r>
          </w:ins>
          <w:ins w:id="23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53" w:author="Sammartano, Marc (BIC USA)" w:date="2015-12-02T15:17:00Z"/>
              <w:rFonts w:eastAsiaTheme="minorEastAsia"/>
              <w:noProof/>
            </w:rPr>
          </w:pPr>
          <w:ins w:id="23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"_Toc436833358"</w:instrText>
            </w:r>
            <w:r w:rsidRPr="00E7654A">
              <w:rPr>
                <w:rStyle w:val="Hyperlink"/>
                <w:noProof/>
              </w:rPr>
              <w:instrText xml:space="preserve"> </w:instrText>
            </w:r>
            <w:r w:rsidRPr="00E7654A">
              <w:rPr>
                <w:rStyle w:val="Hyperlink"/>
                <w:noProof/>
              </w:rPr>
              <w:fldChar w:fldCharType="separate"/>
            </w:r>
            <w:r w:rsidRPr="00E7654A">
              <w:rPr>
                <w:rStyle w:val="Hyperlink"/>
                <w:noProof/>
              </w:rPr>
              <w:t>Gps.provider &lt;svar&gt;</w:t>
            </w:r>
            <w:r>
              <w:rPr>
                <w:noProof/>
                <w:webHidden/>
              </w:rPr>
              <w:tab/>
            </w:r>
            <w:r>
              <w:rPr>
                <w:noProof/>
                <w:webHidden/>
              </w:rPr>
              <w:fldChar w:fldCharType="begin"/>
            </w:r>
            <w:r>
              <w:rPr>
                <w:noProof/>
                <w:webHidden/>
              </w:rPr>
              <w:instrText xml:space="preserve"> PAGEREF _Toc436833358 \h </w:instrText>
            </w:r>
          </w:ins>
          <w:r>
            <w:rPr>
              <w:noProof/>
              <w:webHidden/>
            </w:rPr>
          </w:r>
          <w:r>
            <w:rPr>
              <w:noProof/>
              <w:webHidden/>
            </w:rPr>
            <w:fldChar w:fldCharType="separate"/>
          </w:r>
          <w:ins w:id="2355" w:author="Sammartano, Marc (BIC USA)" w:date="2015-12-04T16:17:00Z">
            <w:r w:rsidR="007C48A1">
              <w:rPr>
                <w:noProof/>
                <w:webHidden/>
              </w:rPr>
              <w:t>179</w:t>
            </w:r>
          </w:ins>
          <w:ins w:id="23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57" w:author="Sammartano, Marc (BIC USA)" w:date="2015-12-02T15:17:00Z"/>
              <w:rFonts w:eastAsiaTheme="minorEastAsia"/>
              <w:noProof/>
            </w:rPr>
          </w:pPr>
          <w:ins w:id="23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"_Toc436833359"</w:instrText>
            </w:r>
            <w:r w:rsidRPr="00E7654A">
              <w:rPr>
                <w:rStyle w:val="Hyperlink"/>
                <w:noProof/>
              </w:rPr>
              <w:instrText xml:space="preserve"> </w:instrText>
            </w:r>
            <w:r w:rsidRPr="00E7654A">
              <w:rPr>
                <w:rStyle w:val="Hyperlink"/>
                <w:noProof/>
              </w:rPr>
              <w:fldChar w:fldCharType="separate"/>
            </w:r>
            <w:r w:rsidRPr="00E7654A">
              <w:rPr>
                <w:rStyle w:val="Hyperlink"/>
                <w:noProof/>
              </w:rPr>
              <w:t>Gps.satellites {{&lt;count_nvar&gt;}, {&lt;sat_list_nexp&gt;}}</w:t>
            </w:r>
            <w:r>
              <w:rPr>
                <w:noProof/>
                <w:webHidden/>
              </w:rPr>
              <w:tab/>
            </w:r>
            <w:r>
              <w:rPr>
                <w:noProof/>
                <w:webHidden/>
              </w:rPr>
              <w:fldChar w:fldCharType="begin"/>
            </w:r>
            <w:r>
              <w:rPr>
                <w:noProof/>
                <w:webHidden/>
              </w:rPr>
              <w:instrText xml:space="preserve"> PAGEREF _Toc436833359 \h </w:instrText>
            </w:r>
          </w:ins>
          <w:r>
            <w:rPr>
              <w:noProof/>
              <w:webHidden/>
            </w:rPr>
          </w:r>
          <w:r>
            <w:rPr>
              <w:noProof/>
              <w:webHidden/>
            </w:rPr>
            <w:fldChar w:fldCharType="separate"/>
          </w:r>
          <w:ins w:id="2359" w:author="Sammartano, Marc (BIC USA)" w:date="2015-12-04T16:17:00Z">
            <w:r w:rsidR="007C48A1">
              <w:rPr>
                <w:noProof/>
                <w:webHidden/>
              </w:rPr>
              <w:t>179</w:t>
            </w:r>
          </w:ins>
          <w:ins w:id="23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61" w:author="Sammartano, Marc (BIC USA)" w:date="2015-12-02T15:17:00Z"/>
              <w:rFonts w:eastAsiaTheme="minorEastAsia"/>
              <w:noProof/>
            </w:rPr>
          </w:pPr>
          <w:ins w:id="23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"_Toc436833360"</w:instrText>
            </w:r>
            <w:r w:rsidRPr="00E7654A">
              <w:rPr>
                <w:rStyle w:val="Hyperlink"/>
                <w:noProof/>
              </w:rPr>
              <w:instrText xml:space="preserve"> </w:instrText>
            </w:r>
            <w:r w:rsidRPr="00E7654A">
              <w:rPr>
                <w:rStyle w:val="Hyperlink"/>
                <w:noProof/>
              </w:rPr>
              <w:fldChar w:fldCharType="separate"/>
            </w:r>
            <w:r w:rsidRPr="00E7654A">
              <w:rPr>
                <w:rStyle w:val="Hyperlink"/>
                <w:noProof/>
              </w:rPr>
              <w:t>Gps.accuracy &lt;nvar&gt;</w:t>
            </w:r>
            <w:r>
              <w:rPr>
                <w:noProof/>
                <w:webHidden/>
              </w:rPr>
              <w:tab/>
            </w:r>
            <w:r>
              <w:rPr>
                <w:noProof/>
                <w:webHidden/>
              </w:rPr>
              <w:fldChar w:fldCharType="begin"/>
            </w:r>
            <w:r>
              <w:rPr>
                <w:noProof/>
                <w:webHidden/>
              </w:rPr>
              <w:instrText xml:space="preserve"> PAGEREF _Toc436833360 \h </w:instrText>
            </w:r>
          </w:ins>
          <w:r>
            <w:rPr>
              <w:noProof/>
              <w:webHidden/>
            </w:rPr>
          </w:r>
          <w:r>
            <w:rPr>
              <w:noProof/>
              <w:webHidden/>
            </w:rPr>
            <w:fldChar w:fldCharType="separate"/>
          </w:r>
          <w:ins w:id="2363" w:author="Sammartano, Marc (BIC USA)" w:date="2015-12-04T16:17:00Z">
            <w:r w:rsidR="007C48A1">
              <w:rPr>
                <w:noProof/>
                <w:webHidden/>
              </w:rPr>
              <w:t>180</w:t>
            </w:r>
          </w:ins>
          <w:ins w:id="236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65" w:author="Sammartano, Marc (BIC USA)" w:date="2015-12-02T15:17:00Z"/>
              <w:rFonts w:eastAsiaTheme="minorEastAsia"/>
              <w:noProof/>
            </w:rPr>
          </w:pPr>
          <w:ins w:id="23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"_Toc436833361"</w:instrText>
            </w:r>
            <w:r w:rsidRPr="00E7654A">
              <w:rPr>
                <w:rStyle w:val="Hyperlink"/>
                <w:noProof/>
              </w:rPr>
              <w:instrText xml:space="preserve"> </w:instrText>
            </w:r>
            <w:r w:rsidRPr="00E7654A">
              <w:rPr>
                <w:rStyle w:val="Hyperlink"/>
                <w:noProof/>
              </w:rPr>
              <w:fldChar w:fldCharType="separate"/>
            </w:r>
            <w:r w:rsidRPr="00E7654A">
              <w:rPr>
                <w:rStyle w:val="Hyperlink"/>
                <w:noProof/>
              </w:rPr>
              <w:t>Gps.latitude &lt;nvar&gt;</w:t>
            </w:r>
            <w:r>
              <w:rPr>
                <w:noProof/>
                <w:webHidden/>
              </w:rPr>
              <w:tab/>
            </w:r>
            <w:r>
              <w:rPr>
                <w:noProof/>
                <w:webHidden/>
              </w:rPr>
              <w:fldChar w:fldCharType="begin"/>
            </w:r>
            <w:r>
              <w:rPr>
                <w:noProof/>
                <w:webHidden/>
              </w:rPr>
              <w:instrText xml:space="preserve"> PAGEREF _Toc436833361 \h </w:instrText>
            </w:r>
          </w:ins>
          <w:r>
            <w:rPr>
              <w:noProof/>
              <w:webHidden/>
            </w:rPr>
          </w:r>
          <w:r>
            <w:rPr>
              <w:noProof/>
              <w:webHidden/>
            </w:rPr>
            <w:fldChar w:fldCharType="separate"/>
          </w:r>
          <w:ins w:id="2367" w:author="Sammartano, Marc (BIC USA)" w:date="2015-12-04T16:17:00Z">
            <w:r w:rsidR="007C48A1">
              <w:rPr>
                <w:noProof/>
                <w:webHidden/>
              </w:rPr>
              <w:t>180</w:t>
            </w:r>
          </w:ins>
          <w:ins w:id="236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69" w:author="Sammartano, Marc (BIC USA)" w:date="2015-12-02T15:17:00Z"/>
              <w:rFonts w:eastAsiaTheme="minorEastAsia"/>
              <w:noProof/>
            </w:rPr>
          </w:pPr>
          <w:ins w:id="23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"_Toc436833362"</w:instrText>
            </w:r>
            <w:r w:rsidRPr="00E7654A">
              <w:rPr>
                <w:rStyle w:val="Hyperlink"/>
                <w:noProof/>
              </w:rPr>
              <w:instrText xml:space="preserve"> </w:instrText>
            </w:r>
            <w:r w:rsidRPr="00E7654A">
              <w:rPr>
                <w:rStyle w:val="Hyperlink"/>
                <w:noProof/>
              </w:rPr>
              <w:fldChar w:fldCharType="separate"/>
            </w:r>
            <w:r w:rsidRPr="00E7654A">
              <w:rPr>
                <w:rStyle w:val="Hyperlink"/>
                <w:noProof/>
              </w:rPr>
              <w:t>Gps.longitude &lt;nvar&gt;</w:t>
            </w:r>
            <w:r>
              <w:rPr>
                <w:noProof/>
                <w:webHidden/>
              </w:rPr>
              <w:tab/>
            </w:r>
            <w:r>
              <w:rPr>
                <w:noProof/>
                <w:webHidden/>
              </w:rPr>
              <w:fldChar w:fldCharType="begin"/>
            </w:r>
            <w:r>
              <w:rPr>
                <w:noProof/>
                <w:webHidden/>
              </w:rPr>
              <w:instrText xml:space="preserve"> PAGEREF _Toc436833362 \h </w:instrText>
            </w:r>
          </w:ins>
          <w:r>
            <w:rPr>
              <w:noProof/>
              <w:webHidden/>
            </w:rPr>
          </w:r>
          <w:r>
            <w:rPr>
              <w:noProof/>
              <w:webHidden/>
            </w:rPr>
            <w:fldChar w:fldCharType="separate"/>
          </w:r>
          <w:ins w:id="2371" w:author="Sammartano, Marc (BIC USA)" w:date="2015-12-04T16:17:00Z">
            <w:r w:rsidR="007C48A1">
              <w:rPr>
                <w:noProof/>
                <w:webHidden/>
              </w:rPr>
              <w:t>180</w:t>
            </w:r>
          </w:ins>
          <w:ins w:id="237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73" w:author="Sammartano, Marc (BIC USA)" w:date="2015-12-02T15:17:00Z"/>
              <w:rFonts w:eastAsiaTheme="minorEastAsia"/>
              <w:noProof/>
            </w:rPr>
          </w:pPr>
          <w:ins w:id="23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"_Toc436833363"</w:instrText>
            </w:r>
            <w:r w:rsidRPr="00E7654A">
              <w:rPr>
                <w:rStyle w:val="Hyperlink"/>
                <w:noProof/>
              </w:rPr>
              <w:instrText xml:space="preserve"> </w:instrText>
            </w:r>
            <w:r w:rsidRPr="00E7654A">
              <w:rPr>
                <w:rStyle w:val="Hyperlink"/>
                <w:noProof/>
              </w:rPr>
              <w:fldChar w:fldCharType="separate"/>
            </w:r>
            <w:r w:rsidRPr="00E7654A">
              <w:rPr>
                <w:rStyle w:val="Hyperlink"/>
                <w:noProof/>
              </w:rPr>
              <w:t>Gps.altitude &lt;nvar&gt;</w:t>
            </w:r>
            <w:r>
              <w:rPr>
                <w:noProof/>
                <w:webHidden/>
              </w:rPr>
              <w:tab/>
            </w:r>
            <w:r>
              <w:rPr>
                <w:noProof/>
                <w:webHidden/>
              </w:rPr>
              <w:fldChar w:fldCharType="begin"/>
            </w:r>
            <w:r>
              <w:rPr>
                <w:noProof/>
                <w:webHidden/>
              </w:rPr>
              <w:instrText xml:space="preserve"> PAGEREF _Toc436833363 \h </w:instrText>
            </w:r>
          </w:ins>
          <w:r>
            <w:rPr>
              <w:noProof/>
              <w:webHidden/>
            </w:rPr>
          </w:r>
          <w:r>
            <w:rPr>
              <w:noProof/>
              <w:webHidden/>
            </w:rPr>
            <w:fldChar w:fldCharType="separate"/>
          </w:r>
          <w:ins w:id="2375" w:author="Sammartano, Marc (BIC USA)" w:date="2015-12-04T16:17:00Z">
            <w:r w:rsidR="007C48A1">
              <w:rPr>
                <w:noProof/>
                <w:webHidden/>
              </w:rPr>
              <w:t>180</w:t>
            </w:r>
          </w:ins>
          <w:ins w:id="237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77" w:author="Sammartano, Marc (BIC USA)" w:date="2015-12-02T15:17:00Z"/>
              <w:rFonts w:eastAsiaTheme="minorEastAsia"/>
              <w:noProof/>
            </w:rPr>
          </w:pPr>
          <w:ins w:id="23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"_Toc436833364"</w:instrText>
            </w:r>
            <w:r w:rsidRPr="00E7654A">
              <w:rPr>
                <w:rStyle w:val="Hyperlink"/>
                <w:noProof/>
              </w:rPr>
              <w:instrText xml:space="preserve"> </w:instrText>
            </w:r>
            <w:r w:rsidRPr="00E7654A">
              <w:rPr>
                <w:rStyle w:val="Hyperlink"/>
                <w:noProof/>
              </w:rPr>
              <w:fldChar w:fldCharType="separate"/>
            </w:r>
            <w:r w:rsidRPr="00E7654A">
              <w:rPr>
                <w:rStyle w:val="Hyperlink"/>
                <w:noProof/>
              </w:rPr>
              <w:t>Gps.bearing &lt;nvar&gt;</w:t>
            </w:r>
            <w:r>
              <w:rPr>
                <w:noProof/>
                <w:webHidden/>
              </w:rPr>
              <w:tab/>
            </w:r>
            <w:r>
              <w:rPr>
                <w:noProof/>
                <w:webHidden/>
              </w:rPr>
              <w:fldChar w:fldCharType="begin"/>
            </w:r>
            <w:r>
              <w:rPr>
                <w:noProof/>
                <w:webHidden/>
              </w:rPr>
              <w:instrText xml:space="preserve"> PAGEREF _Toc436833364 \h </w:instrText>
            </w:r>
          </w:ins>
          <w:r>
            <w:rPr>
              <w:noProof/>
              <w:webHidden/>
            </w:rPr>
          </w:r>
          <w:r>
            <w:rPr>
              <w:noProof/>
              <w:webHidden/>
            </w:rPr>
            <w:fldChar w:fldCharType="separate"/>
          </w:r>
          <w:ins w:id="2379" w:author="Sammartano, Marc (BIC USA)" w:date="2015-12-04T16:17:00Z">
            <w:r w:rsidR="007C48A1">
              <w:rPr>
                <w:noProof/>
                <w:webHidden/>
              </w:rPr>
              <w:t>180</w:t>
            </w:r>
          </w:ins>
          <w:ins w:id="238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81" w:author="Sammartano, Marc (BIC USA)" w:date="2015-12-02T15:17:00Z"/>
              <w:rFonts w:eastAsiaTheme="minorEastAsia"/>
              <w:noProof/>
            </w:rPr>
          </w:pPr>
          <w:ins w:id="23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"_Toc436833365"</w:instrText>
            </w:r>
            <w:r w:rsidRPr="00E7654A">
              <w:rPr>
                <w:rStyle w:val="Hyperlink"/>
                <w:noProof/>
              </w:rPr>
              <w:instrText xml:space="preserve"> </w:instrText>
            </w:r>
            <w:r w:rsidRPr="00E7654A">
              <w:rPr>
                <w:rStyle w:val="Hyperlink"/>
                <w:noProof/>
              </w:rPr>
              <w:fldChar w:fldCharType="separate"/>
            </w:r>
            <w:r w:rsidRPr="00E7654A">
              <w:rPr>
                <w:rStyle w:val="Hyperlink"/>
                <w:noProof/>
              </w:rPr>
              <w:t>Gps.speed &lt;nvar&gt;</w:t>
            </w:r>
            <w:r>
              <w:rPr>
                <w:noProof/>
                <w:webHidden/>
              </w:rPr>
              <w:tab/>
            </w:r>
            <w:r>
              <w:rPr>
                <w:noProof/>
                <w:webHidden/>
              </w:rPr>
              <w:fldChar w:fldCharType="begin"/>
            </w:r>
            <w:r>
              <w:rPr>
                <w:noProof/>
                <w:webHidden/>
              </w:rPr>
              <w:instrText xml:space="preserve"> PAGEREF _Toc436833365 \h </w:instrText>
            </w:r>
          </w:ins>
          <w:r>
            <w:rPr>
              <w:noProof/>
              <w:webHidden/>
            </w:rPr>
          </w:r>
          <w:r>
            <w:rPr>
              <w:noProof/>
              <w:webHidden/>
            </w:rPr>
            <w:fldChar w:fldCharType="separate"/>
          </w:r>
          <w:ins w:id="2383" w:author="Sammartano, Marc (BIC USA)" w:date="2015-12-04T16:17:00Z">
            <w:r w:rsidR="007C48A1">
              <w:rPr>
                <w:noProof/>
                <w:webHidden/>
              </w:rPr>
              <w:t>180</w:t>
            </w:r>
          </w:ins>
          <w:ins w:id="2384"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385" w:author="Sammartano, Marc (BIC USA)" w:date="2015-12-02T15:17:00Z"/>
              <w:rFonts w:eastAsiaTheme="minorEastAsia"/>
              <w:noProof/>
            </w:rPr>
          </w:pPr>
          <w:ins w:id="23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"_Toc436833366"</w:instrText>
            </w:r>
            <w:r w:rsidRPr="00E7654A">
              <w:rPr>
                <w:rStyle w:val="Hyperlink"/>
                <w:noProof/>
              </w:rPr>
              <w:instrText xml:space="preserve"> </w:instrText>
            </w:r>
            <w:r w:rsidRPr="00E7654A">
              <w:rPr>
                <w:rStyle w:val="Hyperlink"/>
                <w:noProof/>
              </w:rPr>
              <w:fldChar w:fldCharType="separate"/>
            </w:r>
            <w:r w:rsidRPr="00E7654A">
              <w:rPr>
                <w:rStyle w:val="Hyperlink"/>
                <w:noProof/>
              </w:rPr>
              <w:t>Sensors</w:t>
            </w:r>
            <w:r>
              <w:rPr>
                <w:noProof/>
                <w:webHidden/>
              </w:rPr>
              <w:tab/>
            </w:r>
            <w:r>
              <w:rPr>
                <w:noProof/>
                <w:webHidden/>
              </w:rPr>
              <w:fldChar w:fldCharType="begin"/>
            </w:r>
            <w:r>
              <w:rPr>
                <w:noProof/>
                <w:webHidden/>
              </w:rPr>
              <w:instrText xml:space="preserve"> PAGEREF _Toc436833366 \h </w:instrText>
            </w:r>
          </w:ins>
          <w:r>
            <w:rPr>
              <w:noProof/>
              <w:webHidden/>
            </w:rPr>
          </w:r>
          <w:r>
            <w:rPr>
              <w:noProof/>
              <w:webHidden/>
            </w:rPr>
            <w:fldChar w:fldCharType="separate"/>
          </w:r>
          <w:ins w:id="2387" w:author="Sammartano, Marc (BIC USA)" w:date="2015-12-04T16:17:00Z">
            <w:r w:rsidR="007C48A1">
              <w:rPr>
                <w:noProof/>
                <w:webHidden/>
              </w:rPr>
              <w:t>180</w:t>
            </w:r>
          </w:ins>
          <w:ins w:id="23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389" w:author="Sammartano, Marc (BIC USA)" w:date="2015-12-02T15:17:00Z"/>
              <w:rFonts w:eastAsiaTheme="minorEastAsia"/>
              <w:noProof/>
            </w:rPr>
          </w:pPr>
          <w:ins w:id="23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"_Toc436833367"</w:instrText>
            </w:r>
            <w:r w:rsidRPr="00E7654A">
              <w:rPr>
                <w:rStyle w:val="Hyperlink"/>
                <w:noProof/>
              </w:rPr>
              <w:instrText xml:space="preserve"> </w:instrText>
            </w:r>
            <w:r w:rsidRPr="00E7654A">
              <w:rPr>
                <w:rStyle w:val="Hyperlink"/>
                <w:noProof/>
              </w:rPr>
              <w:fldChar w:fldCharType="separate"/>
            </w:r>
            <w:r w:rsidRPr="00E7654A">
              <w:rPr>
                <w:rStyle w:val="Hyperlink"/>
                <w:noProof/>
              </w:rPr>
              <w:t>Introduction</w:t>
            </w:r>
            <w:r>
              <w:rPr>
                <w:noProof/>
                <w:webHidden/>
              </w:rPr>
              <w:tab/>
            </w:r>
            <w:r>
              <w:rPr>
                <w:noProof/>
                <w:webHidden/>
              </w:rPr>
              <w:fldChar w:fldCharType="begin"/>
            </w:r>
            <w:r>
              <w:rPr>
                <w:noProof/>
                <w:webHidden/>
              </w:rPr>
              <w:instrText xml:space="preserve"> PAGEREF _Toc436833367 \h </w:instrText>
            </w:r>
          </w:ins>
          <w:r>
            <w:rPr>
              <w:noProof/>
              <w:webHidden/>
            </w:rPr>
          </w:r>
          <w:r>
            <w:rPr>
              <w:noProof/>
              <w:webHidden/>
            </w:rPr>
            <w:fldChar w:fldCharType="separate"/>
          </w:r>
          <w:ins w:id="2391" w:author="Sammartano, Marc (BIC USA)" w:date="2015-12-04T16:17:00Z">
            <w:r w:rsidR="007C48A1">
              <w:rPr>
                <w:noProof/>
                <w:webHidden/>
              </w:rPr>
              <w:t>180</w:t>
            </w:r>
          </w:ins>
          <w:ins w:id="23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393" w:author="Sammartano, Marc (BIC USA)" w:date="2015-12-02T15:17:00Z"/>
              <w:rFonts w:eastAsiaTheme="minorEastAsia"/>
              <w:noProof/>
            </w:rPr>
          </w:pPr>
          <w:ins w:id="2394"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"_Toc436833368"</w:instrText>
            </w:r>
            <w:r w:rsidRPr="00E7654A">
              <w:rPr>
                <w:rStyle w:val="Hyperlink"/>
                <w:noProof/>
              </w:rPr>
              <w:instrText xml:space="preserve"> </w:instrText>
            </w:r>
            <w:r w:rsidRPr="00E7654A">
              <w:rPr>
                <w:rStyle w:val="Hyperlink"/>
                <w:noProof/>
              </w:rPr>
              <w:fldChar w:fldCharType="separate"/>
            </w:r>
            <w:r w:rsidRPr="00E7654A">
              <w:rPr>
                <w:rStyle w:val="Hyperlink"/>
                <w:noProof/>
              </w:rPr>
              <w:t>Sensor Commands</w:t>
            </w:r>
            <w:r>
              <w:rPr>
                <w:noProof/>
                <w:webHidden/>
              </w:rPr>
              <w:tab/>
            </w:r>
            <w:r>
              <w:rPr>
                <w:noProof/>
                <w:webHidden/>
              </w:rPr>
              <w:fldChar w:fldCharType="begin"/>
            </w:r>
            <w:r>
              <w:rPr>
                <w:noProof/>
                <w:webHidden/>
              </w:rPr>
              <w:instrText xml:space="preserve"> PAGEREF _Toc436833368 \h </w:instrText>
            </w:r>
          </w:ins>
          <w:r>
            <w:rPr>
              <w:noProof/>
              <w:webHidden/>
            </w:rPr>
          </w:r>
          <w:r>
            <w:rPr>
              <w:noProof/>
              <w:webHidden/>
            </w:rPr>
            <w:fldChar w:fldCharType="separate"/>
          </w:r>
          <w:ins w:id="2395" w:author="Sammartano, Marc (BIC USA)" w:date="2015-12-04T16:17:00Z">
            <w:r w:rsidR="007C48A1">
              <w:rPr>
                <w:noProof/>
                <w:webHidden/>
              </w:rPr>
              <w:t>181</w:t>
            </w:r>
          </w:ins>
          <w:ins w:id="239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397" w:author="Sammartano, Marc (BIC USA)" w:date="2015-12-02T15:17:00Z"/>
              <w:rFonts w:eastAsiaTheme="minorEastAsia"/>
              <w:noProof/>
            </w:rPr>
          </w:pPr>
          <w:ins w:id="23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"_Toc436833369"</w:instrText>
            </w:r>
            <w:r w:rsidRPr="00E7654A">
              <w:rPr>
                <w:rStyle w:val="Hyperlink"/>
                <w:noProof/>
              </w:rPr>
              <w:instrText xml:space="preserve"> </w:instrText>
            </w:r>
            <w:r w:rsidRPr="00E7654A">
              <w:rPr>
                <w:rStyle w:val="Hyperlink"/>
                <w:noProof/>
              </w:rPr>
              <w:fldChar w:fldCharType="separate"/>
            </w:r>
            <w:r w:rsidRPr="00E7654A">
              <w:rPr>
                <w:rStyle w:val="Hyperlink"/>
                <w:noProof/>
              </w:rPr>
              <w:t>Sensors.list &lt;sensor_array$[]&gt;</w:t>
            </w:r>
            <w:r>
              <w:rPr>
                <w:noProof/>
                <w:webHidden/>
              </w:rPr>
              <w:tab/>
            </w:r>
            <w:r>
              <w:rPr>
                <w:noProof/>
                <w:webHidden/>
              </w:rPr>
              <w:fldChar w:fldCharType="begin"/>
            </w:r>
            <w:r>
              <w:rPr>
                <w:noProof/>
                <w:webHidden/>
              </w:rPr>
              <w:instrText xml:space="preserve"> PAGEREF _Toc436833369 \h </w:instrText>
            </w:r>
          </w:ins>
          <w:r>
            <w:rPr>
              <w:noProof/>
              <w:webHidden/>
            </w:rPr>
          </w:r>
          <w:r>
            <w:rPr>
              <w:noProof/>
              <w:webHidden/>
            </w:rPr>
            <w:fldChar w:fldCharType="separate"/>
          </w:r>
          <w:ins w:id="2399" w:author="Sammartano, Marc (BIC USA)" w:date="2015-12-04T16:17:00Z">
            <w:r w:rsidR="007C48A1">
              <w:rPr>
                <w:noProof/>
                <w:webHidden/>
              </w:rPr>
              <w:t>181</w:t>
            </w:r>
          </w:ins>
          <w:ins w:id="240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01" w:author="Sammartano, Marc (BIC USA)" w:date="2015-12-02T15:17:00Z"/>
              <w:rFonts w:eastAsiaTheme="minorEastAsia"/>
              <w:noProof/>
            </w:rPr>
          </w:pPr>
          <w:ins w:id="24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"_Toc436833370"</w:instrText>
            </w:r>
            <w:r w:rsidRPr="00E7654A">
              <w:rPr>
                <w:rStyle w:val="Hyperlink"/>
                <w:noProof/>
              </w:rPr>
              <w:instrText xml:space="preserve"> </w:instrText>
            </w:r>
            <w:r w:rsidRPr="00E7654A">
              <w:rPr>
                <w:rStyle w:val="Hyperlink"/>
                <w:noProof/>
              </w:rPr>
              <w:fldChar w:fldCharType="separate"/>
            </w:r>
            <w:r w:rsidRPr="00E7654A">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_Toc436833370 \h </w:instrText>
            </w:r>
          </w:ins>
          <w:r>
            <w:rPr>
              <w:noProof/>
              <w:webHidden/>
            </w:rPr>
          </w:r>
          <w:r>
            <w:rPr>
              <w:noProof/>
              <w:webHidden/>
            </w:rPr>
            <w:fldChar w:fldCharType="separate"/>
          </w:r>
          <w:ins w:id="2403" w:author="Sammartano, Marc (BIC USA)" w:date="2015-12-04T16:17:00Z">
            <w:r w:rsidR="007C48A1">
              <w:rPr>
                <w:noProof/>
                <w:webHidden/>
              </w:rPr>
              <w:t>181</w:t>
            </w:r>
          </w:ins>
          <w:ins w:id="240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05" w:author="Sammartano, Marc (BIC USA)" w:date="2015-12-02T15:17:00Z"/>
              <w:rFonts w:eastAsiaTheme="minorEastAsia"/>
              <w:noProof/>
            </w:rPr>
          </w:pPr>
          <w:ins w:id="24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"_Toc436833371"</w:instrText>
            </w:r>
            <w:r w:rsidRPr="00E7654A">
              <w:rPr>
                <w:rStyle w:val="Hyperlink"/>
                <w:noProof/>
              </w:rPr>
              <w:instrText xml:space="preserve"> </w:instrText>
            </w:r>
            <w:r w:rsidRPr="00E7654A">
              <w:rPr>
                <w:rStyle w:val="Hyperlink"/>
                <w:noProof/>
              </w:rPr>
              <w:fldChar w:fldCharType="separate"/>
            </w:r>
            <w:r w:rsidRPr="00E7654A">
              <w:rPr>
                <w:rStyle w:val="Hyperlink"/>
                <w:noProof/>
              </w:rPr>
              <w:t>Sensors.read sensor_type_nexp, p1_nvar, p2_nvar, p3_nvar</w:t>
            </w:r>
            <w:r>
              <w:rPr>
                <w:noProof/>
                <w:webHidden/>
              </w:rPr>
              <w:tab/>
            </w:r>
            <w:r>
              <w:rPr>
                <w:noProof/>
                <w:webHidden/>
              </w:rPr>
              <w:fldChar w:fldCharType="begin"/>
            </w:r>
            <w:r>
              <w:rPr>
                <w:noProof/>
                <w:webHidden/>
              </w:rPr>
              <w:instrText xml:space="preserve"> PAGEREF _Toc436833371 \h </w:instrText>
            </w:r>
          </w:ins>
          <w:r>
            <w:rPr>
              <w:noProof/>
              <w:webHidden/>
            </w:rPr>
          </w:r>
          <w:r>
            <w:rPr>
              <w:noProof/>
              <w:webHidden/>
            </w:rPr>
            <w:fldChar w:fldCharType="separate"/>
          </w:r>
          <w:ins w:id="2407" w:author="Sammartano, Marc (BIC USA)" w:date="2015-12-04T16:17:00Z">
            <w:r w:rsidR="007C48A1">
              <w:rPr>
                <w:noProof/>
                <w:webHidden/>
              </w:rPr>
              <w:t>182</w:t>
            </w:r>
          </w:ins>
          <w:ins w:id="240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09" w:author="Sammartano, Marc (BIC USA)" w:date="2015-12-02T15:17:00Z"/>
              <w:rFonts w:eastAsiaTheme="minorEastAsia"/>
              <w:noProof/>
            </w:rPr>
          </w:pPr>
          <w:ins w:id="24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"_Toc436833372"</w:instrText>
            </w:r>
            <w:r w:rsidRPr="00E7654A">
              <w:rPr>
                <w:rStyle w:val="Hyperlink"/>
                <w:noProof/>
              </w:rPr>
              <w:instrText xml:space="preserve"> </w:instrText>
            </w:r>
            <w:r w:rsidRPr="00E7654A">
              <w:rPr>
                <w:rStyle w:val="Hyperlink"/>
                <w:noProof/>
              </w:rPr>
              <w:fldChar w:fldCharType="separate"/>
            </w:r>
            <w:r w:rsidRPr="00E7654A">
              <w:rPr>
                <w:rStyle w:val="Hyperlink"/>
                <w:noProof/>
              </w:rPr>
              <w:t>Sensors.close</w:t>
            </w:r>
            <w:r>
              <w:rPr>
                <w:noProof/>
                <w:webHidden/>
              </w:rPr>
              <w:tab/>
            </w:r>
            <w:r>
              <w:rPr>
                <w:noProof/>
                <w:webHidden/>
              </w:rPr>
              <w:fldChar w:fldCharType="begin"/>
            </w:r>
            <w:r>
              <w:rPr>
                <w:noProof/>
                <w:webHidden/>
              </w:rPr>
              <w:instrText xml:space="preserve"> PAGEREF _Toc436833372 \h </w:instrText>
            </w:r>
          </w:ins>
          <w:r>
            <w:rPr>
              <w:noProof/>
              <w:webHidden/>
            </w:rPr>
          </w:r>
          <w:r>
            <w:rPr>
              <w:noProof/>
              <w:webHidden/>
            </w:rPr>
            <w:fldChar w:fldCharType="separate"/>
          </w:r>
          <w:ins w:id="2411" w:author="Sammartano, Marc (BIC USA)" w:date="2015-12-04T16:17:00Z">
            <w:r w:rsidR="007C48A1">
              <w:rPr>
                <w:noProof/>
                <w:webHidden/>
              </w:rPr>
              <w:t>182</w:t>
            </w:r>
          </w:ins>
          <w:ins w:id="2412"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413" w:author="Sammartano, Marc (BIC USA)" w:date="2015-12-02T15:17:00Z"/>
              <w:rFonts w:eastAsiaTheme="minorEastAsia"/>
              <w:noProof/>
            </w:rPr>
          </w:pPr>
          <w:ins w:id="241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"_Toc436833373"</w:instrText>
            </w:r>
            <w:r w:rsidRPr="00E7654A">
              <w:rPr>
                <w:rStyle w:val="Hyperlink"/>
                <w:noProof/>
              </w:rPr>
              <w:instrText xml:space="preserve"> </w:instrText>
            </w:r>
            <w:r w:rsidRPr="00E7654A">
              <w:rPr>
                <w:rStyle w:val="Hyperlink"/>
                <w:noProof/>
              </w:rPr>
              <w:fldChar w:fldCharType="separate"/>
            </w:r>
            <w:r w:rsidRPr="00E7654A">
              <w:rPr>
                <w:rStyle w:val="Hyperlink"/>
                <w:noProof/>
              </w:rPr>
              <w:t>System</w:t>
            </w:r>
            <w:r>
              <w:rPr>
                <w:noProof/>
                <w:webHidden/>
              </w:rPr>
              <w:tab/>
            </w:r>
            <w:r>
              <w:rPr>
                <w:noProof/>
                <w:webHidden/>
              </w:rPr>
              <w:fldChar w:fldCharType="begin"/>
            </w:r>
            <w:r>
              <w:rPr>
                <w:noProof/>
                <w:webHidden/>
              </w:rPr>
              <w:instrText xml:space="preserve"> PAGEREF _Toc436833373 \h </w:instrText>
            </w:r>
          </w:ins>
          <w:r>
            <w:rPr>
              <w:noProof/>
              <w:webHidden/>
            </w:rPr>
          </w:r>
          <w:r>
            <w:rPr>
              <w:noProof/>
              <w:webHidden/>
            </w:rPr>
            <w:fldChar w:fldCharType="separate"/>
          </w:r>
          <w:ins w:id="2415" w:author="Sammartano, Marc (BIC USA)" w:date="2015-12-04T16:17:00Z">
            <w:r w:rsidR="007C48A1">
              <w:rPr>
                <w:noProof/>
                <w:webHidden/>
              </w:rPr>
              <w:t>182</w:t>
            </w:r>
          </w:ins>
          <w:ins w:id="24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417" w:author="Sammartano, Marc (BIC USA)" w:date="2015-12-02T15:17:00Z"/>
              <w:rFonts w:eastAsiaTheme="minorEastAsia"/>
              <w:noProof/>
            </w:rPr>
          </w:pPr>
          <w:ins w:id="24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"_Toc436833374"</w:instrText>
            </w:r>
            <w:r w:rsidRPr="00E7654A">
              <w:rPr>
                <w:rStyle w:val="Hyperlink"/>
                <w:noProof/>
              </w:rPr>
              <w:instrText xml:space="preserve"> </w:instrText>
            </w:r>
            <w:r w:rsidRPr="00E7654A">
              <w:rPr>
                <w:rStyle w:val="Hyperlink"/>
                <w:noProof/>
              </w:rPr>
              <w:fldChar w:fldCharType="separate"/>
            </w:r>
            <w:r w:rsidRPr="00E7654A">
              <w:rPr>
                <w:rStyle w:val="Hyperlink"/>
                <w:noProof/>
              </w:rPr>
              <w:t>System Commands</w:t>
            </w:r>
            <w:r>
              <w:rPr>
                <w:noProof/>
                <w:webHidden/>
              </w:rPr>
              <w:tab/>
            </w:r>
            <w:r>
              <w:rPr>
                <w:noProof/>
                <w:webHidden/>
              </w:rPr>
              <w:fldChar w:fldCharType="begin"/>
            </w:r>
            <w:r>
              <w:rPr>
                <w:noProof/>
                <w:webHidden/>
              </w:rPr>
              <w:instrText xml:space="preserve"> PAGEREF _Toc436833374 \h </w:instrText>
            </w:r>
          </w:ins>
          <w:r>
            <w:rPr>
              <w:noProof/>
              <w:webHidden/>
            </w:rPr>
          </w:r>
          <w:r>
            <w:rPr>
              <w:noProof/>
              <w:webHidden/>
            </w:rPr>
            <w:fldChar w:fldCharType="separate"/>
          </w:r>
          <w:ins w:id="2419" w:author="Sammartano, Marc (BIC USA)" w:date="2015-12-04T16:17:00Z">
            <w:r w:rsidR="007C48A1">
              <w:rPr>
                <w:noProof/>
                <w:webHidden/>
              </w:rPr>
              <w:t>182</w:t>
            </w:r>
          </w:ins>
          <w:ins w:id="242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21" w:author="Sammartano, Marc (BIC USA)" w:date="2015-12-02T15:17:00Z"/>
              <w:rFonts w:eastAsiaTheme="minorEastAsia"/>
              <w:noProof/>
            </w:rPr>
          </w:pPr>
          <w:ins w:id="24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"_Toc436833375"</w:instrText>
            </w:r>
            <w:r w:rsidRPr="00E7654A">
              <w:rPr>
                <w:rStyle w:val="Hyperlink"/>
                <w:noProof/>
              </w:rPr>
              <w:instrText xml:space="preserve"> </w:instrText>
            </w:r>
            <w:r w:rsidRPr="00E7654A">
              <w:rPr>
                <w:rStyle w:val="Hyperlink"/>
                <w:noProof/>
              </w:rPr>
              <w:fldChar w:fldCharType="separate"/>
            </w:r>
            <w:r w:rsidRPr="00E7654A">
              <w:rPr>
                <w:rStyle w:val="Hyperlink"/>
                <w:noProof/>
              </w:rPr>
              <w:t>System.open</w:t>
            </w:r>
            <w:r>
              <w:rPr>
                <w:noProof/>
                <w:webHidden/>
              </w:rPr>
              <w:tab/>
            </w:r>
            <w:r>
              <w:rPr>
                <w:noProof/>
                <w:webHidden/>
              </w:rPr>
              <w:fldChar w:fldCharType="begin"/>
            </w:r>
            <w:r>
              <w:rPr>
                <w:noProof/>
                <w:webHidden/>
              </w:rPr>
              <w:instrText xml:space="preserve"> PAGEREF _Toc436833375 \h </w:instrText>
            </w:r>
          </w:ins>
          <w:r>
            <w:rPr>
              <w:noProof/>
              <w:webHidden/>
            </w:rPr>
          </w:r>
          <w:r>
            <w:rPr>
              <w:noProof/>
              <w:webHidden/>
            </w:rPr>
            <w:fldChar w:fldCharType="separate"/>
          </w:r>
          <w:ins w:id="2423" w:author="Sammartano, Marc (BIC USA)" w:date="2015-12-04T16:17:00Z">
            <w:r w:rsidR="007C48A1">
              <w:rPr>
                <w:noProof/>
                <w:webHidden/>
              </w:rPr>
              <w:t>182</w:t>
            </w:r>
          </w:ins>
          <w:ins w:id="242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25" w:author="Sammartano, Marc (BIC USA)" w:date="2015-12-02T15:17:00Z"/>
              <w:rFonts w:eastAsiaTheme="minorEastAsia"/>
              <w:noProof/>
            </w:rPr>
          </w:pPr>
          <w:ins w:id="24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"_Toc436833376"</w:instrText>
            </w:r>
            <w:r w:rsidRPr="00E7654A">
              <w:rPr>
                <w:rStyle w:val="Hyperlink"/>
                <w:noProof/>
              </w:rPr>
              <w:instrText xml:space="preserve"> </w:instrText>
            </w:r>
            <w:r w:rsidRPr="00E7654A">
              <w:rPr>
                <w:rStyle w:val="Hyperlink"/>
                <w:noProof/>
              </w:rPr>
              <w:fldChar w:fldCharType="separate"/>
            </w:r>
            <w:r w:rsidRPr="00E7654A">
              <w:rPr>
                <w:rStyle w:val="Hyperlink"/>
                <w:noProof/>
              </w:rPr>
              <w:t>System.write &lt;sexp&gt;</w:t>
            </w:r>
            <w:r>
              <w:rPr>
                <w:noProof/>
                <w:webHidden/>
              </w:rPr>
              <w:tab/>
            </w:r>
            <w:r>
              <w:rPr>
                <w:noProof/>
                <w:webHidden/>
              </w:rPr>
              <w:fldChar w:fldCharType="begin"/>
            </w:r>
            <w:r>
              <w:rPr>
                <w:noProof/>
                <w:webHidden/>
              </w:rPr>
              <w:instrText xml:space="preserve"> PAGEREF _Toc436833376 \h </w:instrText>
            </w:r>
          </w:ins>
          <w:r>
            <w:rPr>
              <w:noProof/>
              <w:webHidden/>
            </w:rPr>
          </w:r>
          <w:r>
            <w:rPr>
              <w:noProof/>
              <w:webHidden/>
            </w:rPr>
            <w:fldChar w:fldCharType="separate"/>
          </w:r>
          <w:ins w:id="2427" w:author="Sammartano, Marc (BIC USA)" w:date="2015-12-04T16:17:00Z">
            <w:r w:rsidR="007C48A1">
              <w:rPr>
                <w:noProof/>
                <w:webHidden/>
              </w:rPr>
              <w:t>182</w:t>
            </w:r>
          </w:ins>
          <w:ins w:id="242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29" w:author="Sammartano, Marc (BIC USA)" w:date="2015-12-02T15:17:00Z"/>
              <w:rFonts w:eastAsiaTheme="minorEastAsia"/>
              <w:noProof/>
            </w:rPr>
          </w:pPr>
          <w:ins w:id="24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"_Toc436833377"</w:instrText>
            </w:r>
            <w:r w:rsidRPr="00E7654A">
              <w:rPr>
                <w:rStyle w:val="Hyperlink"/>
                <w:noProof/>
              </w:rPr>
              <w:instrText xml:space="preserve"> </w:instrText>
            </w:r>
            <w:r w:rsidRPr="00E7654A">
              <w:rPr>
                <w:rStyle w:val="Hyperlink"/>
                <w:noProof/>
              </w:rPr>
              <w:fldChar w:fldCharType="separate"/>
            </w:r>
            <w:r w:rsidRPr="00E7654A">
              <w:rPr>
                <w:rStyle w:val="Hyperlink"/>
                <w:noProof/>
              </w:rPr>
              <w:t>System.read.ready &lt;nvar&gt;</w:t>
            </w:r>
            <w:r>
              <w:rPr>
                <w:noProof/>
                <w:webHidden/>
              </w:rPr>
              <w:tab/>
            </w:r>
            <w:r>
              <w:rPr>
                <w:noProof/>
                <w:webHidden/>
              </w:rPr>
              <w:fldChar w:fldCharType="begin"/>
            </w:r>
            <w:r>
              <w:rPr>
                <w:noProof/>
                <w:webHidden/>
              </w:rPr>
              <w:instrText xml:space="preserve"> PAGEREF _Toc436833377 \h </w:instrText>
            </w:r>
          </w:ins>
          <w:r>
            <w:rPr>
              <w:noProof/>
              <w:webHidden/>
            </w:rPr>
          </w:r>
          <w:r>
            <w:rPr>
              <w:noProof/>
              <w:webHidden/>
            </w:rPr>
            <w:fldChar w:fldCharType="separate"/>
          </w:r>
          <w:ins w:id="2431" w:author="Sammartano, Marc (BIC USA)" w:date="2015-12-04T16:17:00Z">
            <w:r w:rsidR="007C48A1">
              <w:rPr>
                <w:noProof/>
                <w:webHidden/>
              </w:rPr>
              <w:t>182</w:t>
            </w:r>
          </w:ins>
          <w:ins w:id="243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33" w:author="Sammartano, Marc (BIC USA)" w:date="2015-12-02T15:17:00Z"/>
              <w:rFonts w:eastAsiaTheme="minorEastAsia"/>
              <w:noProof/>
            </w:rPr>
          </w:pPr>
          <w:ins w:id="24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"_Toc436833378"</w:instrText>
            </w:r>
            <w:r w:rsidRPr="00E7654A">
              <w:rPr>
                <w:rStyle w:val="Hyperlink"/>
                <w:noProof/>
              </w:rPr>
              <w:instrText xml:space="preserve"> </w:instrText>
            </w:r>
            <w:r w:rsidRPr="00E7654A">
              <w:rPr>
                <w:rStyle w:val="Hyperlink"/>
                <w:noProof/>
              </w:rPr>
              <w:fldChar w:fldCharType="separate"/>
            </w:r>
            <w:r w:rsidRPr="00E7654A">
              <w:rPr>
                <w:rStyle w:val="Hyperlink"/>
                <w:noProof/>
              </w:rPr>
              <w:t>System.read.line &lt;svar&gt;</w:t>
            </w:r>
            <w:r>
              <w:rPr>
                <w:noProof/>
                <w:webHidden/>
              </w:rPr>
              <w:tab/>
            </w:r>
            <w:r>
              <w:rPr>
                <w:noProof/>
                <w:webHidden/>
              </w:rPr>
              <w:fldChar w:fldCharType="begin"/>
            </w:r>
            <w:r>
              <w:rPr>
                <w:noProof/>
                <w:webHidden/>
              </w:rPr>
              <w:instrText xml:space="preserve"> PAGEREF _Toc436833378 \h </w:instrText>
            </w:r>
          </w:ins>
          <w:r>
            <w:rPr>
              <w:noProof/>
              <w:webHidden/>
            </w:rPr>
          </w:r>
          <w:r>
            <w:rPr>
              <w:noProof/>
              <w:webHidden/>
            </w:rPr>
            <w:fldChar w:fldCharType="separate"/>
          </w:r>
          <w:ins w:id="2435" w:author="Sammartano, Marc (BIC USA)" w:date="2015-12-04T16:17:00Z">
            <w:r w:rsidR="007C48A1">
              <w:rPr>
                <w:noProof/>
                <w:webHidden/>
              </w:rPr>
              <w:t>182</w:t>
            </w:r>
          </w:ins>
          <w:ins w:id="243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37" w:author="Sammartano, Marc (BIC USA)" w:date="2015-12-02T15:17:00Z"/>
              <w:rFonts w:eastAsiaTheme="minorEastAsia"/>
              <w:noProof/>
            </w:rPr>
          </w:pPr>
          <w:ins w:id="24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"_Toc436833379"</w:instrText>
            </w:r>
            <w:r w:rsidRPr="00E7654A">
              <w:rPr>
                <w:rStyle w:val="Hyperlink"/>
                <w:noProof/>
              </w:rPr>
              <w:instrText xml:space="preserve"> </w:instrText>
            </w:r>
            <w:r w:rsidRPr="00E7654A">
              <w:rPr>
                <w:rStyle w:val="Hyperlink"/>
                <w:noProof/>
              </w:rPr>
              <w:fldChar w:fldCharType="separate"/>
            </w:r>
            <w:r w:rsidRPr="00E7654A">
              <w:rPr>
                <w:rStyle w:val="Hyperlink"/>
                <w:noProof/>
              </w:rPr>
              <w:t>System.close</w:t>
            </w:r>
            <w:r>
              <w:rPr>
                <w:noProof/>
                <w:webHidden/>
              </w:rPr>
              <w:tab/>
            </w:r>
            <w:r>
              <w:rPr>
                <w:noProof/>
                <w:webHidden/>
              </w:rPr>
              <w:fldChar w:fldCharType="begin"/>
            </w:r>
            <w:r>
              <w:rPr>
                <w:noProof/>
                <w:webHidden/>
              </w:rPr>
              <w:instrText xml:space="preserve"> PAGEREF _Toc436833379 \h </w:instrText>
            </w:r>
          </w:ins>
          <w:r>
            <w:rPr>
              <w:noProof/>
              <w:webHidden/>
            </w:rPr>
          </w:r>
          <w:r>
            <w:rPr>
              <w:noProof/>
              <w:webHidden/>
            </w:rPr>
            <w:fldChar w:fldCharType="separate"/>
          </w:r>
          <w:ins w:id="2439" w:author="Sammartano, Marc (BIC USA)" w:date="2015-12-04T16:17:00Z">
            <w:r w:rsidR="007C48A1">
              <w:rPr>
                <w:noProof/>
                <w:webHidden/>
              </w:rPr>
              <w:t>183</w:t>
            </w:r>
          </w:ins>
          <w:ins w:id="244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441" w:author="Sammartano, Marc (BIC USA)" w:date="2015-12-02T15:17:00Z"/>
              <w:rFonts w:eastAsiaTheme="minorEastAsia"/>
              <w:noProof/>
            </w:rPr>
          </w:pPr>
          <w:ins w:id="24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"_Toc436833380"</w:instrText>
            </w:r>
            <w:r w:rsidRPr="00E7654A">
              <w:rPr>
                <w:rStyle w:val="Hyperlink"/>
                <w:noProof/>
              </w:rPr>
              <w:instrText xml:space="preserve"> </w:instrText>
            </w:r>
            <w:r w:rsidRPr="00E7654A">
              <w:rPr>
                <w:rStyle w:val="Hyperlink"/>
                <w:noProof/>
              </w:rPr>
              <w:fldChar w:fldCharType="separate"/>
            </w:r>
            <w:r w:rsidRPr="00E7654A">
              <w:rPr>
                <w:rStyle w:val="Hyperlink"/>
                <w:noProof/>
              </w:rPr>
              <w:t>Superuser Commands</w:t>
            </w:r>
            <w:r>
              <w:rPr>
                <w:noProof/>
                <w:webHidden/>
              </w:rPr>
              <w:tab/>
            </w:r>
            <w:r>
              <w:rPr>
                <w:noProof/>
                <w:webHidden/>
              </w:rPr>
              <w:fldChar w:fldCharType="begin"/>
            </w:r>
            <w:r>
              <w:rPr>
                <w:noProof/>
                <w:webHidden/>
              </w:rPr>
              <w:instrText xml:space="preserve"> PAGEREF _Toc436833380 \h </w:instrText>
            </w:r>
          </w:ins>
          <w:r>
            <w:rPr>
              <w:noProof/>
              <w:webHidden/>
            </w:rPr>
          </w:r>
          <w:r>
            <w:rPr>
              <w:noProof/>
              <w:webHidden/>
            </w:rPr>
            <w:fldChar w:fldCharType="separate"/>
          </w:r>
          <w:ins w:id="2443" w:author="Sammartano, Marc (BIC USA)" w:date="2015-12-04T16:17:00Z">
            <w:r w:rsidR="007C48A1">
              <w:rPr>
                <w:noProof/>
                <w:webHidden/>
              </w:rPr>
              <w:t>183</w:t>
            </w:r>
          </w:ins>
          <w:ins w:id="24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45" w:author="Sammartano, Marc (BIC USA)" w:date="2015-12-02T15:17:00Z"/>
              <w:rFonts w:eastAsiaTheme="minorEastAsia"/>
              <w:noProof/>
            </w:rPr>
          </w:pPr>
          <w:ins w:id="24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"_Toc436833381"</w:instrText>
            </w:r>
            <w:r w:rsidRPr="00E7654A">
              <w:rPr>
                <w:rStyle w:val="Hyperlink"/>
                <w:noProof/>
              </w:rPr>
              <w:instrText xml:space="preserve"> </w:instrText>
            </w:r>
            <w:r w:rsidRPr="00E7654A">
              <w:rPr>
                <w:rStyle w:val="Hyperlink"/>
                <w:noProof/>
              </w:rPr>
              <w:fldChar w:fldCharType="separate"/>
            </w:r>
            <w:r w:rsidRPr="00E7654A">
              <w:rPr>
                <w:rStyle w:val="Hyperlink"/>
                <w:noProof/>
              </w:rPr>
              <w:t>Su.open</w:t>
            </w:r>
            <w:r>
              <w:rPr>
                <w:noProof/>
                <w:webHidden/>
              </w:rPr>
              <w:tab/>
            </w:r>
            <w:r>
              <w:rPr>
                <w:noProof/>
                <w:webHidden/>
              </w:rPr>
              <w:fldChar w:fldCharType="begin"/>
            </w:r>
            <w:r>
              <w:rPr>
                <w:noProof/>
                <w:webHidden/>
              </w:rPr>
              <w:instrText xml:space="preserve"> PAGEREF _Toc436833381 \h </w:instrText>
            </w:r>
          </w:ins>
          <w:r>
            <w:rPr>
              <w:noProof/>
              <w:webHidden/>
            </w:rPr>
          </w:r>
          <w:r>
            <w:rPr>
              <w:noProof/>
              <w:webHidden/>
            </w:rPr>
            <w:fldChar w:fldCharType="separate"/>
          </w:r>
          <w:ins w:id="2447" w:author="Sammartano, Marc (BIC USA)" w:date="2015-12-04T16:17:00Z">
            <w:r w:rsidR="007C48A1">
              <w:rPr>
                <w:noProof/>
                <w:webHidden/>
              </w:rPr>
              <w:t>183</w:t>
            </w:r>
          </w:ins>
          <w:ins w:id="24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49" w:author="Sammartano, Marc (BIC USA)" w:date="2015-12-02T15:17:00Z"/>
              <w:rFonts w:eastAsiaTheme="minorEastAsia"/>
              <w:noProof/>
            </w:rPr>
          </w:pPr>
          <w:ins w:id="24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"_Toc436833382"</w:instrText>
            </w:r>
            <w:r w:rsidRPr="00E7654A">
              <w:rPr>
                <w:rStyle w:val="Hyperlink"/>
                <w:noProof/>
              </w:rPr>
              <w:instrText xml:space="preserve"> </w:instrText>
            </w:r>
            <w:r w:rsidRPr="00E7654A">
              <w:rPr>
                <w:rStyle w:val="Hyperlink"/>
                <w:noProof/>
              </w:rPr>
              <w:fldChar w:fldCharType="separate"/>
            </w:r>
            <w:r w:rsidRPr="00E7654A">
              <w:rPr>
                <w:rStyle w:val="Hyperlink"/>
                <w:noProof/>
              </w:rPr>
              <w:t>Su.write &lt;sexp&gt;</w:t>
            </w:r>
            <w:r>
              <w:rPr>
                <w:noProof/>
                <w:webHidden/>
              </w:rPr>
              <w:tab/>
            </w:r>
            <w:r>
              <w:rPr>
                <w:noProof/>
                <w:webHidden/>
              </w:rPr>
              <w:fldChar w:fldCharType="begin"/>
            </w:r>
            <w:r>
              <w:rPr>
                <w:noProof/>
                <w:webHidden/>
              </w:rPr>
              <w:instrText xml:space="preserve"> PAGEREF _Toc436833382 \h </w:instrText>
            </w:r>
          </w:ins>
          <w:r>
            <w:rPr>
              <w:noProof/>
              <w:webHidden/>
            </w:rPr>
          </w:r>
          <w:r>
            <w:rPr>
              <w:noProof/>
              <w:webHidden/>
            </w:rPr>
            <w:fldChar w:fldCharType="separate"/>
          </w:r>
          <w:ins w:id="2451" w:author="Sammartano, Marc (BIC USA)" w:date="2015-12-04T16:17:00Z">
            <w:r w:rsidR="007C48A1">
              <w:rPr>
                <w:noProof/>
                <w:webHidden/>
              </w:rPr>
              <w:t>183</w:t>
            </w:r>
          </w:ins>
          <w:ins w:id="245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53" w:author="Sammartano, Marc (BIC USA)" w:date="2015-12-02T15:17:00Z"/>
              <w:rFonts w:eastAsiaTheme="minorEastAsia"/>
              <w:noProof/>
            </w:rPr>
          </w:pPr>
          <w:ins w:id="24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"_Toc436833383"</w:instrText>
            </w:r>
            <w:r w:rsidRPr="00E7654A">
              <w:rPr>
                <w:rStyle w:val="Hyperlink"/>
                <w:noProof/>
              </w:rPr>
              <w:instrText xml:space="preserve"> </w:instrText>
            </w:r>
            <w:r w:rsidRPr="00E7654A">
              <w:rPr>
                <w:rStyle w:val="Hyperlink"/>
                <w:noProof/>
              </w:rPr>
              <w:fldChar w:fldCharType="separate"/>
            </w:r>
            <w:r w:rsidRPr="00E7654A">
              <w:rPr>
                <w:rStyle w:val="Hyperlink"/>
                <w:noProof/>
              </w:rPr>
              <w:t>Su.read.ready &lt;nvar&gt;</w:t>
            </w:r>
            <w:r>
              <w:rPr>
                <w:noProof/>
                <w:webHidden/>
              </w:rPr>
              <w:tab/>
            </w:r>
            <w:r>
              <w:rPr>
                <w:noProof/>
                <w:webHidden/>
              </w:rPr>
              <w:fldChar w:fldCharType="begin"/>
            </w:r>
            <w:r>
              <w:rPr>
                <w:noProof/>
                <w:webHidden/>
              </w:rPr>
              <w:instrText xml:space="preserve"> PAGEREF _Toc436833383 \h </w:instrText>
            </w:r>
          </w:ins>
          <w:r>
            <w:rPr>
              <w:noProof/>
              <w:webHidden/>
            </w:rPr>
          </w:r>
          <w:r>
            <w:rPr>
              <w:noProof/>
              <w:webHidden/>
            </w:rPr>
            <w:fldChar w:fldCharType="separate"/>
          </w:r>
          <w:ins w:id="2455" w:author="Sammartano, Marc (BIC USA)" w:date="2015-12-04T16:17:00Z">
            <w:r w:rsidR="007C48A1">
              <w:rPr>
                <w:noProof/>
                <w:webHidden/>
              </w:rPr>
              <w:t>183</w:t>
            </w:r>
          </w:ins>
          <w:ins w:id="2456"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57" w:author="Sammartano, Marc (BIC USA)" w:date="2015-12-02T15:17:00Z"/>
              <w:rFonts w:eastAsiaTheme="minorEastAsia"/>
              <w:noProof/>
            </w:rPr>
          </w:pPr>
          <w:ins w:id="24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"_Toc436833384"</w:instrText>
            </w:r>
            <w:r w:rsidRPr="00E7654A">
              <w:rPr>
                <w:rStyle w:val="Hyperlink"/>
                <w:noProof/>
              </w:rPr>
              <w:instrText xml:space="preserve"> </w:instrText>
            </w:r>
            <w:r w:rsidRPr="00E7654A">
              <w:rPr>
                <w:rStyle w:val="Hyperlink"/>
                <w:noProof/>
              </w:rPr>
              <w:fldChar w:fldCharType="separate"/>
            </w:r>
            <w:r w:rsidRPr="00E7654A">
              <w:rPr>
                <w:rStyle w:val="Hyperlink"/>
                <w:noProof/>
              </w:rPr>
              <w:t>Su.read.line &lt;svar&gt;</w:t>
            </w:r>
            <w:r>
              <w:rPr>
                <w:noProof/>
                <w:webHidden/>
              </w:rPr>
              <w:tab/>
            </w:r>
            <w:r>
              <w:rPr>
                <w:noProof/>
                <w:webHidden/>
              </w:rPr>
              <w:fldChar w:fldCharType="begin"/>
            </w:r>
            <w:r>
              <w:rPr>
                <w:noProof/>
                <w:webHidden/>
              </w:rPr>
              <w:instrText xml:space="preserve"> PAGEREF _Toc436833384 \h </w:instrText>
            </w:r>
          </w:ins>
          <w:r>
            <w:rPr>
              <w:noProof/>
              <w:webHidden/>
            </w:rPr>
          </w:r>
          <w:r>
            <w:rPr>
              <w:noProof/>
              <w:webHidden/>
            </w:rPr>
            <w:fldChar w:fldCharType="separate"/>
          </w:r>
          <w:ins w:id="2459" w:author="Sammartano, Marc (BIC USA)" w:date="2015-12-04T16:17:00Z">
            <w:r w:rsidR="007C48A1">
              <w:rPr>
                <w:noProof/>
                <w:webHidden/>
              </w:rPr>
              <w:t>183</w:t>
            </w:r>
          </w:ins>
          <w:ins w:id="246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61" w:author="Sammartano, Marc (BIC USA)" w:date="2015-12-02T15:17:00Z"/>
              <w:rFonts w:eastAsiaTheme="minorEastAsia"/>
              <w:noProof/>
            </w:rPr>
          </w:pPr>
          <w:ins w:id="24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"_Toc436833385"</w:instrText>
            </w:r>
            <w:r w:rsidRPr="00E7654A">
              <w:rPr>
                <w:rStyle w:val="Hyperlink"/>
                <w:noProof/>
              </w:rPr>
              <w:instrText xml:space="preserve"> </w:instrText>
            </w:r>
            <w:r w:rsidRPr="00E7654A">
              <w:rPr>
                <w:rStyle w:val="Hyperlink"/>
                <w:noProof/>
              </w:rPr>
              <w:fldChar w:fldCharType="separate"/>
            </w:r>
            <w:r w:rsidRPr="00E7654A">
              <w:rPr>
                <w:rStyle w:val="Hyperlink"/>
                <w:noProof/>
              </w:rPr>
              <w:t>Su.close</w:t>
            </w:r>
            <w:r>
              <w:rPr>
                <w:noProof/>
                <w:webHidden/>
              </w:rPr>
              <w:tab/>
            </w:r>
            <w:r>
              <w:rPr>
                <w:noProof/>
                <w:webHidden/>
              </w:rPr>
              <w:fldChar w:fldCharType="begin"/>
            </w:r>
            <w:r>
              <w:rPr>
                <w:noProof/>
                <w:webHidden/>
              </w:rPr>
              <w:instrText xml:space="preserve"> PAGEREF _Toc436833385 \h </w:instrText>
            </w:r>
          </w:ins>
          <w:r>
            <w:rPr>
              <w:noProof/>
              <w:webHidden/>
            </w:rPr>
          </w:r>
          <w:r>
            <w:rPr>
              <w:noProof/>
              <w:webHidden/>
            </w:rPr>
            <w:fldChar w:fldCharType="separate"/>
          </w:r>
          <w:ins w:id="2463" w:author="Sammartano, Marc (BIC USA)" w:date="2015-12-04T16:17:00Z">
            <w:r w:rsidR="007C48A1">
              <w:rPr>
                <w:noProof/>
                <w:webHidden/>
              </w:rPr>
              <w:t>183</w:t>
            </w:r>
          </w:ins>
          <w:ins w:id="24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465" w:author="Sammartano, Marc (BIC USA)" w:date="2015-12-02T15:17:00Z"/>
              <w:rFonts w:eastAsiaTheme="minorEastAsia"/>
              <w:noProof/>
            </w:rPr>
          </w:pPr>
          <w:ins w:id="24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"_Toc436833386"</w:instrText>
            </w:r>
            <w:r w:rsidRPr="00E7654A">
              <w:rPr>
                <w:rStyle w:val="Hyperlink"/>
                <w:noProof/>
              </w:rPr>
              <w:instrText xml:space="preserve"> </w:instrText>
            </w:r>
            <w:r w:rsidRPr="00E7654A">
              <w:rPr>
                <w:rStyle w:val="Hyperlink"/>
                <w:noProof/>
              </w:rPr>
              <w:fldChar w:fldCharType="separate"/>
            </w:r>
            <w:r w:rsidRPr="00E7654A">
              <w:rPr>
                <w:rStyle w:val="Hyperlink"/>
                <w:noProof/>
              </w:rPr>
              <w:t>App Commands</w:t>
            </w:r>
            <w:r>
              <w:rPr>
                <w:noProof/>
                <w:webHidden/>
              </w:rPr>
              <w:tab/>
            </w:r>
            <w:r>
              <w:rPr>
                <w:noProof/>
                <w:webHidden/>
              </w:rPr>
              <w:fldChar w:fldCharType="begin"/>
            </w:r>
            <w:r>
              <w:rPr>
                <w:noProof/>
                <w:webHidden/>
              </w:rPr>
              <w:instrText xml:space="preserve"> PAGEREF _Toc436833386 \h </w:instrText>
            </w:r>
          </w:ins>
          <w:r>
            <w:rPr>
              <w:noProof/>
              <w:webHidden/>
            </w:rPr>
          </w:r>
          <w:r>
            <w:rPr>
              <w:noProof/>
              <w:webHidden/>
            </w:rPr>
            <w:fldChar w:fldCharType="separate"/>
          </w:r>
          <w:ins w:id="2467" w:author="Sammartano, Marc (BIC USA)" w:date="2015-12-04T16:17:00Z">
            <w:r w:rsidR="007C48A1">
              <w:rPr>
                <w:noProof/>
                <w:webHidden/>
              </w:rPr>
              <w:t>183</w:t>
            </w:r>
          </w:ins>
          <w:ins w:id="246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69" w:author="Sammartano, Marc (BIC USA)" w:date="2015-12-02T15:17:00Z"/>
              <w:rFonts w:eastAsiaTheme="minorEastAsia"/>
              <w:noProof/>
            </w:rPr>
          </w:pPr>
          <w:ins w:id="24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"_Toc436833387"</w:instrText>
            </w:r>
            <w:r w:rsidRPr="00E7654A">
              <w:rPr>
                <w:rStyle w:val="Hyperlink"/>
                <w:noProof/>
              </w:rPr>
              <w:instrText xml:space="preserve"> </w:instrText>
            </w:r>
            <w:r w:rsidRPr="00E7654A">
              <w:rPr>
                <w:rStyle w:val="Hyperlink"/>
                <w:noProof/>
              </w:rPr>
              <w:fldChar w:fldCharType="separate"/>
            </w:r>
            <w:r w:rsidRPr="00E7654A">
              <w:rPr>
                <w:rStyle w:val="Hyperlink"/>
                <w:noProof/>
              </w:rPr>
              <w:t>App.broadcast &lt;action_sexp&gt;, &lt;data_uri_sexp&gt;, &lt;package_sexp&gt;, &lt;component_sexp&gt;, &lt;mime_type_sexp&gt;, &lt;categories_sexp&gt;, &lt;extras_bptr_nexp&gt;, &lt;flags_nexp&gt;</w:t>
            </w:r>
            <w:r>
              <w:rPr>
                <w:noProof/>
                <w:webHidden/>
              </w:rPr>
              <w:tab/>
            </w:r>
            <w:r>
              <w:rPr>
                <w:noProof/>
                <w:webHidden/>
              </w:rPr>
              <w:fldChar w:fldCharType="begin"/>
            </w:r>
            <w:r>
              <w:rPr>
                <w:noProof/>
                <w:webHidden/>
              </w:rPr>
              <w:instrText xml:space="preserve"> PAGEREF _Toc436833387 \h </w:instrText>
            </w:r>
          </w:ins>
          <w:r>
            <w:rPr>
              <w:noProof/>
              <w:webHidden/>
            </w:rPr>
          </w:r>
          <w:r>
            <w:rPr>
              <w:noProof/>
              <w:webHidden/>
            </w:rPr>
            <w:fldChar w:fldCharType="separate"/>
          </w:r>
          <w:ins w:id="2471" w:author="Sammartano, Marc (BIC USA)" w:date="2015-12-04T16:17:00Z">
            <w:r w:rsidR="007C48A1">
              <w:rPr>
                <w:noProof/>
                <w:webHidden/>
              </w:rPr>
              <w:t>183</w:t>
            </w:r>
          </w:ins>
          <w:ins w:id="247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473" w:author="Sammartano, Marc (BIC USA)" w:date="2015-12-02T15:17:00Z"/>
              <w:rFonts w:eastAsiaTheme="minorEastAsia"/>
              <w:noProof/>
            </w:rPr>
          </w:pPr>
          <w:ins w:id="24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"_Toc436833388"</w:instrText>
            </w:r>
            <w:r w:rsidRPr="00E7654A">
              <w:rPr>
                <w:rStyle w:val="Hyperlink"/>
                <w:noProof/>
              </w:rPr>
              <w:instrText xml:space="preserve"> </w:instrText>
            </w:r>
            <w:r w:rsidRPr="00E7654A">
              <w:rPr>
                <w:rStyle w:val="Hyperlink"/>
                <w:noProof/>
              </w:rPr>
              <w:fldChar w:fldCharType="separate"/>
            </w:r>
            <w:r w:rsidRPr="00E7654A">
              <w:rPr>
                <w:rStyle w:val="Hyperlink"/>
                <w:noProof/>
              </w:rPr>
              <w:t>App.start &lt;action_sexp&gt;, &lt;data_uri_sexp&gt;, &lt;package_sexp&gt;, &lt;component_sexp&gt;, &lt;mime_type_sexp&gt;, &lt;categories_sexp&gt;, &lt;extras_bptr_nexp&gt;, &lt;flags_nexp&gt;</w:t>
            </w:r>
            <w:r>
              <w:rPr>
                <w:noProof/>
                <w:webHidden/>
              </w:rPr>
              <w:tab/>
            </w:r>
            <w:r>
              <w:rPr>
                <w:noProof/>
                <w:webHidden/>
              </w:rPr>
              <w:fldChar w:fldCharType="begin"/>
            </w:r>
            <w:r>
              <w:rPr>
                <w:noProof/>
                <w:webHidden/>
              </w:rPr>
              <w:instrText xml:space="preserve"> PAGEREF _Toc436833388 \h </w:instrText>
            </w:r>
          </w:ins>
          <w:r>
            <w:rPr>
              <w:noProof/>
              <w:webHidden/>
            </w:rPr>
          </w:r>
          <w:r>
            <w:rPr>
              <w:noProof/>
              <w:webHidden/>
            </w:rPr>
            <w:fldChar w:fldCharType="separate"/>
          </w:r>
          <w:ins w:id="2475" w:author="Sammartano, Marc (BIC USA)" w:date="2015-12-04T16:17:00Z">
            <w:r w:rsidR="007C48A1">
              <w:rPr>
                <w:noProof/>
                <w:webHidden/>
              </w:rPr>
              <w:t>183</w:t>
            </w:r>
          </w:ins>
          <w:ins w:id="2476"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477" w:author="Sammartano, Marc (BIC USA)" w:date="2015-12-02T15:17:00Z"/>
              <w:rFonts w:eastAsiaTheme="minorEastAsia"/>
              <w:noProof/>
            </w:rPr>
          </w:pPr>
          <w:ins w:id="24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"_Toc436833389"</w:instrText>
            </w:r>
            <w:r w:rsidRPr="00E7654A">
              <w:rPr>
                <w:rStyle w:val="Hyperlink"/>
                <w:noProof/>
              </w:rPr>
              <w:instrText xml:space="preserve"> </w:instrText>
            </w:r>
            <w:r w:rsidRPr="00E7654A">
              <w:rPr>
                <w:rStyle w:val="Hyperlink"/>
                <w:noProof/>
              </w:rPr>
              <w:fldChar w:fldCharType="separate"/>
            </w:r>
            <w:r w:rsidRPr="00E7654A">
              <w:rPr>
                <w:rStyle w:val="Hyperlink"/>
                <w:noProof/>
              </w:rPr>
              <w:t>Appendix A – Command List</w:t>
            </w:r>
            <w:r>
              <w:rPr>
                <w:noProof/>
                <w:webHidden/>
              </w:rPr>
              <w:tab/>
            </w:r>
            <w:r>
              <w:rPr>
                <w:noProof/>
                <w:webHidden/>
              </w:rPr>
              <w:fldChar w:fldCharType="begin"/>
            </w:r>
            <w:r>
              <w:rPr>
                <w:noProof/>
                <w:webHidden/>
              </w:rPr>
              <w:instrText xml:space="preserve"> PAGEREF _Toc436833389 \h </w:instrText>
            </w:r>
          </w:ins>
          <w:r>
            <w:rPr>
              <w:noProof/>
              <w:webHidden/>
            </w:rPr>
          </w:r>
          <w:r>
            <w:rPr>
              <w:noProof/>
              <w:webHidden/>
            </w:rPr>
            <w:fldChar w:fldCharType="separate"/>
          </w:r>
          <w:ins w:id="2479" w:author="Sammartano, Marc (BIC USA)" w:date="2015-12-04T16:17:00Z">
            <w:r w:rsidR="007C48A1">
              <w:rPr>
                <w:noProof/>
                <w:webHidden/>
              </w:rPr>
              <w:t>185</w:t>
            </w:r>
          </w:ins>
          <w:ins w:id="2480"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481" w:author="Sammartano, Marc (BIC USA)" w:date="2015-12-02T15:17:00Z"/>
              <w:rFonts w:eastAsiaTheme="minorEastAsia"/>
              <w:noProof/>
            </w:rPr>
          </w:pPr>
          <w:ins w:id="24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"_Toc436833390"</w:instrText>
            </w:r>
            <w:r w:rsidRPr="00E7654A">
              <w:rPr>
                <w:rStyle w:val="Hyperlink"/>
                <w:noProof/>
              </w:rPr>
              <w:instrText xml:space="preserve"> </w:instrText>
            </w:r>
            <w:r w:rsidRPr="00E7654A">
              <w:rPr>
                <w:rStyle w:val="Hyperlink"/>
                <w:noProof/>
              </w:rPr>
              <w:fldChar w:fldCharType="separate"/>
            </w:r>
            <w:r w:rsidRPr="00E7654A">
              <w:rPr>
                <w:rStyle w:val="Hyperlink"/>
                <w:noProof/>
              </w:rPr>
              <w:t>Appendix B – Sample Programs</w:t>
            </w:r>
            <w:r>
              <w:rPr>
                <w:noProof/>
                <w:webHidden/>
              </w:rPr>
              <w:tab/>
            </w:r>
            <w:r>
              <w:rPr>
                <w:noProof/>
                <w:webHidden/>
              </w:rPr>
              <w:fldChar w:fldCharType="begin"/>
            </w:r>
            <w:r>
              <w:rPr>
                <w:noProof/>
                <w:webHidden/>
              </w:rPr>
              <w:instrText xml:space="preserve"> PAGEREF _Toc436833390 \h </w:instrText>
            </w:r>
          </w:ins>
          <w:r>
            <w:rPr>
              <w:noProof/>
              <w:webHidden/>
            </w:rPr>
          </w:r>
          <w:r>
            <w:rPr>
              <w:noProof/>
              <w:webHidden/>
            </w:rPr>
            <w:fldChar w:fldCharType="separate"/>
          </w:r>
          <w:ins w:id="2483" w:author="Sammartano, Marc (BIC USA)" w:date="2015-12-04T16:17:00Z">
            <w:r w:rsidR="007C48A1">
              <w:rPr>
                <w:noProof/>
                <w:webHidden/>
              </w:rPr>
              <w:t>196</w:t>
            </w:r>
          </w:ins>
          <w:ins w:id="2484"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485" w:author="Sammartano, Marc (BIC USA)" w:date="2015-12-02T15:17:00Z"/>
              <w:rFonts w:eastAsiaTheme="minorEastAsia"/>
              <w:noProof/>
            </w:rPr>
          </w:pPr>
          <w:ins w:id="24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"_Toc436833391"</w:instrText>
            </w:r>
            <w:r w:rsidRPr="00E7654A">
              <w:rPr>
                <w:rStyle w:val="Hyperlink"/>
                <w:noProof/>
              </w:rPr>
              <w:instrText xml:space="preserve"> </w:instrText>
            </w:r>
            <w:r w:rsidRPr="00E7654A">
              <w:rPr>
                <w:rStyle w:val="Hyperlink"/>
                <w:noProof/>
              </w:rPr>
              <w:fldChar w:fldCharType="separate"/>
            </w:r>
            <w:r w:rsidRPr="00E7654A">
              <w:rPr>
                <w:rStyle w:val="Hyperlink"/>
                <w:noProof/>
              </w:rPr>
              <w:t>Appendix C – Launcher Shortcut Tutorial</w:t>
            </w:r>
            <w:r>
              <w:rPr>
                <w:noProof/>
                <w:webHidden/>
              </w:rPr>
              <w:tab/>
            </w:r>
            <w:r>
              <w:rPr>
                <w:noProof/>
                <w:webHidden/>
              </w:rPr>
              <w:fldChar w:fldCharType="begin"/>
            </w:r>
            <w:r>
              <w:rPr>
                <w:noProof/>
                <w:webHidden/>
              </w:rPr>
              <w:instrText xml:space="preserve"> PAGEREF _Toc436833391 \h </w:instrText>
            </w:r>
          </w:ins>
          <w:r>
            <w:rPr>
              <w:noProof/>
              <w:webHidden/>
            </w:rPr>
          </w:r>
          <w:r>
            <w:rPr>
              <w:noProof/>
              <w:webHidden/>
            </w:rPr>
            <w:fldChar w:fldCharType="separate"/>
          </w:r>
          <w:ins w:id="2487" w:author="Sammartano, Marc (BIC USA)" w:date="2015-12-04T16:17:00Z">
            <w:r w:rsidR="007C48A1">
              <w:rPr>
                <w:noProof/>
                <w:webHidden/>
              </w:rPr>
              <w:t>197</w:t>
            </w:r>
          </w:ins>
          <w:ins w:id="248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489" w:author="Sammartano, Marc (BIC USA)" w:date="2015-12-02T15:17:00Z"/>
              <w:rFonts w:eastAsiaTheme="minorEastAsia"/>
              <w:noProof/>
            </w:rPr>
          </w:pPr>
          <w:ins w:id="24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"_Toc436833392"</w:instrText>
            </w:r>
            <w:r w:rsidRPr="00E7654A">
              <w:rPr>
                <w:rStyle w:val="Hyperlink"/>
                <w:noProof/>
              </w:rPr>
              <w:instrText xml:space="preserve"> </w:instrText>
            </w:r>
            <w:r w:rsidRPr="00E7654A">
              <w:rPr>
                <w:rStyle w:val="Hyperlink"/>
                <w:noProof/>
              </w:rPr>
              <w:fldChar w:fldCharType="separate"/>
            </w:r>
            <w:r w:rsidRPr="00E7654A">
              <w:rPr>
                <w:rStyle w:val="Hyperlink"/>
                <w:noProof/>
              </w:rPr>
              <w:t>Introduction</w:t>
            </w:r>
            <w:r>
              <w:rPr>
                <w:noProof/>
                <w:webHidden/>
              </w:rPr>
              <w:tab/>
            </w:r>
            <w:r>
              <w:rPr>
                <w:noProof/>
                <w:webHidden/>
              </w:rPr>
              <w:fldChar w:fldCharType="begin"/>
            </w:r>
            <w:r>
              <w:rPr>
                <w:noProof/>
                <w:webHidden/>
              </w:rPr>
              <w:instrText xml:space="preserve"> PAGEREF _Toc436833392 \h </w:instrText>
            </w:r>
          </w:ins>
          <w:r>
            <w:rPr>
              <w:noProof/>
              <w:webHidden/>
            </w:rPr>
          </w:r>
          <w:r>
            <w:rPr>
              <w:noProof/>
              <w:webHidden/>
            </w:rPr>
            <w:fldChar w:fldCharType="separate"/>
          </w:r>
          <w:ins w:id="2491" w:author="Sammartano, Marc (BIC USA)" w:date="2015-12-04T16:17:00Z">
            <w:r w:rsidR="007C48A1">
              <w:rPr>
                <w:noProof/>
                <w:webHidden/>
              </w:rPr>
              <w:t>197</w:t>
            </w:r>
          </w:ins>
          <w:ins w:id="249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493" w:author="Sammartano, Marc (BIC USA)" w:date="2015-12-02T15:17:00Z"/>
              <w:rFonts w:eastAsiaTheme="minorEastAsia"/>
              <w:noProof/>
            </w:rPr>
          </w:pPr>
          <w:ins w:id="24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"_Toc436833393"</w:instrText>
            </w:r>
            <w:r w:rsidRPr="00E7654A">
              <w:rPr>
                <w:rStyle w:val="Hyperlink"/>
                <w:noProof/>
              </w:rPr>
              <w:instrText xml:space="preserve"> </w:instrText>
            </w:r>
            <w:r w:rsidRPr="00E7654A">
              <w:rPr>
                <w:rStyle w:val="Hyperlink"/>
                <w:noProof/>
              </w:rPr>
              <w:fldChar w:fldCharType="separate"/>
            </w:r>
            <w:r w:rsidRPr="00E7654A">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_Toc436833393 \h </w:instrText>
            </w:r>
          </w:ins>
          <w:r>
            <w:rPr>
              <w:noProof/>
              <w:webHidden/>
            </w:rPr>
          </w:r>
          <w:r>
            <w:rPr>
              <w:noProof/>
              <w:webHidden/>
            </w:rPr>
            <w:fldChar w:fldCharType="separate"/>
          </w:r>
          <w:ins w:id="2495" w:author="Sammartano, Marc (BIC USA)" w:date="2015-12-04T16:17:00Z">
            <w:r w:rsidR="007C48A1">
              <w:rPr>
                <w:noProof/>
                <w:webHidden/>
              </w:rPr>
              <w:t>197</w:t>
            </w:r>
          </w:ins>
          <w:ins w:id="24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497" w:author="Sammartano, Marc (BIC USA)" w:date="2015-12-02T15:17:00Z"/>
              <w:rFonts w:eastAsiaTheme="minorEastAsia"/>
              <w:noProof/>
            </w:rPr>
          </w:pPr>
          <w:ins w:id="24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"_Toc436833394"</w:instrText>
            </w:r>
            <w:r w:rsidRPr="00E7654A">
              <w:rPr>
                <w:rStyle w:val="Hyperlink"/>
                <w:noProof/>
              </w:rPr>
              <w:instrText xml:space="preserve"> </w:instrText>
            </w:r>
            <w:r w:rsidRPr="00E7654A">
              <w:rPr>
                <w:rStyle w:val="Hyperlink"/>
                <w:noProof/>
              </w:rPr>
              <w:fldChar w:fldCharType="separate"/>
            </w:r>
            <w:r w:rsidRPr="00E7654A">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_Toc436833394 \h </w:instrText>
            </w:r>
          </w:ins>
          <w:r>
            <w:rPr>
              <w:noProof/>
              <w:webHidden/>
            </w:rPr>
          </w:r>
          <w:r>
            <w:rPr>
              <w:noProof/>
              <w:webHidden/>
            </w:rPr>
            <w:fldChar w:fldCharType="separate"/>
          </w:r>
          <w:ins w:id="2499" w:author="Sammartano, Marc (BIC USA)" w:date="2015-12-04T16:17:00Z">
            <w:r w:rsidR="007C48A1">
              <w:rPr>
                <w:noProof/>
                <w:webHidden/>
              </w:rPr>
              <w:t>198</w:t>
            </w:r>
          </w:ins>
          <w:ins w:id="25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01" w:author="Sammartano, Marc (BIC USA)" w:date="2015-12-02T15:17:00Z"/>
              <w:rFonts w:eastAsiaTheme="minorEastAsia"/>
              <w:noProof/>
            </w:rPr>
          </w:pPr>
          <w:ins w:id="25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"_Toc436833395"</w:instrText>
            </w:r>
            <w:r w:rsidRPr="00E7654A">
              <w:rPr>
                <w:rStyle w:val="Hyperlink"/>
                <w:noProof/>
              </w:rPr>
              <w:instrText xml:space="preserve"> </w:instrText>
            </w:r>
            <w:r w:rsidRPr="00E7654A">
              <w:rPr>
                <w:rStyle w:val="Hyperlink"/>
                <w:noProof/>
              </w:rPr>
              <w:fldChar w:fldCharType="separate"/>
            </w:r>
            <w:r w:rsidRPr="00E7654A">
              <w:rPr>
                <w:rStyle w:val="Hyperlink"/>
                <w:noProof/>
              </w:rPr>
              <w:t>What you need to know</w:t>
            </w:r>
            <w:r>
              <w:rPr>
                <w:noProof/>
                <w:webHidden/>
              </w:rPr>
              <w:tab/>
            </w:r>
            <w:r>
              <w:rPr>
                <w:noProof/>
                <w:webHidden/>
              </w:rPr>
              <w:fldChar w:fldCharType="begin"/>
            </w:r>
            <w:r>
              <w:rPr>
                <w:noProof/>
                <w:webHidden/>
              </w:rPr>
              <w:instrText xml:space="preserve"> PAGEREF _Toc436833395 \h </w:instrText>
            </w:r>
          </w:ins>
          <w:r>
            <w:rPr>
              <w:noProof/>
              <w:webHidden/>
            </w:rPr>
          </w:r>
          <w:r>
            <w:rPr>
              <w:noProof/>
              <w:webHidden/>
            </w:rPr>
            <w:fldChar w:fldCharType="separate"/>
          </w:r>
          <w:ins w:id="2503" w:author="Sammartano, Marc (BIC USA)" w:date="2015-12-04T16:17:00Z">
            <w:r w:rsidR="007C48A1">
              <w:rPr>
                <w:noProof/>
                <w:webHidden/>
              </w:rPr>
              <w:t>199</w:t>
            </w:r>
          </w:ins>
          <w:ins w:id="2504"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505" w:author="Sammartano, Marc (BIC USA)" w:date="2015-12-02T15:17:00Z"/>
              <w:rFonts w:eastAsiaTheme="minorEastAsia"/>
              <w:noProof/>
            </w:rPr>
          </w:pPr>
          <w:ins w:id="25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"_Toc436833396"</w:instrText>
            </w:r>
            <w:r w:rsidRPr="00E7654A">
              <w:rPr>
                <w:rStyle w:val="Hyperlink"/>
                <w:noProof/>
              </w:rPr>
              <w:instrText xml:space="preserve"> </w:instrText>
            </w:r>
            <w:r w:rsidRPr="00E7654A">
              <w:rPr>
                <w:rStyle w:val="Hyperlink"/>
                <w:noProof/>
              </w:rPr>
              <w:fldChar w:fldCharType="separate"/>
            </w:r>
            <w:r w:rsidRPr="00E7654A">
              <w:rPr>
                <w:rStyle w:val="Hyperlink"/>
                <w:noProof/>
              </w:rPr>
              <w:t>Appendix D – Building a Standalone Application</w:t>
            </w:r>
            <w:r>
              <w:rPr>
                <w:noProof/>
                <w:webHidden/>
              </w:rPr>
              <w:tab/>
            </w:r>
            <w:r>
              <w:rPr>
                <w:noProof/>
                <w:webHidden/>
              </w:rPr>
              <w:fldChar w:fldCharType="begin"/>
            </w:r>
            <w:r>
              <w:rPr>
                <w:noProof/>
                <w:webHidden/>
              </w:rPr>
              <w:instrText xml:space="preserve"> PAGEREF _Toc436833396 \h </w:instrText>
            </w:r>
          </w:ins>
          <w:r>
            <w:rPr>
              <w:noProof/>
              <w:webHidden/>
            </w:rPr>
          </w:r>
          <w:r>
            <w:rPr>
              <w:noProof/>
              <w:webHidden/>
            </w:rPr>
            <w:fldChar w:fldCharType="separate"/>
          </w:r>
          <w:ins w:id="2507" w:author="Sammartano, Marc (BIC USA)" w:date="2015-12-04T16:17:00Z">
            <w:r w:rsidR="007C48A1">
              <w:rPr>
                <w:noProof/>
                <w:webHidden/>
              </w:rPr>
              <w:t>200</w:t>
            </w:r>
          </w:ins>
          <w:ins w:id="25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09" w:author="Sammartano, Marc (BIC USA)" w:date="2015-12-02T15:17:00Z"/>
              <w:rFonts w:eastAsiaTheme="minorEastAsia"/>
              <w:noProof/>
            </w:rPr>
          </w:pPr>
          <w:ins w:id="25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"_Toc436833397"</w:instrText>
            </w:r>
            <w:r w:rsidRPr="00E7654A">
              <w:rPr>
                <w:rStyle w:val="Hyperlink"/>
                <w:noProof/>
              </w:rPr>
              <w:instrText xml:space="preserve"> </w:instrText>
            </w:r>
            <w:r w:rsidRPr="00E7654A">
              <w:rPr>
                <w:rStyle w:val="Hyperlink"/>
                <w:noProof/>
              </w:rPr>
              <w:fldChar w:fldCharType="separate"/>
            </w:r>
            <w:r w:rsidRPr="00E7654A">
              <w:rPr>
                <w:rStyle w:val="Hyperlink"/>
                <w:noProof/>
              </w:rPr>
              <w:t>Introduction</w:t>
            </w:r>
            <w:r>
              <w:rPr>
                <w:noProof/>
                <w:webHidden/>
              </w:rPr>
              <w:tab/>
            </w:r>
            <w:r>
              <w:rPr>
                <w:noProof/>
                <w:webHidden/>
              </w:rPr>
              <w:fldChar w:fldCharType="begin"/>
            </w:r>
            <w:r>
              <w:rPr>
                <w:noProof/>
                <w:webHidden/>
              </w:rPr>
              <w:instrText xml:space="preserve"> PAGEREF _Toc436833397 \h </w:instrText>
            </w:r>
          </w:ins>
          <w:r>
            <w:rPr>
              <w:noProof/>
              <w:webHidden/>
            </w:rPr>
          </w:r>
          <w:r>
            <w:rPr>
              <w:noProof/>
              <w:webHidden/>
            </w:rPr>
            <w:fldChar w:fldCharType="separate"/>
          </w:r>
          <w:ins w:id="2511" w:author="Sammartano, Marc (BIC USA)" w:date="2015-12-04T16:17:00Z">
            <w:r w:rsidR="007C48A1">
              <w:rPr>
                <w:noProof/>
                <w:webHidden/>
              </w:rPr>
              <w:t>200</w:t>
            </w:r>
          </w:ins>
          <w:ins w:id="251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13" w:author="Sammartano, Marc (BIC USA)" w:date="2015-12-02T15:17:00Z"/>
              <w:rFonts w:eastAsiaTheme="minorEastAsia"/>
              <w:noProof/>
            </w:rPr>
          </w:pPr>
          <w:ins w:id="2514" w:author="Sammartano, Marc (BIC USA)" w:date="2015-12-02T15:17:00Z">
            <w:r w:rsidRPr="00E7654A">
              <w:rPr>
                <w:rStyle w:val="Hyperlink"/>
                <w:noProof/>
              </w:rPr>
              <w:lastRenderedPageBreak/>
              <w:fldChar w:fldCharType="begin"/>
            </w:r>
            <w:r w:rsidRPr="00E7654A">
              <w:rPr>
                <w:rStyle w:val="Hyperlink"/>
                <w:noProof/>
              </w:rPr>
              <w:instrText xml:space="preserve"> </w:instrText>
            </w:r>
            <w:r>
              <w:rPr>
                <w:noProof/>
              </w:rPr>
              <w:instrText>HYPERLINK \l "_Toc436833398"</w:instrText>
            </w:r>
            <w:r w:rsidRPr="00E7654A">
              <w:rPr>
                <w:rStyle w:val="Hyperlink"/>
                <w:noProof/>
              </w:rPr>
              <w:instrText xml:space="preserve"> </w:instrText>
            </w:r>
            <w:r w:rsidRPr="00E7654A">
              <w:rPr>
                <w:rStyle w:val="Hyperlink"/>
                <w:noProof/>
              </w:rPr>
              <w:fldChar w:fldCharType="separate"/>
            </w:r>
            <w:r w:rsidRPr="00E7654A">
              <w:rPr>
                <w:rStyle w:val="Hyperlink"/>
                <w:noProof/>
              </w:rPr>
              <w:t>License Information</w:t>
            </w:r>
            <w:r>
              <w:rPr>
                <w:noProof/>
                <w:webHidden/>
              </w:rPr>
              <w:tab/>
            </w:r>
            <w:r>
              <w:rPr>
                <w:noProof/>
                <w:webHidden/>
              </w:rPr>
              <w:fldChar w:fldCharType="begin"/>
            </w:r>
            <w:r>
              <w:rPr>
                <w:noProof/>
                <w:webHidden/>
              </w:rPr>
              <w:instrText xml:space="preserve"> PAGEREF _Toc436833398 \h </w:instrText>
            </w:r>
          </w:ins>
          <w:r>
            <w:rPr>
              <w:noProof/>
              <w:webHidden/>
            </w:rPr>
          </w:r>
          <w:r>
            <w:rPr>
              <w:noProof/>
              <w:webHidden/>
            </w:rPr>
            <w:fldChar w:fldCharType="separate"/>
          </w:r>
          <w:ins w:id="2515" w:author="Sammartano, Marc (BIC USA)" w:date="2015-12-04T16:17:00Z">
            <w:r w:rsidR="007C48A1">
              <w:rPr>
                <w:noProof/>
                <w:webHidden/>
              </w:rPr>
              <w:t>200</w:t>
            </w:r>
          </w:ins>
          <w:ins w:id="251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17" w:author="Sammartano, Marc (BIC USA)" w:date="2015-12-02T15:17:00Z"/>
              <w:rFonts w:eastAsiaTheme="minorEastAsia"/>
              <w:noProof/>
            </w:rPr>
          </w:pPr>
          <w:ins w:id="251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"_Toc436833399"</w:instrText>
            </w:r>
            <w:r w:rsidRPr="00E7654A">
              <w:rPr>
                <w:rStyle w:val="Hyperlink"/>
                <w:noProof/>
              </w:rPr>
              <w:instrText xml:space="preserve"> </w:instrText>
            </w:r>
            <w:r w:rsidRPr="00E7654A">
              <w:rPr>
                <w:rStyle w:val="Hyperlink"/>
                <w:noProof/>
              </w:rPr>
              <w:fldChar w:fldCharType="separate"/>
            </w:r>
            <w:r w:rsidRPr="00E7654A">
              <w:rPr>
                <w:rStyle w:val="Hyperlink"/>
                <w:noProof/>
              </w:rPr>
              <w:t>Before You Start</w:t>
            </w:r>
            <w:r>
              <w:rPr>
                <w:noProof/>
                <w:webHidden/>
              </w:rPr>
              <w:tab/>
            </w:r>
            <w:r>
              <w:rPr>
                <w:noProof/>
                <w:webHidden/>
              </w:rPr>
              <w:fldChar w:fldCharType="begin"/>
            </w:r>
            <w:r>
              <w:rPr>
                <w:noProof/>
                <w:webHidden/>
              </w:rPr>
              <w:instrText xml:space="preserve"> PAGEREF _Toc436833399 \h </w:instrText>
            </w:r>
          </w:ins>
          <w:r>
            <w:rPr>
              <w:noProof/>
              <w:webHidden/>
            </w:rPr>
          </w:r>
          <w:r>
            <w:rPr>
              <w:noProof/>
              <w:webHidden/>
            </w:rPr>
            <w:fldChar w:fldCharType="separate"/>
          </w:r>
          <w:ins w:id="2519" w:author="Sammartano, Marc (BIC USA)" w:date="2015-12-04T16:17:00Z">
            <w:r w:rsidR="007C48A1">
              <w:rPr>
                <w:noProof/>
                <w:webHidden/>
              </w:rPr>
              <w:t>200</w:t>
            </w:r>
          </w:ins>
          <w:ins w:id="252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21" w:author="Sammartano, Marc (BIC USA)" w:date="2015-12-02T15:17:00Z"/>
              <w:rFonts w:eastAsiaTheme="minorEastAsia"/>
              <w:noProof/>
            </w:rPr>
          </w:pPr>
          <w:ins w:id="252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"_Toc436833400"</w:instrText>
            </w:r>
            <w:r w:rsidRPr="00E7654A">
              <w:rPr>
                <w:rStyle w:val="Hyperlink"/>
                <w:noProof/>
              </w:rPr>
              <w:instrText xml:space="preserve"> </w:instrText>
            </w:r>
            <w:r w:rsidRPr="00E7654A">
              <w:rPr>
                <w:rStyle w:val="Hyperlink"/>
                <w:noProof/>
              </w:rPr>
              <w:fldChar w:fldCharType="separate"/>
            </w:r>
            <w:r w:rsidRPr="00E7654A">
              <w:rPr>
                <w:rStyle w:val="Hyperlink"/>
                <w:noProof/>
              </w:rPr>
              <w:t>Setting Up the Development Environment</w:t>
            </w:r>
            <w:r>
              <w:rPr>
                <w:noProof/>
                <w:webHidden/>
              </w:rPr>
              <w:tab/>
            </w:r>
            <w:r>
              <w:rPr>
                <w:noProof/>
                <w:webHidden/>
              </w:rPr>
              <w:fldChar w:fldCharType="begin"/>
            </w:r>
            <w:r>
              <w:rPr>
                <w:noProof/>
                <w:webHidden/>
              </w:rPr>
              <w:instrText xml:space="preserve"> PAGEREF _Toc436833400 \h </w:instrText>
            </w:r>
          </w:ins>
          <w:r>
            <w:rPr>
              <w:noProof/>
              <w:webHidden/>
            </w:rPr>
          </w:r>
          <w:r>
            <w:rPr>
              <w:noProof/>
              <w:webHidden/>
            </w:rPr>
            <w:fldChar w:fldCharType="separate"/>
          </w:r>
          <w:ins w:id="2523" w:author="Sammartano, Marc (BIC USA)" w:date="2015-12-04T16:17:00Z">
            <w:r w:rsidR="007C48A1">
              <w:rPr>
                <w:noProof/>
                <w:webHidden/>
              </w:rPr>
              <w:t>200</w:t>
            </w:r>
          </w:ins>
          <w:ins w:id="252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25" w:author="Sammartano, Marc (BIC USA)" w:date="2015-12-02T15:17:00Z"/>
              <w:rFonts w:eastAsiaTheme="minorEastAsia"/>
              <w:noProof/>
            </w:rPr>
          </w:pPr>
          <w:ins w:id="252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"_Toc436833401"</w:instrText>
            </w:r>
            <w:r w:rsidRPr="00E7654A">
              <w:rPr>
                <w:rStyle w:val="Hyperlink"/>
                <w:noProof/>
              </w:rPr>
              <w:instrText xml:space="preserve"> </w:instrText>
            </w:r>
            <w:r w:rsidRPr="00E7654A">
              <w:rPr>
                <w:rStyle w:val="Hyperlink"/>
                <w:noProof/>
              </w:rPr>
              <w:fldChar w:fldCharType="separate"/>
            </w:r>
            <w:r w:rsidRPr="00E7654A">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_Toc436833401 \h </w:instrText>
            </w:r>
          </w:ins>
          <w:r>
            <w:rPr>
              <w:noProof/>
              <w:webHidden/>
            </w:rPr>
          </w:r>
          <w:r>
            <w:rPr>
              <w:noProof/>
              <w:webHidden/>
            </w:rPr>
            <w:fldChar w:fldCharType="separate"/>
          </w:r>
          <w:ins w:id="2527" w:author="Sammartano, Marc (BIC USA)" w:date="2015-12-04T16:17:00Z">
            <w:r w:rsidR="007C48A1">
              <w:rPr>
                <w:noProof/>
                <w:webHidden/>
              </w:rPr>
              <w:t>201</w:t>
            </w:r>
          </w:ins>
          <w:ins w:id="252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29" w:author="Sammartano, Marc (BIC USA)" w:date="2015-12-02T15:17:00Z"/>
              <w:rFonts w:eastAsiaTheme="minorEastAsia"/>
              <w:noProof/>
            </w:rPr>
          </w:pPr>
          <w:ins w:id="253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"_Toc436833402"</w:instrText>
            </w:r>
            <w:r w:rsidRPr="00E7654A">
              <w:rPr>
                <w:rStyle w:val="Hyperlink"/>
                <w:noProof/>
              </w:rPr>
              <w:instrText xml:space="preserve"> </w:instrText>
            </w:r>
            <w:r w:rsidRPr="00E7654A">
              <w:rPr>
                <w:rStyle w:val="Hyperlink"/>
                <w:noProof/>
              </w:rPr>
              <w:fldChar w:fldCharType="separate"/>
            </w:r>
            <w:r w:rsidRPr="00E7654A">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_Toc436833402 \h </w:instrText>
            </w:r>
          </w:ins>
          <w:r>
            <w:rPr>
              <w:noProof/>
              <w:webHidden/>
            </w:rPr>
          </w:r>
          <w:r>
            <w:rPr>
              <w:noProof/>
              <w:webHidden/>
            </w:rPr>
            <w:fldChar w:fldCharType="separate"/>
          </w:r>
          <w:ins w:id="2531" w:author="Sammartano, Marc (BIC USA)" w:date="2015-12-04T16:17:00Z">
            <w:r w:rsidR="007C48A1">
              <w:rPr>
                <w:noProof/>
                <w:webHidden/>
              </w:rPr>
              <w:t>201</w:t>
            </w:r>
          </w:ins>
          <w:ins w:id="253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33" w:author="Sammartano, Marc (BIC USA)" w:date="2015-12-02T15:17:00Z"/>
              <w:rFonts w:eastAsiaTheme="minorEastAsia"/>
              <w:noProof/>
            </w:rPr>
          </w:pPr>
          <w:ins w:id="253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"_Toc436833403"</w:instrText>
            </w:r>
            <w:r w:rsidRPr="00E7654A">
              <w:rPr>
                <w:rStyle w:val="Hyperlink"/>
                <w:noProof/>
              </w:rPr>
              <w:instrText xml:space="preserve"> </w:instrText>
            </w:r>
            <w:r w:rsidRPr="00E7654A">
              <w:rPr>
                <w:rStyle w:val="Hyperlink"/>
                <w:noProof/>
              </w:rPr>
              <w:fldChar w:fldCharType="separate"/>
            </w:r>
            <w:r w:rsidRPr="00E7654A">
              <w:rPr>
                <w:rStyle w:val="Hyperlink"/>
                <w:noProof/>
              </w:rPr>
              <w:t>Create a New Project in Eclipse</w:t>
            </w:r>
            <w:r>
              <w:rPr>
                <w:noProof/>
                <w:webHidden/>
              </w:rPr>
              <w:tab/>
            </w:r>
            <w:r>
              <w:rPr>
                <w:noProof/>
                <w:webHidden/>
              </w:rPr>
              <w:fldChar w:fldCharType="begin"/>
            </w:r>
            <w:r>
              <w:rPr>
                <w:noProof/>
                <w:webHidden/>
              </w:rPr>
              <w:instrText xml:space="preserve"> PAGEREF _Toc436833403 \h </w:instrText>
            </w:r>
          </w:ins>
          <w:r>
            <w:rPr>
              <w:noProof/>
              <w:webHidden/>
            </w:rPr>
          </w:r>
          <w:r>
            <w:rPr>
              <w:noProof/>
              <w:webHidden/>
            </w:rPr>
            <w:fldChar w:fldCharType="separate"/>
          </w:r>
          <w:ins w:id="2535" w:author="Sammartano, Marc (BIC USA)" w:date="2015-12-04T16:17:00Z">
            <w:r w:rsidR="007C48A1">
              <w:rPr>
                <w:noProof/>
                <w:webHidden/>
              </w:rPr>
              <w:t>202</w:t>
            </w:r>
          </w:ins>
          <w:ins w:id="253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37" w:author="Sammartano, Marc (BIC USA)" w:date="2015-12-02T15:17:00Z"/>
              <w:rFonts w:eastAsiaTheme="minorEastAsia"/>
              <w:noProof/>
            </w:rPr>
          </w:pPr>
          <w:ins w:id="253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"_Toc436833404"</w:instrText>
            </w:r>
            <w:r w:rsidRPr="00E7654A">
              <w:rPr>
                <w:rStyle w:val="Hyperlink"/>
                <w:noProof/>
              </w:rPr>
              <w:instrText xml:space="preserve"> </w:instrText>
            </w:r>
            <w:r w:rsidRPr="00E7654A">
              <w:rPr>
                <w:rStyle w:val="Hyperlink"/>
                <w:noProof/>
              </w:rPr>
              <w:fldChar w:fldCharType="separate"/>
            </w:r>
            <w:r w:rsidRPr="00E7654A">
              <w:rPr>
                <w:rStyle w:val="Hyperlink"/>
                <w:noProof/>
              </w:rPr>
              <w:t>Rename the Package</w:t>
            </w:r>
            <w:r>
              <w:rPr>
                <w:noProof/>
                <w:webHidden/>
              </w:rPr>
              <w:tab/>
            </w:r>
            <w:r>
              <w:rPr>
                <w:noProof/>
                <w:webHidden/>
              </w:rPr>
              <w:fldChar w:fldCharType="begin"/>
            </w:r>
            <w:r>
              <w:rPr>
                <w:noProof/>
                <w:webHidden/>
              </w:rPr>
              <w:instrText xml:space="preserve"> PAGEREF _Toc436833404 \h </w:instrText>
            </w:r>
          </w:ins>
          <w:r>
            <w:rPr>
              <w:noProof/>
              <w:webHidden/>
            </w:rPr>
          </w:r>
          <w:r>
            <w:rPr>
              <w:noProof/>
              <w:webHidden/>
            </w:rPr>
            <w:fldChar w:fldCharType="separate"/>
          </w:r>
          <w:ins w:id="2539" w:author="Sammartano, Marc (BIC USA)" w:date="2015-12-04T16:17:00Z">
            <w:r w:rsidR="007C48A1">
              <w:rPr>
                <w:noProof/>
                <w:webHidden/>
              </w:rPr>
              <w:t>203</w:t>
            </w:r>
          </w:ins>
          <w:ins w:id="254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541" w:author="Sammartano, Marc (BIC USA)" w:date="2015-12-02T15:17:00Z"/>
              <w:rFonts w:eastAsiaTheme="minorEastAsia"/>
              <w:noProof/>
            </w:rPr>
          </w:pPr>
          <w:ins w:id="254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"_Toc436833405"</w:instrText>
            </w:r>
            <w:r w:rsidRPr="00E7654A">
              <w:rPr>
                <w:rStyle w:val="Hyperlink"/>
                <w:noProof/>
              </w:rPr>
              <w:instrText xml:space="preserve"> </w:instrText>
            </w:r>
            <w:r w:rsidRPr="00E7654A">
              <w:rPr>
                <w:rStyle w:val="Hyperlink"/>
                <w:noProof/>
              </w:rPr>
              <w:fldChar w:fldCharType="separate"/>
            </w:r>
            <w:r w:rsidRPr="00E7654A">
              <w:rPr>
                <w:rStyle w:val="Hyperlink"/>
                <w:noProof/>
              </w:rPr>
              <w:t>In Eclipse</w:t>
            </w:r>
            <w:r>
              <w:rPr>
                <w:noProof/>
                <w:webHidden/>
              </w:rPr>
              <w:tab/>
            </w:r>
            <w:r>
              <w:rPr>
                <w:noProof/>
                <w:webHidden/>
              </w:rPr>
              <w:fldChar w:fldCharType="begin"/>
            </w:r>
            <w:r>
              <w:rPr>
                <w:noProof/>
                <w:webHidden/>
              </w:rPr>
              <w:instrText xml:space="preserve"> PAGEREF _Toc436833405 \h </w:instrText>
            </w:r>
          </w:ins>
          <w:r>
            <w:rPr>
              <w:noProof/>
              <w:webHidden/>
            </w:rPr>
          </w:r>
          <w:r>
            <w:rPr>
              <w:noProof/>
              <w:webHidden/>
            </w:rPr>
            <w:fldChar w:fldCharType="separate"/>
          </w:r>
          <w:ins w:id="2543" w:author="Sammartano, Marc (BIC USA)" w:date="2015-12-04T16:17:00Z">
            <w:r w:rsidR="007C48A1">
              <w:rPr>
                <w:noProof/>
                <w:webHidden/>
              </w:rPr>
              <w:t>203</w:t>
            </w:r>
          </w:ins>
          <w:ins w:id="254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545" w:author="Sammartano, Marc (BIC USA)" w:date="2015-12-02T15:17:00Z"/>
              <w:rFonts w:eastAsiaTheme="minorEastAsia"/>
              <w:noProof/>
            </w:rPr>
          </w:pPr>
          <w:ins w:id="254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"_Toc436833406"</w:instrText>
            </w:r>
            <w:r w:rsidRPr="00E7654A">
              <w:rPr>
                <w:rStyle w:val="Hyperlink"/>
                <w:noProof/>
              </w:rPr>
              <w:instrText xml:space="preserve"> </w:instrText>
            </w:r>
            <w:r w:rsidRPr="00E7654A">
              <w:rPr>
                <w:rStyle w:val="Hyperlink"/>
                <w:noProof/>
              </w:rPr>
              <w:fldChar w:fldCharType="separate"/>
            </w:r>
            <w:r w:rsidRPr="00E7654A">
              <w:rPr>
                <w:rStyle w:val="Hyperlink"/>
                <w:noProof/>
              </w:rPr>
              <w:t>Other IDEs</w:t>
            </w:r>
            <w:r>
              <w:rPr>
                <w:noProof/>
                <w:webHidden/>
              </w:rPr>
              <w:tab/>
            </w:r>
            <w:r>
              <w:rPr>
                <w:noProof/>
                <w:webHidden/>
              </w:rPr>
              <w:fldChar w:fldCharType="begin"/>
            </w:r>
            <w:r>
              <w:rPr>
                <w:noProof/>
                <w:webHidden/>
              </w:rPr>
              <w:instrText xml:space="preserve"> PAGEREF _Toc436833406 \h </w:instrText>
            </w:r>
          </w:ins>
          <w:r>
            <w:rPr>
              <w:noProof/>
              <w:webHidden/>
            </w:rPr>
          </w:r>
          <w:r>
            <w:rPr>
              <w:noProof/>
              <w:webHidden/>
            </w:rPr>
            <w:fldChar w:fldCharType="separate"/>
          </w:r>
          <w:ins w:id="2547" w:author="Sammartano, Marc (BIC USA)" w:date="2015-12-04T16:17:00Z">
            <w:r w:rsidR="007C48A1">
              <w:rPr>
                <w:noProof/>
                <w:webHidden/>
              </w:rPr>
              <w:t>204</w:t>
            </w:r>
          </w:ins>
          <w:ins w:id="254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549" w:author="Sammartano, Marc (BIC USA)" w:date="2015-12-02T15:17:00Z"/>
              <w:rFonts w:eastAsiaTheme="minorEastAsia"/>
              <w:noProof/>
            </w:rPr>
          </w:pPr>
          <w:ins w:id="255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"_Toc436833407"</w:instrText>
            </w:r>
            <w:r w:rsidRPr="00E7654A">
              <w:rPr>
                <w:rStyle w:val="Hyperlink"/>
                <w:noProof/>
              </w:rPr>
              <w:instrText xml:space="preserve"> </w:instrText>
            </w:r>
            <w:r w:rsidRPr="00E7654A">
              <w:rPr>
                <w:rStyle w:val="Hyperlink"/>
                <w:noProof/>
              </w:rPr>
              <w:fldChar w:fldCharType="separate"/>
            </w:r>
            <w:r w:rsidRPr="00E7654A">
              <w:rPr>
                <w:rStyle w:val="Hyperlink"/>
                <w:noProof/>
              </w:rPr>
              <w:t>Renaming complete</w:t>
            </w:r>
            <w:r>
              <w:rPr>
                <w:noProof/>
                <w:webHidden/>
              </w:rPr>
              <w:tab/>
            </w:r>
            <w:r>
              <w:rPr>
                <w:noProof/>
                <w:webHidden/>
              </w:rPr>
              <w:fldChar w:fldCharType="begin"/>
            </w:r>
            <w:r>
              <w:rPr>
                <w:noProof/>
                <w:webHidden/>
              </w:rPr>
              <w:instrText xml:space="preserve"> PAGEREF _Toc436833407 \h </w:instrText>
            </w:r>
          </w:ins>
          <w:r>
            <w:rPr>
              <w:noProof/>
              <w:webHidden/>
            </w:rPr>
          </w:r>
          <w:r>
            <w:rPr>
              <w:noProof/>
              <w:webHidden/>
            </w:rPr>
            <w:fldChar w:fldCharType="separate"/>
          </w:r>
          <w:ins w:id="2551" w:author="Sammartano, Marc (BIC USA)" w:date="2015-12-04T16:17:00Z">
            <w:r w:rsidR="007C48A1">
              <w:rPr>
                <w:noProof/>
                <w:webHidden/>
              </w:rPr>
              <w:t>205</w:t>
            </w:r>
          </w:ins>
          <w:ins w:id="255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53" w:author="Sammartano, Marc (BIC USA)" w:date="2015-12-02T15:17:00Z"/>
              <w:rFonts w:eastAsiaTheme="minorEastAsia"/>
              <w:noProof/>
            </w:rPr>
          </w:pPr>
          <w:ins w:id="255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"_Toc436833408"</w:instrText>
            </w:r>
            <w:r w:rsidRPr="00E7654A">
              <w:rPr>
                <w:rStyle w:val="Hyperlink"/>
                <w:noProof/>
              </w:rPr>
              <w:instrText xml:space="preserve"> </w:instrText>
            </w:r>
            <w:r w:rsidRPr="00E7654A">
              <w:rPr>
                <w:rStyle w:val="Hyperlink"/>
                <w:noProof/>
              </w:rPr>
              <w:fldChar w:fldCharType="separate"/>
            </w:r>
            <w:r w:rsidRPr="00E7654A">
              <w:rPr>
                <w:rStyle w:val="Hyperlink"/>
                <w:noProof/>
              </w:rPr>
              <w:t>Modifications to setup.xml</w:t>
            </w:r>
            <w:r>
              <w:rPr>
                <w:noProof/>
                <w:webHidden/>
              </w:rPr>
              <w:tab/>
            </w:r>
            <w:r>
              <w:rPr>
                <w:noProof/>
                <w:webHidden/>
              </w:rPr>
              <w:fldChar w:fldCharType="begin"/>
            </w:r>
            <w:r>
              <w:rPr>
                <w:noProof/>
                <w:webHidden/>
              </w:rPr>
              <w:instrText xml:space="preserve"> PAGEREF _Toc436833408 \h </w:instrText>
            </w:r>
          </w:ins>
          <w:r>
            <w:rPr>
              <w:noProof/>
              <w:webHidden/>
            </w:rPr>
          </w:r>
          <w:r>
            <w:rPr>
              <w:noProof/>
              <w:webHidden/>
            </w:rPr>
            <w:fldChar w:fldCharType="separate"/>
          </w:r>
          <w:ins w:id="2555" w:author="Sammartano, Marc (BIC USA)" w:date="2015-12-04T16:17:00Z">
            <w:r w:rsidR="007C48A1">
              <w:rPr>
                <w:noProof/>
                <w:webHidden/>
              </w:rPr>
              <w:t>205</w:t>
            </w:r>
          </w:ins>
          <w:ins w:id="255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57" w:author="Sammartano, Marc (BIC USA)" w:date="2015-12-02T15:17:00Z"/>
              <w:rFonts w:eastAsiaTheme="minorEastAsia"/>
              <w:noProof/>
            </w:rPr>
          </w:pPr>
          <w:ins w:id="255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"_Toc436833409"</w:instrText>
            </w:r>
            <w:r w:rsidRPr="00E7654A">
              <w:rPr>
                <w:rStyle w:val="Hyperlink"/>
                <w:noProof/>
              </w:rPr>
              <w:instrText xml:space="preserve"> </w:instrText>
            </w:r>
            <w:r w:rsidRPr="00E7654A">
              <w:rPr>
                <w:rStyle w:val="Hyperlink"/>
                <w:noProof/>
              </w:rPr>
              <w:fldChar w:fldCharType="separate"/>
            </w:r>
            <w:r w:rsidRPr="00E7654A">
              <w:rPr>
                <w:rStyle w:val="Hyperlink"/>
                <w:noProof/>
              </w:rPr>
              <w:t>Advanced Customization with setup.xml</w:t>
            </w:r>
            <w:r>
              <w:rPr>
                <w:noProof/>
                <w:webHidden/>
              </w:rPr>
              <w:tab/>
            </w:r>
            <w:r>
              <w:rPr>
                <w:noProof/>
                <w:webHidden/>
              </w:rPr>
              <w:fldChar w:fldCharType="begin"/>
            </w:r>
            <w:r>
              <w:rPr>
                <w:noProof/>
                <w:webHidden/>
              </w:rPr>
              <w:instrText xml:space="preserve"> PAGEREF _Toc436833409 \h </w:instrText>
            </w:r>
          </w:ins>
          <w:r>
            <w:rPr>
              <w:noProof/>
              <w:webHidden/>
            </w:rPr>
          </w:r>
          <w:r>
            <w:rPr>
              <w:noProof/>
              <w:webHidden/>
            </w:rPr>
            <w:fldChar w:fldCharType="separate"/>
          </w:r>
          <w:ins w:id="2559" w:author="Sammartano, Marc (BIC USA)" w:date="2015-12-04T16:17:00Z">
            <w:r w:rsidR="007C48A1">
              <w:rPr>
                <w:noProof/>
                <w:webHidden/>
              </w:rPr>
              <w:t>206</w:t>
            </w:r>
          </w:ins>
          <w:ins w:id="256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61" w:author="Sammartano, Marc (BIC USA)" w:date="2015-12-02T15:17:00Z"/>
              <w:rFonts w:eastAsiaTheme="minorEastAsia"/>
              <w:noProof/>
            </w:rPr>
          </w:pPr>
          <w:ins w:id="256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"_Toc436833410"</w:instrText>
            </w:r>
            <w:r w:rsidRPr="00E7654A">
              <w:rPr>
                <w:rStyle w:val="Hyperlink"/>
                <w:noProof/>
              </w:rPr>
              <w:instrText xml:space="preserve"> </w:instrText>
            </w:r>
            <w:r w:rsidRPr="00E7654A">
              <w:rPr>
                <w:rStyle w:val="Hyperlink"/>
                <w:noProof/>
              </w:rPr>
              <w:fldChar w:fldCharType="separate"/>
            </w:r>
            <w:r w:rsidRPr="00E7654A">
              <w:rPr>
                <w:rStyle w:val="Hyperlink"/>
                <w:noProof/>
              </w:rPr>
              <w:t>Files and Resources</w:t>
            </w:r>
            <w:r>
              <w:rPr>
                <w:noProof/>
                <w:webHidden/>
              </w:rPr>
              <w:tab/>
            </w:r>
            <w:r>
              <w:rPr>
                <w:noProof/>
                <w:webHidden/>
              </w:rPr>
              <w:fldChar w:fldCharType="begin"/>
            </w:r>
            <w:r>
              <w:rPr>
                <w:noProof/>
                <w:webHidden/>
              </w:rPr>
              <w:instrText xml:space="preserve"> PAGEREF _Toc436833410 \h </w:instrText>
            </w:r>
          </w:ins>
          <w:r>
            <w:rPr>
              <w:noProof/>
              <w:webHidden/>
            </w:rPr>
          </w:r>
          <w:r>
            <w:rPr>
              <w:noProof/>
              <w:webHidden/>
            </w:rPr>
            <w:fldChar w:fldCharType="separate"/>
          </w:r>
          <w:ins w:id="2563" w:author="Sammartano, Marc (BIC USA)" w:date="2015-12-04T16:17:00Z">
            <w:r w:rsidR="007C48A1">
              <w:rPr>
                <w:noProof/>
                <w:webHidden/>
              </w:rPr>
              <w:t>208</w:t>
            </w:r>
          </w:ins>
          <w:ins w:id="2564"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65" w:author="Sammartano, Marc (BIC USA)" w:date="2015-12-02T15:17:00Z"/>
              <w:rFonts w:eastAsiaTheme="minorEastAsia"/>
              <w:noProof/>
            </w:rPr>
          </w:pPr>
          <w:ins w:id="256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"_Toc436833411"</w:instrText>
            </w:r>
            <w:r w:rsidRPr="00E7654A">
              <w:rPr>
                <w:rStyle w:val="Hyperlink"/>
                <w:noProof/>
              </w:rPr>
              <w:instrText xml:space="preserve"> </w:instrText>
            </w:r>
            <w:r w:rsidRPr="00E7654A">
              <w:rPr>
                <w:rStyle w:val="Hyperlink"/>
                <w:noProof/>
              </w:rPr>
              <w:fldChar w:fldCharType="separate"/>
            </w:r>
            <w:r w:rsidRPr="00E7654A">
              <w:rPr>
                <w:rStyle w:val="Hyperlink"/>
                <w:noProof/>
              </w:rPr>
              <w:t>Testing the APK</w:t>
            </w:r>
            <w:r>
              <w:rPr>
                <w:noProof/>
                <w:webHidden/>
              </w:rPr>
              <w:tab/>
            </w:r>
            <w:r>
              <w:rPr>
                <w:noProof/>
                <w:webHidden/>
              </w:rPr>
              <w:fldChar w:fldCharType="begin"/>
            </w:r>
            <w:r>
              <w:rPr>
                <w:noProof/>
                <w:webHidden/>
              </w:rPr>
              <w:instrText xml:space="preserve"> PAGEREF _Toc436833411 \h </w:instrText>
            </w:r>
          </w:ins>
          <w:r>
            <w:rPr>
              <w:noProof/>
              <w:webHidden/>
            </w:rPr>
          </w:r>
          <w:r>
            <w:rPr>
              <w:noProof/>
              <w:webHidden/>
            </w:rPr>
            <w:fldChar w:fldCharType="separate"/>
          </w:r>
          <w:ins w:id="2567" w:author="Sammartano, Marc (BIC USA)" w:date="2015-12-04T16:17:00Z">
            <w:r w:rsidR="007C48A1">
              <w:rPr>
                <w:noProof/>
                <w:webHidden/>
              </w:rPr>
              <w:t>209</w:t>
            </w:r>
          </w:ins>
          <w:ins w:id="256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69" w:author="Sammartano, Marc (BIC USA)" w:date="2015-12-02T15:17:00Z"/>
              <w:rFonts w:eastAsiaTheme="minorEastAsia"/>
              <w:noProof/>
            </w:rPr>
          </w:pPr>
          <w:ins w:id="257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"_Toc436833412"</w:instrText>
            </w:r>
            <w:r w:rsidRPr="00E7654A">
              <w:rPr>
                <w:rStyle w:val="Hyperlink"/>
                <w:noProof/>
              </w:rPr>
              <w:instrText xml:space="preserve"> </w:instrText>
            </w:r>
            <w:r w:rsidRPr="00E7654A">
              <w:rPr>
                <w:rStyle w:val="Hyperlink"/>
                <w:noProof/>
              </w:rPr>
              <w:fldChar w:fldCharType="separate"/>
            </w:r>
            <w:r w:rsidRPr="00E7654A">
              <w:rPr>
                <w:rStyle w:val="Hyperlink"/>
                <w:noProof/>
              </w:rPr>
              <w:t>Installing a BASIC! Program into the Application</w:t>
            </w:r>
            <w:r>
              <w:rPr>
                <w:noProof/>
                <w:webHidden/>
              </w:rPr>
              <w:tab/>
            </w:r>
            <w:r>
              <w:rPr>
                <w:noProof/>
                <w:webHidden/>
              </w:rPr>
              <w:fldChar w:fldCharType="begin"/>
            </w:r>
            <w:r>
              <w:rPr>
                <w:noProof/>
                <w:webHidden/>
              </w:rPr>
              <w:instrText xml:space="preserve"> PAGEREF _Toc436833412 \h </w:instrText>
            </w:r>
          </w:ins>
          <w:r>
            <w:rPr>
              <w:noProof/>
              <w:webHidden/>
            </w:rPr>
          </w:r>
          <w:r>
            <w:rPr>
              <w:noProof/>
              <w:webHidden/>
            </w:rPr>
            <w:fldChar w:fldCharType="separate"/>
          </w:r>
          <w:ins w:id="2571" w:author="Sammartano, Marc (BIC USA)" w:date="2015-12-04T16:17:00Z">
            <w:r w:rsidR="007C48A1">
              <w:rPr>
                <w:noProof/>
                <w:webHidden/>
              </w:rPr>
              <w:t>210</w:t>
            </w:r>
          </w:ins>
          <w:ins w:id="2572"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73" w:author="Sammartano, Marc (BIC USA)" w:date="2015-12-02T15:17:00Z"/>
              <w:rFonts w:eastAsiaTheme="minorEastAsia"/>
              <w:noProof/>
            </w:rPr>
          </w:pPr>
          <w:ins w:id="257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"_Toc436833413"</w:instrText>
            </w:r>
            <w:r w:rsidRPr="00E7654A">
              <w:rPr>
                <w:rStyle w:val="Hyperlink"/>
                <w:noProof/>
              </w:rPr>
              <w:instrText xml:space="preserve"> </w:instrText>
            </w:r>
            <w:r w:rsidRPr="00E7654A">
              <w:rPr>
                <w:rStyle w:val="Hyperlink"/>
                <w:noProof/>
              </w:rPr>
              <w:fldChar w:fldCharType="separate"/>
            </w:r>
            <w:r w:rsidRPr="00E7654A">
              <w:rPr>
                <w:rStyle w:val="Hyperlink"/>
                <w:noProof/>
              </w:rPr>
              <w:t>Application Icons</w:t>
            </w:r>
            <w:r>
              <w:rPr>
                <w:noProof/>
                <w:webHidden/>
              </w:rPr>
              <w:tab/>
            </w:r>
            <w:r>
              <w:rPr>
                <w:noProof/>
                <w:webHidden/>
              </w:rPr>
              <w:fldChar w:fldCharType="begin"/>
            </w:r>
            <w:r>
              <w:rPr>
                <w:noProof/>
                <w:webHidden/>
              </w:rPr>
              <w:instrText xml:space="preserve"> PAGEREF _Toc436833413 \h </w:instrText>
            </w:r>
          </w:ins>
          <w:r>
            <w:rPr>
              <w:noProof/>
              <w:webHidden/>
            </w:rPr>
          </w:r>
          <w:r>
            <w:rPr>
              <w:noProof/>
              <w:webHidden/>
            </w:rPr>
            <w:fldChar w:fldCharType="separate"/>
          </w:r>
          <w:ins w:id="2575" w:author="Sammartano, Marc (BIC USA)" w:date="2015-12-04T16:17:00Z">
            <w:r w:rsidR="007C48A1">
              <w:rPr>
                <w:noProof/>
                <w:webHidden/>
              </w:rPr>
              <w:t>211</w:t>
            </w:r>
          </w:ins>
          <w:ins w:id="257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77" w:author="Sammartano, Marc (BIC USA)" w:date="2015-12-02T15:17:00Z"/>
              <w:rFonts w:eastAsiaTheme="minorEastAsia"/>
              <w:noProof/>
            </w:rPr>
          </w:pPr>
          <w:ins w:id="257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"_Toc436833414"</w:instrText>
            </w:r>
            <w:r w:rsidRPr="00E7654A">
              <w:rPr>
                <w:rStyle w:val="Hyperlink"/>
                <w:noProof/>
              </w:rPr>
              <w:instrText xml:space="preserve"> </w:instrText>
            </w:r>
            <w:r w:rsidRPr="00E7654A">
              <w:rPr>
                <w:rStyle w:val="Hyperlink"/>
                <w:noProof/>
              </w:rPr>
              <w:fldChar w:fldCharType="separate"/>
            </w:r>
            <w:r w:rsidRPr="00E7654A">
              <w:rPr>
                <w:rStyle w:val="Hyperlink"/>
                <w:noProof/>
              </w:rPr>
              <w:t>Modifications to the AndroidManifest.xml File</w:t>
            </w:r>
            <w:r>
              <w:rPr>
                <w:noProof/>
                <w:webHidden/>
              </w:rPr>
              <w:tab/>
            </w:r>
            <w:r>
              <w:rPr>
                <w:noProof/>
                <w:webHidden/>
              </w:rPr>
              <w:fldChar w:fldCharType="begin"/>
            </w:r>
            <w:r>
              <w:rPr>
                <w:noProof/>
                <w:webHidden/>
              </w:rPr>
              <w:instrText xml:space="preserve"> PAGEREF _Toc436833414 \h </w:instrText>
            </w:r>
          </w:ins>
          <w:r>
            <w:rPr>
              <w:noProof/>
              <w:webHidden/>
            </w:rPr>
          </w:r>
          <w:r>
            <w:rPr>
              <w:noProof/>
              <w:webHidden/>
            </w:rPr>
            <w:fldChar w:fldCharType="separate"/>
          </w:r>
          <w:ins w:id="2579" w:author="Sammartano, Marc (BIC USA)" w:date="2015-12-04T16:17:00Z">
            <w:r w:rsidR="007C48A1">
              <w:rPr>
                <w:noProof/>
                <w:webHidden/>
              </w:rPr>
              <w:t>212</w:t>
            </w:r>
          </w:ins>
          <w:ins w:id="2580"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581" w:author="Sammartano, Marc (BIC USA)" w:date="2015-12-02T15:17:00Z"/>
              <w:rFonts w:eastAsiaTheme="minorEastAsia"/>
              <w:noProof/>
            </w:rPr>
          </w:pPr>
          <w:ins w:id="258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"_Toc436833415"</w:instrText>
            </w:r>
            <w:r w:rsidRPr="00E7654A">
              <w:rPr>
                <w:rStyle w:val="Hyperlink"/>
                <w:noProof/>
              </w:rPr>
              <w:instrText xml:space="preserve"> </w:instrText>
            </w:r>
            <w:r w:rsidRPr="00E7654A">
              <w:rPr>
                <w:rStyle w:val="Hyperlink"/>
                <w:noProof/>
              </w:rPr>
              <w:fldChar w:fldCharType="separate"/>
            </w:r>
            <w:r w:rsidRPr="00E7654A">
              <w:rPr>
                <w:rStyle w:val="Hyperlink"/>
                <w:noProof/>
              </w:rPr>
              <w:t>Setting the Version Number and Version Name</w:t>
            </w:r>
            <w:r>
              <w:rPr>
                <w:noProof/>
                <w:webHidden/>
              </w:rPr>
              <w:tab/>
            </w:r>
            <w:r>
              <w:rPr>
                <w:noProof/>
                <w:webHidden/>
              </w:rPr>
              <w:fldChar w:fldCharType="begin"/>
            </w:r>
            <w:r>
              <w:rPr>
                <w:noProof/>
                <w:webHidden/>
              </w:rPr>
              <w:instrText xml:space="preserve"> PAGEREF _Toc436833415 \h </w:instrText>
            </w:r>
          </w:ins>
          <w:r>
            <w:rPr>
              <w:noProof/>
              <w:webHidden/>
            </w:rPr>
          </w:r>
          <w:r>
            <w:rPr>
              <w:noProof/>
              <w:webHidden/>
            </w:rPr>
            <w:fldChar w:fldCharType="separate"/>
          </w:r>
          <w:ins w:id="2583" w:author="Sammartano, Marc (BIC USA)" w:date="2015-12-04T16:17:00Z">
            <w:r w:rsidR="007C48A1">
              <w:rPr>
                <w:noProof/>
                <w:webHidden/>
              </w:rPr>
              <w:t>213</w:t>
            </w:r>
          </w:ins>
          <w:ins w:id="2584"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585" w:author="Sammartano, Marc (BIC USA)" w:date="2015-12-02T15:17:00Z"/>
              <w:rFonts w:eastAsiaTheme="minorEastAsia"/>
              <w:noProof/>
            </w:rPr>
          </w:pPr>
          <w:ins w:id="258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"_Toc436833416"</w:instrText>
            </w:r>
            <w:r w:rsidRPr="00E7654A">
              <w:rPr>
                <w:rStyle w:val="Hyperlink"/>
                <w:noProof/>
              </w:rPr>
              <w:instrText xml:space="preserve"> </w:instrText>
            </w:r>
            <w:r w:rsidRPr="00E7654A">
              <w:rPr>
                <w:rStyle w:val="Hyperlink"/>
                <w:noProof/>
              </w:rPr>
              <w:fldChar w:fldCharType="separate"/>
            </w:r>
            <w:r w:rsidRPr="00E7654A">
              <w:rPr>
                <w:rStyle w:val="Hyperlink"/>
                <w:noProof/>
              </w:rPr>
              <w:t>Permissions</w:t>
            </w:r>
            <w:r>
              <w:rPr>
                <w:noProof/>
                <w:webHidden/>
              </w:rPr>
              <w:tab/>
            </w:r>
            <w:r>
              <w:rPr>
                <w:noProof/>
                <w:webHidden/>
              </w:rPr>
              <w:fldChar w:fldCharType="begin"/>
            </w:r>
            <w:r>
              <w:rPr>
                <w:noProof/>
                <w:webHidden/>
              </w:rPr>
              <w:instrText xml:space="preserve"> PAGEREF _Toc436833416 \h </w:instrText>
            </w:r>
          </w:ins>
          <w:r>
            <w:rPr>
              <w:noProof/>
              <w:webHidden/>
            </w:rPr>
          </w:r>
          <w:r>
            <w:rPr>
              <w:noProof/>
              <w:webHidden/>
            </w:rPr>
            <w:fldChar w:fldCharType="separate"/>
          </w:r>
          <w:ins w:id="2587" w:author="Sammartano, Marc (BIC USA)" w:date="2015-12-04T16:17:00Z">
            <w:r w:rsidR="007C48A1">
              <w:rPr>
                <w:noProof/>
                <w:webHidden/>
              </w:rPr>
              <w:t>213</w:t>
            </w:r>
          </w:ins>
          <w:ins w:id="2588"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589" w:author="Sammartano, Marc (BIC USA)" w:date="2015-12-02T15:17:00Z"/>
              <w:rFonts w:eastAsiaTheme="minorEastAsia"/>
              <w:noProof/>
            </w:rPr>
          </w:pPr>
          <w:ins w:id="259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"_Toc436833417"</w:instrText>
            </w:r>
            <w:r w:rsidRPr="00E7654A">
              <w:rPr>
                <w:rStyle w:val="Hyperlink"/>
                <w:noProof/>
              </w:rPr>
              <w:instrText xml:space="preserve"> </w:instrText>
            </w:r>
            <w:r w:rsidRPr="00E7654A">
              <w:rPr>
                <w:rStyle w:val="Hyperlink"/>
                <w:noProof/>
              </w:rPr>
              <w:fldChar w:fldCharType="separate"/>
            </w:r>
            <w:r w:rsidRPr="00E7654A">
              <w:rPr>
                <w:rStyle w:val="Hyperlink"/>
                <w:noProof/>
              </w:rPr>
              <w:t>Disable the Shortcut Launcher</w:t>
            </w:r>
            <w:r>
              <w:rPr>
                <w:noProof/>
                <w:webHidden/>
              </w:rPr>
              <w:tab/>
            </w:r>
            <w:r>
              <w:rPr>
                <w:noProof/>
                <w:webHidden/>
              </w:rPr>
              <w:fldChar w:fldCharType="begin"/>
            </w:r>
            <w:r>
              <w:rPr>
                <w:noProof/>
                <w:webHidden/>
              </w:rPr>
              <w:instrText xml:space="preserve"> PAGEREF _Toc436833417 \h </w:instrText>
            </w:r>
          </w:ins>
          <w:r>
            <w:rPr>
              <w:noProof/>
              <w:webHidden/>
            </w:rPr>
          </w:r>
          <w:r>
            <w:rPr>
              <w:noProof/>
              <w:webHidden/>
            </w:rPr>
            <w:fldChar w:fldCharType="separate"/>
          </w:r>
          <w:ins w:id="2591" w:author="Sammartano, Marc (BIC USA)" w:date="2015-12-04T16:17:00Z">
            <w:r w:rsidR="007C48A1">
              <w:rPr>
                <w:noProof/>
                <w:webHidden/>
              </w:rPr>
              <w:t>213</w:t>
            </w:r>
          </w:ins>
          <w:ins w:id="2592" w:author="Sammartano, Marc (BIC USA)" w:date="2015-12-02T15:17:00Z">
            <w:r>
              <w:rPr>
                <w:noProof/>
                <w:webHidden/>
              </w:rPr>
              <w:fldChar w:fldCharType="end"/>
            </w:r>
            <w:r w:rsidRPr="00E7654A">
              <w:rPr>
                <w:rStyle w:val="Hyperlink"/>
                <w:noProof/>
              </w:rPr>
              <w:fldChar w:fldCharType="end"/>
            </w:r>
          </w:ins>
        </w:p>
        <w:p w:rsidR="00AD0C75" w:rsidRDefault="00AD0C75">
          <w:pPr>
            <w:pStyle w:val="TOC3"/>
            <w:rPr>
              <w:ins w:id="2593" w:author="Sammartano, Marc (BIC USA)" w:date="2015-12-02T15:17:00Z"/>
              <w:rFonts w:eastAsiaTheme="minorEastAsia"/>
              <w:noProof/>
            </w:rPr>
          </w:pPr>
          <w:ins w:id="2594"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"_Toc436833418"</w:instrText>
            </w:r>
            <w:r w:rsidRPr="00E7654A">
              <w:rPr>
                <w:rStyle w:val="Hyperlink"/>
                <w:noProof/>
              </w:rPr>
              <w:instrText xml:space="preserve"> </w:instrText>
            </w:r>
            <w:r w:rsidRPr="00E7654A">
              <w:rPr>
                <w:rStyle w:val="Hyperlink"/>
                <w:noProof/>
              </w:rPr>
              <w:fldChar w:fldCharType="separate"/>
            </w:r>
            <w:r w:rsidRPr="00E7654A">
              <w:rPr>
                <w:rStyle w:val="Hyperlink"/>
                <w:noProof/>
              </w:rPr>
              <w:t>Launch at device boot</w:t>
            </w:r>
            <w:r>
              <w:rPr>
                <w:noProof/>
                <w:webHidden/>
              </w:rPr>
              <w:tab/>
            </w:r>
            <w:r>
              <w:rPr>
                <w:noProof/>
                <w:webHidden/>
              </w:rPr>
              <w:fldChar w:fldCharType="begin"/>
            </w:r>
            <w:r>
              <w:rPr>
                <w:noProof/>
                <w:webHidden/>
              </w:rPr>
              <w:instrText xml:space="preserve"> PAGEREF _Toc436833418 \h </w:instrText>
            </w:r>
          </w:ins>
          <w:r>
            <w:rPr>
              <w:noProof/>
              <w:webHidden/>
            </w:rPr>
          </w:r>
          <w:r>
            <w:rPr>
              <w:noProof/>
              <w:webHidden/>
            </w:rPr>
            <w:fldChar w:fldCharType="separate"/>
          </w:r>
          <w:ins w:id="2595" w:author="Sammartano, Marc (BIC USA)" w:date="2015-12-04T16:17:00Z">
            <w:r w:rsidR="007C48A1">
              <w:rPr>
                <w:noProof/>
                <w:webHidden/>
              </w:rPr>
              <w:t>214</w:t>
            </w:r>
          </w:ins>
          <w:ins w:id="2596"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597" w:author="Sammartano, Marc (BIC USA)" w:date="2015-12-02T15:17:00Z"/>
              <w:rFonts w:eastAsiaTheme="minorEastAsia"/>
              <w:noProof/>
            </w:rPr>
          </w:pPr>
          <w:ins w:id="2598"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"_Toc436833419"</w:instrText>
            </w:r>
            <w:r w:rsidRPr="00E7654A">
              <w:rPr>
                <w:rStyle w:val="Hyperlink"/>
                <w:noProof/>
              </w:rPr>
              <w:instrText xml:space="preserve"> </w:instrText>
            </w:r>
            <w:r w:rsidRPr="00E7654A">
              <w:rPr>
                <w:rStyle w:val="Hyperlink"/>
                <w:noProof/>
              </w:rPr>
              <w:fldChar w:fldCharType="separate"/>
            </w:r>
            <w:r w:rsidRPr="00E7654A">
              <w:rPr>
                <w:rStyle w:val="Hyperlink"/>
                <w:noProof/>
              </w:rPr>
              <w:t>Preferences</w:t>
            </w:r>
            <w:r>
              <w:rPr>
                <w:noProof/>
                <w:webHidden/>
              </w:rPr>
              <w:tab/>
            </w:r>
            <w:r>
              <w:rPr>
                <w:noProof/>
                <w:webHidden/>
              </w:rPr>
              <w:fldChar w:fldCharType="begin"/>
            </w:r>
            <w:r>
              <w:rPr>
                <w:noProof/>
                <w:webHidden/>
              </w:rPr>
              <w:instrText xml:space="preserve"> PAGEREF _Toc436833419 \h </w:instrText>
            </w:r>
          </w:ins>
          <w:r>
            <w:rPr>
              <w:noProof/>
              <w:webHidden/>
            </w:rPr>
          </w:r>
          <w:r>
            <w:rPr>
              <w:noProof/>
              <w:webHidden/>
            </w:rPr>
            <w:fldChar w:fldCharType="separate"/>
          </w:r>
          <w:ins w:id="2599" w:author="Sammartano, Marc (BIC USA)" w:date="2015-12-04T16:17:00Z">
            <w:r w:rsidR="007C48A1">
              <w:rPr>
                <w:noProof/>
                <w:webHidden/>
              </w:rPr>
              <w:t>215</w:t>
            </w:r>
          </w:ins>
          <w:ins w:id="2600"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601" w:author="Sammartano, Marc (BIC USA)" w:date="2015-12-02T15:17:00Z"/>
              <w:rFonts w:eastAsiaTheme="minorEastAsia"/>
              <w:noProof/>
            </w:rPr>
          </w:pPr>
          <w:ins w:id="2602"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"_Toc436833420"</w:instrText>
            </w:r>
            <w:r w:rsidRPr="00E7654A">
              <w:rPr>
                <w:rStyle w:val="Hyperlink"/>
                <w:noProof/>
              </w:rPr>
              <w:instrText xml:space="preserve"> </w:instrText>
            </w:r>
            <w:r w:rsidRPr="00E7654A">
              <w:rPr>
                <w:rStyle w:val="Hyperlink"/>
                <w:noProof/>
              </w:rPr>
              <w:fldChar w:fldCharType="separate"/>
            </w:r>
            <w:r w:rsidRPr="00E7654A">
              <w:rPr>
                <w:rStyle w:val="Hyperlink"/>
                <w:noProof/>
              </w:rPr>
              <w:t>Finished</w:t>
            </w:r>
            <w:r>
              <w:rPr>
                <w:noProof/>
                <w:webHidden/>
              </w:rPr>
              <w:tab/>
            </w:r>
            <w:r>
              <w:rPr>
                <w:noProof/>
                <w:webHidden/>
              </w:rPr>
              <w:fldChar w:fldCharType="begin"/>
            </w:r>
            <w:r>
              <w:rPr>
                <w:noProof/>
                <w:webHidden/>
              </w:rPr>
              <w:instrText xml:space="preserve"> PAGEREF _Toc436833420 \h </w:instrText>
            </w:r>
          </w:ins>
          <w:r>
            <w:rPr>
              <w:noProof/>
              <w:webHidden/>
            </w:rPr>
          </w:r>
          <w:r>
            <w:rPr>
              <w:noProof/>
              <w:webHidden/>
            </w:rPr>
            <w:fldChar w:fldCharType="separate"/>
          </w:r>
          <w:ins w:id="2603" w:author="Sammartano, Marc (BIC USA)" w:date="2015-12-04T16:17:00Z">
            <w:r w:rsidR="007C48A1">
              <w:rPr>
                <w:noProof/>
                <w:webHidden/>
              </w:rPr>
              <w:t>216</w:t>
            </w:r>
          </w:ins>
          <w:ins w:id="2604" w:author="Sammartano, Marc (BIC USA)" w:date="2015-12-02T15:17:00Z">
            <w:r>
              <w:rPr>
                <w:noProof/>
                <w:webHidden/>
              </w:rPr>
              <w:fldChar w:fldCharType="end"/>
            </w:r>
            <w:r w:rsidRPr="00E7654A">
              <w:rPr>
                <w:rStyle w:val="Hyperlink"/>
                <w:noProof/>
              </w:rPr>
              <w:fldChar w:fldCharType="end"/>
            </w:r>
          </w:ins>
        </w:p>
        <w:p w:rsidR="00AD0C75" w:rsidRDefault="00AD0C75">
          <w:pPr>
            <w:pStyle w:val="TOC1"/>
            <w:tabs>
              <w:tab w:val="right" w:leader="dot" w:pos="9350"/>
            </w:tabs>
            <w:rPr>
              <w:ins w:id="2605" w:author="Sammartano, Marc (BIC USA)" w:date="2015-12-02T15:17:00Z"/>
              <w:rFonts w:eastAsiaTheme="minorEastAsia"/>
              <w:noProof/>
            </w:rPr>
          </w:pPr>
          <w:ins w:id="2606"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"_Toc436833421"</w:instrText>
            </w:r>
            <w:r w:rsidRPr="00E7654A">
              <w:rPr>
                <w:rStyle w:val="Hyperlink"/>
                <w:noProof/>
              </w:rPr>
              <w:instrText xml:space="preserve"> </w:instrText>
            </w:r>
            <w:r w:rsidRPr="00E7654A">
              <w:rPr>
                <w:rStyle w:val="Hyperlink"/>
                <w:noProof/>
              </w:rPr>
              <w:fldChar w:fldCharType="separate"/>
            </w:r>
            <w:r w:rsidRPr="00E7654A">
              <w:rPr>
                <w:rStyle w:val="Hyperlink"/>
                <w:noProof/>
              </w:rPr>
              <w:t>Appendix E – BASIC! Distribution License</w:t>
            </w:r>
            <w:r>
              <w:rPr>
                <w:noProof/>
                <w:webHidden/>
              </w:rPr>
              <w:tab/>
            </w:r>
            <w:r>
              <w:rPr>
                <w:noProof/>
                <w:webHidden/>
              </w:rPr>
              <w:fldChar w:fldCharType="begin"/>
            </w:r>
            <w:r>
              <w:rPr>
                <w:noProof/>
                <w:webHidden/>
              </w:rPr>
              <w:instrText xml:space="preserve"> PAGEREF _Toc436833421 \h </w:instrText>
            </w:r>
          </w:ins>
          <w:r>
            <w:rPr>
              <w:noProof/>
              <w:webHidden/>
            </w:rPr>
          </w:r>
          <w:r>
            <w:rPr>
              <w:noProof/>
              <w:webHidden/>
            </w:rPr>
            <w:fldChar w:fldCharType="separate"/>
          </w:r>
          <w:ins w:id="2607" w:author="Sammartano, Marc (BIC USA)" w:date="2015-12-04T16:17:00Z">
            <w:r w:rsidR="007C48A1">
              <w:rPr>
                <w:noProof/>
                <w:webHidden/>
              </w:rPr>
              <w:t>217</w:t>
            </w:r>
          </w:ins>
          <w:ins w:id="2608" w:author="Sammartano, Marc (BIC USA)" w:date="2015-12-02T15:17:00Z">
            <w:r>
              <w:rPr>
                <w:noProof/>
                <w:webHidden/>
              </w:rPr>
              <w:fldChar w:fldCharType="end"/>
            </w:r>
            <w:r w:rsidRPr="00E7654A">
              <w:rPr>
                <w:rStyle w:val="Hyperlink"/>
                <w:noProof/>
              </w:rPr>
              <w:fldChar w:fldCharType="end"/>
            </w:r>
          </w:ins>
        </w:p>
        <w:p w:rsidR="00AD0C75" w:rsidRDefault="00AD0C75">
          <w:pPr>
            <w:pStyle w:val="TOC2"/>
            <w:rPr>
              <w:ins w:id="2609" w:author="Sammartano, Marc (BIC USA)" w:date="2015-12-02T15:17:00Z"/>
              <w:rFonts w:eastAsiaTheme="minorEastAsia"/>
              <w:noProof/>
            </w:rPr>
          </w:pPr>
          <w:ins w:id="2610" w:author="Sammartano, Marc (BIC USA)" w:date="2015-12-02T15:17:00Z">
            <w:r w:rsidRPr="00E7654A">
              <w:rPr>
                <w:rStyle w:val="Hyperlink"/>
                <w:noProof/>
              </w:rPr>
              <w:fldChar w:fldCharType="begin"/>
            </w:r>
            <w:r w:rsidRPr="00E7654A">
              <w:rPr>
                <w:rStyle w:val="Hyperlink"/>
                <w:noProof/>
              </w:rPr>
              <w:instrText xml:space="preserve"> </w:instrText>
            </w:r>
            <w:r>
              <w:rPr>
                <w:noProof/>
              </w:rPr>
              <w:instrText>HYPERLINK \l "_Toc436833422"</w:instrText>
            </w:r>
            <w:r w:rsidRPr="00E7654A">
              <w:rPr>
                <w:rStyle w:val="Hyperlink"/>
                <w:noProof/>
              </w:rPr>
              <w:instrText xml:space="preserve"> </w:instrText>
            </w:r>
            <w:r w:rsidRPr="00E7654A">
              <w:rPr>
                <w:rStyle w:val="Hyperlink"/>
                <w:noProof/>
              </w:rPr>
              <w:fldChar w:fldCharType="separate"/>
            </w:r>
            <w:r w:rsidRPr="00E7654A">
              <w:rPr>
                <w:rStyle w:val="Hyperlink"/>
                <w:rFonts w:eastAsia="Times New Roman"/>
                <w:noProof/>
              </w:rPr>
              <w:t>Apache Commons</w:t>
            </w:r>
            <w:r>
              <w:rPr>
                <w:noProof/>
                <w:webHidden/>
              </w:rPr>
              <w:tab/>
            </w:r>
            <w:r>
              <w:rPr>
                <w:noProof/>
                <w:webHidden/>
              </w:rPr>
              <w:fldChar w:fldCharType="begin"/>
            </w:r>
            <w:r>
              <w:rPr>
                <w:noProof/>
                <w:webHidden/>
              </w:rPr>
              <w:instrText xml:space="preserve"> PAGEREF _Toc436833422 \h </w:instrText>
            </w:r>
          </w:ins>
          <w:r>
            <w:rPr>
              <w:noProof/>
              <w:webHidden/>
            </w:rPr>
          </w:r>
          <w:r>
            <w:rPr>
              <w:noProof/>
              <w:webHidden/>
            </w:rPr>
            <w:fldChar w:fldCharType="separate"/>
          </w:r>
          <w:ins w:id="2611" w:author="Sammartano, Marc (BIC USA)" w:date="2015-12-04T16:17:00Z">
            <w:r w:rsidR="007C48A1">
              <w:rPr>
                <w:noProof/>
                <w:webHidden/>
              </w:rPr>
              <w:t>228</w:t>
            </w:r>
          </w:ins>
          <w:ins w:id="2612" w:author="Sammartano, Marc (BIC USA)" w:date="2015-12-02T15:17:00Z">
            <w:r>
              <w:rPr>
                <w:noProof/>
                <w:webHidden/>
              </w:rPr>
              <w:fldChar w:fldCharType="end"/>
            </w:r>
            <w:r w:rsidRPr="00E7654A">
              <w:rPr>
                <w:rStyle w:val="Hyperlink"/>
                <w:noProof/>
              </w:rPr>
              <w:fldChar w:fldCharType="end"/>
            </w:r>
          </w:ins>
        </w:p>
        <w:p w:rsidR="00BF4B5C" w:rsidDel="00AD0C75" w:rsidRDefault="00BF4B5C">
          <w:pPr>
            <w:pStyle w:val="TOC1"/>
            <w:tabs>
              <w:tab w:val="right" w:leader="dot" w:pos="9350"/>
            </w:tabs>
            <w:rPr>
              <w:del w:id="2613" w:author="Sammartano, Marc (BIC USA)" w:date="2015-12-02T15:17:00Z"/>
              <w:rFonts w:eastAsiaTheme="minorEastAsia"/>
              <w:noProof/>
            </w:rPr>
          </w:pPr>
          <w:del w:id="2614" w:author="Sammartano, Marc (BIC USA)" w:date="2015-12-02T15:17:00Z">
            <w:r w:rsidRPr="00AD0C75" w:rsidDel="00AD0C75">
              <w:rPr>
                <w:noProof/>
              </w:rPr>
              <w:delText>Changes in this Version</w:delText>
            </w:r>
            <w:r w:rsidDel="00AD0C75">
              <w:rPr>
                <w:noProof/>
                <w:webHidden/>
              </w:rPr>
              <w:tab/>
            </w:r>
            <w:r w:rsidR="00AD0C75" w:rsidDel="00AD0C75">
              <w:rPr>
                <w:noProof/>
                <w:webHidden/>
              </w:rPr>
              <w:delText>23</w:delText>
            </w:r>
          </w:del>
        </w:p>
        <w:p w:rsidR="00BF4B5C" w:rsidDel="00AD0C75" w:rsidRDefault="00BF4B5C">
          <w:pPr>
            <w:pStyle w:val="TOC1"/>
            <w:tabs>
              <w:tab w:val="right" w:leader="dot" w:pos="9350"/>
            </w:tabs>
            <w:rPr>
              <w:del w:id="2615" w:author="Sammartano, Marc (BIC USA)" w:date="2015-12-02T15:17:00Z"/>
              <w:rFonts w:eastAsiaTheme="minorEastAsia"/>
              <w:noProof/>
            </w:rPr>
          </w:pPr>
          <w:del w:id="2616" w:author="Sammartano, Marc (BIC USA)" w:date="2015-12-02T15:17:00Z">
            <w:r w:rsidRPr="00AD0C75" w:rsidDel="00AD0C75">
              <w:rPr>
                <w:noProof/>
              </w:rPr>
              <w:delText>About the Title, De Re BASIC!</w:delText>
            </w:r>
            <w:r w:rsidDel="00AD0C75">
              <w:rPr>
                <w:noProof/>
                <w:webHidden/>
              </w:rPr>
              <w:tab/>
            </w:r>
            <w:r w:rsidR="00AD0C75" w:rsidDel="00AD0C75">
              <w:rPr>
                <w:noProof/>
                <w:webHidden/>
              </w:rPr>
              <w:delText>24</w:delText>
            </w:r>
          </w:del>
        </w:p>
        <w:p w:rsidR="00BF4B5C" w:rsidDel="00AD0C75" w:rsidRDefault="00BF4B5C">
          <w:pPr>
            <w:pStyle w:val="TOC1"/>
            <w:tabs>
              <w:tab w:val="right" w:leader="dot" w:pos="9350"/>
            </w:tabs>
            <w:rPr>
              <w:del w:id="2617" w:author="Sammartano, Marc (BIC USA)" w:date="2015-12-02T15:17:00Z"/>
              <w:rFonts w:eastAsiaTheme="minorEastAsia"/>
              <w:noProof/>
            </w:rPr>
          </w:pPr>
          <w:del w:id="2618" w:author="Sammartano, Marc (BIC USA)" w:date="2015-12-02T15:17:00Z">
            <w:r w:rsidRPr="00AD0C75" w:rsidDel="00AD0C75">
              <w:rPr>
                <w:noProof/>
              </w:rPr>
              <w:delText>About the Cover Art</w:delText>
            </w:r>
            <w:r w:rsidDel="00AD0C75">
              <w:rPr>
                <w:noProof/>
                <w:webHidden/>
              </w:rPr>
              <w:tab/>
            </w:r>
            <w:r w:rsidR="00AD0C75" w:rsidDel="00AD0C75">
              <w:rPr>
                <w:noProof/>
                <w:webHidden/>
              </w:rPr>
              <w:delText>24</w:delText>
            </w:r>
          </w:del>
        </w:p>
        <w:p w:rsidR="00BF4B5C" w:rsidDel="00AD0C75" w:rsidRDefault="00BF4B5C">
          <w:pPr>
            <w:pStyle w:val="TOC1"/>
            <w:tabs>
              <w:tab w:val="right" w:leader="dot" w:pos="9350"/>
            </w:tabs>
            <w:rPr>
              <w:del w:id="2619" w:author="Sammartano, Marc (BIC USA)" w:date="2015-12-02T15:17:00Z"/>
              <w:rFonts w:eastAsiaTheme="minorEastAsia"/>
              <w:noProof/>
            </w:rPr>
          </w:pPr>
          <w:del w:id="2620" w:author="Sammartano, Marc (BIC USA)" w:date="2015-12-02T15:17:00Z">
            <w:r w:rsidRPr="00AD0C75" w:rsidDel="00AD0C75">
              <w:rPr>
                <w:noProof/>
              </w:rPr>
              <w:delText>Technical Editor</w:delText>
            </w:r>
            <w:r w:rsidDel="00AD0C75">
              <w:rPr>
                <w:noProof/>
                <w:webHidden/>
              </w:rPr>
              <w:tab/>
            </w:r>
            <w:r w:rsidR="00AD0C75" w:rsidDel="00AD0C75">
              <w:rPr>
                <w:noProof/>
                <w:webHidden/>
              </w:rPr>
              <w:delText>24</w:delText>
            </w:r>
          </w:del>
        </w:p>
        <w:p w:rsidR="00BF4B5C" w:rsidDel="00AD0C75" w:rsidRDefault="00BF4B5C">
          <w:pPr>
            <w:pStyle w:val="TOC1"/>
            <w:tabs>
              <w:tab w:val="right" w:leader="dot" w:pos="9350"/>
            </w:tabs>
            <w:rPr>
              <w:del w:id="2621" w:author="Sammartano, Marc (BIC USA)" w:date="2015-12-02T15:17:00Z"/>
              <w:rFonts w:eastAsiaTheme="minorEastAsia"/>
              <w:noProof/>
            </w:rPr>
          </w:pPr>
          <w:del w:id="2622" w:author="Sammartano, Marc (BIC USA)" w:date="2015-12-02T15:17:00Z">
            <w:r w:rsidRPr="00AD0C75" w:rsidDel="00AD0C75">
              <w:rPr>
                <w:noProof/>
              </w:rPr>
              <w:delText>Getting BASIC!</w:delText>
            </w:r>
            <w:r w:rsidDel="00AD0C75">
              <w:rPr>
                <w:noProof/>
                <w:webHidden/>
              </w:rPr>
              <w:tab/>
            </w:r>
            <w:r w:rsidR="00AD0C75" w:rsidDel="00AD0C75">
              <w:rPr>
                <w:noProof/>
                <w:webHidden/>
              </w:rPr>
              <w:delText>24</w:delText>
            </w:r>
          </w:del>
        </w:p>
        <w:p w:rsidR="00BF4B5C" w:rsidDel="00AD0C75" w:rsidRDefault="00BF4B5C">
          <w:pPr>
            <w:pStyle w:val="TOC1"/>
            <w:tabs>
              <w:tab w:val="right" w:leader="dot" w:pos="9350"/>
            </w:tabs>
            <w:rPr>
              <w:del w:id="2623" w:author="Sammartano, Marc (BIC USA)" w:date="2015-12-02T15:17:00Z"/>
              <w:rFonts w:eastAsiaTheme="minorEastAsia"/>
              <w:noProof/>
            </w:rPr>
          </w:pPr>
          <w:del w:id="2624" w:author="Sammartano, Marc (BIC USA)" w:date="2015-12-02T15:17:00Z">
            <w:r w:rsidRPr="00AD0C75" w:rsidDel="00AD0C75">
              <w:rPr>
                <w:noProof/>
              </w:rPr>
              <w:delText>BASIC! Forum</w:delText>
            </w:r>
            <w:r w:rsidDel="00AD0C75">
              <w:rPr>
                <w:noProof/>
                <w:webHidden/>
              </w:rPr>
              <w:tab/>
            </w:r>
            <w:r w:rsidR="00AD0C75" w:rsidDel="00AD0C75">
              <w:rPr>
                <w:noProof/>
                <w:webHidden/>
              </w:rPr>
              <w:delText>24</w:delText>
            </w:r>
          </w:del>
        </w:p>
        <w:p w:rsidR="00BF4B5C" w:rsidDel="00AD0C75" w:rsidRDefault="00BF4B5C">
          <w:pPr>
            <w:pStyle w:val="TOC1"/>
            <w:tabs>
              <w:tab w:val="right" w:leader="dot" w:pos="9350"/>
            </w:tabs>
            <w:rPr>
              <w:del w:id="2625" w:author="Sammartano, Marc (BIC USA)" w:date="2015-12-02T15:17:00Z"/>
              <w:rFonts w:eastAsiaTheme="minorEastAsia"/>
              <w:noProof/>
            </w:rPr>
          </w:pPr>
          <w:del w:id="2626" w:author="Sammartano, Marc (BIC USA)" w:date="2015-12-02T15:17:00Z">
            <w:r w:rsidRPr="00AD0C75" w:rsidDel="00AD0C75">
              <w:rPr>
                <w:noProof/>
              </w:rPr>
              <w:delText>BASIC! Tutorial</w:delText>
            </w:r>
            <w:r w:rsidDel="00AD0C75">
              <w:rPr>
                <w:noProof/>
                <w:webHidden/>
              </w:rPr>
              <w:tab/>
            </w:r>
            <w:r w:rsidR="00AD0C75" w:rsidDel="00AD0C75">
              <w:rPr>
                <w:noProof/>
                <w:webHidden/>
              </w:rPr>
              <w:delText>24</w:delText>
            </w:r>
          </w:del>
        </w:p>
        <w:p w:rsidR="00BF4B5C" w:rsidDel="00AD0C75" w:rsidRDefault="00BF4B5C">
          <w:pPr>
            <w:pStyle w:val="TOC1"/>
            <w:tabs>
              <w:tab w:val="right" w:leader="dot" w:pos="9350"/>
            </w:tabs>
            <w:rPr>
              <w:del w:id="2627" w:author="Sammartano, Marc (BIC USA)" w:date="2015-12-02T15:17:00Z"/>
              <w:rFonts w:eastAsiaTheme="minorEastAsia"/>
              <w:noProof/>
            </w:rPr>
          </w:pPr>
          <w:del w:id="2628" w:author="Sammartano, Marc (BIC USA)" w:date="2015-12-02T15:17:00Z">
            <w:r w:rsidRPr="00AD0C75" w:rsidDel="00AD0C75">
              <w:rPr>
                <w:noProof/>
              </w:rPr>
              <w:delText>BASIC! Operation</w:delText>
            </w:r>
            <w:r w:rsidDel="00AD0C75">
              <w:rPr>
                <w:noProof/>
                <w:webHidden/>
              </w:rPr>
              <w:tab/>
            </w:r>
            <w:r w:rsidR="00AD0C75" w:rsidDel="00AD0C75">
              <w:rPr>
                <w:noProof/>
                <w:webHidden/>
              </w:rPr>
              <w:delText>25</w:delText>
            </w:r>
          </w:del>
        </w:p>
        <w:p w:rsidR="00BF4B5C" w:rsidDel="00AD0C75" w:rsidRDefault="00BF4B5C">
          <w:pPr>
            <w:pStyle w:val="TOC2"/>
            <w:rPr>
              <w:del w:id="2629" w:author="Sammartano, Marc (BIC USA)" w:date="2015-12-02T15:17:00Z"/>
              <w:rFonts w:eastAsiaTheme="minorEastAsia"/>
              <w:noProof/>
            </w:rPr>
          </w:pPr>
          <w:del w:id="2630" w:author="Sammartano, Marc (BIC USA)" w:date="2015-12-02T15:17:00Z">
            <w:r w:rsidRPr="00AD0C75" w:rsidDel="00AD0C75">
              <w:rPr>
                <w:noProof/>
              </w:rPr>
              <w:delText>Permissions</w:delText>
            </w:r>
            <w:r w:rsidDel="00AD0C75">
              <w:rPr>
                <w:noProof/>
                <w:webHidden/>
              </w:rPr>
              <w:tab/>
            </w:r>
            <w:r w:rsidR="00AD0C75" w:rsidDel="00AD0C75">
              <w:rPr>
                <w:noProof/>
                <w:webHidden/>
              </w:rPr>
              <w:delText>25</w:delText>
            </w:r>
          </w:del>
        </w:p>
        <w:p w:rsidR="00BF4B5C" w:rsidDel="00AD0C75" w:rsidRDefault="00BF4B5C">
          <w:pPr>
            <w:pStyle w:val="TOC2"/>
            <w:rPr>
              <w:del w:id="2631" w:author="Sammartano, Marc (BIC USA)" w:date="2015-12-02T15:17:00Z"/>
              <w:rFonts w:eastAsiaTheme="minorEastAsia"/>
              <w:noProof/>
            </w:rPr>
          </w:pPr>
          <w:del w:id="2632" w:author="Sammartano, Marc (BIC USA)" w:date="2015-12-02T15:17:00Z">
            <w:r w:rsidRPr="00AD0C75" w:rsidDel="00AD0C75">
              <w:rPr>
                <w:noProof/>
              </w:rPr>
              <w:delText>Editor</w:delText>
            </w:r>
            <w:r w:rsidDel="00AD0C75">
              <w:rPr>
                <w:noProof/>
                <w:webHidden/>
              </w:rPr>
              <w:tab/>
            </w:r>
            <w:r w:rsidR="00AD0C75" w:rsidDel="00AD0C75">
              <w:rPr>
                <w:noProof/>
                <w:webHidden/>
              </w:rPr>
              <w:delText>25</w:delText>
            </w:r>
          </w:del>
        </w:p>
        <w:p w:rsidR="00BF4B5C" w:rsidDel="00AD0C75" w:rsidRDefault="00BF4B5C">
          <w:pPr>
            <w:pStyle w:val="TOC3"/>
            <w:rPr>
              <w:del w:id="2633" w:author="Sammartano, Marc (BIC USA)" w:date="2015-12-02T15:17:00Z"/>
              <w:rFonts w:eastAsiaTheme="minorEastAsia"/>
              <w:noProof/>
            </w:rPr>
          </w:pPr>
          <w:del w:id="2634" w:author="Sammartano, Marc (BIC USA)" w:date="2015-12-02T15:17:00Z">
            <w:r w:rsidRPr="00AD0C75" w:rsidDel="00AD0C75">
              <w:rPr>
                <w:noProof/>
              </w:rPr>
              <w:delText>Editing the Program</w:delText>
            </w:r>
            <w:r w:rsidDel="00AD0C75">
              <w:rPr>
                <w:noProof/>
                <w:webHidden/>
              </w:rPr>
              <w:tab/>
            </w:r>
            <w:r w:rsidR="00AD0C75" w:rsidDel="00AD0C75">
              <w:rPr>
                <w:noProof/>
                <w:webHidden/>
              </w:rPr>
              <w:delText>25</w:delText>
            </w:r>
          </w:del>
        </w:p>
        <w:p w:rsidR="00BF4B5C" w:rsidDel="00AD0C75" w:rsidRDefault="00BF4B5C">
          <w:pPr>
            <w:pStyle w:val="TOC3"/>
            <w:rPr>
              <w:del w:id="2635" w:author="Sammartano, Marc (BIC USA)" w:date="2015-12-02T15:17:00Z"/>
              <w:rFonts w:eastAsiaTheme="minorEastAsia"/>
              <w:noProof/>
            </w:rPr>
          </w:pPr>
          <w:del w:id="2636" w:author="Sammartano, Marc (BIC USA)" w:date="2015-12-02T15:17:00Z">
            <w:r w:rsidRPr="00AD0C75" w:rsidDel="00AD0C75">
              <w:rPr>
                <w:noProof/>
              </w:rPr>
              <w:delText>Multiple Commands on a Line</w:delText>
            </w:r>
            <w:r w:rsidDel="00AD0C75">
              <w:rPr>
                <w:noProof/>
                <w:webHidden/>
              </w:rPr>
              <w:tab/>
            </w:r>
            <w:r w:rsidR="00AD0C75" w:rsidDel="00AD0C75">
              <w:rPr>
                <w:noProof/>
                <w:webHidden/>
              </w:rPr>
              <w:delText>26</w:delText>
            </w:r>
          </w:del>
        </w:p>
        <w:p w:rsidR="00BF4B5C" w:rsidDel="00AD0C75" w:rsidRDefault="00BF4B5C">
          <w:pPr>
            <w:pStyle w:val="TOC3"/>
            <w:rPr>
              <w:del w:id="2637" w:author="Sammartano, Marc (BIC USA)" w:date="2015-12-02T15:17:00Z"/>
              <w:rFonts w:eastAsiaTheme="minorEastAsia"/>
              <w:noProof/>
            </w:rPr>
          </w:pPr>
          <w:del w:id="2638" w:author="Sammartano, Marc (BIC USA)" w:date="2015-12-02T15:17:00Z">
            <w:r w:rsidRPr="00AD0C75" w:rsidDel="00AD0C75">
              <w:rPr>
                <w:noProof/>
              </w:rPr>
              <w:delText>Line Continuation</w:delText>
            </w:r>
            <w:r w:rsidDel="00AD0C75">
              <w:rPr>
                <w:noProof/>
                <w:webHidden/>
              </w:rPr>
              <w:tab/>
            </w:r>
            <w:r w:rsidR="00AD0C75" w:rsidDel="00AD0C75">
              <w:rPr>
                <w:noProof/>
                <w:webHidden/>
              </w:rPr>
              <w:delText>26</w:delText>
            </w:r>
          </w:del>
        </w:p>
        <w:p w:rsidR="00BF4B5C" w:rsidDel="00AD0C75" w:rsidRDefault="00BF4B5C">
          <w:pPr>
            <w:pStyle w:val="TOC3"/>
            <w:rPr>
              <w:del w:id="2639" w:author="Sammartano, Marc (BIC USA)" w:date="2015-12-02T15:17:00Z"/>
              <w:rFonts w:eastAsiaTheme="minorEastAsia"/>
              <w:noProof/>
            </w:rPr>
          </w:pPr>
          <w:del w:id="2640" w:author="Sammartano, Marc (BIC USA)" w:date="2015-12-02T15:17:00Z">
            <w:r w:rsidRPr="00AD0C75" w:rsidDel="00AD0C75">
              <w:rPr>
                <w:noProof/>
              </w:rPr>
              <w:delText># - Format Line</w:delText>
            </w:r>
            <w:r w:rsidDel="00AD0C75">
              <w:rPr>
                <w:noProof/>
                <w:webHidden/>
              </w:rPr>
              <w:tab/>
            </w:r>
            <w:r w:rsidR="00AD0C75" w:rsidDel="00AD0C75">
              <w:rPr>
                <w:noProof/>
                <w:webHidden/>
              </w:rPr>
              <w:delText>26</w:delText>
            </w:r>
          </w:del>
        </w:p>
        <w:p w:rsidR="00BF4B5C" w:rsidDel="00AD0C75" w:rsidRDefault="00BF4B5C">
          <w:pPr>
            <w:pStyle w:val="TOC3"/>
            <w:rPr>
              <w:del w:id="2641" w:author="Sammartano, Marc (BIC USA)" w:date="2015-12-02T15:17:00Z"/>
              <w:rFonts w:eastAsiaTheme="minorEastAsia"/>
              <w:noProof/>
            </w:rPr>
          </w:pPr>
          <w:del w:id="2642" w:author="Sammartano, Marc (BIC USA)" w:date="2015-12-02T15:17:00Z">
            <w:r w:rsidRPr="00AD0C75" w:rsidDel="00AD0C75">
              <w:rPr>
                <w:noProof/>
              </w:rPr>
              <w:delText>Menus</w:delText>
            </w:r>
            <w:r w:rsidDel="00AD0C75">
              <w:rPr>
                <w:noProof/>
                <w:webHidden/>
              </w:rPr>
              <w:tab/>
            </w:r>
            <w:r w:rsidR="00AD0C75" w:rsidDel="00AD0C75">
              <w:rPr>
                <w:noProof/>
                <w:webHidden/>
              </w:rPr>
              <w:delText>26</w:delText>
            </w:r>
          </w:del>
        </w:p>
        <w:p w:rsidR="00BF4B5C" w:rsidDel="00AD0C75" w:rsidRDefault="00BF4B5C">
          <w:pPr>
            <w:pStyle w:val="TOC2"/>
            <w:rPr>
              <w:del w:id="2643" w:author="Sammartano, Marc (BIC USA)" w:date="2015-12-02T15:17:00Z"/>
              <w:rFonts w:eastAsiaTheme="minorEastAsia"/>
              <w:noProof/>
            </w:rPr>
          </w:pPr>
          <w:del w:id="2644" w:author="Sammartano, Marc (BIC USA)" w:date="2015-12-02T15:17:00Z">
            <w:r w:rsidRPr="00AD0C75" w:rsidDel="00AD0C75">
              <w:rPr>
                <w:noProof/>
              </w:rPr>
              <w:delText>Run</w:delText>
            </w:r>
            <w:r w:rsidDel="00AD0C75">
              <w:rPr>
                <w:noProof/>
                <w:webHidden/>
              </w:rPr>
              <w:tab/>
            </w:r>
            <w:r w:rsidR="00AD0C75" w:rsidDel="00AD0C75">
              <w:rPr>
                <w:noProof/>
                <w:webHidden/>
              </w:rPr>
              <w:delText>33</w:delText>
            </w:r>
          </w:del>
        </w:p>
        <w:p w:rsidR="00BF4B5C" w:rsidDel="00AD0C75" w:rsidRDefault="00BF4B5C">
          <w:pPr>
            <w:pStyle w:val="TOC3"/>
            <w:rPr>
              <w:del w:id="2645" w:author="Sammartano, Marc (BIC USA)" w:date="2015-12-02T15:17:00Z"/>
              <w:rFonts w:eastAsiaTheme="minorEastAsia"/>
              <w:noProof/>
            </w:rPr>
          </w:pPr>
          <w:del w:id="2646" w:author="Sammartano, Marc (BIC USA)" w:date="2015-12-02T15:17:00Z">
            <w:r w:rsidRPr="00AD0C75" w:rsidDel="00AD0C75">
              <w:rPr>
                <w:noProof/>
              </w:rPr>
              <w:delText>Menu</w:delText>
            </w:r>
            <w:r w:rsidDel="00AD0C75">
              <w:rPr>
                <w:noProof/>
                <w:webHidden/>
              </w:rPr>
              <w:tab/>
            </w:r>
            <w:r w:rsidR="00AD0C75" w:rsidDel="00AD0C75">
              <w:rPr>
                <w:noProof/>
                <w:webHidden/>
              </w:rPr>
              <w:delText>33</w:delText>
            </w:r>
          </w:del>
        </w:p>
        <w:p w:rsidR="00BF4B5C" w:rsidDel="00AD0C75" w:rsidRDefault="00BF4B5C">
          <w:pPr>
            <w:pStyle w:val="TOC2"/>
            <w:rPr>
              <w:del w:id="2647" w:author="Sammartano, Marc (BIC USA)" w:date="2015-12-02T15:17:00Z"/>
              <w:rFonts w:eastAsiaTheme="minorEastAsia"/>
              <w:noProof/>
            </w:rPr>
          </w:pPr>
          <w:del w:id="2648" w:author="Sammartano, Marc (BIC USA)" w:date="2015-12-02T15:17:00Z">
            <w:r w:rsidRPr="00AD0C75" w:rsidDel="00AD0C75">
              <w:rPr>
                <w:noProof/>
              </w:rPr>
              <w:delText>Crashes</w:delText>
            </w:r>
            <w:r w:rsidDel="00AD0C75">
              <w:rPr>
                <w:noProof/>
                <w:webHidden/>
              </w:rPr>
              <w:tab/>
            </w:r>
            <w:r w:rsidR="00AD0C75" w:rsidDel="00AD0C75">
              <w:rPr>
                <w:noProof/>
                <w:webHidden/>
              </w:rPr>
              <w:delText>34</w:delText>
            </w:r>
          </w:del>
        </w:p>
        <w:p w:rsidR="00BF4B5C" w:rsidDel="00AD0C75" w:rsidRDefault="00BF4B5C">
          <w:pPr>
            <w:pStyle w:val="TOC1"/>
            <w:tabs>
              <w:tab w:val="right" w:leader="dot" w:pos="9350"/>
            </w:tabs>
            <w:rPr>
              <w:del w:id="2649" w:author="Sammartano, Marc (BIC USA)" w:date="2015-12-02T15:17:00Z"/>
              <w:rFonts w:eastAsiaTheme="minorEastAsia"/>
              <w:noProof/>
            </w:rPr>
          </w:pPr>
          <w:del w:id="2650" w:author="Sammartano, Marc (BIC USA)" w:date="2015-12-02T15:17:00Z">
            <w:r w:rsidRPr="00AD0C75" w:rsidDel="00AD0C75">
              <w:rPr>
                <w:noProof/>
              </w:rPr>
              <w:delText>A BASIC! Program</w:delText>
            </w:r>
            <w:r w:rsidDel="00AD0C75">
              <w:rPr>
                <w:noProof/>
                <w:webHidden/>
              </w:rPr>
              <w:tab/>
            </w:r>
            <w:r w:rsidR="00AD0C75" w:rsidDel="00AD0C75">
              <w:rPr>
                <w:noProof/>
                <w:webHidden/>
              </w:rPr>
              <w:delText>34</w:delText>
            </w:r>
          </w:del>
        </w:p>
        <w:p w:rsidR="00BF4B5C" w:rsidDel="00AD0C75" w:rsidRDefault="00BF4B5C">
          <w:pPr>
            <w:pStyle w:val="TOC1"/>
            <w:tabs>
              <w:tab w:val="right" w:leader="dot" w:pos="9350"/>
            </w:tabs>
            <w:rPr>
              <w:del w:id="2651" w:author="Sammartano, Marc (BIC USA)" w:date="2015-12-02T15:17:00Z"/>
              <w:rFonts w:eastAsiaTheme="minorEastAsia"/>
              <w:noProof/>
            </w:rPr>
          </w:pPr>
          <w:del w:id="2652" w:author="Sammartano, Marc (BIC USA)" w:date="2015-12-02T15:17:00Z">
            <w:r w:rsidRPr="00AD0C75" w:rsidDel="00AD0C75">
              <w:rPr>
                <w:noProof/>
              </w:rPr>
              <w:delText>Command Description Syntax</w:delText>
            </w:r>
            <w:r w:rsidDel="00AD0C75">
              <w:rPr>
                <w:noProof/>
                <w:webHidden/>
              </w:rPr>
              <w:tab/>
            </w:r>
            <w:r w:rsidR="00AD0C75" w:rsidDel="00AD0C75">
              <w:rPr>
                <w:noProof/>
                <w:webHidden/>
              </w:rPr>
              <w:delText>34</w:delText>
            </w:r>
          </w:del>
        </w:p>
        <w:p w:rsidR="00BF4B5C" w:rsidDel="00AD0C75" w:rsidRDefault="00BF4B5C">
          <w:pPr>
            <w:pStyle w:val="TOC2"/>
            <w:rPr>
              <w:del w:id="2653" w:author="Sammartano, Marc (BIC USA)" w:date="2015-12-02T15:17:00Z"/>
              <w:rFonts w:eastAsiaTheme="minorEastAsia"/>
              <w:noProof/>
            </w:rPr>
          </w:pPr>
          <w:del w:id="2654" w:author="Sammartano, Marc (BIC USA)" w:date="2015-12-02T15:17:00Z">
            <w:r w:rsidRPr="00AD0C75" w:rsidDel="00AD0C75">
              <w:rPr>
                <w:noProof/>
              </w:rPr>
              <w:delText>Upper and Lower Case</w:delText>
            </w:r>
            <w:r w:rsidDel="00AD0C75">
              <w:rPr>
                <w:noProof/>
                <w:webHidden/>
              </w:rPr>
              <w:tab/>
            </w:r>
            <w:r w:rsidR="00AD0C75" w:rsidDel="00AD0C75">
              <w:rPr>
                <w:noProof/>
                <w:webHidden/>
              </w:rPr>
              <w:delText>34</w:delText>
            </w:r>
          </w:del>
        </w:p>
        <w:p w:rsidR="00BF4B5C" w:rsidDel="00AD0C75" w:rsidRDefault="00BF4B5C">
          <w:pPr>
            <w:pStyle w:val="TOC2"/>
            <w:rPr>
              <w:del w:id="2655" w:author="Sammartano, Marc (BIC USA)" w:date="2015-12-02T15:17:00Z"/>
              <w:rFonts w:eastAsiaTheme="minorEastAsia"/>
              <w:noProof/>
            </w:rPr>
          </w:pPr>
          <w:del w:id="2656" w:author="Sammartano, Marc (BIC USA)" w:date="2015-12-02T15:17:00Z">
            <w:r w:rsidRPr="00AD0C75" w:rsidDel="00AD0C75">
              <w:rPr>
                <w:noProof/>
              </w:rPr>
              <w:delText>&lt;nexp&gt;, &lt;sexp&gt; and &lt;lexp&gt;</w:delText>
            </w:r>
            <w:r w:rsidDel="00AD0C75">
              <w:rPr>
                <w:noProof/>
                <w:webHidden/>
              </w:rPr>
              <w:tab/>
            </w:r>
            <w:r w:rsidR="00AD0C75" w:rsidDel="00AD0C75">
              <w:rPr>
                <w:noProof/>
                <w:webHidden/>
              </w:rPr>
              <w:delText>34</w:delText>
            </w:r>
          </w:del>
        </w:p>
        <w:p w:rsidR="00BF4B5C" w:rsidDel="00AD0C75" w:rsidRDefault="00BF4B5C">
          <w:pPr>
            <w:pStyle w:val="TOC2"/>
            <w:rPr>
              <w:del w:id="2657" w:author="Sammartano, Marc (BIC USA)" w:date="2015-12-02T15:17:00Z"/>
              <w:rFonts w:eastAsiaTheme="minorEastAsia"/>
              <w:noProof/>
            </w:rPr>
          </w:pPr>
          <w:del w:id="2658" w:author="Sammartano, Marc (BIC USA)" w:date="2015-12-02T15:17:00Z">
            <w:r w:rsidRPr="00AD0C75" w:rsidDel="00AD0C75">
              <w:rPr>
                <w:noProof/>
              </w:rPr>
              <w:delText>&lt;nvar&gt;, &lt;svar&gt; and &lt;lvar&gt;</w:delText>
            </w:r>
            <w:r w:rsidDel="00AD0C75">
              <w:rPr>
                <w:noProof/>
                <w:webHidden/>
              </w:rPr>
              <w:tab/>
            </w:r>
            <w:r w:rsidR="00AD0C75" w:rsidDel="00AD0C75">
              <w:rPr>
                <w:noProof/>
                <w:webHidden/>
              </w:rPr>
              <w:delText>35</w:delText>
            </w:r>
          </w:del>
        </w:p>
        <w:p w:rsidR="00BF4B5C" w:rsidDel="00AD0C75" w:rsidRDefault="00BF4B5C">
          <w:pPr>
            <w:pStyle w:val="TOC2"/>
            <w:rPr>
              <w:del w:id="2659" w:author="Sammartano, Marc (BIC USA)" w:date="2015-12-02T15:17:00Z"/>
              <w:rFonts w:eastAsiaTheme="minorEastAsia"/>
              <w:noProof/>
            </w:rPr>
          </w:pPr>
          <w:del w:id="2660" w:author="Sammartano, Marc (BIC USA)" w:date="2015-12-02T15:17:00Z">
            <w:r w:rsidRPr="00AD0C75" w:rsidDel="00AD0C75">
              <w:rPr>
                <w:noProof/>
              </w:rPr>
              <w:delText>Array[] and Array$[]</w:delText>
            </w:r>
            <w:r w:rsidDel="00AD0C75">
              <w:rPr>
                <w:noProof/>
                <w:webHidden/>
              </w:rPr>
              <w:tab/>
            </w:r>
            <w:r w:rsidR="00AD0C75" w:rsidDel="00AD0C75">
              <w:rPr>
                <w:noProof/>
                <w:webHidden/>
              </w:rPr>
              <w:delText>35</w:delText>
            </w:r>
          </w:del>
        </w:p>
        <w:p w:rsidR="00BF4B5C" w:rsidDel="00AD0C75" w:rsidRDefault="00BF4B5C">
          <w:pPr>
            <w:pStyle w:val="TOC2"/>
            <w:rPr>
              <w:del w:id="2661" w:author="Sammartano, Marc (BIC USA)" w:date="2015-12-02T15:17:00Z"/>
              <w:rFonts w:eastAsiaTheme="minorEastAsia"/>
              <w:noProof/>
            </w:rPr>
          </w:pPr>
          <w:del w:id="2662" w:author="Sammartano, Marc (BIC USA)" w:date="2015-12-02T15:17:00Z">
            <w:r w:rsidRPr="00AD0C75" w:rsidDel="00AD0C75">
              <w:rPr>
                <w:noProof/>
              </w:rPr>
              <w:delText>Array[{&lt;start&gt;,&lt;length&gt;}] and Array$[{&lt;start&gt;,&lt;length&gt;}]</w:delText>
            </w:r>
            <w:r w:rsidDel="00AD0C75">
              <w:rPr>
                <w:noProof/>
                <w:webHidden/>
              </w:rPr>
              <w:tab/>
            </w:r>
            <w:r w:rsidR="00AD0C75" w:rsidDel="00AD0C75">
              <w:rPr>
                <w:noProof/>
                <w:webHidden/>
              </w:rPr>
              <w:delText>35</w:delText>
            </w:r>
          </w:del>
        </w:p>
        <w:p w:rsidR="00BF4B5C" w:rsidDel="00AD0C75" w:rsidRDefault="00BF4B5C">
          <w:pPr>
            <w:pStyle w:val="TOC2"/>
            <w:rPr>
              <w:del w:id="2663" w:author="Sammartano, Marc (BIC USA)" w:date="2015-12-02T15:17:00Z"/>
              <w:rFonts w:eastAsiaTheme="minorEastAsia"/>
              <w:noProof/>
            </w:rPr>
          </w:pPr>
          <w:del w:id="2664" w:author="Sammartano, Marc (BIC USA)" w:date="2015-12-02T15:17:00Z">
            <w:r w:rsidRPr="00AD0C75" w:rsidDel="00AD0C75">
              <w:rPr>
                <w:noProof/>
              </w:rPr>
              <w:delText>{something}</w:delText>
            </w:r>
            <w:r w:rsidDel="00AD0C75">
              <w:rPr>
                <w:noProof/>
                <w:webHidden/>
              </w:rPr>
              <w:tab/>
            </w:r>
            <w:r w:rsidR="00AD0C75" w:rsidDel="00AD0C75">
              <w:rPr>
                <w:noProof/>
                <w:webHidden/>
              </w:rPr>
              <w:delText>35</w:delText>
            </w:r>
          </w:del>
        </w:p>
        <w:p w:rsidR="00BF4B5C" w:rsidDel="00AD0C75" w:rsidRDefault="00BF4B5C">
          <w:pPr>
            <w:pStyle w:val="TOC2"/>
            <w:rPr>
              <w:del w:id="2665" w:author="Sammartano, Marc (BIC USA)" w:date="2015-12-02T15:17:00Z"/>
              <w:rFonts w:eastAsiaTheme="minorEastAsia"/>
              <w:noProof/>
            </w:rPr>
          </w:pPr>
          <w:del w:id="2666" w:author="Sammartano, Marc (BIC USA)" w:date="2015-12-02T15:17:00Z">
            <w:r w:rsidRPr="00AD0C75" w:rsidDel="00AD0C75">
              <w:rPr>
                <w:noProof/>
              </w:rPr>
              <w:delText>{ A | B |C }</w:delText>
            </w:r>
            <w:r w:rsidDel="00AD0C75">
              <w:rPr>
                <w:noProof/>
                <w:webHidden/>
              </w:rPr>
              <w:tab/>
            </w:r>
            <w:r w:rsidR="00AD0C75" w:rsidDel="00AD0C75">
              <w:rPr>
                <w:noProof/>
                <w:webHidden/>
              </w:rPr>
              <w:delText>35</w:delText>
            </w:r>
          </w:del>
        </w:p>
        <w:p w:rsidR="00BF4B5C" w:rsidDel="00AD0C75" w:rsidRDefault="00BF4B5C">
          <w:pPr>
            <w:pStyle w:val="TOC2"/>
            <w:rPr>
              <w:del w:id="2667" w:author="Sammartano, Marc (BIC USA)" w:date="2015-12-02T15:17:00Z"/>
              <w:rFonts w:eastAsiaTheme="minorEastAsia"/>
              <w:noProof/>
            </w:rPr>
          </w:pPr>
          <w:del w:id="2668" w:author="Sammartano, Marc (BIC USA)" w:date="2015-12-02T15:17:00Z">
            <w:r w:rsidRPr="00AD0C75" w:rsidDel="00AD0C75">
              <w:rPr>
                <w:noProof/>
              </w:rPr>
              <w:delText>X, ...</w:delText>
            </w:r>
            <w:r w:rsidDel="00AD0C75">
              <w:rPr>
                <w:noProof/>
                <w:webHidden/>
              </w:rPr>
              <w:tab/>
            </w:r>
            <w:r w:rsidR="00AD0C75" w:rsidDel="00AD0C75">
              <w:rPr>
                <w:noProof/>
                <w:webHidden/>
              </w:rPr>
              <w:delText>35</w:delText>
            </w:r>
          </w:del>
        </w:p>
        <w:p w:rsidR="00BF4B5C" w:rsidDel="00AD0C75" w:rsidRDefault="00BF4B5C">
          <w:pPr>
            <w:pStyle w:val="TOC2"/>
            <w:rPr>
              <w:del w:id="2669" w:author="Sammartano, Marc (BIC USA)" w:date="2015-12-02T15:17:00Z"/>
              <w:rFonts w:eastAsiaTheme="minorEastAsia"/>
              <w:noProof/>
            </w:rPr>
          </w:pPr>
          <w:del w:id="2670" w:author="Sammartano, Marc (BIC USA)" w:date="2015-12-02T15:17:00Z">
            <w:r w:rsidRPr="00AD0C75" w:rsidDel="00AD0C75">
              <w:rPr>
                <w:noProof/>
              </w:rPr>
              <w:delText>{,n} ...</w:delText>
            </w:r>
            <w:r w:rsidDel="00AD0C75">
              <w:rPr>
                <w:noProof/>
                <w:webHidden/>
              </w:rPr>
              <w:tab/>
            </w:r>
            <w:r w:rsidR="00AD0C75" w:rsidDel="00AD0C75">
              <w:rPr>
                <w:noProof/>
                <w:webHidden/>
              </w:rPr>
              <w:delText>35</w:delText>
            </w:r>
          </w:del>
        </w:p>
        <w:p w:rsidR="00BF4B5C" w:rsidDel="00AD0C75" w:rsidRDefault="00BF4B5C">
          <w:pPr>
            <w:pStyle w:val="TOC2"/>
            <w:rPr>
              <w:del w:id="2671" w:author="Sammartano, Marc (BIC USA)" w:date="2015-12-02T15:17:00Z"/>
              <w:rFonts w:eastAsiaTheme="minorEastAsia"/>
              <w:noProof/>
            </w:rPr>
          </w:pPr>
          <w:del w:id="2672" w:author="Sammartano, Marc (BIC USA)" w:date="2015-12-02T15:17:00Z">
            <w:r w:rsidRPr="00AD0C75" w:rsidDel="00AD0C75">
              <w:rPr>
                <w:noProof/>
              </w:rPr>
              <w:delText>&lt;statement&gt;</w:delText>
            </w:r>
            <w:r w:rsidDel="00AD0C75">
              <w:rPr>
                <w:noProof/>
                <w:webHidden/>
              </w:rPr>
              <w:tab/>
            </w:r>
            <w:r w:rsidR="00AD0C75" w:rsidDel="00AD0C75">
              <w:rPr>
                <w:noProof/>
                <w:webHidden/>
              </w:rPr>
              <w:delText>35</w:delText>
            </w:r>
          </w:del>
        </w:p>
        <w:p w:rsidR="00BF4B5C" w:rsidDel="00AD0C75" w:rsidRDefault="00BF4B5C">
          <w:pPr>
            <w:pStyle w:val="TOC1"/>
            <w:tabs>
              <w:tab w:val="right" w:leader="dot" w:pos="9350"/>
            </w:tabs>
            <w:rPr>
              <w:del w:id="2673" w:author="Sammartano, Marc (BIC USA)" w:date="2015-12-02T15:17:00Z"/>
              <w:rFonts w:eastAsiaTheme="minorEastAsia"/>
              <w:noProof/>
            </w:rPr>
          </w:pPr>
          <w:del w:id="2674" w:author="Sammartano, Marc (BIC USA)" w:date="2015-12-02T15:17:00Z">
            <w:r w:rsidRPr="00AD0C75" w:rsidDel="00AD0C75">
              <w:rPr>
                <w:noProof/>
              </w:rPr>
              <w:delText>Numbers</w:delText>
            </w:r>
            <w:r w:rsidDel="00AD0C75">
              <w:rPr>
                <w:noProof/>
                <w:webHidden/>
              </w:rPr>
              <w:tab/>
            </w:r>
          </w:del>
          <w:del w:id="2675" w:author="Sammartano, Marc (BIC USA)" w:date="2015-12-02T15:16:00Z">
            <w:r w:rsidDel="00AD0C75">
              <w:rPr>
                <w:noProof/>
                <w:webHidden/>
              </w:rPr>
              <w:delText>35</w:delText>
            </w:r>
          </w:del>
        </w:p>
        <w:p w:rsidR="00BF4B5C" w:rsidDel="00AD0C75" w:rsidRDefault="00BF4B5C">
          <w:pPr>
            <w:pStyle w:val="TOC1"/>
            <w:tabs>
              <w:tab w:val="right" w:leader="dot" w:pos="9350"/>
            </w:tabs>
            <w:rPr>
              <w:del w:id="2676" w:author="Sammartano, Marc (BIC USA)" w:date="2015-12-02T15:17:00Z"/>
              <w:rFonts w:eastAsiaTheme="minorEastAsia"/>
              <w:noProof/>
            </w:rPr>
          </w:pPr>
          <w:del w:id="2677" w:author="Sammartano, Marc (BIC USA)" w:date="2015-12-02T15:17:00Z">
            <w:r w:rsidRPr="00AD0C75" w:rsidDel="00AD0C75">
              <w:rPr>
                <w:noProof/>
              </w:rPr>
              <w:delText>Strings</w:delText>
            </w:r>
            <w:r w:rsidDel="00AD0C75">
              <w:rPr>
                <w:noProof/>
                <w:webHidden/>
              </w:rPr>
              <w:tab/>
            </w:r>
            <w:r w:rsidR="00AD0C75" w:rsidDel="00AD0C75">
              <w:rPr>
                <w:noProof/>
                <w:webHidden/>
              </w:rPr>
              <w:delText>36</w:delText>
            </w:r>
          </w:del>
        </w:p>
        <w:p w:rsidR="00BF4B5C" w:rsidDel="00AD0C75" w:rsidRDefault="00BF4B5C">
          <w:pPr>
            <w:pStyle w:val="TOC1"/>
            <w:tabs>
              <w:tab w:val="right" w:leader="dot" w:pos="9350"/>
            </w:tabs>
            <w:rPr>
              <w:del w:id="2678" w:author="Sammartano, Marc (BIC USA)" w:date="2015-12-02T15:17:00Z"/>
              <w:rFonts w:eastAsiaTheme="minorEastAsia"/>
              <w:noProof/>
            </w:rPr>
          </w:pPr>
          <w:del w:id="2679" w:author="Sammartano, Marc (BIC USA)" w:date="2015-12-02T15:17:00Z">
            <w:r w:rsidRPr="00AD0C75" w:rsidDel="00AD0C75">
              <w:rPr>
                <w:noProof/>
              </w:rPr>
              <w:delText>Variables</w:delText>
            </w:r>
            <w:r w:rsidDel="00AD0C75">
              <w:rPr>
                <w:noProof/>
                <w:webHidden/>
              </w:rPr>
              <w:tab/>
            </w:r>
            <w:r w:rsidR="00AD0C75" w:rsidDel="00AD0C75">
              <w:rPr>
                <w:noProof/>
                <w:webHidden/>
              </w:rPr>
              <w:delText>37</w:delText>
            </w:r>
          </w:del>
        </w:p>
        <w:p w:rsidR="00BF4B5C" w:rsidDel="00AD0C75" w:rsidRDefault="00BF4B5C">
          <w:pPr>
            <w:pStyle w:val="TOC2"/>
            <w:rPr>
              <w:del w:id="2680" w:author="Sammartano, Marc (BIC USA)" w:date="2015-12-02T15:17:00Z"/>
              <w:rFonts w:eastAsiaTheme="minorEastAsia"/>
              <w:noProof/>
            </w:rPr>
          </w:pPr>
          <w:del w:id="2681" w:author="Sammartano, Marc (BIC USA)" w:date="2015-12-02T15:17:00Z">
            <w:r w:rsidRPr="00AD0C75" w:rsidDel="00AD0C75">
              <w:rPr>
                <w:noProof/>
              </w:rPr>
              <w:delText>Variable Names</w:delText>
            </w:r>
            <w:r w:rsidDel="00AD0C75">
              <w:rPr>
                <w:noProof/>
                <w:webHidden/>
              </w:rPr>
              <w:tab/>
            </w:r>
            <w:r w:rsidR="00AD0C75" w:rsidDel="00AD0C75">
              <w:rPr>
                <w:noProof/>
                <w:webHidden/>
              </w:rPr>
              <w:delText>37</w:delText>
            </w:r>
          </w:del>
        </w:p>
        <w:p w:rsidR="00BF4B5C" w:rsidDel="00AD0C75" w:rsidRDefault="00BF4B5C">
          <w:pPr>
            <w:pStyle w:val="TOC2"/>
            <w:rPr>
              <w:del w:id="2682" w:author="Sammartano, Marc (BIC USA)" w:date="2015-12-02T15:17:00Z"/>
              <w:rFonts w:eastAsiaTheme="minorEastAsia"/>
              <w:noProof/>
            </w:rPr>
          </w:pPr>
          <w:del w:id="2683" w:author="Sammartano, Marc (BIC USA)" w:date="2015-12-02T15:17:00Z">
            <w:r w:rsidRPr="00AD0C75" w:rsidDel="00AD0C75">
              <w:rPr>
                <w:noProof/>
              </w:rPr>
              <w:delText>Variable Types</w:delText>
            </w:r>
            <w:r w:rsidDel="00AD0C75">
              <w:rPr>
                <w:noProof/>
                <w:webHidden/>
              </w:rPr>
              <w:tab/>
            </w:r>
            <w:r w:rsidR="00AD0C75" w:rsidDel="00AD0C75">
              <w:rPr>
                <w:noProof/>
                <w:webHidden/>
              </w:rPr>
              <w:delText>37</w:delText>
            </w:r>
          </w:del>
        </w:p>
        <w:p w:rsidR="00BF4B5C" w:rsidDel="00AD0C75" w:rsidRDefault="00BF4B5C">
          <w:pPr>
            <w:pStyle w:val="TOC2"/>
            <w:rPr>
              <w:del w:id="2684" w:author="Sammartano, Marc (BIC USA)" w:date="2015-12-02T15:17:00Z"/>
              <w:rFonts w:eastAsiaTheme="minorEastAsia"/>
              <w:noProof/>
            </w:rPr>
          </w:pPr>
          <w:del w:id="2685" w:author="Sammartano, Marc (BIC USA)" w:date="2015-12-02T15:17:00Z">
            <w:r w:rsidRPr="00AD0C75" w:rsidDel="00AD0C75">
              <w:rPr>
                <w:noProof/>
              </w:rPr>
              <w:delText>Scalar and Array Variables</w:delText>
            </w:r>
            <w:r w:rsidDel="00AD0C75">
              <w:rPr>
                <w:noProof/>
                <w:webHidden/>
              </w:rPr>
              <w:tab/>
            </w:r>
            <w:r w:rsidR="00AD0C75" w:rsidDel="00AD0C75">
              <w:rPr>
                <w:noProof/>
                <w:webHidden/>
              </w:rPr>
              <w:delText>37</w:delText>
            </w:r>
          </w:del>
        </w:p>
        <w:p w:rsidR="00BF4B5C" w:rsidDel="00AD0C75" w:rsidRDefault="00BF4B5C">
          <w:pPr>
            <w:pStyle w:val="TOC2"/>
            <w:rPr>
              <w:del w:id="2686" w:author="Sammartano, Marc (BIC USA)" w:date="2015-12-02T15:17:00Z"/>
              <w:rFonts w:eastAsiaTheme="minorEastAsia"/>
              <w:noProof/>
            </w:rPr>
          </w:pPr>
          <w:del w:id="2687" w:author="Sammartano, Marc (BIC USA)" w:date="2015-12-02T15:17:00Z">
            <w:r w:rsidRPr="00AD0C75" w:rsidDel="00AD0C75">
              <w:rPr>
                <w:noProof/>
              </w:rPr>
              <w:delText>Scalars</w:delText>
            </w:r>
            <w:r w:rsidDel="00AD0C75">
              <w:rPr>
                <w:noProof/>
                <w:webHidden/>
              </w:rPr>
              <w:tab/>
            </w:r>
          </w:del>
          <w:del w:id="2688" w:author="Sammartano, Marc (BIC USA)" w:date="2015-12-02T15:16:00Z">
            <w:r w:rsidDel="00AD0C75">
              <w:rPr>
                <w:noProof/>
                <w:webHidden/>
              </w:rPr>
              <w:delText>37</w:delText>
            </w:r>
          </w:del>
        </w:p>
        <w:p w:rsidR="00BF4B5C" w:rsidDel="00AD0C75" w:rsidRDefault="00BF4B5C">
          <w:pPr>
            <w:pStyle w:val="TOC2"/>
            <w:rPr>
              <w:del w:id="2689" w:author="Sammartano, Marc (BIC USA)" w:date="2015-12-02T15:17:00Z"/>
              <w:rFonts w:eastAsiaTheme="minorEastAsia"/>
              <w:noProof/>
            </w:rPr>
          </w:pPr>
          <w:del w:id="2690" w:author="Sammartano, Marc (BIC USA)" w:date="2015-12-02T15:17:00Z">
            <w:r w:rsidRPr="00AD0C75" w:rsidDel="00AD0C75">
              <w:rPr>
                <w:noProof/>
              </w:rPr>
              <w:delText>Arrays</w:delText>
            </w:r>
            <w:r w:rsidDel="00AD0C75">
              <w:rPr>
                <w:noProof/>
                <w:webHidden/>
              </w:rPr>
              <w:tab/>
            </w:r>
            <w:r w:rsidR="00AD0C75" w:rsidDel="00AD0C75">
              <w:rPr>
                <w:noProof/>
                <w:webHidden/>
              </w:rPr>
              <w:delText>38</w:delText>
            </w:r>
          </w:del>
        </w:p>
        <w:p w:rsidR="00BF4B5C" w:rsidDel="00AD0C75" w:rsidRDefault="00BF4B5C">
          <w:pPr>
            <w:pStyle w:val="TOC3"/>
            <w:rPr>
              <w:del w:id="2691" w:author="Sammartano, Marc (BIC USA)" w:date="2015-12-02T15:17:00Z"/>
              <w:rFonts w:eastAsiaTheme="minorEastAsia"/>
              <w:noProof/>
            </w:rPr>
          </w:pPr>
          <w:del w:id="2692" w:author="Sammartano, Marc (BIC USA)" w:date="2015-12-02T15:17:00Z">
            <w:r w:rsidRPr="00AD0C75" w:rsidDel="00AD0C75">
              <w:rPr>
                <w:noProof/>
              </w:rPr>
              <w:delText>Array Segments</w:delText>
            </w:r>
            <w:r w:rsidDel="00AD0C75">
              <w:rPr>
                <w:noProof/>
                <w:webHidden/>
              </w:rPr>
              <w:tab/>
            </w:r>
            <w:r w:rsidR="00AD0C75" w:rsidDel="00AD0C75">
              <w:rPr>
                <w:noProof/>
                <w:webHidden/>
              </w:rPr>
              <w:delText>38</w:delText>
            </w:r>
          </w:del>
        </w:p>
        <w:p w:rsidR="00BF4B5C" w:rsidDel="00AD0C75" w:rsidRDefault="00BF4B5C">
          <w:pPr>
            <w:pStyle w:val="TOC3"/>
            <w:rPr>
              <w:del w:id="2693" w:author="Sammartano, Marc (BIC USA)" w:date="2015-12-02T15:17:00Z"/>
              <w:rFonts w:eastAsiaTheme="minorEastAsia"/>
              <w:noProof/>
            </w:rPr>
          </w:pPr>
          <w:del w:id="2694" w:author="Sammartano, Marc (BIC USA)" w:date="2015-12-02T15:17:00Z">
            <w:r w:rsidRPr="00AD0C75" w:rsidDel="00AD0C75">
              <w:rPr>
                <w:noProof/>
              </w:rPr>
              <w:delText>Array Commands</w:delText>
            </w:r>
            <w:r w:rsidDel="00AD0C75">
              <w:rPr>
                <w:noProof/>
                <w:webHidden/>
              </w:rPr>
              <w:tab/>
            </w:r>
            <w:r w:rsidR="00AD0C75" w:rsidDel="00AD0C75">
              <w:rPr>
                <w:noProof/>
                <w:webHidden/>
              </w:rPr>
              <w:delText>39</w:delText>
            </w:r>
          </w:del>
        </w:p>
        <w:p w:rsidR="00BF4B5C" w:rsidDel="00AD0C75" w:rsidRDefault="00BF4B5C">
          <w:pPr>
            <w:pStyle w:val="TOC1"/>
            <w:tabs>
              <w:tab w:val="right" w:leader="dot" w:pos="9350"/>
            </w:tabs>
            <w:rPr>
              <w:del w:id="2695" w:author="Sammartano, Marc (BIC USA)" w:date="2015-12-02T15:17:00Z"/>
              <w:rFonts w:eastAsiaTheme="minorEastAsia"/>
              <w:noProof/>
            </w:rPr>
          </w:pPr>
          <w:del w:id="2696" w:author="Sammartano, Marc (BIC USA)" w:date="2015-12-02T15:17:00Z">
            <w:r w:rsidRPr="00AD0C75" w:rsidDel="00AD0C75">
              <w:rPr>
                <w:noProof/>
              </w:rPr>
              <w:delText>Data Structures and Pointers in BASIC!</w:delText>
            </w:r>
            <w:r w:rsidDel="00AD0C75">
              <w:rPr>
                <w:noProof/>
                <w:webHidden/>
              </w:rPr>
              <w:tab/>
            </w:r>
            <w:r w:rsidR="00AD0C75" w:rsidDel="00AD0C75">
              <w:rPr>
                <w:noProof/>
                <w:webHidden/>
              </w:rPr>
              <w:delText>41</w:delText>
            </w:r>
          </w:del>
        </w:p>
        <w:p w:rsidR="00BF4B5C" w:rsidDel="00AD0C75" w:rsidRDefault="00BF4B5C">
          <w:pPr>
            <w:pStyle w:val="TOC2"/>
            <w:rPr>
              <w:del w:id="2697" w:author="Sammartano, Marc (BIC USA)" w:date="2015-12-02T15:17:00Z"/>
              <w:rFonts w:eastAsiaTheme="minorEastAsia"/>
              <w:noProof/>
            </w:rPr>
          </w:pPr>
          <w:del w:id="2698" w:author="Sammartano, Marc (BIC USA)" w:date="2015-12-02T15:17:00Z">
            <w:r w:rsidRPr="00AD0C75" w:rsidDel="00AD0C75">
              <w:rPr>
                <w:noProof/>
              </w:rPr>
              <w:delText>What is a Pointer</w:delText>
            </w:r>
            <w:r w:rsidDel="00AD0C75">
              <w:rPr>
                <w:noProof/>
                <w:webHidden/>
              </w:rPr>
              <w:tab/>
            </w:r>
          </w:del>
          <w:del w:id="2699" w:author="Sammartano, Marc (BIC USA)" w:date="2015-12-02T15:16:00Z">
            <w:r w:rsidDel="00AD0C75">
              <w:rPr>
                <w:noProof/>
                <w:webHidden/>
              </w:rPr>
              <w:delText>41</w:delText>
            </w:r>
          </w:del>
        </w:p>
        <w:p w:rsidR="00BF4B5C" w:rsidDel="00AD0C75" w:rsidRDefault="00BF4B5C">
          <w:pPr>
            <w:pStyle w:val="TOC2"/>
            <w:rPr>
              <w:del w:id="2700" w:author="Sammartano, Marc (BIC USA)" w:date="2015-12-02T15:17:00Z"/>
              <w:rFonts w:eastAsiaTheme="minorEastAsia"/>
              <w:noProof/>
            </w:rPr>
          </w:pPr>
          <w:del w:id="2701" w:author="Sammartano, Marc (BIC USA)" w:date="2015-12-02T15:17:00Z">
            <w:r w:rsidRPr="00AD0C75" w:rsidDel="00AD0C75">
              <w:rPr>
                <w:noProof/>
              </w:rPr>
              <w:delText>Lists</w:delText>
            </w:r>
            <w:r w:rsidDel="00AD0C75">
              <w:rPr>
                <w:noProof/>
                <w:webHidden/>
              </w:rPr>
              <w:tab/>
            </w:r>
            <w:r w:rsidR="00AD0C75" w:rsidDel="00AD0C75">
              <w:rPr>
                <w:noProof/>
                <w:webHidden/>
              </w:rPr>
              <w:delText>43</w:delText>
            </w:r>
          </w:del>
        </w:p>
        <w:p w:rsidR="00BF4B5C" w:rsidDel="00AD0C75" w:rsidRDefault="00BF4B5C">
          <w:pPr>
            <w:pStyle w:val="TOC3"/>
            <w:rPr>
              <w:del w:id="2702" w:author="Sammartano, Marc (BIC USA)" w:date="2015-12-02T15:17:00Z"/>
              <w:rFonts w:eastAsiaTheme="minorEastAsia"/>
              <w:noProof/>
            </w:rPr>
          </w:pPr>
          <w:del w:id="2703" w:author="Sammartano, Marc (BIC USA)" w:date="2015-12-02T15:17:00Z">
            <w:r w:rsidRPr="00AD0C75" w:rsidDel="00AD0C75">
              <w:rPr>
                <w:noProof/>
              </w:rPr>
              <w:delText>List Commands</w:delText>
            </w:r>
            <w:r w:rsidDel="00AD0C75">
              <w:rPr>
                <w:noProof/>
                <w:webHidden/>
              </w:rPr>
              <w:tab/>
            </w:r>
            <w:r w:rsidR="00AD0C75" w:rsidDel="00AD0C75">
              <w:rPr>
                <w:noProof/>
                <w:webHidden/>
              </w:rPr>
              <w:delText>43</w:delText>
            </w:r>
          </w:del>
        </w:p>
        <w:p w:rsidR="00BF4B5C" w:rsidDel="00AD0C75" w:rsidRDefault="00BF4B5C">
          <w:pPr>
            <w:pStyle w:val="TOC2"/>
            <w:rPr>
              <w:del w:id="2704" w:author="Sammartano, Marc (BIC USA)" w:date="2015-12-02T15:17:00Z"/>
              <w:rFonts w:eastAsiaTheme="minorEastAsia"/>
              <w:noProof/>
            </w:rPr>
          </w:pPr>
          <w:del w:id="2705" w:author="Sammartano, Marc (BIC USA)" w:date="2015-12-02T15:17:00Z">
            <w:r w:rsidRPr="00AD0C75" w:rsidDel="00AD0C75">
              <w:rPr>
                <w:noProof/>
              </w:rPr>
              <w:delText>Bundles</w:delText>
            </w:r>
            <w:r w:rsidDel="00AD0C75">
              <w:rPr>
                <w:noProof/>
                <w:webHidden/>
              </w:rPr>
              <w:tab/>
            </w:r>
            <w:r w:rsidR="00AD0C75" w:rsidDel="00AD0C75">
              <w:rPr>
                <w:noProof/>
                <w:webHidden/>
              </w:rPr>
              <w:delText>45</w:delText>
            </w:r>
          </w:del>
        </w:p>
        <w:p w:rsidR="00BF4B5C" w:rsidDel="00AD0C75" w:rsidRDefault="00BF4B5C">
          <w:pPr>
            <w:pStyle w:val="TOC3"/>
            <w:rPr>
              <w:del w:id="2706" w:author="Sammartano, Marc (BIC USA)" w:date="2015-12-02T15:17:00Z"/>
              <w:rFonts w:eastAsiaTheme="minorEastAsia"/>
              <w:noProof/>
            </w:rPr>
          </w:pPr>
          <w:del w:id="2707" w:author="Sammartano, Marc (BIC USA)" w:date="2015-12-02T15:17:00Z">
            <w:r w:rsidRPr="00AD0C75" w:rsidDel="00AD0C75">
              <w:rPr>
                <w:noProof/>
              </w:rPr>
              <w:delText>Bundle Auto-Create</w:delText>
            </w:r>
            <w:r w:rsidDel="00AD0C75">
              <w:rPr>
                <w:noProof/>
                <w:webHidden/>
              </w:rPr>
              <w:tab/>
            </w:r>
            <w:r w:rsidR="00AD0C75" w:rsidDel="00AD0C75">
              <w:rPr>
                <w:noProof/>
                <w:webHidden/>
              </w:rPr>
              <w:delText>46</w:delText>
            </w:r>
          </w:del>
        </w:p>
        <w:p w:rsidR="00BF4B5C" w:rsidDel="00AD0C75" w:rsidRDefault="00BF4B5C">
          <w:pPr>
            <w:pStyle w:val="TOC3"/>
            <w:rPr>
              <w:del w:id="2708" w:author="Sammartano, Marc (BIC USA)" w:date="2015-12-02T15:17:00Z"/>
              <w:rFonts w:eastAsiaTheme="minorEastAsia"/>
              <w:noProof/>
            </w:rPr>
          </w:pPr>
          <w:del w:id="2709" w:author="Sammartano, Marc (BIC USA)" w:date="2015-12-02T15:17:00Z">
            <w:r w:rsidRPr="00AD0C75" w:rsidDel="00AD0C75">
              <w:rPr>
                <w:noProof/>
              </w:rPr>
              <w:delText>Bundle Commands</w:delText>
            </w:r>
            <w:r w:rsidDel="00AD0C75">
              <w:rPr>
                <w:noProof/>
                <w:webHidden/>
              </w:rPr>
              <w:tab/>
            </w:r>
          </w:del>
          <w:del w:id="2710" w:author="Sammartano, Marc (BIC USA)" w:date="2015-12-02T15:16:00Z">
            <w:r w:rsidDel="00AD0C75">
              <w:rPr>
                <w:noProof/>
                <w:webHidden/>
              </w:rPr>
              <w:delText>46</w:delText>
            </w:r>
          </w:del>
        </w:p>
        <w:p w:rsidR="00BF4B5C" w:rsidDel="00AD0C75" w:rsidRDefault="00BF4B5C">
          <w:pPr>
            <w:pStyle w:val="TOC2"/>
            <w:rPr>
              <w:del w:id="2711" w:author="Sammartano, Marc (BIC USA)" w:date="2015-12-02T15:17:00Z"/>
              <w:rFonts w:eastAsiaTheme="minorEastAsia"/>
              <w:noProof/>
            </w:rPr>
          </w:pPr>
          <w:del w:id="2712" w:author="Sammartano, Marc (BIC USA)" w:date="2015-12-02T15:17:00Z">
            <w:r w:rsidRPr="00AD0C75" w:rsidDel="00AD0C75">
              <w:rPr>
                <w:noProof/>
              </w:rPr>
              <w:delText>Stacks</w:delText>
            </w:r>
            <w:r w:rsidDel="00AD0C75">
              <w:rPr>
                <w:noProof/>
                <w:webHidden/>
              </w:rPr>
              <w:tab/>
            </w:r>
            <w:r w:rsidR="00AD0C75" w:rsidDel="00AD0C75">
              <w:rPr>
                <w:noProof/>
                <w:webHidden/>
              </w:rPr>
              <w:delText>48</w:delText>
            </w:r>
          </w:del>
        </w:p>
        <w:p w:rsidR="00BF4B5C" w:rsidDel="00AD0C75" w:rsidRDefault="00BF4B5C">
          <w:pPr>
            <w:pStyle w:val="TOC3"/>
            <w:rPr>
              <w:del w:id="2713" w:author="Sammartano, Marc (BIC USA)" w:date="2015-12-02T15:17:00Z"/>
              <w:rFonts w:eastAsiaTheme="minorEastAsia"/>
              <w:noProof/>
            </w:rPr>
          </w:pPr>
          <w:del w:id="2714" w:author="Sammartano, Marc (BIC USA)" w:date="2015-12-02T15:17:00Z">
            <w:r w:rsidRPr="00AD0C75" w:rsidDel="00AD0C75">
              <w:rPr>
                <w:noProof/>
              </w:rPr>
              <w:delText>Stack Commands</w:delText>
            </w:r>
            <w:r w:rsidDel="00AD0C75">
              <w:rPr>
                <w:noProof/>
                <w:webHidden/>
              </w:rPr>
              <w:tab/>
            </w:r>
            <w:r w:rsidR="00AD0C75" w:rsidDel="00AD0C75">
              <w:rPr>
                <w:noProof/>
                <w:webHidden/>
              </w:rPr>
              <w:delText>49</w:delText>
            </w:r>
          </w:del>
        </w:p>
        <w:p w:rsidR="00BF4B5C" w:rsidDel="00AD0C75" w:rsidRDefault="00BF4B5C">
          <w:pPr>
            <w:pStyle w:val="TOC2"/>
            <w:rPr>
              <w:del w:id="2715" w:author="Sammartano, Marc (BIC USA)" w:date="2015-12-02T15:17:00Z"/>
              <w:rFonts w:eastAsiaTheme="minorEastAsia"/>
              <w:noProof/>
            </w:rPr>
          </w:pPr>
          <w:del w:id="2716" w:author="Sammartano, Marc (BIC USA)" w:date="2015-12-02T15:17:00Z">
            <w:r w:rsidRPr="00AD0C75" w:rsidDel="00AD0C75">
              <w:rPr>
                <w:noProof/>
              </w:rPr>
              <w:delText>Queues</w:delText>
            </w:r>
            <w:r w:rsidDel="00AD0C75">
              <w:rPr>
                <w:noProof/>
                <w:webHidden/>
              </w:rPr>
              <w:tab/>
            </w:r>
          </w:del>
          <w:del w:id="2717" w:author="Sammartano, Marc (BIC USA)" w:date="2015-12-02T15:16:00Z">
            <w:r w:rsidDel="00AD0C75">
              <w:rPr>
                <w:noProof/>
                <w:webHidden/>
              </w:rPr>
              <w:delText>49</w:delText>
            </w:r>
          </w:del>
        </w:p>
        <w:p w:rsidR="00BF4B5C" w:rsidDel="00AD0C75" w:rsidRDefault="00BF4B5C">
          <w:pPr>
            <w:pStyle w:val="TOC1"/>
            <w:tabs>
              <w:tab w:val="right" w:leader="dot" w:pos="9350"/>
            </w:tabs>
            <w:rPr>
              <w:del w:id="2718" w:author="Sammartano, Marc (BIC USA)" w:date="2015-12-02T15:17:00Z"/>
              <w:rFonts w:eastAsiaTheme="minorEastAsia"/>
              <w:noProof/>
            </w:rPr>
          </w:pPr>
          <w:del w:id="2719" w:author="Sammartano, Marc (BIC USA)" w:date="2015-12-02T15:17:00Z">
            <w:r w:rsidRPr="00AD0C75" w:rsidDel="00AD0C75">
              <w:rPr>
                <w:noProof/>
              </w:rPr>
              <w:delText>Comments</w:delText>
            </w:r>
            <w:r w:rsidDel="00AD0C75">
              <w:rPr>
                <w:noProof/>
                <w:webHidden/>
              </w:rPr>
              <w:tab/>
            </w:r>
            <w:r w:rsidR="00AD0C75" w:rsidDel="00AD0C75">
              <w:rPr>
                <w:noProof/>
                <w:webHidden/>
              </w:rPr>
              <w:delText>50</w:delText>
            </w:r>
          </w:del>
        </w:p>
        <w:p w:rsidR="00BF4B5C" w:rsidDel="00AD0C75" w:rsidRDefault="00BF4B5C">
          <w:pPr>
            <w:pStyle w:val="TOC2"/>
            <w:rPr>
              <w:del w:id="2720" w:author="Sammartano, Marc (BIC USA)" w:date="2015-12-02T15:17:00Z"/>
              <w:rFonts w:eastAsiaTheme="minorEastAsia"/>
              <w:noProof/>
            </w:rPr>
          </w:pPr>
          <w:del w:id="2721" w:author="Sammartano, Marc (BIC USA)" w:date="2015-12-02T15:17:00Z">
            <w:r w:rsidRPr="00AD0C75" w:rsidDel="00AD0C75">
              <w:rPr>
                <w:noProof/>
              </w:rPr>
              <w:delText>! - Single Line Comment</w:delText>
            </w:r>
            <w:r w:rsidDel="00AD0C75">
              <w:rPr>
                <w:noProof/>
                <w:webHidden/>
              </w:rPr>
              <w:tab/>
            </w:r>
            <w:r w:rsidR="00AD0C75" w:rsidDel="00AD0C75">
              <w:rPr>
                <w:noProof/>
                <w:webHidden/>
              </w:rPr>
              <w:delText>50</w:delText>
            </w:r>
          </w:del>
        </w:p>
        <w:p w:rsidR="00BF4B5C" w:rsidDel="00AD0C75" w:rsidRDefault="00BF4B5C">
          <w:pPr>
            <w:pStyle w:val="TOC2"/>
            <w:rPr>
              <w:del w:id="2722" w:author="Sammartano, Marc (BIC USA)" w:date="2015-12-02T15:17:00Z"/>
              <w:rFonts w:eastAsiaTheme="minorEastAsia"/>
              <w:noProof/>
            </w:rPr>
          </w:pPr>
          <w:del w:id="2723" w:author="Sammartano, Marc (BIC USA)" w:date="2015-12-02T15:17:00Z">
            <w:r w:rsidRPr="00AD0C75" w:rsidDel="00AD0C75">
              <w:rPr>
                <w:noProof/>
              </w:rPr>
              <w:delText>Rem - Single Line Comment (legacy)</w:delText>
            </w:r>
            <w:r w:rsidDel="00AD0C75">
              <w:rPr>
                <w:noProof/>
                <w:webHidden/>
              </w:rPr>
              <w:tab/>
            </w:r>
            <w:r w:rsidR="00AD0C75" w:rsidDel="00AD0C75">
              <w:rPr>
                <w:noProof/>
                <w:webHidden/>
              </w:rPr>
              <w:delText>50</w:delText>
            </w:r>
          </w:del>
        </w:p>
        <w:p w:rsidR="00BF4B5C" w:rsidDel="00AD0C75" w:rsidRDefault="00BF4B5C">
          <w:pPr>
            <w:pStyle w:val="TOC2"/>
            <w:rPr>
              <w:del w:id="2724" w:author="Sammartano, Marc (BIC USA)" w:date="2015-12-02T15:17:00Z"/>
              <w:rFonts w:eastAsiaTheme="minorEastAsia"/>
              <w:noProof/>
            </w:rPr>
          </w:pPr>
          <w:del w:id="2725" w:author="Sammartano, Marc (BIC USA)" w:date="2015-12-02T15:17:00Z">
            <w:r w:rsidRPr="00AD0C75" w:rsidDel="00AD0C75">
              <w:rPr>
                <w:noProof/>
              </w:rPr>
              <w:delText>!! - Block Comment</w:delText>
            </w:r>
            <w:r w:rsidDel="00AD0C75">
              <w:rPr>
                <w:noProof/>
                <w:webHidden/>
              </w:rPr>
              <w:tab/>
            </w:r>
            <w:r w:rsidR="00AD0C75" w:rsidDel="00AD0C75">
              <w:rPr>
                <w:noProof/>
                <w:webHidden/>
              </w:rPr>
              <w:delText>50</w:delText>
            </w:r>
          </w:del>
        </w:p>
        <w:p w:rsidR="00BF4B5C" w:rsidDel="00AD0C75" w:rsidRDefault="00BF4B5C">
          <w:pPr>
            <w:pStyle w:val="TOC2"/>
            <w:rPr>
              <w:del w:id="2726" w:author="Sammartano, Marc (BIC USA)" w:date="2015-12-02T15:17:00Z"/>
              <w:rFonts w:eastAsiaTheme="minorEastAsia"/>
              <w:noProof/>
            </w:rPr>
          </w:pPr>
          <w:del w:id="2727" w:author="Sammartano, Marc (BIC USA)" w:date="2015-12-02T15:17:00Z">
            <w:r w:rsidRPr="00AD0C75" w:rsidDel="00AD0C75">
              <w:rPr>
                <w:noProof/>
              </w:rPr>
              <w:delText>% - Middle of Line Comment</w:delText>
            </w:r>
            <w:r w:rsidDel="00AD0C75">
              <w:rPr>
                <w:noProof/>
                <w:webHidden/>
              </w:rPr>
              <w:tab/>
            </w:r>
            <w:r w:rsidR="00AD0C75" w:rsidDel="00AD0C75">
              <w:rPr>
                <w:noProof/>
                <w:webHidden/>
              </w:rPr>
              <w:delText>50</w:delText>
            </w:r>
          </w:del>
        </w:p>
        <w:p w:rsidR="00BF4B5C" w:rsidDel="00AD0C75" w:rsidRDefault="00BF4B5C">
          <w:pPr>
            <w:pStyle w:val="TOC1"/>
            <w:tabs>
              <w:tab w:val="right" w:leader="dot" w:pos="9350"/>
            </w:tabs>
            <w:rPr>
              <w:del w:id="2728" w:author="Sammartano, Marc (BIC USA)" w:date="2015-12-02T15:17:00Z"/>
              <w:rFonts w:eastAsiaTheme="minorEastAsia"/>
              <w:noProof/>
            </w:rPr>
          </w:pPr>
          <w:del w:id="2729" w:author="Sammartano, Marc (BIC USA)" w:date="2015-12-02T15:17:00Z">
            <w:r w:rsidRPr="00AD0C75" w:rsidDel="00AD0C75">
              <w:rPr>
                <w:noProof/>
              </w:rPr>
              <w:delText>Expressions</w:delText>
            </w:r>
            <w:r w:rsidDel="00AD0C75">
              <w:rPr>
                <w:noProof/>
                <w:webHidden/>
              </w:rPr>
              <w:tab/>
            </w:r>
          </w:del>
          <w:del w:id="2730" w:author="Sammartano, Marc (BIC USA)" w:date="2015-12-02T15:16:00Z">
            <w:r w:rsidDel="00AD0C75">
              <w:rPr>
                <w:noProof/>
                <w:webHidden/>
              </w:rPr>
              <w:delText>50</w:delText>
            </w:r>
          </w:del>
        </w:p>
        <w:p w:rsidR="00BF4B5C" w:rsidDel="00AD0C75" w:rsidRDefault="00BF4B5C">
          <w:pPr>
            <w:pStyle w:val="TOC2"/>
            <w:rPr>
              <w:del w:id="2731" w:author="Sammartano, Marc (BIC USA)" w:date="2015-12-02T15:17:00Z"/>
              <w:rFonts w:eastAsiaTheme="minorEastAsia"/>
              <w:noProof/>
            </w:rPr>
          </w:pPr>
          <w:del w:id="2732" w:author="Sammartano, Marc (BIC USA)" w:date="2015-12-02T15:17:00Z">
            <w:r w:rsidRPr="00AD0C75" w:rsidDel="00AD0C75">
              <w:rPr>
                <w:noProof/>
              </w:rPr>
              <w:delText>Numeric Expression &lt;nexp&gt;</w:delText>
            </w:r>
            <w:r w:rsidDel="00AD0C75">
              <w:rPr>
                <w:noProof/>
                <w:webHidden/>
              </w:rPr>
              <w:tab/>
            </w:r>
          </w:del>
          <w:del w:id="2733" w:author="Sammartano, Marc (BIC USA)" w:date="2015-12-02T15:16:00Z">
            <w:r w:rsidDel="00AD0C75">
              <w:rPr>
                <w:noProof/>
                <w:webHidden/>
              </w:rPr>
              <w:delText>50</w:delText>
            </w:r>
          </w:del>
        </w:p>
        <w:p w:rsidR="00BF4B5C" w:rsidDel="00AD0C75" w:rsidRDefault="00BF4B5C">
          <w:pPr>
            <w:pStyle w:val="TOC3"/>
            <w:rPr>
              <w:del w:id="2734" w:author="Sammartano, Marc (BIC USA)" w:date="2015-12-02T15:17:00Z"/>
              <w:rFonts w:eastAsiaTheme="minorEastAsia"/>
              <w:noProof/>
            </w:rPr>
          </w:pPr>
          <w:del w:id="2735" w:author="Sammartano, Marc (BIC USA)" w:date="2015-12-02T15:17:00Z">
            <w:r w:rsidRPr="00AD0C75" w:rsidDel="00AD0C75">
              <w:rPr>
                <w:noProof/>
              </w:rPr>
              <w:delText>Numeric Operators &lt;noperator&gt;</w:delText>
            </w:r>
            <w:r w:rsidDel="00AD0C75">
              <w:rPr>
                <w:noProof/>
                <w:webHidden/>
              </w:rPr>
              <w:tab/>
            </w:r>
          </w:del>
          <w:del w:id="2736" w:author="Sammartano, Marc (BIC USA)" w:date="2015-12-02T15:16:00Z">
            <w:r w:rsidDel="00AD0C75">
              <w:rPr>
                <w:noProof/>
                <w:webHidden/>
              </w:rPr>
              <w:delText>50</w:delText>
            </w:r>
          </w:del>
        </w:p>
        <w:p w:rsidR="00BF4B5C" w:rsidDel="00AD0C75" w:rsidRDefault="00BF4B5C">
          <w:pPr>
            <w:pStyle w:val="TOC3"/>
            <w:rPr>
              <w:del w:id="2737" w:author="Sammartano, Marc (BIC USA)" w:date="2015-12-02T15:17:00Z"/>
              <w:rFonts w:eastAsiaTheme="minorEastAsia"/>
              <w:noProof/>
            </w:rPr>
          </w:pPr>
          <w:del w:id="2738" w:author="Sammartano, Marc (BIC USA)" w:date="2015-12-02T15:17:00Z">
            <w:r w:rsidRPr="00AD0C75" w:rsidDel="00AD0C75">
              <w:rPr>
                <w:noProof/>
              </w:rPr>
              <w:delText>Numeric Expression Examples</w:delText>
            </w:r>
            <w:r w:rsidDel="00AD0C75">
              <w:rPr>
                <w:noProof/>
                <w:webHidden/>
              </w:rPr>
              <w:tab/>
            </w:r>
            <w:r w:rsidR="00AD0C75" w:rsidDel="00AD0C75">
              <w:rPr>
                <w:noProof/>
                <w:webHidden/>
              </w:rPr>
              <w:delText>51</w:delText>
            </w:r>
          </w:del>
        </w:p>
        <w:p w:rsidR="00BF4B5C" w:rsidDel="00AD0C75" w:rsidRDefault="00BF4B5C">
          <w:pPr>
            <w:pStyle w:val="TOC3"/>
            <w:rPr>
              <w:del w:id="2739" w:author="Sammartano, Marc (BIC USA)" w:date="2015-12-02T15:17:00Z"/>
              <w:rFonts w:eastAsiaTheme="minorEastAsia"/>
              <w:noProof/>
            </w:rPr>
          </w:pPr>
          <w:del w:id="2740" w:author="Sammartano, Marc (BIC USA)" w:date="2015-12-02T15:17:00Z">
            <w:r w:rsidRPr="00AD0C75" w:rsidDel="00AD0C75">
              <w:rPr>
                <w:noProof/>
              </w:rPr>
              <w:delText>Pre- and Post-Increment Operators</w:delText>
            </w:r>
            <w:r w:rsidDel="00AD0C75">
              <w:rPr>
                <w:noProof/>
                <w:webHidden/>
              </w:rPr>
              <w:tab/>
            </w:r>
            <w:r w:rsidR="00AD0C75" w:rsidDel="00AD0C75">
              <w:rPr>
                <w:noProof/>
                <w:webHidden/>
              </w:rPr>
              <w:delText>51</w:delText>
            </w:r>
          </w:del>
        </w:p>
        <w:p w:rsidR="00BF4B5C" w:rsidDel="00AD0C75" w:rsidRDefault="00BF4B5C">
          <w:pPr>
            <w:pStyle w:val="TOC2"/>
            <w:rPr>
              <w:del w:id="2741" w:author="Sammartano, Marc (BIC USA)" w:date="2015-12-02T15:17:00Z"/>
              <w:rFonts w:eastAsiaTheme="minorEastAsia"/>
              <w:noProof/>
            </w:rPr>
          </w:pPr>
          <w:del w:id="2742" w:author="Sammartano, Marc (BIC USA)" w:date="2015-12-02T15:17:00Z">
            <w:r w:rsidRPr="00AD0C75" w:rsidDel="00AD0C75">
              <w:rPr>
                <w:noProof/>
              </w:rPr>
              <w:delText>String Expression &lt;sexp&gt;</w:delText>
            </w:r>
            <w:r w:rsidDel="00AD0C75">
              <w:rPr>
                <w:noProof/>
                <w:webHidden/>
              </w:rPr>
              <w:tab/>
            </w:r>
          </w:del>
          <w:del w:id="2743" w:author="Sammartano, Marc (BIC USA)" w:date="2015-12-02T15:16:00Z">
            <w:r w:rsidDel="00AD0C75">
              <w:rPr>
                <w:noProof/>
                <w:webHidden/>
              </w:rPr>
              <w:delText>51</w:delText>
            </w:r>
          </w:del>
        </w:p>
        <w:p w:rsidR="00BF4B5C" w:rsidDel="00AD0C75" w:rsidRDefault="00BF4B5C">
          <w:pPr>
            <w:pStyle w:val="TOC2"/>
            <w:rPr>
              <w:del w:id="2744" w:author="Sammartano, Marc (BIC USA)" w:date="2015-12-02T15:17:00Z"/>
              <w:rFonts w:eastAsiaTheme="minorEastAsia"/>
              <w:noProof/>
            </w:rPr>
          </w:pPr>
          <w:del w:id="2745" w:author="Sammartano, Marc (BIC USA)" w:date="2015-12-02T15:17:00Z">
            <w:r w:rsidRPr="00AD0C75" w:rsidDel="00AD0C75">
              <w:rPr>
                <w:noProof/>
              </w:rPr>
              <w:delText>Logical Expression &lt;lexp&gt;</w:delText>
            </w:r>
            <w:r w:rsidDel="00AD0C75">
              <w:rPr>
                <w:noProof/>
                <w:webHidden/>
              </w:rPr>
              <w:tab/>
            </w:r>
          </w:del>
          <w:del w:id="2746" w:author="Sammartano, Marc (BIC USA)" w:date="2015-12-02T15:16:00Z">
            <w:r w:rsidDel="00AD0C75">
              <w:rPr>
                <w:noProof/>
                <w:webHidden/>
              </w:rPr>
              <w:delText>51</w:delText>
            </w:r>
          </w:del>
        </w:p>
        <w:p w:rsidR="00BF4B5C" w:rsidDel="00AD0C75" w:rsidRDefault="00BF4B5C">
          <w:pPr>
            <w:pStyle w:val="TOC3"/>
            <w:rPr>
              <w:del w:id="2747" w:author="Sammartano, Marc (BIC USA)" w:date="2015-12-02T15:17:00Z"/>
              <w:rFonts w:eastAsiaTheme="minorEastAsia"/>
              <w:noProof/>
            </w:rPr>
          </w:pPr>
          <w:del w:id="2748" w:author="Sammartano, Marc (BIC USA)" w:date="2015-12-02T15:17:00Z">
            <w:r w:rsidRPr="00AD0C75" w:rsidDel="00AD0C75">
              <w:rPr>
                <w:noProof/>
              </w:rPr>
              <w:delText>Logical Operators</w:delText>
            </w:r>
            <w:r w:rsidDel="00AD0C75">
              <w:rPr>
                <w:noProof/>
                <w:webHidden/>
              </w:rPr>
              <w:tab/>
            </w:r>
            <w:r w:rsidR="00AD0C75" w:rsidDel="00AD0C75">
              <w:rPr>
                <w:noProof/>
                <w:webHidden/>
              </w:rPr>
              <w:delText>52</w:delText>
            </w:r>
          </w:del>
        </w:p>
        <w:p w:rsidR="00BF4B5C" w:rsidDel="00AD0C75" w:rsidRDefault="00BF4B5C">
          <w:pPr>
            <w:pStyle w:val="TOC3"/>
            <w:rPr>
              <w:del w:id="2749" w:author="Sammartano, Marc (BIC USA)" w:date="2015-12-02T15:17:00Z"/>
              <w:rFonts w:eastAsiaTheme="minorEastAsia"/>
              <w:noProof/>
            </w:rPr>
          </w:pPr>
          <w:del w:id="2750" w:author="Sammartano, Marc (BIC USA)" w:date="2015-12-02T15:17:00Z">
            <w:r w:rsidRPr="00AD0C75" w:rsidDel="00AD0C75">
              <w:rPr>
                <w:noProof/>
              </w:rPr>
              <w:delText>Examples of Logical Expressions</w:delText>
            </w:r>
            <w:r w:rsidDel="00AD0C75">
              <w:rPr>
                <w:noProof/>
                <w:webHidden/>
              </w:rPr>
              <w:tab/>
            </w:r>
            <w:r w:rsidR="00AD0C75" w:rsidDel="00AD0C75">
              <w:rPr>
                <w:noProof/>
                <w:webHidden/>
              </w:rPr>
              <w:delText>52</w:delText>
            </w:r>
          </w:del>
        </w:p>
        <w:p w:rsidR="00BF4B5C" w:rsidDel="00AD0C75" w:rsidRDefault="00BF4B5C">
          <w:pPr>
            <w:pStyle w:val="TOC2"/>
            <w:rPr>
              <w:del w:id="2751" w:author="Sammartano, Marc (BIC USA)" w:date="2015-12-02T15:17:00Z"/>
              <w:rFonts w:eastAsiaTheme="minorEastAsia"/>
              <w:noProof/>
            </w:rPr>
          </w:pPr>
          <w:del w:id="2752" w:author="Sammartano, Marc (BIC USA)" w:date="2015-12-02T15:17:00Z">
            <w:r w:rsidRPr="00AD0C75" w:rsidDel="00AD0C75">
              <w:rPr>
                <w:noProof/>
              </w:rPr>
              <w:delText>Parentheses</w:delText>
            </w:r>
            <w:r w:rsidDel="00AD0C75">
              <w:rPr>
                <w:noProof/>
                <w:webHidden/>
              </w:rPr>
              <w:tab/>
            </w:r>
          </w:del>
          <w:del w:id="2753" w:author="Sammartano, Marc (BIC USA)" w:date="2015-12-02T15:16:00Z">
            <w:r w:rsidDel="00AD0C75">
              <w:rPr>
                <w:noProof/>
                <w:webHidden/>
              </w:rPr>
              <w:delText>52</w:delText>
            </w:r>
          </w:del>
        </w:p>
        <w:p w:rsidR="00BF4B5C" w:rsidDel="00AD0C75" w:rsidRDefault="00BF4B5C">
          <w:pPr>
            <w:pStyle w:val="TOC1"/>
            <w:tabs>
              <w:tab w:val="right" w:leader="dot" w:pos="9350"/>
            </w:tabs>
            <w:rPr>
              <w:del w:id="2754" w:author="Sammartano, Marc (BIC USA)" w:date="2015-12-02T15:17:00Z"/>
              <w:rFonts w:eastAsiaTheme="minorEastAsia"/>
              <w:noProof/>
            </w:rPr>
          </w:pPr>
          <w:del w:id="2755" w:author="Sammartano, Marc (BIC USA)" w:date="2015-12-02T15:17:00Z">
            <w:r w:rsidRPr="00AD0C75" w:rsidDel="00AD0C75">
              <w:rPr>
                <w:noProof/>
              </w:rPr>
              <w:delText>Assignment Operations</w:delText>
            </w:r>
            <w:r w:rsidDel="00AD0C75">
              <w:rPr>
                <w:noProof/>
                <w:webHidden/>
              </w:rPr>
              <w:tab/>
            </w:r>
          </w:del>
          <w:del w:id="2756" w:author="Sammartano, Marc (BIC USA)" w:date="2015-12-02T15:16:00Z">
            <w:r w:rsidDel="00AD0C75">
              <w:rPr>
                <w:noProof/>
                <w:webHidden/>
              </w:rPr>
              <w:delText>52</w:delText>
            </w:r>
          </w:del>
        </w:p>
        <w:p w:rsidR="00BF4B5C" w:rsidDel="00AD0C75" w:rsidRDefault="00BF4B5C">
          <w:pPr>
            <w:pStyle w:val="TOC2"/>
            <w:rPr>
              <w:del w:id="2757" w:author="Sammartano, Marc (BIC USA)" w:date="2015-12-02T15:17:00Z"/>
              <w:rFonts w:eastAsiaTheme="minorEastAsia"/>
              <w:noProof/>
            </w:rPr>
          </w:pPr>
          <w:del w:id="2758" w:author="Sammartano, Marc (BIC USA)" w:date="2015-12-02T15:17:00Z">
            <w:r w:rsidRPr="00AD0C75" w:rsidDel="00AD0C75">
              <w:rPr>
                <w:noProof/>
              </w:rPr>
              <w:delText>Let</w:delText>
            </w:r>
            <w:r w:rsidDel="00AD0C75">
              <w:rPr>
                <w:noProof/>
                <w:webHidden/>
              </w:rPr>
              <w:tab/>
            </w:r>
          </w:del>
          <w:del w:id="2759" w:author="Sammartano, Marc (BIC USA)" w:date="2015-12-02T15:16:00Z">
            <w:r w:rsidDel="00AD0C75">
              <w:rPr>
                <w:noProof/>
                <w:webHidden/>
              </w:rPr>
              <w:delText>52</w:delText>
            </w:r>
          </w:del>
        </w:p>
        <w:p w:rsidR="00BF4B5C" w:rsidDel="00AD0C75" w:rsidRDefault="00BF4B5C">
          <w:pPr>
            <w:pStyle w:val="TOC2"/>
            <w:rPr>
              <w:del w:id="2760" w:author="Sammartano, Marc (BIC USA)" w:date="2015-12-02T15:17:00Z"/>
              <w:rFonts w:eastAsiaTheme="minorEastAsia"/>
              <w:noProof/>
            </w:rPr>
          </w:pPr>
          <w:del w:id="2761" w:author="Sammartano, Marc (BIC USA)" w:date="2015-12-02T15:17:00Z">
            <w:r w:rsidRPr="00AD0C75" w:rsidDel="00AD0C75">
              <w:rPr>
                <w:noProof/>
              </w:rPr>
              <w:delText>OpEqual Assignment Operations</w:delText>
            </w:r>
            <w:r w:rsidDel="00AD0C75">
              <w:rPr>
                <w:noProof/>
                <w:webHidden/>
              </w:rPr>
              <w:tab/>
            </w:r>
          </w:del>
          <w:del w:id="2762" w:author="Sammartano, Marc (BIC USA)" w:date="2015-12-02T15:16:00Z">
            <w:r w:rsidDel="00AD0C75">
              <w:rPr>
                <w:noProof/>
                <w:webHidden/>
              </w:rPr>
              <w:delText>53</w:delText>
            </w:r>
          </w:del>
        </w:p>
        <w:p w:rsidR="00BF4B5C" w:rsidDel="00AD0C75" w:rsidRDefault="00BF4B5C">
          <w:pPr>
            <w:pStyle w:val="TOC1"/>
            <w:tabs>
              <w:tab w:val="right" w:leader="dot" w:pos="9350"/>
            </w:tabs>
            <w:rPr>
              <w:del w:id="2763" w:author="Sammartano, Marc (BIC USA)" w:date="2015-12-02T15:17:00Z"/>
              <w:rFonts w:eastAsiaTheme="minorEastAsia"/>
              <w:noProof/>
            </w:rPr>
          </w:pPr>
          <w:del w:id="2764" w:author="Sammartano, Marc (BIC USA)" w:date="2015-12-02T15:17:00Z">
            <w:r w:rsidRPr="00AD0C75" w:rsidDel="00AD0C75">
              <w:rPr>
                <w:noProof/>
              </w:rPr>
              <w:delText>Math Functions</w:delText>
            </w:r>
            <w:r w:rsidDel="00AD0C75">
              <w:rPr>
                <w:noProof/>
                <w:webHidden/>
              </w:rPr>
              <w:tab/>
            </w:r>
          </w:del>
          <w:del w:id="2765" w:author="Sammartano, Marc (BIC USA)" w:date="2015-12-02T15:16:00Z">
            <w:r w:rsidDel="00AD0C75">
              <w:rPr>
                <w:noProof/>
                <w:webHidden/>
              </w:rPr>
              <w:delText>53</w:delText>
            </w:r>
          </w:del>
        </w:p>
        <w:p w:rsidR="00BF4B5C" w:rsidDel="00AD0C75" w:rsidRDefault="00BF4B5C">
          <w:pPr>
            <w:pStyle w:val="TOC2"/>
            <w:rPr>
              <w:del w:id="2766" w:author="Sammartano, Marc (BIC USA)" w:date="2015-12-02T15:17:00Z"/>
              <w:rFonts w:eastAsiaTheme="minorEastAsia"/>
              <w:noProof/>
            </w:rPr>
          </w:pPr>
          <w:del w:id="2767" w:author="Sammartano, Marc (BIC USA)" w:date="2015-12-02T15:17:00Z">
            <w:r w:rsidRPr="00AD0C75" w:rsidDel="00AD0C75">
              <w:rPr>
                <w:noProof/>
              </w:rPr>
              <w:delText>BOR(&lt;nexp1&gt;, &lt;nexp2&gt;)</w:delText>
            </w:r>
            <w:r w:rsidDel="00AD0C75">
              <w:rPr>
                <w:noProof/>
                <w:webHidden/>
              </w:rPr>
              <w:tab/>
            </w:r>
            <w:r w:rsidR="00AD0C75" w:rsidDel="00AD0C75">
              <w:rPr>
                <w:noProof/>
                <w:webHidden/>
              </w:rPr>
              <w:delText>54</w:delText>
            </w:r>
          </w:del>
        </w:p>
        <w:p w:rsidR="00BF4B5C" w:rsidDel="00AD0C75" w:rsidRDefault="00BF4B5C">
          <w:pPr>
            <w:pStyle w:val="TOC2"/>
            <w:rPr>
              <w:del w:id="2768" w:author="Sammartano, Marc (BIC USA)" w:date="2015-12-02T15:17:00Z"/>
              <w:rFonts w:eastAsiaTheme="minorEastAsia"/>
              <w:noProof/>
            </w:rPr>
          </w:pPr>
          <w:del w:id="2769" w:author="Sammartano, Marc (BIC USA)" w:date="2015-12-02T15:17:00Z">
            <w:r w:rsidRPr="00AD0C75" w:rsidDel="00AD0C75">
              <w:rPr>
                <w:noProof/>
              </w:rPr>
              <w:delText>BAND(&lt;nexp1&gt;, &lt;nexp2&gt;)</w:delText>
            </w:r>
            <w:r w:rsidDel="00AD0C75">
              <w:rPr>
                <w:noProof/>
                <w:webHidden/>
              </w:rPr>
              <w:tab/>
            </w:r>
            <w:r w:rsidR="00AD0C75" w:rsidDel="00AD0C75">
              <w:rPr>
                <w:noProof/>
                <w:webHidden/>
              </w:rPr>
              <w:delText>54</w:delText>
            </w:r>
          </w:del>
        </w:p>
        <w:p w:rsidR="00BF4B5C" w:rsidDel="00AD0C75" w:rsidRDefault="00BF4B5C">
          <w:pPr>
            <w:pStyle w:val="TOC2"/>
            <w:rPr>
              <w:del w:id="2770" w:author="Sammartano, Marc (BIC USA)" w:date="2015-12-02T15:17:00Z"/>
              <w:rFonts w:eastAsiaTheme="minorEastAsia"/>
              <w:noProof/>
            </w:rPr>
          </w:pPr>
          <w:del w:id="2771" w:author="Sammartano, Marc (BIC USA)" w:date="2015-12-02T15:17:00Z">
            <w:r w:rsidRPr="00AD0C75" w:rsidDel="00AD0C75">
              <w:rPr>
                <w:noProof/>
              </w:rPr>
              <w:delText>BXOR(&lt;nexp1&gt;, &lt;nexp2&gt;)</w:delText>
            </w:r>
            <w:r w:rsidDel="00AD0C75">
              <w:rPr>
                <w:noProof/>
                <w:webHidden/>
              </w:rPr>
              <w:tab/>
            </w:r>
            <w:r w:rsidR="00AD0C75" w:rsidDel="00AD0C75">
              <w:rPr>
                <w:noProof/>
                <w:webHidden/>
              </w:rPr>
              <w:delText>54</w:delText>
            </w:r>
          </w:del>
        </w:p>
        <w:p w:rsidR="00BF4B5C" w:rsidDel="00AD0C75" w:rsidRDefault="00BF4B5C">
          <w:pPr>
            <w:pStyle w:val="TOC2"/>
            <w:rPr>
              <w:del w:id="2772" w:author="Sammartano, Marc (BIC USA)" w:date="2015-12-02T15:17:00Z"/>
              <w:rFonts w:eastAsiaTheme="minorEastAsia"/>
              <w:noProof/>
            </w:rPr>
          </w:pPr>
          <w:del w:id="2773" w:author="Sammartano, Marc (BIC USA)" w:date="2015-12-02T15:17:00Z">
            <w:r w:rsidRPr="00AD0C75" w:rsidDel="00AD0C75">
              <w:rPr>
                <w:noProof/>
              </w:rPr>
              <w:delText>BNOT(&lt;nexp&gt;)</w:delText>
            </w:r>
            <w:r w:rsidDel="00AD0C75">
              <w:rPr>
                <w:noProof/>
                <w:webHidden/>
              </w:rPr>
              <w:tab/>
            </w:r>
          </w:del>
          <w:del w:id="2774" w:author="Sammartano, Marc (BIC USA)" w:date="2015-12-02T15:16:00Z">
            <w:r w:rsidDel="00AD0C75">
              <w:rPr>
                <w:noProof/>
                <w:webHidden/>
              </w:rPr>
              <w:delText>54</w:delText>
            </w:r>
          </w:del>
        </w:p>
        <w:p w:rsidR="00BF4B5C" w:rsidDel="00AD0C75" w:rsidRDefault="00BF4B5C">
          <w:pPr>
            <w:pStyle w:val="TOC2"/>
            <w:rPr>
              <w:del w:id="2775" w:author="Sammartano, Marc (BIC USA)" w:date="2015-12-02T15:17:00Z"/>
              <w:rFonts w:eastAsiaTheme="minorEastAsia"/>
              <w:noProof/>
            </w:rPr>
          </w:pPr>
          <w:del w:id="2776" w:author="Sammartano, Marc (BIC USA)" w:date="2015-12-02T15:17:00Z">
            <w:r w:rsidRPr="00AD0C75" w:rsidDel="00AD0C75">
              <w:rPr>
                <w:noProof/>
              </w:rPr>
              <w:delText>ABS(&lt;nexp&gt;)</w:delText>
            </w:r>
            <w:r w:rsidDel="00AD0C75">
              <w:rPr>
                <w:noProof/>
                <w:webHidden/>
              </w:rPr>
              <w:tab/>
            </w:r>
          </w:del>
          <w:del w:id="2777" w:author="Sammartano, Marc (BIC USA)" w:date="2015-12-02T15:16:00Z">
            <w:r w:rsidDel="00AD0C75">
              <w:rPr>
                <w:noProof/>
                <w:webHidden/>
              </w:rPr>
              <w:delText>54</w:delText>
            </w:r>
          </w:del>
        </w:p>
        <w:p w:rsidR="00BF4B5C" w:rsidDel="00AD0C75" w:rsidRDefault="00BF4B5C">
          <w:pPr>
            <w:pStyle w:val="TOC2"/>
            <w:rPr>
              <w:del w:id="2778" w:author="Sammartano, Marc (BIC USA)" w:date="2015-12-02T15:17:00Z"/>
              <w:rFonts w:eastAsiaTheme="minorEastAsia"/>
              <w:noProof/>
            </w:rPr>
          </w:pPr>
          <w:del w:id="2779" w:author="Sammartano, Marc (BIC USA)" w:date="2015-12-02T15:17:00Z">
            <w:r w:rsidRPr="00AD0C75" w:rsidDel="00AD0C75">
              <w:rPr>
                <w:noProof/>
              </w:rPr>
              <w:delText>SGN(&lt;nexp&gt;)</w:delText>
            </w:r>
            <w:r w:rsidDel="00AD0C75">
              <w:rPr>
                <w:noProof/>
                <w:webHidden/>
              </w:rPr>
              <w:tab/>
            </w:r>
          </w:del>
          <w:del w:id="2780" w:author="Sammartano, Marc (BIC USA)" w:date="2015-12-02T15:16:00Z">
            <w:r w:rsidDel="00AD0C75">
              <w:rPr>
                <w:noProof/>
                <w:webHidden/>
              </w:rPr>
              <w:delText>54</w:delText>
            </w:r>
          </w:del>
        </w:p>
        <w:p w:rsidR="00BF4B5C" w:rsidDel="00AD0C75" w:rsidRDefault="00BF4B5C">
          <w:pPr>
            <w:pStyle w:val="TOC2"/>
            <w:rPr>
              <w:del w:id="2781" w:author="Sammartano, Marc (BIC USA)" w:date="2015-12-02T15:17:00Z"/>
              <w:rFonts w:eastAsiaTheme="minorEastAsia"/>
              <w:noProof/>
            </w:rPr>
          </w:pPr>
          <w:del w:id="2782" w:author="Sammartano, Marc (BIC USA)" w:date="2015-12-02T15:17:00Z">
            <w:r w:rsidRPr="00AD0C75" w:rsidDel="00AD0C75">
              <w:rPr>
                <w:noProof/>
              </w:rPr>
              <w:delText>RANDOMIZE(&lt;nexp&gt;)</w:delText>
            </w:r>
            <w:r w:rsidDel="00AD0C75">
              <w:rPr>
                <w:noProof/>
                <w:webHidden/>
              </w:rPr>
              <w:tab/>
            </w:r>
          </w:del>
          <w:del w:id="2783" w:author="Sammartano, Marc (BIC USA)" w:date="2015-12-02T15:16:00Z">
            <w:r w:rsidDel="00AD0C75">
              <w:rPr>
                <w:noProof/>
                <w:webHidden/>
              </w:rPr>
              <w:delText>54</w:delText>
            </w:r>
          </w:del>
        </w:p>
        <w:p w:rsidR="00BF4B5C" w:rsidDel="00AD0C75" w:rsidRDefault="00BF4B5C">
          <w:pPr>
            <w:pStyle w:val="TOC2"/>
            <w:rPr>
              <w:del w:id="2784" w:author="Sammartano, Marc (BIC USA)" w:date="2015-12-02T15:17:00Z"/>
              <w:rFonts w:eastAsiaTheme="minorEastAsia"/>
              <w:noProof/>
            </w:rPr>
          </w:pPr>
          <w:del w:id="2785" w:author="Sammartano, Marc (BIC USA)" w:date="2015-12-02T15:17:00Z">
            <w:r w:rsidRPr="00AD0C75" w:rsidDel="00AD0C75">
              <w:rPr>
                <w:noProof/>
              </w:rPr>
              <w:delText>RND()</w:delText>
            </w:r>
            <w:r w:rsidDel="00AD0C75">
              <w:rPr>
                <w:noProof/>
                <w:webHidden/>
              </w:rPr>
              <w:tab/>
            </w:r>
            <w:r w:rsidR="00AD0C75" w:rsidDel="00AD0C75">
              <w:rPr>
                <w:noProof/>
                <w:webHidden/>
              </w:rPr>
              <w:delText>55</w:delText>
            </w:r>
          </w:del>
        </w:p>
        <w:p w:rsidR="00BF4B5C" w:rsidDel="00AD0C75" w:rsidRDefault="00BF4B5C">
          <w:pPr>
            <w:pStyle w:val="TOC2"/>
            <w:rPr>
              <w:del w:id="2786" w:author="Sammartano, Marc (BIC USA)" w:date="2015-12-02T15:17:00Z"/>
              <w:rFonts w:eastAsiaTheme="minorEastAsia"/>
              <w:noProof/>
            </w:rPr>
          </w:pPr>
          <w:del w:id="2787" w:author="Sammartano, Marc (BIC USA)" w:date="2015-12-02T15:17:00Z">
            <w:r w:rsidRPr="00AD0C75" w:rsidDel="00AD0C75">
              <w:rPr>
                <w:noProof/>
              </w:rPr>
              <w:delText>MAX(&lt;nexp&gt;, &lt;nexp&gt;)</w:delText>
            </w:r>
            <w:r w:rsidDel="00AD0C75">
              <w:rPr>
                <w:noProof/>
                <w:webHidden/>
              </w:rPr>
              <w:tab/>
            </w:r>
            <w:r w:rsidR="00AD0C75" w:rsidDel="00AD0C75">
              <w:rPr>
                <w:noProof/>
                <w:webHidden/>
              </w:rPr>
              <w:delText>55</w:delText>
            </w:r>
          </w:del>
        </w:p>
        <w:p w:rsidR="00BF4B5C" w:rsidDel="00AD0C75" w:rsidRDefault="00BF4B5C">
          <w:pPr>
            <w:pStyle w:val="TOC2"/>
            <w:rPr>
              <w:del w:id="2788" w:author="Sammartano, Marc (BIC USA)" w:date="2015-12-02T15:17:00Z"/>
              <w:rFonts w:eastAsiaTheme="minorEastAsia"/>
              <w:noProof/>
            </w:rPr>
          </w:pPr>
          <w:del w:id="2789" w:author="Sammartano, Marc (BIC USA)" w:date="2015-12-02T15:17:00Z">
            <w:r w:rsidRPr="00AD0C75" w:rsidDel="00AD0C75">
              <w:rPr>
                <w:noProof/>
              </w:rPr>
              <w:delText>MIN(&lt;nexp&gt;, &lt;nexp&gt;)</w:delText>
            </w:r>
            <w:r w:rsidDel="00AD0C75">
              <w:rPr>
                <w:noProof/>
                <w:webHidden/>
              </w:rPr>
              <w:tab/>
            </w:r>
            <w:r w:rsidR="00AD0C75" w:rsidDel="00AD0C75">
              <w:rPr>
                <w:noProof/>
                <w:webHidden/>
              </w:rPr>
              <w:delText>55</w:delText>
            </w:r>
          </w:del>
        </w:p>
        <w:p w:rsidR="00BF4B5C" w:rsidDel="00AD0C75" w:rsidRDefault="00BF4B5C">
          <w:pPr>
            <w:pStyle w:val="TOC2"/>
            <w:rPr>
              <w:del w:id="2790" w:author="Sammartano, Marc (BIC USA)" w:date="2015-12-02T15:17:00Z"/>
              <w:rFonts w:eastAsiaTheme="minorEastAsia"/>
              <w:noProof/>
            </w:rPr>
          </w:pPr>
          <w:del w:id="2791" w:author="Sammartano, Marc (BIC USA)" w:date="2015-12-02T15:17:00Z">
            <w:r w:rsidRPr="00AD0C75" w:rsidDel="00AD0C75">
              <w:rPr>
                <w:noProof/>
              </w:rPr>
              <w:delText>CEIL(&lt;nexp&gt;)</w:delText>
            </w:r>
            <w:r w:rsidDel="00AD0C75">
              <w:rPr>
                <w:noProof/>
                <w:webHidden/>
              </w:rPr>
              <w:tab/>
            </w:r>
          </w:del>
          <w:del w:id="2792" w:author="Sammartano, Marc (BIC USA)" w:date="2015-12-02T15:16:00Z">
            <w:r w:rsidDel="00AD0C75">
              <w:rPr>
                <w:noProof/>
                <w:webHidden/>
              </w:rPr>
              <w:delText>55</w:delText>
            </w:r>
          </w:del>
        </w:p>
        <w:p w:rsidR="00BF4B5C" w:rsidDel="00AD0C75" w:rsidRDefault="00BF4B5C">
          <w:pPr>
            <w:pStyle w:val="TOC2"/>
            <w:rPr>
              <w:del w:id="2793" w:author="Sammartano, Marc (BIC USA)" w:date="2015-12-02T15:17:00Z"/>
              <w:rFonts w:eastAsiaTheme="minorEastAsia"/>
              <w:noProof/>
            </w:rPr>
          </w:pPr>
          <w:del w:id="2794" w:author="Sammartano, Marc (BIC USA)" w:date="2015-12-02T15:17:00Z">
            <w:r w:rsidRPr="00AD0C75" w:rsidDel="00AD0C75">
              <w:rPr>
                <w:noProof/>
              </w:rPr>
              <w:delText>FLOOR(&lt;nexp&gt;)</w:delText>
            </w:r>
            <w:r w:rsidDel="00AD0C75">
              <w:rPr>
                <w:noProof/>
                <w:webHidden/>
              </w:rPr>
              <w:tab/>
            </w:r>
          </w:del>
          <w:del w:id="2795" w:author="Sammartano, Marc (BIC USA)" w:date="2015-12-02T15:16:00Z">
            <w:r w:rsidDel="00AD0C75">
              <w:rPr>
                <w:noProof/>
                <w:webHidden/>
              </w:rPr>
              <w:delText>55</w:delText>
            </w:r>
          </w:del>
        </w:p>
        <w:p w:rsidR="00BF4B5C" w:rsidDel="00AD0C75" w:rsidRDefault="00BF4B5C">
          <w:pPr>
            <w:pStyle w:val="TOC2"/>
            <w:rPr>
              <w:del w:id="2796" w:author="Sammartano, Marc (BIC USA)" w:date="2015-12-02T15:17:00Z"/>
              <w:rFonts w:eastAsiaTheme="minorEastAsia"/>
              <w:noProof/>
            </w:rPr>
          </w:pPr>
          <w:del w:id="2797" w:author="Sammartano, Marc (BIC USA)" w:date="2015-12-02T15:17:00Z">
            <w:r w:rsidRPr="00AD0C75" w:rsidDel="00AD0C75">
              <w:rPr>
                <w:noProof/>
              </w:rPr>
              <w:delText>INT(&lt;nexp&gt;)</w:delText>
            </w:r>
            <w:r w:rsidDel="00AD0C75">
              <w:rPr>
                <w:noProof/>
                <w:webHidden/>
              </w:rPr>
              <w:tab/>
            </w:r>
          </w:del>
          <w:del w:id="2798" w:author="Sammartano, Marc (BIC USA)" w:date="2015-12-02T15:16:00Z">
            <w:r w:rsidDel="00AD0C75">
              <w:rPr>
                <w:noProof/>
                <w:webHidden/>
              </w:rPr>
              <w:delText>55</w:delText>
            </w:r>
          </w:del>
        </w:p>
        <w:p w:rsidR="00BF4B5C" w:rsidDel="00AD0C75" w:rsidRDefault="00BF4B5C">
          <w:pPr>
            <w:pStyle w:val="TOC2"/>
            <w:rPr>
              <w:del w:id="2799" w:author="Sammartano, Marc (BIC USA)" w:date="2015-12-02T15:17:00Z"/>
              <w:rFonts w:eastAsiaTheme="minorEastAsia"/>
              <w:noProof/>
            </w:rPr>
          </w:pPr>
          <w:del w:id="2800" w:author="Sammartano, Marc (BIC USA)" w:date="2015-12-02T15:17:00Z">
            <w:r w:rsidRPr="00AD0C75" w:rsidDel="00AD0C75">
              <w:rPr>
                <w:noProof/>
              </w:rPr>
              <w:delText>FRAC(&lt;nexp&gt;)</w:delText>
            </w:r>
            <w:r w:rsidDel="00AD0C75">
              <w:rPr>
                <w:noProof/>
                <w:webHidden/>
              </w:rPr>
              <w:tab/>
            </w:r>
          </w:del>
          <w:del w:id="2801" w:author="Sammartano, Marc (BIC USA)" w:date="2015-12-02T15:16:00Z">
            <w:r w:rsidDel="00AD0C75">
              <w:rPr>
                <w:noProof/>
                <w:webHidden/>
              </w:rPr>
              <w:delText>55</w:delText>
            </w:r>
          </w:del>
        </w:p>
        <w:p w:rsidR="00BF4B5C" w:rsidDel="00AD0C75" w:rsidRDefault="00BF4B5C">
          <w:pPr>
            <w:pStyle w:val="TOC2"/>
            <w:rPr>
              <w:del w:id="2802" w:author="Sammartano, Marc (BIC USA)" w:date="2015-12-02T15:17:00Z"/>
              <w:rFonts w:eastAsiaTheme="minorEastAsia"/>
              <w:noProof/>
            </w:rPr>
          </w:pPr>
          <w:del w:id="2803" w:author="Sammartano, Marc (BIC USA)" w:date="2015-12-02T15:17:00Z">
            <w:r w:rsidRPr="00AD0C75" w:rsidDel="00AD0C75">
              <w:rPr>
                <w:noProof/>
              </w:rPr>
              <w:delText>MOD(&lt;nexp1&gt;, &lt;nexp2&gt;)</w:delText>
            </w:r>
            <w:r w:rsidDel="00AD0C75">
              <w:rPr>
                <w:noProof/>
                <w:webHidden/>
              </w:rPr>
              <w:tab/>
            </w:r>
          </w:del>
          <w:del w:id="2804" w:author="Sammartano, Marc (BIC USA)" w:date="2015-12-02T15:16:00Z">
            <w:r w:rsidDel="00AD0C75">
              <w:rPr>
                <w:noProof/>
                <w:webHidden/>
              </w:rPr>
              <w:delText>55</w:delText>
            </w:r>
          </w:del>
        </w:p>
        <w:p w:rsidR="00BF4B5C" w:rsidDel="00AD0C75" w:rsidRDefault="00BF4B5C">
          <w:pPr>
            <w:pStyle w:val="TOC2"/>
            <w:rPr>
              <w:del w:id="2805" w:author="Sammartano, Marc (BIC USA)" w:date="2015-12-02T15:17:00Z"/>
              <w:rFonts w:eastAsiaTheme="minorEastAsia"/>
              <w:noProof/>
            </w:rPr>
          </w:pPr>
          <w:del w:id="2806" w:author="Sammartano, Marc (BIC USA)" w:date="2015-12-02T15:17:00Z">
            <w:r w:rsidRPr="00AD0C75" w:rsidDel="00AD0C75">
              <w:rPr>
                <w:noProof/>
              </w:rPr>
              <w:delText>ROUND(&lt;value_nexp&gt;{, &lt;count_nexp&gt;{, &lt;mode_sexp&gt;}})</w:delText>
            </w:r>
            <w:r w:rsidDel="00AD0C75">
              <w:rPr>
                <w:noProof/>
                <w:webHidden/>
              </w:rPr>
              <w:tab/>
            </w:r>
          </w:del>
          <w:del w:id="2807" w:author="Sammartano, Marc (BIC USA)" w:date="2015-12-02T15:16:00Z">
            <w:r w:rsidDel="00AD0C75">
              <w:rPr>
                <w:noProof/>
                <w:webHidden/>
              </w:rPr>
              <w:delText>55</w:delText>
            </w:r>
          </w:del>
        </w:p>
        <w:p w:rsidR="00BF4B5C" w:rsidDel="00AD0C75" w:rsidRDefault="00BF4B5C">
          <w:pPr>
            <w:pStyle w:val="TOC2"/>
            <w:rPr>
              <w:del w:id="2808" w:author="Sammartano, Marc (BIC USA)" w:date="2015-12-02T15:17:00Z"/>
              <w:rFonts w:eastAsiaTheme="minorEastAsia"/>
              <w:noProof/>
            </w:rPr>
          </w:pPr>
          <w:del w:id="2809" w:author="Sammartano, Marc (BIC USA)" w:date="2015-12-02T15:17:00Z">
            <w:r w:rsidRPr="00AD0C75" w:rsidDel="00AD0C75">
              <w:rPr>
                <w:noProof/>
              </w:rPr>
              <w:delText>SQR(&lt;nexp&gt;)</w:delText>
            </w:r>
            <w:r w:rsidDel="00AD0C75">
              <w:rPr>
                <w:noProof/>
                <w:webHidden/>
              </w:rPr>
              <w:tab/>
            </w:r>
          </w:del>
          <w:del w:id="2810" w:author="Sammartano, Marc (BIC USA)" w:date="2015-12-02T15:16:00Z">
            <w:r w:rsidDel="00AD0C75">
              <w:rPr>
                <w:noProof/>
                <w:webHidden/>
              </w:rPr>
              <w:delText>56</w:delText>
            </w:r>
          </w:del>
        </w:p>
        <w:p w:rsidR="00BF4B5C" w:rsidDel="00AD0C75" w:rsidRDefault="00BF4B5C">
          <w:pPr>
            <w:pStyle w:val="TOC2"/>
            <w:rPr>
              <w:del w:id="2811" w:author="Sammartano, Marc (BIC USA)" w:date="2015-12-02T15:17:00Z"/>
              <w:rFonts w:eastAsiaTheme="minorEastAsia"/>
              <w:noProof/>
            </w:rPr>
          </w:pPr>
          <w:del w:id="2812" w:author="Sammartano, Marc (BIC USA)" w:date="2015-12-02T15:17:00Z">
            <w:r w:rsidRPr="00AD0C75" w:rsidDel="00AD0C75">
              <w:rPr>
                <w:noProof/>
              </w:rPr>
              <w:delText>CBRT(&lt;nexp&gt;)</w:delText>
            </w:r>
            <w:r w:rsidDel="00AD0C75">
              <w:rPr>
                <w:noProof/>
                <w:webHidden/>
              </w:rPr>
              <w:tab/>
            </w:r>
          </w:del>
          <w:del w:id="2813" w:author="Sammartano, Marc (BIC USA)" w:date="2015-12-02T15:16:00Z">
            <w:r w:rsidDel="00AD0C75">
              <w:rPr>
                <w:noProof/>
                <w:webHidden/>
              </w:rPr>
              <w:delText>56</w:delText>
            </w:r>
          </w:del>
        </w:p>
        <w:p w:rsidR="00BF4B5C" w:rsidDel="00AD0C75" w:rsidRDefault="00BF4B5C">
          <w:pPr>
            <w:pStyle w:val="TOC2"/>
            <w:rPr>
              <w:del w:id="2814" w:author="Sammartano, Marc (BIC USA)" w:date="2015-12-02T15:17:00Z"/>
              <w:rFonts w:eastAsiaTheme="minorEastAsia"/>
              <w:noProof/>
            </w:rPr>
          </w:pPr>
          <w:del w:id="2815" w:author="Sammartano, Marc (BIC USA)" w:date="2015-12-02T15:17:00Z">
            <w:r w:rsidRPr="00AD0C75" w:rsidDel="00AD0C75">
              <w:rPr>
                <w:noProof/>
              </w:rPr>
              <w:delText>LOG(&lt;nexp&gt;)</w:delText>
            </w:r>
            <w:r w:rsidDel="00AD0C75">
              <w:rPr>
                <w:noProof/>
                <w:webHidden/>
              </w:rPr>
              <w:tab/>
            </w:r>
          </w:del>
          <w:del w:id="2816" w:author="Sammartano, Marc (BIC USA)" w:date="2015-12-02T15:16:00Z">
            <w:r w:rsidDel="00AD0C75">
              <w:rPr>
                <w:noProof/>
                <w:webHidden/>
              </w:rPr>
              <w:delText>56</w:delText>
            </w:r>
          </w:del>
        </w:p>
        <w:p w:rsidR="00BF4B5C" w:rsidDel="00AD0C75" w:rsidRDefault="00BF4B5C">
          <w:pPr>
            <w:pStyle w:val="TOC2"/>
            <w:rPr>
              <w:del w:id="2817" w:author="Sammartano, Marc (BIC USA)" w:date="2015-12-02T15:17:00Z"/>
              <w:rFonts w:eastAsiaTheme="minorEastAsia"/>
              <w:noProof/>
            </w:rPr>
          </w:pPr>
          <w:del w:id="2818" w:author="Sammartano, Marc (BIC USA)" w:date="2015-12-02T15:17:00Z">
            <w:r w:rsidRPr="00AD0C75" w:rsidDel="00AD0C75">
              <w:rPr>
                <w:noProof/>
              </w:rPr>
              <w:delText>LOG10(&lt;nexp&gt;)</w:delText>
            </w:r>
            <w:r w:rsidDel="00AD0C75">
              <w:rPr>
                <w:noProof/>
                <w:webHidden/>
              </w:rPr>
              <w:tab/>
            </w:r>
          </w:del>
          <w:del w:id="2819" w:author="Sammartano, Marc (BIC USA)" w:date="2015-12-02T15:16:00Z">
            <w:r w:rsidDel="00AD0C75">
              <w:rPr>
                <w:noProof/>
                <w:webHidden/>
              </w:rPr>
              <w:delText>56</w:delText>
            </w:r>
          </w:del>
        </w:p>
        <w:p w:rsidR="00BF4B5C" w:rsidDel="00AD0C75" w:rsidRDefault="00BF4B5C">
          <w:pPr>
            <w:pStyle w:val="TOC2"/>
            <w:rPr>
              <w:del w:id="2820" w:author="Sammartano, Marc (BIC USA)" w:date="2015-12-02T15:17:00Z"/>
              <w:rFonts w:eastAsiaTheme="minorEastAsia"/>
              <w:noProof/>
            </w:rPr>
          </w:pPr>
          <w:del w:id="2821" w:author="Sammartano, Marc (BIC USA)" w:date="2015-12-02T15:17:00Z">
            <w:r w:rsidRPr="00AD0C75" w:rsidDel="00AD0C75">
              <w:rPr>
                <w:noProof/>
              </w:rPr>
              <w:delText>EXP(&lt;nexp&gt;)</w:delText>
            </w:r>
            <w:r w:rsidDel="00AD0C75">
              <w:rPr>
                <w:noProof/>
                <w:webHidden/>
              </w:rPr>
              <w:tab/>
            </w:r>
            <w:r w:rsidR="00AD0C75" w:rsidDel="00AD0C75">
              <w:rPr>
                <w:noProof/>
                <w:webHidden/>
              </w:rPr>
              <w:delText>57</w:delText>
            </w:r>
          </w:del>
        </w:p>
        <w:p w:rsidR="00BF4B5C" w:rsidDel="00AD0C75" w:rsidRDefault="00BF4B5C">
          <w:pPr>
            <w:pStyle w:val="TOC2"/>
            <w:rPr>
              <w:del w:id="2822" w:author="Sammartano, Marc (BIC USA)" w:date="2015-12-02T15:17:00Z"/>
              <w:rFonts w:eastAsiaTheme="minorEastAsia"/>
              <w:noProof/>
            </w:rPr>
          </w:pPr>
          <w:del w:id="2823" w:author="Sammartano, Marc (BIC USA)" w:date="2015-12-02T15:17:00Z">
            <w:r w:rsidRPr="00AD0C75" w:rsidDel="00AD0C75">
              <w:rPr>
                <w:noProof/>
              </w:rPr>
              <w:delText>POW(&lt;nexp1&gt;, &lt;nexp2&gt;)</w:delText>
            </w:r>
            <w:r w:rsidDel="00AD0C75">
              <w:rPr>
                <w:noProof/>
                <w:webHidden/>
              </w:rPr>
              <w:tab/>
            </w:r>
            <w:r w:rsidR="00AD0C75" w:rsidDel="00AD0C75">
              <w:rPr>
                <w:noProof/>
                <w:webHidden/>
              </w:rPr>
              <w:delText>57</w:delText>
            </w:r>
          </w:del>
        </w:p>
        <w:p w:rsidR="00BF4B5C" w:rsidDel="00AD0C75" w:rsidRDefault="00BF4B5C">
          <w:pPr>
            <w:pStyle w:val="TOC2"/>
            <w:rPr>
              <w:del w:id="2824" w:author="Sammartano, Marc (BIC USA)" w:date="2015-12-02T15:17:00Z"/>
              <w:rFonts w:eastAsiaTheme="minorEastAsia"/>
              <w:noProof/>
            </w:rPr>
          </w:pPr>
          <w:del w:id="2825" w:author="Sammartano, Marc (BIC USA)" w:date="2015-12-02T15:17:00Z">
            <w:r w:rsidRPr="00AD0C75" w:rsidDel="00AD0C75">
              <w:rPr>
                <w:noProof/>
              </w:rPr>
              <w:delText>HYPOT(&lt;nexp_x&gt;, &lt;nexp_y)</w:delText>
            </w:r>
            <w:r w:rsidDel="00AD0C75">
              <w:rPr>
                <w:noProof/>
                <w:webHidden/>
              </w:rPr>
              <w:tab/>
            </w:r>
            <w:r w:rsidR="00AD0C75" w:rsidDel="00AD0C75">
              <w:rPr>
                <w:noProof/>
                <w:webHidden/>
              </w:rPr>
              <w:delText>57</w:delText>
            </w:r>
          </w:del>
        </w:p>
        <w:p w:rsidR="00BF4B5C" w:rsidDel="00AD0C75" w:rsidRDefault="00BF4B5C">
          <w:pPr>
            <w:pStyle w:val="TOC2"/>
            <w:rPr>
              <w:del w:id="2826" w:author="Sammartano, Marc (BIC USA)" w:date="2015-12-02T15:17:00Z"/>
              <w:rFonts w:eastAsiaTheme="minorEastAsia"/>
              <w:noProof/>
            </w:rPr>
          </w:pPr>
          <w:del w:id="2827" w:author="Sammartano, Marc (BIC USA)" w:date="2015-12-02T15:17:00Z">
            <w:r w:rsidRPr="00AD0C75" w:rsidDel="00AD0C75">
              <w:rPr>
                <w:noProof/>
              </w:rPr>
              <w:delText>PI()</w:delText>
            </w:r>
            <w:r w:rsidDel="00AD0C75">
              <w:rPr>
                <w:noProof/>
                <w:webHidden/>
              </w:rPr>
              <w:tab/>
            </w:r>
            <w:r w:rsidR="00AD0C75" w:rsidDel="00AD0C75">
              <w:rPr>
                <w:noProof/>
                <w:webHidden/>
              </w:rPr>
              <w:delText>57</w:delText>
            </w:r>
          </w:del>
        </w:p>
        <w:p w:rsidR="00BF4B5C" w:rsidDel="00AD0C75" w:rsidRDefault="00BF4B5C">
          <w:pPr>
            <w:pStyle w:val="TOC2"/>
            <w:rPr>
              <w:del w:id="2828" w:author="Sammartano, Marc (BIC USA)" w:date="2015-12-02T15:17:00Z"/>
              <w:rFonts w:eastAsiaTheme="minorEastAsia"/>
              <w:noProof/>
            </w:rPr>
          </w:pPr>
          <w:del w:id="2829" w:author="Sammartano, Marc (BIC USA)" w:date="2015-12-02T15:17:00Z">
            <w:r w:rsidRPr="00AD0C75" w:rsidDel="00AD0C75">
              <w:rPr>
                <w:noProof/>
              </w:rPr>
              <w:delText>SIN(&lt;nexp&gt;)</w:delText>
            </w:r>
            <w:r w:rsidDel="00AD0C75">
              <w:rPr>
                <w:noProof/>
                <w:webHidden/>
              </w:rPr>
              <w:tab/>
            </w:r>
          </w:del>
          <w:del w:id="2830" w:author="Sammartano, Marc (BIC USA)" w:date="2015-12-02T15:16:00Z">
            <w:r w:rsidDel="00AD0C75">
              <w:rPr>
                <w:noProof/>
                <w:webHidden/>
              </w:rPr>
              <w:delText>57</w:delText>
            </w:r>
          </w:del>
        </w:p>
        <w:p w:rsidR="00BF4B5C" w:rsidDel="00AD0C75" w:rsidRDefault="00BF4B5C">
          <w:pPr>
            <w:pStyle w:val="TOC2"/>
            <w:rPr>
              <w:del w:id="2831" w:author="Sammartano, Marc (BIC USA)" w:date="2015-12-02T15:17:00Z"/>
              <w:rFonts w:eastAsiaTheme="minorEastAsia"/>
              <w:noProof/>
            </w:rPr>
          </w:pPr>
          <w:del w:id="2832" w:author="Sammartano, Marc (BIC USA)" w:date="2015-12-02T15:17:00Z">
            <w:r w:rsidRPr="00AD0C75" w:rsidDel="00AD0C75">
              <w:rPr>
                <w:noProof/>
              </w:rPr>
              <w:delText>COS(&lt;nexp&gt;)</w:delText>
            </w:r>
            <w:r w:rsidDel="00AD0C75">
              <w:rPr>
                <w:noProof/>
                <w:webHidden/>
              </w:rPr>
              <w:tab/>
            </w:r>
          </w:del>
          <w:del w:id="2833" w:author="Sammartano, Marc (BIC USA)" w:date="2015-12-02T15:16:00Z">
            <w:r w:rsidDel="00AD0C75">
              <w:rPr>
                <w:noProof/>
                <w:webHidden/>
              </w:rPr>
              <w:delText>57</w:delText>
            </w:r>
          </w:del>
        </w:p>
        <w:p w:rsidR="00BF4B5C" w:rsidDel="00AD0C75" w:rsidRDefault="00BF4B5C">
          <w:pPr>
            <w:pStyle w:val="TOC2"/>
            <w:rPr>
              <w:del w:id="2834" w:author="Sammartano, Marc (BIC USA)" w:date="2015-12-02T15:17:00Z"/>
              <w:rFonts w:eastAsiaTheme="minorEastAsia"/>
              <w:noProof/>
            </w:rPr>
          </w:pPr>
          <w:del w:id="2835" w:author="Sammartano, Marc (BIC USA)" w:date="2015-12-02T15:17:00Z">
            <w:r w:rsidRPr="00AD0C75" w:rsidDel="00AD0C75">
              <w:rPr>
                <w:noProof/>
              </w:rPr>
              <w:delText>TAN(&lt;nexp&gt;)</w:delText>
            </w:r>
            <w:r w:rsidDel="00AD0C75">
              <w:rPr>
                <w:noProof/>
                <w:webHidden/>
              </w:rPr>
              <w:tab/>
            </w:r>
          </w:del>
          <w:del w:id="2836" w:author="Sammartano, Marc (BIC USA)" w:date="2015-12-02T15:16:00Z">
            <w:r w:rsidDel="00AD0C75">
              <w:rPr>
                <w:noProof/>
                <w:webHidden/>
              </w:rPr>
              <w:delText>57</w:delText>
            </w:r>
          </w:del>
        </w:p>
        <w:p w:rsidR="00BF4B5C" w:rsidDel="00AD0C75" w:rsidRDefault="00BF4B5C">
          <w:pPr>
            <w:pStyle w:val="TOC2"/>
            <w:rPr>
              <w:del w:id="2837" w:author="Sammartano, Marc (BIC USA)" w:date="2015-12-02T15:17:00Z"/>
              <w:rFonts w:eastAsiaTheme="minorEastAsia"/>
              <w:noProof/>
            </w:rPr>
          </w:pPr>
          <w:del w:id="2838" w:author="Sammartano, Marc (BIC USA)" w:date="2015-12-02T15:17:00Z">
            <w:r w:rsidRPr="00AD0C75" w:rsidDel="00AD0C75">
              <w:rPr>
                <w:noProof/>
              </w:rPr>
              <w:delText>SINH(&lt;nexp&gt;)</w:delText>
            </w:r>
            <w:r w:rsidDel="00AD0C75">
              <w:rPr>
                <w:noProof/>
                <w:webHidden/>
              </w:rPr>
              <w:tab/>
            </w:r>
          </w:del>
          <w:del w:id="2839" w:author="Sammartano, Marc (BIC USA)" w:date="2015-12-02T15:16:00Z">
            <w:r w:rsidDel="00AD0C75">
              <w:rPr>
                <w:noProof/>
                <w:webHidden/>
              </w:rPr>
              <w:delText>57</w:delText>
            </w:r>
          </w:del>
        </w:p>
        <w:p w:rsidR="00BF4B5C" w:rsidDel="00AD0C75" w:rsidRDefault="00BF4B5C">
          <w:pPr>
            <w:pStyle w:val="TOC2"/>
            <w:rPr>
              <w:del w:id="2840" w:author="Sammartano, Marc (BIC USA)" w:date="2015-12-02T15:17:00Z"/>
              <w:rFonts w:eastAsiaTheme="minorEastAsia"/>
              <w:noProof/>
            </w:rPr>
          </w:pPr>
          <w:del w:id="2841" w:author="Sammartano, Marc (BIC USA)" w:date="2015-12-02T15:17:00Z">
            <w:r w:rsidRPr="00AD0C75" w:rsidDel="00AD0C75">
              <w:rPr>
                <w:noProof/>
              </w:rPr>
              <w:delText>COSH(&lt;nexp&gt;)</w:delText>
            </w:r>
            <w:r w:rsidDel="00AD0C75">
              <w:rPr>
                <w:noProof/>
                <w:webHidden/>
              </w:rPr>
              <w:tab/>
            </w:r>
          </w:del>
          <w:del w:id="2842" w:author="Sammartano, Marc (BIC USA)" w:date="2015-12-02T15:16:00Z">
            <w:r w:rsidDel="00AD0C75">
              <w:rPr>
                <w:noProof/>
                <w:webHidden/>
              </w:rPr>
              <w:delText>57</w:delText>
            </w:r>
          </w:del>
        </w:p>
        <w:p w:rsidR="00BF4B5C" w:rsidDel="00AD0C75" w:rsidRDefault="00BF4B5C">
          <w:pPr>
            <w:pStyle w:val="TOC2"/>
            <w:rPr>
              <w:del w:id="2843" w:author="Sammartano, Marc (BIC USA)" w:date="2015-12-02T15:17:00Z"/>
              <w:rFonts w:eastAsiaTheme="minorEastAsia"/>
              <w:noProof/>
            </w:rPr>
          </w:pPr>
          <w:del w:id="2844" w:author="Sammartano, Marc (BIC USA)" w:date="2015-12-02T15:17:00Z">
            <w:r w:rsidRPr="00AD0C75" w:rsidDel="00AD0C75">
              <w:rPr>
                <w:noProof/>
              </w:rPr>
              <w:delText>ASIN(&lt;nexp&gt;)</w:delText>
            </w:r>
            <w:r w:rsidDel="00AD0C75">
              <w:rPr>
                <w:noProof/>
                <w:webHidden/>
              </w:rPr>
              <w:tab/>
            </w:r>
          </w:del>
          <w:del w:id="2845" w:author="Sammartano, Marc (BIC USA)" w:date="2015-12-02T15:16:00Z">
            <w:r w:rsidDel="00AD0C75">
              <w:rPr>
                <w:noProof/>
                <w:webHidden/>
              </w:rPr>
              <w:delText>57</w:delText>
            </w:r>
          </w:del>
        </w:p>
        <w:p w:rsidR="00BF4B5C" w:rsidDel="00AD0C75" w:rsidRDefault="00BF4B5C">
          <w:pPr>
            <w:pStyle w:val="TOC2"/>
            <w:rPr>
              <w:del w:id="2846" w:author="Sammartano, Marc (BIC USA)" w:date="2015-12-02T15:17:00Z"/>
              <w:rFonts w:eastAsiaTheme="minorEastAsia"/>
              <w:noProof/>
            </w:rPr>
          </w:pPr>
          <w:del w:id="2847" w:author="Sammartano, Marc (BIC USA)" w:date="2015-12-02T15:17:00Z">
            <w:r w:rsidRPr="00AD0C75" w:rsidDel="00AD0C75">
              <w:rPr>
                <w:noProof/>
              </w:rPr>
              <w:delText>ACOS(&lt;nexp&gt;)</w:delText>
            </w:r>
            <w:r w:rsidDel="00AD0C75">
              <w:rPr>
                <w:noProof/>
                <w:webHidden/>
              </w:rPr>
              <w:tab/>
            </w:r>
          </w:del>
          <w:del w:id="2848" w:author="Sammartano, Marc (BIC USA)" w:date="2015-12-02T15:16:00Z">
            <w:r w:rsidDel="00AD0C75">
              <w:rPr>
                <w:noProof/>
                <w:webHidden/>
              </w:rPr>
              <w:delText>57</w:delText>
            </w:r>
          </w:del>
        </w:p>
        <w:p w:rsidR="00BF4B5C" w:rsidDel="00AD0C75" w:rsidRDefault="00BF4B5C">
          <w:pPr>
            <w:pStyle w:val="TOC2"/>
            <w:rPr>
              <w:del w:id="2849" w:author="Sammartano, Marc (BIC USA)" w:date="2015-12-02T15:17:00Z"/>
              <w:rFonts w:eastAsiaTheme="minorEastAsia"/>
              <w:noProof/>
            </w:rPr>
          </w:pPr>
          <w:del w:id="2850" w:author="Sammartano, Marc (BIC USA)" w:date="2015-12-02T15:17:00Z">
            <w:r w:rsidRPr="00AD0C75" w:rsidDel="00AD0C75">
              <w:rPr>
                <w:noProof/>
              </w:rPr>
              <w:delText>ATAN(&lt;nexp&gt;)</w:delText>
            </w:r>
            <w:r w:rsidDel="00AD0C75">
              <w:rPr>
                <w:noProof/>
                <w:webHidden/>
              </w:rPr>
              <w:tab/>
            </w:r>
          </w:del>
          <w:del w:id="2851" w:author="Sammartano, Marc (BIC USA)" w:date="2015-12-02T15:16:00Z">
            <w:r w:rsidDel="00AD0C75">
              <w:rPr>
                <w:noProof/>
                <w:webHidden/>
              </w:rPr>
              <w:delText>57</w:delText>
            </w:r>
          </w:del>
        </w:p>
        <w:p w:rsidR="00BF4B5C" w:rsidDel="00AD0C75" w:rsidRDefault="00BF4B5C">
          <w:pPr>
            <w:pStyle w:val="TOC2"/>
            <w:rPr>
              <w:del w:id="2852" w:author="Sammartano, Marc (BIC USA)" w:date="2015-12-02T15:17:00Z"/>
              <w:rFonts w:eastAsiaTheme="minorEastAsia"/>
              <w:noProof/>
            </w:rPr>
          </w:pPr>
          <w:del w:id="2853" w:author="Sammartano, Marc (BIC USA)" w:date="2015-12-02T15:17:00Z">
            <w:r w:rsidRPr="00AD0C75" w:rsidDel="00AD0C75">
              <w:rPr>
                <w:noProof/>
              </w:rPr>
              <w:delText>ATAN2(&lt;nexp_y&gt;, &lt;nexp_x&gt;)</w:delText>
            </w:r>
            <w:r w:rsidDel="00AD0C75">
              <w:rPr>
                <w:noProof/>
                <w:webHidden/>
              </w:rPr>
              <w:tab/>
            </w:r>
            <w:r w:rsidR="00AD0C75" w:rsidDel="00AD0C75">
              <w:rPr>
                <w:noProof/>
                <w:webHidden/>
              </w:rPr>
              <w:delText>58</w:delText>
            </w:r>
          </w:del>
        </w:p>
        <w:p w:rsidR="00BF4B5C" w:rsidDel="00AD0C75" w:rsidRDefault="00BF4B5C">
          <w:pPr>
            <w:pStyle w:val="TOC2"/>
            <w:rPr>
              <w:del w:id="2854" w:author="Sammartano, Marc (BIC USA)" w:date="2015-12-02T15:17:00Z"/>
              <w:rFonts w:eastAsiaTheme="minorEastAsia"/>
              <w:noProof/>
            </w:rPr>
          </w:pPr>
          <w:del w:id="2855" w:author="Sammartano, Marc (BIC USA)" w:date="2015-12-02T15:17:00Z">
            <w:r w:rsidRPr="00AD0C75" w:rsidDel="00AD0C75">
              <w:rPr>
                <w:noProof/>
              </w:rPr>
              <w:delText>TODEGREES(&lt;nexp&gt;)</w:delText>
            </w:r>
            <w:r w:rsidDel="00AD0C75">
              <w:rPr>
                <w:noProof/>
                <w:webHidden/>
              </w:rPr>
              <w:tab/>
            </w:r>
            <w:r w:rsidR="00AD0C75" w:rsidDel="00AD0C75">
              <w:rPr>
                <w:noProof/>
                <w:webHidden/>
              </w:rPr>
              <w:delText>58</w:delText>
            </w:r>
          </w:del>
        </w:p>
        <w:p w:rsidR="00BF4B5C" w:rsidDel="00AD0C75" w:rsidRDefault="00BF4B5C">
          <w:pPr>
            <w:pStyle w:val="TOC2"/>
            <w:rPr>
              <w:del w:id="2856" w:author="Sammartano, Marc (BIC USA)" w:date="2015-12-02T15:17:00Z"/>
              <w:rFonts w:eastAsiaTheme="minorEastAsia"/>
              <w:noProof/>
            </w:rPr>
          </w:pPr>
          <w:del w:id="2857" w:author="Sammartano, Marc (BIC USA)" w:date="2015-12-02T15:17:00Z">
            <w:r w:rsidRPr="00AD0C75" w:rsidDel="00AD0C75">
              <w:rPr>
                <w:noProof/>
              </w:rPr>
              <w:delText>TORADIANS(&lt;nexp&gt;)</w:delText>
            </w:r>
            <w:r w:rsidDel="00AD0C75">
              <w:rPr>
                <w:noProof/>
                <w:webHidden/>
              </w:rPr>
              <w:tab/>
            </w:r>
            <w:r w:rsidR="00AD0C75" w:rsidDel="00AD0C75">
              <w:rPr>
                <w:noProof/>
                <w:webHidden/>
              </w:rPr>
              <w:delText>58</w:delText>
            </w:r>
          </w:del>
        </w:p>
        <w:p w:rsidR="00BF4B5C" w:rsidDel="00AD0C75" w:rsidRDefault="00BF4B5C">
          <w:pPr>
            <w:pStyle w:val="TOC2"/>
            <w:rPr>
              <w:del w:id="2858" w:author="Sammartano, Marc (BIC USA)" w:date="2015-12-02T15:17:00Z"/>
              <w:rFonts w:eastAsiaTheme="minorEastAsia"/>
              <w:noProof/>
            </w:rPr>
          </w:pPr>
          <w:del w:id="2859" w:author="Sammartano, Marc (BIC USA)" w:date="2015-12-02T15:17:00Z">
            <w:r w:rsidRPr="00AD0C75" w:rsidDel="00AD0C75">
              <w:rPr>
                <w:noProof/>
              </w:rPr>
              <w:delText>VAL(&lt;sexp&gt;)</w:delText>
            </w:r>
            <w:r w:rsidDel="00AD0C75">
              <w:rPr>
                <w:noProof/>
                <w:webHidden/>
              </w:rPr>
              <w:tab/>
            </w:r>
            <w:r w:rsidR="00AD0C75" w:rsidDel="00AD0C75">
              <w:rPr>
                <w:noProof/>
                <w:webHidden/>
              </w:rPr>
              <w:delText>58</w:delText>
            </w:r>
          </w:del>
        </w:p>
        <w:p w:rsidR="00BF4B5C" w:rsidDel="00AD0C75" w:rsidRDefault="00BF4B5C">
          <w:pPr>
            <w:pStyle w:val="TOC2"/>
            <w:rPr>
              <w:del w:id="2860" w:author="Sammartano, Marc (BIC USA)" w:date="2015-12-02T15:17:00Z"/>
              <w:rFonts w:eastAsiaTheme="minorEastAsia"/>
              <w:noProof/>
            </w:rPr>
          </w:pPr>
          <w:del w:id="2861" w:author="Sammartano, Marc (BIC USA)" w:date="2015-12-02T15:17:00Z">
            <w:r w:rsidRPr="00AD0C75" w:rsidDel="00AD0C75">
              <w:rPr>
                <w:noProof/>
              </w:rPr>
              <w:delText>LEN(&lt;sexp&gt;)</w:delText>
            </w:r>
            <w:r w:rsidDel="00AD0C75">
              <w:rPr>
                <w:noProof/>
                <w:webHidden/>
              </w:rPr>
              <w:tab/>
            </w:r>
          </w:del>
          <w:del w:id="2862" w:author="Sammartano, Marc (BIC USA)" w:date="2015-12-02T15:16:00Z">
            <w:r w:rsidDel="00AD0C75">
              <w:rPr>
                <w:noProof/>
                <w:webHidden/>
              </w:rPr>
              <w:delText>58</w:delText>
            </w:r>
          </w:del>
        </w:p>
        <w:p w:rsidR="00BF4B5C" w:rsidDel="00AD0C75" w:rsidRDefault="00BF4B5C">
          <w:pPr>
            <w:pStyle w:val="TOC2"/>
            <w:rPr>
              <w:del w:id="2863" w:author="Sammartano, Marc (BIC USA)" w:date="2015-12-02T15:17:00Z"/>
              <w:rFonts w:eastAsiaTheme="minorEastAsia"/>
              <w:noProof/>
            </w:rPr>
          </w:pPr>
          <w:del w:id="2864" w:author="Sammartano, Marc (BIC USA)" w:date="2015-12-02T15:17:00Z">
            <w:r w:rsidRPr="00AD0C75" w:rsidDel="00AD0C75">
              <w:rPr>
                <w:noProof/>
              </w:rPr>
              <w:delText>HEX(&lt;sexp&gt;)</w:delText>
            </w:r>
            <w:r w:rsidDel="00AD0C75">
              <w:rPr>
                <w:noProof/>
                <w:webHidden/>
              </w:rPr>
              <w:tab/>
            </w:r>
          </w:del>
          <w:del w:id="2865" w:author="Sammartano, Marc (BIC USA)" w:date="2015-12-02T15:16:00Z">
            <w:r w:rsidDel="00AD0C75">
              <w:rPr>
                <w:noProof/>
                <w:webHidden/>
              </w:rPr>
              <w:delText>58</w:delText>
            </w:r>
          </w:del>
        </w:p>
        <w:p w:rsidR="00BF4B5C" w:rsidDel="00AD0C75" w:rsidRDefault="00BF4B5C">
          <w:pPr>
            <w:pStyle w:val="TOC2"/>
            <w:rPr>
              <w:del w:id="2866" w:author="Sammartano, Marc (BIC USA)" w:date="2015-12-02T15:17:00Z"/>
              <w:rFonts w:eastAsiaTheme="minorEastAsia"/>
              <w:noProof/>
            </w:rPr>
          </w:pPr>
          <w:del w:id="2867" w:author="Sammartano, Marc (BIC USA)" w:date="2015-12-02T15:17:00Z">
            <w:r w:rsidRPr="00AD0C75" w:rsidDel="00AD0C75">
              <w:rPr>
                <w:noProof/>
              </w:rPr>
              <w:delText>OCT(&lt;sexp&gt;)</w:delText>
            </w:r>
            <w:r w:rsidDel="00AD0C75">
              <w:rPr>
                <w:noProof/>
                <w:webHidden/>
              </w:rPr>
              <w:tab/>
            </w:r>
          </w:del>
          <w:del w:id="2868" w:author="Sammartano, Marc (BIC USA)" w:date="2015-12-02T15:16:00Z">
            <w:r w:rsidDel="00AD0C75">
              <w:rPr>
                <w:noProof/>
                <w:webHidden/>
              </w:rPr>
              <w:delText>58</w:delText>
            </w:r>
          </w:del>
        </w:p>
        <w:p w:rsidR="00BF4B5C" w:rsidDel="00AD0C75" w:rsidRDefault="00BF4B5C">
          <w:pPr>
            <w:pStyle w:val="TOC2"/>
            <w:rPr>
              <w:del w:id="2869" w:author="Sammartano, Marc (BIC USA)" w:date="2015-12-02T15:17:00Z"/>
              <w:rFonts w:eastAsiaTheme="minorEastAsia"/>
              <w:noProof/>
            </w:rPr>
          </w:pPr>
          <w:del w:id="2870" w:author="Sammartano, Marc (BIC USA)" w:date="2015-12-02T15:17:00Z">
            <w:r w:rsidRPr="00AD0C75" w:rsidDel="00AD0C75">
              <w:rPr>
                <w:noProof/>
              </w:rPr>
              <w:delText>BIN(&lt;sexp&gt;)</w:delText>
            </w:r>
            <w:r w:rsidDel="00AD0C75">
              <w:rPr>
                <w:noProof/>
                <w:webHidden/>
              </w:rPr>
              <w:tab/>
            </w:r>
          </w:del>
          <w:del w:id="2871" w:author="Sammartano, Marc (BIC USA)" w:date="2015-12-02T15:16:00Z">
            <w:r w:rsidDel="00AD0C75">
              <w:rPr>
                <w:noProof/>
                <w:webHidden/>
              </w:rPr>
              <w:delText>58</w:delText>
            </w:r>
          </w:del>
        </w:p>
        <w:p w:rsidR="00BF4B5C" w:rsidDel="00AD0C75" w:rsidRDefault="00BF4B5C">
          <w:pPr>
            <w:pStyle w:val="TOC2"/>
            <w:rPr>
              <w:del w:id="2872" w:author="Sammartano, Marc (BIC USA)" w:date="2015-12-02T15:17:00Z"/>
              <w:rFonts w:eastAsiaTheme="minorEastAsia"/>
              <w:noProof/>
            </w:rPr>
          </w:pPr>
          <w:del w:id="2873" w:author="Sammartano, Marc (BIC USA)" w:date="2015-12-02T15:17:00Z">
            <w:r w:rsidRPr="00AD0C75" w:rsidDel="00AD0C75">
              <w:rPr>
                <w:noProof/>
              </w:rPr>
              <w:delText>SHIFT(&lt;value_nexp&gt;, &lt;bits_nexp&gt;)</w:delText>
            </w:r>
            <w:r w:rsidDel="00AD0C75">
              <w:rPr>
                <w:noProof/>
                <w:webHidden/>
              </w:rPr>
              <w:tab/>
            </w:r>
          </w:del>
          <w:del w:id="2874" w:author="Sammartano, Marc (BIC USA)" w:date="2015-12-02T15:16:00Z">
            <w:r w:rsidDel="00AD0C75">
              <w:rPr>
                <w:noProof/>
                <w:webHidden/>
              </w:rPr>
              <w:delText>58</w:delText>
            </w:r>
          </w:del>
        </w:p>
        <w:p w:rsidR="00BF4B5C" w:rsidDel="00AD0C75" w:rsidRDefault="00BF4B5C">
          <w:pPr>
            <w:pStyle w:val="TOC2"/>
            <w:rPr>
              <w:del w:id="2875" w:author="Sammartano, Marc (BIC USA)" w:date="2015-12-02T15:17:00Z"/>
              <w:rFonts w:eastAsiaTheme="minorEastAsia"/>
              <w:noProof/>
            </w:rPr>
          </w:pPr>
          <w:del w:id="2876" w:author="Sammartano, Marc (BIC USA)" w:date="2015-12-02T15:17:00Z">
            <w:r w:rsidRPr="00AD0C75" w:rsidDel="00AD0C75">
              <w:rPr>
                <w:noProof/>
              </w:rPr>
              <w:delText>ASCII(&lt;sexp&gt;{, &lt;index_nexp&gt;})</w:delText>
            </w:r>
            <w:r w:rsidDel="00AD0C75">
              <w:rPr>
                <w:noProof/>
                <w:webHidden/>
              </w:rPr>
              <w:tab/>
            </w:r>
          </w:del>
          <w:del w:id="2877" w:author="Sammartano, Marc (BIC USA)" w:date="2015-12-02T15:16:00Z">
            <w:r w:rsidDel="00AD0C75">
              <w:rPr>
                <w:noProof/>
                <w:webHidden/>
              </w:rPr>
              <w:delText>58</w:delText>
            </w:r>
          </w:del>
        </w:p>
        <w:p w:rsidR="00BF4B5C" w:rsidDel="00AD0C75" w:rsidRDefault="00BF4B5C">
          <w:pPr>
            <w:pStyle w:val="TOC2"/>
            <w:rPr>
              <w:del w:id="2878" w:author="Sammartano, Marc (BIC USA)" w:date="2015-12-02T15:17:00Z"/>
              <w:rFonts w:eastAsiaTheme="minorEastAsia"/>
              <w:noProof/>
            </w:rPr>
          </w:pPr>
          <w:del w:id="2879" w:author="Sammartano, Marc (BIC USA)" w:date="2015-12-02T15:17:00Z">
            <w:r w:rsidRPr="00AD0C75" w:rsidDel="00AD0C75">
              <w:rPr>
                <w:noProof/>
              </w:rPr>
              <w:delText>UCODE(&lt;sexp&gt;{, &lt;index_nexp&gt;})</w:delText>
            </w:r>
            <w:r w:rsidDel="00AD0C75">
              <w:rPr>
                <w:noProof/>
                <w:webHidden/>
              </w:rPr>
              <w:tab/>
            </w:r>
            <w:r w:rsidR="00AD0C75" w:rsidDel="00AD0C75">
              <w:rPr>
                <w:noProof/>
                <w:webHidden/>
              </w:rPr>
              <w:delText>59</w:delText>
            </w:r>
          </w:del>
        </w:p>
        <w:p w:rsidR="00BF4B5C" w:rsidDel="00AD0C75" w:rsidRDefault="00BF4B5C">
          <w:pPr>
            <w:pStyle w:val="TOC2"/>
            <w:rPr>
              <w:del w:id="2880" w:author="Sammartano, Marc (BIC USA)" w:date="2015-12-02T15:17:00Z"/>
              <w:rFonts w:eastAsiaTheme="minorEastAsia"/>
              <w:noProof/>
            </w:rPr>
          </w:pPr>
          <w:del w:id="2881" w:author="Sammartano, Marc (BIC USA)" w:date="2015-12-02T15:17:00Z">
            <w:r w:rsidRPr="00AD0C75" w:rsidDel="00AD0C75">
              <w:rPr>
                <w:rFonts w:eastAsia="Times New Roman"/>
                <w:noProof/>
              </w:rPr>
              <w:delText>IS_IN(&lt;sub</w:delText>
            </w:r>
            <w:r w:rsidRPr="00AD0C75" w:rsidDel="00AD0C75">
              <w:rPr>
                <w:noProof/>
              </w:rPr>
              <w:delText>_sexp&gt;</w:delText>
            </w:r>
            <w:r w:rsidRPr="00AD0C75" w:rsidDel="00AD0C75">
              <w:rPr>
                <w:rFonts w:eastAsia="Times New Roman"/>
                <w:noProof/>
              </w:rPr>
              <w:delText>, &lt;base</w:delText>
            </w:r>
            <w:r w:rsidRPr="00AD0C75" w:rsidDel="00AD0C75">
              <w:rPr>
                <w:noProof/>
              </w:rPr>
              <w:delText>_sexp&gt;{, &lt;start_nexp&gt;})</w:delText>
            </w:r>
            <w:r w:rsidDel="00AD0C75">
              <w:rPr>
                <w:noProof/>
                <w:webHidden/>
              </w:rPr>
              <w:tab/>
            </w:r>
            <w:r w:rsidR="00AD0C75" w:rsidDel="00AD0C75">
              <w:rPr>
                <w:noProof/>
                <w:webHidden/>
              </w:rPr>
              <w:delText>59</w:delText>
            </w:r>
          </w:del>
        </w:p>
        <w:p w:rsidR="00BF4B5C" w:rsidDel="00AD0C75" w:rsidRDefault="00BF4B5C">
          <w:pPr>
            <w:pStyle w:val="TOC2"/>
            <w:rPr>
              <w:del w:id="2882" w:author="Sammartano, Marc (BIC USA)" w:date="2015-12-02T15:17:00Z"/>
              <w:rFonts w:eastAsiaTheme="minorEastAsia"/>
              <w:noProof/>
            </w:rPr>
          </w:pPr>
          <w:del w:id="2883" w:author="Sammartano, Marc (BIC USA)" w:date="2015-12-02T15:17:00Z">
            <w:r w:rsidRPr="00AD0C75" w:rsidDel="00AD0C75">
              <w:rPr>
                <w:noProof/>
              </w:rPr>
              <w:delText>STARTS_WITH(&lt;sub_sexp&gt;, &lt;base_sexp&gt;{, &lt;start_nexp&gt;})</w:delText>
            </w:r>
            <w:r w:rsidDel="00AD0C75">
              <w:rPr>
                <w:noProof/>
                <w:webHidden/>
              </w:rPr>
              <w:tab/>
            </w:r>
          </w:del>
          <w:del w:id="2884" w:author="Sammartano, Marc (BIC USA)" w:date="2015-12-02T15:16:00Z">
            <w:r w:rsidDel="00AD0C75">
              <w:rPr>
                <w:noProof/>
                <w:webHidden/>
              </w:rPr>
              <w:delText>59</w:delText>
            </w:r>
          </w:del>
        </w:p>
        <w:p w:rsidR="00BF4B5C" w:rsidDel="00AD0C75" w:rsidRDefault="00BF4B5C">
          <w:pPr>
            <w:pStyle w:val="TOC2"/>
            <w:rPr>
              <w:del w:id="2885" w:author="Sammartano, Marc (BIC USA)" w:date="2015-12-02T15:17:00Z"/>
              <w:rFonts w:eastAsiaTheme="minorEastAsia"/>
              <w:noProof/>
            </w:rPr>
          </w:pPr>
          <w:del w:id="2886" w:author="Sammartano, Marc (BIC USA)" w:date="2015-12-02T15:17:00Z">
            <w:r w:rsidRPr="00AD0C75" w:rsidDel="00AD0C75">
              <w:rPr>
                <w:noProof/>
              </w:rPr>
              <w:delText>ENDS_WITH(&lt;sub_sexp&gt;, &lt;base_sexp&gt;)</w:delText>
            </w:r>
            <w:r w:rsidDel="00AD0C75">
              <w:rPr>
                <w:noProof/>
                <w:webHidden/>
              </w:rPr>
              <w:tab/>
            </w:r>
          </w:del>
          <w:del w:id="2887" w:author="Sammartano, Marc (BIC USA)" w:date="2015-12-02T15:16:00Z">
            <w:r w:rsidDel="00AD0C75">
              <w:rPr>
                <w:noProof/>
                <w:webHidden/>
              </w:rPr>
              <w:delText>59</w:delText>
            </w:r>
          </w:del>
        </w:p>
        <w:p w:rsidR="00BF4B5C" w:rsidDel="00AD0C75" w:rsidRDefault="00BF4B5C">
          <w:pPr>
            <w:pStyle w:val="TOC2"/>
            <w:rPr>
              <w:del w:id="2888" w:author="Sammartano, Marc (BIC USA)" w:date="2015-12-02T15:17:00Z"/>
              <w:rFonts w:eastAsiaTheme="minorEastAsia"/>
              <w:noProof/>
            </w:rPr>
          </w:pPr>
          <w:del w:id="2889" w:author="Sammartano, Marc (BIC USA)" w:date="2015-12-02T15:17:00Z">
            <w:r w:rsidRPr="00AD0C75" w:rsidDel="00AD0C75">
              <w:rPr>
                <w:noProof/>
              </w:rPr>
              <w:delText>GR_COLLISION(&lt;object_1_nvar&gt;, &lt;object_2_nvar&gt;)</w:delText>
            </w:r>
            <w:r w:rsidDel="00AD0C75">
              <w:rPr>
                <w:noProof/>
                <w:webHidden/>
              </w:rPr>
              <w:tab/>
            </w:r>
          </w:del>
          <w:del w:id="2890" w:author="Sammartano, Marc (BIC USA)" w:date="2015-12-02T15:16:00Z">
            <w:r w:rsidDel="00AD0C75">
              <w:rPr>
                <w:noProof/>
                <w:webHidden/>
              </w:rPr>
              <w:delText>59</w:delText>
            </w:r>
          </w:del>
        </w:p>
        <w:p w:rsidR="00BF4B5C" w:rsidDel="00AD0C75" w:rsidRDefault="00BF4B5C">
          <w:pPr>
            <w:pStyle w:val="TOC2"/>
            <w:rPr>
              <w:del w:id="2891" w:author="Sammartano, Marc (BIC USA)" w:date="2015-12-02T15:17:00Z"/>
              <w:rFonts w:eastAsiaTheme="minorEastAsia"/>
              <w:noProof/>
            </w:rPr>
          </w:pPr>
          <w:del w:id="2892" w:author="Sammartano, Marc (BIC USA)" w:date="2015-12-02T15:17:00Z">
            <w:r w:rsidRPr="00AD0C75" w:rsidDel="00AD0C75">
              <w:rPr>
                <w:noProof/>
              </w:rPr>
              <w:delText>BACKGROUND()</w:delText>
            </w:r>
            <w:r w:rsidDel="00AD0C75">
              <w:rPr>
                <w:noProof/>
                <w:webHidden/>
              </w:rPr>
              <w:tab/>
            </w:r>
            <w:r w:rsidR="00AD0C75" w:rsidDel="00AD0C75">
              <w:rPr>
                <w:noProof/>
                <w:webHidden/>
              </w:rPr>
              <w:delText>60</w:delText>
            </w:r>
          </w:del>
        </w:p>
        <w:p w:rsidR="00BF4B5C" w:rsidDel="00AD0C75" w:rsidRDefault="00BF4B5C">
          <w:pPr>
            <w:pStyle w:val="TOC1"/>
            <w:tabs>
              <w:tab w:val="right" w:leader="dot" w:pos="9350"/>
            </w:tabs>
            <w:rPr>
              <w:del w:id="2893" w:author="Sammartano, Marc (BIC USA)" w:date="2015-12-02T15:17:00Z"/>
              <w:rFonts w:eastAsiaTheme="minorEastAsia"/>
              <w:noProof/>
            </w:rPr>
          </w:pPr>
          <w:del w:id="2894" w:author="Sammartano, Marc (BIC USA)" w:date="2015-12-02T15:17:00Z">
            <w:r w:rsidRPr="00AD0C75" w:rsidDel="00AD0C75">
              <w:rPr>
                <w:noProof/>
              </w:rPr>
              <w:delText>Time Functions</w:delText>
            </w:r>
            <w:r w:rsidDel="00AD0C75">
              <w:rPr>
                <w:noProof/>
                <w:webHidden/>
              </w:rPr>
              <w:tab/>
            </w:r>
          </w:del>
          <w:del w:id="2895" w:author="Sammartano, Marc (BIC USA)" w:date="2015-12-02T15:16:00Z">
            <w:r w:rsidDel="00AD0C75">
              <w:rPr>
                <w:noProof/>
                <w:webHidden/>
              </w:rPr>
              <w:delText>60</w:delText>
            </w:r>
          </w:del>
        </w:p>
        <w:p w:rsidR="00BF4B5C" w:rsidDel="00AD0C75" w:rsidRDefault="00BF4B5C">
          <w:pPr>
            <w:pStyle w:val="TOC2"/>
            <w:rPr>
              <w:del w:id="2896" w:author="Sammartano, Marc (BIC USA)" w:date="2015-12-02T15:17:00Z"/>
              <w:rFonts w:eastAsiaTheme="minorEastAsia"/>
              <w:noProof/>
            </w:rPr>
          </w:pPr>
          <w:del w:id="2897" w:author="Sammartano, Marc (BIC USA)" w:date="2015-12-02T15:17:00Z">
            <w:r w:rsidRPr="00AD0C75" w:rsidDel="00AD0C75">
              <w:rPr>
                <w:noProof/>
              </w:rPr>
              <w:delText>CLOCK()</w:delText>
            </w:r>
            <w:r w:rsidDel="00AD0C75">
              <w:rPr>
                <w:noProof/>
                <w:webHidden/>
              </w:rPr>
              <w:tab/>
            </w:r>
          </w:del>
          <w:del w:id="2898" w:author="Sammartano, Marc (BIC USA)" w:date="2015-12-02T15:16:00Z">
            <w:r w:rsidDel="00AD0C75">
              <w:rPr>
                <w:noProof/>
                <w:webHidden/>
              </w:rPr>
              <w:delText>60</w:delText>
            </w:r>
          </w:del>
        </w:p>
        <w:p w:rsidR="00BF4B5C" w:rsidDel="00AD0C75" w:rsidRDefault="00BF4B5C">
          <w:pPr>
            <w:pStyle w:val="TOC2"/>
            <w:rPr>
              <w:del w:id="2899" w:author="Sammartano, Marc (BIC USA)" w:date="2015-12-02T15:17:00Z"/>
              <w:rFonts w:eastAsiaTheme="minorEastAsia"/>
              <w:noProof/>
            </w:rPr>
          </w:pPr>
          <w:del w:id="2900" w:author="Sammartano, Marc (BIC USA)" w:date="2015-12-02T15:17:00Z">
            <w:r w:rsidRPr="00AD0C75" w:rsidDel="00AD0C75">
              <w:rPr>
                <w:noProof/>
              </w:rPr>
              <w:delText>TIME()</w:delText>
            </w:r>
            <w:r w:rsidDel="00AD0C75">
              <w:rPr>
                <w:noProof/>
                <w:webHidden/>
              </w:rPr>
              <w:tab/>
            </w:r>
          </w:del>
          <w:del w:id="2901" w:author="Sammartano, Marc (BIC USA)" w:date="2015-12-02T15:16:00Z">
            <w:r w:rsidDel="00AD0C75">
              <w:rPr>
                <w:noProof/>
                <w:webHidden/>
              </w:rPr>
              <w:delText>60</w:delText>
            </w:r>
          </w:del>
        </w:p>
        <w:p w:rsidR="00BF4B5C" w:rsidDel="00AD0C75" w:rsidRDefault="00BF4B5C">
          <w:pPr>
            <w:pStyle w:val="TOC2"/>
            <w:rPr>
              <w:del w:id="2902" w:author="Sammartano, Marc (BIC USA)" w:date="2015-12-02T15:17:00Z"/>
              <w:rFonts w:eastAsiaTheme="minorEastAsia"/>
              <w:noProof/>
            </w:rPr>
          </w:pPr>
          <w:del w:id="2903" w:author="Sammartano, Marc (BIC USA)" w:date="2015-12-02T15:17:00Z">
            <w:r w:rsidRPr="00AD0C75" w:rsidDel="00AD0C75">
              <w:rPr>
                <w:noProof/>
              </w:rPr>
              <w:delText>TIME(&lt;year_exp&gt;, &lt;month_exp&gt;, &lt;day_exp&gt;, &lt;hour_exp&gt;, &lt;minute_exp&gt;, &lt;second_exp&gt;)</w:delText>
            </w:r>
            <w:r w:rsidDel="00AD0C75">
              <w:rPr>
                <w:noProof/>
                <w:webHidden/>
              </w:rPr>
              <w:tab/>
            </w:r>
          </w:del>
          <w:del w:id="2904" w:author="Sammartano, Marc (BIC USA)" w:date="2015-12-02T15:16:00Z">
            <w:r w:rsidDel="00AD0C75">
              <w:rPr>
                <w:noProof/>
                <w:webHidden/>
              </w:rPr>
              <w:delText>60</w:delText>
            </w:r>
          </w:del>
        </w:p>
        <w:p w:rsidR="00BF4B5C" w:rsidDel="00AD0C75" w:rsidRDefault="00BF4B5C">
          <w:pPr>
            <w:pStyle w:val="TOC1"/>
            <w:tabs>
              <w:tab w:val="right" w:leader="dot" w:pos="9350"/>
            </w:tabs>
            <w:rPr>
              <w:del w:id="2905" w:author="Sammartano, Marc (BIC USA)" w:date="2015-12-02T15:17:00Z"/>
              <w:rFonts w:eastAsiaTheme="minorEastAsia"/>
              <w:noProof/>
            </w:rPr>
          </w:pPr>
          <w:del w:id="2906" w:author="Sammartano, Marc (BIC USA)" w:date="2015-12-02T15:17:00Z">
            <w:r w:rsidRPr="00AD0C75" w:rsidDel="00AD0C75">
              <w:rPr>
                <w:noProof/>
              </w:rPr>
              <w:delText>String Functions</w:delText>
            </w:r>
            <w:r w:rsidDel="00AD0C75">
              <w:rPr>
                <w:noProof/>
                <w:webHidden/>
              </w:rPr>
              <w:tab/>
            </w:r>
            <w:r w:rsidR="00AD0C75" w:rsidDel="00AD0C75">
              <w:rPr>
                <w:noProof/>
                <w:webHidden/>
              </w:rPr>
              <w:delText>61</w:delText>
            </w:r>
          </w:del>
        </w:p>
        <w:p w:rsidR="00BF4B5C" w:rsidDel="00AD0C75" w:rsidRDefault="00BF4B5C">
          <w:pPr>
            <w:pStyle w:val="TOC2"/>
            <w:rPr>
              <w:del w:id="2907" w:author="Sammartano, Marc (BIC USA)" w:date="2015-12-02T15:17:00Z"/>
              <w:rFonts w:eastAsiaTheme="minorEastAsia"/>
              <w:noProof/>
            </w:rPr>
          </w:pPr>
          <w:del w:id="2908" w:author="Sammartano, Marc (BIC USA)" w:date="2015-12-02T15:17:00Z">
            <w:r w:rsidRPr="00AD0C75" w:rsidDel="00AD0C75">
              <w:rPr>
                <w:noProof/>
              </w:rPr>
              <w:delText>GETERROR$()</w:delText>
            </w:r>
            <w:r w:rsidDel="00AD0C75">
              <w:rPr>
                <w:noProof/>
                <w:webHidden/>
              </w:rPr>
              <w:tab/>
            </w:r>
            <w:r w:rsidR="00AD0C75" w:rsidDel="00AD0C75">
              <w:rPr>
                <w:noProof/>
                <w:webHidden/>
              </w:rPr>
              <w:delText>61</w:delText>
            </w:r>
          </w:del>
        </w:p>
        <w:p w:rsidR="00BF4B5C" w:rsidDel="00AD0C75" w:rsidRDefault="00BF4B5C">
          <w:pPr>
            <w:pStyle w:val="TOC2"/>
            <w:rPr>
              <w:del w:id="2909" w:author="Sammartano, Marc (BIC USA)" w:date="2015-12-02T15:17:00Z"/>
              <w:rFonts w:eastAsiaTheme="minorEastAsia"/>
              <w:noProof/>
            </w:rPr>
          </w:pPr>
          <w:del w:id="2910" w:author="Sammartano, Marc (BIC USA)" w:date="2015-12-02T15:17:00Z">
            <w:r w:rsidRPr="00AD0C75" w:rsidDel="00AD0C75">
              <w:rPr>
                <w:noProof/>
              </w:rPr>
              <w:delText>CHR$(&lt;nexp&gt;, ...)</w:delText>
            </w:r>
            <w:r w:rsidDel="00AD0C75">
              <w:rPr>
                <w:noProof/>
                <w:webHidden/>
              </w:rPr>
              <w:tab/>
            </w:r>
          </w:del>
          <w:del w:id="2911" w:author="Sammartano, Marc (BIC USA)" w:date="2015-12-02T15:16:00Z">
            <w:r w:rsidDel="00AD0C75">
              <w:rPr>
                <w:noProof/>
                <w:webHidden/>
              </w:rPr>
              <w:delText>61</w:delText>
            </w:r>
          </w:del>
        </w:p>
        <w:p w:rsidR="00BF4B5C" w:rsidDel="00AD0C75" w:rsidRDefault="00BF4B5C">
          <w:pPr>
            <w:pStyle w:val="TOC2"/>
            <w:rPr>
              <w:del w:id="2912" w:author="Sammartano, Marc (BIC USA)" w:date="2015-12-02T15:17:00Z"/>
              <w:rFonts w:eastAsiaTheme="minorEastAsia"/>
              <w:noProof/>
            </w:rPr>
          </w:pPr>
          <w:del w:id="2913" w:author="Sammartano, Marc (BIC USA)" w:date="2015-12-02T15:17:00Z">
            <w:r w:rsidRPr="00AD0C75" w:rsidDel="00AD0C75">
              <w:rPr>
                <w:rFonts w:eastAsia="Times New Roman"/>
                <w:noProof/>
              </w:rPr>
              <w:delText xml:space="preserve">LEFT$(&lt;sexp&gt;, </w:delText>
            </w:r>
            <w:r w:rsidRPr="00AD0C75" w:rsidDel="00AD0C75">
              <w:rPr>
                <w:noProof/>
              </w:rPr>
              <w:delText>&lt;count_nexp&gt;</w:delText>
            </w:r>
            <w:r w:rsidRPr="00AD0C75" w:rsidDel="00AD0C75">
              <w:rPr>
                <w:rFonts w:eastAsia="Times New Roman"/>
                <w:noProof/>
              </w:rPr>
              <w:delText>)</w:delText>
            </w:r>
            <w:r w:rsidDel="00AD0C75">
              <w:rPr>
                <w:noProof/>
                <w:webHidden/>
              </w:rPr>
              <w:tab/>
            </w:r>
          </w:del>
          <w:del w:id="2914" w:author="Sammartano, Marc (BIC USA)" w:date="2015-12-02T15:16:00Z">
            <w:r w:rsidDel="00AD0C75">
              <w:rPr>
                <w:noProof/>
                <w:webHidden/>
              </w:rPr>
              <w:delText>61</w:delText>
            </w:r>
          </w:del>
        </w:p>
        <w:p w:rsidR="00BF4B5C" w:rsidDel="00AD0C75" w:rsidRDefault="00BF4B5C">
          <w:pPr>
            <w:pStyle w:val="TOC2"/>
            <w:rPr>
              <w:del w:id="2915" w:author="Sammartano, Marc (BIC USA)" w:date="2015-12-02T15:17:00Z"/>
              <w:rFonts w:eastAsiaTheme="minorEastAsia"/>
              <w:noProof/>
            </w:rPr>
          </w:pPr>
          <w:del w:id="2916" w:author="Sammartano, Marc (BIC USA)" w:date="2015-12-02T15:17:00Z">
            <w:r w:rsidRPr="00AD0C75" w:rsidDel="00AD0C75">
              <w:rPr>
                <w:rFonts w:eastAsia="Times New Roman"/>
                <w:noProof/>
              </w:rPr>
              <w:delText xml:space="preserve">MID$(&lt;sexp&gt;, </w:delText>
            </w:r>
            <w:r w:rsidRPr="00AD0C75" w:rsidDel="00AD0C75">
              <w:rPr>
                <w:noProof/>
              </w:rPr>
              <w:delText>&lt;start_nexp&gt;{, &lt;count_nexp&gt;}</w:delText>
            </w:r>
            <w:r w:rsidRPr="00AD0C75" w:rsidDel="00AD0C75">
              <w:rPr>
                <w:rFonts w:eastAsia="Times New Roman"/>
                <w:noProof/>
              </w:rPr>
              <w:delText>)</w:delText>
            </w:r>
            <w:r w:rsidDel="00AD0C75">
              <w:rPr>
                <w:noProof/>
                <w:webHidden/>
              </w:rPr>
              <w:tab/>
            </w:r>
          </w:del>
          <w:del w:id="2917" w:author="Sammartano, Marc (BIC USA)" w:date="2015-12-02T15:16:00Z">
            <w:r w:rsidDel="00AD0C75">
              <w:rPr>
                <w:noProof/>
                <w:webHidden/>
              </w:rPr>
              <w:delText>61</w:delText>
            </w:r>
          </w:del>
        </w:p>
        <w:p w:rsidR="00BF4B5C" w:rsidDel="00AD0C75" w:rsidRDefault="00BF4B5C">
          <w:pPr>
            <w:pStyle w:val="TOC2"/>
            <w:rPr>
              <w:del w:id="2918" w:author="Sammartano, Marc (BIC USA)" w:date="2015-12-02T15:17:00Z"/>
              <w:rFonts w:eastAsiaTheme="minorEastAsia"/>
              <w:noProof/>
            </w:rPr>
          </w:pPr>
          <w:del w:id="2919" w:author="Sammartano, Marc (BIC USA)" w:date="2015-12-02T15:17:00Z">
            <w:r w:rsidRPr="00AD0C75" w:rsidDel="00AD0C75">
              <w:rPr>
                <w:rFonts w:eastAsia="Times New Roman"/>
                <w:noProof/>
              </w:rPr>
              <w:delText>RIGHT$(</w:delText>
            </w:r>
            <w:r w:rsidRPr="00AD0C75" w:rsidDel="00AD0C75">
              <w:rPr>
                <w:noProof/>
              </w:rPr>
              <w:delText>&lt;sexp&gt;, &lt;count_nexp&gt;</w:delText>
            </w:r>
            <w:r w:rsidRPr="00AD0C75" w:rsidDel="00AD0C75">
              <w:rPr>
                <w:rFonts w:eastAsia="Times New Roman"/>
                <w:noProof/>
              </w:rPr>
              <w:delText>)</w:delText>
            </w:r>
            <w:r w:rsidDel="00AD0C75">
              <w:rPr>
                <w:noProof/>
                <w:webHidden/>
              </w:rPr>
              <w:tab/>
            </w:r>
            <w:r w:rsidR="00AD0C75" w:rsidDel="00AD0C75">
              <w:rPr>
                <w:noProof/>
                <w:webHidden/>
              </w:rPr>
              <w:delText>62</w:delText>
            </w:r>
          </w:del>
        </w:p>
        <w:p w:rsidR="00BF4B5C" w:rsidDel="00AD0C75" w:rsidRDefault="00BF4B5C">
          <w:pPr>
            <w:pStyle w:val="TOC2"/>
            <w:rPr>
              <w:del w:id="2920" w:author="Sammartano, Marc (BIC USA)" w:date="2015-12-02T15:17:00Z"/>
              <w:rFonts w:eastAsiaTheme="minorEastAsia"/>
              <w:noProof/>
            </w:rPr>
          </w:pPr>
          <w:del w:id="2921" w:author="Sammartano, Marc (BIC USA)" w:date="2015-12-02T15:17:00Z">
            <w:r w:rsidRPr="00AD0C75" w:rsidDel="00AD0C75">
              <w:rPr>
                <w:rFonts w:eastAsia="Times New Roman"/>
                <w:noProof/>
              </w:rPr>
              <w:delText>REPLACE$(&lt;sexp&gt;, &lt;argument_sexp&gt;, &lt;replace_sexp&gt;)</w:delText>
            </w:r>
            <w:r w:rsidDel="00AD0C75">
              <w:rPr>
                <w:noProof/>
                <w:webHidden/>
              </w:rPr>
              <w:tab/>
            </w:r>
          </w:del>
          <w:del w:id="2922" w:author="Sammartano, Marc (BIC USA)" w:date="2015-12-02T15:16:00Z">
            <w:r w:rsidDel="00AD0C75">
              <w:rPr>
                <w:noProof/>
                <w:webHidden/>
              </w:rPr>
              <w:delText>62</w:delText>
            </w:r>
          </w:del>
        </w:p>
        <w:p w:rsidR="00BF4B5C" w:rsidDel="00AD0C75" w:rsidRDefault="00BF4B5C">
          <w:pPr>
            <w:pStyle w:val="TOC2"/>
            <w:rPr>
              <w:del w:id="2923" w:author="Sammartano, Marc (BIC USA)" w:date="2015-12-02T15:17:00Z"/>
              <w:rFonts w:eastAsiaTheme="minorEastAsia"/>
              <w:noProof/>
            </w:rPr>
          </w:pPr>
          <w:del w:id="2924" w:author="Sammartano, Marc (BIC USA)" w:date="2015-12-02T15:17:00Z">
            <w:r w:rsidRPr="00AD0C75" w:rsidDel="00AD0C75">
              <w:rPr>
                <w:noProof/>
              </w:rPr>
              <w:delText>TRIM$(&lt;sexp&gt;{, &lt;test_sexp&gt;})</w:delText>
            </w:r>
            <w:r w:rsidDel="00AD0C75">
              <w:rPr>
                <w:noProof/>
                <w:webHidden/>
              </w:rPr>
              <w:tab/>
            </w:r>
          </w:del>
          <w:del w:id="2925" w:author="Sammartano, Marc (BIC USA)" w:date="2015-12-02T15:16:00Z">
            <w:r w:rsidDel="00AD0C75">
              <w:rPr>
                <w:noProof/>
                <w:webHidden/>
              </w:rPr>
              <w:delText>62</w:delText>
            </w:r>
          </w:del>
        </w:p>
        <w:p w:rsidR="00BF4B5C" w:rsidDel="00AD0C75" w:rsidRDefault="00BF4B5C">
          <w:pPr>
            <w:pStyle w:val="TOC2"/>
            <w:rPr>
              <w:del w:id="2926" w:author="Sammartano, Marc (BIC USA)" w:date="2015-12-02T15:17:00Z"/>
              <w:rFonts w:eastAsiaTheme="minorEastAsia"/>
              <w:noProof/>
            </w:rPr>
          </w:pPr>
          <w:del w:id="2927" w:author="Sammartano, Marc (BIC USA)" w:date="2015-12-02T15:17:00Z">
            <w:r w:rsidRPr="00AD0C75" w:rsidDel="00AD0C75">
              <w:rPr>
                <w:noProof/>
              </w:rPr>
              <w:delText>LTRIM$(&lt;sexp&gt;{, &lt;test_sexp&gt;})</w:delText>
            </w:r>
            <w:r w:rsidDel="00AD0C75">
              <w:rPr>
                <w:noProof/>
                <w:webHidden/>
              </w:rPr>
              <w:tab/>
            </w:r>
          </w:del>
          <w:del w:id="2928" w:author="Sammartano, Marc (BIC USA)" w:date="2015-12-02T15:16:00Z">
            <w:r w:rsidDel="00AD0C75">
              <w:rPr>
                <w:noProof/>
                <w:webHidden/>
              </w:rPr>
              <w:delText>62</w:delText>
            </w:r>
          </w:del>
        </w:p>
        <w:p w:rsidR="00BF4B5C" w:rsidDel="00AD0C75" w:rsidRDefault="00BF4B5C">
          <w:pPr>
            <w:pStyle w:val="TOC2"/>
            <w:rPr>
              <w:del w:id="2929" w:author="Sammartano, Marc (BIC USA)" w:date="2015-12-02T15:17:00Z"/>
              <w:rFonts w:eastAsiaTheme="minorEastAsia"/>
              <w:noProof/>
            </w:rPr>
          </w:pPr>
          <w:del w:id="2930" w:author="Sammartano, Marc (BIC USA)" w:date="2015-12-02T15:17:00Z">
            <w:r w:rsidRPr="00AD0C75" w:rsidDel="00AD0C75">
              <w:rPr>
                <w:noProof/>
              </w:rPr>
              <w:delText>RTRIM$(&lt;sexp&gt;{, &lt;test_sexp&gt;})</w:delText>
            </w:r>
            <w:r w:rsidDel="00AD0C75">
              <w:rPr>
                <w:noProof/>
                <w:webHidden/>
              </w:rPr>
              <w:tab/>
            </w:r>
          </w:del>
          <w:del w:id="2931" w:author="Sammartano, Marc (BIC USA)" w:date="2015-12-02T15:16:00Z">
            <w:r w:rsidDel="00AD0C75">
              <w:rPr>
                <w:noProof/>
                <w:webHidden/>
              </w:rPr>
              <w:delText>62</w:delText>
            </w:r>
          </w:del>
        </w:p>
        <w:p w:rsidR="00BF4B5C" w:rsidDel="00AD0C75" w:rsidRDefault="00BF4B5C">
          <w:pPr>
            <w:pStyle w:val="TOC2"/>
            <w:rPr>
              <w:del w:id="2932" w:author="Sammartano, Marc (BIC USA)" w:date="2015-12-02T15:17:00Z"/>
              <w:rFonts w:eastAsiaTheme="minorEastAsia"/>
              <w:noProof/>
            </w:rPr>
          </w:pPr>
          <w:del w:id="2933" w:author="Sammartano, Marc (BIC USA)" w:date="2015-12-02T15:17:00Z">
            <w:r w:rsidRPr="00AD0C75" w:rsidDel="00AD0C75">
              <w:rPr>
                <w:rFonts w:eastAsia="Times New Roman"/>
                <w:noProof/>
              </w:rPr>
              <w:delText>WORD$(&lt;source_sexp&gt;, &lt;n_nexp&gt; {, &lt;test_sexp&gt;})</w:delText>
            </w:r>
            <w:r w:rsidDel="00AD0C75">
              <w:rPr>
                <w:noProof/>
                <w:webHidden/>
              </w:rPr>
              <w:tab/>
            </w:r>
            <w:r w:rsidR="00AD0C75" w:rsidDel="00AD0C75">
              <w:rPr>
                <w:noProof/>
                <w:webHidden/>
              </w:rPr>
              <w:delText>63</w:delText>
            </w:r>
          </w:del>
        </w:p>
        <w:p w:rsidR="00BF4B5C" w:rsidDel="00AD0C75" w:rsidRDefault="00BF4B5C">
          <w:pPr>
            <w:pStyle w:val="TOC2"/>
            <w:rPr>
              <w:del w:id="2934" w:author="Sammartano, Marc (BIC USA)" w:date="2015-12-02T15:17:00Z"/>
              <w:rFonts w:eastAsiaTheme="minorEastAsia"/>
              <w:noProof/>
            </w:rPr>
          </w:pPr>
          <w:del w:id="2935" w:author="Sammartano, Marc (BIC USA)" w:date="2015-12-02T15:17:00Z">
            <w:r w:rsidRPr="00AD0C75" w:rsidDel="00AD0C75">
              <w:rPr>
                <w:noProof/>
              </w:rPr>
              <w:delText>ENCODE$(&lt;type_sexp&gt;, {&lt;qualifier_sexp&gt;}, &lt;source_sexp&gt;)</w:delText>
            </w:r>
            <w:r w:rsidDel="00AD0C75">
              <w:rPr>
                <w:noProof/>
                <w:webHidden/>
              </w:rPr>
              <w:tab/>
            </w:r>
          </w:del>
          <w:del w:id="2936" w:author="Sammartano, Marc (BIC USA)" w:date="2015-12-02T15:16:00Z">
            <w:r w:rsidDel="00AD0C75">
              <w:rPr>
                <w:noProof/>
                <w:webHidden/>
              </w:rPr>
              <w:delText>63</w:delText>
            </w:r>
          </w:del>
        </w:p>
        <w:p w:rsidR="00BF4B5C" w:rsidDel="00AD0C75" w:rsidRDefault="00BF4B5C">
          <w:pPr>
            <w:pStyle w:val="TOC2"/>
            <w:rPr>
              <w:del w:id="2937" w:author="Sammartano, Marc (BIC USA)" w:date="2015-12-02T15:17:00Z"/>
              <w:rFonts w:eastAsiaTheme="minorEastAsia"/>
              <w:noProof/>
            </w:rPr>
          </w:pPr>
          <w:del w:id="2938" w:author="Sammartano, Marc (BIC USA)" w:date="2015-12-02T15:17:00Z">
            <w:r w:rsidRPr="00AD0C75" w:rsidDel="00AD0C75">
              <w:rPr>
                <w:noProof/>
              </w:rPr>
              <w:delText>DECODE$(&lt;type_sexp&gt;, {&lt;qualifier_sexp&gt;}, &lt;source_sexp&gt;)</w:delText>
            </w:r>
            <w:r w:rsidDel="00AD0C75">
              <w:rPr>
                <w:noProof/>
                <w:webHidden/>
              </w:rPr>
              <w:tab/>
            </w:r>
            <w:r w:rsidR="00AD0C75" w:rsidDel="00AD0C75">
              <w:rPr>
                <w:noProof/>
                <w:webHidden/>
              </w:rPr>
              <w:delText>64</w:delText>
            </w:r>
          </w:del>
        </w:p>
        <w:p w:rsidR="00BF4B5C" w:rsidDel="00AD0C75" w:rsidRDefault="00BF4B5C">
          <w:pPr>
            <w:pStyle w:val="TOC2"/>
            <w:rPr>
              <w:del w:id="2939" w:author="Sammartano, Marc (BIC USA)" w:date="2015-12-02T15:17:00Z"/>
              <w:rFonts w:eastAsiaTheme="minorEastAsia"/>
              <w:noProof/>
            </w:rPr>
          </w:pPr>
          <w:del w:id="2940" w:author="Sammartano, Marc (BIC USA)" w:date="2015-12-02T15:17:00Z">
            <w:r w:rsidRPr="00AD0C75" w:rsidDel="00AD0C75">
              <w:rPr>
                <w:noProof/>
              </w:rPr>
              <w:delText>ENCODE$(&lt;charset_sexp&gt;, &lt;source_sexp&gt;)</w:delText>
            </w:r>
            <w:r w:rsidDel="00AD0C75">
              <w:rPr>
                <w:noProof/>
                <w:webHidden/>
              </w:rPr>
              <w:tab/>
            </w:r>
            <w:r w:rsidR="00AD0C75" w:rsidDel="00AD0C75">
              <w:rPr>
                <w:noProof/>
                <w:webHidden/>
              </w:rPr>
              <w:delText>65</w:delText>
            </w:r>
          </w:del>
        </w:p>
        <w:p w:rsidR="00BF4B5C" w:rsidDel="00AD0C75" w:rsidRDefault="00BF4B5C">
          <w:pPr>
            <w:pStyle w:val="TOC2"/>
            <w:rPr>
              <w:del w:id="2941" w:author="Sammartano, Marc (BIC USA)" w:date="2015-12-02T15:17:00Z"/>
              <w:rFonts w:eastAsiaTheme="minorEastAsia"/>
              <w:noProof/>
            </w:rPr>
          </w:pPr>
          <w:del w:id="2942" w:author="Sammartano, Marc (BIC USA)" w:date="2015-12-02T15:17:00Z">
            <w:r w:rsidRPr="00AD0C75" w:rsidDel="00AD0C75">
              <w:rPr>
                <w:noProof/>
              </w:rPr>
              <w:delText>DECODE$(&lt;charset_sexp&gt;, &lt;buffer_sexp&gt;)</w:delText>
            </w:r>
            <w:r w:rsidDel="00AD0C75">
              <w:rPr>
                <w:noProof/>
                <w:webHidden/>
              </w:rPr>
              <w:tab/>
            </w:r>
          </w:del>
          <w:del w:id="2943" w:author="Sammartano, Marc (BIC USA)" w:date="2015-12-02T15:16:00Z">
            <w:r w:rsidDel="00AD0C75">
              <w:rPr>
                <w:noProof/>
                <w:webHidden/>
              </w:rPr>
              <w:delText>65</w:delText>
            </w:r>
          </w:del>
        </w:p>
        <w:p w:rsidR="00BF4B5C" w:rsidDel="00AD0C75" w:rsidRDefault="00BF4B5C">
          <w:pPr>
            <w:pStyle w:val="TOC2"/>
            <w:rPr>
              <w:del w:id="2944" w:author="Sammartano, Marc (BIC USA)" w:date="2015-12-02T15:17:00Z"/>
              <w:rFonts w:eastAsiaTheme="minorEastAsia"/>
              <w:noProof/>
            </w:rPr>
          </w:pPr>
          <w:del w:id="2945" w:author="Sammartano, Marc (BIC USA)" w:date="2015-12-02T15:17:00Z">
            <w:r w:rsidRPr="00AD0C75" w:rsidDel="00AD0C75">
              <w:rPr>
                <w:rFonts w:eastAsia="Times New Roman"/>
                <w:noProof/>
              </w:rPr>
              <w:delText>STR$(</w:delText>
            </w:r>
            <w:r w:rsidRPr="00AD0C75" w:rsidDel="00AD0C75">
              <w:rPr>
                <w:noProof/>
              </w:rPr>
              <w:delText>&lt;nexp&gt;</w:delText>
            </w:r>
            <w:r w:rsidRPr="00AD0C75" w:rsidDel="00AD0C75">
              <w:rPr>
                <w:rFonts w:eastAsia="Times New Roman"/>
                <w:noProof/>
              </w:rPr>
              <w:delText>)</w:delText>
            </w:r>
            <w:r w:rsidDel="00AD0C75">
              <w:rPr>
                <w:noProof/>
                <w:webHidden/>
              </w:rPr>
              <w:tab/>
            </w:r>
          </w:del>
          <w:del w:id="2946" w:author="Sammartano, Marc (BIC USA)" w:date="2015-12-02T15:16:00Z">
            <w:r w:rsidDel="00AD0C75">
              <w:rPr>
                <w:noProof/>
                <w:webHidden/>
              </w:rPr>
              <w:delText>65</w:delText>
            </w:r>
          </w:del>
        </w:p>
        <w:p w:rsidR="00BF4B5C" w:rsidDel="00AD0C75" w:rsidRDefault="00BF4B5C">
          <w:pPr>
            <w:pStyle w:val="TOC2"/>
            <w:rPr>
              <w:del w:id="2947" w:author="Sammartano, Marc (BIC USA)" w:date="2015-12-02T15:17:00Z"/>
              <w:rFonts w:eastAsiaTheme="minorEastAsia"/>
              <w:noProof/>
            </w:rPr>
          </w:pPr>
          <w:del w:id="2948" w:author="Sammartano, Marc (BIC USA)" w:date="2015-12-02T15:17:00Z">
            <w:r w:rsidRPr="00AD0C75" w:rsidDel="00AD0C75">
              <w:rPr>
                <w:rFonts w:eastAsia="Times New Roman"/>
                <w:noProof/>
              </w:rPr>
              <w:delText>LOWER$(</w:delText>
            </w:r>
            <w:r w:rsidRPr="00AD0C75" w:rsidDel="00AD0C75">
              <w:rPr>
                <w:noProof/>
              </w:rPr>
              <w:delText>&lt;sexp&gt;</w:delText>
            </w:r>
            <w:r w:rsidRPr="00AD0C75" w:rsidDel="00AD0C75">
              <w:rPr>
                <w:rFonts w:eastAsia="Times New Roman"/>
                <w:noProof/>
              </w:rPr>
              <w:delText>)</w:delText>
            </w:r>
            <w:r w:rsidDel="00AD0C75">
              <w:rPr>
                <w:noProof/>
                <w:webHidden/>
              </w:rPr>
              <w:tab/>
            </w:r>
            <w:r w:rsidR="00AD0C75" w:rsidDel="00AD0C75">
              <w:rPr>
                <w:noProof/>
                <w:webHidden/>
              </w:rPr>
              <w:delText>66</w:delText>
            </w:r>
          </w:del>
        </w:p>
        <w:p w:rsidR="00BF4B5C" w:rsidDel="00AD0C75" w:rsidRDefault="00BF4B5C">
          <w:pPr>
            <w:pStyle w:val="TOC2"/>
            <w:rPr>
              <w:del w:id="2949" w:author="Sammartano, Marc (BIC USA)" w:date="2015-12-02T15:17:00Z"/>
              <w:rFonts w:eastAsiaTheme="minorEastAsia"/>
              <w:noProof/>
            </w:rPr>
          </w:pPr>
          <w:del w:id="2950" w:author="Sammartano, Marc (BIC USA)" w:date="2015-12-02T15:17:00Z">
            <w:r w:rsidRPr="00AD0C75" w:rsidDel="00AD0C75">
              <w:rPr>
                <w:rFonts w:eastAsia="Times New Roman"/>
                <w:noProof/>
              </w:rPr>
              <w:delText>UPPER$(</w:delText>
            </w:r>
            <w:r w:rsidRPr="00AD0C75" w:rsidDel="00AD0C75">
              <w:rPr>
                <w:noProof/>
              </w:rPr>
              <w:delText>&lt;sexp&gt;</w:delText>
            </w:r>
            <w:r w:rsidRPr="00AD0C75" w:rsidDel="00AD0C75">
              <w:rPr>
                <w:rFonts w:eastAsia="Times New Roman"/>
                <w:noProof/>
              </w:rPr>
              <w:delText>)</w:delText>
            </w:r>
            <w:r w:rsidDel="00AD0C75">
              <w:rPr>
                <w:noProof/>
                <w:webHidden/>
              </w:rPr>
              <w:tab/>
            </w:r>
            <w:r w:rsidR="00AD0C75" w:rsidDel="00AD0C75">
              <w:rPr>
                <w:noProof/>
                <w:webHidden/>
              </w:rPr>
              <w:delText>66</w:delText>
            </w:r>
          </w:del>
        </w:p>
        <w:p w:rsidR="00BF4B5C" w:rsidDel="00AD0C75" w:rsidRDefault="00BF4B5C">
          <w:pPr>
            <w:pStyle w:val="TOC2"/>
            <w:rPr>
              <w:del w:id="2951" w:author="Sammartano, Marc (BIC USA)" w:date="2015-12-02T15:17:00Z"/>
              <w:rFonts w:eastAsiaTheme="minorEastAsia"/>
              <w:noProof/>
            </w:rPr>
          </w:pPr>
          <w:del w:id="2952" w:author="Sammartano, Marc (BIC USA)" w:date="2015-12-02T15:17:00Z">
            <w:r w:rsidRPr="00AD0C75" w:rsidDel="00AD0C75">
              <w:rPr>
                <w:rFonts w:eastAsia="Times New Roman"/>
                <w:noProof/>
              </w:rPr>
              <w:delText>VERSION$()</w:delText>
            </w:r>
            <w:r w:rsidDel="00AD0C75">
              <w:rPr>
                <w:noProof/>
                <w:webHidden/>
              </w:rPr>
              <w:tab/>
            </w:r>
            <w:r w:rsidR="00AD0C75" w:rsidDel="00AD0C75">
              <w:rPr>
                <w:noProof/>
                <w:webHidden/>
              </w:rPr>
              <w:delText>66</w:delText>
            </w:r>
          </w:del>
        </w:p>
        <w:p w:rsidR="00BF4B5C" w:rsidDel="00AD0C75" w:rsidRDefault="00BF4B5C">
          <w:pPr>
            <w:pStyle w:val="TOC2"/>
            <w:rPr>
              <w:del w:id="2953" w:author="Sammartano, Marc (BIC USA)" w:date="2015-12-02T15:17:00Z"/>
              <w:rFonts w:eastAsiaTheme="minorEastAsia"/>
              <w:noProof/>
            </w:rPr>
          </w:pPr>
          <w:del w:id="2954" w:author="Sammartano, Marc (BIC USA)" w:date="2015-12-02T15:17:00Z">
            <w:r w:rsidRPr="00AD0C75" w:rsidDel="00AD0C75">
              <w:rPr>
                <w:rFonts w:eastAsia="Times New Roman"/>
                <w:noProof/>
              </w:rPr>
              <w:delText>INT$(&lt;nexp&gt;)</w:delText>
            </w:r>
            <w:r w:rsidDel="00AD0C75">
              <w:rPr>
                <w:noProof/>
                <w:webHidden/>
              </w:rPr>
              <w:tab/>
            </w:r>
            <w:r w:rsidR="00AD0C75" w:rsidDel="00AD0C75">
              <w:rPr>
                <w:noProof/>
                <w:webHidden/>
              </w:rPr>
              <w:delText>66</w:delText>
            </w:r>
          </w:del>
        </w:p>
        <w:p w:rsidR="00BF4B5C" w:rsidDel="00AD0C75" w:rsidRDefault="00BF4B5C">
          <w:pPr>
            <w:pStyle w:val="TOC2"/>
            <w:rPr>
              <w:del w:id="2955" w:author="Sammartano, Marc (BIC USA)" w:date="2015-12-02T15:17:00Z"/>
              <w:rFonts w:eastAsiaTheme="minorEastAsia"/>
              <w:noProof/>
            </w:rPr>
          </w:pPr>
          <w:del w:id="2956" w:author="Sammartano, Marc (BIC USA)" w:date="2015-12-02T15:17:00Z">
            <w:r w:rsidRPr="00AD0C75" w:rsidDel="00AD0C75">
              <w:rPr>
                <w:rFonts w:eastAsia="Times New Roman"/>
                <w:noProof/>
              </w:rPr>
              <w:delText>HEX$(&lt;nexp&gt;)</w:delText>
            </w:r>
            <w:r w:rsidDel="00AD0C75">
              <w:rPr>
                <w:noProof/>
                <w:webHidden/>
              </w:rPr>
              <w:tab/>
            </w:r>
            <w:r w:rsidR="00AD0C75" w:rsidDel="00AD0C75">
              <w:rPr>
                <w:noProof/>
                <w:webHidden/>
              </w:rPr>
              <w:delText>66</w:delText>
            </w:r>
          </w:del>
        </w:p>
        <w:p w:rsidR="00BF4B5C" w:rsidDel="00AD0C75" w:rsidRDefault="00BF4B5C">
          <w:pPr>
            <w:pStyle w:val="TOC2"/>
            <w:rPr>
              <w:del w:id="2957" w:author="Sammartano, Marc (BIC USA)" w:date="2015-12-02T15:17:00Z"/>
              <w:rFonts w:eastAsiaTheme="minorEastAsia"/>
              <w:noProof/>
            </w:rPr>
          </w:pPr>
          <w:del w:id="2958" w:author="Sammartano, Marc (BIC USA)" w:date="2015-12-02T15:17:00Z">
            <w:r w:rsidRPr="00AD0C75" w:rsidDel="00AD0C75">
              <w:rPr>
                <w:noProof/>
              </w:rPr>
              <w:delText>OCT$(&lt;nexp&gt;)</w:delText>
            </w:r>
            <w:r w:rsidDel="00AD0C75">
              <w:rPr>
                <w:noProof/>
                <w:webHidden/>
              </w:rPr>
              <w:tab/>
            </w:r>
          </w:del>
          <w:del w:id="2959" w:author="Sammartano, Marc (BIC USA)" w:date="2015-12-02T15:16:00Z">
            <w:r w:rsidDel="00AD0C75">
              <w:rPr>
                <w:noProof/>
                <w:webHidden/>
              </w:rPr>
              <w:delText>66</w:delText>
            </w:r>
          </w:del>
        </w:p>
        <w:p w:rsidR="00BF4B5C" w:rsidDel="00AD0C75" w:rsidRDefault="00BF4B5C">
          <w:pPr>
            <w:pStyle w:val="TOC2"/>
            <w:rPr>
              <w:del w:id="2960" w:author="Sammartano, Marc (BIC USA)" w:date="2015-12-02T15:17:00Z"/>
              <w:rFonts w:eastAsiaTheme="minorEastAsia"/>
              <w:noProof/>
            </w:rPr>
          </w:pPr>
          <w:del w:id="2961" w:author="Sammartano, Marc (BIC USA)" w:date="2015-12-02T15:17:00Z">
            <w:r w:rsidRPr="00AD0C75" w:rsidDel="00AD0C75">
              <w:rPr>
                <w:noProof/>
              </w:rPr>
              <w:delText>BIN$(&lt;nexp&gt;)</w:delText>
            </w:r>
            <w:r w:rsidDel="00AD0C75">
              <w:rPr>
                <w:noProof/>
                <w:webHidden/>
              </w:rPr>
              <w:tab/>
            </w:r>
          </w:del>
          <w:del w:id="2962" w:author="Sammartano, Marc (BIC USA)" w:date="2015-12-02T15:16:00Z">
            <w:r w:rsidDel="00AD0C75">
              <w:rPr>
                <w:noProof/>
                <w:webHidden/>
              </w:rPr>
              <w:delText>66</w:delText>
            </w:r>
          </w:del>
        </w:p>
        <w:p w:rsidR="00BF4B5C" w:rsidDel="00AD0C75" w:rsidRDefault="00BF4B5C">
          <w:pPr>
            <w:pStyle w:val="TOC2"/>
            <w:rPr>
              <w:del w:id="2963" w:author="Sammartano, Marc (BIC USA)" w:date="2015-12-02T15:17:00Z"/>
              <w:rFonts w:eastAsiaTheme="minorEastAsia"/>
              <w:noProof/>
            </w:rPr>
          </w:pPr>
          <w:del w:id="2964" w:author="Sammartano, Marc (BIC USA)" w:date="2015-12-02T15:17:00Z">
            <w:r w:rsidRPr="00AD0C75" w:rsidDel="00AD0C75">
              <w:rPr>
                <w:noProof/>
              </w:rPr>
              <w:delText>USING$({&lt;locale_sexp&gt;} , &lt;format_sexp&gt; { , &lt;exp&gt;}...)</w:delText>
            </w:r>
            <w:r w:rsidDel="00AD0C75">
              <w:rPr>
                <w:noProof/>
                <w:webHidden/>
              </w:rPr>
              <w:tab/>
            </w:r>
          </w:del>
          <w:del w:id="2965" w:author="Sammartano, Marc (BIC USA)" w:date="2015-12-02T15:16:00Z">
            <w:r w:rsidDel="00AD0C75">
              <w:rPr>
                <w:noProof/>
                <w:webHidden/>
              </w:rPr>
              <w:delText>66</w:delText>
            </w:r>
          </w:del>
        </w:p>
        <w:p w:rsidR="00BF4B5C" w:rsidDel="00AD0C75" w:rsidRDefault="00BF4B5C">
          <w:pPr>
            <w:pStyle w:val="TOC3"/>
            <w:rPr>
              <w:del w:id="2966" w:author="Sammartano, Marc (BIC USA)" w:date="2015-12-02T15:17:00Z"/>
              <w:rFonts w:eastAsiaTheme="minorEastAsia"/>
              <w:noProof/>
            </w:rPr>
          </w:pPr>
          <w:del w:id="2967" w:author="Sammartano, Marc (BIC USA)" w:date="2015-12-02T15:17:00Z">
            <w:r w:rsidRPr="00AD0C75" w:rsidDel="00AD0C75">
              <w:rPr>
                <w:noProof/>
              </w:rPr>
              <w:delText>Locale expression</w:delText>
            </w:r>
            <w:r w:rsidDel="00AD0C75">
              <w:rPr>
                <w:noProof/>
                <w:webHidden/>
              </w:rPr>
              <w:tab/>
            </w:r>
            <w:r w:rsidR="00AD0C75" w:rsidDel="00AD0C75">
              <w:rPr>
                <w:noProof/>
                <w:webHidden/>
              </w:rPr>
              <w:delText>67</w:delText>
            </w:r>
          </w:del>
        </w:p>
        <w:p w:rsidR="00BF4B5C" w:rsidDel="00AD0C75" w:rsidRDefault="00BF4B5C">
          <w:pPr>
            <w:pStyle w:val="TOC3"/>
            <w:rPr>
              <w:del w:id="2968" w:author="Sammartano, Marc (BIC USA)" w:date="2015-12-02T15:17:00Z"/>
              <w:rFonts w:eastAsiaTheme="minorEastAsia"/>
              <w:noProof/>
            </w:rPr>
          </w:pPr>
          <w:del w:id="2969" w:author="Sammartano, Marc (BIC USA)" w:date="2015-12-02T15:17:00Z">
            <w:r w:rsidRPr="00AD0C75" w:rsidDel="00AD0C75">
              <w:rPr>
                <w:noProof/>
              </w:rPr>
              <w:delText>Format expression</w:delText>
            </w:r>
            <w:r w:rsidDel="00AD0C75">
              <w:rPr>
                <w:noProof/>
                <w:webHidden/>
              </w:rPr>
              <w:tab/>
            </w:r>
          </w:del>
          <w:del w:id="2970" w:author="Sammartano, Marc (BIC USA)" w:date="2015-12-02T15:16:00Z">
            <w:r w:rsidDel="00AD0C75">
              <w:rPr>
                <w:noProof/>
                <w:webHidden/>
              </w:rPr>
              <w:delText>67</w:delText>
            </w:r>
          </w:del>
        </w:p>
        <w:p w:rsidR="00BF4B5C" w:rsidDel="00AD0C75" w:rsidRDefault="00BF4B5C">
          <w:pPr>
            <w:pStyle w:val="TOC3"/>
            <w:rPr>
              <w:del w:id="2971" w:author="Sammartano, Marc (BIC USA)" w:date="2015-12-02T15:17:00Z"/>
              <w:rFonts w:eastAsiaTheme="minorEastAsia"/>
              <w:noProof/>
            </w:rPr>
          </w:pPr>
          <w:del w:id="2972" w:author="Sammartano, Marc (BIC USA)" w:date="2015-12-02T15:17:00Z">
            <w:r w:rsidRPr="00AD0C75" w:rsidDel="00AD0C75">
              <w:rPr>
                <w:noProof/>
              </w:rPr>
              <w:delText>Integer values</w:delText>
            </w:r>
            <w:r w:rsidDel="00AD0C75">
              <w:rPr>
                <w:noProof/>
                <w:webHidden/>
              </w:rPr>
              <w:tab/>
            </w:r>
          </w:del>
          <w:del w:id="2973" w:author="Sammartano, Marc (BIC USA)" w:date="2015-12-02T15:16:00Z">
            <w:r w:rsidDel="00AD0C75">
              <w:rPr>
                <w:noProof/>
                <w:webHidden/>
              </w:rPr>
              <w:delText>70</w:delText>
            </w:r>
          </w:del>
        </w:p>
        <w:p w:rsidR="00BF4B5C" w:rsidDel="00AD0C75" w:rsidRDefault="00BF4B5C">
          <w:pPr>
            <w:pStyle w:val="TOC2"/>
            <w:rPr>
              <w:del w:id="2974" w:author="Sammartano, Marc (BIC USA)" w:date="2015-12-02T15:17:00Z"/>
              <w:rFonts w:eastAsiaTheme="minorEastAsia"/>
              <w:noProof/>
            </w:rPr>
          </w:pPr>
          <w:del w:id="2975" w:author="Sammartano, Marc (BIC USA)" w:date="2015-12-02T15:17:00Z">
            <w:r w:rsidRPr="00AD0C75" w:rsidDel="00AD0C75">
              <w:rPr>
                <w:noProof/>
              </w:rPr>
              <w:delText>FORMAT_USING$(&lt;locale_sexp&gt;, &lt;format_sexp&gt; { , &lt;exp&gt;}...)</w:delText>
            </w:r>
            <w:r w:rsidDel="00AD0C75">
              <w:rPr>
                <w:noProof/>
                <w:webHidden/>
              </w:rPr>
              <w:tab/>
            </w:r>
            <w:r w:rsidR="00AD0C75" w:rsidDel="00AD0C75">
              <w:rPr>
                <w:noProof/>
                <w:webHidden/>
              </w:rPr>
              <w:delText>71</w:delText>
            </w:r>
          </w:del>
        </w:p>
        <w:p w:rsidR="00BF4B5C" w:rsidDel="00AD0C75" w:rsidRDefault="00BF4B5C">
          <w:pPr>
            <w:pStyle w:val="TOC2"/>
            <w:rPr>
              <w:del w:id="2976" w:author="Sammartano, Marc (BIC USA)" w:date="2015-12-02T15:17:00Z"/>
              <w:rFonts w:eastAsiaTheme="minorEastAsia"/>
              <w:noProof/>
            </w:rPr>
          </w:pPr>
          <w:del w:id="2977" w:author="Sammartano, Marc (BIC USA)" w:date="2015-12-02T15:17:00Z">
            <w:r w:rsidRPr="00AD0C75" w:rsidDel="00AD0C75">
              <w:rPr>
                <w:rFonts w:eastAsia="Times New Roman"/>
                <w:noProof/>
              </w:rPr>
              <w:delText>FORMAT$(</w:delText>
            </w:r>
            <w:r w:rsidRPr="00AD0C75" w:rsidDel="00AD0C75">
              <w:rPr>
                <w:noProof/>
              </w:rPr>
              <w:delText>&lt;pattern_sexp&gt;</w:delText>
            </w:r>
            <w:r w:rsidRPr="00AD0C75" w:rsidDel="00AD0C75">
              <w:rPr>
                <w:rFonts w:eastAsia="Times New Roman"/>
                <w:noProof/>
              </w:rPr>
              <w:delText xml:space="preserve">, </w:delText>
            </w:r>
            <w:r w:rsidRPr="00AD0C75" w:rsidDel="00AD0C75">
              <w:rPr>
                <w:noProof/>
              </w:rPr>
              <w:delText>&lt;nexp&gt;</w:delText>
            </w:r>
            <w:r w:rsidRPr="00AD0C75" w:rsidDel="00AD0C75">
              <w:rPr>
                <w:rFonts w:eastAsia="Times New Roman"/>
                <w:noProof/>
              </w:rPr>
              <w:delText>)</w:delText>
            </w:r>
            <w:r w:rsidDel="00AD0C75">
              <w:rPr>
                <w:noProof/>
                <w:webHidden/>
              </w:rPr>
              <w:tab/>
            </w:r>
            <w:r w:rsidR="00AD0C75" w:rsidDel="00AD0C75">
              <w:rPr>
                <w:noProof/>
                <w:webHidden/>
              </w:rPr>
              <w:delText>71</w:delText>
            </w:r>
          </w:del>
        </w:p>
        <w:p w:rsidR="00BF4B5C" w:rsidDel="00AD0C75" w:rsidRDefault="00BF4B5C">
          <w:pPr>
            <w:pStyle w:val="TOC3"/>
            <w:rPr>
              <w:del w:id="2978" w:author="Sammartano, Marc (BIC USA)" w:date="2015-12-02T15:17:00Z"/>
              <w:rFonts w:eastAsiaTheme="minorEastAsia"/>
              <w:noProof/>
            </w:rPr>
          </w:pPr>
          <w:del w:id="2979" w:author="Sammartano, Marc (BIC USA)" w:date="2015-12-02T15:17:00Z">
            <w:r w:rsidRPr="00AD0C75" w:rsidDel="00AD0C75">
              <w:rPr>
                <w:noProof/>
              </w:rPr>
              <w:delText>Notes</w:delText>
            </w:r>
            <w:r w:rsidDel="00AD0C75">
              <w:rPr>
                <w:noProof/>
                <w:webHidden/>
              </w:rPr>
              <w:tab/>
            </w:r>
          </w:del>
          <w:del w:id="2980" w:author="Sammartano, Marc (BIC USA)" w:date="2015-12-02T15:16:00Z">
            <w:r w:rsidDel="00AD0C75">
              <w:rPr>
                <w:noProof/>
                <w:webHidden/>
              </w:rPr>
              <w:delText>71</w:delText>
            </w:r>
          </w:del>
        </w:p>
        <w:p w:rsidR="00BF4B5C" w:rsidDel="00AD0C75" w:rsidRDefault="00BF4B5C">
          <w:pPr>
            <w:pStyle w:val="TOC3"/>
            <w:rPr>
              <w:del w:id="2981" w:author="Sammartano, Marc (BIC USA)" w:date="2015-12-02T15:17:00Z"/>
              <w:rFonts w:eastAsiaTheme="minorEastAsia"/>
              <w:noProof/>
            </w:rPr>
          </w:pPr>
          <w:del w:id="2982" w:author="Sammartano, Marc (BIC USA)" w:date="2015-12-02T15:17:00Z">
            <w:r w:rsidRPr="00AD0C75" w:rsidDel="00AD0C75">
              <w:rPr>
                <w:noProof/>
              </w:rPr>
              <w:delText>Examples</w:delText>
            </w:r>
            <w:r w:rsidDel="00AD0C75">
              <w:rPr>
                <w:noProof/>
                <w:webHidden/>
              </w:rPr>
              <w:tab/>
            </w:r>
            <w:r w:rsidR="00AD0C75" w:rsidDel="00AD0C75">
              <w:rPr>
                <w:noProof/>
                <w:webHidden/>
              </w:rPr>
              <w:delText>72</w:delText>
            </w:r>
          </w:del>
        </w:p>
        <w:p w:rsidR="00BF4B5C" w:rsidDel="00AD0C75" w:rsidRDefault="00BF4B5C">
          <w:pPr>
            <w:pStyle w:val="TOC1"/>
            <w:tabs>
              <w:tab w:val="right" w:leader="dot" w:pos="9350"/>
            </w:tabs>
            <w:rPr>
              <w:del w:id="2983" w:author="Sammartano, Marc (BIC USA)" w:date="2015-12-02T15:17:00Z"/>
              <w:rFonts w:eastAsiaTheme="minorEastAsia"/>
              <w:noProof/>
            </w:rPr>
          </w:pPr>
          <w:del w:id="2984" w:author="Sammartano, Marc (BIC USA)" w:date="2015-12-02T15:17:00Z">
            <w:r w:rsidRPr="00AD0C75" w:rsidDel="00AD0C75">
              <w:rPr>
                <w:noProof/>
              </w:rPr>
              <w:delText>User-Defined Functions</w:delText>
            </w:r>
            <w:r w:rsidDel="00AD0C75">
              <w:rPr>
                <w:noProof/>
                <w:webHidden/>
              </w:rPr>
              <w:tab/>
            </w:r>
          </w:del>
          <w:del w:id="2985" w:author="Sammartano, Marc (BIC USA)" w:date="2015-12-02T15:16:00Z">
            <w:r w:rsidDel="00AD0C75">
              <w:rPr>
                <w:noProof/>
                <w:webHidden/>
              </w:rPr>
              <w:delText>72</w:delText>
            </w:r>
          </w:del>
        </w:p>
        <w:p w:rsidR="00BF4B5C" w:rsidDel="00AD0C75" w:rsidRDefault="00BF4B5C">
          <w:pPr>
            <w:pStyle w:val="TOC2"/>
            <w:rPr>
              <w:del w:id="2986" w:author="Sammartano, Marc (BIC USA)" w:date="2015-12-02T15:17:00Z"/>
              <w:rFonts w:eastAsiaTheme="minorEastAsia"/>
              <w:noProof/>
            </w:rPr>
          </w:pPr>
          <w:del w:id="2987" w:author="Sammartano, Marc (BIC USA)" w:date="2015-12-02T15:17:00Z">
            <w:r w:rsidRPr="00AD0C75" w:rsidDel="00AD0C75">
              <w:rPr>
                <w:noProof/>
              </w:rPr>
              <w:delText>Variable Scope</w:delText>
            </w:r>
            <w:r w:rsidDel="00AD0C75">
              <w:rPr>
                <w:noProof/>
                <w:webHidden/>
              </w:rPr>
              <w:tab/>
            </w:r>
          </w:del>
          <w:del w:id="2988" w:author="Sammartano, Marc (BIC USA)" w:date="2015-12-02T15:16:00Z">
            <w:r w:rsidDel="00AD0C75">
              <w:rPr>
                <w:noProof/>
                <w:webHidden/>
              </w:rPr>
              <w:delText>72</w:delText>
            </w:r>
          </w:del>
        </w:p>
        <w:p w:rsidR="00BF4B5C" w:rsidDel="00AD0C75" w:rsidRDefault="00BF4B5C">
          <w:pPr>
            <w:pStyle w:val="TOC2"/>
            <w:rPr>
              <w:del w:id="2989" w:author="Sammartano, Marc (BIC USA)" w:date="2015-12-02T15:17:00Z"/>
              <w:rFonts w:eastAsiaTheme="minorEastAsia"/>
              <w:noProof/>
            </w:rPr>
          </w:pPr>
          <w:del w:id="2990" w:author="Sammartano, Marc (BIC USA)" w:date="2015-12-02T15:17:00Z">
            <w:r w:rsidRPr="00AD0C75" w:rsidDel="00AD0C75">
              <w:rPr>
                <w:noProof/>
              </w:rPr>
              <w:delText>Data Structures in User-Defined Functions</w:delText>
            </w:r>
            <w:r w:rsidDel="00AD0C75">
              <w:rPr>
                <w:noProof/>
                <w:webHidden/>
              </w:rPr>
              <w:tab/>
            </w:r>
          </w:del>
          <w:del w:id="2991" w:author="Sammartano, Marc (BIC USA)" w:date="2015-12-02T15:16:00Z">
            <w:r w:rsidDel="00AD0C75">
              <w:rPr>
                <w:noProof/>
                <w:webHidden/>
              </w:rPr>
              <w:delText>72</w:delText>
            </w:r>
          </w:del>
        </w:p>
        <w:p w:rsidR="00BF4B5C" w:rsidDel="00AD0C75" w:rsidRDefault="00BF4B5C">
          <w:pPr>
            <w:pStyle w:val="TOC2"/>
            <w:rPr>
              <w:del w:id="2992" w:author="Sammartano, Marc (BIC USA)" w:date="2015-12-02T15:17:00Z"/>
              <w:rFonts w:eastAsiaTheme="minorEastAsia"/>
              <w:noProof/>
            </w:rPr>
          </w:pPr>
          <w:del w:id="2993" w:author="Sammartano, Marc (BIC USA)" w:date="2015-12-02T15:17:00Z">
            <w:r w:rsidRPr="00AD0C75" w:rsidDel="00AD0C75">
              <w:rPr>
                <w:noProof/>
              </w:rPr>
              <w:delText>Commands</w:delText>
            </w:r>
            <w:r w:rsidDel="00AD0C75">
              <w:rPr>
                <w:noProof/>
                <w:webHidden/>
              </w:rPr>
              <w:tab/>
            </w:r>
          </w:del>
          <w:del w:id="2994" w:author="Sammartano, Marc (BIC USA)" w:date="2015-12-02T15:16:00Z">
            <w:r w:rsidDel="00AD0C75">
              <w:rPr>
                <w:noProof/>
                <w:webHidden/>
              </w:rPr>
              <w:delText>73</w:delText>
            </w:r>
          </w:del>
        </w:p>
        <w:p w:rsidR="00BF4B5C" w:rsidDel="00AD0C75" w:rsidRDefault="00BF4B5C">
          <w:pPr>
            <w:pStyle w:val="TOC3"/>
            <w:rPr>
              <w:del w:id="2995" w:author="Sammartano, Marc (BIC USA)" w:date="2015-12-02T15:17:00Z"/>
              <w:rFonts w:eastAsiaTheme="minorEastAsia"/>
              <w:noProof/>
            </w:rPr>
          </w:pPr>
          <w:del w:id="2996" w:author="Sammartano, Marc (BIC USA)" w:date="2015-12-02T15:17:00Z">
            <w:r w:rsidRPr="00AD0C75" w:rsidDel="00AD0C75">
              <w:rPr>
                <w:noProof/>
              </w:rPr>
              <w:delText>Fn.def name|name$( {nvar}|{svar}|Array[]|Array$[], ... {nvar}|{svar}|Array[]|Array$[])</w:delText>
            </w:r>
            <w:r w:rsidDel="00AD0C75">
              <w:rPr>
                <w:noProof/>
                <w:webHidden/>
              </w:rPr>
              <w:tab/>
            </w:r>
          </w:del>
          <w:del w:id="2997" w:author="Sammartano, Marc (BIC USA)" w:date="2015-12-02T15:16:00Z">
            <w:r w:rsidDel="00AD0C75">
              <w:rPr>
                <w:noProof/>
                <w:webHidden/>
              </w:rPr>
              <w:delText>73</w:delText>
            </w:r>
          </w:del>
        </w:p>
        <w:p w:rsidR="00BF4B5C" w:rsidDel="00AD0C75" w:rsidRDefault="00BF4B5C">
          <w:pPr>
            <w:pStyle w:val="TOC3"/>
            <w:rPr>
              <w:del w:id="2998" w:author="Sammartano, Marc (BIC USA)" w:date="2015-12-02T15:17:00Z"/>
              <w:rFonts w:eastAsiaTheme="minorEastAsia"/>
              <w:noProof/>
            </w:rPr>
          </w:pPr>
          <w:del w:id="2999" w:author="Sammartano, Marc (BIC USA)" w:date="2015-12-02T15:17:00Z">
            <w:r w:rsidRPr="00AD0C75" w:rsidDel="00AD0C75">
              <w:rPr>
                <w:noProof/>
              </w:rPr>
              <w:delText>Fn.rtn &lt;sexp&gt;|&lt;nexp&gt;</w:delText>
            </w:r>
            <w:r w:rsidDel="00AD0C75">
              <w:rPr>
                <w:noProof/>
                <w:webHidden/>
              </w:rPr>
              <w:tab/>
            </w:r>
          </w:del>
          <w:del w:id="3000" w:author="Sammartano, Marc (BIC USA)" w:date="2015-12-02T15:16:00Z">
            <w:r w:rsidDel="00AD0C75">
              <w:rPr>
                <w:noProof/>
                <w:webHidden/>
              </w:rPr>
              <w:delText>74</w:delText>
            </w:r>
          </w:del>
        </w:p>
        <w:p w:rsidR="00BF4B5C" w:rsidDel="00AD0C75" w:rsidRDefault="00BF4B5C">
          <w:pPr>
            <w:pStyle w:val="TOC3"/>
            <w:rPr>
              <w:del w:id="3001" w:author="Sammartano, Marc (BIC USA)" w:date="2015-12-02T15:17:00Z"/>
              <w:rFonts w:eastAsiaTheme="minorEastAsia"/>
              <w:noProof/>
            </w:rPr>
          </w:pPr>
          <w:del w:id="3002" w:author="Sammartano, Marc (BIC USA)" w:date="2015-12-02T15:17:00Z">
            <w:r w:rsidRPr="00AD0C75" w:rsidDel="00AD0C75">
              <w:rPr>
                <w:noProof/>
              </w:rPr>
              <w:delText>Fn.end</w:delText>
            </w:r>
            <w:r w:rsidDel="00AD0C75">
              <w:rPr>
                <w:noProof/>
                <w:webHidden/>
              </w:rPr>
              <w:tab/>
            </w:r>
          </w:del>
          <w:del w:id="3003" w:author="Sammartano, Marc (BIC USA)" w:date="2015-12-02T15:16:00Z">
            <w:r w:rsidDel="00AD0C75">
              <w:rPr>
                <w:noProof/>
                <w:webHidden/>
              </w:rPr>
              <w:delText>74</w:delText>
            </w:r>
          </w:del>
        </w:p>
        <w:p w:rsidR="00BF4B5C" w:rsidDel="00AD0C75" w:rsidRDefault="00BF4B5C">
          <w:pPr>
            <w:pStyle w:val="TOC3"/>
            <w:rPr>
              <w:del w:id="3004" w:author="Sammartano, Marc (BIC USA)" w:date="2015-12-02T15:17:00Z"/>
              <w:rFonts w:eastAsiaTheme="minorEastAsia"/>
              <w:noProof/>
            </w:rPr>
          </w:pPr>
          <w:del w:id="3005" w:author="Sammartano, Marc (BIC USA)" w:date="2015-12-02T15:17:00Z">
            <w:r w:rsidRPr="00AD0C75" w:rsidDel="00AD0C75">
              <w:rPr>
                <w:noProof/>
              </w:rPr>
              <w:delText>Call &lt;user_defined_function&gt;</w:delText>
            </w:r>
            <w:r w:rsidDel="00AD0C75">
              <w:rPr>
                <w:noProof/>
                <w:webHidden/>
              </w:rPr>
              <w:tab/>
            </w:r>
          </w:del>
          <w:del w:id="3006" w:author="Sammartano, Marc (BIC USA)" w:date="2015-12-02T15:16:00Z">
            <w:r w:rsidDel="00AD0C75">
              <w:rPr>
                <w:noProof/>
                <w:webHidden/>
              </w:rPr>
              <w:delText>74</w:delText>
            </w:r>
          </w:del>
        </w:p>
        <w:p w:rsidR="00BF4B5C" w:rsidDel="00AD0C75" w:rsidRDefault="00BF4B5C">
          <w:pPr>
            <w:pStyle w:val="TOC1"/>
            <w:tabs>
              <w:tab w:val="right" w:leader="dot" w:pos="9350"/>
            </w:tabs>
            <w:rPr>
              <w:del w:id="3007" w:author="Sammartano, Marc (BIC USA)" w:date="2015-12-02T15:17:00Z"/>
              <w:rFonts w:eastAsiaTheme="minorEastAsia"/>
              <w:noProof/>
            </w:rPr>
          </w:pPr>
          <w:del w:id="3008" w:author="Sammartano, Marc (BIC USA)" w:date="2015-12-02T15:17:00Z">
            <w:r w:rsidRPr="00AD0C75" w:rsidDel="00AD0C75">
              <w:rPr>
                <w:noProof/>
              </w:rPr>
              <w:delText>Program Control Commands</w:delText>
            </w:r>
            <w:r w:rsidDel="00AD0C75">
              <w:rPr>
                <w:noProof/>
                <w:webHidden/>
              </w:rPr>
              <w:tab/>
            </w:r>
          </w:del>
          <w:del w:id="3009" w:author="Sammartano, Marc (BIC USA)" w:date="2015-12-02T15:16:00Z">
            <w:r w:rsidDel="00AD0C75">
              <w:rPr>
                <w:noProof/>
                <w:webHidden/>
              </w:rPr>
              <w:delText>75</w:delText>
            </w:r>
          </w:del>
        </w:p>
        <w:p w:rsidR="00BF4B5C" w:rsidDel="00AD0C75" w:rsidRDefault="00BF4B5C">
          <w:pPr>
            <w:pStyle w:val="TOC2"/>
            <w:rPr>
              <w:del w:id="3010" w:author="Sammartano, Marc (BIC USA)" w:date="2015-12-02T15:17:00Z"/>
              <w:rFonts w:eastAsiaTheme="minorEastAsia"/>
              <w:noProof/>
            </w:rPr>
          </w:pPr>
          <w:del w:id="3011" w:author="Sammartano, Marc (BIC USA)" w:date="2015-12-02T15:17:00Z">
            <w:r w:rsidRPr="00AD0C75" w:rsidDel="00AD0C75">
              <w:rPr>
                <w:noProof/>
              </w:rPr>
              <w:delText>If / Then / Else / Elseif / Endif</w:delText>
            </w:r>
            <w:r w:rsidDel="00AD0C75">
              <w:rPr>
                <w:noProof/>
                <w:webHidden/>
              </w:rPr>
              <w:tab/>
            </w:r>
          </w:del>
          <w:del w:id="3012" w:author="Sammartano, Marc (BIC USA)" w:date="2015-12-02T15:16:00Z">
            <w:r w:rsidDel="00AD0C75">
              <w:rPr>
                <w:noProof/>
                <w:webHidden/>
              </w:rPr>
              <w:delText>75</w:delText>
            </w:r>
          </w:del>
        </w:p>
        <w:p w:rsidR="00BF4B5C" w:rsidDel="00AD0C75" w:rsidRDefault="00BF4B5C">
          <w:pPr>
            <w:pStyle w:val="TOC2"/>
            <w:rPr>
              <w:del w:id="3013" w:author="Sammartano, Marc (BIC USA)" w:date="2015-12-02T15:17:00Z"/>
              <w:rFonts w:eastAsiaTheme="minorEastAsia"/>
              <w:noProof/>
            </w:rPr>
          </w:pPr>
          <w:del w:id="3014" w:author="Sammartano, Marc (BIC USA)" w:date="2015-12-02T15:17:00Z">
            <w:r w:rsidRPr="00AD0C75" w:rsidDel="00AD0C75">
              <w:rPr>
                <w:noProof/>
              </w:rPr>
              <w:delText>If / Then / Else</w:delText>
            </w:r>
            <w:r w:rsidDel="00AD0C75">
              <w:rPr>
                <w:noProof/>
                <w:webHidden/>
              </w:rPr>
              <w:tab/>
            </w:r>
          </w:del>
          <w:del w:id="3015" w:author="Sammartano, Marc (BIC USA)" w:date="2015-12-02T15:16:00Z">
            <w:r w:rsidDel="00AD0C75">
              <w:rPr>
                <w:noProof/>
                <w:webHidden/>
              </w:rPr>
              <w:delText>75</w:delText>
            </w:r>
          </w:del>
        </w:p>
        <w:p w:rsidR="00BF4B5C" w:rsidDel="00AD0C75" w:rsidRDefault="00BF4B5C">
          <w:pPr>
            <w:pStyle w:val="TOC2"/>
            <w:rPr>
              <w:del w:id="3016" w:author="Sammartano, Marc (BIC USA)" w:date="2015-12-02T15:17:00Z"/>
              <w:rFonts w:eastAsiaTheme="minorEastAsia"/>
              <w:noProof/>
            </w:rPr>
          </w:pPr>
          <w:del w:id="3017" w:author="Sammartano, Marc (BIC USA)" w:date="2015-12-02T15:17:00Z">
            <w:r w:rsidRPr="00AD0C75" w:rsidDel="00AD0C75">
              <w:rPr>
                <w:noProof/>
              </w:rPr>
              <w:delText>For - To - Step / Next</w:delText>
            </w:r>
            <w:r w:rsidDel="00AD0C75">
              <w:rPr>
                <w:noProof/>
                <w:webHidden/>
              </w:rPr>
              <w:tab/>
            </w:r>
          </w:del>
          <w:del w:id="3018" w:author="Sammartano, Marc (BIC USA)" w:date="2015-12-02T15:16:00Z">
            <w:r w:rsidDel="00AD0C75">
              <w:rPr>
                <w:noProof/>
                <w:webHidden/>
              </w:rPr>
              <w:delText>76</w:delText>
            </w:r>
          </w:del>
        </w:p>
        <w:p w:rsidR="00BF4B5C" w:rsidDel="00AD0C75" w:rsidRDefault="00BF4B5C">
          <w:pPr>
            <w:pStyle w:val="TOC2"/>
            <w:rPr>
              <w:del w:id="3019" w:author="Sammartano, Marc (BIC USA)" w:date="2015-12-02T15:17:00Z"/>
              <w:rFonts w:eastAsiaTheme="minorEastAsia"/>
              <w:noProof/>
            </w:rPr>
          </w:pPr>
          <w:del w:id="3020" w:author="Sammartano, Marc (BIC USA)" w:date="2015-12-02T15:17:00Z">
            <w:r w:rsidRPr="00AD0C75" w:rsidDel="00AD0C75">
              <w:rPr>
                <w:noProof/>
              </w:rPr>
              <w:delText>F_N.continue</w:delText>
            </w:r>
            <w:r w:rsidDel="00AD0C75">
              <w:rPr>
                <w:noProof/>
                <w:webHidden/>
              </w:rPr>
              <w:tab/>
            </w:r>
          </w:del>
          <w:del w:id="3021" w:author="Sammartano, Marc (BIC USA)" w:date="2015-12-02T15:16:00Z">
            <w:r w:rsidDel="00AD0C75">
              <w:rPr>
                <w:noProof/>
                <w:webHidden/>
              </w:rPr>
              <w:delText>77</w:delText>
            </w:r>
          </w:del>
        </w:p>
        <w:p w:rsidR="00BF4B5C" w:rsidDel="00AD0C75" w:rsidRDefault="00BF4B5C">
          <w:pPr>
            <w:pStyle w:val="TOC2"/>
            <w:rPr>
              <w:del w:id="3022" w:author="Sammartano, Marc (BIC USA)" w:date="2015-12-02T15:17:00Z"/>
              <w:rFonts w:eastAsiaTheme="minorEastAsia"/>
              <w:noProof/>
            </w:rPr>
          </w:pPr>
          <w:del w:id="3023" w:author="Sammartano, Marc (BIC USA)" w:date="2015-12-02T15:17:00Z">
            <w:r w:rsidRPr="00AD0C75" w:rsidDel="00AD0C75">
              <w:rPr>
                <w:noProof/>
              </w:rPr>
              <w:delText>F_N.break</w:delText>
            </w:r>
            <w:r w:rsidDel="00AD0C75">
              <w:rPr>
                <w:noProof/>
                <w:webHidden/>
              </w:rPr>
              <w:tab/>
            </w:r>
          </w:del>
          <w:del w:id="3024" w:author="Sammartano, Marc (BIC USA)" w:date="2015-12-02T15:16:00Z">
            <w:r w:rsidDel="00AD0C75">
              <w:rPr>
                <w:noProof/>
                <w:webHidden/>
              </w:rPr>
              <w:delText>77</w:delText>
            </w:r>
          </w:del>
        </w:p>
        <w:p w:rsidR="00BF4B5C" w:rsidDel="00AD0C75" w:rsidRDefault="00BF4B5C">
          <w:pPr>
            <w:pStyle w:val="TOC2"/>
            <w:rPr>
              <w:del w:id="3025" w:author="Sammartano, Marc (BIC USA)" w:date="2015-12-02T15:17:00Z"/>
              <w:rFonts w:eastAsiaTheme="minorEastAsia"/>
              <w:noProof/>
            </w:rPr>
          </w:pPr>
          <w:del w:id="3026" w:author="Sammartano, Marc (BIC USA)" w:date="2015-12-02T15:17:00Z">
            <w:r w:rsidRPr="00AD0C75" w:rsidDel="00AD0C75">
              <w:rPr>
                <w:noProof/>
              </w:rPr>
              <w:delText>While &lt;lexp&gt; / Repeat</w:delText>
            </w:r>
            <w:r w:rsidDel="00AD0C75">
              <w:rPr>
                <w:noProof/>
                <w:webHidden/>
              </w:rPr>
              <w:tab/>
            </w:r>
          </w:del>
          <w:del w:id="3027" w:author="Sammartano, Marc (BIC USA)" w:date="2015-12-02T15:16:00Z">
            <w:r w:rsidDel="00AD0C75">
              <w:rPr>
                <w:noProof/>
                <w:webHidden/>
              </w:rPr>
              <w:delText>77</w:delText>
            </w:r>
          </w:del>
        </w:p>
        <w:p w:rsidR="00BF4B5C" w:rsidDel="00AD0C75" w:rsidRDefault="00BF4B5C">
          <w:pPr>
            <w:pStyle w:val="TOC2"/>
            <w:rPr>
              <w:del w:id="3028" w:author="Sammartano, Marc (BIC USA)" w:date="2015-12-02T15:17:00Z"/>
              <w:rFonts w:eastAsiaTheme="minorEastAsia"/>
              <w:noProof/>
            </w:rPr>
          </w:pPr>
          <w:del w:id="3029" w:author="Sammartano, Marc (BIC USA)" w:date="2015-12-02T15:17:00Z">
            <w:r w:rsidRPr="00AD0C75" w:rsidDel="00AD0C75">
              <w:rPr>
                <w:noProof/>
              </w:rPr>
              <w:delText>W_R.continue</w:delText>
            </w:r>
            <w:r w:rsidDel="00AD0C75">
              <w:rPr>
                <w:noProof/>
                <w:webHidden/>
              </w:rPr>
              <w:tab/>
            </w:r>
          </w:del>
          <w:del w:id="3030" w:author="Sammartano, Marc (BIC USA)" w:date="2015-12-02T15:16:00Z">
            <w:r w:rsidDel="00AD0C75">
              <w:rPr>
                <w:noProof/>
                <w:webHidden/>
              </w:rPr>
              <w:delText>77</w:delText>
            </w:r>
          </w:del>
        </w:p>
        <w:p w:rsidR="00BF4B5C" w:rsidDel="00AD0C75" w:rsidRDefault="00BF4B5C">
          <w:pPr>
            <w:pStyle w:val="TOC2"/>
            <w:rPr>
              <w:del w:id="3031" w:author="Sammartano, Marc (BIC USA)" w:date="2015-12-02T15:17:00Z"/>
              <w:rFonts w:eastAsiaTheme="minorEastAsia"/>
              <w:noProof/>
            </w:rPr>
          </w:pPr>
          <w:del w:id="3032" w:author="Sammartano, Marc (BIC USA)" w:date="2015-12-02T15:17:00Z">
            <w:r w:rsidRPr="00AD0C75" w:rsidDel="00AD0C75">
              <w:rPr>
                <w:noProof/>
              </w:rPr>
              <w:delText>W_R.break</w:delText>
            </w:r>
            <w:r w:rsidDel="00AD0C75">
              <w:rPr>
                <w:noProof/>
                <w:webHidden/>
              </w:rPr>
              <w:tab/>
            </w:r>
          </w:del>
          <w:del w:id="3033" w:author="Sammartano, Marc (BIC USA)" w:date="2015-12-02T15:16:00Z">
            <w:r w:rsidDel="00AD0C75">
              <w:rPr>
                <w:noProof/>
                <w:webHidden/>
              </w:rPr>
              <w:delText>77</w:delText>
            </w:r>
          </w:del>
        </w:p>
        <w:p w:rsidR="00BF4B5C" w:rsidDel="00AD0C75" w:rsidRDefault="00BF4B5C">
          <w:pPr>
            <w:pStyle w:val="TOC2"/>
            <w:rPr>
              <w:del w:id="3034" w:author="Sammartano, Marc (BIC USA)" w:date="2015-12-02T15:17:00Z"/>
              <w:rFonts w:eastAsiaTheme="minorEastAsia"/>
              <w:noProof/>
            </w:rPr>
          </w:pPr>
          <w:del w:id="3035" w:author="Sammartano, Marc (BIC USA)" w:date="2015-12-02T15:17:00Z">
            <w:r w:rsidRPr="00AD0C75" w:rsidDel="00AD0C75">
              <w:rPr>
                <w:noProof/>
              </w:rPr>
              <w:delText>Do / Until &lt;lexp&gt;</w:delText>
            </w:r>
            <w:r w:rsidDel="00AD0C75">
              <w:rPr>
                <w:noProof/>
                <w:webHidden/>
              </w:rPr>
              <w:tab/>
            </w:r>
          </w:del>
          <w:del w:id="3036" w:author="Sammartano, Marc (BIC USA)" w:date="2015-12-02T15:16:00Z">
            <w:r w:rsidDel="00AD0C75">
              <w:rPr>
                <w:noProof/>
                <w:webHidden/>
              </w:rPr>
              <w:delText>77</w:delText>
            </w:r>
          </w:del>
        </w:p>
        <w:p w:rsidR="00BF4B5C" w:rsidDel="00AD0C75" w:rsidRDefault="00BF4B5C">
          <w:pPr>
            <w:pStyle w:val="TOC2"/>
            <w:rPr>
              <w:del w:id="3037" w:author="Sammartano, Marc (BIC USA)" w:date="2015-12-02T15:17:00Z"/>
              <w:rFonts w:eastAsiaTheme="minorEastAsia"/>
              <w:noProof/>
            </w:rPr>
          </w:pPr>
          <w:del w:id="3038" w:author="Sammartano, Marc (BIC USA)" w:date="2015-12-02T15:17:00Z">
            <w:r w:rsidRPr="00AD0C75" w:rsidDel="00AD0C75">
              <w:rPr>
                <w:noProof/>
              </w:rPr>
              <w:delText>D_U.continue</w:delText>
            </w:r>
            <w:r w:rsidDel="00AD0C75">
              <w:rPr>
                <w:noProof/>
                <w:webHidden/>
              </w:rPr>
              <w:tab/>
            </w:r>
          </w:del>
          <w:del w:id="3039" w:author="Sammartano, Marc (BIC USA)" w:date="2015-12-02T15:16:00Z">
            <w:r w:rsidDel="00AD0C75">
              <w:rPr>
                <w:noProof/>
                <w:webHidden/>
              </w:rPr>
              <w:delText>78</w:delText>
            </w:r>
          </w:del>
        </w:p>
        <w:p w:rsidR="00BF4B5C" w:rsidDel="00AD0C75" w:rsidRDefault="00BF4B5C">
          <w:pPr>
            <w:pStyle w:val="TOC2"/>
            <w:rPr>
              <w:del w:id="3040" w:author="Sammartano, Marc (BIC USA)" w:date="2015-12-02T15:17:00Z"/>
              <w:rFonts w:eastAsiaTheme="minorEastAsia"/>
              <w:noProof/>
            </w:rPr>
          </w:pPr>
          <w:del w:id="3041" w:author="Sammartano, Marc (BIC USA)" w:date="2015-12-02T15:17:00Z">
            <w:r w:rsidRPr="00AD0C75" w:rsidDel="00AD0C75">
              <w:rPr>
                <w:noProof/>
              </w:rPr>
              <w:delText>D_U.break</w:delText>
            </w:r>
            <w:r w:rsidDel="00AD0C75">
              <w:rPr>
                <w:noProof/>
                <w:webHidden/>
              </w:rPr>
              <w:tab/>
            </w:r>
          </w:del>
          <w:del w:id="3042" w:author="Sammartano, Marc (BIC USA)" w:date="2015-12-02T15:16:00Z">
            <w:r w:rsidDel="00AD0C75">
              <w:rPr>
                <w:noProof/>
                <w:webHidden/>
              </w:rPr>
              <w:delText>78</w:delText>
            </w:r>
          </w:del>
        </w:p>
        <w:p w:rsidR="00BF4B5C" w:rsidDel="00AD0C75" w:rsidRDefault="00BF4B5C">
          <w:pPr>
            <w:pStyle w:val="TOC2"/>
            <w:rPr>
              <w:del w:id="3043" w:author="Sammartano, Marc (BIC USA)" w:date="2015-12-02T15:17:00Z"/>
              <w:rFonts w:eastAsiaTheme="minorEastAsia"/>
              <w:noProof/>
            </w:rPr>
          </w:pPr>
          <w:del w:id="3044" w:author="Sammartano, Marc (BIC USA)" w:date="2015-12-02T15:17:00Z">
            <w:r w:rsidRPr="00AD0C75" w:rsidDel="00AD0C75">
              <w:rPr>
                <w:noProof/>
              </w:rPr>
              <w:delText>Labels, GOTO, GOSUB, and RETURN: Traditional BASIC</w:delText>
            </w:r>
            <w:r w:rsidDel="00AD0C75">
              <w:rPr>
                <w:noProof/>
                <w:webHidden/>
              </w:rPr>
              <w:tab/>
            </w:r>
          </w:del>
          <w:del w:id="3045" w:author="Sammartano, Marc (BIC USA)" w:date="2015-12-02T15:16:00Z">
            <w:r w:rsidDel="00AD0C75">
              <w:rPr>
                <w:noProof/>
                <w:webHidden/>
              </w:rPr>
              <w:delText>78</w:delText>
            </w:r>
          </w:del>
        </w:p>
        <w:p w:rsidR="00BF4B5C" w:rsidDel="00AD0C75" w:rsidRDefault="00BF4B5C">
          <w:pPr>
            <w:pStyle w:val="TOC3"/>
            <w:rPr>
              <w:del w:id="3046" w:author="Sammartano, Marc (BIC USA)" w:date="2015-12-02T15:17:00Z"/>
              <w:rFonts w:eastAsiaTheme="minorEastAsia"/>
              <w:noProof/>
            </w:rPr>
          </w:pPr>
          <w:del w:id="3047" w:author="Sammartano, Marc (BIC USA)" w:date="2015-12-02T15:17:00Z">
            <w:r w:rsidRPr="00AD0C75" w:rsidDel="00AD0C75">
              <w:rPr>
                <w:noProof/>
              </w:rPr>
              <w:delText>Label</w:delText>
            </w:r>
            <w:r w:rsidDel="00AD0C75">
              <w:rPr>
                <w:noProof/>
                <w:webHidden/>
              </w:rPr>
              <w:tab/>
            </w:r>
          </w:del>
          <w:del w:id="3048" w:author="Sammartano, Marc (BIC USA)" w:date="2015-12-02T15:16:00Z">
            <w:r w:rsidDel="00AD0C75">
              <w:rPr>
                <w:noProof/>
                <w:webHidden/>
              </w:rPr>
              <w:delText>78</w:delText>
            </w:r>
          </w:del>
        </w:p>
        <w:p w:rsidR="00BF4B5C" w:rsidDel="00AD0C75" w:rsidRDefault="00BF4B5C">
          <w:pPr>
            <w:pStyle w:val="TOC3"/>
            <w:rPr>
              <w:del w:id="3049" w:author="Sammartano, Marc (BIC USA)" w:date="2015-12-02T15:17:00Z"/>
              <w:rFonts w:eastAsiaTheme="minorEastAsia"/>
              <w:noProof/>
            </w:rPr>
          </w:pPr>
          <w:del w:id="3050" w:author="Sammartano, Marc (BIC USA)" w:date="2015-12-02T15:17:00Z">
            <w:r w:rsidRPr="00AD0C75" w:rsidDel="00AD0C75">
              <w:rPr>
                <w:noProof/>
              </w:rPr>
              <w:delText>GoTo &lt;label&gt;</w:delText>
            </w:r>
            <w:r w:rsidDel="00AD0C75">
              <w:rPr>
                <w:noProof/>
                <w:webHidden/>
              </w:rPr>
              <w:tab/>
            </w:r>
          </w:del>
          <w:del w:id="3051" w:author="Sammartano, Marc (BIC USA)" w:date="2015-12-02T15:16:00Z">
            <w:r w:rsidDel="00AD0C75">
              <w:rPr>
                <w:noProof/>
                <w:webHidden/>
              </w:rPr>
              <w:delText>79</w:delText>
            </w:r>
          </w:del>
        </w:p>
        <w:p w:rsidR="00BF4B5C" w:rsidDel="00AD0C75" w:rsidRDefault="00BF4B5C">
          <w:pPr>
            <w:pStyle w:val="TOC3"/>
            <w:rPr>
              <w:del w:id="3052" w:author="Sammartano, Marc (BIC USA)" w:date="2015-12-02T15:17:00Z"/>
              <w:rFonts w:eastAsiaTheme="minorEastAsia"/>
              <w:noProof/>
            </w:rPr>
          </w:pPr>
          <w:del w:id="3053" w:author="Sammartano, Marc (BIC USA)" w:date="2015-12-02T15:17:00Z">
            <w:r w:rsidRPr="00AD0C75" w:rsidDel="00AD0C75">
              <w:rPr>
                <w:noProof/>
              </w:rPr>
              <w:delText>GoTo &lt;index_nexp&gt;, &lt;label&gt;...</w:delText>
            </w:r>
            <w:r w:rsidDel="00AD0C75">
              <w:rPr>
                <w:noProof/>
                <w:webHidden/>
              </w:rPr>
              <w:tab/>
            </w:r>
          </w:del>
          <w:del w:id="3054" w:author="Sammartano, Marc (BIC USA)" w:date="2015-12-02T15:16:00Z">
            <w:r w:rsidDel="00AD0C75">
              <w:rPr>
                <w:noProof/>
                <w:webHidden/>
              </w:rPr>
              <w:delText>79</w:delText>
            </w:r>
          </w:del>
        </w:p>
        <w:p w:rsidR="00BF4B5C" w:rsidDel="00AD0C75" w:rsidRDefault="00BF4B5C">
          <w:pPr>
            <w:pStyle w:val="TOC3"/>
            <w:rPr>
              <w:del w:id="3055" w:author="Sammartano, Marc (BIC USA)" w:date="2015-12-02T15:17:00Z"/>
              <w:rFonts w:eastAsiaTheme="minorEastAsia"/>
              <w:noProof/>
            </w:rPr>
          </w:pPr>
          <w:del w:id="3056" w:author="Sammartano, Marc (BIC USA)" w:date="2015-12-02T15:17:00Z">
            <w:r w:rsidRPr="00AD0C75" w:rsidDel="00AD0C75">
              <w:rPr>
                <w:noProof/>
              </w:rPr>
              <w:delText>GoSub &lt;label&gt; / Return</w:delText>
            </w:r>
            <w:r w:rsidDel="00AD0C75">
              <w:rPr>
                <w:noProof/>
                <w:webHidden/>
              </w:rPr>
              <w:tab/>
            </w:r>
          </w:del>
          <w:del w:id="3057" w:author="Sammartano, Marc (BIC USA)" w:date="2015-12-02T15:16:00Z">
            <w:r w:rsidDel="00AD0C75">
              <w:rPr>
                <w:noProof/>
                <w:webHidden/>
              </w:rPr>
              <w:delText>79</w:delText>
            </w:r>
          </w:del>
        </w:p>
        <w:p w:rsidR="00BF4B5C" w:rsidDel="00AD0C75" w:rsidRDefault="00BF4B5C">
          <w:pPr>
            <w:pStyle w:val="TOC3"/>
            <w:rPr>
              <w:del w:id="3058" w:author="Sammartano, Marc (BIC USA)" w:date="2015-12-02T15:17:00Z"/>
              <w:rFonts w:eastAsiaTheme="minorEastAsia"/>
              <w:noProof/>
            </w:rPr>
          </w:pPr>
          <w:del w:id="3059" w:author="Sammartano, Marc (BIC USA)" w:date="2015-12-02T15:17:00Z">
            <w:r w:rsidRPr="00AD0C75" w:rsidDel="00AD0C75">
              <w:rPr>
                <w:noProof/>
              </w:rPr>
              <w:delText>GoSub &lt;index_nexp&gt;, &lt;label&gt;... / Return</w:delText>
            </w:r>
            <w:r w:rsidDel="00AD0C75">
              <w:rPr>
                <w:noProof/>
                <w:webHidden/>
              </w:rPr>
              <w:tab/>
            </w:r>
          </w:del>
          <w:del w:id="3060" w:author="Sammartano, Marc (BIC USA)" w:date="2015-12-02T15:16:00Z">
            <w:r w:rsidDel="00AD0C75">
              <w:rPr>
                <w:noProof/>
                <w:webHidden/>
              </w:rPr>
              <w:delText>80</w:delText>
            </w:r>
          </w:del>
        </w:p>
        <w:p w:rsidR="00BF4B5C" w:rsidDel="00AD0C75" w:rsidRDefault="00BF4B5C">
          <w:pPr>
            <w:pStyle w:val="TOC2"/>
            <w:rPr>
              <w:del w:id="3061" w:author="Sammartano, Marc (BIC USA)" w:date="2015-12-02T15:17:00Z"/>
              <w:rFonts w:eastAsiaTheme="minorEastAsia"/>
              <w:noProof/>
            </w:rPr>
          </w:pPr>
          <w:del w:id="3062" w:author="Sammartano, Marc (BIC USA)" w:date="2015-12-02T15:17:00Z">
            <w:r w:rsidRPr="00AD0C75" w:rsidDel="00AD0C75">
              <w:rPr>
                <w:noProof/>
              </w:rPr>
              <w:delText>Using Source Code from Multiple Files</w:delText>
            </w:r>
            <w:r w:rsidDel="00AD0C75">
              <w:rPr>
                <w:noProof/>
                <w:webHidden/>
              </w:rPr>
              <w:tab/>
            </w:r>
          </w:del>
          <w:del w:id="3063" w:author="Sammartano, Marc (BIC USA)" w:date="2015-12-02T15:16:00Z">
            <w:r w:rsidDel="00AD0C75">
              <w:rPr>
                <w:noProof/>
                <w:webHidden/>
              </w:rPr>
              <w:delText>80</w:delText>
            </w:r>
          </w:del>
        </w:p>
        <w:p w:rsidR="00BF4B5C" w:rsidDel="00AD0C75" w:rsidRDefault="00BF4B5C">
          <w:pPr>
            <w:pStyle w:val="TOC3"/>
            <w:rPr>
              <w:del w:id="3064" w:author="Sammartano, Marc (BIC USA)" w:date="2015-12-02T15:17:00Z"/>
              <w:rFonts w:eastAsiaTheme="minorEastAsia"/>
              <w:noProof/>
            </w:rPr>
          </w:pPr>
          <w:del w:id="3065" w:author="Sammartano, Marc (BIC USA)" w:date="2015-12-02T15:17:00Z">
            <w:r w:rsidRPr="00AD0C75" w:rsidDel="00AD0C75">
              <w:rPr>
                <w:noProof/>
              </w:rPr>
              <w:delText>Include FilePath</w:delText>
            </w:r>
            <w:r w:rsidDel="00AD0C75">
              <w:rPr>
                <w:noProof/>
                <w:webHidden/>
              </w:rPr>
              <w:tab/>
            </w:r>
          </w:del>
          <w:del w:id="3066" w:author="Sammartano, Marc (BIC USA)" w:date="2015-12-02T15:16:00Z">
            <w:r w:rsidDel="00AD0C75">
              <w:rPr>
                <w:noProof/>
                <w:webHidden/>
              </w:rPr>
              <w:delText>80</w:delText>
            </w:r>
          </w:del>
        </w:p>
        <w:p w:rsidR="00BF4B5C" w:rsidDel="00AD0C75" w:rsidRDefault="00BF4B5C">
          <w:pPr>
            <w:pStyle w:val="TOC3"/>
            <w:rPr>
              <w:del w:id="3067" w:author="Sammartano, Marc (BIC USA)" w:date="2015-12-02T15:17:00Z"/>
              <w:rFonts w:eastAsiaTheme="minorEastAsia"/>
              <w:noProof/>
            </w:rPr>
          </w:pPr>
          <w:del w:id="3068" w:author="Sammartano, Marc (BIC USA)" w:date="2015-12-02T15:17:00Z">
            <w:r w:rsidRPr="00AD0C75" w:rsidDel="00AD0C75">
              <w:rPr>
                <w:noProof/>
              </w:rPr>
              <w:delText>Run &lt;filename_sexp&gt; {, &lt;data_sexp&gt;}</w:delText>
            </w:r>
            <w:r w:rsidDel="00AD0C75">
              <w:rPr>
                <w:noProof/>
                <w:webHidden/>
              </w:rPr>
              <w:tab/>
            </w:r>
          </w:del>
          <w:del w:id="3069" w:author="Sammartano, Marc (BIC USA)" w:date="2015-12-02T15:16:00Z">
            <w:r w:rsidDel="00AD0C75">
              <w:rPr>
                <w:noProof/>
                <w:webHidden/>
              </w:rPr>
              <w:delText>81</w:delText>
            </w:r>
          </w:del>
        </w:p>
        <w:p w:rsidR="00BF4B5C" w:rsidDel="00AD0C75" w:rsidRDefault="00BF4B5C">
          <w:pPr>
            <w:pStyle w:val="TOC2"/>
            <w:rPr>
              <w:del w:id="3070" w:author="Sammartano, Marc (BIC USA)" w:date="2015-12-02T15:17:00Z"/>
              <w:rFonts w:eastAsiaTheme="minorEastAsia"/>
              <w:noProof/>
            </w:rPr>
          </w:pPr>
          <w:del w:id="3071" w:author="Sammartano, Marc (BIC USA)" w:date="2015-12-02T15:17:00Z">
            <w:r w:rsidRPr="00AD0C75" w:rsidDel="00AD0C75">
              <w:rPr>
                <w:noProof/>
              </w:rPr>
              <w:delText>Switch Commands</w:delText>
            </w:r>
            <w:r w:rsidDel="00AD0C75">
              <w:rPr>
                <w:noProof/>
                <w:webHidden/>
              </w:rPr>
              <w:tab/>
            </w:r>
          </w:del>
          <w:del w:id="3072" w:author="Sammartano, Marc (BIC USA)" w:date="2015-12-02T15:16:00Z">
            <w:r w:rsidDel="00AD0C75">
              <w:rPr>
                <w:noProof/>
                <w:webHidden/>
              </w:rPr>
              <w:delText>81</w:delText>
            </w:r>
          </w:del>
        </w:p>
        <w:p w:rsidR="00BF4B5C" w:rsidDel="00AD0C75" w:rsidRDefault="00BF4B5C">
          <w:pPr>
            <w:pStyle w:val="TOC3"/>
            <w:rPr>
              <w:del w:id="3073" w:author="Sammartano, Marc (BIC USA)" w:date="2015-12-02T15:17:00Z"/>
              <w:rFonts w:eastAsiaTheme="minorEastAsia"/>
              <w:noProof/>
            </w:rPr>
          </w:pPr>
          <w:del w:id="3074" w:author="Sammartano, Marc (BIC USA)" w:date="2015-12-02T15:17:00Z">
            <w:r w:rsidRPr="00AD0C75" w:rsidDel="00AD0C75">
              <w:rPr>
                <w:noProof/>
              </w:rPr>
              <w:delText>Nesting Switch Operations</w:delText>
            </w:r>
            <w:r w:rsidDel="00AD0C75">
              <w:rPr>
                <w:noProof/>
                <w:webHidden/>
              </w:rPr>
              <w:tab/>
            </w:r>
            <w:r w:rsidR="00AD0C75" w:rsidDel="00AD0C75">
              <w:rPr>
                <w:noProof/>
                <w:webHidden/>
              </w:rPr>
              <w:delText>82</w:delText>
            </w:r>
          </w:del>
        </w:p>
        <w:p w:rsidR="00BF4B5C" w:rsidDel="00AD0C75" w:rsidRDefault="00BF4B5C">
          <w:pPr>
            <w:pStyle w:val="TOC3"/>
            <w:rPr>
              <w:del w:id="3075" w:author="Sammartano, Marc (BIC USA)" w:date="2015-12-02T15:17:00Z"/>
              <w:rFonts w:eastAsiaTheme="minorEastAsia"/>
              <w:noProof/>
            </w:rPr>
          </w:pPr>
          <w:del w:id="3076" w:author="Sammartano, Marc (BIC USA)" w:date="2015-12-02T15:17:00Z">
            <w:r w:rsidRPr="00AD0C75" w:rsidDel="00AD0C75">
              <w:rPr>
                <w:noProof/>
              </w:rPr>
              <w:delText>Sw.begin &lt;nexp&gt;|&lt;sexp&gt;</w:delText>
            </w:r>
            <w:r w:rsidDel="00AD0C75">
              <w:rPr>
                <w:noProof/>
                <w:webHidden/>
              </w:rPr>
              <w:tab/>
            </w:r>
          </w:del>
          <w:del w:id="3077" w:author="Sammartano, Marc (BIC USA)" w:date="2015-12-02T15:16:00Z">
            <w:r w:rsidDel="00AD0C75">
              <w:rPr>
                <w:noProof/>
                <w:webHidden/>
              </w:rPr>
              <w:delText>82</w:delText>
            </w:r>
          </w:del>
        </w:p>
        <w:p w:rsidR="00BF4B5C" w:rsidDel="00AD0C75" w:rsidRDefault="00BF4B5C">
          <w:pPr>
            <w:pStyle w:val="TOC3"/>
            <w:rPr>
              <w:del w:id="3078" w:author="Sammartano, Marc (BIC USA)" w:date="2015-12-02T15:17:00Z"/>
              <w:rFonts w:eastAsiaTheme="minorEastAsia"/>
              <w:noProof/>
            </w:rPr>
          </w:pPr>
          <w:del w:id="3079" w:author="Sammartano, Marc (BIC USA)" w:date="2015-12-02T15:17:00Z">
            <w:r w:rsidRPr="00AD0C75" w:rsidDel="00AD0C75">
              <w:rPr>
                <w:noProof/>
              </w:rPr>
              <w:delText>Sw.case &lt;nexp&gt;|&lt;sexp&gt;</w:delText>
            </w:r>
            <w:r w:rsidDel="00AD0C75">
              <w:rPr>
                <w:noProof/>
                <w:webHidden/>
              </w:rPr>
              <w:tab/>
            </w:r>
          </w:del>
          <w:del w:id="3080" w:author="Sammartano, Marc (BIC USA)" w:date="2015-12-02T15:16:00Z">
            <w:r w:rsidDel="00AD0C75">
              <w:rPr>
                <w:noProof/>
                <w:webHidden/>
              </w:rPr>
              <w:delText>82</w:delText>
            </w:r>
          </w:del>
        </w:p>
        <w:p w:rsidR="00BF4B5C" w:rsidDel="00AD0C75" w:rsidRDefault="00BF4B5C">
          <w:pPr>
            <w:pStyle w:val="TOC3"/>
            <w:rPr>
              <w:del w:id="3081" w:author="Sammartano, Marc (BIC USA)" w:date="2015-12-02T15:17:00Z"/>
              <w:rFonts w:eastAsiaTheme="minorEastAsia"/>
              <w:noProof/>
            </w:rPr>
          </w:pPr>
          <w:del w:id="3082" w:author="Sammartano, Marc (BIC USA)" w:date="2015-12-02T15:17:00Z">
            <w:r w:rsidRPr="00AD0C75" w:rsidDel="00AD0C75">
              <w:rPr>
                <w:noProof/>
              </w:rPr>
              <w:delText>Sw.break</w:delText>
            </w:r>
            <w:r w:rsidDel="00AD0C75">
              <w:rPr>
                <w:noProof/>
                <w:webHidden/>
              </w:rPr>
              <w:tab/>
            </w:r>
          </w:del>
          <w:del w:id="3083" w:author="Sammartano, Marc (BIC USA)" w:date="2015-12-02T15:16:00Z">
            <w:r w:rsidDel="00AD0C75">
              <w:rPr>
                <w:noProof/>
                <w:webHidden/>
              </w:rPr>
              <w:delText>82</w:delText>
            </w:r>
          </w:del>
        </w:p>
        <w:p w:rsidR="00BF4B5C" w:rsidDel="00AD0C75" w:rsidRDefault="00BF4B5C">
          <w:pPr>
            <w:pStyle w:val="TOC3"/>
            <w:rPr>
              <w:del w:id="3084" w:author="Sammartano, Marc (BIC USA)" w:date="2015-12-02T15:17:00Z"/>
              <w:rFonts w:eastAsiaTheme="minorEastAsia"/>
              <w:noProof/>
            </w:rPr>
          </w:pPr>
          <w:del w:id="3085" w:author="Sammartano, Marc (BIC USA)" w:date="2015-12-02T15:17:00Z">
            <w:r w:rsidRPr="00AD0C75" w:rsidDel="00AD0C75">
              <w:rPr>
                <w:noProof/>
              </w:rPr>
              <w:delText>Sw.default</w:delText>
            </w:r>
            <w:r w:rsidDel="00AD0C75">
              <w:rPr>
                <w:noProof/>
                <w:webHidden/>
              </w:rPr>
              <w:tab/>
            </w:r>
          </w:del>
          <w:del w:id="3086" w:author="Sammartano, Marc (BIC USA)" w:date="2015-12-02T15:16:00Z">
            <w:r w:rsidDel="00AD0C75">
              <w:rPr>
                <w:noProof/>
                <w:webHidden/>
              </w:rPr>
              <w:delText>82</w:delText>
            </w:r>
          </w:del>
        </w:p>
        <w:p w:rsidR="00BF4B5C" w:rsidDel="00AD0C75" w:rsidRDefault="00BF4B5C">
          <w:pPr>
            <w:pStyle w:val="TOC3"/>
            <w:rPr>
              <w:del w:id="3087" w:author="Sammartano, Marc (BIC USA)" w:date="2015-12-02T15:17:00Z"/>
              <w:rFonts w:eastAsiaTheme="minorEastAsia"/>
              <w:noProof/>
            </w:rPr>
          </w:pPr>
          <w:del w:id="3088" w:author="Sammartano, Marc (BIC USA)" w:date="2015-12-02T15:17:00Z">
            <w:r w:rsidRPr="00AD0C75" w:rsidDel="00AD0C75">
              <w:rPr>
                <w:noProof/>
              </w:rPr>
              <w:delText>Sw.end</w:delText>
            </w:r>
            <w:r w:rsidDel="00AD0C75">
              <w:rPr>
                <w:noProof/>
                <w:webHidden/>
              </w:rPr>
              <w:tab/>
            </w:r>
          </w:del>
          <w:del w:id="3089" w:author="Sammartano, Marc (BIC USA)" w:date="2015-12-02T15:16:00Z">
            <w:r w:rsidDel="00AD0C75">
              <w:rPr>
                <w:noProof/>
                <w:webHidden/>
              </w:rPr>
              <w:delText>82</w:delText>
            </w:r>
          </w:del>
        </w:p>
        <w:p w:rsidR="00BF4B5C" w:rsidDel="00AD0C75" w:rsidRDefault="00BF4B5C">
          <w:pPr>
            <w:pStyle w:val="TOC2"/>
            <w:rPr>
              <w:del w:id="3090" w:author="Sammartano, Marc (BIC USA)" w:date="2015-12-02T15:17:00Z"/>
              <w:rFonts w:eastAsiaTheme="minorEastAsia"/>
              <w:noProof/>
            </w:rPr>
          </w:pPr>
          <w:del w:id="3091" w:author="Sammartano, Marc (BIC USA)" w:date="2015-12-02T15:17:00Z">
            <w:r w:rsidRPr="00AD0C75" w:rsidDel="00AD0C75">
              <w:rPr>
                <w:noProof/>
              </w:rPr>
              <w:delText>OnError:</w:delText>
            </w:r>
            <w:r w:rsidDel="00AD0C75">
              <w:rPr>
                <w:noProof/>
                <w:webHidden/>
              </w:rPr>
              <w:tab/>
            </w:r>
          </w:del>
          <w:del w:id="3092" w:author="Sammartano, Marc (BIC USA)" w:date="2015-12-02T15:16:00Z">
            <w:r w:rsidDel="00AD0C75">
              <w:rPr>
                <w:noProof/>
                <w:webHidden/>
              </w:rPr>
              <w:delText>82</w:delText>
            </w:r>
          </w:del>
        </w:p>
        <w:p w:rsidR="00BF4B5C" w:rsidDel="00AD0C75" w:rsidRDefault="00BF4B5C">
          <w:pPr>
            <w:pStyle w:val="TOC2"/>
            <w:rPr>
              <w:del w:id="3093" w:author="Sammartano, Marc (BIC USA)" w:date="2015-12-02T15:17:00Z"/>
              <w:rFonts w:eastAsiaTheme="minorEastAsia"/>
              <w:noProof/>
            </w:rPr>
          </w:pPr>
          <w:del w:id="3094" w:author="Sammartano, Marc (BIC USA)" w:date="2015-12-02T15:17:00Z">
            <w:r w:rsidRPr="00AD0C75" w:rsidDel="00AD0C75">
              <w:rPr>
                <w:noProof/>
              </w:rPr>
              <w:delText>OnConsoleTouch:</w:delText>
            </w:r>
            <w:r w:rsidDel="00AD0C75">
              <w:rPr>
                <w:noProof/>
                <w:webHidden/>
              </w:rPr>
              <w:tab/>
            </w:r>
          </w:del>
          <w:del w:id="3095" w:author="Sammartano, Marc (BIC USA)" w:date="2015-12-02T15:16:00Z">
            <w:r w:rsidDel="00AD0C75">
              <w:rPr>
                <w:noProof/>
                <w:webHidden/>
              </w:rPr>
              <w:delText>83</w:delText>
            </w:r>
          </w:del>
        </w:p>
        <w:p w:rsidR="00BF4B5C" w:rsidDel="00AD0C75" w:rsidRDefault="00BF4B5C">
          <w:pPr>
            <w:pStyle w:val="TOC3"/>
            <w:rPr>
              <w:del w:id="3096" w:author="Sammartano, Marc (BIC USA)" w:date="2015-12-02T15:17:00Z"/>
              <w:rFonts w:eastAsiaTheme="minorEastAsia"/>
              <w:noProof/>
            </w:rPr>
          </w:pPr>
          <w:del w:id="3097" w:author="Sammartano, Marc (BIC USA)" w:date="2015-12-02T15:17:00Z">
            <w:r w:rsidRPr="00AD0C75" w:rsidDel="00AD0C75">
              <w:rPr>
                <w:noProof/>
              </w:rPr>
              <w:delText>ConsoleTouch.resume</w:delText>
            </w:r>
            <w:r w:rsidDel="00AD0C75">
              <w:rPr>
                <w:noProof/>
                <w:webHidden/>
              </w:rPr>
              <w:tab/>
            </w:r>
          </w:del>
          <w:del w:id="3098" w:author="Sammartano, Marc (BIC USA)" w:date="2015-12-02T15:16:00Z">
            <w:r w:rsidDel="00AD0C75">
              <w:rPr>
                <w:noProof/>
                <w:webHidden/>
              </w:rPr>
              <w:delText>83</w:delText>
            </w:r>
          </w:del>
        </w:p>
        <w:p w:rsidR="00BF4B5C" w:rsidDel="00AD0C75" w:rsidRDefault="00BF4B5C">
          <w:pPr>
            <w:pStyle w:val="TOC2"/>
            <w:rPr>
              <w:del w:id="3099" w:author="Sammartano, Marc (BIC USA)" w:date="2015-12-02T15:17:00Z"/>
              <w:rFonts w:eastAsiaTheme="minorEastAsia"/>
              <w:noProof/>
            </w:rPr>
          </w:pPr>
          <w:del w:id="3100" w:author="Sammartano, Marc (BIC USA)" w:date="2015-12-02T15:17:00Z">
            <w:r w:rsidRPr="00AD0C75" w:rsidDel="00AD0C75">
              <w:rPr>
                <w:noProof/>
              </w:rPr>
              <w:delText>OnBackKey:</w:delText>
            </w:r>
            <w:r w:rsidDel="00AD0C75">
              <w:rPr>
                <w:noProof/>
                <w:webHidden/>
              </w:rPr>
              <w:tab/>
            </w:r>
          </w:del>
          <w:del w:id="3101" w:author="Sammartano, Marc (BIC USA)" w:date="2015-12-02T15:16:00Z">
            <w:r w:rsidDel="00AD0C75">
              <w:rPr>
                <w:noProof/>
                <w:webHidden/>
              </w:rPr>
              <w:delText>83</w:delText>
            </w:r>
          </w:del>
        </w:p>
        <w:p w:rsidR="00BF4B5C" w:rsidDel="00AD0C75" w:rsidRDefault="00BF4B5C">
          <w:pPr>
            <w:pStyle w:val="TOC3"/>
            <w:rPr>
              <w:del w:id="3102" w:author="Sammartano, Marc (BIC USA)" w:date="2015-12-02T15:17:00Z"/>
              <w:rFonts w:eastAsiaTheme="minorEastAsia"/>
              <w:noProof/>
            </w:rPr>
          </w:pPr>
          <w:del w:id="3103" w:author="Sammartano, Marc (BIC USA)" w:date="2015-12-02T15:17:00Z">
            <w:r w:rsidRPr="00AD0C75" w:rsidDel="00AD0C75">
              <w:rPr>
                <w:noProof/>
              </w:rPr>
              <w:delText>Back.resume</w:delText>
            </w:r>
            <w:r w:rsidDel="00AD0C75">
              <w:rPr>
                <w:noProof/>
                <w:webHidden/>
              </w:rPr>
              <w:tab/>
            </w:r>
          </w:del>
          <w:del w:id="3104" w:author="Sammartano, Marc (BIC USA)" w:date="2015-12-02T15:16:00Z">
            <w:r w:rsidDel="00AD0C75">
              <w:rPr>
                <w:noProof/>
                <w:webHidden/>
              </w:rPr>
              <w:delText>83</w:delText>
            </w:r>
          </w:del>
        </w:p>
        <w:p w:rsidR="00BF4B5C" w:rsidDel="00AD0C75" w:rsidRDefault="00BF4B5C">
          <w:pPr>
            <w:pStyle w:val="TOC2"/>
            <w:rPr>
              <w:del w:id="3105" w:author="Sammartano, Marc (BIC USA)" w:date="2015-12-02T15:17:00Z"/>
              <w:rFonts w:eastAsiaTheme="minorEastAsia"/>
              <w:noProof/>
            </w:rPr>
          </w:pPr>
          <w:del w:id="3106" w:author="Sammartano, Marc (BIC USA)" w:date="2015-12-02T15:17:00Z">
            <w:r w:rsidRPr="00AD0C75" w:rsidDel="00AD0C75">
              <w:rPr>
                <w:noProof/>
              </w:rPr>
              <w:delText>OnMenuKey:</w:delText>
            </w:r>
            <w:r w:rsidDel="00AD0C75">
              <w:rPr>
                <w:noProof/>
                <w:webHidden/>
              </w:rPr>
              <w:tab/>
            </w:r>
          </w:del>
          <w:del w:id="3107" w:author="Sammartano, Marc (BIC USA)" w:date="2015-12-02T15:16:00Z">
            <w:r w:rsidDel="00AD0C75">
              <w:rPr>
                <w:noProof/>
                <w:webHidden/>
              </w:rPr>
              <w:delText>83</w:delText>
            </w:r>
          </w:del>
        </w:p>
        <w:p w:rsidR="00BF4B5C" w:rsidDel="00AD0C75" w:rsidRDefault="00BF4B5C">
          <w:pPr>
            <w:pStyle w:val="TOC3"/>
            <w:rPr>
              <w:del w:id="3108" w:author="Sammartano, Marc (BIC USA)" w:date="2015-12-02T15:17:00Z"/>
              <w:rFonts w:eastAsiaTheme="minorEastAsia"/>
              <w:noProof/>
            </w:rPr>
          </w:pPr>
          <w:del w:id="3109" w:author="Sammartano, Marc (BIC USA)" w:date="2015-12-02T15:17:00Z">
            <w:r w:rsidRPr="00AD0C75" w:rsidDel="00AD0C75">
              <w:rPr>
                <w:noProof/>
              </w:rPr>
              <w:delText>MenuKey.resume</w:delText>
            </w:r>
            <w:r w:rsidDel="00AD0C75">
              <w:rPr>
                <w:noProof/>
                <w:webHidden/>
              </w:rPr>
              <w:tab/>
            </w:r>
          </w:del>
          <w:del w:id="3110" w:author="Sammartano, Marc (BIC USA)" w:date="2015-12-02T15:16:00Z">
            <w:r w:rsidDel="00AD0C75">
              <w:rPr>
                <w:noProof/>
                <w:webHidden/>
              </w:rPr>
              <w:delText>83</w:delText>
            </w:r>
          </w:del>
        </w:p>
        <w:p w:rsidR="00BF4B5C" w:rsidDel="00AD0C75" w:rsidRDefault="00BF4B5C">
          <w:pPr>
            <w:pStyle w:val="TOC2"/>
            <w:rPr>
              <w:del w:id="3111" w:author="Sammartano, Marc (BIC USA)" w:date="2015-12-02T15:17:00Z"/>
              <w:rFonts w:eastAsiaTheme="minorEastAsia"/>
              <w:noProof/>
            </w:rPr>
          </w:pPr>
          <w:del w:id="3112" w:author="Sammartano, Marc (BIC USA)" w:date="2015-12-02T15:17:00Z">
            <w:r w:rsidRPr="00AD0C75" w:rsidDel="00AD0C75">
              <w:rPr>
                <w:noProof/>
              </w:rPr>
              <w:delText>OnKeyPress:</w:delText>
            </w:r>
            <w:r w:rsidDel="00AD0C75">
              <w:rPr>
                <w:noProof/>
                <w:webHidden/>
              </w:rPr>
              <w:tab/>
            </w:r>
            <w:r w:rsidR="00AD0C75" w:rsidDel="00AD0C75">
              <w:rPr>
                <w:noProof/>
                <w:webHidden/>
              </w:rPr>
              <w:delText>84</w:delText>
            </w:r>
          </w:del>
        </w:p>
        <w:p w:rsidR="00BF4B5C" w:rsidDel="00AD0C75" w:rsidRDefault="00BF4B5C">
          <w:pPr>
            <w:pStyle w:val="TOC3"/>
            <w:rPr>
              <w:del w:id="3113" w:author="Sammartano, Marc (BIC USA)" w:date="2015-12-02T15:17:00Z"/>
              <w:rFonts w:eastAsiaTheme="minorEastAsia"/>
              <w:noProof/>
            </w:rPr>
          </w:pPr>
          <w:del w:id="3114" w:author="Sammartano, Marc (BIC USA)" w:date="2015-12-02T15:17:00Z">
            <w:r w:rsidRPr="00AD0C75" w:rsidDel="00AD0C75">
              <w:rPr>
                <w:noProof/>
              </w:rPr>
              <w:delText>Key.resume</w:delText>
            </w:r>
            <w:r w:rsidDel="00AD0C75">
              <w:rPr>
                <w:noProof/>
                <w:webHidden/>
              </w:rPr>
              <w:tab/>
            </w:r>
          </w:del>
          <w:del w:id="3115" w:author="Sammartano, Marc (BIC USA)" w:date="2015-12-02T15:16:00Z">
            <w:r w:rsidDel="00AD0C75">
              <w:rPr>
                <w:noProof/>
                <w:webHidden/>
              </w:rPr>
              <w:delText>84</w:delText>
            </w:r>
          </w:del>
        </w:p>
        <w:p w:rsidR="00BF4B5C" w:rsidDel="00AD0C75" w:rsidRDefault="00BF4B5C">
          <w:pPr>
            <w:pStyle w:val="TOC2"/>
            <w:rPr>
              <w:del w:id="3116" w:author="Sammartano, Marc (BIC USA)" w:date="2015-12-02T15:17:00Z"/>
              <w:rFonts w:eastAsiaTheme="minorEastAsia"/>
              <w:noProof/>
            </w:rPr>
          </w:pPr>
          <w:del w:id="3117" w:author="Sammartano, Marc (BIC USA)" w:date="2015-12-02T15:17:00Z">
            <w:r w:rsidRPr="00AD0C75" w:rsidDel="00AD0C75">
              <w:rPr>
                <w:noProof/>
              </w:rPr>
              <w:delText>End{ &lt;msg_sexp&gt;}</w:delText>
            </w:r>
            <w:r w:rsidDel="00AD0C75">
              <w:rPr>
                <w:noProof/>
                <w:webHidden/>
              </w:rPr>
              <w:tab/>
            </w:r>
          </w:del>
          <w:del w:id="3118" w:author="Sammartano, Marc (BIC USA)" w:date="2015-12-02T15:16:00Z">
            <w:r w:rsidDel="00AD0C75">
              <w:rPr>
                <w:noProof/>
                <w:webHidden/>
              </w:rPr>
              <w:delText>84</w:delText>
            </w:r>
          </w:del>
        </w:p>
        <w:p w:rsidR="00BF4B5C" w:rsidDel="00AD0C75" w:rsidRDefault="00BF4B5C">
          <w:pPr>
            <w:pStyle w:val="TOC2"/>
            <w:rPr>
              <w:del w:id="3119" w:author="Sammartano, Marc (BIC USA)" w:date="2015-12-02T15:17:00Z"/>
              <w:rFonts w:eastAsiaTheme="minorEastAsia"/>
              <w:noProof/>
            </w:rPr>
          </w:pPr>
          <w:del w:id="3120" w:author="Sammartano, Marc (BIC USA)" w:date="2015-12-02T15:17:00Z">
            <w:r w:rsidRPr="00AD0C75" w:rsidDel="00AD0C75">
              <w:rPr>
                <w:noProof/>
              </w:rPr>
              <w:delText>Exit</w:delText>
            </w:r>
            <w:r w:rsidDel="00AD0C75">
              <w:rPr>
                <w:noProof/>
                <w:webHidden/>
              </w:rPr>
              <w:tab/>
            </w:r>
          </w:del>
          <w:del w:id="3121" w:author="Sammartano, Marc (BIC USA)" w:date="2015-12-02T15:16:00Z">
            <w:r w:rsidDel="00AD0C75">
              <w:rPr>
                <w:noProof/>
                <w:webHidden/>
              </w:rPr>
              <w:delText>84</w:delText>
            </w:r>
          </w:del>
        </w:p>
        <w:p w:rsidR="00BF4B5C" w:rsidDel="00AD0C75" w:rsidRDefault="00BF4B5C">
          <w:pPr>
            <w:pStyle w:val="TOC1"/>
            <w:tabs>
              <w:tab w:val="right" w:leader="dot" w:pos="9350"/>
            </w:tabs>
            <w:rPr>
              <w:del w:id="3122" w:author="Sammartano, Marc (BIC USA)" w:date="2015-12-02T15:17:00Z"/>
              <w:rFonts w:eastAsiaTheme="minorEastAsia"/>
              <w:noProof/>
            </w:rPr>
          </w:pPr>
          <w:del w:id="3123" w:author="Sammartano, Marc (BIC USA)" w:date="2015-12-02T15:17:00Z">
            <w:r w:rsidRPr="00AD0C75" w:rsidDel="00AD0C75">
              <w:rPr>
                <w:noProof/>
              </w:rPr>
              <w:delText>READ – DATA – RESTORE Commands</w:delText>
            </w:r>
            <w:r w:rsidDel="00AD0C75">
              <w:rPr>
                <w:noProof/>
                <w:webHidden/>
              </w:rPr>
              <w:tab/>
            </w:r>
          </w:del>
          <w:del w:id="3124" w:author="Sammartano, Marc (BIC USA)" w:date="2015-12-02T15:16:00Z">
            <w:r w:rsidDel="00AD0C75">
              <w:rPr>
                <w:noProof/>
                <w:webHidden/>
              </w:rPr>
              <w:delText>84</w:delText>
            </w:r>
          </w:del>
        </w:p>
        <w:p w:rsidR="00BF4B5C" w:rsidDel="00AD0C75" w:rsidRDefault="00BF4B5C">
          <w:pPr>
            <w:pStyle w:val="TOC2"/>
            <w:rPr>
              <w:del w:id="3125" w:author="Sammartano, Marc (BIC USA)" w:date="2015-12-02T15:17:00Z"/>
              <w:rFonts w:eastAsiaTheme="minorEastAsia"/>
              <w:noProof/>
            </w:rPr>
          </w:pPr>
          <w:del w:id="3126" w:author="Sammartano, Marc (BIC USA)" w:date="2015-12-02T15:17:00Z">
            <w:r w:rsidRPr="00AD0C75" w:rsidDel="00AD0C75">
              <w:rPr>
                <w:noProof/>
              </w:rPr>
              <w:delText>Read.data &lt;number&gt;|&lt;string&gt;{,&lt;number&gt;|&lt;string&gt;...,&lt;number&gt;|&lt;string&gt;}</w:delText>
            </w:r>
            <w:r w:rsidDel="00AD0C75">
              <w:rPr>
                <w:noProof/>
                <w:webHidden/>
              </w:rPr>
              <w:tab/>
            </w:r>
          </w:del>
          <w:del w:id="3127" w:author="Sammartano, Marc (BIC USA)" w:date="2015-12-02T15:16:00Z">
            <w:r w:rsidDel="00AD0C75">
              <w:rPr>
                <w:noProof/>
                <w:webHidden/>
              </w:rPr>
              <w:delText>84</w:delText>
            </w:r>
          </w:del>
        </w:p>
        <w:p w:rsidR="00BF4B5C" w:rsidDel="00AD0C75" w:rsidRDefault="00BF4B5C">
          <w:pPr>
            <w:pStyle w:val="TOC2"/>
            <w:rPr>
              <w:del w:id="3128" w:author="Sammartano, Marc (BIC USA)" w:date="2015-12-02T15:17:00Z"/>
              <w:rFonts w:eastAsiaTheme="minorEastAsia"/>
              <w:noProof/>
            </w:rPr>
          </w:pPr>
          <w:del w:id="3129" w:author="Sammartano, Marc (BIC USA)" w:date="2015-12-02T15:17:00Z">
            <w:r w:rsidRPr="00AD0C75" w:rsidDel="00AD0C75">
              <w:rPr>
                <w:noProof/>
              </w:rPr>
              <w:delText>Read.next &lt;var&gt;, ...</w:delText>
            </w:r>
            <w:r w:rsidDel="00AD0C75">
              <w:rPr>
                <w:noProof/>
                <w:webHidden/>
              </w:rPr>
              <w:tab/>
            </w:r>
          </w:del>
          <w:del w:id="3130" w:author="Sammartano, Marc (BIC USA)" w:date="2015-12-02T15:16:00Z">
            <w:r w:rsidDel="00AD0C75">
              <w:rPr>
                <w:noProof/>
                <w:webHidden/>
              </w:rPr>
              <w:delText>84</w:delText>
            </w:r>
          </w:del>
        </w:p>
        <w:p w:rsidR="00BF4B5C" w:rsidDel="00AD0C75" w:rsidRDefault="00BF4B5C">
          <w:pPr>
            <w:pStyle w:val="TOC2"/>
            <w:rPr>
              <w:del w:id="3131" w:author="Sammartano, Marc (BIC USA)" w:date="2015-12-02T15:17:00Z"/>
              <w:rFonts w:eastAsiaTheme="minorEastAsia"/>
              <w:noProof/>
            </w:rPr>
          </w:pPr>
          <w:del w:id="3132" w:author="Sammartano, Marc (BIC USA)" w:date="2015-12-02T15:17:00Z">
            <w:r w:rsidRPr="00AD0C75" w:rsidDel="00AD0C75">
              <w:rPr>
                <w:noProof/>
              </w:rPr>
              <w:delText>Read.from &lt;nexp&gt;</w:delText>
            </w:r>
            <w:r w:rsidDel="00AD0C75">
              <w:rPr>
                <w:noProof/>
                <w:webHidden/>
              </w:rPr>
              <w:tab/>
            </w:r>
          </w:del>
          <w:del w:id="3133" w:author="Sammartano, Marc (BIC USA)" w:date="2015-12-02T15:16:00Z">
            <w:r w:rsidDel="00AD0C75">
              <w:rPr>
                <w:noProof/>
                <w:webHidden/>
              </w:rPr>
              <w:delText>85</w:delText>
            </w:r>
          </w:del>
        </w:p>
        <w:p w:rsidR="00BF4B5C" w:rsidDel="00AD0C75" w:rsidRDefault="00BF4B5C">
          <w:pPr>
            <w:pStyle w:val="TOC1"/>
            <w:tabs>
              <w:tab w:val="right" w:leader="dot" w:pos="9350"/>
            </w:tabs>
            <w:rPr>
              <w:del w:id="3134" w:author="Sammartano, Marc (BIC USA)" w:date="2015-12-02T15:17:00Z"/>
              <w:rFonts w:eastAsiaTheme="minorEastAsia"/>
              <w:noProof/>
            </w:rPr>
          </w:pPr>
          <w:del w:id="3135" w:author="Sammartano, Marc (BIC USA)" w:date="2015-12-02T15:17:00Z">
            <w:r w:rsidRPr="00AD0C75" w:rsidDel="00AD0C75">
              <w:rPr>
                <w:noProof/>
              </w:rPr>
              <w:delText>Debug Commands</w:delText>
            </w:r>
            <w:r w:rsidDel="00AD0C75">
              <w:rPr>
                <w:noProof/>
                <w:webHidden/>
              </w:rPr>
              <w:tab/>
            </w:r>
          </w:del>
          <w:del w:id="3136" w:author="Sammartano, Marc (BIC USA)" w:date="2015-12-02T15:16:00Z">
            <w:r w:rsidDel="00AD0C75">
              <w:rPr>
                <w:noProof/>
                <w:webHidden/>
              </w:rPr>
              <w:delText>85</w:delText>
            </w:r>
          </w:del>
        </w:p>
        <w:p w:rsidR="00BF4B5C" w:rsidDel="00AD0C75" w:rsidRDefault="00BF4B5C">
          <w:pPr>
            <w:pStyle w:val="TOC2"/>
            <w:rPr>
              <w:del w:id="3137" w:author="Sammartano, Marc (BIC USA)" w:date="2015-12-02T15:17:00Z"/>
              <w:rFonts w:eastAsiaTheme="minorEastAsia"/>
              <w:noProof/>
            </w:rPr>
          </w:pPr>
          <w:del w:id="3138" w:author="Sammartano, Marc (BIC USA)" w:date="2015-12-02T15:17:00Z">
            <w:r w:rsidRPr="00AD0C75" w:rsidDel="00AD0C75">
              <w:rPr>
                <w:noProof/>
              </w:rPr>
              <w:delText>Debug.on</w:delText>
            </w:r>
            <w:r w:rsidDel="00AD0C75">
              <w:rPr>
                <w:noProof/>
                <w:webHidden/>
              </w:rPr>
              <w:tab/>
            </w:r>
          </w:del>
          <w:del w:id="3139" w:author="Sammartano, Marc (BIC USA)" w:date="2015-12-02T15:16:00Z">
            <w:r w:rsidDel="00AD0C75">
              <w:rPr>
                <w:noProof/>
                <w:webHidden/>
              </w:rPr>
              <w:delText>85</w:delText>
            </w:r>
          </w:del>
        </w:p>
        <w:p w:rsidR="00BF4B5C" w:rsidDel="00AD0C75" w:rsidRDefault="00BF4B5C">
          <w:pPr>
            <w:pStyle w:val="TOC2"/>
            <w:rPr>
              <w:del w:id="3140" w:author="Sammartano, Marc (BIC USA)" w:date="2015-12-02T15:17:00Z"/>
              <w:rFonts w:eastAsiaTheme="minorEastAsia"/>
              <w:noProof/>
            </w:rPr>
          </w:pPr>
          <w:del w:id="3141" w:author="Sammartano, Marc (BIC USA)" w:date="2015-12-02T15:17:00Z">
            <w:r w:rsidRPr="00AD0C75" w:rsidDel="00AD0C75">
              <w:rPr>
                <w:noProof/>
              </w:rPr>
              <w:delText>Debug.off</w:delText>
            </w:r>
            <w:r w:rsidDel="00AD0C75">
              <w:rPr>
                <w:noProof/>
                <w:webHidden/>
              </w:rPr>
              <w:tab/>
            </w:r>
          </w:del>
          <w:del w:id="3142" w:author="Sammartano, Marc (BIC USA)" w:date="2015-12-02T15:16:00Z">
            <w:r w:rsidDel="00AD0C75">
              <w:rPr>
                <w:noProof/>
                <w:webHidden/>
              </w:rPr>
              <w:delText>85</w:delText>
            </w:r>
          </w:del>
        </w:p>
        <w:p w:rsidR="00BF4B5C" w:rsidDel="00AD0C75" w:rsidRDefault="00BF4B5C">
          <w:pPr>
            <w:pStyle w:val="TOC2"/>
            <w:rPr>
              <w:del w:id="3143" w:author="Sammartano, Marc (BIC USA)" w:date="2015-12-02T15:17:00Z"/>
              <w:rFonts w:eastAsiaTheme="minorEastAsia"/>
              <w:noProof/>
            </w:rPr>
          </w:pPr>
          <w:del w:id="3144" w:author="Sammartano, Marc (BIC USA)" w:date="2015-12-02T15:17:00Z">
            <w:r w:rsidRPr="00AD0C75" w:rsidDel="00AD0C75">
              <w:rPr>
                <w:noProof/>
              </w:rPr>
              <w:delText>Debug.echo.on</w:delText>
            </w:r>
            <w:r w:rsidDel="00AD0C75">
              <w:rPr>
                <w:noProof/>
                <w:webHidden/>
              </w:rPr>
              <w:tab/>
            </w:r>
          </w:del>
          <w:del w:id="3145" w:author="Sammartano, Marc (BIC USA)" w:date="2015-12-02T15:16:00Z">
            <w:r w:rsidDel="00AD0C75">
              <w:rPr>
                <w:noProof/>
                <w:webHidden/>
              </w:rPr>
              <w:delText>85</w:delText>
            </w:r>
          </w:del>
        </w:p>
        <w:p w:rsidR="00BF4B5C" w:rsidDel="00AD0C75" w:rsidRDefault="00BF4B5C">
          <w:pPr>
            <w:pStyle w:val="TOC2"/>
            <w:rPr>
              <w:del w:id="3146" w:author="Sammartano, Marc (BIC USA)" w:date="2015-12-02T15:17:00Z"/>
              <w:rFonts w:eastAsiaTheme="minorEastAsia"/>
              <w:noProof/>
            </w:rPr>
          </w:pPr>
          <w:del w:id="3147" w:author="Sammartano, Marc (BIC USA)" w:date="2015-12-02T15:17:00Z">
            <w:r w:rsidRPr="00AD0C75" w:rsidDel="00AD0C75">
              <w:rPr>
                <w:noProof/>
              </w:rPr>
              <w:delText>Debug.echo.off</w:delText>
            </w:r>
            <w:r w:rsidDel="00AD0C75">
              <w:rPr>
                <w:noProof/>
                <w:webHidden/>
              </w:rPr>
              <w:tab/>
            </w:r>
          </w:del>
          <w:del w:id="3148" w:author="Sammartano, Marc (BIC USA)" w:date="2015-12-02T15:16:00Z">
            <w:r w:rsidDel="00AD0C75">
              <w:rPr>
                <w:noProof/>
                <w:webHidden/>
              </w:rPr>
              <w:delText>85</w:delText>
            </w:r>
          </w:del>
        </w:p>
        <w:p w:rsidR="00BF4B5C" w:rsidDel="00AD0C75" w:rsidRDefault="00BF4B5C">
          <w:pPr>
            <w:pStyle w:val="TOC2"/>
            <w:rPr>
              <w:del w:id="3149" w:author="Sammartano, Marc (BIC USA)" w:date="2015-12-02T15:17:00Z"/>
              <w:rFonts w:eastAsiaTheme="minorEastAsia"/>
              <w:noProof/>
            </w:rPr>
          </w:pPr>
          <w:del w:id="3150" w:author="Sammartano, Marc (BIC USA)" w:date="2015-12-02T15:17:00Z">
            <w:r w:rsidRPr="00AD0C75" w:rsidDel="00AD0C75">
              <w:rPr>
                <w:noProof/>
              </w:rPr>
              <w:delText>Debug.print</w:delText>
            </w:r>
            <w:r w:rsidDel="00AD0C75">
              <w:rPr>
                <w:noProof/>
                <w:webHidden/>
              </w:rPr>
              <w:tab/>
            </w:r>
          </w:del>
          <w:del w:id="3151" w:author="Sammartano, Marc (BIC USA)" w:date="2015-12-02T15:16:00Z">
            <w:r w:rsidDel="00AD0C75">
              <w:rPr>
                <w:noProof/>
                <w:webHidden/>
              </w:rPr>
              <w:delText>85</w:delText>
            </w:r>
          </w:del>
        </w:p>
        <w:p w:rsidR="00BF4B5C" w:rsidDel="00AD0C75" w:rsidRDefault="00BF4B5C">
          <w:pPr>
            <w:pStyle w:val="TOC2"/>
            <w:rPr>
              <w:del w:id="3152" w:author="Sammartano, Marc (BIC USA)" w:date="2015-12-02T15:17:00Z"/>
              <w:rFonts w:eastAsiaTheme="minorEastAsia"/>
              <w:noProof/>
            </w:rPr>
          </w:pPr>
          <w:del w:id="3153" w:author="Sammartano, Marc (BIC USA)" w:date="2015-12-02T15:17:00Z">
            <w:r w:rsidRPr="00AD0C75" w:rsidDel="00AD0C75">
              <w:rPr>
                <w:noProof/>
              </w:rPr>
              <w:delText>Debug.dump.scalars</w:delText>
            </w:r>
            <w:r w:rsidDel="00AD0C75">
              <w:rPr>
                <w:noProof/>
                <w:webHidden/>
              </w:rPr>
              <w:tab/>
            </w:r>
          </w:del>
          <w:del w:id="3154" w:author="Sammartano, Marc (BIC USA)" w:date="2015-12-02T15:16:00Z">
            <w:r w:rsidDel="00AD0C75">
              <w:rPr>
                <w:noProof/>
                <w:webHidden/>
              </w:rPr>
              <w:delText>85</w:delText>
            </w:r>
          </w:del>
        </w:p>
        <w:p w:rsidR="00BF4B5C" w:rsidDel="00AD0C75" w:rsidRDefault="00BF4B5C">
          <w:pPr>
            <w:pStyle w:val="TOC2"/>
            <w:rPr>
              <w:del w:id="3155" w:author="Sammartano, Marc (BIC USA)" w:date="2015-12-02T15:17:00Z"/>
              <w:rFonts w:eastAsiaTheme="minorEastAsia"/>
              <w:noProof/>
            </w:rPr>
          </w:pPr>
          <w:del w:id="3156" w:author="Sammartano, Marc (BIC USA)" w:date="2015-12-02T15:17:00Z">
            <w:r w:rsidRPr="00AD0C75" w:rsidDel="00AD0C75">
              <w:rPr>
                <w:noProof/>
              </w:rPr>
              <w:delText>Debug.dump.array Array[]</w:delText>
            </w:r>
            <w:r w:rsidDel="00AD0C75">
              <w:rPr>
                <w:noProof/>
                <w:webHidden/>
              </w:rPr>
              <w:tab/>
            </w:r>
          </w:del>
          <w:del w:id="3157" w:author="Sammartano, Marc (BIC USA)" w:date="2015-12-02T15:16:00Z">
            <w:r w:rsidDel="00AD0C75">
              <w:rPr>
                <w:noProof/>
                <w:webHidden/>
              </w:rPr>
              <w:delText>86</w:delText>
            </w:r>
          </w:del>
        </w:p>
        <w:p w:rsidR="00BF4B5C" w:rsidDel="00AD0C75" w:rsidRDefault="00BF4B5C">
          <w:pPr>
            <w:pStyle w:val="TOC2"/>
            <w:rPr>
              <w:del w:id="3158" w:author="Sammartano, Marc (BIC USA)" w:date="2015-12-02T15:17:00Z"/>
              <w:rFonts w:eastAsiaTheme="minorEastAsia"/>
              <w:noProof/>
            </w:rPr>
          </w:pPr>
          <w:del w:id="3159" w:author="Sammartano, Marc (BIC USA)" w:date="2015-12-02T15:17:00Z">
            <w:r w:rsidRPr="00AD0C75" w:rsidDel="00AD0C75">
              <w:rPr>
                <w:noProof/>
              </w:rPr>
              <w:delText>Debug.dump.bundle &lt;bundlePtr_nexp&gt;</w:delText>
            </w:r>
            <w:r w:rsidDel="00AD0C75">
              <w:rPr>
                <w:noProof/>
                <w:webHidden/>
              </w:rPr>
              <w:tab/>
            </w:r>
          </w:del>
          <w:del w:id="3160" w:author="Sammartano, Marc (BIC USA)" w:date="2015-12-02T15:16:00Z">
            <w:r w:rsidDel="00AD0C75">
              <w:rPr>
                <w:noProof/>
                <w:webHidden/>
              </w:rPr>
              <w:delText>86</w:delText>
            </w:r>
          </w:del>
        </w:p>
        <w:p w:rsidR="00BF4B5C" w:rsidDel="00AD0C75" w:rsidRDefault="00BF4B5C">
          <w:pPr>
            <w:pStyle w:val="TOC2"/>
            <w:rPr>
              <w:del w:id="3161" w:author="Sammartano, Marc (BIC USA)" w:date="2015-12-02T15:17:00Z"/>
              <w:rFonts w:eastAsiaTheme="minorEastAsia"/>
              <w:noProof/>
            </w:rPr>
          </w:pPr>
          <w:del w:id="3162" w:author="Sammartano, Marc (BIC USA)" w:date="2015-12-02T15:17:00Z">
            <w:r w:rsidRPr="00AD0C75" w:rsidDel="00AD0C75">
              <w:rPr>
                <w:noProof/>
              </w:rPr>
              <w:delText>Debug.dump.list &lt;listPtr_nexp&gt;</w:delText>
            </w:r>
            <w:r w:rsidDel="00AD0C75">
              <w:rPr>
                <w:noProof/>
                <w:webHidden/>
              </w:rPr>
              <w:tab/>
            </w:r>
          </w:del>
          <w:del w:id="3163" w:author="Sammartano, Marc (BIC USA)" w:date="2015-12-02T15:16:00Z">
            <w:r w:rsidDel="00AD0C75">
              <w:rPr>
                <w:noProof/>
                <w:webHidden/>
              </w:rPr>
              <w:delText>86</w:delText>
            </w:r>
          </w:del>
        </w:p>
        <w:p w:rsidR="00BF4B5C" w:rsidDel="00AD0C75" w:rsidRDefault="00BF4B5C">
          <w:pPr>
            <w:pStyle w:val="TOC2"/>
            <w:rPr>
              <w:del w:id="3164" w:author="Sammartano, Marc (BIC USA)" w:date="2015-12-02T15:17:00Z"/>
              <w:rFonts w:eastAsiaTheme="minorEastAsia"/>
              <w:noProof/>
            </w:rPr>
          </w:pPr>
          <w:del w:id="3165" w:author="Sammartano, Marc (BIC USA)" w:date="2015-12-02T15:17:00Z">
            <w:r w:rsidRPr="00AD0C75" w:rsidDel="00AD0C75">
              <w:rPr>
                <w:noProof/>
              </w:rPr>
              <w:delText>Debug.dump.stack &lt;stackPtr_nexp&gt;</w:delText>
            </w:r>
            <w:r w:rsidDel="00AD0C75">
              <w:rPr>
                <w:noProof/>
                <w:webHidden/>
              </w:rPr>
              <w:tab/>
            </w:r>
          </w:del>
          <w:del w:id="3166" w:author="Sammartano, Marc (BIC USA)" w:date="2015-12-02T15:16:00Z">
            <w:r w:rsidDel="00AD0C75">
              <w:rPr>
                <w:noProof/>
                <w:webHidden/>
              </w:rPr>
              <w:delText>86</w:delText>
            </w:r>
          </w:del>
        </w:p>
        <w:p w:rsidR="00BF4B5C" w:rsidDel="00AD0C75" w:rsidRDefault="00BF4B5C">
          <w:pPr>
            <w:pStyle w:val="TOC2"/>
            <w:rPr>
              <w:del w:id="3167" w:author="Sammartano, Marc (BIC USA)" w:date="2015-12-02T15:17:00Z"/>
              <w:rFonts w:eastAsiaTheme="minorEastAsia"/>
              <w:noProof/>
            </w:rPr>
          </w:pPr>
          <w:del w:id="3168" w:author="Sammartano, Marc (BIC USA)" w:date="2015-12-02T15:17:00Z">
            <w:r w:rsidRPr="00AD0C75" w:rsidDel="00AD0C75">
              <w:rPr>
                <w:noProof/>
              </w:rPr>
              <w:delText>Debug.show.scalars</w:delText>
            </w:r>
            <w:r w:rsidDel="00AD0C75">
              <w:rPr>
                <w:noProof/>
                <w:webHidden/>
              </w:rPr>
              <w:tab/>
            </w:r>
          </w:del>
          <w:del w:id="3169" w:author="Sammartano, Marc (BIC USA)" w:date="2015-12-02T15:16:00Z">
            <w:r w:rsidDel="00AD0C75">
              <w:rPr>
                <w:noProof/>
                <w:webHidden/>
              </w:rPr>
              <w:delText>86</w:delText>
            </w:r>
          </w:del>
        </w:p>
        <w:p w:rsidR="00BF4B5C" w:rsidDel="00AD0C75" w:rsidRDefault="00BF4B5C">
          <w:pPr>
            <w:pStyle w:val="TOC2"/>
            <w:rPr>
              <w:del w:id="3170" w:author="Sammartano, Marc (BIC USA)" w:date="2015-12-02T15:17:00Z"/>
              <w:rFonts w:eastAsiaTheme="minorEastAsia"/>
              <w:noProof/>
            </w:rPr>
          </w:pPr>
          <w:del w:id="3171" w:author="Sammartano, Marc (BIC USA)" w:date="2015-12-02T15:17:00Z">
            <w:r w:rsidRPr="00AD0C75" w:rsidDel="00AD0C75">
              <w:rPr>
                <w:noProof/>
              </w:rPr>
              <w:delText>Debug.show.array Array[]</w:delText>
            </w:r>
            <w:r w:rsidDel="00AD0C75">
              <w:rPr>
                <w:noProof/>
                <w:webHidden/>
              </w:rPr>
              <w:tab/>
            </w:r>
          </w:del>
          <w:del w:id="3172" w:author="Sammartano, Marc (BIC USA)" w:date="2015-12-02T15:16:00Z">
            <w:r w:rsidDel="00AD0C75">
              <w:rPr>
                <w:noProof/>
                <w:webHidden/>
              </w:rPr>
              <w:delText>86</w:delText>
            </w:r>
          </w:del>
        </w:p>
        <w:p w:rsidR="00BF4B5C" w:rsidDel="00AD0C75" w:rsidRDefault="00BF4B5C">
          <w:pPr>
            <w:pStyle w:val="TOC2"/>
            <w:rPr>
              <w:del w:id="3173" w:author="Sammartano, Marc (BIC USA)" w:date="2015-12-02T15:17:00Z"/>
              <w:rFonts w:eastAsiaTheme="minorEastAsia"/>
              <w:noProof/>
            </w:rPr>
          </w:pPr>
          <w:del w:id="3174" w:author="Sammartano, Marc (BIC USA)" w:date="2015-12-02T15:17:00Z">
            <w:r w:rsidRPr="00AD0C75" w:rsidDel="00AD0C75">
              <w:rPr>
                <w:noProof/>
              </w:rPr>
              <w:delText>Debug.show.bundle &lt;bundlePtr_nexp&gt;</w:delText>
            </w:r>
            <w:r w:rsidDel="00AD0C75">
              <w:rPr>
                <w:noProof/>
                <w:webHidden/>
              </w:rPr>
              <w:tab/>
            </w:r>
          </w:del>
          <w:del w:id="3175" w:author="Sammartano, Marc (BIC USA)" w:date="2015-12-02T15:16:00Z">
            <w:r w:rsidDel="00AD0C75">
              <w:rPr>
                <w:noProof/>
                <w:webHidden/>
              </w:rPr>
              <w:delText>86</w:delText>
            </w:r>
          </w:del>
        </w:p>
        <w:p w:rsidR="00BF4B5C" w:rsidDel="00AD0C75" w:rsidRDefault="00BF4B5C">
          <w:pPr>
            <w:pStyle w:val="TOC2"/>
            <w:rPr>
              <w:del w:id="3176" w:author="Sammartano, Marc (BIC USA)" w:date="2015-12-02T15:17:00Z"/>
              <w:rFonts w:eastAsiaTheme="minorEastAsia"/>
              <w:noProof/>
            </w:rPr>
          </w:pPr>
          <w:del w:id="3177" w:author="Sammartano, Marc (BIC USA)" w:date="2015-12-02T15:17:00Z">
            <w:r w:rsidRPr="00AD0C75" w:rsidDel="00AD0C75">
              <w:rPr>
                <w:noProof/>
              </w:rPr>
              <w:delText>Debug.show.list &lt;listPtr_nexp&gt;</w:delText>
            </w:r>
            <w:r w:rsidDel="00AD0C75">
              <w:rPr>
                <w:noProof/>
                <w:webHidden/>
              </w:rPr>
              <w:tab/>
            </w:r>
          </w:del>
          <w:del w:id="3178" w:author="Sammartano, Marc (BIC USA)" w:date="2015-12-02T15:16:00Z">
            <w:r w:rsidDel="00AD0C75">
              <w:rPr>
                <w:noProof/>
                <w:webHidden/>
              </w:rPr>
              <w:delText>86</w:delText>
            </w:r>
          </w:del>
        </w:p>
        <w:p w:rsidR="00BF4B5C" w:rsidDel="00AD0C75" w:rsidRDefault="00BF4B5C">
          <w:pPr>
            <w:pStyle w:val="TOC2"/>
            <w:rPr>
              <w:del w:id="3179" w:author="Sammartano, Marc (BIC USA)" w:date="2015-12-02T15:17:00Z"/>
              <w:rFonts w:eastAsiaTheme="minorEastAsia"/>
              <w:noProof/>
            </w:rPr>
          </w:pPr>
          <w:del w:id="3180" w:author="Sammartano, Marc (BIC USA)" w:date="2015-12-02T15:17:00Z">
            <w:r w:rsidRPr="00AD0C75" w:rsidDel="00AD0C75">
              <w:rPr>
                <w:noProof/>
              </w:rPr>
              <w:delText>Debug.show.stack &lt;stackPtr_nexp&gt;</w:delText>
            </w:r>
            <w:r w:rsidDel="00AD0C75">
              <w:rPr>
                <w:noProof/>
                <w:webHidden/>
              </w:rPr>
              <w:tab/>
            </w:r>
          </w:del>
          <w:del w:id="3181" w:author="Sammartano, Marc (BIC USA)" w:date="2015-12-02T15:16:00Z">
            <w:r w:rsidDel="00AD0C75">
              <w:rPr>
                <w:noProof/>
                <w:webHidden/>
              </w:rPr>
              <w:delText>87</w:delText>
            </w:r>
          </w:del>
        </w:p>
        <w:p w:rsidR="00BF4B5C" w:rsidDel="00AD0C75" w:rsidRDefault="00BF4B5C">
          <w:pPr>
            <w:pStyle w:val="TOC2"/>
            <w:rPr>
              <w:del w:id="3182" w:author="Sammartano, Marc (BIC USA)" w:date="2015-12-02T15:17:00Z"/>
              <w:rFonts w:eastAsiaTheme="minorEastAsia"/>
              <w:noProof/>
            </w:rPr>
          </w:pPr>
          <w:del w:id="3183" w:author="Sammartano, Marc (BIC USA)" w:date="2015-12-02T15:17:00Z">
            <w:r w:rsidRPr="00AD0C75" w:rsidDel="00AD0C75">
              <w:rPr>
                <w:noProof/>
              </w:rPr>
              <w:delText>Debug.watch var, ...</w:delText>
            </w:r>
            <w:r w:rsidDel="00AD0C75">
              <w:rPr>
                <w:noProof/>
                <w:webHidden/>
              </w:rPr>
              <w:tab/>
            </w:r>
          </w:del>
          <w:del w:id="3184" w:author="Sammartano, Marc (BIC USA)" w:date="2015-12-02T15:16:00Z">
            <w:r w:rsidDel="00AD0C75">
              <w:rPr>
                <w:noProof/>
                <w:webHidden/>
              </w:rPr>
              <w:delText>87</w:delText>
            </w:r>
          </w:del>
        </w:p>
        <w:p w:rsidR="00BF4B5C" w:rsidDel="00AD0C75" w:rsidRDefault="00BF4B5C">
          <w:pPr>
            <w:pStyle w:val="TOC2"/>
            <w:rPr>
              <w:del w:id="3185" w:author="Sammartano, Marc (BIC USA)" w:date="2015-12-02T15:17:00Z"/>
              <w:rFonts w:eastAsiaTheme="minorEastAsia"/>
              <w:noProof/>
            </w:rPr>
          </w:pPr>
          <w:del w:id="3186" w:author="Sammartano, Marc (BIC USA)" w:date="2015-12-02T15:17:00Z">
            <w:r w:rsidRPr="00AD0C75" w:rsidDel="00AD0C75">
              <w:rPr>
                <w:noProof/>
              </w:rPr>
              <w:delText>Debug.show.watch</w:delText>
            </w:r>
            <w:r w:rsidDel="00AD0C75">
              <w:rPr>
                <w:noProof/>
                <w:webHidden/>
              </w:rPr>
              <w:tab/>
            </w:r>
          </w:del>
          <w:del w:id="3187" w:author="Sammartano, Marc (BIC USA)" w:date="2015-12-02T15:16:00Z">
            <w:r w:rsidDel="00AD0C75">
              <w:rPr>
                <w:noProof/>
                <w:webHidden/>
              </w:rPr>
              <w:delText>87</w:delText>
            </w:r>
          </w:del>
        </w:p>
        <w:p w:rsidR="00BF4B5C" w:rsidDel="00AD0C75" w:rsidRDefault="00BF4B5C">
          <w:pPr>
            <w:pStyle w:val="TOC2"/>
            <w:rPr>
              <w:del w:id="3188" w:author="Sammartano, Marc (BIC USA)" w:date="2015-12-02T15:17:00Z"/>
              <w:rFonts w:eastAsiaTheme="minorEastAsia"/>
              <w:noProof/>
            </w:rPr>
          </w:pPr>
          <w:del w:id="3189" w:author="Sammartano, Marc (BIC USA)" w:date="2015-12-02T15:17:00Z">
            <w:r w:rsidRPr="00AD0C75" w:rsidDel="00AD0C75">
              <w:rPr>
                <w:noProof/>
              </w:rPr>
              <w:delText>Debug.show.program</w:delText>
            </w:r>
            <w:r w:rsidDel="00AD0C75">
              <w:rPr>
                <w:noProof/>
                <w:webHidden/>
              </w:rPr>
              <w:tab/>
            </w:r>
          </w:del>
          <w:del w:id="3190" w:author="Sammartano, Marc (BIC USA)" w:date="2015-12-02T15:16:00Z">
            <w:r w:rsidDel="00AD0C75">
              <w:rPr>
                <w:noProof/>
                <w:webHidden/>
              </w:rPr>
              <w:delText>87</w:delText>
            </w:r>
          </w:del>
        </w:p>
        <w:p w:rsidR="00BF4B5C" w:rsidDel="00AD0C75" w:rsidRDefault="00BF4B5C">
          <w:pPr>
            <w:pStyle w:val="TOC2"/>
            <w:rPr>
              <w:del w:id="3191" w:author="Sammartano, Marc (BIC USA)" w:date="2015-12-02T15:17:00Z"/>
              <w:rFonts w:eastAsiaTheme="minorEastAsia"/>
              <w:noProof/>
            </w:rPr>
          </w:pPr>
          <w:del w:id="3192" w:author="Sammartano, Marc (BIC USA)" w:date="2015-12-02T15:17:00Z">
            <w:r w:rsidRPr="00AD0C75" w:rsidDel="00AD0C75">
              <w:rPr>
                <w:noProof/>
              </w:rPr>
              <w:delText>Debug.show</w:delText>
            </w:r>
            <w:r w:rsidDel="00AD0C75">
              <w:rPr>
                <w:noProof/>
                <w:webHidden/>
              </w:rPr>
              <w:tab/>
            </w:r>
          </w:del>
          <w:del w:id="3193" w:author="Sammartano, Marc (BIC USA)" w:date="2015-12-02T15:16:00Z">
            <w:r w:rsidDel="00AD0C75">
              <w:rPr>
                <w:noProof/>
                <w:webHidden/>
              </w:rPr>
              <w:delText>87</w:delText>
            </w:r>
          </w:del>
        </w:p>
        <w:p w:rsidR="00BF4B5C" w:rsidDel="00AD0C75" w:rsidRDefault="00BF4B5C">
          <w:pPr>
            <w:pStyle w:val="TOC1"/>
            <w:tabs>
              <w:tab w:val="right" w:leader="dot" w:pos="9350"/>
            </w:tabs>
            <w:rPr>
              <w:del w:id="3194" w:author="Sammartano, Marc (BIC USA)" w:date="2015-12-02T15:17:00Z"/>
              <w:rFonts w:eastAsiaTheme="minorEastAsia"/>
              <w:noProof/>
            </w:rPr>
          </w:pPr>
          <w:del w:id="3195" w:author="Sammartano, Marc (BIC USA)" w:date="2015-12-02T15:17:00Z">
            <w:r w:rsidRPr="00AD0C75" w:rsidDel="00AD0C75">
              <w:rPr>
                <w:noProof/>
              </w:rPr>
              <w:delText>Fonts</w:delText>
            </w:r>
            <w:r w:rsidDel="00AD0C75">
              <w:rPr>
                <w:noProof/>
                <w:webHidden/>
              </w:rPr>
              <w:tab/>
            </w:r>
          </w:del>
          <w:del w:id="3196" w:author="Sammartano, Marc (BIC USA)" w:date="2015-12-02T15:16:00Z">
            <w:r w:rsidDel="00AD0C75">
              <w:rPr>
                <w:noProof/>
                <w:webHidden/>
              </w:rPr>
              <w:delText>87</w:delText>
            </w:r>
          </w:del>
        </w:p>
        <w:p w:rsidR="00BF4B5C" w:rsidDel="00AD0C75" w:rsidRDefault="00BF4B5C">
          <w:pPr>
            <w:pStyle w:val="TOC2"/>
            <w:rPr>
              <w:del w:id="3197" w:author="Sammartano, Marc (BIC USA)" w:date="2015-12-02T15:17:00Z"/>
              <w:rFonts w:eastAsiaTheme="minorEastAsia"/>
              <w:noProof/>
            </w:rPr>
          </w:pPr>
          <w:del w:id="3198" w:author="Sammartano, Marc (BIC USA)" w:date="2015-12-02T15:17:00Z">
            <w:r w:rsidRPr="00AD0C75" w:rsidDel="00AD0C75">
              <w:rPr>
                <w:noProof/>
              </w:rPr>
              <w:delText>Font.load &lt;font_ptr_nvar&gt;, &lt;filename_sexp&gt;</w:delText>
            </w:r>
            <w:r w:rsidDel="00AD0C75">
              <w:rPr>
                <w:noProof/>
                <w:webHidden/>
              </w:rPr>
              <w:tab/>
            </w:r>
          </w:del>
          <w:del w:id="3199" w:author="Sammartano, Marc (BIC USA)" w:date="2015-12-02T15:16:00Z">
            <w:r w:rsidDel="00AD0C75">
              <w:rPr>
                <w:noProof/>
                <w:webHidden/>
              </w:rPr>
              <w:delText>88</w:delText>
            </w:r>
          </w:del>
        </w:p>
        <w:p w:rsidR="00BF4B5C" w:rsidDel="00AD0C75" w:rsidRDefault="00BF4B5C">
          <w:pPr>
            <w:pStyle w:val="TOC2"/>
            <w:rPr>
              <w:del w:id="3200" w:author="Sammartano, Marc (BIC USA)" w:date="2015-12-02T15:17:00Z"/>
              <w:rFonts w:eastAsiaTheme="minorEastAsia"/>
              <w:noProof/>
            </w:rPr>
          </w:pPr>
          <w:del w:id="3201" w:author="Sammartano, Marc (BIC USA)" w:date="2015-12-02T15:17:00Z">
            <w:r w:rsidRPr="00AD0C75" w:rsidDel="00AD0C75">
              <w:rPr>
                <w:noProof/>
              </w:rPr>
              <w:delText>Font.delete {&lt;font_ptr_nexp&gt;}</w:delText>
            </w:r>
            <w:r w:rsidDel="00AD0C75">
              <w:rPr>
                <w:noProof/>
                <w:webHidden/>
              </w:rPr>
              <w:tab/>
            </w:r>
          </w:del>
          <w:del w:id="3202" w:author="Sammartano, Marc (BIC USA)" w:date="2015-12-02T15:16:00Z">
            <w:r w:rsidDel="00AD0C75">
              <w:rPr>
                <w:noProof/>
                <w:webHidden/>
              </w:rPr>
              <w:delText>88</w:delText>
            </w:r>
          </w:del>
        </w:p>
        <w:p w:rsidR="00BF4B5C" w:rsidDel="00AD0C75" w:rsidRDefault="00BF4B5C">
          <w:pPr>
            <w:pStyle w:val="TOC2"/>
            <w:rPr>
              <w:del w:id="3203" w:author="Sammartano, Marc (BIC USA)" w:date="2015-12-02T15:17:00Z"/>
              <w:rFonts w:eastAsiaTheme="minorEastAsia"/>
              <w:noProof/>
            </w:rPr>
          </w:pPr>
          <w:del w:id="3204" w:author="Sammartano, Marc (BIC USA)" w:date="2015-12-02T15:17:00Z">
            <w:r w:rsidRPr="00AD0C75" w:rsidDel="00AD0C75">
              <w:rPr>
                <w:noProof/>
              </w:rPr>
              <w:delText>Font.clear</w:delText>
            </w:r>
            <w:r w:rsidDel="00AD0C75">
              <w:rPr>
                <w:noProof/>
                <w:webHidden/>
              </w:rPr>
              <w:tab/>
            </w:r>
          </w:del>
          <w:del w:id="3205" w:author="Sammartano, Marc (BIC USA)" w:date="2015-12-02T15:16:00Z">
            <w:r w:rsidDel="00AD0C75">
              <w:rPr>
                <w:noProof/>
                <w:webHidden/>
              </w:rPr>
              <w:delText>88</w:delText>
            </w:r>
          </w:del>
        </w:p>
        <w:p w:rsidR="00BF4B5C" w:rsidDel="00AD0C75" w:rsidRDefault="00BF4B5C">
          <w:pPr>
            <w:pStyle w:val="TOC1"/>
            <w:tabs>
              <w:tab w:val="right" w:leader="dot" w:pos="9350"/>
            </w:tabs>
            <w:rPr>
              <w:del w:id="3206" w:author="Sammartano, Marc (BIC USA)" w:date="2015-12-02T15:17:00Z"/>
              <w:rFonts w:eastAsiaTheme="minorEastAsia"/>
              <w:noProof/>
            </w:rPr>
          </w:pPr>
          <w:del w:id="3207" w:author="Sammartano, Marc (BIC USA)" w:date="2015-12-02T15:17:00Z">
            <w:r w:rsidRPr="00AD0C75" w:rsidDel="00AD0C75">
              <w:rPr>
                <w:noProof/>
              </w:rPr>
              <w:delText>Console I/O</w:delText>
            </w:r>
            <w:r w:rsidDel="00AD0C75">
              <w:rPr>
                <w:noProof/>
                <w:webHidden/>
              </w:rPr>
              <w:tab/>
            </w:r>
          </w:del>
          <w:del w:id="3208" w:author="Sammartano, Marc (BIC USA)" w:date="2015-12-02T15:16:00Z">
            <w:r w:rsidDel="00AD0C75">
              <w:rPr>
                <w:noProof/>
                <w:webHidden/>
              </w:rPr>
              <w:delText>88</w:delText>
            </w:r>
          </w:del>
        </w:p>
        <w:p w:rsidR="00BF4B5C" w:rsidDel="00AD0C75" w:rsidRDefault="00BF4B5C">
          <w:pPr>
            <w:pStyle w:val="TOC2"/>
            <w:rPr>
              <w:del w:id="3209" w:author="Sammartano, Marc (BIC USA)" w:date="2015-12-02T15:17:00Z"/>
              <w:rFonts w:eastAsiaTheme="minorEastAsia"/>
              <w:noProof/>
            </w:rPr>
          </w:pPr>
          <w:del w:id="3210" w:author="Sammartano, Marc (BIC USA)" w:date="2015-12-02T15:17:00Z">
            <w:r w:rsidRPr="00AD0C75" w:rsidDel="00AD0C75">
              <w:rPr>
                <w:noProof/>
              </w:rPr>
              <w:delText>Output Console</w:delText>
            </w:r>
            <w:r w:rsidDel="00AD0C75">
              <w:rPr>
                <w:noProof/>
                <w:webHidden/>
              </w:rPr>
              <w:tab/>
            </w:r>
          </w:del>
          <w:del w:id="3211" w:author="Sammartano, Marc (BIC USA)" w:date="2015-12-02T15:16:00Z">
            <w:r w:rsidDel="00AD0C75">
              <w:rPr>
                <w:noProof/>
                <w:webHidden/>
              </w:rPr>
              <w:delText>88</w:delText>
            </w:r>
          </w:del>
        </w:p>
        <w:p w:rsidR="00BF4B5C" w:rsidDel="00AD0C75" w:rsidRDefault="00BF4B5C">
          <w:pPr>
            <w:pStyle w:val="TOC3"/>
            <w:rPr>
              <w:del w:id="3212" w:author="Sammartano, Marc (BIC USA)" w:date="2015-12-02T15:17:00Z"/>
              <w:rFonts w:eastAsiaTheme="minorEastAsia"/>
              <w:noProof/>
            </w:rPr>
          </w:pPr>
          <w:del w:id="3213" w:author="Sammartano, Marc (BIC USA)" w:date="2015-12-02T15:17:00Z">
            <w:r w:rsidRPr="00AD0C75" w:rsidDel="00AD0C75">
              <w:rPr>
                <w:noProof/>
              </w:rPr>
              <w:delText>Console.title { &lt;title_sexp&gt;}</w:delText>
            </w:r>
            <w:r w:rsidDel="00AD0C75">
              <w:rPr>
                <w:noProof/>
                <w:webHidden/>
              </w:rPr>
              <w:tab/>
            </w:r>
          </w:del>
          <w:del w:id="3214" w:author="Sammartano, Marc (BIC USA)" w:date="2015-12-02T15:16:00Z">
            <w:r w:rsidDel="00AD0C75">
              <w:rPr>
                <w:noProof/>
                <w:webHidden/>
              </w:rPr>
              <w:delText>88</w:delText>
            </w:r>
          </w:del>
        </w:p>
        <w:p w:rsidR="00BF4B5C" w:rsidDel="00AD0C75" w:rsidRDefault="00BF4B5C">
          <w:pPr>
            <w:pStyle w:val="TOC3"/>
            <w:rPr>
              <w:del w:id="3215" w:author="Sammartano, Marc (BIC USA)" w:date="2015-12-02T15:17:00Z"/>
              <w:rFonts w:eastAsiaTheme="minorEastAsia"/>
              <w:noProof/>
            </w:rPr>
          </w:pPr>
          <w:del w:id="3216" w:author="Sammartano, Marc (BIC USA)" w:date="2015-12-02T15:17:00Z">
            <w:r w:rsidRPr="00AD0C75" w:rsidDel="00AD0C75">
              <w:rPr>
                <w:noProof/>
              </w:rPr>
              <w:delText>Cls</w:delText>
            </w:r>
            <w:r w:rsidDel="00AD0C75">
              <w:rPr>
                <w:noProof/>
                <w:webHidden/>
              </w:rPr>
              <w:tab/>
            </w:r>
          </w:del>
          <w:del w:id="3217" w:author="Sammartano, Marc (BIC USA)" w:date="2015-12-02T15:16:00Z">
            <w:r w:rsidDel="00AD0C75">
              <w:rPr>
                <w:noProof/>
                <w:webHidden/>
              </w:rPr>
              <w:delText>89</w:delText>
            </w:r>
          </w:del>
        </w:p>
        <w:p w:rsidR="00BF4B5C" w:rsidDel="00AD0C75" w:rsidRDefault="00BF4B5C">
          <w:pPr>
            <w:pStyle w:val="TOC3"/>
            <w:rPr>
              <w:del w:id="3218" w:author="Sammartano, Marc (BIC USA)" w:date="2015-12-02T15:17:00Z"/>
              <w:rFonts w:eastAsiaTheme="minorEastAsia"/>
              <w:noProof/>
            </w:rPr>
          </w:pPr>
          <w:del w:id="3219" w:author="Sammartano, Marc (BIC USA)" w:date="2015-12-02T15:17:00Z">
            <w:r w:rsidRPr="00AD0C75" w:rsidDel="00AD0C75">
              <w:rPr>
                <w:noProof/>
              </w:rPr>
              <w:delText>Print {&lt;exp&gt; {,|;}} ...</w:delText>
            </w:r>
            <w:r w:rsidDel="00AD0C75">
              <w:rPr>
                <w:noProof/>
                <w:webHidden/>
              </w:rPr>
              <w:tab/>
            </w:r>
          </w:del>
          <w:del w:id="3220" w:author="Sammartano, Marc (BIC USA)" w:date="2015-12-02T15:16:00Z">
            <w:r w:rsidDel="00AD0C75">
              <w:rPr>
                <w:noProof/>
                <w:webHidden/>
              </w:rPr>
              <w:delText>89</w:delText>
            </w:r>
          </w:del>
        </w:p>
        <w:p w:rsidR="00BF4B5C" w:rsidDel="00AD0C75" w:rsidRDefault="00BF4B5C">
          <w:pPr>
            <w:pStyle w:val="TOC3"/>
            <w:rPr>
              <w:del w:id="3221" w:author="Sammartano, Marc (BIC USA)" w:date="2015-12-02T15:17:00Z"/>
              <w:rFonts w:eastAsiaTheme="minorEastAsia"/>
              <w:noProof/>
            </w:rPr>
          </w:pPr>
          <w:del w:id="3222" w:author="Sammartano, Marc (BIC USA)" w:date="2015-12-02T15:17:00Z">
            <w:r w:rsidRPr="00AD0C75" w:rsidDel="00AD0C75">
              <w:rPr>
                <w:noProof/>
              </w:rPr>
              <w:delText>? {&lt;exp&gt; {,|;}} ...</w:delText>
            </w:r>
            <w:r w:rsidDel="00AD0C75">
              <w:rPr>
                <w:noProof/>
                <w:webHidden/>
              </w:rPr>
              <w:tab/>
            </w:r>
          </w:del>
          <w:del w:id="3223" w:author="Sammartano, Marc (BIC USA)" w:date="2015-12-02T15:16:00Z">
            <w:r w:rsidDel="00AD0C75">
              <w:rPr>
                <w:noProof/>
                <w:webHidden/>
              </w:rPr>
              <w:delText>89</w:delText>
            </w:r>
          </w:del>
        </w:p>
        <w:p w:rsidR="00BF4B5C" w:rsidDel="00AD0C75" w:rsidRDefault="00BF4B5C">
          <w:pPr>
            <w:pStyle w:val="TOC3"/>
            <w:rPr>
              <w:del w:id="3224" w:author="Sammartano, Marc (BIC USA)" w:date="2015-12-02T15:17:00Z"/>
              <w:rFonts w:eastAsiaTheme="minorEastAsia"/>
              <w:noProof/>
            </w:rPr>
          </w:pPr>
          <w:del w:id="3225" w:author="Sammartano, Marc (BIC USA)" w:date="2015-12-02T15:17:00Z">
            <w:r w:rsidRPr="00AD0C75" w:rsidDel="00AD0C75">
              <w:rPr>
                <w:noProof/>
              </w:rPr>
              <w:delText>Print with User-Defined Functions</w:delText>
            </w:r>
            <w:r w:rsidDel="00AD0C75">
              <w:rPr>
                <w:noProof/>
                <w:webHidden/>
              </w:rPr>
              <w:tab/>
            </w:r>
          </w:del>
          <w:del w:id="3226" w:author="Sammartano, Marc (BIC USA)" w:date="2015-12-02T15:16:00Z">
            <w:r w:rsidDel="00AD0C75">
              <w:rPr>
                <w:noProof/>
                <w:webHidden/>
              </w:rPr>
              <w:delText>89</w:delText>
            </w:r>
          </w:del>
        </w:p>
        <w:p w:rsidR="00BF4B5C" w:rsidDel="00AD0C75" w:rsidRDefault="00BF4B5C">
          <w:pPr>
            <w:pStyle w:val="TOC3"/>
            <w:rPr>
              <w:del w:id="3227" w:author="Sammartano, Marc (BIC USA)" w:date="2015-12-02T15:17:00Z"/>
              <w:rFonts w:eastAsiaTheme="minorEastAsia"/>
              <w:noProof/>
            </w:rPr>
          </w:pPr>
          <w:del w:id="3228" w:author="Sammartano, Marc (BIC USA)" w:date="2015-12-02T15:17:00Z">
            <w:r w:rsidRPr="00AD0C75" w:rsidDel="00AD0C75">
              <w:rPr>
                <w:noProof/>
              </w:rPr>
              <w:delText>Console.line.count &lt;count_nvar&gt;</w:delText>
            </w:r>
            <w:r w:rsidDel="00AD0C75">
              <w:rPr>
                <w:noProof/>
                <w:webHidden/>
              </w:rPr>
              <w:tab/>
            </w:r>
          </w:del>
          <w:del w:id="3229" w:author="Sammartano, Marc (BIC USA)" w:date="2015-12-02T15:16:00Z">
            <w:r w:rsidDel="00AD0C75">
              <w:rPr>
                <w:noProof/>
                <w:webHidden/>
              </w:rPr>
              <w:delText>90</w:delText>
            </w:r>
          </w:del>
        </w:p>
        <w:p w:rsidR="00BF4B5C" w:rsidDel="00AD0C75" w:rsidRDefault="00BF4B5C">
          <w:pPr>
            <w:pStyle w:val="TOC3"/>
            <w:rPr>
              <w:del w:id="3230" w:author="Sammartano, Marc (BIC USA)" w:date="2015-12-02T15:17:00Z"/>
              <w:rFonts w:eastAsiaTheme="minorEastAsia"/>
              <w:noProof/>
            </w:rPr>
          </w:pPr>
          <w:del w:id="3231" w:author="Sammartano, Marc (BIC USA)" w:date="2015-12-02T15:17:00Z">
            <w:r w:rsidRPr="00AD0C75" w:rsidDel="00AD0C75">
              <w:rPr>
                <w:noProof/>
              </w:rPr>
              <w:delText>Console.line.text &lt;line_nexp&gt;, &lt;text_svar&gt;</w:delText>
            </w:r>
            <w:r w:rsidDel="00AD0C75">
              <w:rPr>
                <w:noProof/>
                <w:webHidden/>
              </w:rPr>
              <w:tab/>
            </w:r>
          </w:del>
          <w:del w:id="3232" w:author="Sammartano, Marc (BIC USA)" w:date="2015-12-02T15:16:00Z">
            <w:r w:rsidDel="00AD0C75">
              <w:rPr>
                <w:noProof/>
                <w:webHidden/>
              </w:rPr>
              <w:delText>90</w:delText>
            </w:r>
          </w:del>
        </w:p>
        <w:p w:rsidR="00BF4B5C" w:rsidDel="00AD0C75" w:rsidRDefault="00BF4B5C">
          <w:pPr>
            <w:pStyle w:val="TOC3"/>
            <w:rPr>
              <w:del w:id="3233" w:author="Sammartano, Marc (BIC USA)" w:date="2015-12-02T15:17:00Z"/>
              <w:rFonts w:eastAsiaTheme="minorEastAsia"/>
              <w:noProof/>
            </w:rPr>
          </w:pPr>
          <w:del w:id="3234" w:author="Sammartano, Marc (BIC USA)" w:date="2015-12-02T15:17:00Z">
            <w:r w:rsidRPr="00AD0C75" w:rsidDel="00AD0C75">
              <w:rPr>
                <w:noProof/>
              </w:rPr>
              <w:delText>Console.line.touched &lt;line_nvar&gt; {, &lt;press_lvar&gt;}</w:delText>
            </w:r>
            <w:r w:rsidDel="00AD0C75">
              <w:rPr>
                <w:noProof/>
                <w:webHidden/>
              </w:rPr>
              <w:tab/>
            </w:r>
          </w:del>
          <w:del w:id="3235" w:author="Sammartano, Marc (BIC USA)" w:date="2015-12-02T15:16:00Z">
            <w:r w:rsidDel="00AD0C75">
              <w:rPr>
                <w:noProof/>
                <w:webHidden/>
              </w:rPr>
              <w:delText>90</w:delText>
            </w:r>
          </w:del>
        </w:p>
        <w:p w:rsidR="00BF4B5C" w:rsidDel="00AD0C75" w:rsidRDefault="00BF4B5C">
          <w:pPr>
            <w:pStyle w:val="TOC3"/>
            <w:rPr>
              <w:del w:id="3236" w:author="Sammartano, Marc (BIC USA)" w:date="2015-12-02T15:17:00Z"/>
              <w:rFonts w:eastAsiaTheme="minorEastAsia"/>
              <w:noProof/>
            </w:rPr>
          </w:pPr>
          <w:del w:id="3237" w:author="Sammartano, Marc (BIC USA)" w:date="2015-12-02T15:17:00Z">
            <w:r w:rsidRPr="00AD0C75" w:rsidDel="00AD0C75">
              <w:rPr>
                <w:noProof/>
              </w:rPr>
              <w:delText>Console.save &lt;filename_sexp&gt;</w:delText>
            </w:r>
            <w:r w:rsidDel="00AD0C75">
              <w:rPr>
                <w:noProof/>
                <w:webHidden/>
              </w:rPr>
              <w:tab/>
            </w:r>
          </w:del>
          <w:del w:id="3238" w:author="Sammartano, Marc (BIC USA)" w:date="2015-12-02T15:16:00Z">
            <w:r w:rsidDel="00AD0C75">
              <w:rPr>
                <w:noProof/>
                <w:webHidden/>
              </w:rPr>
              <w:delText>90</w:delText>
            </w:r>
          </w:del>
        </w:p>
        <w:p w:rsidR="00BF4B5C" w:rsidDel="00AD0C75" w:rsidRDefault="00BF4B5C">
          <w:pPr>
            <w:pStyle w:val="TOC2"/>
            <w:rPr>
              <w:del w:id="3239" w:author="Sammartano, Marc (BIC USA)" w:date="2015-12-02T15:17:00Z"/>
              <w:rFonts w:eastAsiaTheme="minorEastAsia"/>
              <w:noProof/>
            </w:rPr>
          </w:pPr>
          <w:del w:id="3240" w:author="Sammartano, Marc (BIC USA)" w:date="2015-12-02T15:17:00Z">
            <w:r w:rsidRPr="00AD0C75" w:rsidDel="00AD0C75">
              <w:rPr>
                <w:noProof/>
              </w:rPr>
              <w:delText>User Input and Interaction</w:delText>
            </w:r>
            <w:r w:rsidDel="00AD0C75">
              <w:rPr>
                <w:noProof/>
                <w:webHidden/>
              </w:rPr>
              <w:tab/>
            </w:r>
          </w:del>
          <w:del w:id="3241" w:author="Sammartano, Marc (BIC USA)" w:date="2015-12-02T15:16:00Z">
            <w:r w:rsidDel="00AD0C75">
              <w:rPr>
                <w:noProof/>
                <w:webHidden/>
              </w:rPr>
              <w:delText>90</w:delText>
            </w:r>
          </w:del>
        </w:p>
        <w:p w:rsidR="00BF4B5C" w:rsidDel="00AD0C75" w:rsidRDefault="00BF4B5C">
          <w:pPr>
            <w:pStyle w:val="TOC3"/>
            <w:rPr>
              <w:del w:id="3242" w:author="Sammartano, Marc (BIC USA)" w:date="2015-12-02T15:17:00Z"/>
              <w:rFonts w:eastAsiaTheme="minorEastAsia"/>
              <w:noProof/>
            </w:rPr>
          </w:pPr>
          <w:del w:id="3243" w:author="Sammartano, Marc (BIC USA)" w:date="2015-12-02T15:17:00Z">
            <w:r w:rsidRPr="00AD0C75" w:rsidDel="00AD0C75">
              <w:rPr>
                <w:noProof/>
              </w:rPr>
              <w:delText>Dialog.message {&lt;title_sexp&gt;}, {&lt;message_sexp&gt;}, &lt;selection_nvar&gt; {, &lt;button1_sexp&gt;{, &lt;button2_sexp&gt;{, &lt;button3_sexp&gt;}}}</w:delText>
            </w:r>
            <w:r w:rsidDel="00AD0C75">
              <w:rPr>
                <w:noProof/>
                <w:webHidden/>
              </w:rPr>
              <w:tab/>
            </w:r>
          </w:del>
          <w:del w:id="3244" w:author="Sammartano, Marc (BIC USA)" w:date="2015-12-02T15:16:00Z">
            <w:r w:rsidDel="00AD0C75">
              <w:rPr>
                <w:noProof/>
                <w:webHidden/>
              </w:rPr>
              <w:delText>91</w:delText>
            </w:r>
          </w:del>
        </w:p>
        <w:p w:rsidR="00BF4B5C" w:rsidDel="00AD0C75" w:rsidRDefault="00BF4B5C">
          <w:pPr>
            <w:pStyle w:val="TOC3"/>
            <w:rPr>
              <w:del w:id="3245" w:author="Sammartano, Marc (BIC USA)" w:date="2015-12-02T15:17:00Z"/>
              <w:rFonts w:eastAsiaTheme="minorEastAsia"/>
              <w:noProof/>
            </w:rPr>
          </w:pPr>
          <w:del w:id="3246" w:author="Sammartano, Marc (BIC USA)" w:date="2015-12-02T15:17:00Z">
            <w:r w:rsidRPr="00AD0C75" w:rsidDel="00AD0C75">
              <w:rPr>
                <w:noProof/>
              </w:rPr>
              <w:delText>Dialog.select &lt;selection_nvar&gt;, &lt;Array$[]&gt;|&lt;list_nexp&gt; {,&lt;title_sexp&gt;}</w:delText>
            </w:r>
            <w:r w:rsidDel="00AD0C75">
              <w:rPr>
                <w:noProof/>
                <w:webHidden/>
              </w:rPr>
              <w:tab/>
            </w:r>
          </w:del>
          <w:del w:id="3247" w:author="Sammartano, Marc (BIC USA)" w:date="2015-12-02T15:16:00Z">
            <w:r w:rsidDel="00AD0C75">
              <w:rPr>
                <w:noProof/>
                <w:webHidden/>
              </w:rPr>
              <w:delText>91</w:delText>
            </w:r>
          </w:del>
        </w:p>
        <w:p w:rsidR="00BF4B5C" w:rsidDel="00AD0C75" w:rsidRDefault="00BF4B5C">
          <w:pPr>
            <w:pStyle w:val="TOC3"/>
            <w:rPr>
              <w:del w:id="3248" w:author="Sammartano, Marc (BIC USA)" w:date="2015-12-02T15:17:00Z"/>
              <w:rFonts w:eastAsiaTheme="minorEastAsia"/>
              <w:noProof/>
            </w:rPr>
          </w:pPr>
          <w:del w:id="3249" w:author="Sammartano, Marc (BIC USA)" w:date="2015-12-02T15:17:00Z">
            <w:r w:rsidRPr="00AD0C75" w:rsidDel="00AD0C75">
              <w:rPr>
                <w:noProof/>
              </w:rPr>
              <w:delText>Input {&lt;prompt_sexp&gt;}, &lt;result_var&gt;{, {&lt;default_exp&gt;}{, &lt;canceled_nvar&gt;}}</w:delText>
            </w:r>
            <w:r w:rsidDel="00AD0C75">
              <w:rPr>
                <w:noProof/>
                <w:webHidden/>
              </w:rPr>
              <w:tab/>
            </w:r>
          </w:del>
          <w:del w:id="3250" w:author="Sammartano, Marc (BIC USA)" w:date="2015-12-02T15:16:00Z">
            <w:r w:rsidDel="00AD0C75">
              <w:rPr>
                <w:noProof/>
                <w:webHidden/>
              </w:rPr>
              <w:delText>92</w:delText>
            </w:r>
          </w:del>
        </w:p>
        <w:p w:rsidR="00BF4B5C" w:rsidDel="00AD0C75" w:rsidRDefault="00BF4B5C">
          <w:pPr>
            <w:pStyle w:val="TOC3"/>
            <w:rPr>
              <w:del w:id="3251" w:author="Sammartano, Marc (BIC USA)" w:date="2015-12-02T15:17:00Z"/>
              <w:rFonts w:eastAsiaTheme="minorEastAsia"/>
              <w:noProof/>
            </w:rPr>
          </w:pPr>
          <w:del w:id="3252" w:author="Sammartano, Marc (BIC USA)" w:date="2015-12-02T15:17:00Z">
            <w:r w:rsidRPr="00AD0C75" w:rsidDel="00AD0C75">
              <w:rPr>
                <w:noProof/>
              </w:rPr>
              <w:delText>Inkey$ &lt;svar&gt;</w:delText>
            </w:r>
            <w:r w:rsidDel="00AD0C75">
              <w:rPr>
                <w:noProof/>
                <w:webHidden/>
              </w:rPr>
              <w:tab/>
            </w:r>
          </w:del>
          <w:del w:id="3253" w:author="Sammartano, Marc (BIC USA)" w:date="2015-12-02T15:16:00Z">
            <w:r w:rsidDel="00AD0C75">
              <w:rPr>
                <w:noProof/>
                <w:webHidden/>
              </w:rPr>
              <w:delText>92</w:delText>
            </w:r>
          </w:del>
        </w:p>
        <w:p w:rsidR="00BF4B5C" w:rsidDel="00AD0C75" w:rsidRDefault="00BF4B5C">
          <w:pPr>
            <w:pStyle w:val="TOC3"/>
            <w:rPr>
              <w:del w:id="3254" w:author="Sammartano, Marc (BIC USA)" w:date="2015-12-02T15:17:00Z"/>
              <w:rFonts w:eastAsiaTheme="minorEastAsia"/>
              <w:noProof/>
            </w:rPr>
          </w:pPr>
          <w:del w:id="3255" w:author="Sammartano, Marc (BIC USA)" w:date="2015-12-02T15:17:00Z">
            <w:r w:rsidRPr="00AD0C75" w:rsidDel="00AD0C75">
              <w:rPr>
                <w:noProof/>
              </w:rPr>
              <w:delText>Popup &lt;message_sexp&gt; {{, &lt;x_nexp&gt;}{, &lt;y_nexp&gt;}{, &lt;duration_lexp&gt;}}</w:delText>
            </w:r>
            <w:r w:rsidDel="00AD0C75">
              <w:rPr>
                <w:noProof/>
                <w:webHidden/>
              </w:rPr>
              <w:tab/>
            </w:r>
          </w:del>
          <w:del w:id="3256" w:author="Sammartano, Marc (BIC USA)" w:date="2015-12-02T15:16:00Z">
            <w:r w:rsidDel="00AD0C75">
              <w:rPr>
                <w:noProof/>
                <w:webHidden/>
              </w:rPr>
              <w:delText>93</w:delText>
            </w:r>
          </w:del>
        </w:p>
        <w:p w:rsidR="00BF4B5C" w:rsidDel="00AD0C75" w:rsidRDefault="00BF4B5C">
          <w:pPr>
            <w:pStyle w:val="TOC3"/>
            <w:rPr>
              <w:del w:id="3257" w:author="Sammartano, Marc (BIC USA)" w:date="2015-12-02T15:17:00Z"/>
              <w:rFonts w:eastAsiaTheme="minorEastAsia"/>
              <w:noProof/>
            </w:rPr>
          </w:pPr>
          <w:del w:id="3258" w:author="Sammartano, Marc (BIC USA)" w:date="2015-12-02T15:17:00Z">
            <w:r w:rsidRPr="00AD0C75" w:rsidDel="00AD0C75">
              <w:rPr>
                <w:noProof/>
              </w:rPr>
              <w:delText>Select &lt;selection_nvar&gt;, &lt;Array$[]&gt;|&lt;list_nexp&gt; {,&lt;title_sexp&gt; {, &lt;message_sexp&gt; } } {,&lt;press_lvar&gt; }</w:delText>
            </w:r>
            <w:r w:rsidDel="00AD0C75">
              <w:rPr>
                <w:noProof/>
                <w:webHidden/>
              </w:rPr>
              <w:tab/>
            </w:r>
          </w:del>
          <w:del w:id="3259" w:author="Sammartano, Marc (BIC USA)" w:date="2015-12-02T15:16:00Z">
            <w:r w:rsidDel="00AD0C75">
              <w:rPr>
                <w:noProof/>
                <w:webHidden/>
              </w:rPr>
              <w:delText>93</w:delText>
            </w:r>
          </w:del>
        </w:p>
        <w:p w:rsidR="00BF4B5C" w:rsidDel="00AD0C75" w:rsidRDefault="00BF4B5C">
          <w:pPr>
            <w:pStyle w:val="TOC3"/>
            <w:rPr>
              <w:del w:id="3260" w:author="Sammartano, Marc (BIC USA)" w:date="2015-12-02T15:17:00Z"/>
              <w:rFonts w:eastAsiaTheme="minorEastAsia"/>
              <w:noProof/>
            </w:rPr>
          </w:pPr>
          <w:del w:id="3261" w:author="Sammartano, Marc (BIC USA)" w:date="2015-12-02T15:17:00Z">
            <w:r w:rsidRPr="00AD0C75" w:rsidDel="00AD0C75">
              <w:rPr>
                <w:rFonts w:eastAsia="Times New Roman"/>
                <w:noProof/>
              </w:rPr>
              <w:delText>Text.input &lt;svar&gt;{, { &lt;text_sexp&gt;} , &lt;title_sexp&gt; }</w:delText>
            </w:r>
            <w:r w:rsidDel="00AD0C75">
              <w:rPr>
                <w:noProof/>
                <w:webHidden/>
              </w:rPr>
              <w:tab/>
            </w:r>
          </w:del>
          <w:del w:id="3262" w:author="Sammartano, Marc (BIC USA)" w:date="2015-12-02T15:16:00Z">
            <w:r w:rsidDel="00AD0C75">
              <w:rPr>
                <w:noProof/>
                <w:webHidden/>
              </w:rPr>
              <w:delText>94</w:delText>
            </w:r>
          </w:del>
        </w:p>
        <w:p w:rsidR="00BF4B5C" w:rsidDel="00AD0C75" w:rsidRDefault="00BF4B5C">
          <w:pPr>
            <w:pStyle w:val="TOC3"/>
            <w:rPr>
              <w:del w:id="3263" w:author="Sammartano, Marc (BIC USA)" w:date="2015-12-02T15:17:00Z"/>
              <w:rFonts w:eastAsiaTheme="minorEastAsia"/>
              <w:noProof/>
            </w:rPr>
          </w:pPr>
          <w:del w:id="3264" w:author="Sammartano, Marc (BIC USA)" w:date="2015-12-02T15:17:00Z">
            <w:r w:rsidRPr="00AD0C75" w:rsidDel="00AD0C75">
              <w:rPr>
                <w:noProof/>
              </w:rPr>
              <w:delText>TGet &lt;result_svar&gt;, &lt;prompt_sexp&gt; {, &lt;title_sexp&gt;}</w:delText>
            </w:r>
            <w:r w:rsidDel="00AD0C75">
              <w:rPr>
                <w:noProof/>
                <w:webHidden/>
              </w:rPr>
              <w:tab/>
            </w:r>
          </w:del>
          <w:del w:id="3265" w:author="Sammartano, Marc (BIC USA)" w:date="2015-12-02T15:16:00Z">
            <w:r w:rsidDel="00AD0C75">
              <w:rPr>
                <w:noProof/>
                <w:webHidden/>
              </w:rPr>
              <w:delText>94</w:delText>
            </w:r>
          </w:del>
        </w:p>
        <w:p w:rsidR="00BF4B5C" w:rsidDel="00AD0C75" w:rsidRDefault="00BF4B5C">
          <w:pPr>
            <w:pStyle w:val="TOC3"/>
            <w:rPr>
              <w:del w:id="3266" w:author="Sammartano, Marc (BIC USA)" w:date="2015-12-02T15:17:00Z"/>
              <w:rFonts w:eastAsiaTheme="minorEastAsia"/>
              <w:noProof/>
            </w:rPr>
          </w:pPr>
          <w:del w:id="3267" w:author="Sammartano, Marc (BIC USA)" w:date="2015-12-02T15:17:00Z">
            <w:r w:rsidRPr="00AD0C75" w:rsidDel="00AD0C75">
              <w:rPr>
                <w:noProof/>
              </w:rPr>
              <w:delText>Kb.hide</w:delText>
            </w:r>
            <w:r w:rsidDel="00AD0C75">
              <w:rPr>
                <w:noProof/>
                <w:webHidden/>
              </w:rPr>
              <w:tab/>
            </w:r>
          </w:del>
          <w:del w:id="3268" w:author="Sammartano, Marc (BIC USA)" w:date="2015-12-02T15:16:00Z">
            <w:r w:rsidDel="00AD0C75">
              <w:rPr>
                <w:noProof/>
                <w:webHidden/>
              </w:rPr>
              <w:delText>94</w:delText>
            </w:r>
          </w:del>
        </w:p>
        <w:p w:rsidR="00BF4B5C" w:rsidDel="00AD0C75" w:rsidRDefault="00BF4B5C">
          <w:pPr>
            <w:pStyle w:val="TOC3"/>
            <w:rPr>
              <w:del w:id="3269" w:author="Sammartano, Marc (BIC USA)" w:date="2015-12-02T15:17:00Z"/>
              <w:rFonts w:eastAsiaTheme="minorEastAsia"/>
              <w:noProof/>
            </w:rPr>
          </w:pPr>
          <w:del w:id="3270" w:author="Sammartano, Marc (BIC USA)" w:date="2015-12-02T15:17:00Z">
            <w:r w:rsidRPr="00AD0C75" w:rsidDel="00AD0C75">
              <w:rPr>
                <w:noProof/>
              </w:rPr>
              <w:delText>Kb.show</w:delText>
            </w:r>
            <w:r w:rsidDel="00AD0C75">
              <w:rPr>
                <w:noProof/>
                <w:webHidden/>
              </w:rPr>
              <w:tab/>
            </w:r>
          </w:del>
          <w:del w:id="3271" w:author="Sammartano, Marc (BIC USA)" w:date="2015-12-02T15:16:00Z">
            <w:r w:rsidDel="00AD0C75">
              <w:rPr>
                <w:noProof/>
                <w:webHidden/>
              </w:rPr>
              <w:delText>95</w:delText>
            </w:r>
          </w:del>
        </w:p>
        <w:p w:rsidR="00BF4B5C" w:rsidDel="00AD0C75" w:rsidRDefault="00BF4B5C">
          <w:pPr>
            <w:pStyle w:val="TOC3"/>
            <w:rPr>
              <w:del w:id="3272" w:author="Sammartano, Marc (BIC USA)" w:date="2015-12-02T15:17:00Z"/>
              <w:rFonts w:eastAsiaTheme="minorEastAsia"/>
              <w:noProof/>
            </w:rPr>
          </w:pPr>
          <w:del w:id="3273" w:author="Sammartano, Marc (BIC USA)" w:date="2015-12-02T15:17:00Z">
            <w:r w:rsidRPr="00AD0C75" w:rsidDel="00AD0C75">
              <w:rPr>
                <w:noProof/>
              </w:rPr>
              <w:delText>Kb.toggle</w:delText>
            </w:r>
            <w:r w:rsidDel="00AD0C75">
              <w:rPr>
                <w:noProof/>
                <w:webHidden/>
              </w:rPr>
              <w:tab/>
            </w:r>
          </w:del>
          <w:del w:id="3274" w:author="Sammartano, Marc (BIC USA)" w:date="2015-12-02T15:16:00Z">
            <w:r w:rsidDel="00AD0C75">
              <w:rPr>
                <w:noProof/>
                <w:webHidden/>
              </w:rPr>
              <w:delText>95</w:delText>
            </w:r>
          </w:del>
        </w:p>
        <w:p w:rsidR="00BF4B5C" w:rsidDel="00AD0C75" w:rsidRDefault="00BF4B5C">
          <w:pPr>
            <w:pStyle w:val="TOC3"/>
            <w:rPr>
              <w:del w:id="3275" w:author="Sammartano, Marc (BIC USA)" w:date="2015-12-02T15:17:00Z"/>
              <w:rFonts w:eastAsiaTheme="minorEastAsia"/>
              <w:noProof/>
            </w:rPr>
          </w:pPr>
          <w:del w:id="3276" w:author="Sammartano, Marc (BIC USA)" w:date="2015-12-02T15:17:00Z">
            <w:r w:rsidRPr="00AD0C75" w:rsidDel="00AD0C75">
              <w:rPr>
                <w:noProof/>
              </w:rPr>
              <w:delText>Kb.showing &lt;lvar&gt;</w:delText>
            </w:r>
            <w:r w:rsidDel="00AD0C75">
              <w:rPr>
                <w:noProof/>
                <w:webHidden/>
              </w:rPr>
              <w:tab/>
            </w:r>
          </w:del>
          <w:del w:id="3277" w:author="Sammartano, Marc (BIC USA)" w:date="2015-12-02T15:16:00Z">
            <w:r w:rsidDel="00AD0C75">
              <w:rPr>
                <w:noProof/>
                <w:webHidden/>
              </w:rPr>
              <w:delText>95</w:delText>
            </w:r>
          </w:del>
        </w:p>
        <w:p w:rsidR="00BF4B5C" w:rsidDel="00AD0C75" w:rsidRDefault="00BF4B5C">
          <w:pPr>
            <w:pStyle w:val="TOC3"/>
            <w:rPr>
              <w:del w:id="3278" w:author="Sammartano, Marc (BIC USA)" w:date="2015-12-02T15:17:00Z"/>
              <w:rFonts w:eastAsiaTheme="minorEastAsia"/>
              <w:noProof/>
            </w:rPr>
          </w:pPr>
          <w:del w:id="3279" w:author="Sammartano, Marc (BIC USA)" w:date="2015-12-02T15:17:00Z">
            <w:r w:rsidRPr="00AD0C75" w:rsidDel="00AD0C75">
              <w:rPr>
                <w:noProof/>
              </w:rPr>
              <w:delText>OnKbChange:</w:delText>
            </w:r>
            <w:r w:rsidDel="00AD0C75">
              <w:rPr>
                <w:noProof/>
                <w:webHidden/>
              </w:rPr>
              <w:tab/>
            </w:r>
          </w:del>
          <w:del w:id="3280" w:author="Sammartano, Marc (BIC USA)" w:date="2015-12-02T15:16:00Z">
            <w:r w:rsidDel="00AD0C75">
              <w:rPr>
                <w:noProof/>
                <w:webHidden/>
              </w:rPr>
              <w:delText>95</w:delText>
            </w:r>
          </w:del>
        </w:p>
        <w:p w:rsidR="00BF4B5C" w:rsidDel="00AD0C75" w:rsidRDefault="00BF4B5C">
          <w:pPr>
            <w:pStyle w:val="TOC3"/>
            <w:rPr>
              <w:del w:id="3281" w:author="Sammartano, Marc (BIC USA)" w:date="2015-12-02T15:17:00Z"/>
              <w:rFonts w:eastAsiaTheme="minorEastAsia"/>
              <w:noProof/>
            </w:rPr>
          </w:pPr>
          <w:del w:id="3282" w:author="Sammartano, Marc (BIC USA)" w:date="2015-12-02T15:17:00Z">
            <w:r w:rsidRPr="00AD0C75" w:rsidDel="00AD0C75">
              <w:rPr>
                <w:noProof/>
              </w:rPr>
              <w:delText>Kb.resume</w:delText>
            </w:r>
            <w:r w:rsidDel="00AD0C75">
              <w:rPr>
                <w:noProof/>
                <w:webHidden/>
              </w:rPr>
              <w:tab/>
            </w:r>
          </w:del>
          <w:del w:id="3283" w:author="Sammartano, Marc (BIC USA)" w:date="2015-12-02T15:16:00Z">
            <w:r w:rsidDel="00AD0C75">
              <w:rPr>
                <w:noProof/>
                <w:webHidden/>
              </w:rPr>
              <w:delText>95</w:delText>
            </w:r>
          </w:del>
        </w:p>
        <w:p w:rsidR="00BF4B5C" w:rsidDel="00AD0C75" w:rsidRDefault="00BF4B5C">
          <w:pPr>
            <w:pStyle w:val="TOC3"/>
            <w:rPr>
              <w:del w:id="3284" w:author="Sammartano, Marc (BIC USA)" w:date="2015-12-02T15:17:00Z"/>
              <w:rFonts w:eastAsiaTheme="minorEastAsia"/>
              <w:noProof/>
            </w:rPr>
          </w:pPr>
          <w:del w:id="3285" w:author="Sammartano, Marc (BIC USA)" w:date="2015-12-02T15:17:00Z">
            <w:r w:rsidRPr="00AD0C75" w:rsidDel="00AD0C75">
              <w:rPr>
                <w:noProof/>
              </w:rPr>
              <w:delText>The Soft Keyboard and the BACK Key</w:delText>
            </w:r>
            <w:r w:rsidDel="00AD0C75">
              <w:rPr>
                <w:noProof/>
                <w:webHidden/>
              </w:rPr>
              <w:tab/>
            </w:r>
          </w:del>
          <w:del w:id="3286" w:author="Sammartano, Marc (BIC USA)" w:date="2015-12-02T15:16:00Z">
            <w:r w:rsidDel="00AD0C75">
              <w:rPr>
                <w:noProof/>
                <w:webHidden/>
              </w:rPr>
              <w:delText>96</w:delText>
            </w:r>
          </w:del>
        </w:p>
        <w:p w:rsidR="00BF4B5C" w:rsidDel="00AD0C75" w:rsidRDefault="00BF4B5C">
          <w:pPr>
            <w:pStyle w:val="TOC1"/>
            <w:tabs>
              <w:tab w:val="right" w:leader="dot" w:pos="9350"/>
            </w:tabs>
            <w:rPr>
              <w:del w:id="3287" w:author="Sammartano, Marc (BIC USA)" w:date="2015-12-02T15:17:00Z"/>
              <w:rFonts w:eastAsiaTheme="minorEastAsia"/>
              <w:noProof/>
            </w:rPr>
          </w:pPr>
          <w:del w:id="3288" w:author="Sammartano, Marc (BIC USA)" w:date="2015-12-02T15:17:00Z">
            <w:r w:rsidRPr="00AD0C75" w:rsidDel="00AD0C75">
              <w:rPr>
                <w:noProof/>
              </w:rPr>
              <w:delText>Working with Files</w:delText>
            </w:r>
            <w:r w:rsidDel="00AD0C75">
              <w:rPr>
                <w:noProof/>
                <w:webHidden/>
              </w:rPr>
              <w:tab/>
            </w:r>
          </w:del>
          <w:del w:id="3289" w:author="Sammartano, Marc (BIC USA)" w:date="2015-12-02T15:16:00Z">
            <w:r w:rsidDel="00AD0C75">
              <w:rPr>
                <w:noProof/>
                <w:webHidden/>
              </w:rPr>
              <w:delText>96</w:delText>
            </w:r>
          </w:del>
        </w:p>
        <w:p w:rsidR="00BF4B5C" w:rsidDel="00AD0C75" w:rsidRDefault="00BF4B5C">
          <w:pPr>
            <w:pStyle w:val="TOC2"/>
            <w:rPr>
              <w:del w:id="3290" w:author="Sammartano, Marc (BIC USA)" w:date="2015-12-02T15:17:00Z"/>
              <w:rFonts w:eastAsiaTheme="minorEastAsia"/>
              <w:noProof/>
            </w:rPr>
          </w:pPr>
          <w:del w:id="3291" w:author="Sammartano, Marc (BIC USA)" w:date="2015-12-02T15:17:00Z">
            <w:r w:rsidRPr="00AD0C75" w:rsidDel="00AD0C75">
              <w:rPr>
                <w:noProof/>
              </w:rPr>
              <w:delText>Paths Explained</w:delText>
            </w:r>
            <w:r w:rsidDel="00AD0C75">
              <w:rPr>
                <w:noProof/>
                <w:webHidden/>
              </w:rPr>
              <w:tab/>
            </w:r>
          </w:del>
          <w:del w:id="3292" w:author="Sammartano, Marc (BIC USA)" w:date="2015-12-02T15:16:00Z">
            <w:r w:rsidDel="00AD0C75">
              <w:rPr>
                <w:noProof/>
                <w:webHidden/>
              </w:rPr>
              <w:delText>96</w:delText>
            </w:r>
          </w:del>
        </w:p>
        <w:p w:rsidR="00BF4B5C" w:rsidDel="00AD0C75" w:rsidRDefault="00BF4B5C">
          <w:pPr>
            <w:pStyle w:val="TOC2"/>
            <w:rPr>
              <w:del w:id="3293" w:author="Sammartano, Marc (BIC USA)" w:date="2015-12-02T15:17:00Z"/>
              <w:rFonts w:eastAsiaTheme="minorEastAsia"/>
              <w:noProof/>
            </w:rPr>
          </w:pPr>
          <w:del w:id="3294" w:author="Sammartano, Marc (BIC USA)" w:date="2015-12-02T15:17:00Z">
            <w:r w:rsidRPr="00AD0C75" w:rsidDel="00AD0C75">
              <w:rPr>
                <w:noProof/>
              </w:rPr>
              <w:delText>Paths and Case-sensitivity</w:delText>
            </w:r>
            <w:r w:rsidDel="00AD0C75">
              <w:rPr>
                <w:noProof/>
                <w:webHidden/>
              </w:rPr>
              <w:tab/>
            </w:r>
          </w:del>
          <w:del w:id="3295" w:author="Sammartano, Marc (BIC USA)" w:date="2015-12-02T15:16:00Z">
            <w:r w:rsidDel="00AD0C75">
              <w:rPr>
                <w:noProof/>
                <w:webHidden/>
              </w:rPr>
              <w:delText>97</w:delText>
            </w:r>
          </w:del>
        </w:p>
        <w:p w:rsidR="00BF4B5C" w:rsidDel="00AD0C75" w:rsidRDefault="00BF4B5C">
          <w:pPr>
            <w:pStyle w:val="TOC2"/>
            <w:rPr>
              <w:del w:id="3296" w:author="Sammartano, Marc (BIC USA)" w:date="2015-12-02T15:17:00Z"/>
              <w:rFonts w:eastAsiaTheme="minorEastAsia"/>
              <w:noProof/>
            </w:rPr>
          </w:pPr>
          <w:del w:id="3297" w:author="Sammartano, Marc (BIC USA)" w:date="2015-12-02T15:17:00Z">
            <w:r w:rsidRPr="00AD0C75" w:rsidDel="00AD0C75">
              <w:rPr>
                <w:noProof/>
              </w:rPr>
              <w:delText>Mark and Mark Limit</w:delText>
            </w:r>
            <w:r w:rsidDel="00AD0C75">
              <w:rPr>
                <w:noProof/>
                <w:webHidden/>
              </w:rPr>
              <w:tab/>
            </w:r>
          </w:del>
          <w:del w:id="3298" w:author="Sammartano, Marc (BIC USA)" w:date="2015-12-02T15:16:00Z">
            <w:r w:rsidDel="00AD0C75">
              <w:rPr>
                <w:noProof/>
                <w:webHidden/>
              </w:rPr>
              <w:delText>97</w:delText>
            </w:r>
          </w:del>
        </w:p>
        <w:p w:rsidR="00BF4B5C" w:rsidDel="00AD0C75" w:rsidRDefault="00BF4B5C">
          <w:pPr>
            <w:pStyle w:val="TOC1"/>
            <w:tabs>
              <w:tab w:val="right" w:leader="dot" w:pos="9350"/>
            </w:tabs>
            <w:rPr>
              <w:del w:id="3299" w:author="Sammartano, Marc (BIC USA)" w:date="2015-12-02T15:17:00Z"/>
              <w:rFonts w:eastAsiaTheme="minorEastAsia"/>
              <w:noProof/>
            </w:rPr>
          </w:pPr>
          <w:del w:id="3300" w:author="Sammartano, Marc (BIC USA)" w:date="2015-12-02T15:17:00Z">
            <w:r w:rsidRPr="00AD0C75" w:rsidDel="00AD0C75">
              <w:rPr>
                <w:noProof/>
              </w:rPr>
              <w:delText>File Commands</w:delText>
            </w:r>
            <w:r w:rsidDel="00AD0C75">
              <w:rPr>
                <w:noProof/>
                <w:webHidden/>
              </w:rPr>
              <w:tab/>
            </w:r>
          </w:del>
          <w:del w:id="3301" w:author="Sammartano, Marc (BIC USA)" w:date="2015-12-02T15:16:00Z">
            <w:r w:rsidDel="00AD0C75">
              <w:rPr>
                <w:noProof/>
                <w:webHidden/>
              </w:rPr>
              <w:delText>98</w:delText>
            </w:r>
          </w:del>
        </w:p>
        <w:p w:rsidR="00BF4B5C" w:rsidDel="00AD0C75" w:rsidRDefault="00BF4B5C">
          <w:pPr>
            <w:pStyle w:val="TOC2"/>
            <w:rPr>
              <w:del w:id="3302" w:author="Sammartano, Marc (BIC USA)" w:date="2015-12-02T15:17:00Z"/>
              <w:rFonts w:eastAsiaTheme="minorEastAsia"/>
              <w:noProof/>
            </w:rPr>
          </w:pPr>
          <w:del w:id="3303" w:author="Sammartano, Marc (BIC USA)" w:date="2015-12-02T15:17:00Z">
            <w:r w:rsidRPr="00AD0C75" w:rsidDel="00AD0C75">
              <w:rPr>
                <w:noProof/>
              </w:rPr>
              <w:delText>File.delete &lt;lvar&gt;, &lt;path_sexp&gt;</w:delText>
            </w:r>
            <w:r w:rsidDel="00AD0C75">
              <w:rPr>
                <w:noProof/>
                <w:webHidden/>
              </w:rPr>
              <w:tab/>
            </w:r>
          </w:del>
          <w:del w:id="3304" w:author="Sammartano, Marc (BIC USA)" w:date="2015-12-02T15:16:00Z">
            <w:r w:rsidDel="00AD0C75">
              <w:rPr>
                <w:noProof/>
                <w:webHidden/>
              </w:rPr>
              <w:delText>98</w:delText>
            </w:r>
          </w:del>
        </w:p>
        <w:p w:rsidR="00BF4B5C" w:rsidDel="00AD0C75" w:rsidRDefault="00BF4B5C">
          <w:pPr>
            <w:pStyle w:val="TOC2"/>
            <w:rPr>
              <w:del w:id="3305" w:author="Sammartano, Marc (BIC USA)" w:date="2015-12-02T15:17:00Z"/>
              <w:rFonts w:eastAsiaTheme="minorEastAsia"/>
              <w:noProof/>
            </w:rPr>
          </w:pPr>
          <w:del w:id="3306" w:author="Sammartano, Marc (BIC USA)" w:date="2015-12-02T15:17:00Z">
            <w:r w:rsidRPr="00AD0C75" w:rsidDel="00AD0C75">
              <w:rPr>
                <w:noProof/>
              </w:rPr>
              <w:delText>File.dir &lt;path_sexp&gt;, Array$[] {,&lt;dirmark_sexp&gt;}</w:delText>
            </w:r>
            <w:r w:rsidDel="00AD0C75">
              <w:rPr>
                <w:noProof/>
                <w:webHidden/>
              </w:rPr>
              <w:tab/>
            </w:r>
          </w:del>
          <w:del w:id="3307" w:author="Sammartano, Marc (BIC USA)" w:date="2015-12-02T15:16:00Z">
            <w:r w:rsidDel="00AD0C75">
              <w:rPr>
                <w:noProof/>
                <w:webHidden/>
              </w:rPr>
              <w:delText>98</w:delText>
            </w:r>
          </w:del>
        </w:p>
        <w:p w:rsidR="00BF4B5C" w:rsidDel="00AD0C75" w:rsidRDefault="00BF4B5C">
          <w:pPr>
            <w:pStyle w:val="TOC2"/>
            <w:rPr>
              <w:del w:id="3308" w:author="Sammartano, Marc (BIC USA)" w:date="2015-12-02T15:17:00Z"/>
              <w:rFonts w:eastAsiaTheme="minorEastAsia"/>
              <w:noProof/>
            </w:rPr>
          </w:pPr>
          <w:del w:id="3309" w:author="Sammartano, Marc (BIC USA)" w:date="2015-12-02T15:17:00Z">
            <w:r w:rsidRPr="00AD0C75" w:rsidDel="00AD0C75">
              <w:rPr>
                <w:noProof/>
              </w:rPr>
              <w:delText>File.exists &lt;lvar&gt;, &lt;path_sexp&gt;</w:delText>
            </w:r>
            <w:r w:rsidDel="00AD0C75">
              <w:rPr>
                <w:noProof/>
                <w:webHidden/>
              </w:rPr>
              <w:tab/>
            </w:r>
          </w:del>
          <w:del w:id="3310" w:author="Sammartano, Marc (BIC USA)" w:date="2015-12-02T15:16:00Z">
            <w:r w:rsidDel="00AD0C75">
              <w:rPr>
                <w:noProof/>
                <w:webHidden/>
              </w:rPr>
              <w:delText>99</w:delText>
            </w:r>
          </w:del>
        </w:p>
        <w:p w:rsidR="00BF4B5C" w:rsidDel="00AD0C75" w:rsidRDefault="00BF4B5C">
          <w:pPr>
            <w:pStyle w:val="TOC2"/>
            <w:rPr>
              <w:del w:id="3311" w:author="Sammartano, Marc (BIC USA)" w:date="2015-12-02T15:17:00Z"/>
              <w:rFonts w:eastAsiaTheme="minorEastAsia"/>
              <w:noProof/>
            </w:rPr>
          </w:pPr>
          <w:del w:id="3312" w:author="Sammartano, Marc (BIC USA)" w:date="2015-12-02T15:17:00Z">
            <w:r w:rsidRPr="00AD0C75" w:rsidDel="00AD0C75">
              <w:rPr>
                <w:noProof/>
              </w:rPr>
              <w:delText>File.mkdir &lt;path_sexp&gt;</w:delText>
            </w:r>
            <w:r w:rsidDel="00AD0C75">
              <w:rPr>
                <w:noProof/>
                <w:webHidden/>
              </w:rPr>
              <w:tab/>
            </w:r>
          </w:del>
          <w:del w:id="3313" w:author="Sammartano, Marc (BIC USA)" w:date="2015-12-02T15:16:00Z">
            <w:r w:rsidDel="00AD0C75">
              <w:rPr>
                <w:noProof/>
                <w:webHidden/>
              </w:rPr>
              <w:delText>99</w:delText>
            </w:r>
          </w:del>
        </w:p>
        <w:p w:rsidR="00BF4B5C" w:rsidDel="00AD0C75" w:rsidRDefault="00BF4B5C">
          <w:pPr>
            <w:pStyle w:val="TOC2"/>
            <w:rPr>
              <w:del w:id="3314" w:author="Sammartano, Marc (BIC USA)" w:date="2015-12-02T15:17:00Z"/>
              <w:rFonts w:eastAsiaTheme="minorEastAsia"/>
              <w:noProof/>
            </w:rPr>
          </w:pPr>
          <w:del w:id="3315" w:author="Sammartano, Marc (BIC USA)" w:date="2015-12-02T15:17:00Z">
            <w:r w:rsidRPr="00AD0C75" w:rsidDel="00AD0C75">
              <w:rPr>
                <w:noProof/>
              </w:rPr>
              <w:delText>File.rename &lt;old_path_sexp&gt;, &lt;new_path_sexp&gt;</w:delText>
            </w:r>
            <w:r w:rsidDel="00AD0C75">
              <w:rPr>
                <w:noProof/>
                <w:webHidden/>
              </w:rPr>
              <w:tab/>
            </w:r>
          </w:del>
          <w:del w:id="3316" w:author="Sammartano, Marc (BIC USA)" w:date="2015-12-02T15:16:00Z">
            <w:r w:rsidDel="00AD0C75">
              <w:rPr>
                <w:noProof/>
                <w:webHidden/>
              </w:rPr>
              <w:delText>99</w:delText>
            </w:r>
          </w:del>
        </w:p>
        <w:p w:rsidR="00BF4B5C" w:rsidDel="00AD0C75" w:rsidRDefault="00BF4B5C">
          <w:pPr>
            <w:pStyle w:val="TOC2"/>
            <w:rPr>
              <w:del w:id="3317" w:author="Sammartano, Marc (BIC USA)" w:date="2015-12-02T15:17:00Z"/>
              <w:rFonts w:eastAsiaTheme="minorEastAsia"/>
              <w:noProof/>
            </w:rPr>
          </w:pPr>
          <w:del w:id="3318" w:author="Sammartano, Marc (BIC USA)" w:date="2015-12-02T15:17:00Z">
            <w:r w:rsidRPr="00AD0C75" w:rsidDel="00AD0C75">
              <w:rPr>
                <w:noProof/>
              </w:rPr>
              <w:delText>File.root &lt;svar&gt;</w:delText>
            </w:r>
            <w:r w:rsidDel="00AD0C75">
              <w:rPr>
                <w:noProof/>
                <w:webHidden/>
              </w:rPr>
              <w:tab/>
            </w:r>
          </w:del>
          <w:del w:id="3319" w:author="Sammartano, Marc (BIC USA)" w:date="2015-12-02T15:16:00Z">
            <w:r w:rsidDel="00AD0C75">
              <w:rPr>
                <w:noProof/>
                <w:webHidden/>
              </w:rPr>
              <w:delText>99</w:delText>
            </w:r>
          </w:del>
        </w:p>
        <w:p w:rsidR="00BF4B5C" w:rsidDel="00AD0C75" w:rsidRDefault="00BF4B5C">
          <w:pPr>
            <w:pStyle w:val="TOC2"/>
            <w:rPr>
              <w:del w:id="3320" w:author="Sammartano, Marc (BIC USA)" w:date="2015-12-02T15:17:00Z"/>
              <w:rFonts w:eastAsiaTheme="minorEastAsia"/>
              <w:noProof/>
            </w:rPr>
          </w:pPr>
          <w:del w:id="3321" w:author="Sammartano, Marc (BIC USA)" w:date="2015-12-02T15:17:00Z">
            <w:r w:rsidRPr="00AD0C75" w:rsidDel="00AD0C75">
              <w:rPr>
                <w:noProof/>
              </w:rPr>
              <w:delText>File.size &lt;size_nvar&gt;, &lt;path_sexp&gt;</w:delText>
            </w:r>
            <w:r w:rsidDel="00AD0C75">
              <w:rPr>
                <w:noProof/>
                <w:webHidden/>
              </w:rPr>
              <w:tab/>
            </w:r>
          </w:del>
          <w:del w:id="3322" w:author="Sammartano, Marc (BIC USA)" w:date="2015-12-02T15:16:00Z">
            <w:r w:rsidDel="00AD0C75">
              <w:rPr>
                <w:noProof/>
                <w:webHidden/>
              </w:rPr>
              <w:delText>99</w:delText>
            </w:r>
          </w:del>
        </w:p>
        <w:p w:rsidR="00BF4B5C" w:rsidDel="00AD0C75" w:rsidRDefault="00BF4B5C">
          <w:pPr>
            <w:pStyle w:val="TOC2"/>
            <w:rPr>
              <w:del w:id="3323" w:author="Sammartano, Marc (BIC USA)" w:date="2015-12-02T15:17:00Z"/>
              <w:rFonts w:eastAsiaTheme="minorEastAsia"/>
              <w:noProof/>
            </w:rPr>
          </w:pPr>
          <w:del w:id="3324" w:author="Sammartano, Marc (BIC USA)" w:date="2015-12-02T15:17:00Z">
            <w:r w:rsidRPr="00AD0C75" w:rsidDel="00AD0C75">
              <w:rPr>
                <w:noProof/>
              </w:rPr>
              <w:delText>File.type &lt;type_svar&gt;, &lt;path_sexp&gt;</w:delText>
            </w:r>
            <w:r w:rsidDel="00AD0C75">
              <w:rPr>
                <w:noProof/>
                <w:webHidden/>
              </w:rPr>
              <w:tab/>
            </w:r>
          </w:del>
          <w:del w:id="3325" w:author="Sammartano, Marc (BIC USA)" w:date="2015-12-02T15:16:00Z">
            <w:r w:rsidDel="00AD0C75">
              <w:rPr>
                <w:noProof/>
                <w:webHidden/>
              </w:rPr>
              <w:delText>100</w:delText>
            </w:r>
          </w:del>
        </w:p>
        <w:p w:rsidR="00BF4B5C" w:rsidDel="00AD0C75" w:rsidRDefault="00BF4B5C">
          <w:pPr>
            <w:pStyle w:val="TOC1"/>
            <w:tabs>
              <w:tab w:val="right" w:leader="dot" w:pos="9350"/>
            </w:tabs>
            <w:rPr>
              <w:del w:id="3326" w:author="Sammartano, Marc (BIC USA)" w:date="2015-12-02T15:17:00Z"/>
              <w:rFonts w:eastAsiaTheme="minorEastAsia"/>
              <w:noProof/>
            </w:rPr>
          </w:pPr>
          <w:del w:id="3327" w:author="Sammartano, Marc (BIC USA)" w:date="2015-12-02T15:17:00Z">
            <w:r w:rsidRPr="00AD0C75" w:rsidDel="00AD0C75">
              <w:rPr>
                <w:noProof/>
              </w:rPr>
              <w:delText>Text File I/O</w:delText>
            </w:r>
            <w:r w:rsidDel="00AD0C75">
              <w:rPr>
                <w:noProof/>
                <w:webHidden/>
              </w:rPr>
              <w:tab/>
            </w:r>
          </w:del>
          <w:del w:id="3328" w:author="Sammartano, Marc (BIC USA)" w:date="2015-12-02T15:16:00Z">
            <w:r w:rsidDel="00AD0C75">
              <w:rPr>
                <w:noProof/>
                <w:webHidden/>
              </w:rPr>
              <w:delText>100</w:delText>
            </w:r>
          </w:del>
        </w:p>
        <w:p w:rsidR="00BF4B5C" w:rsidDel="00AD0C75" w:rsidRDefault="00BF4B5C">
          <w:pPr>
            <w:pStyle w:val="TOC2"/>
            <w:rPr>
              <w:del w:id="3329" w:author="Sammartano, Marc (BIC USA)" w:date="2015-12-02T15:17:00Z"/>
              <w:rFonts w:eastAsiaTheme="minorEastAsia"/>
              <w:noProof/>
            </w:rPr>
          </w:pPr>
          <w:del w:id="3330" w:author="Sammartano, Marc (BIC USA)" w:date="2015-12-02T15:17:00Z">
            <w:r w:rsidRPr="00AD0C75" w:rsidDel="00AD0C75">
              <w:rPr>
                <w:noProof/>
              </w:rPr>
              <w:delText>Text.open {r|w|a}, &lt;file_table_nvar&gt;, &lt;path_sexp&gt;</w:delText>
            </w:r>
            <w:r w:rsidDel="00AD0C75">
              <w:rPr>
                <w:noProof/>
                <w:webHidden/>
              </w:rPr>
              <w:tab/>
            </w:r>
          </w:del>
          <w:del w:id="3331" w:author="Sammartano, Marc (BIC USA)" w:date="2015-12-02T15:16:00Z">
            <w:r w:rsidDel="00AD0C75">
              <w:rPr>
                <w:noProof/>
                <w:webHidden/>
              </w:rPr>
              <w:delText>100</w:delText>
            </w:r>
          </w:del>
        </w:p>
        <w:p w:rsidR="00BF4B5C" w:rsidDel="00AD0C75" w:rsidRDefault="00BF4B5C">
          <w:pPr>
            <w:pStyle w:val="TOC2"/>
            <w:rPr>
              <w:del w:id="3332" w:author="Sammartano, Marc (BIC USA)" w:date="2015-12-02T15:17:00Z"/>
              <w:rFonts w:eastAsiaTheme="minorEastAsia"/>
              <w:noProof/>
            </w:rPr>
          </w:pPr>
          <w:del w:id="3333" w:author="Sammartano, Marc (BIC USA)" w:date="2015-12-02T15:17:00Z">
            <w:r w:rsidRPr="00AD0C75" w:rsidDel="00AD0C75">
              <w:rPr>
                <w:noProof/>
              </w:rPr>
              <w:delText>Text.close &lt;file_table_nexp&gt;</w:delText>
            </w:r>
            <w:r w:rsidDel="00AD0C75">
              <w:rPr>
                <w:noProof/>
                <w:webHidden/>
              </w:rPr>
              <w:tab/>
            </w:r>
          </w:del>
          <w:del w:id="3334" w:author="Sammartano, Marc (BIC USA)" w:date="2015-12-02T15:16:00Z">
            <w:r w:rsidDel="00AD0C75">
              <w:rPr>
                <w:noProof/>
                <w:webHidden/>
              </w:rPr>
              <w:delText>100</w:delText>
            </w:r>
          </w:del>
        </w:p>
        <w:p w:rsidR="00BF4B5C" w:rsidDel="00AD0C75" w:rsidRDefault="00BF4B5C">
          <w:pPr>
            <w:pStyle w:val="TOC2"/>
            <w:rPr>
              <w:del w:id="3335" w:author="Sammartano, Marc (BIC USA)" w:date="2015-12-02T15:17:00Z"/>
              <w:rFonts w:eastAsiaTheme="minorEastAsia"/>
              <w:noProof/>
            </w:rPr>
          </w:pPr>
          <w:del w:id="3336" w:author="Sammartano, Marc (BIC USA)" w:date="2015-12-02T15:17:00Z">
            <w:r w:rsidRPr="00AD0C75" w:rsidDel="00AD0C75">
              <w:rPr>
                <w:noProof/>
              </w:rPr>
              <w:delText>Text.readln &lt;file_table_nexp&gt; {,&lt;svar&gt;}...</w:delText>
            </w:r>
            <w:r w:rsidDel="00AD0C75">
              <w:rPr>
                <w:noProof/>
                <w:webHidden/>
              </w:rPr>
              <w:tab/>
            </w:r>
          </w:del>
          <w:del w:id="3337" w:author="Sammartano, Marc (BIC USA)" w:date="2015-12-02T15:16:00Z">
            <w:r w:rsidDel="00AD0C75">
              <w:rPr>
                <w:noProof/>
                <w:webHidden/>
              </w:rPr>
              <w:delText>101</w:delText>
            </w:r>
          </w:del>
        </w:p>
        <w:p w:rsidR="00BF4B5C" w:rsidDel="00AD0C75" w:rsidRDefault="00BF4B5C">
          <w:pPr>
            <w:pStyle w:val="TOC2"/>
            <w:rPr>
              <w:del w:id="3338" w:author="Sammartano, Marc (BIC USA)" w:date="2015-12-02T15:17:00Z"/>
              <w:rFonts w:eastAsiaTheme="minorEastAsia"/>
              <w:noProof/>
            </w:rPr>
          </w:pPr>
          <w:del w:id="3339" w:author="Sammartano, Marc (BIC USA)" w:date="2015-12-02T15:17:00Z">
            <w:r w:rsidRPr="00AD0C75" w:rsidDel="00AD0C75">
              <w:rPr>
                <w:noProof/>
              </w:rPr>
              <w:delText>Text.writeln &lt;file_table_nexp&gt;, &lt;parms same as Print&gt;</w:delText>
            </w:r>
            <w:r w:rsidDel="00AD0C75">
              <w:rPr>
                <w:noProof/>
                <w:webHidden/>
              </w:rPr>
              <w:tab/>
            </w:r>
          </w:del>
          <w:del w:id="3340" w:author="Sammartano, Marc (BIC USA)" w:date="2015-12-02T15:16:00Z">
            <w:r w:rsidDel="00AD0C75">
              <w:rPr>
                <w:noProof/>
                <w:webHidden/>
              </w:rPr>
              <w:delText>101</w:delText>
            </w:r>
          </w:del>
        </w:p>
        <w:p w:rsidR="00BF4B5C" w:rsidDel="00AD0C75" w:rsidRDefault="00BF4B5C">
          <w:pPr>
            <w:pStyle w:val="TOC2"/>
            <w:rPr>
              <w:del w:id="3341" w:author="Sammartano, Marc (BIC USA)" w:date="2015-12-02T15:17:00Z"/>
              <w:rFonts w:eastAsiaTheme="minorEastAsia"/>
              <w:noProof/>
            </w:rPr>
          </w:pPr>
          <w:del w:id="3342" w:author="Sammartano, Marc (BIC USA)" w:date="2015-12-02T15:17:00Z">
            <w:r w:rsidRPr="00AD0C75" w:rsidDel="00AD0C75">
              <w:rPr>
                <w:noProof/>
              </w:rPr>
              <w:delText>Text.eof &lt;file_table_nexp&gt;, &lt;lvar&gt;</w:delText>
            </w:r>
            <w:r w:rsidDel="00AD0C75">
              <w:rPr>
                <w:noProof/>
                <w:webHidden/>
              </w:rPr>
              <w:tab/>
            </w:r>
          </w:del>
          <w:del w:id="3343" w:author="Sammartano, Marc (BIC USA)" w:date="2015-12-02T15:16:00Z">
            <w:r w:rsidDel="00AD0C75">
              <w:rPr>
                <w:noProof/>
                <w:webHidden/>
              </w:rPr>
              <w:delText>101</w:delText>
            </w:r>
          </w:del>
        </w:p>
        <w:p w:rsidR="00BF4B5C" w:rsidDel="00AD0C75" w:rsidRDefault="00BF4B5C">
          <w:pPr>
            <w:pStyle w:val="TOC2"/>
            <w:rPr>
              <w:del w:id="3344" w:author="Sammartano, Marc (BIC USA)" w:date="2015-12-02T15:17:00Z"/>
              <w:rFonts w:eastAsiaTheme="minorEastAsia"/>
              <w:noProof/>
            </w:rPr>
          </w:pPr>
          <w:del w:id="3345" w:author="Sammartano, Marc (BIC USA)" w:date="2015-12-02T15:17:00Z">
            <w:r w:rsidRPr="00AD0C75" w:rsidDel="00AD0C75">
              <w:rPr>
                <w:noProof/>
              </w:rPr>
              <w:delText>Text.position.get &lt;file_table_nexp&gt;, &lt;position_nvar&gt;</w:delText>
            </w:r>
            <w:r w:rsidDel="00AD0C75">
              <w:rPr>
                <w:noProof/>
                <w:webHidden/>
              </w:rPr>
              <w:tab/>
            </w:r>
          </w:del>
          <w:del w:id="3346" w:author="Sammartano, Marc (BIC USA)" w:date="2015-12-02T15:16:00Z">
            <w:r w:rsidDel="00AD0C75">
              <w:rPr>
                <w:noProof/>
                <w:webHidden/>
              </w:rPr>
              <w:delText>102</w:delText>
            </w:r>
          </w:del>
        </w:p>
        <w:p w:rsidR="00BF4B5C" w:rsidDel="00AD0C75" w:rsidRDefault="00BF4B5C">
          <w:pPr>
            <w:pStyle w:val="TOC2"/>
            <w:rPr>
              <w:del w:id="3347" w:author="Sammartano, Marc (BIC USA)" w:date="2015-12-02T15:17:00Z"/>
              <w:rFonts w:eastAsiaTheme="minorEastAsia"/>
              <w:noProof/>
            </w:rPr>
          </w:pPr>
          <w:del w:id="3348" w:author="Sammartano, Marc (BIC USA)" w:date="2015-12-02T15:17:00Z">
            <w:r w:rsidRPr="00AD0C75" w:rsidDel="00AD0C75">
              <w:rPr>
                <w:noProof/>
              </w:rPr>
              <w:delText>Text.position.set &lt;file_table_nexp&gt;, &lt;position_nexp&gt;</w:delText>
            </w:r>
            <w:r w:rsidDel="00AD0C75">
              <w:rPr>
                <w:noProof/>
                <w:webHidden/>
              </w:rPr>
              <w:tab/>
            </w:r>
          </w:del>
          <w:del w:id="3349" w:author="Sammartano, Marc (BIC USA)" w:date="2015-12-02T15:16:00Z">
            <w:r w:rsidDel="00AD0C75">
              <w:rPr>
                <w:noProof/>
                <w:webHidden/>
              </w:rPr>
              <w:delText>102</w:delText>
            </w:r>
          </w:del>
        </w:p>
        <w:p w:rsidR="00BF4B5C" w:rsidDel="00AD0C75" w:rsidRDefault="00BF4B5C">
          <w:pPr>
            <w:pStyle w:val="TOC2"/>
            <w:rPr>
              <w:del w:id="3350" w:author="Sammartano, Marc (BIC USA)" w:date="2015-12-02T15:17:00Z"/>
              <w:rFonts w:eastAsiaTheme="minorEastAsia"/>
              <w:noProof/>
            </w:rPr>
          </w:pPr>
          <w:del w:id="3351" w:author="Sammartano, Marc (BIC USA)" w:date="2015-12-02T15:17:00Z">
            <w:r w:rsidRPr="00AD0C75" w:rsidDel="00AD0C75">
              <w:rPr>
                <w:noProof/>
              </w:rPr>
              <w:delText>Text.position.mark {{&lt;file_table_nexp&gt;}{, &lt;marklimit_nexp&gt;}}</w:delText>
            </w:r>
            <w:r w:rsidDel="00AD0C75">
              <w:rPr>
                <w:noProof/>
                <w:webHidden/>
              </w:rPr>
              <w:tab/>
            </w:r>
          </w:del>
          <w:del w:id="3352" w:author="Sammartano, Marc (BIC USA)" w:date="2015-12-02T15:16:00Z">
            <w:r w:rsidDel="00AD0C75">
              <w:rPr>
                <w:noProof/>
                <w:webHidden/>
              </w:rPr>
              <w:delText>102</w:delText>
            </w:r>
          </w:del>
        </w:p>
        <w:p w:rsidR="00BF4B5C" w:rsidDel="00AD0C75" w:rsidRDefault="00BF4B5C">
          <w:pPr>
            <w:pStyle w:val="TOC2"/>
            <w:rPr>
              <w:del w:id="3353" w:author="Sammartano, Marc (BIC USA)" w:date="2015-12-02T15:17:00Z"/>
              <w:rFonts w:eastAsiaTheme="minorEastAsia"/>
              <w:noProof/>
            </w:rPr>
          </w:pPr>
          <w:del w:id="3354" w:author="Sammartano, Marc (BIC USA)" w:date="2015-12-02T15:17:00Z">
            <w:r w:rsidRPr="00AD0C75" w:rsidDel="00AD0C75">
              <w:rPr>
                <w:noProof/>
              </w:rPr>
              <w:delText>GrabURL &lt;result_svar&gt;, &lt;url_sexp&gt;{, &lt;timeout_nexp&gt;}</w:delText>
            </w:r>
            <w:r w:rsidDel="00AD0C75">
              <w:rPr>
                <w:noProof/>
                <w:webHidden/>
              </w:rPr>
              <w:tab/>
            </w:r>
          </w:del>
          <w:del w:id="3355" w:author="Sammartano, Marc (BIC USA)" w:date="2015-12-02T15:16:00Z">
            <w:r w:rsidDel="00AD0C75">
              <w:rPr>
                <w:noProof/>
                <w:webHidden/>
              </w:rPr>
              <w:delText>102</w:delText>
            </w:r>
          </w:del>
        </w:p>
        <w:p w:rsidR="00BF4B5C" w:rsidDel="00AD0C75" w:rsidRDefault="00BF4B5C">
          <w:pPr>
            <w:pStyle w:val="TOC2"/>
            <w:rPr>
              <w:del w:id="3356" w:author="Sammartano, Marc (BIC USA)" w:date="2015-12-02T15:17:00Z"/>
              <w:rFonts w:eastAsiaTheme="minorEastAsia"/>
              <w:noProof/>
            </w:rPr>
          </w:pPr>
          <w:del w:id="3357" w:author="Sammartano, Marc (BIC USA)" w:date="2015-12-02T15:17:00Z">
            <w:r w:rsidRPr="00AD0C75" w:rsidDel="00AD0C75">
              <w:rPr>
                <w:noProof/>
              </w:rPr>
              <w:delText>GrabFile &lt;result_svar&gt;, &lt;path_sexp&gt;{, &lt;unicode_flag_lexp&gt;}</w:delText>
            </w:r>
            <w:r w:rsidDel="00AD0C75">
              <w:rPr>
                <w:noProof/>
                <w:webHidden/>
              </w:rPr>
              <w:tab/>
            </w:r>
          </w:del>
          <w:del w:id="3358" w:author="Sammartano, Marc (BIC USA)" w:date="2015-12-02T15:16:00Z">
            <w:r w:rsidDel="00AD0C75">
              <w:rPr>
                <w:noProof/>
                <w:webHidden/>
              </w:rPr>
              <w:delText>103</w:delText>
            </w:r>
          </w:del>
        </w:p>
        <w:p w:rsidR="00BF4B5C" w:rsidDel="00AD0C75" w:rsidRDefault="00BF4B5C">
          <w:pPr>
            <w:pStyle w:val="TOC1"/>
            <w:tabs>
              <w:tab w:val="right" w:leader="dot" w:pos="9350"/>
            </w:tabs>
            <w:rPr>
              <w:del w:id="3359" w:author="Sammartano, Marc (BIC USA)" w:date="2015-12-02T15:17:00Z"/>
              <w:rFonts w:eastAsiaTheme="minorEastAsia"/>
              <w:noProof/>
            </w:rPr>
          </w:pPr>
          <w:del w:id="3360" w:author="Sammartano, Marc (BIC USA)" w:date="2015-12-02T15:17:00Z">
            <w:r w:rsidRPr="00AD0C75" w:rsidDel="00AD0C75">
              <w:rPr>
                <w:noProof/>
              </w:rPr>
              <w:delText>Byte File I/O</w:delText>
            </w:r>
            <w:r w:rsidDel="00AD0C75">
              <w:rPr>
                <w:noProof/>
                <w:webHidden/>
              </w:rPr>
              <w:tab/>
            </w:r>
          </w:del>
          <w:del w:id="3361" w:author="Sammartano, Marc (BIC USA)" w:date="2015-12-02T15:16:00Z">
            <w:r w:rsidDel="00AD0C75">
              <w:rPr>
                <w:noProof/>
                <w:webHidden/>
              </w:rPr>
              <w:delText>103</w:delText>
            </w:r>
          </w:del>
        </w:p>
        <w:p w:rsidR="00BF4B5C" w:rsidDel="00AD0C75" w:rsidRDefault="00BF4B5C">
          <w:pPr>
            <w:pStyle w:val="TOC2"/>
            <w:rPr>
              <w:del w:id="3362" w:author="Sammartano, Marc (BIC USA)" w:date="2015-12-02T15:17:00Z"/>
              <w:rFonts w:eastAsiaTheme="minorEastAsia"/>
              <w:noProof/>
            </w:rPr>
          </w:pPr>
          <w:del w:id="3363" w:author="Sammartano, Marc (BIC USA)" w:date="2015-12-02T15:17:00Z">
            <w:r w:rsidRPr="00AD0C75" w:rsidDel="00AD0C75">
              <w:rPr>
                <w:noProof/>
              </w:rPr>
              <w:delText>Byte.open {r|w|a}, &lt;file_table_nvar&gt;, &lt;path_sexp&gt;</w:delText>
            </w:r>
            <w:r w:rsidDel="00AD0C75">
              <w:rPr>
                <w:noProof/>
                <w:webHidden/>
              </w:rPr>
              <w:tab/>
            </w:r>
          </w:del>
          <w:del w:id="3364" w:author="Sammartano, Marc (BIC USA)" w:date="2015-12-02T15:16:00Z">
            <w:r w:rsidDel="00AD0C75">
              <w:rPr>
                <w:noProof/>
                <w:webHidden/>
              </w:rPr>
              <w:delText>103</w:delText>
            </w:r>
          </w:del>
        </w:p>
        <w:p w:rsidR="00BF4B5C" w:rsidDel="00AD0C75" w:rsidRDefault="00BF4B5C">
          <w:pPr>
            <w:pStyle w:val="TOC2"/>
            <w:rPr>
              <w:del w:id="3365" w:author="Sammartano, Marc (BIC USA)" w:date="2015-12-02T15:17:00Z"/>
              <w:rFonts w:eastAsiaTheme="minorEastAsia"/>
              <w:noProof/>
            </w:rPr>
          </w:pPr>
          <w:del w:id="3366" w:author="Sammartano, Marc (BIC USA)" w:date="2015-12-02T15:17:00Z">
            <w:r w:rsidRPr="00AD0C75" w:rsidDel="00AD0C75">
              <w:rPr>
                <w:noProof/>
              </w:rPr>
              <w:delText>Byte.close &lt;file_table_nexp&gt;</w:delText>
            </w:r>
            <w:r w:rsidDel="00AD0C75">
              <w:rPr>
                <w:noProof/>
                <w:webHidden/>
              </w:rPr>
              <w:tab/>
            </w:r>
          </w:del>
          <w:del w:id="3367" w:author="Sammartano, Marc (BIC USA)" w:date="2015-12-02T15:16:00Z">
            <w:r w:rsidDel="00AD0C75">
              <w:rPr>
                <w:noProof/>
                <w:webHidden/>
              </w:rPr>
              <w:delText>103</w:delText>
            </w:r>
          </w:del>
        </w:p>
        <w:p w:rsidR="00BF4B5C" w:rsidDel="00AD0C75" w:rsidRDefault="00BF4B5C">
          <w:pPr>
            <w:pStyle w:val="TOC2"/>
            <w:rPr>
              <w:del w:id="3368" w:author="Sammartano, Marc (BIC USA)" w:date="2015-12-02T15:17:00Z"/>
              <w:rFonts w:eastAsiaTheme="minorEastAsia"/>
              <w:noProof/>
            </w:rPr>
          </w:pPr>
          <w:del w:id="3369" w:author="Sammartano, Marc (BIC USA)" w:date="2015-12-02T15:17:00Z">
            <w:r w:rsidRPr="00AD0C75" w:rsidDel="00AD0C75">
              <w:rPr>
                <w:noProof/>
              </w:rPr>
              <w:delText>Byte.read.byte &lt;file_table_nexp&gt; {,&lt;nvar&gt;}...</w:delText>
            </w:r>
            <w:r w:rsidDel="00AD0C75">
              <w:rPr>
                <w:noProof/>
                <w:webHidden/>
              </w:rPr>
              <w:tab/>
            </w:r>
          </w:del>
          <w:del w:id="3370" w:author="Sammartano, Marc (BIC USA)" w:date="2015-12-02T15:16:00Z">
            <w:r w:rsidDel="00AD0C75">
              <w:rPr>
                <w:noProof/>
                <w:webHidden/>
              </w:rPr>
              <w:delText>104</w:delText>
            </w:r>
          </w:del>
        </w:p>
        <w:p w:rsidR="00BF4B5C" w:rsidDel="00AD0C75" w:rsidRDefault="00BF4B5C">
          <w:pPr>
            <w:pStyle w:val="TOC2"/>
            <w:rPr>
              <w:del w:id="3371" w:author="Sammartano, Marc (BIC USA)" w:date="2015-12-02T15:17:00Z"/>
              <w:rFonts w:eastAsiaTheme="minorEastAsia"/>
              <w:noProof/>
            </w:rPr>
          </w:pPr>
          <w:del w:id="3372" w:author="Sammartano, Marc (BIC USA)" w:date="2015-12-02T15:17:00Z">
            <w:r w:rsidRPr="00AD0C75" w:rsidDel="00AD0C75">
              <w:rPr>
                <w:noProof/>
              </w:rPr>
              <w:delText>Byte.write.byte &lt;file_table_nexp&gt; {{,&lt;nexp&gt;}...{,&lt;sexp&gt;}}</w:delText>
            </w:r>
            <w:r w:rsidDel="00AD0C75">
              <w:rPr>
                <w:noProof/>
                <w:webHidden/>
              </w:rPr>
              <w:tab/>
            </w:r>
          </w:del>
          <w:del w:id="3373" w:author="Sammartano, Marc (BIC USA)" w:date="2015-12-02T15:16:00Z">
            <w:r w:rsidDel="00AD0C75">
              <w:rPr>
                <w:noProof/>
                <w:webHidden/>
              </w:rPr>
              <w:delText>104</w:delText>
            </w:r>
          </w:del>
        </w:p>
        <w:p w:rsidR="00BF4B5C" w:rsidDel="00AD0C75" w:rsidRDefault="00BF4B5C">
          <w:pPr>
            <w:pStyle w:val="TOC2"/>
            <w:rPr>
              <w:del w:id="3374" w:author="Sammartano, Marc (BIC USA)" w:date="2015-12-02T15:17:00Z"/>
              <w:rFonts w:eastAsiaTheme="minorEastAsia"/>
              <w:noProof/>
            </w:rPr>
          </w:pPr>
          <w:del w:id="3375" w:author="Sammartano, Marc (BIC USA)" w:date="2015-12-02T15:17:00Z">
            <w:r w:rsidRPr="00AD0C75" w:rsidDel="00AD0C75">
              <w:rPr>
                <w:noProof/>
              </w:rPr>
              <w:delText>Byte.read.number &lt;file_table_nexp&gt; {,&lt;nvar&gt;...}</w:delText>
            </w:r>
            <w:r w:rsidDel="00AD0C75">
              <w:rPr>
                <w:noProof/>
                <w:webHidden/>
              </w:rPr>
              <w:tab/>
            </w:r>
          </w:del>
          <w:del w:id="3376" w:author="Sammartano, Marc (BIC USA)" w:date="2015-12-02T15:16:00Z">
            <w:r w:rsidDel="00AD0C75">
              <w:rPr>
                <w:noProof/>
                <w:webHidden/>
              </w:rPr>
              <w:delText>104</w:delText>
            </w:r>
          </w:del>
        </w:p>
        <w:p w:rsidR="00BF4B5C" w:rsidDel="00AD0C75" w:rsidRDefault="00BF4B5C">
          <w:pPr>
            <w:pStyle w:val="TOC2"/>
            <w:rPr>
              <w:del w:id="3377" w:author="Sammartano, Marc (BIC USA)" w:date="2015-12-02T15:17:00Z"/>
              <w:rFonts w:eastAsiaTheme="minorEastAsia"/>
              <w:noProof/>
            </w:rPr>
          </w:pPr>
          <w:del w:id="3378" w:author="Sammartano, Marc (BIC USA)" w:date="2015-12-02T15:17:00Z">
            <w:r w:rsidRPr="00AD0C75" w:rsidDel="00AD0C75">
              <w:rPr>
                <w:noProof/>
              </w:rPr>
              <w:delText>Byte.write.number &lt;file_table_nexp&gt; {,&lt;nexp&gt;}...</w:delText>
            </w:r>
            <w:r w:rsidDel="00AD0C75">
              <w:rPr>
                <w:noProof/>
                <w:webHidden/>
              </w:rPr>
              <w:tab/>
            </w:r>
          </w:del>
          <w:del w:id="3379" w:author="Sammartano, Marc (BIC USA)" w:date="2015-12-02T15:16:00Z">
            <w:r w:rsidDel="00AD0C75">
              <w:rPr>
                <w:noProof/>
                <w:webHidden/>
              </w:rPr>
              <w:delText>105</w:delText>
            </w:r>
          </w:del>
        </w:p>
        <w:p w:rsidR="00BF4B5C" w:rsidDel="00AD0C75" w:rsidRDefault="00BF4B5C">
          <w:pPr>
            <w:pStyle w:val="TOC2"/>
            <w:rPr>
              <w:del w:id="3380" w:author="Sammartano, Marc (BIC USA)" w:date="2015-12-02T15:17:00Z"/>
              <w:rFonts w:eastAsiaTheme="minorEastAsia"/>
              <w:noProof/>
            </w:rPr>
          </w:pPr>
          <w:del w:id="3381" w:author="Sammartano, Marc (BIC USA)" w:date="2015-12-02T15:17:00Z">
            <w:r w:rsidRPr="00AD0C75" w:rsidDel="00AD0C75">
              <w:rPr>
                <w:noProof/>
              </w:rPr>
              <w:delText>Byte.read.buffer &lt;file_table_nexp&gt;, &lt;count_nexp&gt;, &lt;buffer_svar&gt;</w:delText>
            </w:r>
            <w:r w:rsidDel="00AD0C75">
              <w:rPr>
                <w:noProof/>
                <w:webHidden/>
              </w:rPr>
              <w:tab/>
            </w:r>
          </w:del>
          <w:del w:id="3382" w:author="Sammartano, Marc (BIC USA)" w:date="2015-12-02T15:16:00Z">
            <w:r w:rsidDel="00AD0C75">
              <w:rPr>
                <w:noProof/>
                <w:webHidden/>
              </w:rPr>
              <w:delText>105</w:delText>
            </w:r>
          </w:del>
        </w:p>
        <w:p w:rsidR="00BF4B5C" w:rsidDel="00AD0C75" w:rsidRDefault="00BF4B5C">
          <w:pPr>
            <w:pStyle w:val="TOC2"/>
            <w:rPr>
              <w:del w:id="3383" w:author="Sammartano, Marc (BIC USA)" w:date="2015-12-02T15:17:00Z"/>
              <w:rFonts w:eastAsiaTheme="minorEastAsia"/>
              <w:noProof/>
            </w:rPr>
          </w:pPr>
          <w:del w:id="3384" w:author="Sammartano, Marc (BIC USA)" w:date="2015-12-02T15:17:00Z">
            <w:r w:rsidRPr="00AD0C75" w:rsidDel="00AD0C75">
              <w:rPr>
                <w:noProof/>
              </w:rPr>
              <w:delText>Byte.write.buffer &lt;file_table_nexp&gt;, &lt;buffer_sexp&gt;</w:delText>
            </w:r>
            <w:r w:rsidDel="00AD0C75">
              <w:rPr>
                <w:noProof/>
                <w:webHidden/>
              </w:rPr>
              <w:tab/>
            </w:r>
          </w:del>
          <w:del w:id="3385" w:author="Sammartano, Marc (BIC USA)" w:date="2015-12-02T15:16:00Z">
            <w:r w:rsidDel="00AD0C75">
              <w:rPr>
                <w:noProof/>
                <w:webHidden/>
              </w:rPr>
              <w:delText>105</w:delText>
            </w:r>
          </w:del>
        </w:p>
        <w:p w:rsidR="00BF4B5C" w:rsidDel="00AD0C75" w:rsidRDefault="00BF4B5C">
          <w:pPr>
            <w:pStyle w:val="TOC2"/>
            <w:rPr>
              <w:del w:id="3386" w:author="Sammartano, Marc (BIC USA)" w:date="2015-12-02T15:17:00Z"/>
              <w:rFonts w:eastAsiaTheme="minorEastAsia"/>
              <w:noProof/>
            </w:rPr>
          </w:pPr>
          <w:del w:id="3387" w:author="Sammartano, Marc (BIC USA)" w:date="2015-12-02T15:17:00Z">
            <w:r w:rsidRPr="00AD0C75" w:rsidDel="00AD0C75">
              <w:rPr>
                <w:noProof/>
              </w:rPr>
              <w:delText>Byte.eof &lt;file_table_nexp&gt;, &lt;lvar&gt;</w:delText>
            </w:r>
            <w:r w:rsidDel="00AD0C75">
              <w:rPr>
                <w:noProof/>
                <w:webHidden/>
              </w:rPr>
              <w:tab/>
            </w:r>
          </w:del>
          <w:del w:id="3388" w:author="Sammartano, Marc (BIC USA)" w:date="2015-12-02T15:16:00Z">
            <w:r w:rsidDel="00AD0C75">
              <w:rPr>
                <w:noProof/>
                <w:webHidden/>
              </w:rPr>
              <w:delText>105</w:delText>
            </w:r>
          </w:del>
        </w:p>
        <w:p w:rsidR="00BF4B5C" w:rsidDel="00AD0C75" w:rsidRDefault="00BF4B5C">
          <w:pPr>
            <w:pStyle w:val="TOC2"/>
            <w:rPr>
              <w:del w:id="3389" w:author="Sammartano, Marc (BIC USA)" w:date="2015-12-02T15:17:00Z"/>
              <w:rFonts w:eastAsiaTheme="minorEastAsia"/>
              <w:noProof/>
            </w:rPr>
          </w:pPr>
          <w:del w:id="3390" w:author="Sammartano, Marc (BIC USA)" w:date="2015-12-02T15:17:00Z">
            <w:r w:rsidRPr="00AD0C75" w:rsidDel="00AD0C75">
              <w:rPr>
                <w:noProof/>
              </w:rPr>
              <w:delText>Byte.position.get &lt;file_table_nexp&gt;, &lt;position_nvar&gt;</w:delText>
            </w:r>
            <w:r w:rsidDel="00AD0C75">
              <w:rPr>
                <w:noProof/>
                <w:webHidden/>
              </w:rPr>
              <w:tab/>
            </w:r>
          </w:del>
          <w:del w:id="3391" w:author="Sammartano, Marc (BIC USA)" w:date="2015-12-02T15:16:00Z">
            <w:r w:rsidDel="00AD0C75">
              <w:rPr>
                <w:noProof/>
                <w:webHidden/>
              </w:rPr>
              <w:delText>106</w:delText>
            </w:r>
          </w:del>
        </w:p>
        <w:p w:rsidR="00BF4B5C" w:rsidDel="00AD0C75" w:rsidRDefault="00BF4B5C">
          <w:pPr>
            <w:pStyle w:val="TOC2"/>
            <w:rPr>
              <w:del w:id="3392" w:author="Sammartano, Marc (BIC USA)" w:date="2015-12-02T15:17:00Z"/>
              <w:rFonts w:eastAsiaTheme="minorEastAsia"/>
              <w:noProof/>
            </w:rPr>
          </w:pPr>
          <w:del w:id="3393" w:author="Sammartano, Marc (BIC USA)" w:date="2015-12-02T15:17:00Z">
            <w:r w:rsidRPr="00AD0C75" w:rsidDel="00AD0C75">
              <w:rPr>
                <w:noProof/>
              </w:rPr>
              <w:delText>Byte.position.set &lt;file_table_nexp&gt;, &lt;position_nexp&gt;</w:delText>
            </w:r>
            <w:r w:rsidDel="00AD0C75">
              <w:rPr>
                <w:noProof/>
                <w:webHidden/>
              </w:rPr>
              <w:tab/>
            </w:r>
          </w:del>
          <w:del w:id="3394" w:author="Sammartano, Marc (BIC USA)" w:date="2015-12-02T15:16:00Z">
            <w:r w:rsidDel="00AD0C75">
              <w:rPr>
                <w:noProof/>
                <w:webHidden/>
              </w:rPr>
              <w:delText>106</w:delText>
            </w:r>
          </w:del>
        </w:p>
        <w:p w:rsidR="00BF4B5C" w:rsidDel="00AD0C75" w:rsidRDefault="00BF4B5C">
          <w:pPr>
            <w:pStyle w:val="TOC2"/>
            <w:rPr>
              <w:del w:id="3395" w:author="Sammartano, Marc (BIC USA)" w:date="2015-12-02T15:17:00Z"/>
              <w:rFonts w:eastAsiaTheme="minorEastAsia"/>
              <w:noProof/>
            </w:rPr>
          </w:pPr>
          <w:del w:id="3396" w:author="Sammartano, Marc (BIC USA)" w:date="2015-12-02T15:17:00Z">
            <w:r w:rsidRPr="00AD0C75" w:rsidDel="00AD0C75">
              <w:rPr>
                <w:noProof/>
              </w:rPr>
              <w:delText>Byte.position.mark {{&lt;file_table_nexp&gt;}{, &lt;marklimit_nexp&gt;}}</w:delText>
            </w:r>
            <w:r w:rsidDel="00AD0C75">
              <w:rPr>
                <w:noProof/>
                <w:webHidden/>
              </w:rPr>
              <w:tab/>
            </w:r>
          </w:del>
          <w:del w:id="3397" w:author="Sammartano, Marc (BIC USA)" w:date="2015-12-02T15:16:00Z">
            <w:r w:rsidDel="00AD0C75">
              <w:rPr>
                <w:noProof/>
                <w:webHidden/>
              </w:rPr>
              <w:delText>106</w:delText>
            </w:r>
          </w:del>
        </w:p>
        <w:p w:rsidR="00BF4B5C" w:rsidDel="00AD0C75" w:rsidRDefault="00BF4B5C">
          <w:pPr>
            <w:pStyle w:val="TOC2"/>
            <w:rPr>
              <w:del w:id="3398" w:author="Sammartano, Marc (BIC USA)" w:date="2015-12-02T15:17:00Z"/>
              <w:rFonts w:eastAsiaTheme="minorEastAsia"/>
              <w:noProof/>
            </w:rPr>
          </w:pPr>
          <w:del w:id="3399" w:author="Sammartano, Marc (BIC USA)" w:date="2015-12-02T15:17:00Z">
            <w:r w:rsidRPr="00AD0C75" w:rsidDel="00AD0C75">
              <w:rPr>
                <w:noProof/>
              </w:rPr>
              <w:delText>Byte.truncate &lt;file_table_nexp&gt;,&lt;length_nexp&gt;</w:delText>
            </w:r>
            <w:r w:rsidDel="00AD0C75">
              <w:rPr>
                <w:noProof/>
                <w:webHidden/>
              </w:rPr>
              <w:tab/>
            </w:r>
          </w:del>
          <w:del w:id="3400" w:author="Sammartano, Marc (BIC USA)" w:date="2015-12-02T15:16:00Z">
            <w:r w:rsidDel="00AD0C75">
              <w:rPr>
                <w:noProof/>
                <w:webHidden/>
              </w:rPr>
              <w:delText>106</w:delText>
            </w:r>
          </w:del>
        </w:p>
        <w:p w:rsidR="00BF4B5C" w:rsidDel="00AD0C75" w:rsidRDefault="00BF4B5C">
          <w:pPr>
            <w:pStyle w:val="TOC2"/>
            <w:rPr>
              <w:del w:id="3401" w:author="Sammartano, Marc (BIC USA)" w:date="2015-12-02T15:17:00Z"/>
              <w:rFonts w:eastAsiaTheme="minorEastAsia"/>
              <w:noProof/>
            </w:rPr>
          </w:pPr>
          <w:del w:id="3402" w:author="Sammartano, Marc (BIC USA)" w:date="2015-12-02T15:17:00Z">
            <w:r w:rsidRPr="00AD0C75" w:rsidDel="00AD0C75">
              <w:rPr>
                <w:noProof/>
              </w:rPr>
              <w:delText>Byte.copy &lt;file_table_nexp&gt;,&lt;output_file_sexp&gt;</w:delText>
            </w:r>
            <w:r w:rsidDel="00AD0C75">
              <w:rPr>
                <w:noProof/>
                <w:webHidden/>
              </w:rPr>
              <w:tab/>
            </w:r>
          </w:del>
          <w:del w:id="3403" w:author="Sammartano, Marc (BIC USA)" w:date="2015-12-02T15:16:00Z">
            <w:r w:rsidDel="00AD0C75">
              <w:rPr>
                <w:noProof/>
                <w:webHidden/>
              </w:rPr>
              <w:delText>106</w:delText>
            </w:r>
          </w:del>
        </w:p>
        <w:p w:rsidR="00BF4B5C" w:rsidDel="00AD0C75" w:rsidRDefault="00BF4B5C">
          <w:pPr>
            <w:pStyle w:val="TOC1"/>
            <w:tabs>
              <w:tab w:val="right" w:leader="dot" w:pos="9350"/>
            </w:tabs>
            <w:rPr>
              <w:del w:id="3404" w:author="Sammartano, Marc (BIC USA)" w:date="2015-12-02T15:17:00Z"/>
              <w:rFonts w:eastAsiaTheme="minorEastAsia"/>
              <w:noProof/>
            </w:rPr>
          </w:pPr>
          <w:del w:id="3405" w:author="Sammartano, Marc (BIC USA)" w:date="2015-12-02T15:17:00Z">
            <w:r w:rsidRPr="00AD0C75" w:rsidDel="00AD0C75">
              <w:rPr>
                <w:noProof/>
              </w:rPr>
              <w:delText>HTML</w:delText>
            </w:r>
            <w:r w:rsidDel="00AD0C75">
              <w:rPr>
                <w:noProof/>
                <w:webHidden/>
              </w:rPr>
              <w:tab/>
            </w:r>
          </w:del>
          <w:del w:id="3406" w:author="Sammartano, Marc (BIC USA)" w:date="2015-12-02T15:16:00Z">
            <w:r w:rsidDel="00AD0C75">
              <w:rPr>
                <w:noProof/>
                <w:webHidden/>
              </w:rPr>
              <w:delText>107</w:delText>
            </w:r>
          </w:del>
        </w:p>
        <w:p w:rsidR="00BF4B5C" w:rsidDel="00AD0C75" w:rsidRDefault="00BF4B5C">
          <w:pPr>
            <w:pStyle w:val="TOC2"/>
            <w:rPr>
              <w:del w:id="3407" w:author="Sammartano, Marc (BIC USA)" w:date="2015-12-02T15:17:00Z"/>
              <w:rFonts w:eastAsiaTheme="minorEastAsia"/>
              <w:noProof/>
            </w:rPr>
          </w:pPr>
          <w:del w:id="3408" w:author="Sammartano, Marc (BIC USA)" w:date="2015-12-02T15:17:00Z">
            <w:r w:rsidRPr="00AD0C75" w:rsidDel="00AD0C75">
              <w:rPr>
                <w:noProof/>
              </w:rPr>
              <w:delText>Introduction</w:delText>
            </w:r>
            <w:r w:rsidDel="00AD0C75">
              <w:rPr>
                <w:noProof/>
                <w:webHidden/>
              </w:rPr>
              <w:tab/>
            </w:r>
          </w:del>
          <w:del w:id="3409" w:author="Sammartano, Marc (BIC USA)" w:date="2015-12-02T15:16:00Z">
            <w:r w:rsidDel="00AD0C75">
              <w:rPr>
                <w:noProof/>
                <w:webHidden/>
              </w:rPr>
              <w:delText>107</w:delText>
            </w:r>
          </w:del>
        </w:p>
        <w:p w:rsidR="00BF4B5C" w:rsidDel="00AD0C75" w:rsidRDefault="00BF4B5C">
          <w:pPr>
            <w:pStyle w:val="TOC2"/>
            <w:rPr>
              <w:del w:id="3410" w:author="Sammartano, Marc (BIC USA)" w:date="2015-12-02T15:17:00Z"/>
              <w:rFonts w:eastAsiaTheme="minorEastAsia"/>
              <w:noProof/>
            </w:rPr>
          </w:pPr>
          <w:del w:id="3411" w:author="Sammartano, Marc (BIC USA)" w:date="2015-12-02T15:17:00Z">
            <w:r w:rsidRPr="00AD0C75" w:rsidDel="00AD0C75">
              <w:rPr>
                <w:noProof/>
              </w:rPr>
              <w:delText>HTML Commands</w:delText>
            </w:r>
            <w:r w:rsidDel="00AD0C75">
              <w:rPr>
                <w:noProof/>
                <w:webHidden/>
              </w:rPr>
              <w:tab/>
            </w:r>
          </w:del>
          <w:del w:id="3412" w:author="Sammartano, Marc (BIC USA)" w:date="2015-12-02T15:16:00Z">
            <w:r w:rsidDel="00AD0C75">
              <w:rPr>
                <w:noProof/>
                <w:webHidden/>
              </w:rPr>
              <w:delText>107</w:delText>
            </w:r>
          </w:del>
        </w:p>
        <w:p w:rsidR="00BF4B5C" w:rsidDel="00AD0C75" w:rsidRDefault="00BF4B5C">
          <w:pPr>
            <w:pStyle w:val="TOC3"/>
            <w:rPr>
              <w:del w:id="3413" w:author="Sammartano, Marc (BIC USA)" w:date="2015-12-02T15:17:00Z"/>
              <w:rFonts w:eastAsiaTheme="minorEastAsia"/>
              <w:noProof/>
            </w:rPr>
          </w:pPr>
          <w:del w:id="3414" w:author="Sammartano, Marc (BIC USA)" w:date="2015-12-02T15:17:00Z">
            <w:r w:rsidRPr="00AD0C75" w:rsidDel="00AD0C75">
              <w:rPr>
                <w:noProof/>
              </w:rPr>
              <w:delText>Html.open {&lt;ShowStatusBar_lexp&gt; {, &lt;Orientation_nexp&gt;}}</w:delText>
            </w:r>
            <w:r w:rsidDel="00AD0C75">
              <w:rPr>
                <w:noProof/>
                <w:webHidden/>
              </w:rPr>
              <w:tab/>
            </w:r>
          </w:del>
          <w:del w:id="3415" w:author="Sammartano, Marc (BIC USA)" w:date="2015-12-02T15:16:00Z">
            <w:r w:rsidDel="00AD0C75">
              <w:rPr>
                <w:noProof/>
                <w:webHidden/>
              </w:rPr>
              <w:delText>107</w:delText>
            </w:r>
          </w:del>
        </w:p>
        <w:p w:rsidR="00BF4B5C" w:rsidDel="00AD0C75" w:rsidRDefault="00BF4B5C">
          <w:pPr>
            <w:pStyle w:val="TOC3"/>
            <w:rPr>
              <w:del w:id="3416" w:author="Sammartano, Marc (BIC USA)" w:date="2015-12-02T15:17:00Z"/>
              <w:rFonts w:eastAsiaTheme="minorEastAsia"/>
              <w:noProof/>
            </w:rPr>
          </w:pPr>
          <w:del w:id="3417" w:author="Sammartano, Marc (BIC USA)" w:date="2015-12-02T15:17:00Z">
            <w:r w:rsidRPr="00AD0C75" w:rsidDel="00AD0C75">
              <w:rPr>
                <w:noProof/>
              </w:rPr>
              <w:delText>Html.orientation &lt;nexp&gt;</w:delText>
            </w:r>
            <w:r w:rsidDel="00AD0C75">
              <w:rPr>
                <w:noProof/>
                <w:webHidden/>
              </w:rPr>
              <w:tab/>
            </w:r>
          </w:del>
          <w:del w:id="3418" w:author="Sammartano, Marc (BIC USA)" w:date="2015-12-02T15:16:00Z">
            <w:r w:rsidDel="00AD0C75">
              <w:rPr>
                <w:noProof/>
                <w:webHidden/>
              </w:rPr>
              <w:delText>107</w:delText>
            </w:r>
          </w:del>
        </w:p>
        <w:p w:rsidR="00BF4B5C" w:rsidDel="00AD0C75" w:rsidRDefault="00BF4B5C">
          <w:pPr>
            <w:pStyle w:val="TOC3"/>
            <w:rPr>
              <w:del w:id="3419" w:author="Sammartano, Marc (BIC USA)" w:date="2015-12-02T15:17:00Z"/>
              <w:rFonts w:eastAsiaTheme="minorEastAsia"/>
              <w:noProof/>
            </w:rPr>
          </w:pPr>
          <w:del w:id="3420" w:author="Sammartano, Marc (BIC USA)" w:date="2015-12-02T15:17:00Z">
            <w:r w:rsidRPr="00AD0C75" w:rsidDel="00AD0C75">
              <w:rPr>
                <w:noProof/>
              </w:rPr>
              <w:delText>Html.load.url &lt;file_sexp&gt;</w:delText>
            </w:r>
            <w:r w:rsidDel="00AD0C75">
              <w:rPr>
                <w:noProof/>
                <w:webHidden/>
              </w:rPr>
              <w:tab/>
            </w:r>
          </w:del>
          <w:del w:id="3421" w:author="Sammartano, Marc (BIC USA)" w:date="2015-12-02T15:16:00Z">
            <w:r w:rsidDel="00AD0C75">
              <w:rPr>
                <w:noProof/>
                <w:webHidden/>
              </w:rPr>
              <w:delText>108</w:delText>
            </w:r>
          </w:del>
        </w:p>
        <w:p w:rsidR="00BF4B5C" w:rsidDel="00AD0C75" w:rsidRDefault="00BF4B5C">
          <w:pPr>
            <w:pStyle w:val="TOC3"/>
            <w:rPr>
              <w:del w:id="3422" w:author="Sammartano, Marc (BIC USA)" w:date="2015-12-02T15:17:00Z"/>
              <w:rFonts w:eastAsiaTheme="minorEastAsia"/>
              <w:noProof/>
            </w:rPr>
          </w:pPr>
          <w:del w:id="3423" w:author="Sammartano, Marc (BIC USA)" w:date="2015-12-02T15:17:00Z">
            <w:r w:rsidRPr="00AD0C75" w:rsidDel="00AD0C75">
              <w:rPr>
                <w:noProof/>
              </w:rPr>
              <w:delText>Html.load.string &lt;html_sexp&gt;</w:delText>
            </w:r>
            <w:r w:rsidDel="00AD0C75">
              <w:rPr>
                <w:noProof/>
                <w:webHidden/>
              </w:rPr>
              <w:tab/>
            </w:r>
          </w:del>
          <w:del w:id="3424" w:author="Sammartano, Marc (BIC USA)" w:date="2015-12-02T15:16:00Z">
            <w:r w:rsidDel="00AD0C75">
              <w:rPr>
                <w:noProof/>
                <w:webHidden/>
              </w:rPr>
              <w:delText>108</w:delText>
            </w:r>
          </w:del>
        </w:p>
        <w:p w:rsidR="00BF4B5C" w:rsidDel="00AD0C75" w:rsidRDefault="00BF4B5C">
          <w:pPr>
            <w:pStyle w:val="TOC3"/>
            <w:rPr>
              <w:del w:id="3425" w:author="Sammartano, Marc (BIC USA)" w:date="2015-12-02T15:17:00Z"/>
              <w:rFonts w:eastAsiaTheme="minorEastAsia"/>
              <w:noProof/>
            </w:rPr>
          </w:pPr>
          <w:del w:id="3426" w:author="Sammartano, Marc (BIC USA)" w:date="2015-12-02T15:17:00Z">
            <w:r w:rsidRPr="00AD0C75" w:rsidDel="00AD0C75">
              <w:rPr>
                <w:noProof/>
              </w:rPr>
              <w:delText>Html.post &lt;url_sexp&gt;, &lt;list_nexp&gt;</w:delText>
            </w:r>
            <w:r w:rsidDel="00AD0C75">
              <w:rPr>
                <w:noProof/>
                <w:webHidden/>
              </w:rPr>
              <w:tab/>
            </w:r>
          </w:del>
          <w:del w:id="3427" w:author="Sammartano, Marc (BIC USA)" w:date="2015-12-02T15:16:00Z">
            <w:r w:rsidDel="00AD0C75">
              <w:rPr>
                <w:noProof/>
                <w:webHidden/>
              </w:rPr>
              <w:delText>108</w:delText>
            </w:r>
          </w:del>
        </w:p>
        <w:p w:rsidR="00BF4B5C" w:rsidDel="00AD0C75" w:rsidRDefault="00BF4B5C">
          <w:pPr>
            <w:pStyle w:val="TOC3"/>
            <w:rPr>
              <w:del w:id="3428" w:author="Sammartano, Marc (BIC USA)" w:date="2015-12-02T15:17:00Z"/>
              <w:rFonts w:eastAsiaTheme="minorEastAsia"/>
              <w:noProof/>
            </w:rPr>
          </w:pPr>
          <w:del w:id="3429" w:author="Sammartano, Marc (BIC USA)" w:date="2015-12-02T15:17:00Z">
            <w:r w:rsidRPr="00AD0C75" w:rsidDel="00AD0C75">
              <w:rPr>
                <w:noProof/>
              </w:rPr>
              <w:delText>Html.get.datalink &lt;data_svar&gt;</w:delText>
            </w:r>
            <w:r w:rsidDel="00AD0C75">
              <w:rPr>
                <w:noProof/>
                <w:webHidden/>
              </w:rPr>
              <w:tab/>
            </w:r>
          </w:del>
          <w:del w:id="3430" w:author="Sammartano, Marc (BIC USA)" w:date="2015-12-02T15:16:00Z">
            <w:r w:rsidDel="00AD0C75">
              <w:rPr>
                <w:noProof/>
                <w:webHidden/>
              </w:rPr>
              <w:delText>108</w:delText>
            </w:r>
          </w:del>
        </w:p>
        <w:p w:rsidR="00BF4B5C" w:rsidDel="00AD0C75" w:rsidRDefault="00BF4B5C">
          <w:pPr>
            <w:pStyle w:val="TOC3"/>
            <w:rPr>
              <w:del w:id="3431" w:author="Sammartano, Marc (BIC USA)" w:date="2015-12-02T15:17:00Z"/>
              <w:rFonts w:eastAsiaTheme="minorEastAsia"/>
              <w:noProof/>
            </w:rPr>
          </w:pPr>
          <w:del w:id="3432" w:author="Sammartano, Marc (BIC USA)" w:date="2015-12-02T15:17:00Z">
            <w:r w:rsidRPr="00AD0C75" w:rsidDel="00AD0C75">
              <w:rPr>
                <w:noProof/>
              </w:rPr>
              <w:delText>Html.go.back</w:delText>
            </w:r>
            <w:r w:rsidDel="00AD0C75">
              <w:rPr>
                <w:noProof/>
                <w:webHidden/>
              </w:rPr>
              <w:tab/>
            </w:r>
          </w:del>
          <w:del w:id="3433" w:author="Sammartano, Marc (BIC USA)" w:date="2015-12-02T15:16:00Z">
            <w:r w:rsidDel="00AD0C75">
              <w:rPr>
                <w:noProof/>
                <w:webHidden/>
              </w:rPr>
              <w:delText>109</w:delText>
            </w:r>
          </w:del>
        </w:p>
        <w:p w:rsidR="00BF4B5C" w:rsidDel="00AD0C75" w:rsidRDefault="00BF4B5C">
          <w:pPr>
            <w:pStyle w:val="TOC3"/>
            <w:rPr>
              <w:del w:id="3434" w:author="Sammartano, Marc (BIC USA)" w:date="2015-12-02T15:17:00Z"/>
              <w:rFonts w:eastAsiaTheme="minorEastAsia"/>
              <w:noProof/>
            </w:rPr>
          </w:pPr>
          <w:del w:id="3435" w:author="Sammartano, Marc (BIC USA)" w:date="2015-12-02T15:17:00Z">
            <w:r w:rsidRPr="00AD0C75" w:rsidDel="00AD0C75">
              <w:rPr>
                <w:noProof/>
              </w:rPr>
              <w:delText>Html.go.forward</w:delText>
            </w:r>
            <w:r w:rsidDel="00AD0C75">
              <w:rPr>
                <w:noProof/>
                <w:webHidden/>
              </w:rPr>
              <w:tab/>
            </w:r>
          </w:del>
          <w:del w:id="3436" w:author="Sammartano, Marc (BIC USA)" w:date="2015-12-02T15:16:00Z">
            <w:r w:rsidDel="00AD0C75">
              <w:rPr>
                <w:noProof/>
                <w:webHidden/>
              </w:rPr>
              <w:delText>109</w:delText>
            </w:r>
          </w:del>
        </w:p>
        <w:p w:rsidR="00BF4B5C" w:rsidDel="00AD0C75" w:rsidRDefault="00BF4B5C">
          <w:pPr>
            <w:pStyle w:val="TOC3"/>
            <w:rPr>
              <w:del w:id="3437" w:author="Sammartano, Marc (BIC USA)" w:date="2015-12-02T15:17:00Z"/>
              <w:rFonts w:eastAsiaTheme="minorEastAsia"/>
              <w:noProof/>
            </w:rPr>
          </w:pPr>
          <w:del w:id="3438" w:author="Sammartano, Marc (BIC USA)" w:date="2015-12-02T15:17:00Z">
            <w:r w:rsidRPr="00AD0C75" w:rsidDel="00AD0C75">
              <w:rPr>
                <w:noProof/>
              </w:rPr>
              <w:delText>Html.close</w:delText>
            </w:r>
            <w:r w:rsidDel="00AD0C75">
              <w:rPr>
                <w:noProof/>
                <w:webHidden/>
              </w:rPr>
              <w:tab/>
            </w:r>
          </w:del>
          <w:del w:id="3439" w:author="Sammartano, Marc (BIC USA)" w:date="2015-12-02T15:16:00Z">
            <w:r w:rsidDel="00AD0C75">
              <w:rPr>
                <w:noProof/>
                <w:webHidden/>
              </w:rPr>
              <w:delText>109</w:delText>
            </w:r>
          </w:del>
        </w:p>
        <w:p w:rsidR="00BF4B5C" w:rsidDel="00AD0C75" w:rsidRDefault="00BF4B5C">
          <w:pPr>
            <w:pStyle w:val="TOC3"/>
            <w:rPr>
              <w:del w:id="3440" w:author="Sammartano, Marc (BIC USA)" w:date="2015-12-02T15:17:00Z"/>
              <w:rFonts w:eastAsiaTheme="minorEastAsia"/>
              <w:noProof/>
            </w:rPr>
          </w:pPr>
          <w:del w:id="3441" w:author="Sammartano, Marc (BIC USA)" w:date="2015-12-02T15:17:00Z">
            <w:r w:rsidRPr="00AD0C75" w:rsidDel="00AD0C75">
              <w:rPr>
                <w:noProof/>
              </w:rPr>
              <w:delText>Html.clear.cache</w:delText>
            </w:r>
            <w:r w:rsidDel="00AD0C75">
              <w:rPr>
                <w:noProof/>
                <w:webHidden/>
              </w:rPr>
              <w:tab/>
            </w:r>
          </w:del>
          <w:del w:id="3442" w:author="Sammartano, Marc (BIC USA)" w:date="2015-12-02T15:16:00Z">
            <w:r w:rsidDel="00AD0C75">
              <w:rPr>
                <w:noProof/>
                <w:webHidden/>
              </w:rPr>
              <w:delText>109</w:delText>
            </w:r>
          </w:del>
        </w:p>
        <w:p w:rsidR="00BF4B5C" w:rsidDel="00AD0C75" w:rsidRDefault="00BF4B5C">
          <w:pPr>
            <w:pStyle w:val="TOC3"/>
            <w:rPr>
              <w:del w:id="3443" w:author="Sammartano, Marc (BIC USA)" w:date="2015-12-02T15:17:00Z"/>
              <w:rFonts w:eastAsiaTheme="minorEastAsia"/>
              <w:noProof/>
            </w:rPr>
          </w:pPr>
          <w:del w:id="3444" w:author="Sammartano, Marc (BIC USA)" w:date="2015-12-02T15:17:00Z">
            <w:r w:rsidRPr="00AD0C75" w:rsidDel="00AD0C75">
              <w:rPr>
                <w:noProof/>
              </w:rPr>
              <w:delText>Html.clear.history</w:delText>
            </w:r>
            <w:r w:rsidDel="00AD0C75">
              <w:rPr>
                <w:noProof/>
                <w:webHidden/>
              </w:rPr>
              <w:tab/>
            </w:r>
          </w:del>
          <w:del w:id="3445" w:author="Sammartano, Marc (BIC USA)" w:date="2015-12-02T15:16:00Z">
            <w:r w:rsidDel="00AD0C75">
              <w:rPr>
                <w:noProof/>
                <w:webHidden/>
              </w:rPr>
              <w:delText>110</w:delText>
            </w:r>
          </w:del>
        </w:p>
        <w:p w:rsidR="00BF4B5C" w:rsidDel="00AD0C75" w:rsidRDefault="00BF4B5C">
          <w:pPr>
            <w:pStyle w:val="TOC2"/>
            <w:rPr>
              <w:del w:id="3446" w:author="Sammartano, Marc (BIC USA)" w:date="2015-12-02T15:17:00Z"/>
              <w:rFonts w:eastAsiaTheme="minorEastAsia"/>
              <w:noProof/>
            </w:rPr>
          </w:pPr>
          <w:del w:id="3447" w:author="Sammartano, Marc (BIC USA)" w:date="2015-12-02T15:17:00Z">
            <w:r w:rsidRPr="00AD0C75" w:rsidDel="00AD0C75">
              <w:rPr>
                <w:noProof/>
              </w:rPr>
              <w:delText>Related Commands</w:delText>
            </w:r>
            <w:r w:rsidDel="00AD0C75">
              <w:rPr>
                <w:noProof/>
                <w:webHidden/>
              </w:rPr>
              <w:tab/>
            </w:r>
          </w:del>
          <w:del w:id="3448" w:author="Sammartano, Marc (BIC USA)" w:date="2015-12-02T15:16:00Z">
            <w:r w:rsidDel="00AD0C75">
              <w:rPr>
                <w:noProof/>
                <w:webHidden/>
              </w:rPr>
              <w:delText>110</w:delText>
            </w:r>
          </w:del>
        </w:p>
        <w:p w:rsidR="00BF4B5C" w:rsidDel="00AD0C75" w:rsidRDefault="00BF4B5C">
          <w:pPr>
            <w:pStyle w:val="TOC3"/>
            <w:rPr>
              <w:del w:id="3449" w:author="Sammartano, Marc (BIC USA)" w:date="2015-12-02T15:17:00Z"/>
              <w:rFonts w:eastAsiaTheme="minorEastAsia"/>
              <w:noProof/>
            </w:rPr>
          </w:pPr>
          <w:del w:id="3450" w:author="Sammartano, Marc (BIC USA)" w:date="2015-12-02T15:17:00Z">
            <w:r w:rsidRPr="00AD0C75" w:rsidDel="00AD0C75">
              <w:rPr>
                <w:noProof/>
              </w:rPr>
              <w:delText>Browse &lt;url_sexp&gt;</w:delText>
            </w:r>
            <w:r w:rsidDel="00AD0C75">
              <w:rPr>
                <w:noProof/>
                <w:webHidden/>
              </w:rPr>
              <w:tab/>
            </w:r>
          </w:del>
          <w:del w:id="3451" w:author="Sammartano, Marc (BIC USA)" w:date="2015-12-02T15:16:00Z">
            <w:r w:rsidDel="00AD0C75">
              <w:rPr>
                <w:noProof/>
                <w:webHidden/>
              </w:rPr>
              <w:delText>110</w:delText>
            </w:r>
          </w:del>
        </w:p>
        <w:p w:rsidR="00BF4B5C" w:rsidDel="00AD0C75" w:rsidRDefault="00BF4B5C">
          <w:pPr>
            <w:pStyle w:val="TOC3"/>
            <w:rPr>
              <w:del w:id="3452" w:author="Sammartano, Marc (BIC USA)" w:date="2015-12-02T15:17:00Z"/>
              <w:rFonts w:eastAsiaTheme="minorEastAsia"/>
              <w:noProof/>
            </w:rPr>
          </w:pPr>
          <w:del w:id="3453" w:author="Sammartano, Marc (BIC USA)" w:date="2015-12-02T15:17:00Z">
            <w:r w:rsidRPr="00AD0C75" w:rsidDel="00AD0C75">
              <w:rPr>
                <w:noProof/>
              </w:rPr>
              <w:delText>Http.post &lt;url_sexp&gt;, &lt;list_nexp&gt;, &lt;result_svar&gt;</w:delText>
            </w:r>
            <w:r w:rsidDel="00AD0C75">
              <w:rPr>
                <w:noProof/>
                <w:webHidden/>
              </w:rPr>
              <w:tab/>
            </w:r>
          </w:del>
          <w:del w:id="3454" w:author="Sammartano, Marc (BIC USA)" w:date="2015-12-02T15:16:00Z">
            <w:r w:rsidDel="00AD0C75">
              <w:rPr>
                <w:noProof/>
                <w:webHidden/>
              </w:rPr>
              <w:delText>110</w:delText>
            </w:r>
          </w:del>
        </w:p>
        <w:p w:rsidR="00BF4B5C" w:rsidDel="00AD0C75" w:rsidRDefault="00BF4B5C">
          <w:pPr>
            <w:pStyle w:val="TOC1"/>
            <w:tabs>
              <w:tab w:val="right" w:leader="dot" w:pos="9350"/>
            </w:tabs>
            <w:rPr>
              <w:del w:id="3455" w:author="Sammartano, Marc (BIC USA)" w:date="2015-12-02T15:17:00Z"/>
              <w:rFonts w:eastAsiaTheme="minorEastAsia"/>
              <w:noProof/>
            </w:rPr>
          </w:pPr>
          <w:del w:id="3456" w:author="Sammartano, Marc (BIC USA)" w:date="2015-12-02T15:17:00Z">
            <w:r w:rsidRPr="00AD0C75" w:rsidDel="00AD0C75">
              <w:rPr>
                <w:noProof/>
              </w:rPr>
              <w:delText>TCP/IP Sockets</w:delText>
            </w:r>
            <w:r w:rsidDel="00AD0C75">
              <w:rPr>
                <w:noProof/>
                <w:webHidden/>
              </w:rPr>
              <w:tab/>
            </w:r>
          </w:del>
          <w:del w:id="3457" w:author="Sammartano, Marc (BIC USA)" w:date="2015-12-02T15:16:00Z">
            <w:r w:rsidDel="00AD0C75">
              <w:rPr>
                <w:noProof/>
                <w:webHidden/>
              </w:rPr>
              <w:delText>110</w:delText>
            </w:r>
          </w:del>
        </w:p>
        <w:p w:rsidR="00BF4B5C" w:rsidDel="00AD0C75" w:rsidRDefault="00BF4B5C">
          <w:pPr>
            <w:pStyle w:val="TOC2"/>
            <w:rPr>
              <w:del w:id="3458" w:author="Sammartano, Marc (BIC USA)" w:date="2015-12-02T15:17:00Z"/>
              <w:rFonts w:eastAsiaTheme="minorEastAsia"/>
              <w:noProof/>
            </w:rPr>
          </w:pPr>
          <w:del w:id="3459" w:author="Sammartano, Marc (BIC USA)" w:date="2015-12-02T15:17:00Z">
            <w:r w:rsidRPr="00AD0C75" w:rsidDel="00AD0C75">
              <w:rPr>
                <w:noProof/>
              </w:rPr>
              <w:delText>TCP/IP Client Socket Commands</w:delText>
            </w:r>
            <w:r w:rsidDel="00AD0C75">
              <w:rPr>
                <w:noProof/>
                <w:webHidden/>
              </w:rPr>
              <w:tab/>
            </w:r>
          </w:del>
          <w:del w:id="3460" w:author="Sammartano, Marc (BIC USA)" w:date="2015-12-02T15:16:00Z">
            <w:r w:rsidDel="00AD0C75">
              <w:rPr>
                <w:noProof/>
                <w:webHidden/>
              </w:rPr>
              <w:delText>111</w:delText>
            </w:r>
          </w:del>
        </w:p>
        <w:p w:rsidR="00BF4B5C" w:rsidDel="00AD0C75" w:rsidRDefault="00BF4B5C">
          <w:pPr>
            <w:pStyle w:val="TOC3"/>
            <w:rPr>
              <w:del w:id="3461" w:author="Sammartano, Marc (BIC USA)" w:date="2015-12-02T15:17:00Z"/>
              <w:rFonts w:eastAsiaTheme="minorEastAsia"/>
              <w:noProof/>
            </w:rPr>
          </w:pPr>
          <w:del w:id="3462" w:author="Sammartano, Marc (BIC USA)" w:date="2015-12-02T15:17:00Z">
            <w:r w:rsidRPr="00AD0C75" w:rsidDel="00AD0C75">
              <w:rPr>
                <w:noProof/>
              </w:rPr>
              <w:delText>Socket.client.connect &lt;server_sexp&gt;, &lt;port_nexp&gt; { , &lt;wait_lexp&gt; }</w:delText>
            </w:r>
            <w:r w:rsidDel="00AD0C75">
              <w:rPr>
                <w:noProof/>
                <w:webHidden/>
              </w:rPr>
              <w:tab/>
            </w:r>
          </w:del>
          <w:del w:id="3463" w:author="Sammartano, Marc (BIC USA)" w:date="2015-12-02T15:16:00Z">
            <w:r w:rsidDel="00AD0C75">
              <w:rPr>
                <w:noProof/>
                <w:webHidden/>
              </w:rPr>
              <w:delText>111</w:delText>
            </w:r>
          </w:del>
        </w:p>
        <w:p w:rsidR="00BF4B5C" w:rsidDel="00AD0C75" w:rsidRDefault="00BF4B5C">
          <w:pPr>
            <w:pStyle w:val="TOC3"/>
            <w:rPr>
              <w:del w:id="3464" w:author="Sammartano, Marc (BIC USA)" w:date="2015-12-02T15:17:00Z"/>
              <w:rFonts w:eastAsiaTheme="minorEastAsia"/>
              <w:noProof/>
            </w:rPr>
          </w:pPr>
          <w:del w:id="3465" w:author="Sammartano, Marc (BIC USA)" w:date="2015-12-02T15:17:00Z">
            <w:r w:rsidRPr="00AD0C75" w:rsidDel="00AD0C75">
              <w:rPr>
                <w:noProof/>
              </w:rPr>
              <w:delText>Socket.client.status &lt;status_nvar&gt;</w:delText>
            </w:r>
            <w:r w:rsidDel="00AD0C75">
              <w:rPr>
                <w:noProof/>
                <w:webHidden/>
              </w:rPr>
              <w:tab/>
            </w:r>
          </w:del>
          <w:del w:id="3466" w:author="Sammartano, Marc (BIC USA)" w:date="2015-12-02T15:16:00Z">
            <w:r w:rsidDel="00AD0C75">
              <w:rPr>
                <w:noProof/>
                <w:webHidden/>
              </w:rPr>
              <w:delText>111</w:delText>
            </w:r>
          </w:del>
        </w:p>
        <w:p w:rsidR="00BF4B5C" w:rsidDel="00AD0C75" w:rsidRDefault="00BF4B5C">
          <w:pPr>
            <w:pStyle w:val="TOC3"/>
            <w:rPr>
              <w:del w:id="3467" w:author="Sammartano, Marc (BIC USA)" w:date="2015-12-02T15:17:00Z"/>
              <w:rFonts w:eastAsiaTheme="minorEastAsia"/>
              <w:noProof/>
            </w:rPr>
          </w:pPr>
          <w:del w:id="3468" w:author="Sammartano, Marc (BIC USA)" w:date="2015-12-02T15:17:00Z">
            <w:r w:rsidRPr="00AD0C75" w:rsidDel="00AD0C75">
              <w:rPr>
                <w:noProof/>
              </w:rPr>
              <w:delText>Socket.client.server.ip &lt;svar&gt;</w:delText>
            </w:r>
            <w:r w:rsidDel="00AD0C75">
              <w:rPr>
                <w:noProof/>
                <w:webHidden/>
              </w:rPr>
              <w:tab/>
            </w:r>
          </w:del>
          <w:del w:id="3469" w:author="Sammartano, Marc (BIC USA)" w:date="2015-12-02T15:16:00Z">
            <w:r w:rsidDel="00AD0C75">
              <w:rPr>
                <w:noProof/>
                <w:webHidden/>
              </w:rPr>
              <w:delText>111</w:delText>
            </w:r>
          </w:del>
        </w:p>
        <w:p w:rsidR="00BF4B5C" w:rsidDel="00AD0C75" w:rsidRDefault="00BF4B5C">
          <w:pPr>
            <w:pStyle w:val="TOC3"/>
            <w:rPr>
              <w:del w:id="3470" w:author="Sammartano, Marc (BIC USA)" w:date="2015-12-02T15:17:00Z"/>
              <w:rFonts w:eastAsiaTheme="minorEastAsia"/>
              <w:noProof/>
            </w:rPr>
          </w:pPr>
          <w:del w:id="3471" w:author="Sammartano, Marc (BIC USA)" w:date="2015-12-02T15:17:00Z">
            <w:r w:rsidRPr="00AD0C75" w:rsidDel="00AD0C75">
              <w:rPr>
                <w:noProof/>
              </w:rPr>
              <w:delText>Socket.client.read.line &lt;line_svar&gt;</w:delText>
            </w:r>
            <w:r w:rsidDel="00AD0C75">
              <w:rPr>
                <w:noProof/>
                <w:webHidden/>
              </w:rPr>
              <w:tab/>
            </w:r>
          </w:del>
          <w:del w:id="3472" w:author="Sammartano, Marc (BIC USA)" w:date="2015-12-02T15:16:00Z">
            <w:r w:rsidDel="00AD0C75">
              <w:rPr>
                <w:noProof/>
                <w:webHidden/>
              </w:rPr>
              <w:delText>112</w:delText>
            </w:r>
          </w:del>
        </w:p>
        <w:p w:rsidR="00BF4B5C" w:rsidDel="00AD0C75" w:rsidRDefault="00BF4B5C">
          <w:pPr>
            <w:pStyle w:val="TOC3"/>
            <w:rPr>
              <w:del w:id="3473" w:author="Sammartano, Marc (BIC USA)" w:date="2015-12-02T15:17:00Z"/>
              <w:rFonts w:eastAsiaTheme="minorEastAsia"/>
              <w:noProof/>
            </w:rPr>
          </w:pPr>
          <w:del w:id="3474" w:author="Sammartano, Marc (BIC USA)" w:date="2015-12-02T15:17:00Z">
            <w:r w:rsidRPr="00AD0C75" w:rsidDel="00AD0C75">
              <w:rPr>
                <w:noProof/>
              </w:rPr>
              <w:delText>Socket.client.read.ready &lt;nvar&gt;</w:delText>
            </w:r>
            <w:r w:rsidDel="00AD0C75">
              <w:rPr>
                <w:noProof/>
                <w:webHidden/>
              </w:rPr>
              <w:tab/>
            </w:r>
          </w:del>
          <w:del w:id="3475" w:author="Sammartano, Marc (BIC USA)" w:date="2015-12-02T15:16:00Z">
            <w:r w:rsidDel="00AD0C75">
              <w:rPr>
                <w:noProof/>
                <w:webHidden/>
              </w:rPr>
              <w:delText>112</w:delText>
            </w:r>
          </w:del>
        </w:p>
        <w:p w:rsidR="00BF4B5C" w:rsidDel="00AD0C75" w:rsidRDefault="00BF4B5C">
          <w:pPr>
            <w:pStyle w:val="TOC3"/>
            <w:rPr>
              <w:del w:id="3476" w:author="Sammartano, Marc (BIC USA)" w:date="2015-12-02T15:17:00Z"/>
              <w:rFonts w:eastAsiaTheme="minorEastAsia"/>
              <w:noProof/>
            </w:rPr>
          </w:pPr>
          <w:del w:id="3477" w:author="Sammartano, Marc (BIC USA)" w:date="2015-12-02T15:17:00Z">
            <w:r w:rsidRPr="00AD0C75" w:rsidDel="00AD0C75">
              <w:rPr>
                <w:noProof/>
              </w:rPr>
              <w:delText>Socket.client.read.file &lt;file_nexp&gt;</w:delText>
            </w:r>
            <w:r w:rsidDel="00AD0C75">
              <w:rPr>
                <w:noProof/>
                <w:webHidden/>
              </w:rPr>
              <w:tab/>
            </w:r>
          </w:del>
          <w:del w:id="3478" w:author="Sammartano, Marc (BIC USA)" w:date="2015-12-02T15:16:00Z">
            <w:r w:rsidDel="00AD0C75">
              <w:rPr>
                <w:noProof/>
                <w:webHidden/>
              </w:rPr>
              <w:delText>112</w:delText>
            </w:r>
          </w:del>
        </w:p>
        <w:p w:rsidR="00BF4B5C" w:rsidDel="00AD0C75" w:rsidRDefault="00BF4B5C">
          <w:pPr>
            <w:pStyle w:val="TOC3"/>
            <w:rPr>
              <w:del w:id="3479" w:author="Sammartano, Marc (BIC USA)" w:date="2015-12-02T15:17:00Z"/>
              <w:rFonts w:eastAsiaTheme="minorEastAsia"/>
              <w:noProof/>
            </w:rPr>
          </w:pPr>
          <w:del w:id="3480" w:author="Sammartano, Marc (BIC USA)" w:date="2015-12-02T15:17:00Z">
            <w:r w:rsidRPr="00AD0C75" w:rsidDel="00AD0C75">
              <w:rPr>
                <w:noProof/>
              </w:rPr>
              <w:delText>Socket.client.write.line &lt;line_sexp&gt;</w:delText>
            </w:r>
            <w:r w:rsidDel="00AD0C75">
              <w:rPr>
                <w:noProof/>
                <w:webHidden/>
              </w:rPr>
              <w:tab/>
            </w:r>
          </w:del>
          <w:del w:id="3481" w:author="Sammartano, Marc (BIC USA)" w:date="2015-12-02T15:16:00Z">
            <w:r w:rsidDel="00AD0C75">
              <w:rPr>
                <w:noProof/>
                <w:webHidden/>
              </w:rPr>
              <w:delText>112</w:delText>
            </w:r>
          </w:del>
        </w:p>
        <w:p w:rsidR="00BF4B5C" w:rsidDel="00AD0C75" w:rsidRDefault="00BF4B5C">
          <w:pPr>
            <w:pStyle w:val="TOC3"/>
            <w:rPr>
              <w:del w:id="3482" w:author="Sammartano, Marc (BIC USA)" w:date="2015-12-02T15:17:00Z"/>
              <w:rFonts w:eastAsiaTheme="minorEastAsia"/>
              <w:noProof/>
            </w:rPr>
          </w:pPr>
          <w:del w:id="3483" w:author="Sammartano, Marc (BIC USA)" w:date="2015-12-02T15:17:00Z">
            <w:r w:rsidRPr="00AD0C75" w:rsidDel="00AD0C75">
              <w:rPr>
                <w:noProof/>
              </w:rPr>
              <w:delText>Socket.client.write.bytes &lt;sexp&gt;</w:delText>
            </w:r>
            <w:r w:rsidDel="00AD0C75">
              <w:rPr>
                <w:noProof/>
                <w:webHidden/>
              </w:rPr>
              <w:tab/>
            </w:r>
          </w:del>
          <w:del w:id="3484" w:author="Sammartano, Marc (BIC USA)" w:date="2015-12-02T15:16:00Z">
            <w:r w:rsidDel="00AD0C75">
              <w:rPr>
                <w:noProof/>
                <w:webHidden/>
              </w:rPr>
              <w:delText>112</w:delText>
            </w:r>
          </w:del>
        </w:p>
        <w:p w:rsidR="00BF4B5C" w:rsidDel="00AD0C75" w:rsidRDefault="00BF4B5C">
          <w:pPr>
            <w:pStyle w:val="TOC3"/>
            <w:rPr>
              <w:del w:id="3485" w:author="Sammartano, Marc (BIC USA)" w:date="2015-12-02T15:17:00Z"/>
              <w:rFonts w:eastAsiaTheme="minorEastAsia"/>
              <w:noProof/>
            </w:rPr>
          </w:pPr>
          <w:del w:id="3486" w:author="Sammartano, Marc (BIC USA)" w:date="2015-12-02T15:17:00Z">
            <w:r w:rsidRPr="00AD0C75" w:rsidDel="00AD0C75">
              <w:rPr>
                <w:noProof/>
              </w:rPr>
              <w:delText>Socket.client.write.file &lt;file_nexp&gt;</w:delText>
            </w:r>
            <w:r w:rsidDel="00AD0C75">
              <w:rPr>
                <w:noProof/>
                <w:webHidden/>
              </w:rPr>
              <w:tab/>
            </w:r>
          </w:del>
          <w:del w:id="3487" w:author="Sammartano, Marc (BIC USA)" w:date="2015-12-02T15:16:00Z">
            <w:r w:rsidDel="00AD0C75">
              <w:rPr>
                <w:noProof/>
                <w:webHidden/>
              </w:rPr>
              <w:delText>112</w:delText>
            </w:r>
          </w:del>
        </w:p>
        <w:p w:rsidR="00BF4B5C" w:rsidDel="00AD0C75" w:rsidRDefault="00BF4B5C">
          <w:pPr>
            <w:pStyle w:val="TOC3"/>
            <w:rPr>
              <w:del w:id="3488" w:author="Sammartano, Marc (BIC USA)" w:date="2015-12-02T15:17:00Z"/>
              <w:rFonts w:eastAsiaTheme="minorEastAsia"/>
              <w:noProof/>
            </w:rPr>
          </w:pPr>
          <w:del w:id="3489" w:author="Sammartano, Marc (BIC USA)" w:date="2015-12-02T15:17:00Z">
            <w:r w:rsidRPr="00AD0C75" w:rsidDel="00AD0C75">
              <w:rPr>
                <w:noProof/>
              </w:rPr>
              <w:delText>Socket.client.close</w:delText>
            </w:r>
            <w:r w:rsidDel="00AD0C75">
              <w:rPr>
                <w:noProof/>
                <w:webHidden/>
              </w:rPr>
              <w:tab/>
            </w:r>
          </w:del>
          <w:del w:id="3490" w:author="Sammartano, Marc (BIC USA)" w:date="2015-12-02T15:16:00Z">
            <w:r w:rsidDel="00AD0C75">
              <w:rPr>
                <w:noProof/>
                <w:webHidden/>
              </w:rPr>
              <w:delText>112</w:delText>
            </w:r>
          </w:del>
        </w:p>
        <w:p w:rsidR="00BF4B5C" w:rsidDel="00AD0C75" w:rsidRDefault="00BF4B5C">
          <w:pPr>
            <w:pStyle w:val="TOC2"/>
            <w:rPr>
              <w:del w:id="3491" w:author="Sammartano, Marc (BIC USA)" w:date="2015-12-02T15:17:00Z"/>
              <w:rFonts w:eastAsiaTheme="minorEastAsia"/>
              <w:noProof/>
            </w:rPr>
          </w:pPr>
          <w:del w:id="3492" w:author="Sammartano, Marc (BIC USA)" w:date="2015-12-02T15:17:00Z">
            <w:r w:rsidRPr="00AD0C75" w:rsidDel="00AD0C75">
              <w:rPr>
                <w:noProof/>
              </w:rPr>
              <w:delText>TCP/IP Server Socket Commands</w:delText>
            </w:r>
            <w:r w:rsidDel="00AD0C75">
              <w:rPr>
                <w:noProof/>
                <w:webHidden/>
              </w:rPr>
              <w:tab/>
            </w:r>
          </w:del>
          <w:del w:id="3493" w:author="Sammartano, Marc (BIC USA)" w:date="2015-12-02T15:16:00Z">
            <w:r w:rsidDel="00AD0C75">
              <w:rPr>
                <w:noProof/>
                <w:webHidden/>
              </w:rPr>
              <w:delText>113</w:delText>
            </w:r>
          </w:del>
        </w:p>
        <w:p w:rsidR="00BF4B5C" w:rsidDel="00AD0C75" w:rsidRDefault="00BF4B5C">
          <w:pPr>
            <w:pStyle w:val="TOC3"/>
            <w:rPr>
              <w:del w:id="3494" w:author="Sammartano, Marc (BIC USA)" w:date="2015-12-02T15:17:00Z"/>
              <w:rFonts w:eastAsiaTheme="minorEastAsia"/>
              <w:noProof/>
            </w:rPr>
          </w:pPr>
          <w:del w:id="3495" w:author="Sammartano, Marc (BIC USA)" w:date="2015-12-02T15:17:00Z">
            <w:r w:rsidRPr="00AD0C75" w:rsidDel="00AD0C75">
              <w:rPr>
                <w:noProof/>
              </w:rPr>
              <w:delText>Socket.myIP &lt;svar&gt;</w:delText>
            </w:r>
            <w:r w:rsidDel="00AD0C75">
              <w:rPr>
                <w:noProof/>
                <w:webHidden/>
              </w:rPr>
              <w:tab/>
            </w:r>
          </w:del>
          <w:del w:id="3496" w:author="Sammartano, Marc (BIC USA)" w:date="2015-12-02T15:16:00Z">
            <w:r w:rsidDel="00AD0C75">
              <w:rPr>
                <w:noProof/>
                <w:webHidden/>
              </w:rPr>
              <w:delText>113</w:delText>
            </w:r>
          </w:del>
        </w:p>
        <w:p w:rsidR="00BF4B5C" w:rsidDel="00AD0C75" w:rsidRDefault="00BF4B5C">
          <w:pPr>
            <w:pStyle w:val="TOC3"/>
            <w:rPr>
              <w:del w:id="3497" w:author="Sammartano, Marc (BIC USA)" w:date="2015-12-02T15:17:00Z"/>
              <w:rFonts w:eastAsiaTheme="minorEastAsia"/>
              <w:noProof/>
            </w:rPr>
          </w:pPr>
          <w:del w:id="3498" w:author="Sammartano, Marc (BIC USA)" w:date="2015-12-02T15:17:00Z">
            <w:r w:rsidRPr="00AD0C75" w:rsidDel="00AD0C75">
              <w:rPr>
                <w:noProof/>
              </w:rPr>
              <w:delText>Socket.server.create &lt;port_nexp&gt;</w:delText>
            </w:r>
            <w:r w:rsidDel="00AD0C75">
              <w:rPr>
                <w:noProof/>
                <w:webHidden/>
              </w:rPr>
              <w:tab/>
            </w:r>
          </w:del>
          <w:del w:id="3499" w:author="Sammartano, Marc (BIC USA)" w:date="2015-12-02T15:16:00Z">
            <w:r w:rsidDel="00AD0C75">
              <w:rPr>
                <w:noProof/>
                <w:webHidden/>
              </w:rPr>
              <w:delText>113</w:delText>
            </w:r>
          </w:del>
        </w:p>
        <w:p w:rsidR="00BF4B5C" w:rsidDel="00AD0C75" w:rsidRDefault="00BF4B5C">
          <w:pPr>
            <w:pStyle w:val="TOC3"/>
            <w:rPr>
              <w:del w:id="3500" w:author="Sammartano, Marc (BIC USA)" w:date="2015-12-02T15:17:00Z"/>
              <w:rFonts w:eastAsiaTheme="minorEastAsia"/>
              <w:noProof/>
            </w:rPr>
          </w:pPr>
          <w:del w:id="3501" w:author="Sammartano, Marc (BIC USA)" w:date="2015-12-02T15:17:00Z">
            <w:r w:rsidRPr="00AD0C75" w:rsidDel="00AD0C75">
              <w:rPr>
                <w:noProof/>
              </w:rPr>
              <w:delText>Socket.server.connect {&lt;wait_lexp&gt;}</w:delText>
            </w:r>
            <w:r w:rsidDel="00AD0C75">
              <w:rPr>
                <w:noProof/>
                <w:webHidden/>
              </w:rPr>
              <w:tab/>
            </w:r>
          </w:del>
          <w:del w:id="3502" w:author="Sammartano, Marc (BIC USA)" w:date="2015-12-02T15:16:00Z">
            <w:r w:rsidDel="00AD0C75">
              <w:rPr>
                <w:noProof/>
                <w:webHidden/>
              </w:rPr>
              <w:delText>113</w:delText>
            </w:r>
          </w:del>
        </w:p>
        <w:p w:rsidR="00BF4B5C" w:rsidDel="00AD0C75" w:rsidRDefault="00BF4B5C">
          <w:pPr>
            <w:pStyle w:val="TOC3"/>
            <w:rPr>
              <w:del w:id="3503" w:author="Sammartano, Marc (BIC USA)" w:date="2015-12-02T15:17:00Z"/>
              <w:rFonts w:eastAsiaTheme="minorEastAsia"/>
              <w:noProof/>
            </w:rPr>
          </w:pPr>
          <w:del w:id="3504" w:author="Sammartano, Marc (BIC USA)" w:date="2015-12-02T15:17:00Z">
            <w:r w:rsidRPr="00AD0C75" w:rsidDel="00AD0C75">
              <w:rPr>
                <w:noProof/>
              </w:rPr>
              <w:delText>Socket.server.status &lt;status_nvar&gt;</w:delText>
            </w:r>
            <w:r w:rsidDel="00AD0C75">
              <w:rPr>
                <w:noProof/>
                <w:webHidden/>
              </w:rPr>
              <w:tab/>
            </w:r>
          </w:del>
          <w:del w:id="3505" w:author="Sammartano, Marc (BIC USA)" w:date="2015-12-02T15:16:00Z">
            <w:r w:rsidDel="00AD0C75">
              <w:rPr>
                <w:noProof/>
                <w:webHidden/>
              </w:rPr>
              <w:delText>113</w:delText>
            </w:r>
          </w:del>
        </w:p>
        <w:p w:rsidR="00BF4B5C" w:rsidDel="00AD0C75" w:rsidRDefault="00BF4B5C">
          <w:pPr>
            <w:pStyle w:val="TOC3"/>
            <w:rPr>
              <w:del w:id="3506" w:author="Sammartano, Marc (BIC USA)" w:date="2015-12-02T15:17:00Z"/>
              <w:rFonts w:eastAsiaTheme="minorEastAsia"/>
              <w:noProof/>
            </w:rPr>
          </w:pPr>
          <w:del w:id="3507" w:author="Sammartano, Marc (BIC USA)" w:date="2015-12-02T15:17:00Z">
            <w:r w:rsidRPr="00AD0C75" w:rsidDel="00AD0C75">
              <w:rPr>
                <w:noProof/>
              </w:rPr>
              <w:delText>Socket.server.read.line &lt;svar&gt;</w:delText>
            </w:r>
            <w:r w:rsidDel="00AD0C75">
              <w:rPr>
                <w:noProof/>
                <w:webHidden/>
              </w:rPr>
              <w:tab/>
            </w:r>
          </w:del>
          <w:del w:id="3508" w:author="Sammartano, Marc (BIC USA)" w:date="2015-12-02T15:16:00Z">
            <w:r w:rsidDel="00AD0C75">
              <w:rPr>
                <w:noProof/>
                <w:webHidden/>
              </w:rPr>
              <w:delText>113</w:delText>
            </w:r>
          </w:del>
        </w:p>
        <w:p w:rsidR="00BF4B5C" w:rsidDel="00AD0C75" w:rsidRDefault="00BF4B5C">
          <w:pPr>
            <w:pStyle w:val="TOC3"/>
            <w:rPr>
              <w:del w:id="3509" w:author="Sammartano, Marc (BIC USA)" w:date="2015-12-02T15:17:00Z"/>
              <w:rFonts w:eastAsiaTheme="minorEastAsia"/>
              <w:noProof/>
            </w:rPr>
          </w:pPr>
          <w:del w:id="3510" w:author="Sammartano, Marc (BIC USA)" w:date="2015-12-02T15:17:00Z">
            <w:r w:rsidRPr="00AD0C75" w:rsidDel="00AD0C75">
              <w:rPr>
                <w:noProof/>
              </w:rPr>
              <w:delText>Socket.server.read.ready &lt;nvar&gt;</w:delText>
            </w:r>
            <w:r w:rsidDel="00AD0C75">
              <w:rPr>
                <w:noProof/>
                <w:webHidden/>
              </w:rPr>
              <w:tab/>
            </w:r>
          </w:del>
          <w:del w:id="3511" w:author="Sammartano, Marc (BIC USA)" w:date="2015-12-02T15:16:00Z">
            <w:r w:rsidDel="00AD0C75">
              <w:rPr>
                <w:noProof/>
                <w:webHidden/>
              </w:rPr>
              <w:delText>113</w:delText>
            </w:r>
          </w:del>
        </w:p>
        <w:p w:rsidR="00BF4B5C" w:rsidDel="00AD0C75" w:rsidRDefault="00BF4B5C">
          <w:pPr>
            <w:pStyle w:val="TOC3"/>
            <w:rPr>
              <w:del w:id="3512" w:author="Sammartano, Marc (BIC USA)" w:date="2015-12-02T15:17:00Z"/>
              <w:rFonts w:eastAsiaTheme="minorEastAsia"/>
              <w:noProof/>
            </w:rPr>
          </w:pPr>
          <w:del w:id="3513" w:author="Sammartano, Marc (BIC USA)" w:date="2015-12-02T15:17:00Z">
            <w:r w:rsidRPr="00AD0C75" w:rsidDel="00AD0C75">
              <w:rPr>
                <w:noProof/>
              </w:rPr>
              <w:delText>Socket.server.write.line &lt;line_sexp&gt;</w:delText>
            </w:r>
            <w:r w:rsidDel="00AD0C75">
              <w:rPr>
                <w:noProof/>
                <w:webHidden/>
              </w:rPr>
              <w:tab/>
            </w:r>
          </w:del>
          <w:del w:id="3514" w:author="Sammartano, Marc (BIC USA)" w:date="2015-12-02T15:16:00Z">
            <w:r w:rsidDel="00AD0C75">
              <w:rPr>
                <w:noProof/>
                <w:webHidden/>
              </w:rPr>
              <w:delText>114</w:delText>
            </w:r>
          </w:del>
        </w:p>
        <w:p w:rsidR="00BF4B5C" w:rsidDel="00AD0C75" w:rsidRDefault="00BF4B5C">
          <w:pPr>
            <w:pStyle w:val="TOC3"/>
            <w:rPr>
              <w:del w:id="3515" w:author="Sammartano, Marc (BIC USA)" w:date="2015-12-02T15:17:00Z"/>
              <w:rFonts w:eastAsiaTheme="minorEastAsia"/>
              <w:noProof/>
            </w:rPr>
          </w:pPr>
          <w:del w:id="3516" w:author="Sammartano, Marc (BIC USA)" w:date="2015-12-02T15:17:00Z">
            <w:r w:rsidRPr="00AD0C75" w:rsidDel="00AD0C75">
              <w:rPr>
                <w:noProof/>
              </w:rPr>
              <w:delText>Socket.server.write.bytes &lt;sexp&gt;</w:delText>
            </w:r>
            <w:r w:rsidDel="00AD0C75">
              <w:rPr>
                <w:noProof/>
                <w:webHidden/>
              </w:rPr>
              <w:tab/>
            </w:r>
          </w:del>
          <w:del w:id="3517" w:author="Sammartano, Marc (BIC USA)" w:date="2015-12-02T15:16:00Z">
            <w:r w:rsidDel="00AD0C75">
              <w:rPr>
                <w:noProof/>
                <w:webHidden/>
              </w:rPr>
              <w:delText>114</w:delText>
            </w:r>
          </w:del>
        </w:p>
        <w:p w:rsidR="00BF4B5C" w:rsidDel="00AD0C75" w:rsidRDefault="00BF4B5C">
          <w:pPr>
            <w:pStyle w:val="TOC3"/>
            <w:rPr>
              <w:del w:id="3518" w:author="Sammartano, Marc (BIC USA)" w:date="2015-12-02T15:17:00Z"/>
              <w:rFonts w:eastAsiaTheme="minorEastAsia"/>
              <w:noProof/>
            </w:rPr>
          </w:pPr>
          <w:del w:id="3519" w:author="Sammartano, Marc (BIC USA)" w:date="2015-12-02T15:17:00Z">
            <w:r w:rsidRPr="00AD0C75" w:rsidDel="00AD0C75">
              <w:rPr>
                <w:noProof/>
              </w:rPr>
              <w:delText>Socket.server.write.file &lt;file_nexp&gt;</w:delText>
            </w:r>
            <w:r w:rsidDel="00AD0C75">
              <w:rPr>
                <w:noProof/>
                <w:webHidden/>
              </w:rPr>
              <w:tab/>
            </w:r>
          </w:del>
          <w:del w:id="3520" w:author="Sammartano, Marc (BIC USA)" w:date="2015-12-02T15:16:00Z">
            <w:r w:rsidDel="00AD0C75">
              <w:rPr>
                <w:noProof/>
                <w:webHidden/>
              </w:rPr>
              <w:delText>114</w:delText>
            </w:r>
          </w:del>
        </w:p>
        <w:p w:rsidR="00BF4B5C" w:rsidDel="00AD0C75" w:rsidRDefault="00BF4B5C">
          <w:pPr>
            <w:pStyle w:val="TOC3"/>
            <w:rPr>
              <w:del w:id="3521" w:author="Sammartano, Marc (BIC USA)" w:date="2015-12-02T15:17:00Z"/>
              <w:rFonts w:eastAsiaTheme="minorEastAsia"/>
              <w:noProof/>
            </w:rPr>
          </w:pPr>
          <w:del w:id="3522" w:author="Sammartano, Marc (BIC USA)" w:date="2015-12-02T15:17:00Z">
            <w:r w:rsidRPr="00AD0C75" w:rsidDel="00AD0C75">
              <w:rPr>
                <w:noProof/>
              </w:rPr>
              <w:delText>Socket.server.read.file &lt;file_nexp&gt;</w:delText>
            </w:r>
            <w:r w:rsidDel="00AD0C75">
              <w:rPr>
                <w:noProof/>
                <w:webHidden/>
              </w:rPr>
              <w:tab/>
            </w:r>
          </w:del>
          <w:del w:id="3523" w:author="Sammartano, Marc (BIC USA)" w:date="2015-12-02T15:16:00Z">
            <w:r w:rsidDel="00AD0C75">
              <w:rPr>
                <w:noProof/>
                <w:webHidden/>
              </w:rPr>
              <w:delText>114</w:delText>
            </w:r>
          </w:del>
        </w:p>
        <w:p w:rsidR="00BF4B5C" w:rsidDel="00AD0C75" w:rsidRDefault="00BF4B5C">
          <w:pPr>
            <w:pStyle w:val="TOC3"/>
            <w:rPr>
              <w:del w:id="3524" w:author="Sammartano, Marc (BIC USA)" w:date="2015-12-02T15:17:00Z"/>
              <w:rFonts w:eastAsiaTheme="minorEastAsia"/>
              <w:noProof/>
            </w:rPr>
          </w:pPr>
          <w:del w:id="3525" w:author="Sammartano, Marc (BIC USA)" w:date="2015-12-02T15:17:00Z">
            <w:r w:rsidRPr="00AD0C75" w:rsidDel="00AD0C75">
              <w:rPr>
                <w:noProof/>
              </w:rPr>
              <w:delText>Socket.server.disconnect</w:delText>
            </w:r>
            <w:r w:rsidDel="00AD0C75">
              <w:rPr>
                <w:noProof/>
                <w:webHidden/>
              </w:rPr>
              <w:tab/>
            </w:r>
          </w:del>
          <w:del w:id="3526" w:author="Sammartano, Marc (BIC USA)" w:date="2015-12-02T15:16:00Z">
            <w:r w:rsidDel="00AD0C75">
              <w:rPr>
                <w:noProof/>
                <w:webHidden/>
              </w:rPr>
              <w:delText>114</w:delText>
            </w:r>
          </w:del>
        </w:p>
        <w:p w:rsidR="00BF4B5C" w:rsidDel="00AD0C75" w:rsidRDefault="00BF4B5C">
          <w:pPr>
            <w:pStyle w:val="TOC3"/>
            <w:rPr>
              <w:del w:id="3527" w:author="Sammartano, Marc (BIC USA)" w:date="2015-12-02T15:17:00Z"/>
              <w:rFonts w:eastAsiaTheme="minorEastAsia"/>
              <w:noProof/>
            </w:rPr>
          </w:pPr>
          <w:del w:id="3528" w:author="Sammartano, Marc (BIC USA)" w:date="2015-12-02T15:17:00Z">
            <w:r w:rsidRPr="00AD0C75" w:rsidDel="00AD0C75">
              <w:rPr>
                <w:noProof/>
              </w:rPr>
              <w:delText>Socket.server.close</w:delText>
            </w:r>
            <w:r w:rsidDel="00AD0C75">
              <w:rPr>
                <w:noProof/>
                <w:webHidden/>
              </w:rPr>
              <w:tab/>
            </w:r>
          </w:del>
          <w:del w:id="3529" w:author="Sammartano, Marc (BIC USA)" w:date="2015-12-02T15:16:00Z">
            <w:r w:rsidDel="00AD0C75">
              <w:rPr>
                <w:noProof/>
                <w:webHidden/>
              </w:rPr>
              <w:delText>114</w:delText>
            </w:r>
          </w:del>
        </w:p>
        <w:p w:rsidR="00BF4B5C" w:rsidDel="00AD0C75" w:rsidRDefault="00BF4B5C">
          <w:pPr>
            <w:pStyle w:val="TOC3"/>
            <w:rPr>
              <w:del w:id="3530" w:author="Sammartano, Marc (BIC USA)" w:date="2015-12-02T15:17:00Z"/>
              <w:rFonts w:eastAsiaTheme="minorEastAsia"/>
              <w:noProof/>
            </w:rPr>
          </w:pPr>
          <w:del w:id="3531" w:author="Sammartano, Marc (BIC USA)" w:date="2015-12-02T15:17:00Z">
            <w:r w:rsidRPr="00AD0C75" w:rsidDel="00AD0C75">
              <w:rPr>
                <w:noProof/>
              </w:rPr>
              <w:delText>Socket.server.client.ip &lt;nvar&gt;</w:delText>
            </w:r>
            <w:r w:rsidDel="00AD0C75">
              <w:rPr>
                <w:noProof/>
                <w:webHidden/>
              </w:rPr>
              <w:tab/>
            </w:r>
          </w:del>
          <w:del w:id="3532" w:author="Sammartano, Marc (BIC USA)" w:date="2015-12-02T15:16:00Z">
            <w:r w:rsidDel="00AD0C75">
              <w:rPr>
                <w:noProof/>
                <w:webHidden/>
              </w:rPr>
              <w:delText>114</w:delText>
            </w:r>
          </w:del>
        </w:p>
        <w:p w:rsidR="00BF4B5C" w:rsidDel="00AD0C75" w:rsidRDefault="00BF4B5C">
          <w:pPr>
            <w:pStyle w:val="TOC1"/>
            <w:tabs>
              <w:tab w:val="right" w:leader="dot" w:pos="9350"/>
            </w:tabs>
            <w:rPr>
              <w:del w:id="3533" w:author="Sammartano, Marc (BIC USA)" w:date="2015-12-02T15:17:00Z"/>
              <w:rFonts w:eastAsiaTheme="minorEastAsia"/>
              <w:noProof/>
            </w:rPr>
          </w:pPr>
          <w:del w:id="3534" w:author="Sammartano, Marc (BIC USA)" w:date="2015-12-02T15:17:00Z">
            <w:r w:rsidRPr="00AD0C75" w:rsidDel="00AD0C75">
              <w:rPr>
                <w:noProof/>
              </w:rPr>
              <w:delText>FTP Client</w:delText>
            </w:r>
            <w:r w:rsidDel="00AD0C75">
              <w:rPr>
                <w:noProof/>
                <w:webHidden/>
              </w:rPr>
              <w:tab/>
            </w:r>
          </w:del>
          <w:del w:id="3535" w:author="Sammartano, Marc (BIC USA)" w:date="2015-12-02T15:16:00Z">
            <w:r w:rsidDel="00AD0C75">
              <w:rPr>
                <w:noProof/>
                <w:webHidden/>
              </w:rPr>
              <w:delText>114</w:delText>
            </w:r>
          </w:del>
        </w:p>
        <w:p w:rsidR="00BF4B5C" w:rsidDel="00AD0C75" w:rsidRDefault="00BF4B5C">
          <w:pPr>
            <w:pStyle w:val="TOC2"/>
            <w:rPr>
              <w:del w:id="3536" w:author="Sammartano, Marc (BIC USA)" w:date="2015-12-02T15:17:00Z"/>
              <w:rFonts w:eastAsiaTheme="minorEastAsia"/>
              <w:noProof/>
            </w:rPr>
          </w:pPr>
          <w:del w:id="3537" w:author="Sammartano, Marc (BIC USA)" w:date="2015-12-02T15:17:00Z">
            <w:r w:rsidRPr="00AD0C75" w:rsidDel="00AD0C75">
              <w:rPr>
                <w:noProof/>
              </w:rPr>
              <w:delText>Ftp.open &lt;url_sexp&gt;, &lt;port_nexp&gt;, &lt;user_sexp&gt;, &lt;pw_sexp&gt;</w:delText>
            </w:r>
            <w:r w:rsidDel="00AD0C75">
              <w:rPr>
                <w:noProof/>
                <w:webHidden/>
              </w:rPr>
              <w:tab/>
            </w:r>
          </w:del>
          <w:del w:id="3538" w:author="Sammartano, Marc (BIC USA)" w:date="2015-12-02T15:16:00Z">
            <w:r w:rsidDel="00AD0C75">
              <w:rPr>
                <w:noProof/>
                <w:webHidden/>
              </w:rPr>
              <w:delText>115</w:delText>
            </w:r>
          </w:del>
        </w:p>
        <w:p w:rsidR="00BF4B5C" w:rsidDel="00AD0C75" w:rsidRDefault="00BF4B5C">
          <w:pPr>
            <w:pStyle w:val="TOC2"/>
            <w:rPr>
              <w:del w:id="3539" w:author="Sammartano, Marc (BIC USA)" w:date="2015-12-02T15:17:00Z"/>
              <w:rFonts w:eastAsiaTheme="minorEastAsia"/>
              <w:noProof/>
            </w:rPr>
          </w:pPr>
          <w:del w:id="3540" w:author="Sammartano, Marc (BIC USA)" w:date="2015-12-02T15:17:00Z">
            <w:r w:rsidRPr="00AD0C75" w:rsidDel="00AD0C75">
              <w:rPr>
                <w:noProof/>
              </w:rPr>
              <w:delText>Ftp.close</w:delText>
            </w:r>
            <w:r w:rsidDel="00AD0C75">
              <w:rPr>
                <w:noProof/>
                <w:webHidden/>
              </w:rPr>
              <w:tab/>
            </w:r>
          </w:del>
          <w:del w:id="3541" w:author="Sammartano, Marc (BIC USA)" w:date="2015-12-02T15:16:00Z">
            <w:r w:rsidDel="00AD0C75">
              <w:rPr>
                <w:noProof/>
                <w:webHidden/>
              </w:rPr>
              <w:delText>115</w:delText>
            </w:r>
          </w:del>
        </w:p>
        <w:p w:rsidR="00BF4B5C" w:rsidDel="00AD0C75" w:rsidRDefault="00BF4B5C">
          <w:pPr>
            <w:pStyle w:val="TOC2"/>
            <w:rPr>
              <w:del w:id="3542" w:author="Sammartano, Marc (BIC USA)" w:date="2015-12-02T15:17:00Z"/>
              <w:rFonts w:eastAsiaTheme="minorEastAsia"/>
              <w:noProof/>
            </w:rPr>
          </w:pPr>
          <w:del w:id="3543" w:author="Sammartano, Marc (BIC USA)" w:date="2015-12-02T15:17:00Z">
            <w:r w:rsidRPr="00AD0C75" w:rsidDel="00AD0C75">
              <w:rPr>
                <w:noProof/>
              </w:rPr>
              <w:delText>Ftp.put &lt;source_sexp&gt;, &lt;destination_sexp&gt;</w:delText>
            </w:r>
            <w:r w:rsidDel="00AD0C75">
              <w:rPr>
                <w:noProof/>
                <w:webHidden/>
              </w:rPr>
              <w:tab/>
            </w:r>
          </w:del>
          <w:del w:id="3544" w:author="Sammartano, Marc (BIC USA)" w:date="2015-12-02T15:16:00Z">
            <w:r w:rsidDel="00AD0C75">
              <w:rPr>
                <w:noProof/>
                <w:webHidden/>
              </w:rPr>
              <w:delText>115</w:delText>
            </w:r>
          </w:del>
        </w:p>
        <w:p w:rsidR="00BF4B5C" w:rsidDel="00AD0C75" w:rsidRDefault="00BF4B5C">
          <w:pPr>
            <w:pStyle w:val="TOC2"/>
            <w:rPr>
              <w:del w:id="3545" w:author="Sammartano, Marc (BIC USA)" w:date="2015-12-02T15:17:00Z"/>
              <w:rFonts w:eastAsiaTheme="minorEastAsia"/>
              <w:noProof/>
            </w:rPr>
          </w:pPr>
          <w:del w:id="3546" w:author="Sammartano, Marc (BIC USA)" w:date="2015-12-02T15:17:00Z">
            <w:r w:rsidRPr="00AD0C75" w:rsidDel="00AD0C75">
              <w:rPr>
                <w:noProof/>
              </w:rPr>
              <w:delText>Ftp.get &lt;source_sexp&gt;, &lt;destination_sexp&gt;</w:delText>
            </w:r>
            <w:r w:rsidDel="00AD0C75">
              <w:rPr>
                <w:noProof/>
                <w:webHidden/>
              </w:rPr>
              <w:tab/>
            </w:r>
          </w:del>
          <w:del w:id="3547" w:author="Sammartano, Marc (BIC USA)" w:date="2015-12-02T15:16:00Z">
            <w:r w:rsidDel="00AD0C75">
              <w:rPr>
                <w:noProof/>
                <w:webHidden/>
              </w:rPr>
              <w:delText>115</w:delText>
            </w:r>
          </w:del>
        </w:p>
        <w:p w:rsidR="00BF4B5C" w:rsidDel="00AD0C75" w:rsidRDefault="00BF4B5C">
          <w:pPr>
            <w:pStyle w:val="TOC2"/>
            <w:rPr>
              <w:del w:id="3548" w:author="Sammartano, Marc (BIC USA)" w:date="2015-12-02T15:17:00Z"/>
              <w:rFonts w:eastAsiaTheme="minorEastAsia"/>
              <w:noProof/>
            </w:rPr>
          </w:pPr>
          <w:del w:id="3549" w:author="Sammartano, Marc (BIC USA)" w:date="2015-12-02T15:17:00Z">
            <w:r w:rsidRPr="00AD0C75" w:rsidDel="00AD0C75">
              <w:rPr>
                <w:noProof/>
              </w:rPr>
              <w:delText>Ftp.dir &lt;list_nvar&gt; {,&lt;dirmark_sexp&gt;}</w:delText>
            </w:r>
            <w:r w:rsidDel="00AD0C75">
              <w:rPr>
                <w:noProof/>
                <w:webHidden/>
              </w:rPr>
              <w:tab/>
            </w:r>
          </w:del>
          <w:del w:id="3550" w:author="Sammartano, Marc (BIC USA)" w:date="2015-12-02T15:16:00Z">
            <w:r w:rsidDel="00AD0C75">
              <w:rPr>
                <w:noProof/>
                <w:webHidden/>
              </w:rPr>
              <w:delText>115</w:delText>
            </w:r>
          </w:del>
        </w:p>
        <w:p w:rsidR="00BF4B5C" w:rsidDel="00AD0C75" w:rsidRDefault="00BF4B5C">
          <w:pPr>
            <w:pStyle w:val="TOC2"/>
            <w:rPr>
              <w:del w:id="3551" w:author="Sammartano, Marc (BIC USA)" w:date="2015-12-02T15:17:00Z"/>
              <w:rFonts w:eastAsiaTheme="minorEastAsia"/>
              <w:noProof/>
            </w:rPr>
          </w:pPr>
          <w:del w:id="3552" w:author="Sammartano, Marc (BIC USA)" w:date="2015-12-02T15:17:00Z">
            <w:r w:rsidRPr="00AD0C75" w:rsidDel="00AD0C75">
              <w:rPr>
                <w:noProof/>
              </w:rPr>
              <w:delText>Ftp.cd &lt;new_directory_sexp&gt;</w:delText>
            </w:r>
            <w:r w:rsidDel="00AD0C75">
              <w:rPr>
                <w:noProof/>
                <w:webHidden/>
              </w:rPr>
              <w:tab/>
            </w:r>
          </w:del>
          <w:del w:id="3553" w:author="Sammartano, Marc (BIC USA)" w:date="2015-12-02T15:16:00Z">
            <w:r w:rsidDel="00AD0C75">
              <w:rPr>
                <w:noProof/>
                <w:webHidden/>
              </w:rPr>
              <w:delText>116</w:delText>
            </w:r>
          </w:del>
        </w:p>
        <w:p w:rsidR="00BF4B5C" w:rsidDel="00AD0C75" w:rsidRDefault="00BF4B5C">
          <w:pPr>
            <w:pStyle w:val="TOC2"/>
            <w:rPr>
              <w:del w:id="3554" w:author="Sammartano, Marc (BIC USA)" w:date="2015-12-02T15:17:00Z"/>
              <w:rFonts w:eastAsiaTheme="minorEastAsia"/>
              <w:noProof/>
            </w:rPr>
          </w:pPr>
          <w:del w:id="3555" w:author="Sammartano, Marc (BIC USA)" w:date="2015-12-02T15:17:00Z">
            <w:r w:rsidRPr="00AD0C75" w:rsidDel="00AD0C75">
              <w:rPr>
                <w:noProof/>
              </w:rPr>
              <w:delText>Ftp.rename &lt;old_filename_sexp&gt;, &lt;new_filename_sexp&gt;</w:delText>
            </w:r>
            <w:r w:rsidDel="00AD0C75">
              <w:rPr>
                <w:noProof/>
                <w:webHidden/>
              </w:rPr>
              <w:tab/>
            </w:r>
          </w:del>
          <w:del w:id="3556" w:author="Sammartano, Marc (BIC USA)" w:date="2015-12-02T15:16:00Z">
            <w:r w:rsidDel="00AD0C75">
              <w:rPr>
                <w:noProof/>
                <w:webHidden/>
              </w:rPr>
              <w:delText>116</w:delText>
            </w:r>
          </w:del>
        </w:p>
        <w:p w:rsidR="00BF4B5C" w:rsidDel="00AD0C75" w:rsidRDefault="00BF4B5C">
          <w:pPr>
            <w:pStyle w:val="TOC2"/>
            <w:rPr>
              <w:del w:id="3557" w:author="Sammartano, Marc (BIC USA)" w:date="2015-12-02T15:17:00Z"/>
              <w:rFonts w:eastAsiaTheme="minorEastAsia"/>
              <w:noProof/>
            </w:rPr>
          </w:pPr>
          <w:del w:id="3558" w:author="Sammartano, Marc (BIC USA)" w:date="2015-12-02T15:17:00Z">
            <w:r w:rsidRPr="00AD0C75" w:rsidDel="00AD0C75">
              <w:rPr>
                <w:noProof/>
              </w:rPr>
              <w:delText>Ftp.delete &lt;filename_sexp&gt;</w:delText>
            </w:r>
            <w:r w:rsidDel="00AD0C75">
              <w:rPr>
                <w:noProof/>
                <w:webHidden/>
              </w:rPr>
              <w:tab/>
            </w:r>
          </w:del>
          <w:del w:id="3559" w:author="Sammartano, Marc (BIC USA)" w:date="2015-12-02T15:16:00Z">
            <w:r w:rsidDel="00AD0C75">
              <w:rPr>
                <w:noProof/>
                <w:webHidden/>
              </w:rPr>
              <w:delText>116</w:delText>
            </w:r>
          </w:del>
        </w:p>
        <w:p w:rsidR="00BF4B5C" w:rsidDel="00AD0C75" w:rsidRDefault="00BF4B5C">
          <w:pPr>
            <w:pStyle w:val="TOC2"/>
            <w:rPr>
              <w:del w:id="3560" w:author="Sammartano, Marc (BIC USA)" w:date="2015-12-02T15:17:00Z"/>
              <w:rFonts w:eastAsiaTheme="minorEastAsia"/>
              <w:noProof/>
            </w:rPr>
          </w:pPr>
          <w:del w:id="3561" w:author="Sammartano, Marc (BIC USA)" w:date="2015-12-02T15:17:00Z">
            <w:r w:rsidRPr="00AD0C75" w:rsidDel="00AD0C75">
              <w:rPr>
                <w:noProof/>
              </w:rPr>
              <w:delText>Ftp.rmdir &lt;directory_sexp&gt;</w:delText>
            </w:r>
            <w:r w:rsidDel="00AD0C75">
              <w:rPr>
                <w:noProof/>
                <w:webHidden/>
              </w:rPr>
              <w:tab/>
            </w:r>
          </w:del>
          <w:del w:id="3562" w:author="Sammartano, Marc (BIC USA)" w:date="2015-12-02T15:16:00Z">
            <w:r w:rsidDel="00AD0C75">
              <w:rPr>
                <w:noProof/>
                <w:webHidden/>
              </w:rPr>
              <w:delText>116</w:delText>
            </w:r>
          </w:del>
        </w:p>
        <w:p w:rsidR="00BF4B5C" w:rsidDel="00AD0C75" w:rsidRDefault="00BF4B5C">
          <w:pPr>
            <w:pStyle w:val="TOC2"/>
            <w:rPr>
              <w:del w:id="3563" w:author="Sammartano, Marc (BIC USA)" w:date="2015-12-02T15:17:00Z"/>
              <w:rFonts w:eastAsiaTheme="minorEastAsia"/>
              <w:noProof/>
            </w:rPr>
          </w:pPr>
          <w:del w:id="3564" w:author="Sammartano, Marc (BIC USA)" w:date="2015-12-02T15:17:00Z">
            <w:r w:rsidRPr="00AD0C75" w:rsidDel="00AD0C75">
              <w:rPr>
                <w:noProof/>
              </w:rPr>
              <w:delText>Ftp.mkdir &lt;directory_sexp&gt;</w:delText>
            </w:r>
            <w:r w:rsidDel="00AD0C75">
              <w:rPr>
                <w:noProof/>
                <w:webHidden/>
              </w:rPr>
              <w:tab/>
            </w:r>
          </w:del>
          <w:del w:id="3565" w:author="Sammartano, Marc (BIC USA)" w:date="2015-12-02T15:16:00Z">
            <w:r w:rsidDel="00AD0C75">
              <w:rPr>
                <w:noProof/>
                <w:webHidden/>
              </w:rPr>
              <w:delText>116</w:delText>
            </w:r>
          </w:del>
        </w:p>
        <w:p w:rsidR="00BF4B5C" w:rsidDel="00AD0C75" w:rsidRDefault="00BF4B5C">
          <w:pPr>
            <w:pStyle w:val="TOC1"/>
            <w:tabs>
              <w:tab w:val="right" w:leader="dot" w:pos="9350"/>
            </w:tabs>
            <w:rPr>
              <w:del w:id="3566" w:author="Sammartano, Marc (BIC USA)" w:date="2015-12-02T15:17:00Z"/>
              <w:rFonts w:eastAsiaTheme="minorEastAsia"/>
              <w:noProof/>
            </w:rPr>
          </w:pPr>
          <w:del w:id="3567" w:author="Sammartano, Marc (BIC USA)" w:date="2015-12-02T15:17:00Z">
            <w:r w:rsidRPr="00AD0C75" w:rsidDel="00AD0C75">
              <w:rPr>
                <w:noProof/>
              </w:rPr>
              <w:delText>Bluetooth</w:delText>
            </w:r>
            <w:r w:rsidDel="00AD0C75">
              <w:rPr>
                <w:noProof/>
                <w:webHidden/>
              </w:rPr>
              <w:tab/>
            </w:r>
          </w:del>
          <w:del w:id="3568" w:author="Sammartano, Marc (BIC USA)" w:date="2015-12-02T15:16:00Z">
            <w:r w:rsidDel="00AD0C75">
              <w:rPr>
                <w:noProof/>
                <w:webHidden/>
              </w:rPr>
              <w:delText>116</w:delText>
            </w:r>
          </w:del>
        </w:p>
        <w:p w:rsidR="00BF4B5C" w:rsidDel="00AD0C75" w:rsidRDefault="00BF4B5C">
          <w:pPr>
            <w:pStyle w:val="TOC2"/>
            <w:rPr>
              <w:del w:id="3569" w:author="Sammartano, Marc (BIC USA)" w:date="2015-12-02T15:17:00Z"/>
              <w:rFonts w:eastAsiaTheme="minorEastAsia"/>
              <w:noProof/>
            </w:rPr>
          </w:pPr>
          <w:del w:id="3570" w:author="Sammartano, Marc (BIC USA)" w:date="2015-12-02T15:17:00Z">
            <w:r w:rsidRPr="00AD0C75" w:rsidDel="00AD0C75">
              <w:rPr>
                <w:noProof/>
              </w:rPr>
              <w:delText>Bt.open {0|1}</w:delText>
            </w:r>
            <w:r w:rsidDel="00AD0C75">
              <w:rPr>
                <w:noProof/>
                <w:webHidden/>
              </w:rPr>
              <w:tab/>
            </w:r>
          </w:del>
          <w:del w:id="3571" w:author="Sammartano, Marc (BIC USA)" w:date="2015-12-02T15:16:00Z">
            <w:r w:rsidDel="00AD0C75">
              <w:rPr>
                <w:noProof/>
                <w:webHidden/>
              </w:rPr>
              <w:delText>117</w:delText>
            </w:r>
          </w:del>
        </w:p>
        <w:p w:rsidR="00BF4B5C" w:rsidDel="00AD0C75" w:rsidRDefault="00BF4B5C">
          <w:pPr>
            <w:pStyle w:val="TOC2"/>
            <w:rPr>
              <w:del w:id="3572" w:author="Sammartano, Marc (BIC USA)" w:date="2015-12-02T15:17:00Z"/>
              <w:rFonts w:eastAsiaTheme="minorEastAsia"/>
              <w:noProof/>
            </w:rPr>
          </w:pPr>
          <w:del w:id="3573" w:author="Sammartano, Marc (BIC USA)" w:date="2015-12-02T15:17:00Z">
            <w:r w:rsidRPr="00AD0C75" w:rsidDel="00AD0C75">
              <w:rPr>
                <w:noProof/>
              </w:rPr>
              <w:delText>Bt.close</w:delText>
            </w:r>
            <w:r w:rsidDel="00AD0C75">
              <w:rPr>
                <w:noProof/>
                <w:webHidden/>
              </w:rPr>
              <w:tab/>
            </w:r>
          </w:del>
          <w:del w:id="3574" w:author="Sammartano, Marc (BIC USA)" w:date="2015-12-02T15:16:00Z">
            <w:r w:rsidDel="00AD0C75">
              <w:rPr>
                <w:noProof/>
                <w:webHidden/>
              </w:rPr>
              <w:delText>117</w:delText>
            </w:r>
          </w:del>
        </w:p>
        <w:p w:rsidR="00BF4B5C" w:rsidDel="00AD0C75" w:rsidRDefault="00BF4B5C">
          <w:pPr>
            <w:pStyle w:val="TOC2"/>
            <w:rPr>
              <w:del w:id="3575" w:author="Sammartano, Marc (BIC USA)" w:date="2015-12-02T15:17:00Z"/>
              <w:rFonts w:eastAsiaTheme="minorEastAsia"/>
              <w:noProof/>
            </w:rPr>
          </w:pPr>
          <w:del w:id="3576" w:author="Sammartano, Marc (BIC USA)" w:date="2015-12-02T15:17:00Z">
            <w:r w:rsidRPr="00AD0C75" w:rsidDel="00AD0C75">
              <w:rPr>
                <w:noProof/>
              </w:rPr>
              <w:delText>Bt.connect {0|1}</w:delText>
            </w:r>
            <w:r w:rsidDel="00AD0C75">
              <w:rPr>
                <w:noProof/>
                <w:webHidden/>
              </w:rPr>
              <w:tab/>
            </w:r>
          </w:del>
          <w:del w:id="3577" w:author="Sammartano, Marc (BIC USA)" w:date="2015-12-02T15:16:00Z">
            <w:r w:rsidDel="00AD0C75">
              <w:rPr>
                <w:noProof/>
                <w:webHidden/>
              </w:rPr>
              <w:delText>117</w:delText>
            </w:r>
          </w:del>
        </w:p>
        <w:p w:rsidR="00BF4B5C" w:rsidDel="00AD0C75" w:rsidRDefault="00BF4B5C">
          <w:pPr>
            <w:pStyle w:val="TOC2"/>
            <w:rPr>
              <w:del w:id="3578" w:author="Sammartano, Marc (BIC USA)" w:date="2015-12-02T15:17:00Z"/>
              <w:rFonts w:eastAsiaTheme="minorEastAsia"/>
              <w:noProof/>
            </w:rPr>
          </w:pPr>
          <w:del w:id="3579" w:author="Sammartano, Marc (BIC USA)" w:date="2015-12-02T15:17:00Z">
            <w:r w:rsidRPr="00AD0C75" w:rsidDel="00AD0C75">
              <w:rPr>
                <w:noProof/>
              </w:rPr>
              <w:delText>Bt.disconnect</w:delText>
            </w:r>
            <w:r w:rsidDel="00AD0C75">
              <w:rPr>
                <w:noProof/>
                <w:webHidden/>
              </w:rPr>
              <w:tab/>
            </w:r>
          </w:del>
          <w:del w:id="3580" w:author="Sammartano, Marc (BIC USA)" w:date="2015-12-02T15:16:00Z">
            <w:r w:rsidDel="00AD0C75">
              <w:rPr>
                <w:noProof/>
                <w:webHidden/>
              </w:rPr>
              <w:delText>117</w:delText>
            </w:r>
          </w:del>
        </w:p>
        <w:p w:rsidR="00BF4B5C" w:rsidDel="00AD0C75" w:rsidRDefault="00BF4B5C">
          <w:pPr>
            <w:pStyle w:val="TOC2"/>
            <w:rPr>
              <w:del w:id="3581" w:author="Sammartano, Marc (BIC USA)" w:date="2015-12-02T15:17:00Z"/>
              <w:rFonts w:eastAsiaTheme="minorEastAsia"/>
              <w:noProof/>
            </w:rPr>
          </w:pPr>
          <w:del w:id="3582" w:author="Sammartano, Marc (BIC USA)" w:date="2015-12-02T15:17:00Z">
            <w:r w:rsidRPr="00AD0C75" w:rsidDel="00AD0C75">
              <w:rPr>
                <w:noProof/>
              </w:rPr>
              <w:delText>Bt.reconnect</w:delText>
            </w:r>
            <w:r w:rsidDel="00AD0C75">
              <w:rPr>
                <w:noProof/>
                <w:webHidden/>
              </w:rPr>
              <w:tab/>
            </w:r>
          </w:del>
          <w:del w:id="3583" w:author="Sammartano, Marc (BIC USA)" w:date="2015-12-02T15:16:00Z">
            <w:r w:rsidDel="00AD0C75">
              <w:rPr>
                <w:noProof/>
                <w:webHidden/>
              </w:rPr>
              <w:delText>117</w:delText>
            </w:r>
          </w:del>
        </w:p>
        <w:p w:rsidR="00BF4B5C" w:rsidDel="00AD0C75" w:rsidRDefault="00BF4B5C">
          <w:pPr>
            <w:pStyle w:val="TOC2"/>
            <w:rPr>
              <w:del w:id="3584" w:author="Sammartano, Marc (BIC USA)" w:date="2015-12-02T15:17:00Z"/>
              <w:rFonts w:eastAsiaTheme="minorEastAsia"/>
              <w:noProof/>
            </w:rPr>
          </w:pPr>
          <w:del w:id="3585" w:author="Sammartano, Marc (BIC USA)" w:date="2015-12-02T15:17:00Z">
            <w:r w:rsidRPr="00AD0C75" w:rsidDel="00AD0C75">
              <w:rPr>
                <w:noProof/>
              </w:rPr>
              <w:delText>Bt.status {{&lt;connect_var&gt;}{, &lt;name_svar&gt;}{, &lt;address_svar&gt;}}</w:delText>
            </w:r>
            <w:r w:rsidDel="00AD0C75">
              <w:rPr>
                <w:noProof/>
                <w:webHidden/>
              </w:rPr>
              <w:tab/>
            </w:r>
          </w:del>
          <w:del w:id="3586" w:author="Sammartano, Marc (BIC USA)" w:date="2015-12-02T15:16:00Z">
            <w:r w:rsidDel="00AD0C75">
              <w:rPr>
                <w:noProof/>
                <w:webHidden/>
              </w:rPr>
              <w:delText>118</w:delText>
            </w:r>
          </w:del>
        </w:p>
        <w:p w:rsidR="00BF4B5C" w:rsidDel="00AD0C75" w:rsidRDefault="00BF4B5C">
          <w:pPr>
            <w:pStyle w:val="TOC2"/>
            <w:rPr>
              <w:del w:id="3587" w:author="Sammartano, Marc (BIC USA)" w:date="2015-12-02T15:17:00Z"/>
              <w:rFonts w:eastAsiaTheme="minorEastAsia"/>
              <w:noProof/>
            </w:rPr>
          </w:pPr>
          <w:del w:id="3588" w:author="Sammartano, Marc (BIC USA)" w:date="2015-12-02T15:17:00Z">
            <w:r w:rsidRPr="00AD0C75" w:rsidDel="00AD0C75">
              <w:rPr>
                <w:noProof/>
              </w:rPr>
              <w:delText>Bt.write {&lt;exp&gt; {,|;}} ...</w:delText>
            </w:r>
            <w:r w:rsidDel="00AD0C75">
              <w:rPr>
                <w:noProof/>
                <w:webHidden/>
              </w:rPr>
              <w:tab/>
            </w:r>
          </w:del>
          <w:del w:id="3589" w:author="Sammartano, Marc (BIC USA)" w:date="2015-12-02T15:16:00Z">
            <w:r w:rsidDel="00AD0C75">
              <w:rPr>
                <w:noProof/>
                <w:webHidden/>
              </w:rPr>
              <w:delText>118</w:delText>
            </w:r>
          </w:del>
        </w:p>
        <w:p w:rsidR="00BF4B5C" w:rsidDel="00AD0C75" w:rsidRDefault="00BF4B5C">
          <w:pPr>
            <w:pStyle w:val="TOC2"/>
            <w:rPr>
              <w:del w:id="3590" w:author="Sammartano, Marc (BIC USA)" w:date="2015-12-02T15:17:00Z"/>
              <w:rFonts w:eastAsiaTheme="minorEastAsia"/>
              <w:noProof/>
            </w:rPr>
          </w:pPr>
          <w:del w:id="3591" w:author="Sammartano, Marc (BIC USA)" w:date="2015-12-02T15:17:00Z">
            <w:r w:rsidRPr="00AD0C75" w:rsidDel="00AD0C75">
              <w:rPr>
                <w:noProof/>
              </w:rPr>
              <w:delText>Bt.read.ready &lt;nvar&gt;</w:delText>
            </w:r>
            <w:r w:rsidDel="00AD0C75">
              <w:rPr>
                <w:noProof/>
                <w:webHidden/>
              </w:rPr>
              <w:tab/>
            </w:r>
          </w:del>
          <w:del w:id="3592" w:author="Sammartano, Marc (BIC USA)" w:date="2015-12-02T15:16:00Z">
            <w:r w:rsidDel="00AD0C75">
              <w:rPr>
                <w:noProof/>
                <w:webHidden/>
              </w:rPr>
              <w:delText>119</w:delText>
            </w:r>
          </w:del>
        </w:p>
        <w:p w:rsidR="00BF4B5C" w:rsidDel="00AD0C75" w:rsidRDefault="00BF4B5C">
          <w:pPr>
            <w:pStyle w:val="TOC2"/>
            <w:rPr>
              <w:del w:id="3593" w:author="Sammartano, Marc (BIC USA)" w:date="2015-12-02T15:17:00Z"/>
              <w:rFonts w:eastAsiaTheme="minorEastAsia"/>
              <w:noProof/>
            </w:rPr>
          </w:pPr>
          <w:del w:id="3594" w:author="Sammartano, Marc (BIC USA)" w:date="2015-12-02T15:17:00Z">
            <w:r w:rsidRPr="00AD0C75" w:rsidDel="00AD0C75">
              <w:rPr>
                <w:noProof/>
              </w:rPr>
              <w:delText>OnBtReadReady:</w:delText>
            </w:r>
            <w:r w:rsidDel="00AD0C75">
              <w:rPr>
                <w:noProof/>
                <w:webHidden/>
              </w:rPr>
              <w:tab/>
            </w:r>
          </w:del>
          <w:del w:id="3595" w:author="Sammartano, Marc (BIC USA)" w:date="2015-12-02T15:16:00Z">
            <w:r w:rsidDel="00AD0C75">
              <w:rPr>
                <w:noProof/>
                <w:webHidden/>
              </w:rPr>
              <w:delText>119</w:delText>
            </w:r>
          </w:del>
        </w:p>
        <w:p w:rsidR="00BF4B5C" w:rsidDel="00AD0C75" w:rsidRDefault="00BF4B5C">
          <w:pPr>
            <w:pStyle w:val="TOC3"/>
            <w:rPr>
              <w:del w:id="3596" w:author="Sammartano, Marc (BIC USA)" w:date="2015-12-02T15:17:00Z"/>
              <w:rFonts w:eastAsiaTheme="minorEastAsia"/>
              <w:noProof/>
            </w:rPr>
          </w:pPr>
          <w:del w:id="3597" w:author="Sammartano, Marc (BIC USA)" w:date="2015-12-02T15:17:00Z">
            <w:r w:rsidRPr="00AD0C75" w:rsidDel="00AD0C75">
              <w:rPr>
                <w:noProof/>
              </w:rPr>
              <w:delText>Bt.onReadReady.resume</w:delText>
            </w:r>
            <w:r w:rsidDel="00AD0C75">
              <w:rPr>
                <w:noProof/>
                <w:webHidden/>
              </w:rPr>
              <w:tab/>
            </w:r>
          </w:del>
          <w:del w:id="3598" w:author="Sammartano, Marc (BIC USA)" w:date="2015-12-02T15:16:00Z">
            <w:r w:rsidDel="00AD0C75">
              <w:rPr>
                <w:noProof/>
                <w:webHidden/>
              </w:rPr>
              <w:delText>119</w:delText>
            </w:r>
          </w:del>
        </w:p>
        <w:p w:rsidR="00BF4B5C" w:rsidDel="00AD0C75" w:rsidRDefault="00BF4B5C">
          <w:pPr>
            <w:pStyle w:val="TOC2"/>
            <w:rPr>
              <w:del w:id="3599" w:author="Sammartano, Marc (BIC USA)" w:date="2015-12-02T15:17:00Z"/>
              <w:rFonts w:eastAsiaTheme="minorEastAsia"/>
              <w:noProof/>
            </w:rPr>
          </w:pPr>
          <w:del w:id="3600" w:author="Sammartano, Marc (BIC USA)" w:date="2015-12-02T15:17:00Z">
            <w:r w:rsidRPr="00AD0C75" w:rsidDel="00AD0C75">
              <w:rPr>
                <w:noProof/>
              </w:rPr>
              <w:delText>Bt.read.bytes &lt;svar&gt;</w:delText>
            </w:r>
            <w:r w:rsidDel="00AD0C75">
              <w:rPr>
                <w:noProof/>
                <w:webHidden/>
              </w:rPr>
              <w:tab/>
            </w:r>
          </w:del>
          <w:del w:id="3601" w:author="Sammartano, Marc (BIC USA)" w:date="2015-12-02T15:16:00Z">
            <w:r w:rsidDel="00AD0C75">
              <w:rPr>
                <w:noProof/>
                <w:webHidden/>
              </w:rPr>
              <w:delText>119</w:delText>
            </w:r>
          </w:del>
        </w:p>
        <w:p w:rsidR="00BF4B5C" w:rsidDel="00AD0C75" w:rsidRDefault="00BF4B5C">
          <w:pPr>
            <w:pStyle w:val="TOC2"/>
            <w:rPr>
              <w:del w:id="3602" w:author="Sammartano, Marc (BIC USA)" w:date="2015-12-02T15:17:00Z"/>
              <w:rFonts w:eastAsiaTheme="minorEastAsia"/>
              <w:noProof/>
            </w:rPr>
          </w:pPr>
          <w:del w:id="3603" w:author="Sammartano, Marc (BIC USA)" w:date="2015-12-02T15:17:00Z">
            <w:r w:rsidRPr="00AD0C75" w:rsidDel="00AD0C75">
              <w:rPr>
                <w:noProof/>
              </w:rPr>
              <w:delText>Bt.device.name &lt;svar&gt;</w:delText>
            </w:r>
            <w:r w:rsidDel="00AD0C75">
              <w:rPr>
                <w:noProof/>
                <w:webHidden/>
              </w:rPr>
              <w:tab/>
            </w:r>
          </w:del>
          <w:del w:id="3604" w:author="Sammartano, Marc (BIC USA)" w:date="2015-12-02T15:16:00Z">
            <w:r w:rsidDel="00AD0C75">
              <w:rPr>
                <w:noProof/>
                <w:webHidden/>
              </w:rPr>
              <w:delText>119</w:delText>
            </w:r>
          </w:del>
        </w:p>
        <w:p w:rsidR="00BF4B5C" w:rsidDel="00AD0C75" w:rsidRDefault="00BF4B5C">
          <w:pPr>
            <w:pStyle w:val="TOC2"/>
            <w:rPr>
              <w:del w:id="3605" w:author="Sammartano, Marc (BIC USA)" w:date="2015-12-02T15:17:00Z"/>
              <w:rFonts w:eastAsiaTheme="minorEastAsia"/>
              <w:noProof/>
            </w:rPr>
          </w:pPr>
          <w:del w:id="3606" w:author="Sammartano, Marc (BIC USA)" w:date="2015-12-02T15:17:00Z">
            <w:r w:rsidRPr="00AD0C75" w:rsidDel="00AD0C75">
              <w:rPr>
                <w:noProof/>
              </w:rPr>
              <w:delText>Bt.set.UUID &lt;sexp&gt;</w:delText>
            </w:r>
            <w:r w:rsidDel="00AD0C75">
              <w:rPr>
                <w:noProof/>
                <w:webHidden/>
              </w:rPr>
              <w:tab/>
            </w:r>
          </w:del>
          <w:del w:id="3607" w:author="Sammartano, Marc (BIC USA)" w:date="2015-12-02T15:16:00Z">
            <w:r w:rsidDel="00AD0C75">
              <w:rPr>
                <w:noProof/>
                <w:webHidden/>
              </w:rPr>
              <w:delText>119</w:delText>
            </w:r>
          </w:del>
        </w:p>
        <w:p w:rsidR="00BF4B5C" w:rsidDel="00AD0C75" w:rsidRDefault="00BF4B5C">
          <w:pPr>
            <w:pStyle w:val="TOC1"/>
            <w:tabs>
              <w:tab w:val="right" w:leader="dot" w:pos="9350"/>
            </w:tabs>
            <w:rPr>
              <w:del w:id="3608" w:author="Sammartano, Marc (BIC USA)" w:date="2015-12-02T15:17:00Z"/>
              <w:rFonts w:eastAsiaTheme="minorEastAsia"/>
              <w:noProof/>
            </w:rPr>
          </w:pPr>
          <w:del w:id="3609" w:author="Sammartano, Marc (BIC USA)" w:date="2015-12-02T15:17:00Z">
            <w:r w:rsidRPr="00AD0C75" w:rsidDel="00AD0C75">
              <w:rPr>
                <w:noProof/>
              </w:rPr>
              <w:delText>Communication: Phone and Text</w:delText>
            </w:r>
            <w:r w:rsidDel="00AD0C75">
              <w:rPr>
                <w:noProof/>
                <w:webHidden/>
              </w:rPr>
              <w:tab/>
            </w:r>
          </w:del>
          <w:del w:id="3610" w:author="Sammartano, Marc (BIC USA)" w:date="2015-12-02T15:16:00Z">
            <w:r w:rsidDel="00AD0C75">
              <w:rPr>
                <w:noProof/>
                <w:webHidden/>
              </w:rPr>
              <w:delText>120</w:delText>
            </w:r>
          </w:del>
        </w:p>
        <w:p w:rsidR="00BF4B5C" w:rsidDel="00AD0C75" w:rsidRDefault="00BF4B5C">
          <w:pPr>
            <w:pStyle w:val="TOC2"/>
            <w:rPr>
              <w:del w:id="3611" w:author="Sammartano, Marc (BIC USA)" w:date="2015-12-02T15:17:00Z"/>
              <w:rFonts w:eastAsiaTheme="minorEastAsia"/>
              <w:noProof/>
            </w:rPr>
          </w:pPr>
          <w:del w:id="3612" w:author="Sammartano, Marc (BIC USA)" w:date="2015-12-02T15:17:00Z">
            <w:r w:rsidRPr="00AD0C75" w:rsidDel="00AD0C75">
              <w:rPr>
                <w:noProof/>
              </w:rPr>
              <w:delText>Email.send &lt;recipient_sexp&gt;, &lt;subject_sexp&gt;, &lt;body_sexp&gt;</w:delText>
            </w:r>
            <w:r w:rsidDel="00AD0C75">
              <w:rPr>
                <w:noProof/>
                <w:webHidden/>
              </w:rPr>
              <w:tab/>
            </w:r>
          </w:del>
          <w:del w:id="3613" w:author="Sammartano, Marc (BIC USA)" w:date="2015-12-02T15:16:00Z">
            <w:r w:rsidDel="00AD0C75">
              <w:rPr>
                <w:noProof/>
                <w:webHidden/>
              </w:rPr>
              <w:delText>120</w:delText>
            </w:r>
          </w:del>
        </w:p>
        <w:p w:rsidR="00BF4B5C" w:rsidDel="00AD0C75" w:rsidRDefault="00BF4B5C">
          <w:pPr>
            <w:pStyle w:val="TOC2"/>
            <w:rPr>
              <w:del w:id="3614" w:author="Sammartano, Marc (BIC USA)" w:date="2015-12-02T15:17:00Z"/>
              <w:rFonts w:eastAsiaTheme="minorEastAsia"/>
              <w:noProof/>
            </w:rPr>
          </w:pPr>
          <w:del w:id="3615" w:author="Sammartano, Marc (BIC USA)" w:date="2015-12-02T15:17:00Z">
            <w:r w:rsidRPr="00AD0C75" w:rsidDel="00AD0C75">
              <w:rPr>
                <w:noProof/>
              </w:rPr>
              <w:delText>MyPhoneNumber &lt;svar&gt;</w:delText>
            </w:r>
            <w:r w:rsidDel="00AD0C75">
              <w:rPr>
                <w:noProof/>
                <w:webHidden/>
              </w:rPr>
              <w:tab/>
            </w:r>
          </w:del>
          <w:del w:id="3616" w:author="Sammartano, Marc (BIC USA)" w:date="2015-12-02T15:16:00Z">
            <w:r w:rsidDel="00AD0C75">
              <w:rPr>
                <w:noProof/>
                <w:webHidden/>
              </w:rPr>
              <w:delText>120</w:delText>
            </w:r>
          </w:del>
        </w:p>
        <w:p w:rsidR="00BF4B5C" w:rsidDel="00AD0C75" w:rsidRDefault="00BF4B5C">
          <w:pPr>
            <w:pStyle w:val="TOC2"/>
            <w:rPr>
              <w:del w:id="3617" w:author="Sammartano, Marc (BIC USA)" w:date="2015-12-02T15:17:00Z"/>
              <w:rFonts w:eastAsiaTheme="minorEastAsia"/>
              <w:noProof/>
            </w:rPr>
          </w:pPr>
          <w:del w:id="3618" w:author="Sammartano, Marc (BIC USA)" w:date="2015-12-02T15:17:00Z">
            <w:r w:rsidRPr="00AD0C75" w:rsidDel="00AD0C75">
              <w:rPr>
                <w:noProof/>
              </w:rPr>
              <w:delText>Phone.call &lt;sexp&gt;</w:delText>
            </w:r>
            <w:r w:rsidDel="00AD0C75">
              <w:rPr>
                <w:noProof/>
                <w:webHidden/>
              </w:rPr>
              <w:tab/>
            </w:r>
          </w:del>
          <w:del w:id="3619" w:author="Sammartano, Marc (BIC USA)" w:date="2015-12-02T15:16:00Z">
            <w:r w:rsidDel="00AD0C75">
              <w:rPr>
                <w:noProof/>
                <w:webHidden/>
              </w:rPr>
              <w:delText>120</w:delText>
            </w:r>
          </w:del>
        </w:p>
        <w:p w:rsidR="00BF4B5C" w:rsidDel="00AD0C75" w:rsidRDefault="00BF4B5C">
          <w:pPr>
            <w:pStyle w:val="TOC2"/>
            <w:rPr>
              <w:del w:id="3620" w:author="Sammartano, Marc (BIC USA)" w:date="2015-12-02T15:17:00Z"/>
              <w:rFonts w:eastAsiaTheme="minorEastAsia"/>
              <w:noProof/>
            </w:rPr>
          </w:pPr>
          <w:del w:id="3621" w:author="Sammartano, Marc (BIC USA)" w:date="2015-12-02T15:17:00Z">
            <w:r w:rsidRPr="00AD0C75" w:rsidDel="00AD0C75">
              <w:rPr>
                <w:noProof/>
              </w:rPr>
              <w:delText>Phone.dial &lt;sexp&gt;</w:delText>
            </w:r>
            <w:r w:rsidDel="00AD0C75">
              <w:rPr>
                <w:noProof/>
                <w:webHidden/>
              </w:rPr>
              <w:tab/>
            </w:r>
          </w:del>
          <w:del w:id="3622" w:author="Sammartano, Marc (BIC USA)" w:date="2015-12-02T15:16:00Z">
            <w:r w:rsidDel="00AD0C75">
              <w:rPr>
                <w:noProof/>
                <w:webHidden/>
              </w:rPr>
              <w:delText>120</w:delText>
            </w:r>
          </w:del>
        </w:p>
        <w:p w:rsidR="00BF4B5C" w:rsidDel="00AD0C75" w:rsidRDefault="00BF4B5C">
          <w:pPr>
            <w:pStyle w:val="TOC2"/>
            <w:rPr>
              <w:del w:id="3623" w:author="Sammartano, Marc (BIC USA)" w:date="2015-12-02T15:17:00Z"/>
              <w:rFonts w:eastAsiaTheme="minorEastAsia"/>
              <w:noProof/>
            </w:rPr>
          </w:pPr>
          <w:del w:id="3624" w:author="Sammartano, Marc (BIC USA)" w:date="2015-12-02T15:17:00Z">
            <w:r w:rsidRPr="00AD0C75" w:rsidDel="00AD0C75">
              <w:rPr>
                <w:noProof/>
              </w:rPr>
              <w:delText>Phone.rcv.init</w:delText>
            </w:r>
            <w:r w:rsidDel="00AD0C75">
              <w:rPr>
                <w:noProof/>
                <w:webHidden/>
              </w:rPr>
              <w:tab/>
            </w:r>
          </w:del>
          <w:del w:id="3625" w:author="Sammartano, Marc (BIC USA)" w:date="2015-12-02T15:16:00Z">
            <w:r w:rsidDel="00AD0C75">
              <w:rPr>
                <w:noProof/>
                <w:webHidden/>
              </w:rPr>
              <w:delText>120</w:delText>
            </w:r>
          </w:del>
        </w:p>
        <w:p w:rsidR="00BF4B5C" w:rsidDel="00AD0C75" w:rsidRDefault="00BF4B5C">
          <w:pPr>
            <w:pStyle w:val="TOC2"/>
            <w:rPr>
              <w:del w:id="3626" w:author="Sammartano, Marc (BIC USA)" w:date="2015-12-02T15:17:00Z"/>
              <w:rFonts w:eastAsiaTheme="minorEastAsia"/>
              <w:noProof/>
            </w:rPr>
          </w:pPr>
          <w:del w:id="3627" w:author="Sammartano, Marc (BIC USA)" w:date="2015-12-02T15:17:00Z">
            <w:r w:rsidRPr="00AD0C75" w:rsidDel="00AD0C75">
              <w:rPr>
                <w:noProof/>
              </w:rPr>
              <w:delText>Phone.rcv.next &lt;state_nvar&gt;, &lt;number_svar&gt;</w:delText>
            </w:r>
            <w:r w:rsidDel="00AD0C75">
              <w:rPr>
                <w:noProof/>
                <w:webHidden/>
              </w:rPr>
              <w:tab/>
            </w:r>
          </w:del>
          <w:del w:id="3628" w:author="Sammartano, Marc (BIC USA)" w:date="2015-12-02T15:16:00Z">
            <w:r w:rsidDel="00AD0C75">
              <w:rPr>
                <w:noProof/>
                <w:webHidden/>
              </w:rPr>
              <w:delText>120</w:delText>
            </w:r>
          </w:del>
        </w:p>
        <w:p w:rsidR="00BF4B5C" w:rsidDel="00AD0C75" w:rsidRDefault="00BF4B5C">
          <w:pPr>
            <w:pStyle w:val="TOC2"/>
            <w:rPr>
              <w:del w:id="3629" w:author="Sammartano, Marc (BIC USA)" w:date="2015-12-02T15:17:00Z"/>
              <w:rFonts w:eastAsiaTheme="minorEastAsia"/>
              <w:noProof/>
            </w:rPr>
          </w:pPr>
          <w:del w:id="3630" w:author="Sammartano, Marc (BIC USA)" w:date="2015-12-02T15:17:00Z">
            <w:r w:rsidRPr="00AD0C75" w:rsidDel="00AD0C75">
              <w:rPr>
                <w:noProof/>
              </w:rPr>
              <w:delText>Sms.send &lt;number_sexp&gt;, &lt;message_sexp&gt;</w:delText>
            </w:r>
            <w:r w:rsidDel="00AD0C75">
              <w:rPr>
                <w:noProof/>
                <w:webHidden/>
              </w:rPr>
              <w:tab/>
            </w:r>
          </w:del>
          <w:del w:id="3631" w:author="Sammartano, Marc (BIC USA)" w:date="2015-12-02T15:16:00Z">
            <w:r w:rsidDel="00AD0C75">
              <w:rPr>
                <w:noProof/>
                <w:webHidden/>
              </w:rPr>
              <w:delText>120</w:delText>
            </w:r>
          </w:del>
        </w:p>
        <w:p w:rsidR="00BF4B5C" w:rsidDel="00AD0C75" w:rsidRDefault="00BF4B5C">
          <w:pPr>
            <w:pStyle w:val="TOC2"/>
            <w:rPr>
              <w:del w:id="3632" w:author="Sammartano, Marc (BIC USA)" w:date="2015-12-02T15:17:00Z"/>
              <w:rFonts w:eastAsiaTheme="minorEastAsia"/>
              <w:noProof/>
            </w:rPr>
          </w:pPr>
          <w:del w:id="3633" w:author="Sammartano, Marc (BIC USA)" w:date="2015-12-02T15:17:00Z">
            <w:r w:rsidRPr="00AD0C75" w:rsidDel="00AD0C75">
              <w:rPr>
                <w:noProof/>
              </w:rPr>
              <w:delText>Sms.rcv.init</w:delText>
            </w:r>
            <w:r w:rsidDel="00AD0C75">
              <w:rPr>
                <w:noProof/>
                <w:webHidden/>
              </w:rPr>
              <w:tab/>
            </w:r>
          </w:del>
          <w:del w:id="3634" w:author="Sammartano, Marc (BIC USA)" w:date="2015-12-02T15:16:00Z">
            <w:r w:rsidDel="00AD0C75">
              <w:rPr>
                <w:noProof/>
                <w:webHidden/>
              </w:rPr>
              <w:delText>121</w:delText>
            </w:r>
          </w:del>
        </w:p>
        <w:p w:rsidR="00BF4B5C" w:rsidDel="00AD0C75" w:rsidRDefault="00BF4B5C">
          <w:pPr>
            <w:pStyle w:val="TOC2"/>
            <w:rPr>
              <w:del w:id="3635" w:author="Sammartano, Marc (BIC USA)" w:date="2015-12-02T15:17:00Z"/>
              <w:rFonts w:eastAsiaTheme="minorEastAsia"/>
              <w:noProof/>
            </w:rPr>
          </w:pPr>
          <w:del w:id="3636" w:author="Sammartano, Marc (BIC USA)" w:date="2015-12-02T15:17:00Z">
            <w:r w:rsidRPr="00AD0C75" w:rsidDel="00AD0C75">
              <w:rPr>
                <w:noProof/>
              </w:rPr>
              <w:delText>Sms.rcv.next &lt;svar&gt;</w:delText>
            </w:r>
            <w:r w:rsidDel="00AD0C75">
              <w:rPr>
                <w:noProof/>
                <w:webHidden/>
              </w:rPr>
              <w:tab/>
            </w:r>
          </w:del>
          <w:del w:id="3637" w:author="Sammartano, Marc (BIC USA)" w:date="2015-12-02T15:16:00Z">
            <w:r w:rsidDel="00AD0C75">
              <w:rPr>
                <w:noProof/>
                <w:webHidden/>
              </w:rPr>
              <w:delText>121</w:delText>
            </w:r>
          </w:del>
        </w:p>
        <w:p w:rsidR="00BF4B5C" w:rsidDel="00AD0C75" w:rsidRDefault="00BF4B5C">
          <w:pPr>
            <w:pStyle w:val="TOC1"/>
            <w:tabs>
              <w:tab w:val="right" w:leader="dot" w:pos="9350"/>
            </w:tabs>
            <w:rPr>
              <w:del w:id="3638" w:author="Sammartano, Marc (BIC USA)" w:date="2015-12-02T15:17:00Z"/>
              <w:rFonts w:eastAsiaTheme="minorEastAsia"/>
              <w:noProof/>
            </w:rPr>
          </w:pPr>
          <w:del w:id="3639" w:author="Sammartano, Marc (BIC USA)" w:date="2015-12-02T15:17:00Z">
            <w:r w:rsidRPr="00AD0C75" w:rsidDel="00AD0C75">
              <w:rPr>
                <w:noProof/>
              </w:rPr>
              <w:delText>Time and Timers</w:delText>
            </w:r>
            <w:r w:rsidDel="00AD0C75">
              <w:rPr>
                <w:noProof/>
                <w:webHidden/>
              </w:rPr>
              <w:tab/>
            </w:r>
          </w:del>
          <w:del w:id="3640" w:author="Sammartano, Marc (BIC USA)" w:date="2015-12-02T15:16:00Z">
            <w:r w:rsidDel="00AD0C75">
              <w:rPr>
                <w:noProof/>
                <w:webHidden/>
              </w:rPr>
              <w:delText>121</w:delText>
            </w:r>
          </w:del>
        </w:p>
        <w:p w:rsidR="00BF4B5C" w:rsidDel="00AD0C75" w:rsidRDefault="00BF4B5C">
          <w:pPr>
            <w:pStyle w:val="TOC2"/>
            <w:rPr>
              <w:del w:id="3641" w:author="Sammartano, Marc (BIC USA)" w:date="2015-12-02T15:17:00Z"/>
              <w:rFonts w:eastAsiaTheme="minorEastAsia"/>
              <w:noProof/>
            </w:rPr>
          </w:pPr>
          <w:del w:id="3642" w:author="Sammartano, Marc (BIC USA)" w:date="2015-12-02T15:17:00Z">
            <w:r w:rsidRPr="00AD0C75" w:rsidDel="00AD0C75">
              <w:rPr>
                <w:noProof/>
              </w:rPr>
              <w:delText>Time and TimeZone Commands</w:delText>
            </w:r>
            <w:r w:rsidDel="00AD0C75">
              <w:rPr>
                <w:noProof/>
                <w:webHidden/>
              </w:rPr>
              <w:tab/>
            </w:r>
          </w:del>
          <w:del w:id="3643" w:author="Sammartano, Marc (BIC USA)" w:date="2015-12-02T15:16:00Z">
            <w:r w:rsidDel="00AD0C75">
              <w:rPr>
                <w:noProof/>
                <w:webHidden/>
              </w:rPr>
              <w:delText>121</w:delText>
            </w:r>
          </w:del>
        </w:p>
        <w:p w:rsidR="00BF4B5C" w:rsidDel="00AD0C75" w:rsidRDefault="00BF4B5C">
          <w:pPr>
            <w:pStyle w:val="TOC3"/>
            <w:rPr>
              <w:del w:id="3644" w:author="Sammartano, Marc (BIC USA)" w:date="2015-12-02T15:17:00Z"/>
              <w:rFonts w:eastAsiaTheme="minorEastAsia"/>
              <w:noProof/>
            </w:rPr>
          </w:pPr>
          <w:del w:id="3645" w:author="Sammartano, Marc (BIC USA)" w:date="2015-12-02T15:17:00Z">
            <w:r w:rsidRPr="00AD0C75" w:rsidDel="00AD0C75">
              <w:rPr>
                <w:noProof/>
              </w:rPr>
              <w:delText>Time {&lt;time_nexp&gt;,} Year$, Month$, Day$, Hour$, Minute$, Second$, WeekDay, isDST</w:delText>
            </w:r>
            <w:r w:rsidDel="00AD0C75">
              <w:rPr>
                <w:noProof/>
                <w:webHidden/>
              </w:rPr>
              <w:tab/>
            </w:r>
          </w:del>
          <w:del w:id="3646" w:author="Sammartano, Marc (BIC USA)" w:date="2015-12-02T15:16:00Z">
            <w:r w:rsidDel="00AD0C75">
              <w:rPr>
                <w:noProof/>
                <w:webHidden/>
              </w:rPr>
              <w:delText>121</w:delText>
            </w:r>
          </w:del>
        </w:p>
        <w:p w:rsidR="00BF4B5C" w:rsidDel="00AD0C75" w:rsidRDefault="00BF4B5C">
          <w:pPr>
            <w:pStyle w:val="TOC3"/>
            <w:rPr>
              <w:del w:id="3647" w:author="Sammartano, Marc (BIC USA)" w:date="2015-12-02T15:17:00Z"/>
              <w:rFonts w:eastAsiaTheme="minorEastAsia"/>
              <w:noProof/>
            </w:rPr>
          </w:pPr>
          <w:del w:id="3648" w:author="Sammartano, Marc (BIC USA)" w:date="2015-12-02T15:17:00Z">
            <w:r w:rsidRPr="00AD0C75" w:rsidDel="00AD0C75">
              <w:rPr>
                <w:noProof/>
              </w:rPr>
              <w:delText>TimeZone.set { &lt;tz_sexp&gt; }</w:delText>
            </w:r>
            <w:r w:rsidDel="00AD0C75">
              <w:rPr>
                <w:noProof/>
                <w:webHidden/>
              </w:rPr>
              <w:tab/>
            </w:r>
          </w:del>
          <w:del w:id="3649" w:author="Sammartano, Marc (BIC USA)" w:date="2015-12-02T15:16:00Z">
            <w:r w:rsidDel="00AD0C75">
              <w:rPr>
                <w:noProof/>
                <w:webHidden/>
              </w:rPr>
              <w:delText>122</w:delText>
            </w:r>
          </w:del>
        </w:p>
        <w:p w:rsidR="00BF4B5C" w:rsidDel="00AD0C75" w:rsidRDefault="00BF4B5C">
          <w:pPr>
            <w:pStyle w:val="TOC3"/>
            <w:rPr>
              <w:del w:id="3650" w:author="Sammartano, Marc (BIC USA)" w:date="2015-12-02T15:17:00Z"/>
              <w:rFonts w:eastAsiaTheme="minorEastAsia"/>
              <w:noProof/>
            </w:rPr>
          </w:pPr>
          <w:del w:id="3651" w:author="Sammartano, Marc (BIC USA)" w:date="2015-12-02T15:17:00Z">
            <w:r w:rsidRPr="00AD0C75" w:rsidDel="00AD0C75">
              <w:rPr>
                <w:noProof/>
              </w:rPr>
              <w:delText>TimeZone.get &lt;tz_svar&gt;</w:delText>
            </w:r>
            <w:r w:rsidDel="00AD0C75">
              <w:rPr>
                <w:noProof/>
                <w:webHidden/>
              </w:rPr>
              <w:tab/>
            </w:r>
          </w:del>
          <w:del w:id="3652" w:author="Sammartano, Marc (BIC USA)" w:date="2015-12-02T15:16:00Z">
            <w:r w:rsidDel="00AD0C75">
              <w:rPr>
                <w:noProof/>
                <w:webHidden/>
              </w:rPr>
              <w:delText>122</w:delText>
            </w:r>
          </w:del>
        </w:p>
        <w:p w:rsidR="00BF4B5C" w:rsidDel="00AD0C75" w:rsidRDefault="00BF4B5C">
          <w:pPr>
            <w:pStyle w:val="TOC3"/>
            <w:rPr>
              <w:del w:id="3653" w:author="Sammartano, Marc (BIC USA)" w:date="2015-12-02T15:17:00Z"/>
              <w:rFonts w:eastAsiaTheme="minorEastAsia"/>
              <w:noProof/>
            </w:rPr>
          </w:pPr>
          <w:del w:id="3654" w:author="Sammartano, Marc (BIC USA)" w:date="2015-12-02T15:17:00Z">
            <w:r w:rsidRPr="00AD0C75" w:rsidDel="00AD0C75">
              <w:rPr>
                <w:noProof/>
              </w:rPr>
              <w:delText>TimeZone.list &lt;tz_list_pointer_nexp&gt;</w:delText>
            </w:r>
            <w:r w:rsidDel="00AD0C75">
              <w:rPr>
                <w:noProof/>
                <w:webHidden/>
              </w:rPr>
              <w:tab/>
            </w:r>
          </w:del>
          <w:del w:id="3655" w:author="Sammartano, Marc (BIC USA)" w:date="2015-12-02T15:16:00Z">
            <w:r w:rsidDel="00AD0C75">
              <w:rPr>
                <w:noProof/>
                <w:webHidden/>
              </w:rPr>
              <w:delText>122</w:delText>
            </w:r>
          </w:del>
        </w:p>
        <w:p w:rsidR="00BF4B5C" w:rsidDel="00AD0C75" w:rsidRDefault="00BF4B5C">
          <w:pPr>
            <w:pStyle w:val="TOC2"/>
            <w:rPr>
              <w:del w:id="3656" w:author="Sammartano, Marc (BIC USA)" w:date="2015-12-02T15:17:00Z"/>
              <w:rFonts w:eastAsiaTheme="minorEastAsia"/>
              <w:noProof/>
            </w:rPr>
          </w:pPr>
          <w:del w:id="3657" w:author="Sammartano, Marc (BIC USA)" w:date="2015-12-02T15:17:00Z">
            <w:r w:rsidRPr="00AD0C75" w:rsidDel="00AD0C75">
              <w:rPr>
                <w:noProof/>
              </w:rPr>
              <w:delText>Timer Interrupt and Commands</w:delText>
            </w:r>
            <w:r w:rsidDel="00AD0C75">
              <w:rPr>
                <w:noProof/>
                <w:webHidden/>
              </w:rPr>
              <w:tab/>
            </w:r>
          </w:del>
          <w:del w:id="3658" w:author="Sammartano, Marc (BIC USA)" w:date="2015-12-02T15:16:00Z">
            <w:r w:rsidDel="00AD0C75">
              <w:rPr>
                <w:noProof/>
                <w:webHidden/>
              </w:rPr>
              <w:delText>122</w:delText>
            </w:r>
          </w:del>
        </w:p>
        <w:p w:rsidR="00BF4B5C" w:rsidDel="00AD0C75" w:rsidRDefault="00BF4B5C">
          <w:pPr>
            <w:pStyle w:val="TOC3"/>
            <w:rPr>
              <w:del w:id="3659" w:author="Sammartano, Marc (BIC USA)" w:date="2015-12-02T15:17:00Z"/>
              <w:rFonts w:eastAsiaTheme="minorEastAsia"/>
              <w:noProof/>
            </w:rPr>
          </w:pPr>
          <w:del w:id="3660" w:author="Sammartano, Marc (BIC USA)" w:date="2015-12-02T15:17:00Z">
            <w:r w:rsidRPr="00AD0C75" w:rsidDel="00AD0C75">
              <w:rPr>
                <w:noProof/>
              </w:rPr>
              <w:delText>Timer.set &lt;interval_nexp&gt;</w:delText>
            </w:r>
            <w:r w:rsidDel="00AD0C75">
              <w:rPr>
                <w:noProof/>
                <w:webHidden/>
              </w:rPr>
              <w:tab/>
            </w:r>
          </w:del>
          <w:del w:id="3661" w:author="Sammartano, Marc (BIC USA)" w:date="2015-12-02T15:16:00Z">
            <w:r w:rsidDel="00AD0C75">
              <w:rPr>
                <w:noProof/>
                <w:webHidden/>
              </w:rPr>
              <w:delText>123</w:delText>
            </w:r>
          </w:del>
        </w:p>
        <w:p w:rsidR="00BF4B5C" w:rsidDel="00AD0C75" w:rsidRDefault="00BF4B5C">
          <w:pPr>
            <w:pStyle w:val="TOC3"/>
            <w:rPr>
              <w:del w:id="3662" w:author="Sammartano, Marc (BIC USA)" w:date="2015-12-02T15:17:00Z"/>
              <w:rFonts w:eastAsiaTheme="minorEastAsia"/>
              <w:noProof/>
            </w:rPr>
          </w:pPr>
          <w:del w:id="3663" w:author="Sammartano, Marc (BIC USA)" w:date="2015-12-02T15:17:00Z">
            <w:r w:rsidRPr="00AD0C75" w:rsidDel="00AD0C75">
              <w:rPr>
                <w:noProof/>
              </w:rPr>
              <w:delText>OnTimer:</w:delText>
            </w:r>
            <w:r w:rsidDel="00AD0C75">
              <w:rPr>
                <w:noProof/>
                <w:webHidden/>
              </w:rPr>
              <w:tab/>
            </w:r>
          </w:del>
          <w:del w:id="3664" w:author="Sammartano, Marc (BIC USA)" w:date="2015-12-02T15:16:00Z">
            <w:r w:rsidDel="00AD0C75">
              <w:rPr>
                <w:noProof/>
                <w:webHidden/>
              </w:rPr>
              <w:delText>123</w:delText>
            </w:r>
          </w:del>
        </w:p>
        <w:p w:rsidR="00BF4B5C" w:rsidDel="00AD0C75" w:rsidRDefault="00BF4B5C">
          <w:pPr>
            <w:pStyle w:val="TOC3"/>
            <w:rPr>
              <w:del w:id="3665" w:author="Sammartano, Marc (BIC USA)" w:date="2015-12-02T15:17:00Z"/>
              <w:rFonts w:eastAsiaTheme="minorEastAsia"/>
              <w:noProof/>
            </w:rPr>
          </w:pPr>
          <w:del w:id="3666" w:author="Sammartano, Marc (BIC USA)" w:date="2015-12-02T15:17:00Z">
            <w:r w:rsidRPr="00AD0C75" w:rsidDel="00AD0C75">
              <w:rPr>
                <w:noProof/>
              </w:rPr>
              <w:delText>Timer.resume</w:delText>
            </w:r>
            <w:r w:rsidDel="00AD0C75">
              <w:rPr>
                <w:noProof/>
                <w:webHidden/>
              </w:rPr>
              <w:tab/>
            </w:r>
          </w:del>
          <w:del w:id="3667" w:author="Sammartano, Marc (BIC USA)" w:date="2015-12-02T15:16:00Z">
            <w:r w:rsidDel="00AD0C75">
              <w:rPr>
                <w:noProof/>
                <w:webHidden/>
              </w:rPr>
              <w:delText>123</w:delText>
            </w:r>
          </w:del>
        </w:p>
        <w:p w:rsidR="00BF4B5C" w:rsidDel="00AD0C75" w:rsidRDefault="00BF4B5C">
          <w:pPr>
            <w:pStyle w:val="TOC3"/>
            <w:rPr>
              <w:del w:id="3668" w:author="Sammartano, Marc (BIC USA)" w:date="2015-12-02T15:17:00Z"/>
              <w:rFonts w:eastAsiaTheme="minorEastAsia"/>
              <w:noProof/>
            </w:rPr>
          </w:pPr>
          <w:del w:id="3669" w:author="Sammartano, Marc (BIC USA)" w:date="2015-12-02T15:17:00Z">
            <w:r w:rsidRPr="00AD0C75" w:rsidDel="00AD0C75">
              <w:rPr>
                <w:noProof/>
              </w:rPr>
              <w:delText>Timer.clear</w:delText>
            </w:r>
            <w:r w:rsidDel="00AD0C75">
              <w:rPr>
                <w:noProof/>
                <w:webHidden/>
              </w:rPr>
              <w:tab/>
            </w:r>
          </w:del>
          <w:del w:id="3670" w:author="Sammartano, Marc (BIC USA)" w:date="2015-12-02T15:16:00Z">
            <w:r w:rsidDel="00AD0C75">
              <w:rPr>
                <w:noProof/>
                <w:webHidden/>
              </w:rPr>
              <w:delText>123</w:delText>
            </w:r>
          </w:del>
        </w:p>
        <w:p w:rsidR="00BF4B5C" w:rsidDel="00AD0C75" w:rsidRDefault="00BF4B5C">
          <w:pPr>
            <w:pStyle w:val="TOC3"/>
            <w:rPr>
              <w:del w:id="3671" w:author="Sammartano, Marc (BIC USA)" w:date="2015-12-02T15:17:00Z"/>
              <w:rFonts w:eastAsiaTheme="minorEastAsia"/>
              <w:noProof/>
            </w:rPr>
          </w:pPr>
          <w:del w:id="3672" w:author="Sammartano, Marc (BIC USA)" w:date="2015-12-02T15:17:00Z">
            <w:r w:rsidRPr="00AD0C75" w:rsidDel="00AD0C75">
              <w:rPr>
                <w:noProof/>
              </w:rPr>
              <w:delText>Sample Code</w:delText>
            </w:r>
            <w:r w:rsidDel="00AD0C75">
              <w:rPr>
                <w:noProof/>
                <w:webHidden/>
              </w:rPr>
              <w:tab/>
            </w:r>
          </w:del>
          <w:del w:id="3673" w:author="Sammartano, Marc (BIC USA)" w:date="2015-12-02T15:16:00Z">
            <w:r w:rsidDel="00AD0C75">
              <w:rPr>
                <w:noProof/>
                <w:webHidden/>
              </w:rPr>
              <w:delText>123</w:delText>
            </w:r>
          </w:del>
        </w:p>
        <w:p w:rsidR="00BF4B5C" w:rsidDel="00AD0C75" w:rsidRDefault="00BF4B5C">
          <w:pPr>
            <w:pStyle w:val="TOC1"/>
            <w:tabs>
              <w:tab w:val="right" w:leader="dot" w:pos="9350"/>
            </w:tabs>
            <w:rPr>
              <w:del w:id="3674" w:author="Sammartano, Marc (BIC USA)" w:date="2015-12-02T15:17:00Z"/>
              <w:rFonts w:eastAsiaTheme="minorEastAsia"/>
              <w:noProof/>
            </w:rPr>
          </w:pPr>
          <w:del w:id="3675" w:author="Sammartano, Marc (BIC USA)" w:date="2015-12-02T15:17:00Z">
            <w:r w:rsidRPr="00AD0C75" w:rsidDel="00AD0C75">
              <w:rPr>
                <w:noProof/>
              </w:rPr>
              <w:delText>Miscellaneous Commands</w:delText>
            </w:r>
            <w:r w:rsidDel="00AD0C75">
              <w:rPr>
                <w:noProof/>
                <w:webHidden/>
              </w:rPr>
              <w:tab/>
            </w:r>
          </w:del>
          <w:del w:id="3676" w:author="Sammartano, Marc (BIC USA)" w:date="2015-12-02T15:16:00Z">
            <w:r w:rsidDel="00AD0C75">
              <w:rPr>
                <w:noProof/>
                <w:webHidden/>
              </w:rPr>
              <w:delText>123</w:delText>
            </w:r>
          </w:del>
        </w:p>
        <w:p w:rsidR="00BF4B5C" w:rsidDel="00AD0C75" w:rsidRDefault="00BF4B5C">
          <w:pPr>
            <w:pStyle w:val="TOC2"/>
            <w:rPr>
              <w:del w:id="3677" w:author="Sammartano, Marc (BIC USA)" w:date="2015-12-02T15:17:00Z"/>
              <w:rFonts w:eastAsiaTheme="minorEastAsia"/>
              <w:noProof/>
            </w:rPr>
          </w:pPr>
          <w:del w:id="3678" w:author="Sammartano, Marc (BIC USA)" w:date="2015-12-02T15:17:00Z">
            <w:r w:rsidRPr="00AD0C75" w:rsidDel="00AD0C75">
              <w:rPr>
                <w:noProof/>
              </w:rPr>
              <w:delText>Clipboard</w:delText>
            </w:r>
            <w:r w:rsidDel="00AD0C75">
              <w:rPr>
                <w:noProof/>
                <w:webHidden/>
              </w:rPr>
              <w:tab/>
            </w:r>
          </w:del>
          <w:del w:id="3679" w:author="Sammartano, Marc (BIC USA)" w:date="2015-12-02T15:16:00Z">
            <w:r w:rsidDel="00AD0C75">
              <w:rPr>
                <w:noProof/>
                <w:webHidden/>
              </w:rPr>
              <w:delText>123</w:delText>
            </w:r>
          </w:del>
        </w:p>
        <w:p w:rsidR="00BF4B5C" w:rsidDel="00AD0C75" w:rsidRDefault="00BF4B5C">
          <w:pPr>
            <w:pStyle w:val="TOC3"/>
            <w:rPr>
              <w:del w:id="3680" w:author="Sammartano, Marc (BIC USA)" w:date="2015-12-02T15:17:00Z"/>
              <w:rFonts w:eastAsiaTheme="minorEastAsia"/>
              <w:noProof/>
            </w:rPr>
          </w:pPr>
          <w:del w:id="3681" w:author="Sammartano, Marc (BIC USA)" w:date="2015-12-02T15:17:00Z">
            <w:r w:rsidRPr="00AD0C75" w:rsidDel="00AD0C75">
              <w:rPr>
                <w:noProof/>
              </w:rPr>
              <w:delText>Clipboard.get &lt;svar&gt;</w:delText>
            </w:r>
            <w:r w:rsidDel="00AD0C75">
              <w:rPr>
                <w:noProof/>
                <w:webHidden/>
              </w:rPr>
              <w:tab/>
            </w:r>
          </w:del>
          <w:del w:id="3682" w:author="Sammartano, Marc (BIC USA)" w:date="2015-12-02T15:16:00Z">
            <w:r w:rsidDel="00AD0C75">
              <w:rPr>
                <w:noProof/>
                <w:webHidden/>
              </w:rPr>
              <w:delText>123</w:delText>
            </w:r>
          </w:del>
        </w:p>
        <w:p w:rsidR="00BF4B5C" w:rsidDel="00AD0C75" w:rsidRDefault="00BF4B5C">
          <w:pPr>
            <w:pStyle w:val="TOC3"/>
            <w:rPr>
              <w:del w:id="3683" w:author="Sammartano, Marc (BIC USA)" w:date="2015-12-02T15:17:00Z"/>
              <w:rFonts w:eastAsiaTheme="minorEastAsia"/>
              <w:noProof/>
            </w:rPr>
          </w:pPr>
          <w:del w:id="3684" w:author="Sammartano, Marc (BIC USA)" w:date="2015-12-02T15:17:00Z">
            <w:r w:rsidRPr="00AD0C75" w:rsidDel="00AD0C75">
              <w:rPr>
                <w:noProof/>
              </w:rPr>
              <w:delText>Clipboard.put &lt;sexp&gt;</w:delText>
            </w:r>
            <w:r w:rsidDel="00AD0C75">
              <w:rPr>
                <w:noProof/>
                <w:webHidden/>
              </w:rPr>
              <w:tab/>
            </w:r>
          </w:del>
          <w:del w:id="3685" w:author="Sammartano, Marc (BIC USA)" w:date="2015-12-02T15:16:00Z">
            <w:r w:rsidDel="00AD0C75">
              <w:rPr>
                <w:noProof/>
                <w:webHidden/>
              </w:rPr>
              <w:delText>123</w:delText>
            </w:r>
          </w:del>
        </w:p>
        <w:p w:rsidR="00BF4B5C" w:rsidDel="00AD0C75" w:rsidRDefault="00BF4B5C">
          <w:pPr>
            <w:pStyle w:val="TOC2"/>
            <w:rPr>
              <w:del w:id="3686" w:author="Sammartano, Marc (BIC USA)" w:date="2015-12-02T15:17:00Z"/>
              <w:rFonts w:eastAsiaTheme="minorEastAsia"/>
              <w:noProof/>
            </w:rPr>
          </w:pPr>
          <w:del w:id="3687" w:author="Sammartano, Marc (BIC USA)" w:date="2015-12-02T15:17:00Z">
            <w:r w:rsidRPr="00AD0C75" w:rsidDel="00AD0C75">
              <w:rPr>
                <w:noProof/>
              </w:rPr>
              <w:delText>Echo.on</w:delText>
            </w:r>
            <w:r w:rsidDel="00AD0C75">
              <w:rPr>
                <w:noProof/>
                <w:webHidden/>
              </w:rPr>
              <w:tab/>
            </w:r>
          </w:del>
          <w:del w:id="3688" w:author="Sammartano, Marc (BIC USA)" w:date="2015-12-02T15:16:00Z">
            <w:r w:rsidDel="00AD0C75">
              <w:rPr>
                <w:noProof/>
                <w:webHidden/>
              </w:rPr>
              <w:delText>123</w:delText>
            </w:r>
          </w:del>
        </w:p>
        <w:p w:rsidR="00BF4B5C" w:rsidDel="00AD0C75" w:rsidRDefault="00BF4B5C">
          <w:pPr>
            <w:pStyle w:val="TOC2"/>
            <w:rPr>
              <w:del w:id="3689" w:author="Sammartano, Marc (BIC USA)" w:date="2015-12-02T15:17:00Z"/>
              <w:rFonts w:eastAsiaTheme="minorEastAsia"/>
              <w:noProof/>
            </w:rPr>
          </w:pPr>
          <w:del w:id="3690" w:author="Sammartano, Marc (BIC USA)" w:date="2015-12-02T15:17:00Z">
            <w:r w:rsidRPr="00AD0C75" w:rsidDel="00AD0C75">
              <w:rPr>
                <w:noProof/>
              </w:rPr>
              <w:delText>Echo.off</w:delText>
            </w:r>
            <w:r w:rsidDel="00AD0C75">
              <w:rPr>
                <w:noProof/>
                <w:webHidden/>
              </w:rPr>
              <w:tab/>
            </w:r>
          </w:del>
          <w:del w:id="3691" w:author="Sammartano, Marc (BIC USA)" w:date="2015-12-02T15:16:00Z">
            <w:r w:rsidDel="00AD0C75">
              <w:rPr>
                <w:noProof/>
                <w:webHidden/>
              </w:rPr>
              <w:delText>124</w:delText>
            </w:r>
          </w:del>
        </w:p>
        <w:p w:rsidR="00BF4B5C" w:rsidDel="00AD0C75" w:rsidRDefault="00BF4B5C">
          <w:pPr>
            <w:pStyle w:val="TOC2"/>
            <w:rPr>
              <w:del w:id="3692" w:author="Sammartano, Marc (BIC USA)" w:date="2015-12-02T15:17:00Z"/>
              <w:rFonts w:eastAsiaTheme="minorEastAsia"/>
              <w:noProof/>
            </w:rPr>
          </w:pPr>
          <w:del w:id="3693" w:author="Sammartano, Marc (BIC USA)" w:date="2015-12-02T15:17:00Z">
            <w:r w:rsidRPr="00AD0C75" w:rsidDel="00AD0C75">
              <w:rPr>
                <w:noProof/>
              </w:rPr>
              <w:delText>Encryption</w:delText>
            </w:r>
            <w:r w:rsidDel="00AD0C75">
              <w:rPr>
                <w:noProof/>
                <w:webHidden/>
              </w:rPr>
              <w:tab/>
            </w:r>
          </w:del>
          <w:del w:id="3694" w:author="Sammartano, Marc (BIC USA)" w:date="2015-12-02T15:16:00Z">
            <w:r w:rsidDel="00AD0C75">
              <w:rPr>
                <w:noProof/>
                <w:webHidden/>
              </w:rPr>
              <w:delText>124</w:delText>
            </w:r>
          </w:del>
        </w:p>
        <w:p w:rsidR="00BF4B5C" w:rsidDel="00AD0C75" w:rsidRDefault="00BF4B5C">
          <w:pPr>
            <w:pStyle w:val="TOC3"/>
            <w:rPr>
              <w:del w:id="3695" w:author="Sammartano, Marc (BIC USA)" w:date="2015-12-02T15:17:00Z"/>
              <w:rFonts w:eastAsiaTheme="minorEastAsia"/>
              <w:noProof/>
            </w:rPr>
          </w:pPr>
          <w:del w:id="3696" w:author="Sammartano, Marc (BIC USA)" w:date="2015-12-02T15:17:00Z">
            <w:r w:rsidRPr="00AD0C75" w:rsidDel="00AD0C75">
              <w:rPr>
                <w:noProof/>
              </w:rPr>
              <w:delText>Encrypt {&lt;pw_sexp&gt;}, &lt;source_sexp&gt;, &lt;encrypted_svar&gt;</w:delText>
            </w:r>
            <w:r w:rsidDel="00AD0C75">
              <w:rPr>
                <w:noProof/>
                <w:webHidden/>
              </w:rPr>
              <w:tab/>
            </w:r>
          </w:del>
          <w:del w:id="3697" w:author="Sammartano, Marc (BIC USA)" w:date="2015-12-02T15:16:00Z">
            <w:r w:rsidDel="00AD0C75">
              <w:rPr>
                <w:noProof/>
                <w:webHidden/>
              </w:rPr>
              <w:delText>124</w:delText>
            </w:r>
          </w:del>
        </w:p>
        <w:p w:rsidR="00BF4B5C" w:rsidDel="00AD0C75" w:rsidRDefault="00BF4B5C">
          <w:pPr>
            <w:pStyle w:val="TOC3"/>
            <w:rPr>
              <w:del w:id="3698" w:author="Sammartano, Marc (BIC USA)" w:date="2015-12-02T15:17:00Z"/>
              <w:rFonts w:eastAsiaTheme="minorEastAsia"/>
              <w:noProof/>
            </w:rPr>
          </w:pPr>
          <w:del w:id="3699" w:author="Sammartano, Marc (BIC USA)" w:date="2015-12-02T15:17:00Z">
            <w:r w:rsidRPr="00AD0C75" w:rsidDel="00AD0C75">
              <w:rPr>
                <w:noProof/>
              </w:rPr>
              <w:delText>Decrypt &lt;pw_sexp&gt;, &lt;encrypted_sexp&gt;, &lt;decrypted_svar&gt;</w:delText>
            </w:r>
            <w:r w:rsidDel="00AD0C75">
              <w:rPr>
                <w:noProof/>
                <w:webHidden/>
              </w:rPr>
              <w:tab/>
            </w:r>
          </w:del>
          <w:del w:id="3700" w:author="Sammartano, Marc (BIC USA)" w:date="2015-12-02T15:16:00Z">
            <w:r w:rsidDel="00AD0C75">
              <w:rPr>
                <w:noProof/>
                <w:webHidden/>
              </w:rPr>
              <w:delText>124</w:delText>
            </w:r>
          </w:del>
        </w:p>
        <w:p w:rsidR="00BF4B5C" w:rsidDel="00AD0C75" w:rsidRDefault="00BF4B5C">
          <w:pPr>
            <w:pStyle w:val="TOC2"/>
            <w:rPr>
              <w:del w:id="3701" w:author="Sammartano, Marc (BIC USA)" w:date="2015-12-02T15:17:00Z"/>
              <w:rFonts w:eastAsiaTheme="minorEastAsia"/>
              <w:noProof/>
            </w:rPr>
          </w:pPr>
          <w:del w:id="3702" w:author="Sammartano, Marc (BIC USA)" w:date="2015-12-02T15:17:00Z">
            <w:r w:rsidRPr="00AD0C75" w:rsidDel="00AD0C75">
              <w:rPr>
                <w:noProof/>
              </w:rPr>
              <w:delText>Ringer</w:delText>
            </w:r>
            <w:r w:rsidDel="00AD0C75">
              <w:rPr>
                <w:noProof/>
                <w:webHidden/>
              </w:rPr>
              <w:tab/>
            </w:r>
          </w:del>
          <w:del w:id="3703" w:author="Sammartano, Marc (BIC USA)" w:date="2015-12-02T15:16:00Z">
            <w:r w:rsidDel="00AD0C75">
              <w:rPr>
                <w:noProof/>
                <w:webHidden/>
              </w:rPr>
              <w:delText>124</w:delText>
            </w:r>
          </w:del>
        </w:p>
        <w:p w:rsidR="00BF4B5C" w:rsidDel="00AD0C75" w:rsidRDefault="00BF4B5C">
          <w:pPr>
            <w:pStyle w:val="TOC3"/>
            <w:rPr>
              <w:del w:id="3704" w:author="Sammartano, Marc (BIC USA)" w:date="2015-12-02T15:17:00Z"/>
              <w:rFonts w:eastAsiaTheme="minorEastAsia"/>
              <w:noProof/>
            </w:rPr>
          </w:pPr>
          <w:del w:id="3705" w:author="Sammartano, Marc (BIC USA)" w:date="2015-12-02T15:17:00Z">
            <w:r w:rsidRPr="00AD0C75" w:rsidDel="00AD0C75">
              <w:rPr>
                <w:noProof/>
              </w:rPr>
              <w:delText>Ringer.get.mode &lt;nvar&gt;</w:delText>
            </w:r>
            <w:r w:rsidDel="00AD0C75">
              <w:rPr>
                <w:noProof/>
                <w:webHidden/>
              </w:rPr>
              <w:tab/>
            </w:r>
          </w:del>
          <w:del w:id="3706" w:author="Sammartano, Marc (BIC USA)" w:date="2015-12-02T15:16:00Z">
            <w:r w:rsidDel="00AD0C75">
              <w:rPr>
                <w:noProof/>
                <w:webHidden/>
              </w:rPr>
              <w:delText>124</w:delText>
            </w:r>
          </w:del>
        </w:p>
        <w:p w:rsidR="00BF4B5C" w:rsidDel="00AD0C75" w:rsidRDefault="00BF4B5C">
          <w:pPr>
            <w:pStyle w:val="TOC3"/>
            <w:rPr>
              <w:del w:id="3707" w:author="Sammartano, Marc (BIC USA)" w:date="2015-12-02T15:17:00Z"/>
              <w:rFonts w:eastAsiaTheme="minorEastAsia"/>
              <w:noProof/>
            </w:rPr>
          </w:pPr>
          <w:del w:id="3708" w:author="Sammartano, Marc (BIC USA)" w:date="2015-12-02T15:17:00Z">
            <w:r w:rsidRPr="00AD0C75" w:rsidDel="00AD0C75">
              <w:rPr>
                <w:noProof/>
              </w:rPr>
              <w:delText>Ringer.set.mode &lt;nexp&gt;</w:delText>
            </w:r>
            <w:r w:rsidDel="00AD0C75">
              <w:rPr>
                <w:noProof/>
                <w:webHidden/>
              </w:rPr>
              <w:tab/>
            </w:r>
          </w:del>
          <w:del w:id="3709" w:author="Sammartano, Marc (BIC USA)" w:date="2015-12-02T15:16:00Z">
            <w:r w:rsidDel="00AD0C75">
              <w:rPr>
                <w:noProof/>
                <w:webHidden/>
              </w:rPr>
              <w:delText>125</w:delText>
            </w:r>
          </w:del>
        </w:p>
        <w:p w:rsidR="00BF4B5C" w:rsidDel="00AD0C75" w:rsidRDefault="00BF4B5C">
          <w:pPr>
            <w:pStyle w:val="TOC3"/>
            <w:rPr>
              <w:del w:id="3710" w:author="Sammartano, Marc (BIC USA)" w:date="2015-12-02T15:17:00Z"/>
              <w:rFonts w:eastAsiaTheme="minorEastAsia"/>
              <w:noProof/>
            </w:rPr>
          </w:pPr>
          <w:del w:id="3711" w:author="Sammartano, Marc (BIC USA)" w:date="2015-12-02T15:17:00Z">
            <w:r w:rsidRPr="00AD0C75" w:rsidDel="00AD0C75">
              <w:rPr>
                <w:noProof/>
              </w:rPr>
              <w:delText>Ringer.get.volume &lt;vol_nvar&gt; { , &lt;max_nvar&gt; }</w:delText>
            </w:r>
            <w:r w:rsidDel="00AD0C75">
              <w:rPr>
                <w:noProof/>
                <w:webHidden/>
              </w:rPr>
              <w:tab/>
            </w:r>
          </w:del>
          <w:del w:id="3712" w:author="Sammartano, Marc (BIC USA)" w:date="2015-12-02T15:16:00Z">
            <w:r w:rsidDel="00AD0C75">
              <w:rPr>
                <w:noProof/>
                <w:webHidden/>
              </w:rPr>
              <w:delText>125</w:delText>
            </w:r>
          </w:del>
        </w:p>
        <w:p w:rsidR="00BF4B5C" w:rsidDel="00AD0C75" w:rsidRDefault="00BF4B5C">
          <w:pPr>
            <w:pStyle w:val="TOC3"/>
            <w:rPr>
              <w:del w:id="3713" w:author="Sammartano, Marc (BIC USA)" w:date="2015-12-02T15:17:00Z"/>
              <w:rFonts w:eastAsiaTheme="minorEastAsia"/>
              <w:noProof/>
            </w:rPr>
          </w:pPr>
          <w:del w:id="3714" w:author="Sammartano, Marc (BIC USA)" w:date="2015-12-02T15:17:00Z">
            <w:r w:rsidRPr="00AD0C75" w:rsidDel="00AD0C75">
              <w:rPr>
                <w:noProof/>
              </w:rPr>
              <w:delText>Ringer.set.volume &lt;nexp&gt;</w:delText>
            </w:r>
            <w:r w:rsidDel="00AD0C75">
              <w:rPr>
                <w:noProof/>
                <w:webHidden/>
              </w:rPr>
              <w:tab/>
            </w:r>
          </w:del>
          <w:del w:id="3715" w:author="Sammartano, Marc (BIC USA)" w:date="2015-12-02T15:16:00Z">
            <w:r w:rsidDel="00AD0C75">
              <w:rPr>
                <w:noProof/>
                <w:webHidden/>
              </w:rPr>
              <w:delText>125</w:delText>
            </w:r>
          </w:del>
        </w:p>
        <w:p w:rsidR="00BF4B5C" w:rsidDel="00AD0C75" w:rsidRDefault="00BF4B5C">
          <w:pPr>
            <w:pStyle w:val="TOC2"/>
            <w:rPr>
              <w:del w:id="3716" w:author="Sammartano, Marc (BIC USA)" w:date="2015-12-02T15:17:00Z"/>
              <w:rFonts w:eastAsiaTheme="minorEastAsia"/>
              <w:noProof/>
            </w:rPr>
          </w:pPr>
          <w:del w:id="3717" w:author="Sammartano, Marc (BIC USA)" w:date="2015-12-02T15:17:00Z">
            <w:r w:rsidRPr="00AD0C75" w:rsidDel="00AD0C75">
              <w:rPr>
                <w:noProof/>
              </w:rPr>
              <w:delText>String Operations</w:delText>
            </w:r>
            <w:r w:rsidDel="00AD0C75">
              <w:rPr>
                <w:noProof/>
                <w:webHidden/>
              </w:rPr>
              <w:tab/>
            </w:r>
          </w:del>
          <w:del w:id="3718" w:author="Sammartano, Marc (BIC USA)" w:date="2015-12-02T15:16:00Z">
            <w:r w:rsidDel="00AD0C75">
              <w:rPr>
                <w:noProof/>
                <w:webHidden/>
              </w:rPr>
              <w:delText>125</w:delText>
            </w:r>
          </w:del>
        </w:p>
        <w:p w:rsidR="00BF4B5C" w:rsidDel="00AD0C75" w:rsidRDefault="00BF4B5C">
          <w:pPr>
            <w:pStyle w:val="TOC3"/>
            <w:rPr>
              <w:del w:id="3719" w:author="Sammartano, Marc (BIC USA)" w:date="2015-12-02T15:17:00Z"/>
              <w:rFonts w:eastAsiaTheme="minorEastAsia"/>
              <w:noProof/>
            </w:rPr>
          </w:pPr>
          <w:del w:id="3720" w:author="Sammartano, Marc (BIC USA)" w:date="2015-12-02T15:17:00Z">
            <w:r w:rsidRPr="00AD0C75" w:rsidDel="00AD0C75">
              <w:rPr>
                <w:noProof/>
              </w:rPr>
              <w:delText>Join &lt;source_array$[]&gt;, &lt;result_svar&gt; {, &lt;separator_sexp&gt;{, &lt;wrapper_sexp}}</w:delText>
            </w:r>
            <w:r w:rsidDel="00AD0C75">
              <w:rPr>
                <w:noProof/>
                <w:webHidden/>
              </w:rPr>
              <w:tab/>
            </w:r>
          </w:del>
          <w:del w:id="3721" w:author="Sammartano, Marc (BIC USA)" w:date="2015-12-02T15:16:00Z">
            <w:r w:rsidDel="00AD0C75">
              <w:rPr>
                <w:noProof/>
                <w:webHidden/>
              </w:rPr>
              <w:delText>125</w:delText>
            </w:r>
          </w:del>
        </w:p>
        <w:p w:rsidR="00BF4B5C" w:rsidDel="00AD0C75" w:rsidRDefault="00BF4B5C">
          <w:pPr>
            <w:pStyle w:val="TOC3"/>
            <w:rPr>
              <w:del w:id="3722" w:author="Sammartano, Marc (BIC USA)" w:date="2015-12-02T15:17:00Z"/>
              <w:rFonts w:eastAsiaTheme="minorEastAsia"/>
              <w:noProof/>
            </w:rPr>
          </w:pPr>
          <w:del w:id="3723" w:author="Sammartano, Marc (BIC USA)" w:date="2015-12-02T15:17:00Z">
            <w:r w:rsidRPr="00AD0C75" w:rsidDel="00AD0C75">
              <w:rPr>
                <w:noProof/>
              </w:rPr>
              <w:delText>Join.all &lt;source_array$[]&gt;, &lt;result_svar&gt; {, &lt;separator_sexp&gt;{, &lt;wrapper_sexp}}</w:delText>
            </w:r>
            <w:r w:rsidDel="00AD0C75">
              <w:rPr>
                <w:noProof/>
                <w:webHidden/>
              </w:rPr>
              <w:tab/>
            </w:r>
          </w:del>
          <w:del w:id="3724" w:author="Sammartano, Marc (BIC USA)" w:date="2015-12-02T15:16:00Z">
            <w:r w:rsidDel="00AD0C75">
              <w:rPr>
                <w:noProof/>
                <w:webHidden/>
              </w:rPr>
              <w:delText>125</w:delText>
            </w:r>
          </w:del>
        </w:p>
        <w:p w:rsidR="00BF4B5C" w:rsidDel="00AD0C75" w:rsidRDefault="00BF4B5C">
          <w:pPr>
            <w:pStyle w:val="TOC3"/>
            <w:rPr>
              <w:del w:id="3725" w:author="Sammartano, Marc (BIC USA)" w:date="2015-12-02T15:17:00Z"/>
              <w:rFonts w:eastAsiaTheme="minorEastAsia"/>
              <w:noProof/>
            </w:rPr>
          </w:pPr>
          <w:del w:id="3726" w:author="Sammartano, Marc (BIC USA)" w:date="2015-12-02T15:17:00Z">
            <w:r w:rsidRPr="00AD0C75" w:rsidDel="00AD0C75">
              <w:rPr>
                <w:noProof/>
              </w:rPr>
              <w:delText>Split &lt;result_array$[]&gt;, &lt;sexp&gt; {, &lt;test_sexp&gt;}</w:delText>
            </w:r>
            <w:r w:rsidDel="00AD0C75">
              <w:rPr>
                <w:noProof/>
                <w:webHidden/>
              </w:rPr>
              <w:tab/>
            </w:r>
          </w:del>
          <w:del w:id="3727" w:author="Sammartano, Marc (BIC USA)" w:date="2015-12-02T15:16:00Z">
            <w:r w:rsidDel="00AD0C75">
              <w:rPr>
                <w:noProof/>
                <w:webHidden/>
              </w:rPr>
              <w:delText>126</w:delText>
            </w:r>
          </w:del>
        </w:p>
        <w:p w:rsidR="00BF4B5C" w:rsidDel="00AD0C75" w:rsidRDefault="00BF4B5C">
          <w:pPr>
            <w:pStyle w:val="TOC3"/>
            <w:rPr>
              <w:del w:id="3728" w:author="Sammartano, Marc (BIC USA)" w:date="2015-12-02T15:17:00Z"/>
              <w:rFonts w:eastAsiaTheme="minorEastAsia"/>
              <w:noProof/>
            </w:rPr>
          </w:pPr>
          <w:del w:id="3729" w:author="Sammartano, Marc (BIC USA)" w:date="2015-12-02T15:17:00Z">
            <w:r w:rsidRPr="00AD0C75" w:rsidDel="00AD0C75">
              <w:rPr>
                <w:noProof/>
              </w:rPr>
              <w:delText>Split.all &lt;result_array$[]&gt;, &lt;sexp&gt; {, &lt;test_sexp&gt;}</w:delText>
            </w:r>
            <w:r w:rsidDel="00AD0C75">
              <w:rPr>
                <w:noProof/>
                <w:webHidden/>
              </w:rPr>
              <w:tab/>
            </w:r>
          </w:del>
          <w:del w:id="3730" w:author="Sammartano, Marc (BIC USA)" w:date="2015-12-02T15:16:00Z">
            <w:r w:rsidDel="00AD0C75">
              <w:rPr>
                <w:noProof/>
                <w:webHidden/>
              </w:rPr>
              <w:delText>126</w:delText>
            </w:r>
          </w:del>
        </w:p>
        <w:p w:rsidR="00BF4B5C" w:rsidDel="00AD0C75" w:rsidRDefault="00BF4B5C">
          <w:pPr>
            <w:pStyle w:val="TOC2"/>
            <w:rPr>
              <w:del w:id="3731" w:author="Sammartano, Marc (BIC USA)" w:date="2015-12-02T15:17:00Z"/>
              <w:rFonts w:eastAsiaTheme="minorEastAsia"/>
              <w:noProof/>
            </w:rPr>
          </w:pPr>
          <w:del w:id="3732" w:author="Sammartano, Marc (BIC USA)" w:date="2015-12-02T15:17:00Z">
            <w:r w:rsidRPr="00AD0C75" w:rsidDel="00AD0C75">
              <w:rPr>
                <w:noProof/>
              </w:rPr>
              <w:delText>Text To Speech</w:delText>
            </w:r>
            <w:r w:rsidDel="00AD0C75">
              <w:rPr>
                <w:noProof/>
                <w:webHidden/>
              </w:rPr>
              <w:tab/>
            </w:r>
          </w:del>
          <w:del w:id="3733" w:author="Sammartano, Marc (BIC USA)" w:date="2015-12-02T15:16:00Z">
            <w:r w:rsidDel="00AD0C75">
              <w:rPr>
                <w:noProof/>
                <w:webHidden/>
              </w:rPr>
              <w:delText>126</w:delText>
            </w:r>
          </w:del>
        </w:p>
        <w:p w:rsidR="00BF4B5C" w:rsidDel="00AD0C75" w:rsidRDefault="00BF4B5C">
          <w:pPr>
            <w:pStyle w:val="TOC3"/>
            <w:rPr>
              <w:del w:id="3734" w:author="Sammartano, Marc (BIC USA)" w:date="2015-12-02T15:17:00Z"/>
              <w:rFonts w:eastAsiaTheme="minorEastAsia"/>
              <w:noProof/>
            </w:rPr>
          </w:pPr>
          <w:del w:id="3735" w:author="Sammartano, Marc (BIC USA)" w:date="2015-12-02T15:17:00Z">
            <w:r w:rsidRPr="00AD0C75" w:rsidDel="00AD0C75">
              <w:rPr>
                <w:noProof/>
              </w:rPr>
              <w:delText>TTS.init</w:delText>
            </w:r>
            <w:r w:rsidDel="00AD0C75">
              <w:rPr>
                <w:noProof/>
                <w:webHidden/>
              </w:rPr>
              <w:tab/>
            </w:r>
          </w:del>
          <w:del w:id="3736" w:author="Sammartano, Marc (BIC USA)" w:date="2015-12-02T15:16:00Z">
            <w:r w:rsidDel="00AD0C75">
              <w:rPr>
                <w:noProof/>
                <w:webHidden/>
              </w:rPr>
              <w:delText>127</w:delText>
            </w:r>
          </w:del>
        </w:p>
        <w:p w:rsidR="00BF4B5C" w:rsidDel="00AD0C75" w:rsidRDefault="00BF4B5C">
          <w:pPr>
            <w:pStyle w:val="TOC3"/>
            <w:rPr>
              <w:del w:id="3737" w:author="Sammartano, Marc (BIC USA)" w:date="2015-12-02T15:17:00Z"/>
              <w:rFonts w:eastAsiaTheme="minorEastAsia"/>
              <w:noProof/>
            </w:rPr>
          </w:pPr>
          <w:del w:id="3738" w:author="Sammartano, Marc (BIC USA)" w:date="2015-12-02T15:17:00Z">
            <w:r w:rsidRPr="00AD0C75" w:rsidDel="00AD0C75">
              <w:rPr>
                <w:noProof/>
              </w:rPr>
              <w:delText>TTS.speak &lt;sexp&gt; {, &lt;wait_lexp&gt;}</w:delText>
            </w:r>
            <w:r w:rsidDel="00AD0C75">
              <w:rPr>
                <w:noProof/>
                <w:webHidden/>
              </w:rPr>
              <w:tab/>
            </w:r>
          </w:del>
          <w:del w:id="3739" w:author="Sammartano, Marc (BIC USA)" w:date="2015-12-02T15:16:00Z">
            <w:r w:rsidDel="00AD0C75">
              <w:rPr>
                <w:noProof/>
                <w:webHidden/>
              </w:rPr>
              <w:delText>127</w:delText>
            </w:r>
          </w:del>
        </w:p>
        <w:p w:rsidR="00BF4B5C" w:rsidDel="00AD0C75" w:rsidRDefault="00BF4B5C">
          <w:pPr>
            <w:pStyle w:val="TOC3"/>
            <w:rPr>
              <w:del w:id="3740" w:author="Sammartano, Marc (BIC USA)" w:date="2015-12-02T15:17:00Z"/>
              <w:rFonts w:eastAsiaTheme="minorEastAsia"/>
              <w:noProof/>
            </w:rPr>
          </w:pPr>
          <w:del w:id="3741" w:author="Sammartano, Marc (BIC USA)" w:date="2015-12-02T15:17:00Z">
            <w:r w:rsidRPr="00AD0C75" w:rsidDel="00AD0C75">
              <w:rPr>
                <w:noProof/>
              </w:rPr>
              <w:delText>TTS.speak.toFile &lt;sexp&gt; {, &lt;path_sexp&gt;}</w:delText>
            </w:r>
            <w:r w:rsidDel="00AD0C75">
              <w:rPr>
                <w:noProof/>
                <w:webHidden/>
              </w:rPr>
              <w:tab/>
            </w:r>
          </w:del>
          <w:del w:id="3742" w:author="Sammartano, Marc (BIC USA)" w:date="2015-12-02T15:16:00Z">
            <w:r w:rsidDel="00AD0C75">
              <w:rPr>
                <w:noProof/>
                <w:webHidden/>
              </w:rPr>
              <w:delText>127</w:delText>
            </w:r>
          </w:del>
        </w:p>
        <w:p w:rsidR="00BF4B5C" w:rsidDel="00AD0C75" w:rsidRDefault="00BF4B5C">
          <w:pPr>
            <w:pStyle w:val="TOC3"/>
            <w:rPr>
              <w:del w:id="3743" w:author="Sammartano, Marc (BIC USA)" w:date="2015-12-02T15:17:00Z"/>
              <w:rFonts w:eastAsiaTheme="minorEastAsia"/>
              <w:noProof/>
            </w:rPr>
          </w:pPr>
          <w:del w:id="3744" w:author="Sammartano, Marc (BIC USA)" w:date="2015-12-02T15:17:00Z">
            <w:r w:rsidRPr="00AD0C75" w:rsidDel="00AD0C75">
              <w:rPr>
                <w:noProof/>
              </w:rPr>
              <w:delText>TTS.stop</w:delText>
            </w:r>
            <w:r w:rsidDel="00AD0C75">
              <w:rPr>
                <w:noProof/>
                <w:webHidden/>
              </w:rPr>
              <w:tab/>
            </w:r>
          </w:del>
          <w:del w:id="3745" w:author="Sammartano, Marc (BIC USA)" w:date="2015-12-02T15:16:00Z">
            <w:r w:rsidDel="00AD0C75">
              <w:rPr>
                <w:noProof/>
                <w:webHidden/>
              </w:rPr>
              <w:delText>127</w:delText>
            </w:r>
          </w:del>
        </w:p>
        <w:p w:rsidR="00BF4B5C" w:rsidDel="00AD0C75" w:rsidRDefault="00BF4B5C">
          <w:pPr>
            <w:pStyle w:val="TOC2"/>
            <w:rPr>
              <w:del w:id="3746" w:author="Sammartano, Marc (BIC USA)" w:date="2015-12-02T15:17:00Z"/>
              <w:rFonts w:eastAsiaTheme="minorEastAsia"/>
              <w:noProof/>
            </w:rPr>
          </w:pPr>
          <w:del w:id="3747" w:author="Sammartano, Marc (BIC USA)" w:date="2015-12-02T15:17:00Z">
            <w:r w:rsidRPr="00AD0C75" w:rsidDel="00AD0C75">
              <w:rPr>
                <w:noProof/>
              </w:rPr>
              <w:delText>Speech To Text (Voice Recognition)</w:delText>
            </w:r>
            <w:r w:rsidDel="00AD0C75">
              <w:rPr>
                <w:noProof/>
                <w:webHidden/>
              </w:rPr>
              <w:tab/>
            </w:r>
          </w:del>
          <w:del w:id="3748" w:author="Sammartano, Marc (BIC USA)" w:date="2015-12-02T15:16:00Z">
            <w:r w:rsidDel="00AD0C75">
              <w:rPr>
                <w:noProof/>
                <w:webHidden/>
              </w:rPr>
              <w:delText>127</w:delText>
            </w:r>
          </w:del>
        </w:p>
        <w:p w:rsidR="00BF4B5C" w:rsidDel="00AD0C75" w:rsidRDefault="00BF4B5C">
          <w:pPr>
            <w:pStyle w:val="TOC3"/>
            <w:rPr>
              <w:del w:id="3749" w:author="Sammartano, Marc (BIC USA)" w:date="2015-12-02T15:17:00Z"/>
              <w:rFonts w:eastAsiaTheme="minorEastAsia"/>
              <w:noProof/>
            </w:rPr>
          </w:pPr>
          <w:del w:id="3750" w:author="Sammartano, Marc (BIC USA)" w:date="2015-12-02T15:17:00Z">
            <w:r w:rsidRPr="00AD0C75" w:rsidDel="00AD0C75">
              <w:rPr>
                <w:noProof/>
              </w:rPr>
              <w:delText>STT.listen {&lt;prompt_sexp&gt;}</w:delText>
            </w:r>
            <w:r w:rsidDel="00AD0C75">
              <w:rPr>
                <w:noProof/>
                <w:webHidden/>
              </w:rPr>
              <w:tab/>
            </w:r>
          </w:del>
          <w:del w:id="3751" w:author="Sammartano, Marc (BIC USA)" w:date="2015-12-02T15:16:00Z">
            <w:r w:rsidDel="00AD0C75">
              <w:rPr>
                <w:noProof/>
                <w:webHidden/>
              </w:rPr>
              <w:delText>127</w:delText>
            </w:r>
          </w:del>
        </w:p>
        <w:p w:rsidR="00BF4B5C" w:rsidDel="00AD0C75" w:rsidRDefault="00BF4B5C">
          <w:pPr>
            <w:pStyle w:val="TOC3"/>
            <w:rPr>
              <w:del w:id="3752" w:author="Sammartano, Marc (BIC USA)" w:date="2015-12-02T15:17:00Z"/>
              <w:rFonts w:eastAsiaTheme="minorEastAsia"/>
              <w:noProof/>
            </w:rPr>
          </w:pPr>
          <w:del w:id="3753" w:author="Sammartano, Marc (BIC USA)" w:date="2015-12-02T15:17:00Z">
            <w:r w:rsidRPr="00AD0C75" w:rsidDel="00AD0C75">
              <w:rPr>
                <w:noProof/>
              </w:rPr>
              <w:delText>STT.results &lt;string_list_ptr_nexp&gt;</w:delText>
            </w:r>
            <w:r w:rsidDel="00AD0C75">
              <w:rPr>
                <w:noProof/>
                <w:webHidden/>
              </w:rPr>
              <w:tab/>
            </w:r>
          </w:del>
          <w:del w:id="3754" w:author="Sammartano, Marc (BIC USA)" w:date="2015-12-02T15:16:00Z">
            <w:r w:rsidDel="00AD0C75">
              <w:rPr>
                <w:noProof/>
                <w:webHidden/>
              </w:rPr>
              <w:delText>128</w:delText>
            </w:r>
          </w:del>
        </w:p>
        <w:p w:rsidR="00BF4B5C" w:rsidDel="00AD0C75" w:rsidRDefault="00BF4B5C">
          <w:pPr>
            <w:pStyle w:val="TOC2"/>
            <w:rPr>
              <w:del w:id="3755" w:author="Sammartano, Marc (BIC USA)" w:date="2015-12-02T15:17:00Z"/>
              <w:rFonts w:eastAsiaTheme="minorEastAsia"/>
              <w:noProof/>
            </w:rPr>
          </w:pPr>
          <w:del w:id="3756" w:author="Sammartano, Marc (BIC USA)" w:date="2015-12-02T15:17:00Z">
            <w:r w:rsidRPr="00AD0C75" w:rsidDel="00AD0C75">
              <w:rPr>
                <w:noProof/>
              </w:rPr>
              <w:delText>Device &lt;svar&gt;</w:delText>
            </w:r>
            <w:r w:rsidDel="00AD0C75">
              <w:rPr>
                <w:noProof/>
                <w:webHidden/>
              </w:rPr>
              <w:tab/>
            </w:r>
          </w:del>
          <w:del w:id="3757" w:author="Sammartano, Marc (BIC USA)" w:date="2015-12-02T15:16:00Z">
            <w:r w:rsidDel="00AD0C75">
              <w:rPr>
                <w:noProof/>
                <w:webHidden/>
              </w:rPr>
              <w:delText>129</w:delText>
            </w:r>
          </w:del>
        </w:p>
        <w:p w:rsidR="00BF4B5C" w:rsidDel="00AD0C75" w:rsidRDefault="00BF4B5C">
          <w:pPr>
            <w:pStyle w:val="TOC2"/>
            <w:rPr>
              <w:del w:id="3758" w:author="Sammartano, Marc (BIC USA)" w:date="2015-12-02T15:17:00Z"/>
              <w:rFonts w:eastAsiaTheme="minorEastAsia"/>
              <w:noProof/>
            </w:rPr>
          </w:pPr>
          <w:del w:id="3759" w:author="Sammartano, Marc (BIC USA)" w:date="2015-12-02T15:17:00Z">
            <w:r w:rsidRPr="00AD0C75" w:rsidDel="00AD0C75">
              <w:rPr>
                <w:noProof/>
              </w:rPr>
              <w:delText>Device &lt;nvar&gt;|&lt;nexp&gt;</w:delText>
            </w:r>
            <w:r w:rsidDel="00AD0C75">
              <w:rPr>
                <w:noProof/>
                <w:webHidden/>
              </w:rPr>
              <w:tab/>
            </w:r>
          </w:del>
          <w:del w:id="3760" w:author="Sammartano, Marc (BIC USA)" w:date="2015-12-02T15:16:00Z">
            <w:r w:rsidDel="00AD0C75">
              <w:rPr>
                <w:noProof/>
                <w:webHidden/>
              </w:rPr>
              <w:delText>129</w:delText>
            </w:r>
          </w:del>
        </w:p>
        <w:p w:rsidR="00BF4B5C" w:rsidDel="00AD0C75" w:rsidRDefault="00BF4B5C">
          <w:pPr>
            <w:pStyle w:val="TOC2"/>
            <w:rPr>
              <w:del w:id="3761" w:author="Sammartano, Marc (BIC USA)" w:date="2015-12-02T15:17:00Z"/>
              <w:rFonts w:eastAsiaTheme="minorEastAsia"/>
              <w:noProof/>
            </w:rPr>
          </w:pPr>
          <w:del w:id="3762" w:author="Sammartano, Marc (BIC USA)" w:date="2015-12-02T15:17:00Z">
            <w:r w:rsidRPr="00AD0C75" w:rsidDel="00AD0C75">
              <w:rPr>
                <w:noProof/>
              </w:rPr>
              <w:delText>Headset &lt;state_nvar&gt;, &lt;type_svar&gt;, &lt;mic_nvar&gt;</w:delText>
            </w:r>
            <w:r w:rsidDel="00AD0C75">
              <w:rPr>
                <w:noProof/>
                <w:webHidden/>
              </w:rPr>
              <w:tab/>
            </w:r>
          </w:del>
          <w:del w:id="3763" w:author="Sammartano, Marc (BIC USA)" w:date="2015-12-02T15:16:00Z">
            <w:r w:rsidDel="00AD0C75">
              <w:rPr>
                <w:noProof/>
                <w:webHidden/>
              </w:rPr>
              <w:delText>130</w:delText>
            </w:r>
          </w:del>
        </w:p>
        <w:p w:rsidR="00BF4B5C" w:rsidDel="00AD0C75" w:rsidRDefault="00BF4B5C">
          <w:pPr>
            <w:pStyle w:val="TOC2"/>
            <w:rPr>
              <w:del w:id="3764" w:author="Sammartano, Marc (BIC USA)" w:date="2015-12-02T15:17:00Z"/>
              <w:rFonts w:eastAsiaTheme="minorEastAsia"/>
              <w:noProof/>
            </w:rPr>
          </w:pPr>
          <w:del w:id="3765" w:author="Sammartano, Marc (BIC USA)" w:date="2015-12-02T15:17:00Z">
            <w:r w:rsidRPr="00AD0C75" w:rsidDel="00AD0C75">
              <w:rPr>
                <w:noProof/>
              </w:rPr>
              <w:delText>Notify &lt;title_sexp&gt;, &lt;subtitle_sexp&gt;, &lt;alert_sexp&gt;, &lt;wait_lexp&gt;</w:delText>
            </w:r>
            <w:r w:rsidDel="00AD0C75">
              <w:rPr>
                <w:noProof/>
                <w:webHidden/>
              </w:rPr>
              <w:tab/>
            </w:r>
          </w:del>
          <w:del w:id="3766" w:author="Sammartano, Marc (BIC USA)" w:date="2015-12-02T15:16:00Z">
            <w:r w:rsidDel="00AD0C75">
              <w:rPr>
                <w:noProof/>
                <w:webHidden/>
              </w:rPr>
              <w:delText>130</w:delText>
            </w:r>
          </w:del>
        </w:p>
        <w:p w:rsidR="00BF4B5C" w:rsidDel="00AD0C75" w:rsidRDefault="00BF4B5C">
          <w:pPr>
            <w:pStyle w:val="TOC2"/>
            <w:rPr>
              <w:del w:id="3767" w:author="Sammartano, Marc (BIC USA)" w:date="2015-12-02T15:17:00Z"/>
              <w:rFonts w:eastAsiaTheme="minorEastAsia"/>
              <w:noProof/>
            </w:rPr>
          </w:pPr>
          <w:del w:id="3768" w:author="Sammartano, Marc (BIC USA)" w:date="2015-12-02T15:17:00Z">
            <w:r w:rsidRPr="00AD0C75" w:rsidDel="00AD0C75">
              <w:rPr>
                <w:noProof/>
              </w:rPr>
              <w:delText>Phone.info &lt;nvar&gt;|&lt;nexp&gt;</w:delText>
            </w:r>
            <w:r w:rsidDel="00AD0C75">
              <w:rPr>
                <w:noProof/>
                <w:webHidden/>
              </w:rPr>
              <w:tab/>
            </w:r>
          </w:del>
          <w:del w:id="3769" w:author="Sammartano, Marc (BIC USA)" w:date="2015-12-02T15:16:00Z">
            <w:r w:rsidDel="00AD0C75">
              <w:rPr>
                <w:noProof/>
                <w:webHidden/>
              </w:rPr>
              <w:delText>131</w:delText>
            </w:r>
          </w:del>
        </w:p>
        <w:p w:rsidR="00BF4B5C" w:rsidDel="00AD0C75" w:rsidRDefault="00BF4B5C">
          <w:pPr>
            <w:pStyle w:val="TOC2"/>
            <w:rPr>
              <w:del w:id="3770" w:author="Sammartano, Marc (BIC USA)" w:date="2015-12-02T15:17:00Z"/>
              <w:rFonts w:eastAsiaTheme="minorEastAsia"/>
              <w:noProof/>
            </w:rPr>
          </w:pPr>
          <w:del w:id="3771" w:author="Sammartano, Marc (BIC USA)" w:date="2015-12-02T15:17:00Z">
            <w:r w:rsidRPr="00AD0C75" w:rsidDel="00AD0C75">
              <w:rPr>
                <w:noProof/>
              </w:rPr>
              <w:delText>Pause &lt;ticks_nexp&gt;</w:delText>
            </w:r>
            <w:r w:rsidDel="00AD0C75">
              <w:rPr>
                <w:noProof/>
                <w:webHidden/>
              </w:rPr>
              <w:tab/>
            </w:r>
          </w:del>
          <w:del w:id="3772" w:author="Sammartano, Marc (BIC USA)" w:date="2015-12-02T15:16:00Z">
            <w:r w:rsidDel="00AD0C75">
              <w:rPr>
                <w:noProof/>
                <w:webHidden/>
              </w:rPr>
              <w:delText>132</w:delText>
            </w:r>
          </w:del>
        </w:p>
        <w:p w:rsidR="00BF4B5C" w:rsidDel="00AD0C75" w:rsidRDefault="00BF4B5C">
          <w:pPr>
            <w:pStyle w:val="TOC2"/>
            <w:rPr>
              <w:del w:id="3773" w:author="Sammartano, Marc (BIC USA)" w:date="2015-12-02T15:17:00Z"/>
              <w:rFonts w:eastAsiaTheme="minorEastAsia"/>
              <w:noProof/>
            </w:rPr>
          </w:pPr>
          <w:del w:id="3774" w:author="Sammartano, Marc (BIC USA)" w:date="2015-12-02T15:17:00Z">
            <w:r w:rsidRPr="00AD0C75" w:rsidDel="00AD0C75">
              <w:rPr>
                <w:noProof/>
              </w:rPr>
              <w:delText>Swap &lt;nvar_a&gt;|&lt;svar_a&gt;, &lt;nvar_b&gt;|&lt;svar_b&gt;</w:delText>
            </w:r>
            <w:r w:rsidDel="00AD0C75">
              <w:rPr>
                <w:noProof/>
                <w:webHidden/>
              </w:rPr>
              <w:tab/>
            </w:r>
          </w:del>
          <w:del w:id="3775" w:author="Sammartano, Marc (BIC USA)" w:date="2015-12-02T15:16:00Z">
            <w:r w:rsidDel="00AD0C75">
              <w:rPr>
                <w:noProof/>
                <w:webHidden/>
              </w:rPr>
              <w:delText>132</w:delText>
            </w:r>
          </w:del>
        </w:p>
        <w:p w:rsidR="00BF4B5C" w:rsidDel="00AD0C75" w:rsidRDefault="00BF4B5C">
          <w:pPr>
            <w:pStyle w:val="TOC2"/>
            <w:rPr>
              <w:del w:id="3776" w:author="Sammartano, Marc (BIC USA)" w:date="2015-12-02T15:17:00Z"/>
              <w:rFonts w:eastAsiaTheme="minorEastAsia"/>
              <w:noProof/>
            </w:rPr>
          </w:pPr>
          <w:del w:id="3777" w:author="Sammartano, Marc (BIC USA)" w:date="2015-12-02T15:17:00Z">
            <w:r w:rsidRPr="00AD0C75" w:rsidDel="00AD0C75">
              <w:rPr>
                <w:noProof/>
              </w:rPr>
              <w:delText>Tone &lt;frequency_nexp&gt;, &lt;duration_nexp&gt; {, &lt;duration_chk_lexp}</w:delText>
            </w:r>
            <w:r w:rsidDel="00AD0C75">
              <w:rPr>
                <w:noProof/>
                <w:webHidden/>
              </w:rPr>
              <w:tab/>
            </w:r>
          </w:del>
          <w:del w:id="3778" w:author="Sammartano, Marc (BIC USA)" w:date="2015-12-02T15:16:00Z">
            <w:r w:rsidDel="00AD0C75">
              <w:rPr>
                <w:noProof/>
                <w:webHidden/>
              </w:rPr>
              <w:delText>132</w:delText>
            </w:r>
          </w:del>
        </w:p>
        <w:p w:rsidR="00BF4B5C" w:rsidDel="00AD0C75" w:rsidRDefault="00BF4B5C">
          <w:pPr>
            <w:pStyle w:val="TOC2"/>
            <w:rPr>
              <w:del w:id="3779" w:author="Sammartano, Marc (BIC USA)" w:date="2015-12-02T15:17:00Z"/>
              <w:rFonts w:eastAsiaTheme="minorEastAsia"/>
              <w:noProof/>
            </w:rPr>
          </w:pPr>
          <w:del w:id="3780" w:author="Sammartano, Marc (BIC USA)" w:date="2015-12-02T15:17:00Z">
            <w:r w:rsidRPr="00AD0C75" w:rsidDel="00AD0C75">
              <w:rPr>
                <w:noProof/>
              </w:rPr>
              <w:delText>Vibrate &lt;pattern_array[{&lt;start&gt;,&lt;length&gt;}]&gt;,&lt;nexp&gt;</w:delText>
            </w:r>
            <w:r w:rsidDel="00AD0C75">
              <w:rPr>
                <w:noProof/>
                <w:webHidden/>
              </w:rPr>
              <w:tab/>
            </w:r>
          </w:del>
          <w:del w:id="3781" w:author="Sammartano, Marc (BIC USA)" w:date="2015-12-02T15:16:00Z">
            <w:r w:rsidDel="00AD0C75">
              <w:rPr>
                <w:noProof/>
                <w:webHidden/>
              </w:rPr>
              <w:delText>132</w:delText>
            </w:r>
          </w:del>
        </w:p>
        <w:p w:rsidR="00BF4B5C" w:rsidDel="00AD0C75" w:rsidRDefault="00BF4B5C">
          <w:pPr>
            <w:pStyle w:val="TOC2"/>
            <w:rPr>
              <w:del w:id="3782" w:author="Sammartano, Marc (BIC USA)" w:date="2015-12-02T15:17:00Z"/>
              <w:rFonts w:eastAsiaTheme="minorEastAsia"/>
              <w:noProof/>
            </w:rPr>
          </w:pPr>
          <w:del w:id="3783" w:author="Sammartano, Marc (BIC USA)" w:date="2015-12-02T15:17:00Z">
            <w:r w:rsidRPr="00AD0C75" w:rsidDel="00AD0C75">
              <w:rPr>
                <w:noProof/>
              </w:rPr>
              <w:delText>WakeLock &lt;code_nexp&gt;</w:delText>
            </w:r>
            <w:r w:rsidDel="00AD0C75">
              <w:rPr>
                <w:noProof/>
                <w:webHidden/>
              </w:rPr>
              <w:tab/>
            </w:r>
          </w:del>
          <w:del w:id="3784" w:author="Sammartano, Marc (BIC USA)" w:date="2015-12-02T15:16:00Z">
            <w:r w:rsidDel="00AD0C75">
              <w:rPr>
                <w:noProof/>
                <w:webHidden/>
              </w:rPr>
              <w:delText>133</w:delText>
            </w:r>
          </w:del>
        </w:p>
        <w:p w:rsidR="00BF4B5C" w:rsidDel="00AD0C75" w:rsidRDefault="00BF4B5C">
          <w:pPr>
            <w:pStyle w:val="TOC2"/>
            <w:rPr>
              <w:del w:id="3785" w:author="Sammartano, Marc (BIC USA)" w:date="2015-12-02T15:17:00Z"/>
              <w:rFonts w:eastAsiaTheme="minorEastAsia"/>
              <w:noProof/>
            </w:rPr>
          </w:pPr>
          <w:del w:id="3786" w:author="Sammartano, Marc (BIC USA)" w:date="2015-12-02T15:17:00Z">
            <w:r w:rsidRPr="00AD0C75" w:rsidDel="00AD0C75">
              <w:rPr>
                <w:noProof/>
              </w:rPr>
              <w:delText>WifiLock &lt;code_nexp&gt;</w:delText>
            </w:r>
            <w:r w:rsidDel="00AD0C75">
              <w:rPr>
                <w:noProof/>
                <w:webHidden/>
              </w:rPr>
              <w:tab/>
            </w:r>
          </w:del>
          <w:del w:id="3787" w:author="Sammartano, Marc (BIC USA)" w:date="2015-12-02T15:16:00Z">
            <w:r w:rsidDel="00AD0C75">
              <w:rPr>
                <w:noProof/>
                <w:webHidden/>
              </w:rPr>
              <w:delText>133</w:delText>
            </w:r>
          </w:del>
        </w:p>
        <w:p w:rsidR="00BF4B5C" w:rsidDel="00AD0C75" w:rsidRDefault="00BF4B5C">
          <w:pPr>
            <w:pStyle w:val="TOC2"/>
            <w:rPr>
              <w:del w:id="3788" w:author="Sammartano, Marc (BIC USA)" w:date="2015-12-02T15:17:00Z"/>
              <w:rFonts w:eastAsiaTheme="minorEastAsia"/>
              <w:noProof/>
            </w:rPr>
          </w:pPr>
          <w:del w:id="3789" w:author="Sammartano, Marc (BIC USA)" w:date="2015-12-02T15:17:00Z">
            <w:r w:rsidRPr="00AD0C75" w:rsidDel="00AD0C75">
              <w:rPr>
                <w:noProof/>
              </w:rPr>
              <w:delText>WiFi.info {{&lt;SSID_svar&gt;}{, &lt;BSSID_svar&gt;}{, &lt;MAC_svar&gt;}{, &lt;IP_var&gt;}{, &lt;speed_nvar&gt;}}</w:delText>
            </w:r>
            <w:r w:rsidDel="00AD0C75">
              <w:rPr>
                <w:noProof/>
                <w:webHidden/>
              </w:rPr>
              <w:tab/>
            </w:r>
          </w:del>
          <w:del w:id="3790" w:author="Sammartano, Marc (BIC USA)" w:date="2015-12-02T15:16:00Z">
            <w:r w:rsidDel="00AD0C75">
              <w:rPr>
                <w:noProof/>
                <w:webHidden/>
              </w:rPr>
              <w:delText>134</w:delText>
            </w:r>
          </w:del>
        </w:p>
        <w:p w:rsidR="00BF4B5C" w:rsidDel="00AD0C75" w:rsidRDefault="00BF4B5C">
          <w:pPr>
            <w:pStyle w:val="TOC2"/>
            <w:rPr>
              <w:del w:id="3791" w:author="Sammartano, Marc (BIC USA)" w:date="2015-12-02T15:17:00Z"/>
              <w:rFonts w:eastAsiaTheme="minorEastAsia"/>
              <w:noProof/>
            </w:rPr>
          </w:pPr>
          <w:del w:id="3792" w:author="Sammartano, Marc (BIC USA)" w:date="2015-12-02T15:17:00Z">
            <w:r w:rsidRPr="00AD0C75" w:rsidDel="00AD0C75">
              <w:rPr>
                <w:noProof/>
              </w:rPr>
              <w:delText>Home</w:delText>
            </w:r>
            <w:r w:rsidDel="00AD0C75">
              <w:rPr>
                <w:noProof/>
                <w:webHidden/>
              </w:rPr>
              <w:tab/>
            </w:r>
          </w:del>
          <w:del w:id="3793" w:author="Sammartano, Marc (BIC USA)" w:date="2015-12-02T15:16:00Z">
            <w:r w:rsidDel="00AD0C75">
              <w:rPr>
                <w:noProof/>
                <w:webHidden/>
              </w:rPr>
              <w:delText>134</w:delText>
            </w:r>
          </w:del>
        </w:p>
        <w:p w:rsidR="00BF4B5C" w:rsidDel="00AD0C75" w:rsidRDefault="00BF4B5C">
          <w:pPr>
            <w:pStyle w:val="TOC2"/>
            <w:rPr>
              <w:del w:id="3794" w:author="Sammartano, Marc (BIC USA)" w:date="2015-12-02T15:17:00Z"/>
              <w:rFonts w:eastAsiaTheme="minorEastAsia"/>
              <w:noProof/>
            </w:rPr>
          </w:pPr>
          <w:del w:id="3795" w:author="Sammartano, Marc (BIC USA)" w:date="2015-12-02T15:17:00Z">
            <w:r w:rsidRPr="00AD0C75" w:rsidDel="00AD0C75">
              <w:rPr>
                <w:noProof/>
              </w:rPr>
              <w:delText>OnBackGround:</w:delText>
            </w:r>
            <w:r w:rsidDel="00AD0C75">
              <w:rPr>
                <w:noProof/>
                <w:webHidden/>
              </w:rPr>
              <w:tab/>
            </w:r>
          </w:del>
          <w:del w:id="3796" w:author="Sammartano, Marc (BIC USA)" w:date="2015-12-02T15:16:00Z">
            <w:r w:rsidDel="00AD0C75">
              <w:rPr>
                <w:noProof/>
                <w:webHidden/>
              </w:rPr>
              <w:delText>134</w:delText>
            </w:r>
          </w:del>
        </w:p>
        <w:p w:rsidR="00BF4B5C" w:rsidDel="00AD0C75" w:rsidRDefault="00BF4B5C">
          <w:pPr>
            <w:pStyle w:val="TOC2"/>
            <w:rPr>
              <w:del w:id="3797" w:author="Sammartano, Marc (BIC USA)" w:date="2015-12-02T15:17:00Z"/>
              <w:rFonts w:eastAsiaTheme="minorEastAsia"/>
              <w:noProof/>
            </w:rPr>
          </w:pPr>
          <w:del w:id="3798" w:author="Sammartano, Marc (BIC USA)" w:date="2015-12-02T15:17:00Z">
            <w:r w:rsidRPr="00AD0C75" w:rsidDel="00AD0C75">
              <w:rPr>
                <w:noProof/>
              </w:rPr>
              <w:delText>Background.resume</w:delText>
            </w:r>
            <w:r w:rsidDel="00AD0C75">
              <w:rPr>
                <w:noProof/>
                <w:webHidden/>
              </w:rPr>
              <w:tab/>
            </w:r>
          </w:del>
          <w:del w:id="3799" w:author="Sammartano, Marc (BIC USA)" w:date="2015-12-02T15:16:00Z">
            <w:r w:rsidDel="00AD0C75">
              <w:rPr>
                <w:noProof/>
                <w:webHidden/>
              </w:rPr>
              <w:delText>134</w:delText>
            </w:r>
          </w:del>
        </w:p>
        <w:p w:rsidR="00BF4B5C" w:rsidDel="00AD0C75" w:rsidRDefault="00BF4B5C">
          <w:pPr>
            <w:pStyle w:val="TOC1"/>
            <w:tabs>
              <w:tab w:val="right" w:leader="dot" w:pos="9350"/>
            </w:tabs>
            <w:rPr>
              <w:del w:id="3800" w:author="Sammartano, Marc (BIC USA)" w:date="2015-12-02T15:17:00Z"/>
              <w:rFonts w:eastAsiaTheme="minorEastAsia"/>
              <w:noProof/>
            </w:rPr>
          </w:pPr>
          <w:del w:id="3801" w:author="Sammartano, Marc (BIC USA)" w:date="2015-12-02T15:17:00Z">
            <w:r w:rsidRPr="00AD0C75" w:rsidDel="00AD0C75">
              <w:rPr>
                <w:noProof/>
              </w:rPr>
              <w:delText>SQLITE</w:delText>
            </w:r>
            <w:r w:rsidDel="00AD0C75">
              <w:rPr>
                <w:noProof/>
                <w:webHidden/>
              </w:rPr>
              <w:tab/>
            </w:r>
          </w:del>
          <w:del w:id="3802" w:author="Sammartano, Marc (BIC USA)" w:date="2015-12-02T15:16:00Z">
            <w:r w:rsidDel="00AD0C75">
              <w:rPr>
                <w:noProof/>
                <w:webHidden/>
              </w:rPr>
              <w:delText>135</w:delText>
            </w:r>
          </w:del>
        </w:p>
        <w:p w:rsidR="00BF4B5C" w:rsidDel="00AD0C75" w:rsidRDefault="00BF4B5C">
          <w:pPr>
            <w:pStyle w:val="TOC2"/>
            <w:rPr>
              <w:del w:id="3803" w:author="Sammartano, Marc (BIC USA)" w:date="2015-12-02T15:17:00Z"/>
              <w:rFonts w:eastAsiaTheme="minorEastAsia"/>
              <w:noProof/>
            </w:rPr>
          </w:pPr>
          <w:del w:id="3804" w:author="Sammartano, Marc (BIC USA)" w:date="2015-12-02T15:17:00Z">
            <w:r w:rsidRPr="00AD0C75" w:rsidDel="00AD0C75">
              <w:rPr>
                <w:noProof/>
              </w:rPr>
              <w:delText>Overview</w:delText>
            </w:r>
            <w:r w:rsidDel="00AD0C75">
              <w:rPr>
                <w:noProof/>
                <w:webHidden/>
              </w:rPr>
              <w:tab/>
            </w:r>
          </w:del>
          <w:del w:id="3805" w:author="Sammartano, Marc (BIC USA)" w:date="2015-12-02T15:16:00Z">
            <w:r w:rsidDel="00AD0C75">
              <w:rPr>
                <w:noProof/>
                <w:webHidden/>
              </w:rPr>
              <w:delText>135</w:delText>
            </w:r>
          </w:del>
        </w:p>
        <w:p w:rsidR="00BF4B5C" w:rsidDel="00AD0C75" w:rsidRDefault="00BF4B5C">
          <w:pPr>
            <w:pStyle w:val="TOC2"/>
            <w:rPr>
              <w:del w:id="3806" w:author="Sammartano, Marc (BIC USA)" w:date="2015-12-02T15:17:00Z"/>
              <w:rFonts w:eastAsiaTheme="minorEastAsia"/>
              <w:noProof/>
            </w:rPr>
          </w:pPr>
          <w:del w:id="3807" w:author="Sammartano, Marc (BIC USA)" w:date="2015-12-02T15:17:00Z">
            <w:r w:rsidRPr="00AD0C75" w:rsidDel="00AD0C75">
              <w:rPr>
                <w:noProof/>
              </w:rPr>
              <w:delText>SQLITE Commands</w:delText>
            </w:r>
            <w:r w:rsidDel="00AD0C75">
              <w:rPr>
                <w:noProof/>
                <w:webHidden/>
              </w:rPr>
              <w:tab/>
            </w:r>
          </w:del>
          <w:del w:id="3808" w:author="Sammartano, Marc (BIC USA)" w:date="2015-12-02T15:16:00Z">
            <w:r w:rsidDel="00AD0C75">
              <w:rPr>
                <w:noProof/>
                <w:webHidden/>
              </w:rPr>
              <w:delText>135</w:delText>
            </w:r>
          </w:del>
        </w:p>
        <w:p w:rsidR="00BF4B5C" w:rsidDel="00AD0C75" w:rsidRDefault="00BF4B5C">
          <w:pPr>
            <w:pStyle w:val="TOC3"/>
            <w:rPr>
              <w:del w:id="3809" w:author="Sammartano, Marc (BIC USA)" w:date="2015-12-02T15:17:00Z"/>
              <w:rFonts w:eastAsiaTheme="minorEastAsia"/>
              <w:noProof/>
            </w:rPr>
          </w:pPr>
          <w:del w:id="3810" w:author="Sammartano, Marc (BIC USA)" w:date="2015-12-02T15:17:00Z">
            <w:r w:rsidRPr="00AD0C75" w:rsidDel="00AD0C75">
              <w:rPr>
                <w:noProof/>
              </w:rPr>
              <w:delText>Sql.open &lt;DB_pointer_nvar&gt;, &lt;DB_name_sexp&gt;</w:delText>
            </w:r>
            <w:r w:rsidDel="00AD0C75">
              <w:rPr>
                <w:noProof/>
                <w:webHidden/>
              </w:rPr>
              <w:tab/>
            </w:r>
          </w:del>
          <w:del w:id="3811" w:author="Sammartano, Marc (BIC USA)" w:date="2015-12-02T15:16:00Z">
            <w:r w:rsidDel="00AD0C75">
              <w:rPr>
                <w:noProof/>
                <w:webHidden/>
              </w:rPr>
              <w:delText>135</w:delText>
            </w:r>
          </w:del>
        </w:p>
        <w:p w:rsidR="00BF4B5C" w:rsidDel="00AD0C75" w:rsidRDefault="00BF4B5C">
          <w:pPr>
            <w:pStyle w:val="TOC3"/>
            <w:rPr>
              <w:del w:id="3812" w:author="Sammartano, Marc (BIC USA)" w:date="2015-12-02T15:17:00Z"/>
              <w:rFonts w:eastAsiaTheme="minorEastAsia"/>
              <w:noProof/>
            </w:rPr>
          </w:pPr>
          <w:del w:id="3813" w:author="Sammartano, Marc (BIC USA)" w:date="2015-12-02T15:17:00Z">
            <w:r w:rsidRPr="00AD0C75" w:rsidDel="00AD0C75">
              <w:rPr>
                <w:noProof/>
              </w:rPr>
              <w:delText>Sql.close &lt;DB_pointer_nvar&gt;</w:delText>
            </w:r>
            <w:r w:rsidDel="00AD0C75">
              <w:rPr>
                <w:noProof/>
                <w:webHidden/>
              </w:rPr>
              <w:tab/>
            </w:r>
          </w:del>
          <w:del w:id="3814" w:author="Sammartano, Marc (BIC USA)" w:date="2015-12-02T15:16:00Z">
            <w:r w:rsidDel="00AD0C75">
              <w:rPr>
                <w:noProof/>
                <w:webHidden/>
              </w:rPr>
              <w:delText>135</w:delText>
            </w:r>
          </w:del>
        </w:p>
        <w:p w:rsidR="00BF4B5C" w:rsidDel="00AD0C75" w:rsidRDefault="00BF4B5C">
          <w:pPr>
            <w:pStyle w:val="TOC3"/>
            <w:rPr>
              <w:del w:id="3815" w:author="Sammartano, Marc (BIC USA)" w:date="2015-12-02T15:17:00Z"/>
              <w:rFonts w:eastAsiaTheme="minorEastAsia"/>
              <w:noProof/>
            </w:rPr>
          </w:pPr>
          <w:del w:id="3816" w:author="Sammartano, Marc (BIC USA)" w:date="2015-12-02T15:17:00Z">
            <w:r w:rsidRPr="00AD0C75" w:rsidDel="00AD0C75">
              <w:rPr>
                <w:noProof/>
              </w:rPr>
              <w:delText>Sql.new_table &lt;DB_pointer_nvar&gt;, &lt;table_name_sexp&gt;, C1$, C2$, ...,CN$</w:delText>
            </w:r>
            <w:r w:rsidDel="00AD0C75">
              <w:rPr>
                <w:noProof/>
                <w:webHidden/>
              </w:rPr>
              <w:tab/>
            </w:r>
          </w:del>
          <w:del w:id="3817" w:author="Sammartano, Marc (BIC USA)" w:date="2015-12-02T15:16:00Z">
            <w:r w:rsidDel="00AD0C75">
              <w:rPr>
                <w:noProof/>
                <w:webHidden/>
              </w:rPr>
              <w:delText>135</w:delText>
            </w:r>
          </w:del>
        </w:p>
        <w:p w:rsidR="00BF4B5C" w:rsidDel="00AD0C75" w:rsidRDefault="00BF4B5C">
          <w:pPr>
            <w:pStyle w:val="TOC3"/>
            <w:rPr>
              <w:del w:id="3818" w:author="Sammartano, Marc (BIC USA)" w:date="2015-12-02T15:17:00Z"/>
              <w:rFonts w:eastAsiaTheme="minorEastAsia"/>
              <w:noProof/>
            </w:rPr>
          </w:pPr>
          <w:del w:id="3819" w:author="Sammartano, Marc (BIC USA)" w:date="2015-12-02T15:17:00Z">
            <w:r w:rsidRPr="00AD0C75" w:rsidDel="00AD0C75">
              <w:rPr>
                <w:noProof/>
              </w:rPr>
              <w:delText>Sql.drop_table &lt;DB_pointer_nvar&gt;, &lt;table_name_sexp&gt;</w:delText>
            </w:r>
            <w:r w:rsidDel="00AD0C75">
              <w:rPr>
                <w:noProof/>
                <w:webHidden/>
              </w:rPr>
              <w:tab/>
            </w:r>
          </w:del>
          <w:del w:id="3820" w:author="Sammartano, Marc (BIC USA)" w:date="2015-12-02T15:16:00Z">
            <w:r w:rsidDel="00AD0C75">
              <w:rPr>
                <w:noProof/>
                <w:webHidden/>
              </w:rPr>
              <w:delText>136</w:delText>
            </w:r>
          </w:del>
        </w:p>
        <w:p w:rsidR="00BF4B5C" w:rsidDel="00AD0C75" w:rsidRDefault="00BF4B5C">
          <w:pPr>
            <w:pStyle w:val="TOC3"/>
            <w:rPr>
              <w:del w:id="3821" w:author="Sammartano, Marc (BIC USA)" w:date="2015-12-02T15:17:00Z"/>
              <w:rFonts w:eastAsiaTheme="minorEastAsia"/>
              <w:noProof/>
            </w:rPr>
          </w:pPr>
          <w:del w:id="3822" w:author="Sammartano, Marc (BIC USA)" w:date="2015-12-02T15:17:00Z">
            <w:r w:rsidRPr="00AD0C75" w:rsidDel="00AD0C75">
              <w:rPr>
                <w:noProof/>
              </w:rPr>
              <w:delText>Sql.insert &lt;DB_pointer_nvar&gt;, &lt;table_name_sexp&gt;, C1$, V1$, C2$, V2$, ..., CN$, VN$</w:delText>
            </w:r>
            <w:r w:rsidDel="00AD0C75">
              <w:rPr>
                <w:noProof/>
                <w:webHidden/>
              </w:rPr>
              <w:tab/>
            </w:r>
          </w:del>
          <w:del w:id="3823" w:author="Sammartano, Marc (BIC USA)" w:date="2015-12-02T15:16:00Z">
            <w:r w:rsidDel="00AD0C75">
              <w:rPr>
                <w:noProof/>
                <w:webHidden/>
              </w:rPr>
              <w:delText>136</w:delText>
            </w:r>
          </w:del>
        </w:p>
        <w:p w:rsidR="00BF4B5C" w:rsidDel="00AD0C75" w:rsidRDefault="00BF4B5C">
          <w:pPr>
            <w:pStyle w:val="TOC3"/>
            <w:rPr>
              <w:del w:id="3824" w:author="Sammartano, Marc (BIC USA)" w:date="2015-12-02T15:17:00Z"/>
              <w:rFonts w:eastAsiaTheme="minorEastAsia"/>
              <w:noProof/>
            </w:rPr>
          </w:pPr>
          <w:del w:id="3825" w:author="Sammartano, Marc (BIC USA)" w:date="2015-12-02T15:17:00Z">
            <w:r w:rsidRPr="00AD0C75" w:rsidDel="00AD0C75">
              <w:rPr>
                <w:noProof/>
              </w:rPr>
              <w:delText>Sql.query &lt;cursor_nvar&gt;, &lt;DB_pointer_nvar&gt;, &lt;table_name_sexp&gt;, &lt;columns_sexp&gt; {, &lt;where_sexp&gt; {, &lt;order_sexp&gt;} }</w:delText>
            </w:r>
            <w:r w:rsidDel="00AD0C75">
              <w:rPr>
                <w:noProof/>
                <w:webHidden/>
              </w:rPr>
              <w:tab/>
            </w:r>
          </w:del>
          <w:del w:id="3826" w:author="Sammartano, Marc (BIC USA)" w:date="2015-12-02T15:16:00Z">
            <w:r w:rsidDel="00AD0C75">
              <w:rPr>
                <w:noProof/>
                <w:webHidden/>
              </w:rPr>
              <w:delText>136</w:delText>
            </w:r>
          </w:del>
        </w:p>
        <w:p w:rsidR="00BF4B5C" w:rsidDel="00AD0C75" w:rsidRDefault="00BF4B5C">
          <w:pPr>
            <w:pStyle w:val="TOC3"/>
            <w:rPr>
              <w:del w:id="3827" w:author="Sammartano, Marc (BIC USA)" w:date="2015-12-02T15:17:00Z"/>
              <w:rFonts w:eastAsiaTheme="minorEastAsia"/>
              <w:noProof/>
            </w:rPr>
          </w:pPr>
          <w:del w:id="3828" w:author="Sammartano, Marc (BIC USA)" w:date="2015-12-02T15:17:00Z">
            <w:r w:rsidRPr="00AD0C75" w:rsidDel="00AD0C75">
              <w:rPr>
                <w:noProof/>
              </w:rPr>
              <w:delText>Sql.query.length &lt;length_nvar&gt;, &lt;cursor_nvar&gt;</w:delText>
            </w:r>
            <w:r w:rsidDel="00AD0C75">
              <w:rPr>
                <w:noProof/>
                <w:webHidden/>
              </w:rPr>
              <w:tab/>
            </w:r>
          </w:del>
          <w:del w:id="3829" w:author="Sammartano, Marc (BIC USA)" w:date="2015-12-02T15:16:00Z">
            <w:r w:rsidDel="00AD0C75">
              <w:rPr>
                <w:noProof/>
                <w:webHidden/>
              </w:rPr>
              <w:delText>137</w:delText>
            </w:r>
          </w:del>
        </w:p>
        <w:p w:rsidR="00BF4B5C" w:rsidDel="00AD0C75" w:rsidRDefault="00BF4B5C">
          <w:pPr>
            <w:pStyle w:val="TOC3"/>
            <w:rPr>
              <w:del w:id="3830" w:author="Sammartano, Marc (BIC USA)" w:date="2015-12-02T15:17:00Z"/>
              <w:rFonts w:eastAsiaTheme="minorEastAsia"/>
              <w:noProof/>
            </w:rPr>
          </w:pPr>
          <w:del w:id="3831" w:author="Sammartano, Marc (BIC USA)" w:date="2015-12-02T15:17:00Z">
            <w:r w:rsidRPr="00AD0C75" w:rsidDel="00AD0C75">
              <w:rPr>
                <w:noProof/>
              </w:rPr>
              <w:delText>Sql.query.position &lt;position_nvar&gt;, &lt;cursor_nvar&gt;</w:delText>
            </w:r>
            <w:r w:rsidDel="00AD0C75">
              <w:rPr>
                <w:noProof/>
                <w:webHidden/>
              </w:rPr>
              <w:tab/>
            </w:r>
          </w:del>
          <w:del w:id="3832" w:author="Sammartano, Marc (BIC USA)" w:date="2015-12-02T15:16:00Z">
            <w:r w:rsidDel="00AD0C75">
              <w:rPr>
                <w:noProof/>
                <w:webHidden/>
              </w:rPr>
              <w:delText>137</w:delText>
            </w:r>
          </w:del>
        </w:p>
        <w:p w:rsidR="00BF4B5C" w:rsidDel="00AD0C75" w:rsidRDefault="00BF4B5C">
          <w:pPr>
            <w:pStyle w:val="TOC3"/>
            <w:rPr>
              <w:del w:id="3833" w:author="Sammartano, Marc (BIC USA)" w:date="2015-12-02T15:17:00Z"/>
              <w:rFonts w:eastAsiaTheme="minorEastAsia"/>
              <w:noProof/>
            </w:rPr>
          </w:pPr>
          <w:del w:id="3834" w:author="Sammartano, Marc (BIC USA)" w:date="2015-12-02T15:17:00Z">
            <w:r w:rsidRPr="00AD0C75" w:rsidDel="00AD0C75">
              <w:rPr>
                <w:noProof/>
              </w:rPr>
              <w:delText>Sql.next &lt;done_lvar&gt;, &lt;cursor_nvar&gt;, C1V$, C2V$, ..., CNV$</w:delText>
            </w:r>
            <w:r w:rsidDel="00AD0C75">
              <w:rPr>
                <w:noProof/>
                <w:webHidden/>
              </w:rPr>
              <w:tab/>
            </w:r>
          </w:del>
          <w:del w:id="3835" w:author="Sammartano, Marc (BIC USA)" w:date="2015-12-02T15:16:00Z">
            <w:r w:rsidDel="00AD0C75">
              <w:rPr>
                <w:noProof/>
                <w:webHidden/>
              </w:rPr>
              <w:delText>137</w:delText>
            </w:r>
          </w:del>
        </w:p>
        <w:p w:rsidR="00BF4B5C" w:rsidDel="00AD0C75" w:rsidRDefault="00BF4B5C">
          <w:pPr>
            <w:pStyle w:val="TOC3"/>
            <w:rPr>
              <w:del w:id="3836" w:author="Sammartano, Marc (BIC USA)" w:date="2015-12-02T15:17:00Z"/>
              <w:rFonts w:eastAsiaTheme="minorEastAsia"/>
              <w:noProof/>
            </w:rPr>
          </w:pPr>
          <w:del w:id="3837" w:author="Sammartano, Marc (BIC USA)" w:date="2015-12-02T15:17:00Z">
            <w:r w:rsidRPr="00AD0C75" w:rsidDel="00AD0C75">
              <w:rPr>
                <w:noProof/>
              </w:rPr>
              <w:delText>Sql.delete &lt;DB_pointer_nvar&gt;, &lt;table_name_sexp&gt;{,&lt;where_sexp&gt;{,&lt;count_nvar&gt;} }</w:delText>
            </w:r>
            <w:r w:rsidDel="00AD0C75">
              <w:rPr>
                <w:noProof/>
                <w:webHidden/>
              </w:rPr>
              <w:tab/>
            </w:r>
          </w:del>
          <w:del w:id="3838" w:author="Sammartano, Marc (BIC USA)" w:date="2015-12-02T15:16:00Z">
            <w:r w:rsidDel="00AD0C75">
              <w:rPr>
                <w:noProof/>
                <w:webHidden/>
              </w:rPr>
              <w:delText>137</w:delText>
            </w:r>
          </w:del>
        </w:p>
        <w:p w:rsidR="00BF4B5C" w:rsidDel="00AD0C75" w:rsidRDefault="00BF4B5C">
          <w:pPr>
            <w:pStyle w:val="TOC3"/>
            <w:rPr>
              <w:del w:id="3839" w:author="Sammartano, Marc (BIC USA)" w:date="2015-12-02T15:17:00Z"/>
              <w:rFonts w:eastAsiaTheme="minorEastAsia"/>
              <w:noProof/>
            </w:rPr>
          </w:pPr>
          <w:del w:id="3840" w:author="Sammartano, Marc (BIC USA)" w:date="2015-12-02T15:17:00Z">
            <w:r w:rsidRPr="00AD0C75" w:rsidDel="00AD0C75">
              <w:rPr>
                <w:noProof/>
              </w:rPr>
              <w:delText>Sql.update &lt;DB_pointer_nvar&gt;, &lt;table_name_sexp&gt;, C1$, V1$, C2$, V2$,...,CN$, VN${: &lt;where_sexp&gt;}</w:delText>
            </w:r>
            <w:r w:rsidDel="00AD0C75">
              <w:rPr>
                <w:noProof/>
                <w:webHidden/>
              </w:rPr>
              <w:tab/>
            </w:r>
          </w:del>
          <w:del w:id="3841" w:author="Sammartano, Marc (BIC USA)" w:date="2015-12-02T15:16:00Z">
            <w:r w:rsidDel="00AD0C75">
              <w:rPr>
                <w:noProof/>
                <w:webHidden/>
              </w:rPr>
              <w:delText>138</w:delText>
            </w:r>
          </w:del>
        </w:p>
        <w:p w:rsidR="00BF4B5C" w:rsidDel="00AD0C75" w:rsidRDefault="00BF4B5C">
          <w:pPr>
            <w:pStyle w:val="TOC3"/>
            <w:rPr>
              <w:del w:id="3842" w:author="Sammartano, Marc (BIC USA)" w:date="2015-12-02T15:17:00Z"/>
              <w:rFonts w:eastAsiaTheme="minorEastAsia"/>
              <w:noProof/>
            </w:rPr>
          </w:pPr>
          <w:del w:id="3843" w:author="Sammartano, Marc (BIC USA)" w:date="2015-12-02T15:17:00Z">
            <w:r w:rsidRPr="00AD0C75" w:rsidDel="00AD0C75">
              <w:rPr>
                <w:noProof/>
              </w:rPr>
              <w:delText>Sql.exec &lt;DB_pointer_nvar&gt;, &lt;command_sexp&gt;</w:delText>
            </w:r>
            <w:r w:rsidDel="00AD0C75">
              <w:rPr>
                <w:noProof/>
                <w:webHidden/>
              </w:rPr>
              <w:tab/>
            </w:r>
          </w:del>
          <w:del w:id="3844" w:author="Sammartano, Marc (BIC USA)" w:date="2015-12-02T15:16:00Z">
            <w:r w:rsidDel="00AD0C75">
              <w:rPr>
                <w:noProof/>
                <w:webHidden/>
              </w:rPr>
              <w:delText>138</w:delText>
            </w:r>
          </w:del>
        </w:p>
        <w:p w:rsidR="00BF4B5C" w:rsidDel="00AD0C75" w:rsidRDefault="00BF4B5C">
          <w:pPr>
            <w:pStyle w:val="TOC3"/>
            <w:rPr>
              <w:del w:id="3845" w:author="Sammartano, Marc (BIC USA)" w:date="2015-12-02T15:17:00Z"/>
              <w:rFonts w:eastAsiaTheme="minorEastAsia"/>
              <w:noProof/>
            </w:rPr>
          </w:pPr>
          <w:del w:id="3846" w:author="Sammartano, Marc (BIC USA)" w:date="2015-12-02T15:17:00Z">
            <w:r w:rsidRPr="00AD0C75" w:rsidDel="00AD0C75">
              <w:rPr>
                <w:noProof/>
              </w:rPr>
              <w:delText>Sql.raw_query &lt;cursor_nvar&gt;, &lt;DB_pointer_nvar&gt;, &lt;query_sexp&gt;</w:delText>
            </w:r>
            <w:r w:rsidDel="00AD0C75">
              <w:rPr>
                <w:noProof/>
                <w:webHidden/>
              </w:rPr>
              <w:tab/>
            </w:r>
          </w:del>
          <w:del w:id="3847" w:author="Sammartano, Marc (BIC USA)" w:date="2015-12-02T15:16:00Z">
            <w:r w:rsidDel="00AD0C75">
              <w:rPr>
                <w:noProof/>
                <w:webHidden/>
              </w:rPr>
              <w:delText>138</w:delText>
            </w:r>
          </w:del>
        </w:p>
        <w:p w:rsidR="00BF4B5C" w:rsidDel="00AD0C75" w:rsidRDefault="00BF4B5C">
          <w:pPr>
            <w:pStyle w:val="TOC1"/>
            <w:tabs>
              <w:tab w:val="right" w:leader="dot" w:pos="9350"/>
            </w:tabs>
            <w:rPr>
              <w:del w:id="3848" w:author="Sammartano, Marc (BIC USA)" w:date="2015-12-02T15:17:00Z"/>
              <w:rFonts w:eastAsiaTheme="minorEastAsia"/>
              <w:noProof/>
            </w:rPr>
          </w:pPr>
          <w:del w:id="3849" w:author="Sammartano, Marc (BIC USA)" w:date="2015-12-02T15:17:00Z">
            <w:r w:rsidRPr="00AD0C75" w:rsidDel="00AD0C75">
              <w:rPr>
                <w:noProof/>
              </w:rPr>
              <w:delText>Graphics</w:delText>
            </w:r>
            <w:r w:rsidDel="00AD0C75">
              <w:rPr>
                <w:noProof/>
                <w:webHidden/>
              </w:rPr>
              <w:tab/>
            </w:r>
          </w:del>
          <w:del w:id="3850" w:author="Sammartano, Marc (BIC USA)" w:date="2015-12-02T15:16:00Z">
            <w:r w:rsidDel="00AD0C75">
              <w:rPr>
                <w:noProof/>
                <w:webHidden/>
              </w:rPr>
              <w:delText>138</w:delText>
            </w:r>
          </w:del>
        </w:p>
        <w:p w:rsidR="00BF4B5C" w:rsidDel="00AD0C75" w:rsidRDefault="00BF4B5C">
          <w:pPr>
            <w:pStyle w:val="TOC2"/>
            <w:rPr>
              <w:del w:id="3851" w:author="Sammartano, Marc (BIC USA)" w:date="2015-12-02T15:17:00Z"/>
              <w:rFonts w:eastAsiaTheme="minorEastAsia"/>
              <w:noProof/>
            </w:rPr>
          </w:pPr>
          <w:del w:id="3852" w:author="Sammartano, Marc (BIC USA)" w:date="2015-12-02T15:17:00Z">
            <w:r w:rsidRPr="00AD0C75" w:rsidDel="00AD0C75">
              <w:rPr>
                <w:noProof/>
              </w:rPr>
              <w:delText>Introduction</w:delText>
            </w:r>
            <w:r w:rsidDel="00AD0C75">
              <w:rPr>
                <w:noProof/>
                <w:webHidden/>
              </w:rPr>
              <w:tab/>
            </w:r>
          </w:del>
          <w:del w:id="3853" w:author="Sammartano, Marc (BIC USA)" w:date="2015-12-02T15:16:00Z">
            <w:r w:rsidDel="00AD0C75">
              <w:rPr>
                <w:noProof/>
                <w:webHidden/>
              </w:rPr>
              <w:delText>138</w:delText>
            </w:r>
          </w:del>
        </w:p>
        <w:p w:rsidR="00BF4B5C" w:rsidDel="00AD0C75" w:rsidRDefault="00BF4B5C">
          <w:pPr>
            <w:pStyle w:val="TOC3"/>
            <w:rPr>
              <w:del w:id="3854" w:author="Sammartano, Marc (BIC USA)" w:date="2015-12-02T15:17:00Z"/>
              <w:rFonts w:eastAsiaTheme="minorEastAsia"/>
              <w:noProof/>
            </w:rPr>
          </w:pPr>
          <w:del w:id="3855" w:author="Sammartano, Marc (BIC USA)" w:date="2015-12-02T15:17:00Z">
            <w:r w:rsidRPr="00AD0C75" w:rsidDel="00AD0C75">
              <w:rPr>
                <w:noProof/>
              </w:rPr>
              <w:delText>The Graphics Screen and Graphics Mode</w:delText>
            </w:r>
            <w:r w:rsidDel="00AD0C75">
              <w:rPr>
                <w:noProof/>
                <w:webHidden/>
              </w:rPr>
              <w:tab/>
            </w:r>
          </w:del>
          <w:del w:id="3856" w:author="Sammartano, Marc (BIC USA)" w:date="2015-12-02T15:16:00Z">
            <w:r w:rsidDel="00AD0C75">
              <w:rPr>
                <w:noProof/>
                <w:webHidden/>
              </w:rPr>
              <w:delText>138</w:delText>
            </w:r>
          </w:del>
        </w:p>
        <w:p w:rsidR="00BF4B5C" w:rsidDel="00AD0C75" w:rsidRDefault="00BF4B5C">
          <w:pPr>
            <w:pStyle w:val="TOC3"/>
            <w:rPr>
              <w:del w:id="3857" w:author="Sammartano, Marc (BIC USA)" w:date="2015-12-02T15:17:00Z"/>
              <w:rFonts w:eastAsiaTheme="minorEastAsia"/>
              <w:noProof/>
            </w:rPr>
          </w:pPr>
          <w:del w:id="3858" w:author="Sammartano, Marc (BIC USA)" w:date="2015-12-02T15:17:00Z">
            <w:r w:rsidRPr="00AD0C75" w:rsidDel="00AD0C75">
              <w:rPr>
                <w:noProof/>
              </w:rPr>
              <w:delText>Display Lists</w:delText>
            </w:r>
            <w:r w:rsidDel="00AD0C75">
              <w:rPr>
                <w:noProof/>
                <w:webHidden/>
              </w:rPr>
              <w:tab/>
            </w:r>
          </w:del>
          <w:del w:id="3859" w:author="Sammartano, Marc (BIC USA)" w:date="2015-12-02T15:16:00Z">
            <w:r w:rsidDel="00AD0C75">
              <w:rPr>
                <w:noProof/>
                <w:webHidden/>
              </w:rPr>
              <w:delText>139</w:delText>
            </w:r>
          </w:del>
        </w:p>
        <w:p w:rsidR="00BF4B5C" w:rsidDel="00AD0C75" w:rsidRDefault="00BF4B5C">
          <w:pPr>
            <w:pStyle w:val="TOC3"/>
            <w:rPr>
              <w:del w:id="3860" w:author="Sammartano, Marc (BIC USA)" w:date="2015-12-02T15:17:00Z"/>
              <w:rFonts w:eastAsiaTheme="minorEastAsia"/>
              <w:noProof/>
            </w:rPr>
          </w:pPr>
          <w:del w:id="3861" w:author="Sammartano, Marc (BIC USA)" w:date="2015-12-02T15:17:00Z">
            <w:r w:rsidRPr="00AD0C75" w:rsidDel="00AD0C75">
              <w:rPr>
                <w:noProof/>
              </w:rPr>
              <w:delText>Drawing Coordinates</w:delText>
            </w:r>
            <w:r w:rsidDel="00AD0C75">
              <w:rPr>
                <w:noProof/>
                <w:webHidden/>
              </w:rPr>
              <w:tab/>
            </w:r>
          </w:del>
          <w:del w:id="3862" w:author="Sammartano, Marc (BIC USA)" w:date="2015-12-02T15:16:00Z">
            <w:r w:rsidDel="00AD0C75">
              <w:rPr>
                <w:noProof/>
                <w:webHidden/>
              </w:rPr>
              <w:delText>139</w:delText>
            </w:r>
          </w:del>
        </w:p>
        <w:p w:rsidR="00BF4B5C" w:rsidDel="00AD0C75" w:rsidRDefault="00BF4B5C">
          <w:pPr>
            <w:pStyle w:val="TOC3"/>
            <w:rPr>
              <w:del w:id="3863" w:author="Sammartano, Marc (BIC USA)" w:date="2015-12-02T15:17:00Z"/>
              <w:rFonts w:eastAsiaTheme="minorEastAsia"/>
              <w:noProof/>
            </w:rPr>
          </w:pPr>
          <w:del w:id="3864" w:author="Sammartano, Marc (BIC USA)" w:date="2015-12-02T15:17:00Z">
            <w:r w:rsidRPr="00AD0C75" w:rsidDel="00AD0C75">
              <w:rPr>
                <w:noProof/>
              </w:rPr>
              <w:delText>Drawing into Bitmaps</w:delText>
            </w:r>
            <w:r w:rsidDel="00AD0C75">
              <w:rPr>
                <w:noProof/>
                <w:webHidden/>
              </w:rPr>
              <w:tab/>
            </w:r>
          </w:del>
          <w:del w:id="3865" w:author="Sammartano, Marc (BIC USA)" w:date="2015-12-02T15:16:00Z">
            <w:r w:rsidDel="00AD0C75">
              <w:rPr>
                <w:noProof/>
                <w:webHidden/>
              </w:rPr>
              <w:delText>140</w:delText>
            </w:r>
          </w:del>
        </w:p>
        <w:p w:rsidR="00BF4B5C" w:rsidDel="00AD0C75" w:rsidRDefault="00BF4B5C">
          <w:pPr>
            <w:pStyle w:val="TOC3"/>
            <w:rPr>
              <w:del w:id="3866" w:author="Sammartano, Marc (BIC USA)" w:date="2015-12-02T15:17:00Z"/>
              <w:rFonts w:eastAsiaTheme="minorEastAsia"/>
              <w:noProof/>
            </w:rPr>
          </w:pPr>
          <w:del w:id="3867" w:author="Sammartano, Marc (BIC USA)" w:date="2015-12-02T15:17:00Z">
            <w:r w:rsidRPr="00AD0C75" w:rsidDel="00AD0C75">
              <w:rPr>
                <w:noProof/>
              </w:rPr>
              <w:delText>Colors</w:delText>
            </w:r>
            <w:r w:rsidDel="00AD0C75">
              <w:rPr>
                <w:noProof/>
                <w:webHidden/>
              </w:rPr>
              <w:tab/>
            </w:r>
          </w:del>
          <w:del w:id="3868" w:author="Sammartano, Marc (BIC USA)" w:date="2015-12-02T15:16:00Z">
            <w:r w:rsidDel="00AD0C75">
              <w:rPr>
                <w:noProof/>
                <w:webHidden/>
              </w:rPr>
              <w:delText>140</w:delText>
            </w:r>
          </w:del>
        </w:p>
        <w:p w:rsidR="00BF4B5C" w:rsidDel="00AD0C75" w:rsidRDefault="00BF4B5C">
          <w:pPr>
            <w:pStyle w:val="TOC3"/>
            <w:rPr>
              <w:del w:id="3869" w:author="Sammartano, Marc (BIC USA)" w:date="2015-12-02T15:17:00Z"/>
              <w:rFonts w:eastAsiaTheme="minorEastAsia"/>
              <w:noProof/>
            </w:rPr>
          </w:pPr>
          <w:del w:id="3870" w:author="Sammartano, Marc (BIC USA)" w:date="2015-12-02T15:17:00Z">
            <w:r w:rsidRPr="00AD0C75" w:rsidDel="00AD0C75">
              <w:rPr>
                <w:noProof/>
              </w:rPr>
              <w:delText>Paints</w:delText>
            </w:r>
            <w:r w:rsidDel="00AD0C75">
              <w:rPr>
                <w:noProof/>
                <w:webHidden/>
              </w:rPr>
              <w:tab/>
            </w:r>
          </w:del>
          <w:del w:id="3871" w:author="Sammartano, Marc (BIC USA)" w:date="2015-12-02T15:16:00Z">
            <w:r w:rsidDel="00AD0C75">
              <w:rPr>
                <w:noProof/>
                <w:webHidden/>
              </w:rPr>
              <w:delText>140</w:delText>
            </w:r>
          </w:del>
        </w:p>
        <w:p w:rsidR="00BF4B5C" w:rsidDel="00AD0C75" w:rsidRDefault="00BF4B5C">
          <w:pPr>
            <w:pStyle w:val="TOC3"/>
            <w:rPr>
              <w:del w:id="3872" w:author="Sammartano, Marc (BIC USA)" w:date="2015-12-02T15:17:00Z"/>
              <w:rFonts w:eastAsiaTheme="minorEastAsia"/>
              <w:noProof/>
            </w:rPr>
          </w:pPr>
          <w:del w:id="3873" w:author="Sammartano, Marc (BIC USA)" w:date="2015-12-02T15:17:00Z">
            <w:r w:rsidRPr="00AD0C75" w:rsidDel="00AD0C75">
              <w:rPr>
                <w:noProof/>
              </w:rPr>
              <w:delText>Hardware-accelerated Graphics</w:delText>
            </w:r>
            <w:r w:rsidDel="00AD0C75">
              <w:rPr>
                <w:noProof/>
                <w:webHidden/>
              </w:rPr>
              <w:tab/>
            </w:r>
          </w:del>
          <w:del w:id="3874" w:author="Sammartano, Marc (BIC USA)" w:date="2015-12-02T15:16:00Z">
            <w:r w:rsidDel="00AD0C75">
              <w:rPr>
                <w:noProof/>
                <w:webHidden/>
              </w:rPr>
              <w:delText>140</w:delText>
            </w:r>
          </w:del>
        </w:p>
        <w:p w:rsidR="00BF4B5C" w:rsidDel="00AD0C75" w:rsidRDefault="00BF4B5C">
          <w:pPr>
            <w:pStyle w:val="TOC2"/>
            <w:rPr>
              <w:del w:id="3875" w:author="Sammartano, Marc (BIC USA)" w:date="2015-12-02T15:17:00Z"/>
              <w:rFonts w:eastAsiaTheme="minorEastAsia"/>
              <w:noProof/>
            </w:rPr>
          </w:pPr>
          <w:del w:id="3876" w:author="Sammartano, Marc (BIC USA)" w:date="2015-12-02T15:17:00Z">
            <w:r w:rsidRPr="00AD0C75" w:rsidDel="00AD0C75">
              <w:rPr>
                <w:noProof/>
              </w:rPr>
              <w:delText>Graphics Setup Commands</w:delText>
            </w:r>
            <w:r w:rsidDel="00AD0C75">
              <w:rPr>
                <w:noProof/>
                <w:webHidden/>
              </w:rPr>
              <w:tab/>
            </w:r>
          </w:del>
          <w:del w:id="3877" w:author="Sammartano, Marc (BIC USA)" w:date="2015-12-02T15:16:00Z">
            <w:r w:rsidDel="00AD0C75">
              <w:rPr>
                <w:noProof/>
                <w:webHidden/>
              </w:rPr>
              <w:delText>141</w:delText>
            </w:r>
          </w:del>
        </w:p>
        <w:p w:rsidR="00BF4B5C" w:rsidDel="00AD0C75" w:rsidRDefault="00BF4B5C">
          <w:pPr>
            <w:pStyle w:val="TOC3"/>
            <w:rPr>
              <w:del w:id="3878" w:author="Sammartano, Marc (BIC USA)" w:date="2015-12-02T15:17:00Z"/>
              <w:rFonts w:eastAsiaTheme="minorEastAsia"/>
              <w:noProof/>
            </w:rPr>
          </w:pPr>
          <w:del w:id="3879" w:author="Sammartano, Marc (BIC USA)" w:date="2015-12-02T15:17:00Z">
            <w:r w:rsidRPr="00AD0C75" w:rsidDel="00AD0C75">
              <w:rPr>
                <w:noProof/>
              </w:rPr>
              <w:delText>Gr.open {{alpha}{, red}{, green}{, blue}{, &lt;ShowStatusBar_lexp&gt;}{, &lt;Orientation_nexp&gt;}}</w:delText>
            </w:r>
            <w:r w:rsidDel="00AD0C75">
              <w:rPr>
                <w:noProof/>
                <w:webHidden/>
              </w:rPr>
              <w:tab/>
            </w:r>
          </w:del>
          <w:del w:id="3880" w:author="Sammartano, Marc (BIC USA)" w:date="2015-12-02T15:16:00Z">
            <w:r w:rsidDel="00AD0C75">
              <w:rPr>
                <w:noProof/>
                <w:webHidden/>
              </w:rPr>
              <w:delText>141</w:delText>
            </w:r>
          </w:del>
        </w:p>
        <w:p w:rsidR="00BF4B5C" w:rsidDel="00AD0C75" w:rsidRDefault="00BF4B5C">
          <w:pPr>
            <w:pStyle w:val="TOC3"/>
            <w:rPr>
              <w:del w:id="3881" w:author="Sammartano, Marc (BIC USA)" w:date="2015-12-02T15:17:00Z"/>
              <w:rFonts w:eastAsiaTheme="minorEastAsia"/>
              <w:noProof/>
            </w:rPr>
          </w:pPr>
          <w:del w:id="3882" w:author="Sammartano, Marc (BIC USA)" w:date="2015-12-02T15:17:00Z">
            <w:r w:rsidRPr="00AD0C75" w:rsidDel="00AD0C75">
              <w:rPr>
                <w:noProof/>
              </w:rPr>
              <w:delText>Gr.color {{alpha}{, red}{, green}{, blue}{, style}}</w:delText>
            </w:r>
            <w:r w:rsidDel="00AD0C75">
              <w:rPr>
                <w:noProof/>
                <w:webHidden/>
              </w:rPr>
              <w:tab/>
            </w:r>
          </w:del>
          <w:del w:id="3883" w:author="Sammartano, Marc (BIC USA)" w:date="2015-12-02T15:16:00Z">
            <w:r w:rsidDel="00AD0C75">
              <w:rPr>
                <w:noProof/>
                <w:webHidden/>
              </w:rPr>
              <w:delText>141</w:delText>
            </w:r>
          </w:del>
        </w:p>
        <w:p w:rsidR="00BF4B5C" w:rsidDel="00AD0C75" w:rsidRDefault="00BF4B5C">
          <w:pPr>
            <w:pStyle w:val="TOC3"/>
            <w:rPr>
              <w:del w:id="3884" w:author="Sammartano, Marc (BIC USA)" w:date="2015-12-02T15:17:00Z"/>
              <w:rFonts w:eastAsiaTheme="minorEastAsia"/>
              <w:noProof/>
            </w:rPr>
          </w:pPr>
          <w:del w:id="3885" w:author="Sammartano, Marc (BIC USA)" w:date="2015-12-02T15:17:00Z">
            <w:r w:rsidRPr="00AD0C75" w:rsidDel="00AD0C75">
              <w:rPr>
                <w:noProof/>
              </w:rPr>
              <w:delText>Gr.set.antialias &lt;lexp&gt;</w:delText>
            </w:r>
            <w:r w:rsidDel="00AD0C75">
              <w:rPr>
                <w:noProof/>
                <w:webHidden/>
              </w:rPr>
              <w:tab/>
            </w:r>
          </w:del>
          <w:del w:id="3886" w:author="Sammartano, Marc (BIC USA)" w:date="2015-12-02T15:16:00Z">
            <w:r w:rsidDel="00AD0C75">
              <w:rPr>
                <w:noProof/>
                <w:webHidden/>
              </w:rPr>
              <w:delText>142</w:delText>
            </w:r>
          </w:del>
        </w:p>
        <w:p w:rsidR="00BF4B5C" w:rsidDel="00AD0C75" w:rsidRDefault="00BF4B5C">
          <w:pPr>
            <w:pStyle w:val="TOC3"/>
            <w:rPr>
              <w:del w:id="3887" w:author="Sammartano, Marc (BIC USA)" w:date="2015-12-02T15:17:00Z"/>
              <w:rFonts w:eastAsiaTheme="minorEastAsia"/>
              <w:noProof/>
            </w:rPr>
          </w:pPr>
          <w:del w:id="3888" w:author="Sammartano, Marc (BIC USA)" w:date="2015-12-02T15:17:00Z">
            <w:r w:rsidRPr="00AD0C75" w:rsidDel="00AD0C75">
              <w:rPr>
                <w:noProof/>
              </w:rPr>
              <w:delText>Gr.set.stroke &lt;nexp&gt;</w:delText>
            </w:r>
            <w:r w:rsidDel="00AD0C75">
              <w:rPr>
                <w:noProof/>
                <w:webHidden/>
              </w:rPr>
              <w:tab/>
            </w:r>
          </w:del>
          <w:del w:id="3889" w:author="Sammartano, Marc (BIC USA)" w:date="2015-12-02T15:16:00Z">
            <w:r w:rsidDel="00AD0C75">
              <w:rPr>
                <w:noProof/>
                <w:webHidden/>
              </w:rPr>
              <w:delText>142</w:delText>
            </w:r>
          </w:del>
        </w:p>
        <w:p w:rsidR="00BF4B5C" w:rsidDel="00AD0C75" w:rsidRDefault="00BF4B5C">
          <w:pPr>
            <w:pStyle w:val="TOC3"/>
            <w:rPr>
              <w:del w:id="3890" w:author="Sammartano, Marc (BIC USA)" w:date="2015-12-02T15:17:00Z"/>
              <w:rFonts w:eastAsiaTheme="minorEastAsia"/>
              <w:noProof/>
            </w:rPr>
          </w:pPr>
          <w:del w:id="3891" w:author="Sammartano, Marc (BIC USA)" w:date="2015-12-02T15:17:00Z">
            <w:r w:rsidRPr="00AD0C75" w:rsidDel="00AD0C75">
              <w:rPr>
                <w:noProof/>
              </w:rPr>
              <w:delText>Gr.orientation &lt;nexp&gt;</w:delText>
            </w:r>
            <w:r w:rsidDel="00AD0C75">
              <w:rPr>
                <w:noProof/>
                <w:webHidden/>
              </w:rPr>
              <w:tab/>
            </w:r>
          </w:del>
          <w:del w:id="3892" w:author="Sammartano, Marc (BIC USA)" w:date="2015-12-02T15:16:00Z">
            <w:r w:rsidDel="00AD0C75">
              <w:rPr>
                <w:noProof/>
                <w:webHidden/>
              </w:rPr>
              <w:delText>142</w:delText>
            </w:r>
          </w:del>
        </w:p>
        <w:p w:rsidR="00BF4B5C" w:rsidDel="00AD0C75" w:rsidRDefault="00BF4B5C">
          <w:pPr>
            <w:pStyle w:val="TOC3"/>
            <w:rPr>
              <w:del w:id="3893" w:author="Sammartano, Marc (BIC USA)" w:date="2015-12-02T15:17:00Z"/>
              <w:rFonts w:eastAsiaTheme="minorEastAsia"/>
              <w:noProof/>
            </w:rPr>
          </w:pPr>
          <w:del w:id="3894" w:author="Sammartano, Marc (BIC USA)" w:date="2015-12-02T15:17:00Z">
            <w:r w:rsidRPr="00AD0C75" w:rsidDel="00AD0C75">
              <w:rPr>
                <w:noProof/>
              </w:rPr>
              <w:delText>Gr.statusbar {&lt;height_nvar&gt;} {, showing_lvar}</w:delText>
            </w:r>
            <w:r w:rsidDel="00AD0C75">
              <w:rPr>
                <w:noProof/>
                <w:webHidden/>
              </w:rPr>
              <w:tab/>
            </w:r>
          </w:del>
          <w:del w:id="3895" w:author="Sammartano, Marc (BIC USA)" w:date="2015-12-02T15:16:00Z">
            <w:r w:rsidDel="00AD0C75">
              <w:rPr>
                <w:noProof/>
                <w:webHidden/>
              </w:rPr>
              <w:delText>142</w:delText>
            </w:r>
          </w:del>
        </w:p>
        <w:p w:rsidR="00BF4B5C" w:rsidDel="00AD0C75" w:rsidRDefault="00BF4B5C">
          <w:pPr>
            <w:pStyle w:val="TOC3"/>
            <w:rPr>
              <w:del w:id="3896" w:author="Sammartano, Marc (BIC USA)" w:date="2015-12-02T15:17:00Z"/>
              <w:rFonts w:eastAsiaTheme="minorEastAsia"/>
              <w:noProof/>
            </w:rPr>
          </w:pPr>
          <w:del w:id="3897" w:author="Sammartano, Marc (BIC USA)" w:date="2015-12-02T15:17:00Z">
            <w:r w:rsidRPr="00AD0C75" w:rsidDel="00AD0C75">
              <w:rPr>
                <w:noProof/>
              </w:rPr>
              <w:delText>Gr.statusbar.show &lt;nexp&gt;</w:delText>
            </w:r>
            <w:r w:rsidDel="00AD0C75">
              <w:rPr>
                <w:noProof/>
                <w:webHidden/>
              </w:rPr>
              <w:tab/>
            </w:r>
          </w:del>
          <w:del w:id="3898" w:author="Sammartano, Marc (BIC USA)" w:date="2015-12-02T15:16:00Z">
            <w:r w:rsidDel="00AD0C75">
              <w:rPr>
                <w:noProof/>
                <w:webHidden/>
              </w:rPr>
              <w:delText>143</w:delText>
            </w:r>
          </w:del>
        </w:p>
        <w:p w:rsidR="00BF4B5C" w:rsidDel="00AD0C75" w:rsidRDefault="00BF4B5C">
          <w:pPr>
            <w:pStyle w:val="TOC3"/>
            <w:rPr>
              <w:del w:id="3899" w:author="Sammartano, Marc (BIC USA)" w:date="2015-12-02T15:17:00Z"/>
              <w:rFonts w:eastAsiaTheme="minorEastAsia"/>
              <w:noProof/>
            </w:rPr>
          </w:pPr>
          <w:del w:id="3900" w:author="Sammartano, Marc (BIC USA)" w:date="2015-12-02T15:17:00Z">
            <w:r w:rsidRPr="00AD0C75" w:rsidDel="00AD0C75">
              <w:rPr>
                <w:noProof/>
              </w:rPr>
              <w:delText>Gr.render</w:delText>
            </w:r>
            <w:r w:rsidDel="00AD0C75">
              <w:rPr>
                <w:noProof/>
                <w:webHidden/>
              </w:rPr>
              <w:tab/>
            </w:r>
          </w:del>
          <w:del w:id="3901" w:author="Sammartano, Marc (BIC USA)" w:date="2015-12-02T15:16:00Z">
            <w:r w:rsidDel="00AD0C75">
              <w:rPr>
                <w:noProof/>
                <w:webHidden/>
              </w:rPr>
              <w:delText>143</w:delText>
            </w:r>
          </w:del>
        </w:p>
        <w:p w:rsidR="00BF4B5C" w:rsidDel="00AD0C75" w:rsidRDefault="00BF4B5C">
          <w:pPr>
            <w:pStyle w:val="TOC3"/>
            <w:rPr>
              <w:del w:id="3902" w:author="Sammartano, Marc (BIC USA)" w:date="2015-12-02T15:17:00Z"/>
              <w:rFonts w:eastAsiaTheme="minorEastAsia"/>
              <w:noProof/>
            </w:rPr>
          </w:pPr>
          <w:del w:id="3903" w:author="Sammartano, Marc (BIC USA)" w:date="2015-12-02T15:17:00Z">
            <w:r w:rsidRPr="00AD0C75" w:rsidDel="00AD0C75">
              <w:rPr>
                <w:noProof/>
              </w:rPr>
              <w:delText>Gr.screen width, height{, density }</w:delText>
            </w:r>
            <w:r w:rsidDel="00AD0C75">
              <w:rPr>
                <w:noProof/>
                <w:webHidden/>
              </w:rPr>
              <w:tab/>
            </w:r>
          </w:del>
          <w:del w:id="3904" w:author="Sammartano, Marc (BIC USA)" w:date="2015-12-02T15:16:00Z">
            <w:r w:rsidDel="00AD0C75">
              <w:rPr>
                <w:noProof/>
                <w:webHidden/>
              </w:rPr>
              <w:delText>143</w:delText>
            </w:r>
          </w:del>
        </w:p>
        <w:p w:rsidR="00BF4B5C" w:rsidDel="00AD0C75" w:rsidRDefault="00BF4B5C">
          <w:pPr>
            <w:pStyle w:val="TOC3"/>
            <w:rPr>
              <w:del w:id="3905" w:author="Sammartano, Marc (BIC USA)" w:date="2015-12-02T15:17:00Z"/>
              <w:rFonts w:eastAsiaTheme="minorEastAsia"/>
              <w:noProof/>
            </w:rPr>
          </w:pPr>
          <w:del w:id="3906" w:author="Sammartano, Marc (BIC USA)" w:date="2015-12-02T15:17:00Z">
            <w:r w:rsidRPr="00AD0C75" w:rsidDel="00AD0C75">
              <w:rPr>
                <w:noProof/>
              </w:rPr>
              <w:delText>Gr.scale x_factor, y_factor</w:delText>
            </w:r>
            <w:r w:rsidDel="00AD0C75">
              <w:rPr>
                <w:noProof/>
                <w:webHidden/>
              </w:rPr>
              <w:tab/>
            </w:r>
          </w:del>
          <w:del w:id="3907" w:author="Sammartano, Marc (BIC USA)" w:date="2015-12-02T15:16:00Z">
            <w:r w:rsidDel="00AD0C75">
              <w:rPr>
                <w:noProof/>
                <w:webHidden/>
              </w:rPr>
              <w:delText>143</w:delText>
            </w:r>
          </w:del>
        </w:p>
        <w:p w:rsidR="00BF4B5C" w:rsidDel="00AD0C75" w:rsidRDefault="00BF4B5C">
          <w:pPr>
            <w:pStyle w:val="TOC3"/>
            <w:rPr>
              <w:del w:id="3908" w:author="Sammartano, Marc (BIC USA)" w:date="2015-12-02T15:17:00Z"/>
              <w:rFonts w:eastAsiaTheme="minorEastAsia"/>
              <w:noProof/>
            </w:rPr>
          </w:pPr>
          <w:del w:id="3909" w:author="Sammartano, Marc (BIC USA)" w:date="2015-12-02T15:17:00Z">
            <w:r w:rsidRPr="00AD0C75" w:rsidDel="00AD0C75">
              <w:rPr>
                <w:noProof/>
              </w:rPr>
              <w:delText>Gr.cls</w:delText>
            </w:r>
            <w:r w:rsidDel="00AD0C75">
              <w:rPr>
                <w:noProof/>
                <w:webHidden/>
              </w:rPr>
              <w:tab/>
            </w:r>
          </w:del>
          <w:del w:id="3910" w:author="Sammartano, Marc (BIC USA)" w:date="2015-12-02T15:16:00Z">
            <w:r w:rsidDel="00AD0C75">
              <w:rPr>
                <w:noProof/>
                <w:webHidden/>
              </w:rPr>
              <w:delText>144</w:delText>
            </w:r>
          </w:del>
        </w:p>
        <w:p w:rsidR="00BF4B5C" w:rsidDel="00AD0C75" w:rsidRDefault="00BF4B5C">
          <w:pPr>
            <w:pStyle w:val="TOC3"/>
            <w:rPr>
              <w:del w:id="3911" w:author="Sammartano, Marc (BIC USA)" w:date="2015-12-02T15:17:00Z"/>
              <w:rFonts w:eastAsiaTheme="minorEastAsia"/>
              <w:noProof/>
            </w:rPr>
          </w:pPr>
          <w:del w:id="3912" w:author="Sammartano, Marc (BIC USA)" w:date="2015-12-02T15:17:00Z">
            <w:r w:rsidRPr="00AD0C75" w:rsidDel="00AD0C75">
              <w:rPr>
                <w:noProof/>
              </w:rPr>
              <w:delText>Gr.close</w:delText>
            </w:r>
            <w:r w:rsidDel="00AD0C75">
              <w:rPr>
                <w:noProof/>
                <w:webHidden/>
              </w:rPr>
              <w:tab/>
            </w:r>
          </w:del>
          <w:del w:id="3913" w:author="Sammartano, Marc (BIC USA)" w:date="2015-12-02T15:16:00Z">
            <w:r w:rsidDel="00AD0C75">
              <w:rPr>
                <w:noProof/>
                <w:webHidden/>
              </w:rPr>
              <w:delText>144</w:delText>
            </w:r>
          </w:del>
        </w:p>
        <w:p w:rsidR="00BF4B5C" w:rsidDel="00AD0C75" w:rsidRDefault="00BF4B5C">
          <w:pPr>
            <w:pStyle w:val="TOC3"/>
            <w:rPr>
              <w:del w:id="3914" w:author="Sammartano, Marc (BIC USA)" w:date="2015-12-02T15:17:00Z"/>
              <w:rFonts w:eastAsiaTheme="minorEastAsia"/>
              <w:noProof/>
            </w:rPr>
          </w:pPr>
          <w:del w:id="3915" w:author="Sammartano, Marc (BIC USA)" w:date="2015-12-02T15:17:00Z">
            <w:r w:rsidRPr="00AD0C75" w:rsidDel="00AD0C75">
              <w:rPr>
                <w:noProof/>
              </w:rPr>
              <w:delText>Gr.front flag</w:delText>
            </w:r>
            <w:r w:rsidDel="00AD0C75">
              <w:rPr>
                <w:noProof/>
                <w:webHidden/>
              </w:rPr>
              <w:tab/>
            </w:r>
          </w:del>
          <w:del w:id="3916" w:author="Sammartano, Marc (BIC USA)" w:date="2015-12-02T15:16:00Z">
            <w:r w:rsidDel="00AD0C75">
              <w:rPr>
                <w:noProof/>
                <w:webHidden/>
              </w:rPr>
              <w:delText>144</w:delText>
            </w:r>
          </w:del>
        </w:p>
        <w:p w:rsidR="00BF4B5C" w:rsidDel="00AD0C75" w:rsidRDefault="00BF4B5C">
          <w:pPr>
            <w:pStyle w:val="TOC3"/>
            <w:rPr>
              <w:del w:id="3917" w:author="Sammartano, Marc (BIC USA)" w:date="2015-12-02T15:17:00Z"/>
              <w:rFonts w:eastAsiaTheme="minorEastAsia"/>
              <w:noProof/>
            </w:rPr>
          </w:pPr>
          <w:del w:id="3918" w:author="Sammartano, Marc (BIC USA)" w:date="2015-12-02T15:17:00Z">
            <w:r w:rsidRPr="00AD0C75" w:rsidDel="00AD0C75">
              <w:rPr>
                <w:noProof/>
              </w:rPr>
              <w:delText>Gr.brightness &lt;nexp&gt;</w:delText>
            </w:r>
            <w:r w:rsidDel="00AD0C75">
              <w:rPr>
                <w:noProof/>
                <w:webHidden/>
              </w:rPr>
              <w:tab/>
            </w:r>
          </w:del>
          <w:del w:id="3919" w:author="Sammartano, Marc (BIC USA)" w:date="2015-12-02T15:16:00Z">
            <w:r w:rsidDel="00AD0C75">
              <w:rPr>
                <w:noProof/>
                <w:webHidden/>
              </w:rPr>
              <w:delText>144</w:delText>
            </w:r>
          </w:del>
        </w:p>
        <w:p w:rsidR="00BF4B5C" w:rsidDel="00AD0C75" w:rsidRDefault="00BF4B5C">
          <w:pPr>
            <w:pStyle w:val="TOC2"/>
            <w:rPr>
              <w:del w:id="3920" w:author="Sammartano, Marc (BIC USA)" w:date="2015-12-02T15:17:00Z"/>
              <w:rFonts w:eastAsiaTheme="minorEastAsia"/>
              <w:noProof/>
            </w:rPr>
          </w:pPr>
          <w:del w:id="3921" w:author="Sammartano, Marc (BIC USA)" w:date="2015-12-02T15:17:00Z">
            <w:r w:rsidRPr="00AD0C75" w:rsidDel="00AD0C75">
              <w:rPr>
                <w:noProof/>
              </w:rPr>
              <w:delText>Graphical Object Creation Commands</w:delText>
            </w:r>
            <w:r w:rsidDel="00AD0C75">
              <w:rPr>
                <w:noProof/>
                <w:webHidden/>
              </w:rPr>
              <w:tab/>
            </w:r>
          </w:del>
          <w:del w:id="3922" w:author="Sammartano, Marc (BIC USA)" w:date="2015-12-02T15:16:00Z">
            <w:r w:rsidDel="00AD0C75">
              <w:rPr>
                <w:noProof/>
                <w:webHidden/>
              </w:rPr>
              <w:delText>144</w:delText>
            </w:r>
          </w:del>
        </w:p>
        <w:p w:rsidR="00BF4B5C" w:rsidDel="00AD0C75" w:rsidRDefault="00BF4B5C">
          <w:pPr>
            <w:pStyle w:val="TOC3"/>
            <w:rPr>
              <w:del w:id="3923" w:author="Sammartano, Marc (BIC USA)" w:date="2015-12-02T15:17:00Z"/>
              <w:rFonts w:eastAsiaTheme="minorEastAsia"/>
              <w:noProof/>
            </w:rPr>
          </w:pPr>
          <w:del w:id="3924" w:author="Sammartano, Marc (BIC USA)" w:date="2015-12-02T15:17:00Z">
            <w:r w:rsidRPr="00AD0C75" w:rsidDel="00AD0C75">
              <w:rPr>
                <w:noProof/>
              </w:rPr>
              <w:delText>Gr.point &lt;object_number_nvar&gt;, x, y</w:delText>
            </w:r>
            <w:r w:rsidDel="00AD0C75">
              <w:rPr>
                <w:noProof/>
                <w:webHidden/>
              </w:rPr>
              <w:tab/>
            </w:r>
          </w:del>
          <w:del w:id="3925" w:author="Sammartano, Marc (BIC USA)" w:date="2015-12-02T15:16:00Z">
            <w:r w:rsidDel="00AD0C75">
              <w:rPr>
                <w:noProof/>
                <w:webHidden/>
              </w:rPr>
              <w:delText>145</w:delText>
            </w:r>
          </w:del>
        </w:p>
        <w:p w:rsidR="00BF4B5C" w:rsidDel="00AD0C75" w:rsidRDefault="00BF4B5C">
          <w:pPr>
            <w:pStyle w:val="TOC3"/>
            <w:rPr>
              <w:del w:id="3926" w:author="Sammartano, Marc (BIC USA)" w:date="2015-12-02T15:17:00Z"/>
              <w:rFonts w:eastAsiaTheme="minorEastAsia"/>
              <w:noProof/>
            </w:rPr>
          </w:pPr>
          <w:del w:id="3927" w:author="Sammartano, Marc (BIC USA)" w:date="2015-12-02T15:17:00Z">
            <w:r w:rsidRPr="00AD0C75" w:rsidDel="00AD0C75">
              <w:rPr>
                <w:noProof/>
              </w:rPr>
              <w:delText>Gr.line &lt;object_number_nvar&gt;, x1, y1, x2, y2</w:delText>
            </w:r>
            <w:r w:rsidDel="00AD0C75">
              <w:rPr>
                <w:noProof/>
                <w:webHidden/>
              </w:rPr>
              <w:tab/>
            </w:r>
          </w:del>
          <w:del w:id="3928" w:author="Sammartano, Marc (BIC USA)" w:date="2015-12-02T15:16:00Z">
            <w:r w:rsidDel="00AD0C75">
              <w:rPr>
                <w:noProof/>
                <w:webHidden/>
              </w:rPr>
              <w:delText>145</w:delText>
            </w:r>
          </w:del>
        </w:p>
        <w:p w:rsidR="00BF4B5C" w:rsidDel="00AD0C75" w:rsidRDefault="00BF4B5C">
          <w:pPr>
            <w:pStyle w:val="TOC3"/>
            <w:rPr>
              <w:del w:id="3929" w:author="Sammartano, Marc (BIC USA)" w:date="2015-12-02T15:17:00Z"/>
              <w:rFonts w:eastAsiaTheme="minorEastAsia"/>
              <w:noProof/>
            </w:rPr>
          </w:pPr>
          <w:del w:id="3930" w:author="Sammartano, Marc (BIC USA)" w:date="2015-12-02T15:17:00Z">
            <w:r w:rsidRPr="00AD0C75" w:rsidDel="00AD0C75">
              <w:rPr>
                <w:noProof/>
              </w:rPr>
              <w:delText>Gr.rect &lt;object_number_nvar&gt;, left, top, right, bottom</w:delText>
            </w:r>
            <w:r w:rsidDel="00AD0C75">
              <w:rPr>
                <w:noProof/>
                <w:webHidden/>
              </w:rPr>
              <w:tab/>
            </w:r>
          </w:del>
          <w:del w:id="3931" w:author="Sammartano, Marc (BIC USA)" w:date="2015-12-02T15:16:00Z">
            <w:r w:rsidDel="00AD0C75">
              <w:rPr>
                <w:noProof/>
                <w:webHidden/>
              </w:rPr>
              <w:delText>145</w:delText>
            </w:r>
          </w:del>
        </w:p>
        <w:p w:rsidR="00BF4B5C" w:rsidDel="00AD0C75" w:rsidRDefault="00BF4B5C">
          <w:pPr>
            <w:pStyle w:val="TOC3"/>
            <w:rPr>
              <w:del w:id="3932" w:author="Sammartano, Marc (BIC USA)" w:date="2015-12-02T15:17:00Z"/>
              <w:rFonts w:eastAsiaTheme="minorEastAsia"/>
              <w:noProof/>
            </w:rPr>
          </w:pPr>
          <w:del w:id="3933" w:author="Sammartano, Marc (BIC USA)" w:date="2015-12-02T15:17:00Z">
            <w:r w:rsidRPr="00AD0C75" w:rsidDel="00AD0C75">
              <w:rPr>
                <w:noProof/>
              </w:rPr>
              <w:delText>Gr.oval &lt;object_number_nvar&gt;, left, top, right, bottom</w:delText>
            </w:r>
            <w:r w:rsidDel="00AD0C75">
              <w:rPr>
                <w:noProof/>
                <w:webHidden/>
              </w:rPr>
              <w:tab/>
            </w:r>
          </w:del>
          <w:del w:id="3934" w:author="Sammartano, Marc (BIC USA)" w:date="2015-12-02T15:16:00Z">
            <w:r w:rsidDel="00AD0C75">
              <w:rPr>
                <w:noProof/>
                <w:webHidden/>
              </w:rPr>
              <w:delText>145</w:delText>
            </w:r>
          </w:del>
        </w:p>
        <w:p w:rsidR="00BF4B5C" w:rsidDel="00AD0C75" w:rsidRDefault="00BF4B5C">
          <w:pPr>
            <w:pStyle w:val="TOC3"/>
            <w:rPr>
              <w:del w:id="3935" w:author="Sammartano, Marc (BIC USA)" w:date="2015-12-02T15:17:00Z"/>
              <w:rFonts w:eastAsiaTheme="minorEastAsia"/>
              <w:noProof/>
            </w:rPr>
          </w:pPr>
          <w:del w:id="3936" w:author="Sammartano, Marc (BIC USA)" w:date="2015-12-02T15:17:00Z">
            <w:r w:rsidRPr="00AD0C75" w:rsidDel="00AD0C75">
              <w:rPr>
                <w:noProof/>
              </w:rPr>
              <w:delText>Gr.arc &lt;object_number_nvar&gt;, left, top, right, bottom, start_angle, sweep_angle, fill_mode</w:delText>
            </w:r>
            <w:r w:rsidDel="00AD0C75">
              <w:rPr>
                <w:noProof/>
                <w:webHidden/>
              </w:rPr>
              <w:tab/>
            </w:r>
          </w:del>
          <w:del w:id="3937" w:author="Sammartano, Marc (BIC USA)" w:date="2015-12-02T15:16:00Z">
            <w:r w:rsidDel="00AD0C75">
              <w:rPr>
                <w:noProof/>
                <w:webHidden/>
              </w:rPr>
              <w:delText>145</w:delText>
            </w:r>
          </w:del>
        </w:p>
        <w:p w:rsidR="00BF4B5C" w:rsidDel="00AD0C75" w:rsidRDefault="00BF4B5C">
          <w:pPr>
            <w:pStyle w:val="TOC3"/>
            <w:rPr>
              <w:del w:id="3938" w:author="Sammartano, Marc (BIC USA)" w:date="2015-12-02T15:17:00Z"/>
              <w:rFonts w:eastAsiaTheme="minorEastAsia"/>
              <w:noProof/>
            </w:rPr>
          </w:pPr>
          <w:del w:id="3939" w:author="Sammartano, Marc (BIC USA)" w:date="2015-12-02T15:17:00Z">
            <w:r w:rsidRPr="00AD0C75" w:rsidDel="00AD0C75">
              <w:rPr>
                <w:noProof/>
              </w:rPr>
              <w:delText>Gr.circle &lt;object_number_nvar&gt;, x, y, radius</w:delText>
            </w:r>
            <w:r w:rsidDel="00AD0C75">
              <w:rPr>
                <w:noProof/>
                <w:webHidden/>
              </w:rPr>
              <w:tab/>
            </w:r>
          </w:del>
          <w:del w:id="3940" w:author="Sammartano, Marc (BIC USA)" w:date="2015-12-02T15:16:00Z">
            <w:r w:rsidDel="00AD0C75">
              <w:rPr>
                <w:noProof/>
                <w:webHidden/>
              </w:rPr>
              <w:delText>146</w:delText>
            </w:r>
          </w:del>
        </w:p>
        <w:p w:rsidR="00BF4B5C" w:rsidDel="00AD0C75" w:rsidRDefault="00BF4B5C">
          <w:pPr>
            <w:pStyle w:val="TOC3"/>
            <w:rPr>
              <w:del w:id="3941" w:author="Sammartano, Marc (BIC USA)" w:date="2015-12-02T15:17:00Z"/>
              <w:rFonts w:eastAsiaTheme="minorEastAsia"/>
              <w:noProof/>
            </w:rPr>
          </w:pPr>
          <w:del w:id="3942" w:author="Sammartano, Marc (BIC USA)" w:date="2015-12-02T15:17:00Z">
            <w:r w:rsidRPr="00AD0C75" w:rsidDel="00AD0C75">
              <w:rPr>
                <w:noProof/>
              </w:rPr>
              <w:delText>Gr.set.pixels &lt;object_number_nvar&gt;, pixels[{&lt;start&gt;,&lt;length&gt;}] {,x,y}</w:delText>
            </w:r>
            <w:r w:rsidDel="00AD0C75">
              <w:rPr>
                <w:noProof/>
                <w:webHidden/>
              </w:rPr>
              <w:tab/>
            </w:r>
          </w:del>
          <w:del w:id="3943" w:author="Sammartano, Marc (BIC USA)" w:date="2015-12-02T15:16:00Z">
            <w:r w:rsidDel="00AD0C75">
              <w:rPr>
                <w:noProof/>
                <w:webHidden/>
              </w:rPr>
              <w:delText>146</w:delText>
            </w:r>
          </w:del>
        </w:p>
        <w:p w:rsidR="00BF4B5C" w:rsidDel="00AD0C75" w:rsidRDefault="00BF4B5C">
          <w:pPr>
            <w:pStyle w:val="TOC3"/>
            <w:rPr>
              <w:del w:id="3944" w:author="Sammartano, Marc (BIC USA)" w:date="2015-12-02T15:17:00Z"/>
              <w:rFonts w:eastAsiaTheme="minorEastAsia"/>
              <w:noProof/>
            </w:rPr>
          </w:pPr>
          <w:del w:id="3945" w:author="Sammartano, Marc (BIC USA)" w:date="2015-12-02T15:17:00Z">
            <w:r w:rsidRPr="00AD0C75" w:rsidDel="00AD0C75">
              <w:rPr>
                <w:noProof/>
              </w:rPr>
              <w:delText>Gr.poly &lt;object_number_nvar&gt;, list_pointer {,x, y}</w:delText>
            </w:r>
            <w:r w:rsidDel="00AD0C75">
              <w:rPr>
                <w:noProof/>
                <w:webHidden/>
              </w:rPr>
              <w:tab/>
            </w:r>
          </w:del>
          <w:del w:id="3946" w:author="Sammartano, Marc (BIC USA)" w:date="2015-12-02T15:16:00Z">
            <w:r w:rsidDel="00AD0C75">
              <w:rPr>
                <w:noProof/>
                <w:webHidden/>
              </w:rPr>
              <w:delText>147</w:delText>
            </w:r>
          </w:del>
        </w:p>
        <w:p w:rsidR="00BF4B5C" w:rsidDel="00AD0C75" w:rsidRDefault="00BF4B5C">
          <w:pPr>
            <w:pStyle w:val="TOC2"/>
            <w:rPr>
              <w:del w:id="3947" w:author="Sammartano, Marc (BIC USA)" w:date="2015-12-02T15:17:00Z"/>
              <w:rFonts w:eastAsiaTheme="minorEastAsia"/>
              <w:noProof/>
            </w:rPr>
          </w:pPr>
          <w:del w:id="3948" w:author="Sammartano, Marc (BIC USA)" w:date="2015-12-02T15:17:00Z">
            <w:r w:rsidRPr="00AD0C75" w:rsidDel="00AD0C75">
              <w:rPr>
                <w:noProof/>
              </w:rPr>
              <w:delText>Groups</w:delText>
            </w:r>
            <w:r w:rsidDel="00AD0C75">
              <w:rPr>
                <w:noProof/>
                <w:webHidden/>
              </w:rPr>
              <w:tab/>
            </w:r>
          </w:del>
          <w:del w:id="3949" w:author="Sammartano, Marc (BIC USA)" w:date="2015-12-02T15:16:00Z">
            <w:r w:rsidDel="00AD0C75">
              <w:rPr>
                <w:noProof/>
                <w:webHidden/>
              </w:rPr>
              <w:delText>147</w:delText>
            </w:r>
          </w:del>
        </w:p>
        <w:p w:rsidR="00BF4B5C" w:rsidDel="00AD0C75" w:rsidRDefault="00BF4B5C">
          <w:pPr>
            <w:pStyle w:val="TOC3"/>
            <w:rPr>
              <w:del w:id="3950" w:author="Sammartano, Marc (BIC USA)" w:date="2015-12-02T15:17:00Z"/>
              <w:rFonts w:eastAsiaTheme="minorEastAsia"/>
              <w:noProof/>
            </w:rPr>
          </w:pPr>
          <w:del w:id="3951" w:author="Sammartano, Marc (BIC USA)" w:date="2015-12-02T15:17:00Z">
            <w:r w:rsidRPr="00AD0C75" w:rsidDel="00AD0C75">
              <w:rPr>
                <w:noProof/>
              </w:rPr>
              <w:delText>Gr.group &lt;object_number_nvar&gt;{, &lt;obj_nexp&gt;}...</w:delText>
            </w:r>
            <w:r w:rsidDel="00AD0C75">
              <w:rPr>
                <w:noProof/>
                <w:webHidden/>
              </w:rPr>
              <w:tab/>
            </w:r>
          </w:del>
          <w:del w:id="3952" w:author="Sammartano, Marc (BIC USA)" w:date="2015-12-02T15:16:00Z">
            <w:r w:rsidDel="00AD0C75">
              <w:rPr>
                <w:noProof/>
                <w:webHidden/>
              </w:rPr>
              <w:delText>148</w:delText>
            </w:r>
          </w:del>
        </w:p>
        <w:p w:rsidR="00BF4B5C" w:rsidDel="00AD0C75" w:rsidRDefault="00BF4B5C">
          <w:pPr>
            <w:pStyle w:val="TOC3"/>
            <w:rPr>
              <w:del w:id="3953" w:author="Sammartano, Marc (BIC USA)" w:date="2015-12-02T15:17:00Z"/>
              <w:rFonts w:eastAsiaTheme="minorEastAsia"/>
              <w:noProof/>
            </w:rPr>
          </w:pPr>
          <w:del w:id="3954" w:author="Sammartano, Marc (BIC USA)" w:date="2015-12-02T15:17:00Z">
            <w:r w:rsidRPr="00AD0C75" w:rsidDel="00AD0C75">
              <w:rPr>
                <w:noProof/>
              </w:rPr>
              <w:delText>Gr.group.list &lt;object_number_nvar&gt;, &lt;list_ptr_nexp&gt;</w:delText>
            </w:r>
            <w:r w:rsidDel="00AD0C75">
              <w:rPr>
                <w:noProof/>
                <w:webHidden/>
              </w:rPr>
              <w:tab/>
            </w:r>
          </w:del>
          <w:del w:id="3955" w:author="Sammartano, Marc (BIC USA)" w:date="2015-12-02T15:16:00Z">
            <w:r w:rsidDel="00AD0C75">
              <w:rPr>
                <w:noProof/>
                <w:webHidden/>
              </w:rPr>
              <w:delText>148</w:delText>
            </w:r>
          </w:del>
        </w:p>
        <w:p w:rsidR="00BF4B5C" w:rsidDel="00AD0C75" w:rsidRDefault="00BF4B5C">
          <w:pPr>
            <w:pStyle w:val="TOC3"/>
            <w:rPr>
              <w:del w:id="3956" w:author="Sammartano, Marc (BIC USA)" w:date="2015-12-02T15:17:00Z"/>
              <w:rFonts w:eastAsiaTheme="minorEastAsia"/>
              <w:noProof/>
            </w:rPr>
          </w:pPr>
          <w:del w:id="3957" w:author="Sammartano, Marc (BIC USA)" w:date="2015-12-02T15:17:00Z">
            <w:r w:rsidRPr="00AD0C75" w:rsidDel="00AD0C75">
              <w:rPr>
                <w:noProof/>
              </w:rPr>
              <w:delText>Gr.group.getDL &lt;object_number_nvar&gt;</w:delText>
            </w:r>
            <w:r w:rsidDel="00AD0C75">
              <w:rPr>
                <w:noProof/>
                <w:webHidden/>
              </w:rPr>
              <w:tab/>
            </w:r>
          </w:del>
          <w:del w:id="3958" w:author="Sammartano, Marc (BIC USA)" w:date="2015-12-02T15:16:00Z">
            <w:r w:rsidDel="00AD0C75">
              <w:rPr>
                <w:noProof/>
                <w:webHidden/>
              </w:rPr>
              <w:delText>148</w:delText>
            </w:r>
          </w:del>
        </w:p>
        <w:p w:rsidR="00BF4B5C" w:rsidDel="00AD0C75" w:rsidRDefault="00BF4B5C">
          <w:pPr>
            <w:pStyle w:val="TOC3"/>
            <w:rPr>
              <w:del w:id="3959" w:author="Sammartano, Marc (BIC USA)" w:date="2015-12-02T15:17:00Z"/>
              <w:rFonts w:eastAsiaTheme="minorEastAsia"/>
              <w:noProof/>
            </w:rPr>
          </w:pPr>
          <w:del w:id="3960" w:author="Sammartano, Marc (BIC USA)" w:date="2015-12-02T15:17:00Z">
            <w:r w:rsidRPr="00AD0C75" w:rsidDel="00AD0C75">
              <w:rPr>
                <w:noProof/>
              </w:rPr>
              <w:delText>Gr.group.newDL &lt;object_number_nvar&gt;</w:delText>
            </w:r>
            <w:r w:rsidDel="00AD0C75">
              <w:rPr>
                <w:noProof/>
                <w:webHidden/>
              </w:rPr>
              <w:tab/>
            </w:r>
          </w:del>
          <w:del w:id="3961" w:author="Sammartano, Marc (BIC USA)" w:date="2015-12-02T15:16:00Z">
            <w:r w:rsidDel="00AD0C75">
              <w:rPr>
                <w:noProof/>
                <w:webHidden/>
              </w:rPr>
              <w:delText>148</w:delText>
            </w:r>
          </w:del>
        </w:p>
        <w:p w:rsidR="00BF4B5C" w:rsidDel="00AD0C75" w:rsidRDefault="00BF4B5C">
          <w:pPr>
            <w:pStyle w:val="TOC2"/>
            <w:rPr>
              <w:del w:id="3962" w:author="Sammartano, Marc (BIC USA)" w:date="2015-12-02T15:17:00Z"/>
              <w:rFonts w:eastAsiaTheme="minorEastAsia"/>
              <w:noProof/>
            </w:rPr>
          </w:pPr>
          <w:del w:id="3963" w:author="Sammartano, Marc (BIC USA)" w:date="2015-12-02T15:17:00Z">
            <w:r w:rsidRPr="00AD0C75" w:rsidDel="00AD0C75">
              <w:rPr>
                <w:noProof/>
              </w:rPr>
              <w:delText>Hide and Show Commands</w:delText>
            </w:r>
            <w:r w:rsidDel="00AD0C75">
              <w:rPr>
                <w:noProof/>
                <w:webHidden/>
              </w:rPr>
              <w:tab/>
            </w:r>
          </w:del>
          <w:del w:id="3964" w:author="Sammartano, Marc (BIC USA)" w:date="2015-12-02T15:16:00Z">
            <w:r w:rsidDel="00AD0C75">
              <w:rPr>
                <w:noProof/>
                <w:webHidden/>
              </w:rPr>
              <w:delText>148</w:delText>
            </w:r>
          </w:del>
        </w:p>
        <w:p w:rsidR="00BF4B5C" w:rsidDel="00AD0C75" w:rsidRDefault="00BF4B5C">
          <w:pPr>
            <w:pStyle w:val="TOC3"/>
            <w:rPr>
              <w:del w:id="3965" w:author="Sammartano, Marc (BIC USA)" w:date="2015-12-02T15:17:00Z"/>
              <w:rFonts w:eastAsiaTheme="minorEastAsia"/>
              <w:noProof/>
            </w:rPr>
          </w:pPr>
          <w:del w:id="3966" w:author="Sammartano, Marc (BIC USA)" w:date="2015-12-02T15:17:00Z">
            <w:r w:rsidRPr="00AD0C75" w:rsidDel="00AD0C75">
              <w:rPr>
                <w:noProof/>
              </w:rPr>
              <w:delText>Gr.hide &lt;object_number_nexp&gt;</w:delText>
            </w:r>
            <w:r w:rsidDel="00AD0C75">
              <w:rPr>
                <w:noProof/>
                <w:webHidden/>
              </w:rPr>
              <w:tab/>
            </w:r>
          </w:del>
          <w:del w:id="3967" w:author="Sammartano, Marc (BIC USA)" w:date="2015-12-02T15:16:00Z">
            <w:r w:rsidDel="00AD0C75">
              <w:rPr>
                <w:noProof/>
                <w:webHidden/>
              </w:rPr>
              <w:delText>148</w:delText>
            </w:r>
          </w:del>
        </w:p>
        <w:p w:rsidR="00BF4B5C" w:rsidDel="00AD0C75" w:rsidRDefault="00BF4B5C">
          <w:pPr>
            <w:pStyle w:val="TOC3"/>
            <w:rPr>
              <w:del w:id="3968" w:author="Sammartano, Marc (BIC USA)" w:date="2015-12-02T15:17:00Z"/>
              <w:rFonts w:eastAsiaTheme="minorEastAsia"/>
              <w:noProof/>
            </w:rPr>
          </w:pPr>
          <w:del w:id="3969" w:author="Sammartano, Marc (BIC USA)" w:date="2015-12-02T15:17:00Z">
            <w:r w:rsidRPr="00AD0C75" w:rsidDel="00AD0C75">
              <w:rPr>
                <w:noProof/>
              </w:rPr>
              <w:delText>Gr.show &lt;object_number_nexp&gt;</w:delText>
            </w:r>
            <w:r w:rsidDel="00AD0C75">
              <w:rPr>
                <w:noProof/>
                <w:webHidden/>
              </w:rPr>
              <w:tab/>
            </w:r>
          </w:del>
          <w:del w:id="3970" w:author="Sammartano, Marc (BIC USA)" w:date="2015-12-02T15:16:00Z">
            <w:r w:rsidDel="00AD0C75">
              <w:rPr>
                <w:noProof/>
                <w:webHidden/>
              </w:rPr>
              <w:delText>148</w:delText>
            </w:r>
          </w:del>
        </w:p>
        <w:p w:rsidR="00BF4B5C" w:rsidDel="00AD0C75" w:rsidRDefault="00BF4B5C">
          <w:pPr>
            <w:pStyle w:val="TOC3"/>
            <w:rPr>
              <w:del w:id="3971" w:author="Sammartano, Marc (BIC USA)" w:date="2015-12-02T15:17:00Z"/>
              <w:rFonts w:eastAsiaTheme="minorEastAsia"/>
              <w:noProof/>
            </w:rPr>
          </w:pPr>
          <w:del w:id="3972" w:author="Sammartano, Marc (BIC USA)" w:date="2015-12-02T15:17:00Z">
            <w:r w:rsidRPr="00AD0C75" w:rsidDel="00AD0C75">
              <w:rPr>
                <w:noProof/>
              </w:rPr>
              <w:delText>Gr.show.toggle &lt;object_number_nexp&gt;</w:delText>
            </w:r>
            <w:r w:rsidDel="00AD0C75">
              <w:rPr>
                <w:noProof/>
                <w:webHidden/>
              </w:rPr>
              <w:tab/>
            </w:r>
          </w:del>
          <w:del w:id="3973" w:author="Sammartano, Marc (BIC USA)" w:date="2015-12-02T15:16:00Z">
            <w:r w:rsidDel="00AD0C75">
              <w:rPr>
                <w:noProof/>
                <w:webHidden/>
              </w:rPr>
              <w:delText>149</w:delText>
            </w:r>
          </w:del>
        </w:p>
        <w:p w:rsidR="00BF4B5C" w:rsidDel="00AD0C75" w:rsidRDefault="00BF4B5C">
          <w:pPr>
            <w:pStyle w:val="TOC2"/>
            <w:rPr>
              <w:del w:id="3974" w:author="Sammartano, Marc (BIC USA)" w:date="2015-12-02T15:17:00Z"/>
              <w:rFonts w:eastAsiaTheme="minorEastAsia"/>
              <w:noProof/>
            </w:rPr>
          </w:pPr>
          <w:del w:id="3975" w:author="Sammartano, Marc (BIC USA)" w:date="2015-12-02T15:17:00Z">
            <w:r w:rsidRPr="00AD0C75" w:rsidDel="00AD0C75">
              <w:rPr>
                <w:noProof/>
              </w:rPr>
              <w:delText>Touch Query Commands</w:delText>
            </w:r>
            <w:r w:rsidDel="00AD0C75">
              <w:rPr>
                <w:noProof/>
                <w:webHidden/>
              </w:rPr>
              <w:tab/>
            </w:r>
          </w:del>
          <w:del w:id="3976" w:author="Sammartano, Marc (BIC USA)" w:date="2015-12-02T15:16:00Z">
            <w:r w:rsidDel="00AD0C75">
              <w:rPr>
                <w:noProof/>
                <w:webHidden/>
              </w:rPr>
              <w:delText>149</w:delText>
            </w:r>
          </w:del>
        </w:p>
        <w:p w:rsidR="00BF4B5C" w:rsidDel="00AD0C75" w:rsidRDefault="00BF4B5C">
          <w:pPr>
            <w:pStyle w:val="TOC3"/>
            <w:rPr>
              <w:del w:id="3977" w:author="Sammartano, Marc (BIC USA)" w:date="2015-12-02T15:17:00Z"/>
              <w:rFonts w:eastAsiaTheme="minorEastAsia"/>
              <w:noProof/>
            </w:rPr>
          </w:pPr>
          <w:del w:id="3978" w:author="Sammartano, Marc (BIC USA)" w:date="2015-12-02T15:17:00Z">
            <w:r w:rsidRPr="00AD0C75" w:rsidDel="00AD0C75">
              <w:rPr>
                <w:noProof/>
              </w:rPr>
              <w:delText>Gr.touch touched, x, y</w:delText>
            </w:r>
            <w:r w:rsidDel="00AD0C75">
              <w:rPr>
                <w:noProof/>
                <w:webHidden/>
              </w:rPr>
              <w:tab/>
            </w:r>
          </w:del>
          <w:del w:id="3979" w:author="Sammartano, Marc (BIC USA)" w:date="2015-12-02T15:16:00Z">
            <w:r w:rsidDel="00AD0C75">
              <w:rPr>
                <w:noProof/>
                <w:webHidden/>
              </w:rPr>
              <w:delText>149</w:delText>
            </w:r>
          </w:del>
        </w:p>
        <w:p w:rsidR="00BF4B5C" w:rsidDel="00AD0C75" w:rsidRDefault="00BF4B5C">
          <w:pPr>
            <w:pStyle w:val="TOC3"/>
            <w:rPr>
              <w:del w:id="3980" w:author="Sammartano, Marc (BIC USA)" w:date="2015-12-02T15:17:00Z"/>
              <w:rFonts w:eastAsiaTheme="minorEastAsia"/>
              <w:noProof/>
            </w:rPr>
          </w:pPr>
          <w:del w:id="3981" w:author="Sammartano, Marc (BIC USA)" w:date="2015-12-02T15:17:00Z">
            <w:r w:rsidRPr="00AD0C75" w:rsidDel="00AD0C75">
              <w:rPr>
                <w:noProof/>
              </w:rPr>
              <w:delText>Gr.bounded.touch touched, left, top, right, bottom</w:delText>
            </w:r>
            <w:r w:rsidDel="00AD0C75">
              <w:rPr>
                <w:noProof/>
                <w:webHidden/>
              </w:rPr>
              <w:tab/>
            </w:r>
          </w:del>
          <w:del w:id="3982" w:author="Sammartano, Marc (BIC USA)" w:date="2015-12-02T15:16:00Z">
            <w:r w:rsidDel="00AD0C75">
              <w:rPr>
                <w:noProof/>
                <w:webHidden/>
              </w:rPr>
              <w:delText>149</w:delText>
            </w:r>
          </w:del>
        </w:p>
        <w:p w:rsidR="00BF4B5C" w:rsidDel="00AD0C75" w:rsidRDefault="00BF4B5C">
          <w:pPr>
            <w:pStyle w:val="TOC3"/>
            <w:rPr>
              <w:del w:id="3983" w:author="Sammartano, Marc (BIC USA)" w:date="2015-12-02T15:17:00Z"/>
              <w:rFonts w:eastAsiaTheme="minorEastAsia"/>
              <w:noProof/>
            </w:rPr>
          </w:pPr>
          <w:del w:id="3984" w:author="Sammartano, Marc (BIC USA)" w:date="2015-12-02T15:17:00Z">
            <w:r w:rsidRPr="00AD0C75" w:rsidDel="00AD0C75">
              <w:rPr>
                <w:noProof/>
              </w:rPr>
              <w:delText>Gr.touch2 touched, x, y</w:delText>
            </w:r>
            <w:r w:rsidDel="00AD0C75">
              <w:rPr>
                <w:noProof/>
                <w:webHidden/>
              </w:rPr>
              <w:tab/>
            </w:r>
          </w:del>
          <w:del w:id="3985" w:author="Sammartano, Marc (BIC USA)" w:date="2015-12-02T15:16:00Z">
            <w:r w:rsidDel="00AD0C75">
              <w:rPr>
                <w:noProof/>
                <w:webHidden/>
              </w:rPr>
              <w:delText>150</w:delText>
            </w:r>
          </w:del>
        </w:p>
        <w:p w:rsidR="00BF4B5C" w:rsidDel="00AD0C75" w:rsidRDefault="00BF4B5C">
          <w:pPr>
            <w:pStyle w:val="TOC3"/>
            <w:rPr>
              <w:del w:id="3986" w:author="Sammartano, Marc (BIC USA)" w:date="2015-12-02T15:17:00Z"/>
              <w:rFonts w:eastAsiaTheme="minorEastAsia"/>
              <w:noProof/>
            </w:rPr>
          </w:pPr>
          <w:del w:id="3987" w:author="Sammartano, Marc (BIC USA)" w:date="2015-12-02T15:17:00Z">
            <w:r w:rsidRPr="00AD0C75" w:rsidDel="00AD0C75">
              <w:rPr>
                <w:noProof/>
              </w:rPr>
              <w:delText>Gr.bounded.touch2 touched, left, top, right, bottom</w:delText>
            </w:r>
            <w:r w:rsidDel="00AD0C75">
              <w:rPr>
                <w:noProof/>
                <w:webHidden/>
              </w:rPr>
              <w:tab/>
            </w:r>
          </w:del>
          <w:del w:id="3988" w:author="Sammartano, Marc (BIC USA)" w:date="2015-12-02T15:16:00Z">
            <w:r w:rsidDel="00AD0C75">
              <w:rPr>
                <w:noProof/>
                <w:webHidden/>
              </w:rPr>
              <w:delText>150</w:delText>
            </w:r>
          </w:del>
        </w:p>
        <w:p w:rsidR="00BF4B5C" w:rsidDel="00AD0C75" w:rsidRDefault="00BF4B5C">
          <w:pPr>
            <w:pStyle w:val="TOC3"/>
            <w:rPr>
              <w:del w:id="3989" w:author="Sammartano, Marc (BIC USA)" w:date="2015-12-02T15:17:00Z"/>
              <w:rFonts w:eastAsiaTheme="minorEastAsia"/>
              <w:noProof/>
            </w:rPr>
          </w:pPr>
          <w:del w:id="3990" w:author="Sammartano, Marc (BIC USA)" w:date="2015-12-02T15:17:00Z">
            <w:r w:rsidRPr="00AD0C75" w:rsidDel="00AD0C75">
              <w:rPr>
                <w:noProof/>
              </w:rPr>
              <w:delText>OnGrTouch:</w:delText>
            </w:r>
            <w:r w:rsidDel="00AD0C75">
              <w:rPr>
                <w:noProof/>
                <w:webHidden/>
              </w:rPr>
              <w:tab/>
            </w:r>
          </w:del>
          <w:del w:id="3991" w:author="Sammartano, Marc (BIC USA)" w:date="2015-12-02T15:16:00Z">
            <w:r w:rsidDel="00AD0C75">
              <w:rPr>
                <w:noProof/>
                <w:webHidden/>
              </w:rPr>
              <w:delText>150</w:delText>
            </w:r>
          </w:del>
        </w:p>
        <w:p w:rsidR="00BF4B5C" w:rsidDel="00AD0C75" w:rsidRDefault="00BF4B5C">
          <w:pPr>
            <w:pStyle w:val="TOC3"/>
            <w:rPr>
              <w:del w:id="3992" w:author="Sammartano, Marc (BIC USA)" w:date="2015-12-02T15:17:00Z"/>
              <w:rFonts w:eastAsiaTheme="minorEastAsia"/>
              <w:noProof/>
            </w:rPr>
          </w:pPr>
          <w:del w:id="3993" w:author="Sammartano, Marc (BIC USA)" w:date="2015-12-02T15:17:00Z">
            <w:r w:rsidRPr="00AD0C75" w:rsidDel="00AD0C75">
              <w:rPr>
                <w:noProof/>
              </w:rPr>
              <w:delText>Gr.onGrTouch.resume</w:delText>
            </w:r>
            <w:r w:rsidDel="00AD0C75">
              <w:rPr>
                <w:noProof/>
                <w:webHidden/>
              </w:rPr>
              <w:tab/>
            </w:r>
          </w:del>
          <w:del w:id="3994" w:author="Sammartano, Marc (BIC USA)" w:date="2015-12-02T15:16:00Z">
            <w:r w:rsidDel="00AD0C75">
              <w:rPr>
                <w:noProof/>
                <w:webHidden/>
              </w:rPr>
              <w:delText>150</w:delText>
            </w:r>
          </w:del>
        </w:p>
        <w:p w:rsidR="00BF4B5C" w:rsidDel="00AD0C75" w:rsidRDefault="00BF4B5C">
          <w:pPr>
            <w:pStyle w:val="TOC2"/>
            <w:rPr>
              <w:del w:id="3995" w:author="Sammartano, Marc (BIC USA)" w:date="2015-12-02T15:17:00Z"/>
              <w:rFonts w:eastAsiaTheme="minorEastAsia"/>
              <w:noProof/>
            </w:rPr>
          </w:pPr>
          <w:del w:id="3996" w:author="Sammartano, Marc (BIC USA)" w:date="2015-12-02T15:17:00Z">
            <w:r w:rsidRPr="00AD0C75" w:rsidDel="00AD0C75">
              <w:rPr>
                <w:noProof/>
              </w:rPr>
              <w:delText>Text Commands</w:delText>
            </w:r>
            <w:r w:rsidDel="00AD0C75">
              <w:rPr>
                <w:noProof/>
                <w:webHidden/>
              </w:rPr>
              <w:tab/>
            </w:r>
          </w:del>
          <w:del w:id="3997" w:author="Sammartano, Marc (BIC USA)" w:date="2015-12-02T15:16:00Z">
            <w:r w:rsidDel="00AD0C75">
              <w:rPr>
                <w:noProof/>
                <w:webHidden/>
              </w:rPr>
              <w:delText>150</w:delText>
            </w:r>
          </w:del>
        </w:p>
        <w:p w:rsidR="00BF4B5C" w:rsidDel="00AD0C75" w:rsidRDefault="00BF4B5C">
          <w:pPr>
            <w:pStyle w:val="TOC3"/>
            <w:rPr>
              <w:del w:id="3998" w:author="Sammartano, Marc (BIC USA)" w:date="2015-12-02T15:17:00Z"/>
              <w:rFonts w:eastAsiaTheme="minorEastAsia"/>
              <w:noProof/>
            </w:rPr>
          </w:pPr>
          <w:del w:id="3999" w:author="Sammartano, Marc (BIC USA)" w:date="2015-12-02T15:17:00Z">
            <w:r w:rsidRPr="00AD0C75" w:rsidDel="00AD0C75">
              <w:rPr>
                <w:noProof/>
              </w:rPr>
              <w:delText>Gr.text.align type</w:delText>
            </w:r>
            <w:r w:rsidDel="00AD0C75">
              <w:rPr>
                <w:noProof/>
                <w:webHidden/>
              </w:rPr>
              <w:tab/>
            </w:r>
          </w:del>
          <w:del w:id="4000" w:author="Sammartano, Marc (BIC USA)" w:date="2015-12-02T15:16:00Z">
            <w:r w:rsidDel="00AD0C75">
              <w:rPr>
                <w:noProof/>
                <w:webHidden/>
              </w:rPr>
              <w:delText>150</w:delText>
            </w:r>
          </w:del>
        </w:p>
        <w:p w:rsidR="00BF4B5C" w:rsidDel="00AD0C75" w:rsidRDefault="00BF4B5C">
          <w:pPr>
            <w:pStyle w:val="TOC3"/>
            <w:rPr>
              <w:del w:id="4001" w:author="Sammartano, Marc (BIC USA)" w:date="2015-12-02T15:17:00Z"/>
              <w:rFonts w:eastAsiaTheme="minorEastAsia"/>
              <w:noProof/>
            </w:rPr>
          </w:pPr>
          <w:del w:id="4002" w:author="Sammartano, Marc (BIC USA)" w:date="2015-12-02T15:17:00Z">
            <w:r w:rsidRPr="00AD0C75" w:rsidDel="00AD0C75">
              <w:rPr>
                <w:noProof/>
              </w:rPr>
              <w:delText>Gr.text.size &lt;nexp&gt;</w:delText>
            </w:r>
            <w:r w:rsidDel="00AD0C75">
              <w:rPr>
                <w:noProof/>
                <w:webHidden/>
              </w:rPr>
              <w:tab/>
            </w:r>
          </w:del>
          <w:del w:id="4003" w:author="Sammartano, Marc (BIC USA)" w:date="2015-12-02T15:16:00Z">
            <w:r w:rsidDel="00AD0C75">
              <w:rPr>
                <w:noProof/>
                <w:webHidden/>
              </w:rPr>
              <w:delText>150</w:delText>
            </w:r>
          </w:del>
        </w:p>
        <w:p w:rsidR="00BF4B5C" w:rsidDel="00AD0C75" w:rsidRDefault="00BF4B5C">
          <w:pPr>
            <w:pStyle w:val="TOC3"/>
            <w:rPr>
              <w:del w:id="4004" w:author="Sammartano, Marc (BIC USA)" w:date="2015-12-02T15:17:00Z"/>
              <w:rFonts w:eastAsiaTheme="minorEastAsia"/>
              <w:noProof/>
            </w:rPr>
          </w:pPr>
          <w:del w:id="4005" w:author="Sammartano, Marc (BIC USA)" w:date="2015-12-02T15:17:00Z">
            <w:r w:rsidRPr="00AD0C75" w:rsidDel="00AD0C75">
              <w:rPr>
                <w:noProof/>
              </w:rPr>
              <w:delText>Gr.text.height {&lt;height_nvar&gt;} {, &lt;up_nvar&gt;} {, &lt;down_nvar&gt;}</w:delText>
            </w:r>
            <w:r w:rsidDel="00AD0C75">
              <w:rPr>
                <w:noProof/>
                <w:webHidden/>
              </w:rPr>
              <w:tab/>
            </w:r>
          </w:del>
          <w:del w:id="4006" w:author="Sammartano, Marc (BIC USA)" w:date="2015-12-02T15:16:00Z">
            <w:r w:rsidDel="00AD0C75">
              <w:rPr>
                <w:noProof/>
                <w:webHidden/>
              </w:rPr>
              <w:delText>150</w:delText>
            </w:r>
          </w:del>
        </w:p>
        <w:p w:rsidR="00BF4B5C" w:rsidDel="00AD0C75" w:rsidRDefault="00BF4B5C">
          <w:pPr>
            <w:pStyle w:val="TOC3"/>
            <w:rPr>
              <w:del w:id="4007" w:author="Sammartano, Marc (BIC USA)" w:date="2015-12-02T15:17:00Z"/>
              <w:rFonts w:eastAsiaTheme="minorEastAsia"/>
              <w:noProof/>
            </w:rPr>
          </w:pPr>
          <w:del w:id="4008" w:author="Sammartano, Marc (BIC USA)" w:date="2015-12-02T15:17:00Z">
            <w:r w:rsidRPr="00AD0C75" w:rsidDel="00AD0C75">
              <w:rPr>
                <w:noProof/>
              </w:rPr>
              <w:delText>Gr.text.width &lt;nvar&gt;, &lt;sexp&gt;</w:delText>
            </w:r>
            <w:r w:rsidDel="00AD0C75">
              <w:rPr>
                <w:noProof/>
                <w:webHidden/>
              </w:rPr>
              <w:tab/>
            </w:r>
          </w:del>
          <w:del w:id="4009" w:author="Sammartano, Marc (BIC USA)" w:date="2015-12-02T15:16:00Z">
            <w:r w:rsidDel="00AD0C75">
              <w:rPr>
                <w:noProof/>
                <w:webHidden/>
              </w:rPr>
              <w:delText>151</w:delText>
            </w:r>
          </w:del>
        </w:p>
        <w:p w:rsidR="00BF4B5C" w:rsidDel="00AD0C75" w:rsidRDefault="00BF4B5C">
          <w:pPr>
            <w:pStyle w:val="TOC3"/>
            <w:rPr>
              <w:del w:id="4010" w:author="Sammartano, Marc (BIC USA)" w:date="2015-12-02T15:17:00Z"/>
              <w:rFonts w:eastAsiaTheme="minorEastAsia"/>
              <w:noProof/>
            </w:rPr>
          </w:pPr>
          <w:del w:id="4011" w:author="Sammartano, Marc (BIC USA)" w:date="2015-12-02T15:17:00Z">
            <w:r w:rsidRPr="00AD0C75" w:rsidDel="00AD0C75">
              <w:rPr>
                <w:noProof/>
              </w:rPr>
              <w:delText>Gr.get.textbounds &lt;sexp&gt;, left, top, right, bottom</w:delText>
            </w:r>
            <w:r w:rsidDel="00AD0C75">
              <w:rPr>
                <w:noProof/>
                <w:webHidden/>
              </w:rPr>
              <w:tab/>
            </w:r>
          </w:del>
          <w:del w:id="4012" w:author="Sammartano, Marc (BIC USA)" w:date="2015-12-02T15:16:00Z">
            <w:r w:rsidDel="00AD0C75">
              <w:rPr>
                <w:noProof/>
                <w:webHidden/>
              </w:rPr>
              <w:delText>151</w:delText>
            </w:r>
          </w:del>
        </w:p>
        <w:p w:rsidR="00BF4B5C" w:rsidDel="00AD0C75" w:rsidRDefault="00BF4B5C">
          <w:pPr>
            <w:pStyle w:val="TOC3"/>
            <w:rPr>
              <w:del w:id="4013" w:author="Sammartano, Marc (BIC USA)" w:date="2015-12-02T15:17:00Z"/>
              <w:rFonts w:eastAsiaTheme="minorEastAsia"/>
              <w:noProof/>
            </w:rPr>
          </w:pPr>
          <w:del w:id="4014" w:author="Sammartano, Marc (BIC USA)" w:date="2015-12-02T15:17:00Z">
            <w:r w:rsidRPr="00AD0C75" w:rsidDel="00AD0C75">
              <w:rPr>
                <w:noProof/>
              </w:rPr>
              <w:delText>Gr.text.setfont {{&lt;font_ptr_nexp&gt;|&lt;font_family_sexp&gt;} {, &lt;style_sexp&gt;}}</w:delText>
            </w:r>
            <w:r w:rsidDel="00AD0C75">
              <w:rPr>
                <w:noProof/>
                <w:webHidden/>
              </w:rPr>
              <w:tab/>
            </w:r>
          </w:del>
          <w:del w:id="4015" w:author="Sammartano, Marc (BIC USA)" w:date="2015-12-02T15:16:00Z">
            <w:r w:rsidDel="00AD0C75">
              <w:rPr>
                <w:noProof/>
                <w:webHidden/>
              </w:rPr>
              <w:delText>152</w:delText>
            </w:r>
          </w:del>
        </w:p>
        <w:p w:rsidR="00BF4B5C" w:rsidDel="00AD0C75" w:rsidRDefault="00BF4B5C">
          <w:pPr>
            <w:pStyle w:val="TOC3"/>
            <w:rPr>
              <w:del w:id="4016" w:author="Sammartano, Marc (BIC USA)" w:date="2015-12-02T15:17:00Z"/>
              <w:rFonts w:eastAsiaTheme="minorEastAsia"/>
              <w:noProof/>
            </w:rPr>
          </w:pPr>
          <w:del w:id="4017" w:author="Sammartano, Marc (BIC USA)" w:date="2015-12-02T15:17:00Z">
            <w:r w:rsidRPr="00AD0C75" w:rsidDel="00AD0C75">
              <w:rPr>
                <w:noProof/>
              </w:rPr>
              <w:delText>Gr.text.typeface {{&lt;font_nexp&gt;} {, &lt;style_nexp&gt;}}</w:delText>
            </w:r>
            <w:r w:rsidDel="00AD0C75">
              <w:rPr>
                <w:noProof/>
                <w:webHidden/>
              </w:rPr>
              <w:tab/>
            </w:r>
          </w:del>
          <w:del w:id="4018" w:author="Sammartano, Marc (BIC USA)" w:date="2015-12-02T15:16:00Z">
            <w:r w:rsidDel="00AD0C75">
              <w:rPr>
                <w:noProof/>
                <w:webHidden/>
              </w:rPr>
              <w:delText>153</w:delText>
            </w:r>
          </w:del>
        </w:p>
        <w:p w:rsidR="00BF4B5C" w:rsidDel="00AD0C75" w:rsidRDefault="00BF4B5C">
          <w:pPr>
            <w:pStyle w:val="TOC3"/>
            <w:rPr>
              <w:del w:id="4019" w:author="Sammartano, Marc (BIC USA)" w:date="2015-12-02T15:17:00Z"/>
              <w:rFonts w:eastAsiaTheme="minorEastAsia"/>
              <w:noProof/>
            </w:rPr>
          </w:pPr>
          <w:del w:id="4020" w:author="Sammartano, Marc (BIC USA)" w:date="2015-12-02T15:17:00Z">
            <w:r w:rsidRPr="00AD0C75" w:rsidDel="00AD0C75">
              <w:rPr>
                <w:noProof/>
              </w:rPr>
              <w:delText>Gr.text.bold &lt;lexp&gt;</w:delText>
            </w:r>
            <w:r w:rsidDel="00AD0C75">
              <w:rPr>
                <w:noProof/>
                <w:webHidden/>
              </w:rPr>
              <w:tab/>
            </w:r>
          </w:del>
          <w:del w:id="4021" w:author="Sammartano, Marc (BIC USA)" w:date="2015-12-02T15:16:00Z">
            <w:r w:rsidDel="00AD0C75">
              <w:rPr>
                <w:noProof/>
                <w:webHidden/>
              </w:rPr>
              <w:delText>153</w:delText>
            </w:r>
          </w:del>
        </w:p>
        <w:p w:rsidR="00BF4B5C" w:rsidDel="00AD0C75" w:rsidRDefault="00BF4B5C">
          <w:pPr>
            <w:pStyle w:val="TOC3"/>
            <w:rPr>
              <w:del w:id="4022" w:author="Sammartano, Marc (BIC USA)" w:date="2015-12-02T15:17:00Z"/>
              <w:rFonts w:eastAsiaTheme="minorEastAsia"/>
              <w:noProof/>
            </w:rPr>
          </w:pPr>
          <w:del w:id="4023" w:author="Sammartano, Marc (BIC USA)" w:date="2015-12-02T15:17:00Z">
            <w:r w:rsidRPr="00AD0C75" w:rsidDel="00AD0C75">
              <w:rPr>
                <w:noProof/>
              </w:rPr>
              <w:delText>Gr.text.skew &lt;nexp&gt;</w:delText>
            </w:r>
            <w:r w:rsidDel="00AD0C75">
              <w:rPr>
                <w:noProof/>
                <w:webHidden/>
              </w:rPr>
              <w:tab/>
            </w:r>
          </w:del>
          <w:del w:id="4024" w:author="Sammartano, Marc (BIC USA)" w:date="2015-12-02T15:16:00Z">
            <w:r w:rsidDel="00AD0C75">
              <w:rPr>
                <w:noProof/>
                <w:webHidden/>
              </w:rPr>
              <w:delText>153</w:delText>
            </w:r>
          </w:del>
        </w:p>
        <w:p w:rsidR="00BF4B5C" w:rsidDel="00AD0C75" w:rsidRDefault="00BF4B5C">
          <w:pPr>
            <w:pStyle w:val="TOC3"/>
            <w:rPr>
              <w:del w:id="4025" w:author="Sammartano, Marc (BIC USA)" w:date="2015-12-02T15:17:00Z"/>
              <w:rFonts w:eastAsiaTheme="minorEastAsia"/>
              <w:noProof/>
            </w:rPr>
          </w:pPr>
          <w:del w:id="4026" w:author="Sammartano, Marc (BIC USA)" w:date="2015-12-02T15:17:00Z">
            <w:r w:rsidRPr="00AD0C75" w:rsidDel="00AD0C75">
              <w:rPr>
                <w:noProof/>
              </w:rPr>
              <w:delText>Gr.text.underline &lt;lexp&gt;</w:delText>
            </w:r>
            <w:r w:rsidDel="00AD0C75">
              <w:rPr>
                <w:noProof/>
                <w:webHidden/>
              </w:rPr>
              <w:tab/>
            </w:r>
          </w:del>
          <w:del w:id="4027" w:author="Sammartano, Marc (BIC USA)" w:date="2015-12-02T15:16:00Z">
            <w:r w:rsidDel="00AD0C75">
              <w:rPr>
                <w:noProof/>
                <w:webHidden/>
              </w:rPr>
              <w:delText>153</w:delText>
            </w:r>
          </w:del>
        </w:p>
        <w:p w:rsidR="00BF4B5C" w:rsidDel="00AD0C75" w:rsidRDefault="00BF4B5C">
          <w:pPr>
            <w:pStyle w:val="TOC3"/>
            <w:rPr>
              <w:del w:id="4028" w:author="Sammartano, Marc (BIC USA)" w:date="2015-12-02T15:17:00Z"/>
              <w:rFonts w:eastAsiaTheme="minorEastAsia"/>
              <w:noProof/>
            </w:rPr>
          </w:pPr>
          <w:del w:id="4029" w:author="Sammartano, Marc (BIC USA)" w:date="2015-12-02T15:17:00Z">
            <w:r w:rsidRPr="00AD0C75" w:rsidDel="00AD0C75">
              <w:rPr>
                <w:noProof/>
              </w:rPr>
              <w:delText>Gr.text.strike &lt;lexp&gt;</w:delText>
            </w:r>
            <w:r w:rsidDel="00AD0C75">
              <w:rPr>
                <w:noProof/>
                <w:webHidden/>
              </w:rPr>
              <w:tab/>
            </w:r>
          </w:del>
          <w:del w:id="4030" w:author="Sammartano, Marc (BIC USA)" w:date="2015-12-02T15:16:00Z">
            <w:r w:rsidDel="00AD0C75">
              <w:rPr>
                <w:noProof/>
                <w:webHidden/>
              </w:rPr>
              <w:delText>153</w:delText>
            </w:r>
          </w:del>
        </w:p>
        <w:p w:rsidR="00BF4B5C" w:rsidDel="00AD0C75" w:rsidRDefault="00BF4B5C">
          <w:pPr>
            <w:pStyle w:val="TOC3"/>
            <w:rPr>
              <w:del w:id="4031" w:author="Sammartano, Marc (BIC USA)" w:date="2015-12-02T15:17:00Z"/>
              <w:rFonts w:eastAsiaTheme="minorEastAsia"/>
              <w:noProof/>
            </w:rPr>
          </w:pPr>
          <w:del w:id="4032" w:author="Sammartano, Marc (BIC USA)" w:date="2015-12-02T15:17:00Z">
            <w:r w:rsidRPr="00AD0C75" w:rsidDel="00AD0C75">
              <w:rPr>
                <w:noProof/>
              </w:rPr>
              <w:delText>Gr.text.draw &lt;object_number_nvar&gt;, &lt;x_nexp&gt;, &lt;y_nexp&gt;, &lt;text_object_sexp&gt;</w:delText>
            </w:r>
            <w:r w:rsidDel="00AD0C75">
              <w:rPr>
                <w:noProof/>
                <w:webHidden/>
              </w:rPr>
              <w:tab/>
            </w:r>
          </w:del>
          <w:del w:id="4033" w:author="Sammartano, Marc (BIC USA)" w:date="2015-12-02T15:16:00Z">
            <w:r w:rsidDel="00AD0C75">
              <w:rPr>
                <w:noProof/>
                <w:webHidden/>
              </w:rPr>
              <w:delText>153</w:delText>
            </w:r>
          </w:del>
        </w:p>
        <w:p w:rsidR="00BF4B5C" w:rsidDel="00AD0C75" w:rsidRDefault="00BF4B5C">
          <w:pPr>
            <w:pStyle w:val="TOC2"/>
            <w:rPr>
              <w:del w:id="4034" w:author="Sammartano, Marc (BIC USA)" w:date="2015-12-02T15:17:00Z"/>
              <w:rFonts w:eastAsiaTheme="minorEastAsia"/>
              <w:noProof/>
            </w:rPr>
          </w:pPr>
          <w:del w:id="4035" w:author="Sammartano, Marc (BIC USA)" w:date="2015-12-02T15:17:00Z">
            <w:r w:rsidRPr="00AD0C75" w:rsidDel="00AD0C75">
              <w:rPr>
                <w:noProof/>
              </w:rPr>
              <w:delText>Bitmap Commands</w:delText>
            </w:r>
            <w:r w:rsidDel="00AD0C75">
              <w:rPr>
                <w:noProof/>
                <w:webHidden/>
              </w:rPr>
              <w:tab/>
            </w:r>
          </w:del>
          <w:del w:id="4036" w:author="Sammartano, Marc (BIC USA)" w:date="2015-12-02T15:16:00Z">
            <w:r w:rsidDel="00AD0C75">
              <w:rPr>
                <w:noProof/>
                <w:webHidden/>
              </w:rPr>
              <w:delText>154</w:delText>
            </w:r>
          </w:del>
        </w:p>
        <w:p w:rsidR="00BF4B5C" w:rsidDel="00AD0C75" w:rsidRDefault="00BF4B5C">
          <w:pPr>
            <w:pStyle w:val="TOC3"/>
            <w:rPr>
              <w:del w:id="4037" w:author="Sammartano, Marc (BIC USA)" w:date="2015-12-02T15:17:00Z"/>
              <w:rFonts w:eastAsiaTheme="minorEastAsia"/>
              <w:noProof/>
            </w:rPr>
          </w:pPr>
          <w:del w:id="4038" w:author="Sammartano, Marc (BIC USA)" w:date="2015-12-02T15:17:00Z">
            <w:r w:rsidRPr="00AD0C75" w:rsidDel="00AD0C75">
              <w:rPr>
                <w:noProof/>
              </w:rPr>
              <w:delText>Gr.bitmap.create &lt;bitmap_ptr_nvar&gt;, width, height</w:delText>
            </w:r>
            <w:r w:rsidDel="00AD0C75">
              <w:rPr>
                <w:noProof/>
                <w:webHidden/>
              </w:rPr>
              <w:tab/>
            </w:r>
          </w:del>
          <w:del w:id="4039" w:author="Sammartano, Marc (BIC USA)" w:date="2015-12-02T15:16:00Z">
            <w:r w:rsidDel="00AD0C75">
              <w:rPr>
                <w:noProof/>
                <w:webHidden/>
              </w:rPr>
              <w:delText>154</w:delText>
            </w:r>
          </w:del>
        </w:p>
        <w:p w:rsidR="00BF4B5C" w:rsidDel="00AD0C75" w:rsidRDefault="00BF4B5C">
          <w:pPr>
            <w:pStyle w:val="TOC3"/>
            <w:rPr>
              <w:del w:id="4040" w:author="Sammartano, Marc (BIC USA)" w:date="2015-12-02T15:17:00Z"/>
              <w:rFonts w:eastAsiaTheme="minorEastAsia"/>
              <w:noProof/>
            </w:rPr>
          </w:pPr>
          <w:del w:id="4041" w:author="Sammartano, Marc (BIC USA)" w:date="2015-12-02T15:17:00Z">
            <w:r w:rsidRPr="00AD0C75" w:rsidDel="00AD0C75">
              <w:rPr>
                <w:noProof/>
              </w:rPr>
              <w:delText>Gr.bitmap.load &lt;bitmap_ptr_nvar&gt;, &lt;file_name_sexp&gt;</w:delText>
            </w:r>
            <w:r w:rsidDel="00AD0C75">
              <w:rPr>
                <w:noProof/>
                <w:webHidden/>
              </w:rPr>
              <w:tab/>
            </w:r>
          </w:del>
          <w:del w:id="4042" w:author="Sammartano, Marc (BIC USA)" w:date="2015-12-02T15:16:00Z">
            <w:r w:rsidDel="00AD0C75">
              <w:rPr>
                <w:noProof/>
                <w:webHidden/>
              </w:rPr>
              <w:delText>154</w:delText>
            </w:r>
          </w:del>
        </w:p>
        <w:p w:rsidR="00BF4B5C" w:rsidDel="00AD0C75" w:rsidRDefault="00BF4B5C">
          <w:pPr>
            <w:pStyle w:val="TOC3"/>
            <w:rPr>
              <w:del w:id="4043" w:author="Sammartano, Marc (BIC USA)" w:date="2015-12-02T15:17:00Z"/>
              <w:rFonts w:eastAsiaTheme="minorEastAsia"/>
              <w:noProof/>
            </w:rPr>
          </w:pPr>
          <w:del w:id="4044" w:author="Sammartano, Marc (BIC USA)" w:date="2015-12-02T15:17:00Z">
            <w:r w:rsidRPr="00AD0C75" w:rsidDel="00AD0C75">
              <w:rPr>
                <w:noProof/>
              </w:rPr>
              <w:delText>Gr.bitmap.size &lt;bitmap_ptr_nexp&gt;, width, height</w:delText>
            </w:r>
            <w:r w:rsidDel="00AD0C75">
              <w:rPr>
                <w:noProof/>
                <w:webHidden/>
              </w:rPr>
              <w:tab/>
            </w:r>
          </w:del>
          <w:del w:id="4045" w:author="Sammartano, Marc (BIC USA)" w:date="2015-12-02T15:16:00Z">
            <w:r w:rsidDel="00AD0C75">
              <w:rPr>
                <w:noProof/>
                <w:webHidden/>
              </w:rPr>
              <w:delText>155</w:delText>
            </w:r>
          </w:del>
        </w:p>
        <w:p w:rsidR="00BF4B5C" w:rsidDel="00AD0C75" w:rsidRDefault="00BF4B5C">
          <w:pPr>
            <w:pStyle w:val="TOC3"/>
            <w:rPr>
              <w:del w:id="4046" w:author="Sammartano, Marc (BIC USA)" w:date="2015-12-02T15:17:00Z"/>
              <w:rFonts w:eastAsiaTheme="minorEastAsia"/>
              <w:noProof/>
            </w:rPr>
          </w:pPr>
          <w:del w:id="4047" w:author="Sammartano, Marc (BIC USA)" w:date="2015-12-02T15:17:00Z">
            <w:r w:rsidRPr="00AD0C75" w:rsidDel="00AD0C75">
              <w:rPr>
                <w:noProof/>
              </w:rPr>
              <w:delText>Gr.bitmap.scale &lt;new_bitmap_ptr_nvar&gt;, &lt;bitmap_ptr_nexp&gt;, width, height {, &lt;smoothing_lexp&gt;}</w:delText>
            </w:r>
            <w:r w:rsidDel="00AD0C75">
              <w:rPr>
                <w:noProof/>
                <w:webHidden/>
              </w:rPr>
              <w:tab/>
            </w:r>
          </w:del>
          <w:del w:id="4048" w:author="Sammartano, Marc (BIC USA)" w:date="2015-12-02T15:16:00Z">
            <w:r w:rsidDel="00AD0C75">
              <w:rPr>
                <w:noProof/>
                <w:webHidden/>
              </w:rPr>
              <w:delText>155</w:delText>
            </w:r>
          </w:del>
        </w:p>
        <w:p w:rsidR="00BF4B5C" w:rsidDel="00AD0C75" w:rsidRDefault="00BF4B5C">
          <w:pPr>
            <w:pStyle w:val="TOC3"/>
            <w:rPr>
              <w:del w:id="4049" w:author="Sammartano, Marc (BIC USA)" w:date="2015-12-02T15:17:00Z"/>
              <w:rFonts w:eastAsiaTheme="minorEastAsia"/>
              <w:noProof/>
            </w:rPr>
          </w:pPr>
          <w:del w:id="4050" w:author="Sammartano, Marc (BIC USA)" w:date="2015-12-02T15:17:00Z">
            <w:r w:rsidRPr="00AD0C75" w:rsidDel="00AD0C75">
              <w:rPr>
                <w:noProof/>
              </w:rPr>
              <w:delText>Gr.bitmap.delete &lt;bitmap_ptr_nexp&gt;</w:delText>
            </w:r>
            <w:r w:rsidDel="00AD0C75">
              <w:rPr>
                <w:noProof/>
                <w:webHidden/>
              </w:rPr>
              <w:tab/>
            </w:r>
          </w:del>
          <w:del w:id="4051" w:author="Sammartano, Marc (BIC USA)" w:date="2015-12-02T15:16:00Z">
            <w:r w:rsidDel="00AD0C75">
              <w:rPr>
                <w:noProof/>
                <w:webHidden/>
              </w:rPr>
              <w:delText>155</w:delText>
            </w:r>
          </w:del>
        </w:p>
        <w:p w:rsidR="00BF4B5C" w:rsidDel="00AD0C75" w:rsidRDefault="00BF4B5C">
          <w:pPr>
            <w:pStyle w:val="TOC3"/>
            <w:rPr>
              <w:del w:id="4052" w:author="Sammartano, Marc (BIC USA)" w:date="2015-12-02T15:17:00Z"/>
              <w:rFonts w:eastAsiaTheme="minorEastAsia"/>
              <w:noProof/>
            </w:rPr>
          </w:pPr>
          <w:del w:id="4053" w:author="Sammartano, Marc (BIC USA)" w:date="2015-12-02T15:17:00Z">
            <w:r w:rsidRPr="00AD0C75" w:rsidDel="00AD0C75">
              <w:rPr>
                <w:noProof/>
              </w:rPr>
              <w:delText>Gr.bitmap.crop &lt;new_bitmap_ptr_nvar&gt;, &lt;source_bitmap_ptr_nexp&gt;, &lt;x_nexp&gt;, &lt;y_nexp&gt;, &lt;width_nexp&gt;, &lt;height_nexp&gt;</w:delText>
            </w:r>
            <w:r w:rsidDel="00AD0C75">
              <w:rPr>
                <w:noProof/>
                <w:webHidden/>
              </w:rPr>
              <w:tab/>
            </w:r>
          </w:del>
          <w:del w:id="4054" w:author="Sammartano, Marc (BIC USA)" w:date="2015-12-02T15:16:00Z">
            <w:r w:rsidDel="00AD0C75">
              <w:rPr>
                <w:noProof/>
                <w:webHidden/>
              </w:rPr>
              <w:delText>155</w:delText>
            </w:r>
          </w:del>
        </w:p>
        <w:p w:rsidR="00BF4B5C" w:rsidDel="00AD0C75" w:rsidRDefault="00BF4B5C">
          <w:pPr>
            <w:pStyle w:val="TOC3"/>
            <w:rPr>
              <w:del w:id="4055" w:author="Sammartano, Marc (BIC USA)" w:date="2015-12-02T15:17:00Z"/>
              <w:rFonts w:eastAsiaTheme="minorEastAsia"/>
              <w:noProof/>
            </w:rPr>
          </w:pPr>
          <w:del w:id="4056" w:author="Sammartano, Marc (BIC USA)" w:date="2015-12-02T15:17:00Z">
            <w:r w:rsidRPr="00AD0C75" w:rsidDel="00AD0C75">
              <w:rPr>
                <w:noProof/>
              </w:rPr>
              <w:delText>Gr.bitmap.save &lt;bitmap_ptr_nvar&gt;, &lt;filename_sexp&gt;{, &lt;quality_nexp&gt;}</w:delText>
            </w:r>
            <w:r w:rsidDel="00AD0C75">
              <w:rPr>
                <w:noProof/>
                <w:webHidden/>
              </w:rPr>
              <w:tab/>
            </w:r>
          </w:del>
          <w:del w:id="4057" w:author="Sammartano, Marc (BIC USA)" w:date="2015-12-02T15:16:00Z">
            <w:r w:rsidDel="00AD0C75">
              <w:rPr>
                <w:noProof/>
                <w:webHidden/>
              </w:rPr>
              <w:delText>156</w:delText>
            </w:r>
          </w:del>
        </w:p>
        <w:p w:rsidR="00BF4B5C" w:rsidDel="00AD0C75" w:rsidRDefault="00BF4B5C">
          <w:pPr>
            <w:pStyle w:val="TOC3"/>
            <w:rPr>
              <w:del w:id="4058" w:author="Sammartano, Marc (BIC USA)" w:date="2015-12-02T15:17:00Z"/>
              <w:rFonts w:eastAsiaTheme="minorEastAsia"/>
              <w:noProof/>
            </w:rPr>
          </w:pPr>
          <w:del w:id="4059" w:author="Sammartano, Marc (BIC USA)" w:date="2015-12-02T15:17:00Z">
            <w:r w:rsidRPr="00AD0C75" w:rsidDel="00AD0C75">
              <w:rPr>
                <w:noProof/>
              </w:rPr>
              <w:delText>Gr.bitmap.draw &lt;object_ptr_nvar&gt;, &lt;bitmap_ptr_nexp&gt;, x , y</w:delText>
            </w:r>
            <w:r w:rsidDel="00AD0C75">
              <w:rPr>
                <w:noProof/>
                <w:webHidden/>
              </w:rPr>
              <w:tab/>
            </w:r>
          </w:del>
          <w:del w:id="4060" w:author="Sammartano, Marc (BIC USA)" w:date="2015-12-02T15:16:00Z">
            <w:r w:rsidDel="00AD0C75">
              <w:rPr>
                <w:noProof/>
                <w:webHidden/>
              </w:rPr>
              <w:delText>156</w:delText>
            </w:r>
          </w:del>
        </w:p>
        <w:p w:rsidR="00BF4B5C" w:rsidDel="00AD0C75" w:rsidRDefault="00BF4B5C">
          <w:pPr>
            <w:pStyle w:val="TOC3"/>
            <w:rPr>
              <w:del w:id="4061" w:author="Sammartano, Marc (BIC USA)" w:date="2015-12-02T15:17:00Z"/>
              <w:rFonts w:eastAsiaTheme="minorEastAsia"/>
              <w:noProof/>
            </w:rPr>
          </w:pPr>
          <w:del w:id="4062" w:author="Sammartano, Marc (BIC USA)" w:date="2015-12-02T15:17:00Z">
            <w:r w:rsidRPr="00AD0C75" w:rsidDel="00AD0C75">
              <w:rPr>
                <w:noProof/>
              </w:rPr>
              <w:delText>Gr.get.bmpixel &lt;bitmap_ptr_nvar&gt;, x, y, alpha, red, green, blue</w:delText>
            </w:r>
            <w:r w:rsidDel="00AD0C75">
              <w:rPr>
                <w:noProof/>
                <w:webHidden/>
              </w:rPr>
              <w:tab/>
            </w:r>
          </w:del>
          <w:del w:id="4063" w:author="Sammartano, Marc (BIC USA)" w:date="2015-12-02T15:16:00Z">
            <w:r w:rsidDel="00AD0C75">
              <w:rPr>
                <w:noProof/>
                <w:webHidden/>
              </w:rPr>
              <w:delText>156</w:delText>
            </w:r>
          </w:del>
        </w:p>
        <w:p w:rsidR="00BF4B5C" w:rsidDel="00AD0C75" w:rsidRDefault="00BF4B5C">
          <w:pPr>
            <w:pStyle w:val="TOC3"/>
            <w:rPr>
              <w:del w:id="4064" w:author="Sammartano, Marc (BIC USA)" w:date="2015-12-02T15:17:00Z"/>
              <w:rFonts w:eastAsiaTheme="minorEastAsia"/>
              <w:noProof/>
            </w:rPr>
          </w:pPr>
          <w:del w:id="4065" w:author="Sammartano, Marc (BIC USA)" w:date="2015-12-02T15:17:00Z">
            <w:r w:rsidRPr="00AD0C75" w:rsidDel="00AD0C75">
              <w:rPr>
                <w:noProof/>
              </w:rPr>
              <w:delText>Gr.bitmap.fill &lt;bitmap_ptr_nexp&gt;, &lt;x_nexp&gt;, &lt;y_nexp&gt;</w:delText>
            </w:r>
            <w:r w:rsidDel="00AD0C75">
              <w:rPr>
                <w:noProof/>
                <w:webHidden/>
              </w:rPr>
              <w:tab/>
            </w:r>
          </w:del>
          <w:del w:id="4066" w:author="Sammartano, Marc (BIC USA)" w:date="2015-12-02T15:16:00Z">
            <w:r w:rsidDel="00AD0C75">
              <w:rPr>
                <w:noProof/>
                <w:webHidden/>
              </w:rPr>
              <w:delText>156</w:delText>
            </w:r>
          </w:del>
        </w:p>
        <w:p w:rsidR="00BF4B5C" w:rsidDel="00AD0C75" w:rsidRDefault="00BF4B5C">
          <w:pPr>
            <w:pStyle w:val="TOC3"/>
            <w:rPr>
              <w:del w:id="4067" w:author="Sammartano, Marc (BIC USA)" w:date="2015-12-02T15:17:00Z"/>
              <w:rFonts w:eastAsiaTheme="minorEastAsia"/>
              <w:noProof/>
            </w:rPr>
          </w:pPr>
          <w:del w:id="4068" w:author="Sammartano, Marc (BIC USA)" w:date="2015-12-02T15:17:00Z">
            <w:r w:rsidRPr="00AD0C75" w:rsidDel="00AD0C75">
              <w:rPr>
                <w:noProof/>
              </w:rPr>
              <w:delText>Gr.bitmap.drawinto.start &lt;bitmap_ptr_nexp&gt;</w:delText>
            </w:r>
            <w:r w:rsidDel="00AD0C75">
              <w:rPr>
                <w:noProof/>
                <w:webHidden/>
              </w:rPr>
              <w:tab/>
            </w:r>
          </w:del>
          <w:del w:id="4069" w:author="Sammartano, Marc (BIC USA)" w:date="2015-12-02T15:16:00Z">
            <w:r w:rsidDel="00AD0C75">
              <w:rPr>
                <w:noProof/>
                <w:webHidden/>
              </w:rPr>
              <w:delText>156</w:delText>
            </w:r>
          </w:del>
        </w:p>
        <w:p w:rsidR="00BF4B5C" w:rsidDel="00AD0C75" w:rsidRDefault="00BF4B5C">
          <w:pPr>
            <w:pStyle w:val="TOC3"/>
            <w:rPr>
              <w:del w:id="4070" w:author="Sammartano, Marc (BIC USA)" w:date="2015-12-02T15:17:00Z"/>
              <w:rFonts w:eastAsiaTheme="minorEastAsia"/>
              <w:noProof/>
            </w:rPr>
          </w:pPr>
          <w:del w:id="4071" w:author="Sammartano, Marc (BIC USA)" w:date="2015-12-02T15:17:00Z">
            <w:r w:rsidRPr="00AD0C75" w:rsidDel="00AD0C75">
              <w:rPr>
                <w:noProof/>
              </w:rPr>
              <w:delText>Gr.bitmap.drawinto.end</w:delText>
            </w:r>
            <w:r w:rsidDel="00AD0C75">
              <w:rPr>
                <w:noProof/>
                <w:webHidden/>
              </w:rPr>
              <w:tab/>
            </w:r>
          </w:del>
          <w:del w:id="4072" w:author="Sammartano, Marc (BIC USA)" w:date="2015-12-02T15:16:00Z">
            <w:r w:rsidDel="00AD0C75">
              <w:rPr>
                <w:noProof/>
                <w:webHidden/>
              </w:rPr>
              <w:delText>157</w:delText>
            </w:r>
          </w:del>
        </w:p>
        <w:p w:rsidR="00BF4B5C" w:rsidDel="00AD0C75" w:rsidRDefault="00BF4B5C">
          <w:pPr>
            <w:pStyle w:val="TOC2"/>
            <w:rPr>
              <w:del w:id="4073" w:author="Sammartano, Marc (BIC USA)" w:date="2015-12-02T15:17:00Z"/>
              <w:rFonts w:eastAsiaTheme="minorEastAsia"/>
              <w:noProof/>
            </w:rPr>
          </w:pPr>
          <w:del w:id="4074" w:author="Sammartano, Marc (BIC USA)" w:date="2015-12-02T15:17:00Z">
            <w:r w:rsidRPr="00AD0C75" w:rsidDel="00AD0C75">
              <w:rPr>
                <w:noProof/>
              </w:rPr>
              <w:delText>Rotate Commands</w:delText>
            </w:r>
            <w:r w:rsidDel="00AD0C75">
              <w:rPr>
                <w:noProof/>
                <w:webHidden/>
              </w:rPr>
              <w:tab/>
            </w:r>
          </w:del>
          <w:del w:id="4075" w:author="Sammartano, Marc (BIC USA)" w:date="2015-12-02T15:16:00Z">
            <w:r w:rsidDel="00AD0C75">
              <w:rPr>
                <w:noProof/>
                <w:webHidden/>
              </w:rPr>
              <w:delText>157</w:delText>
            </w:r>
          </w:del>
        </w:p>
        <w:p w:rsidR="00BF4B5C" w:rsidDel="00AD0C75" w:rsidRDefault="00BF4B5C">
          <w:pPr>
            <w:pStyle w:val="TOC3"/>
            <w:rPr>
              <w:del w:id="4076" w:author="Sammartano, Marc (BIC USA)" w:date="2015-12-02T15:17:00Z"/>
              <w:rFonts w:eastAsiaTheme="minorEastAsia"/>
              <w:noProof/>
            </w:rPr>
          </w:pPr>
          <w:del w:id="4077" w:author="Sammartano, Marc (BIC USA)" w:date="2015-12-02T15:17:00Z">
            <w:r w:rsidRPr="00AD0C75" w:rsidDel="00AD0C75">
              <w:rPr>
                <w:noProof/>
              </w:rPr>
              <w:delText>Gr.rotate.start angle, x, y{,&lt;obj_nvar&gt;}</w:delText>
            </w:r>
            <w:r w:rsidDel="00AD0C75">
              <w:rPr>
                <w:noProof/>
                <w:webHidden/>
              </w:rPr>
              <w:tab/>
            </w:r>
          </w:del>
          <w:del w:id="4078" w:author="Sammartano, Marc (BIC USA)" w:date="2015-12-02T15:16:00Z">
            <w:r w:rsidDel="00AD0C75">
              <w:rPr>
                <w:noProof/>
                <w:webHidden/>
              </w:rPr>
              <w:delText>157</w:delText>
            </w:r>
          </w:del>
        </w:p>
        <w:p w:rsidR="00BF4B5C" w:rsidDel="00AD0C75" w:rsidRDefault="00BF4B5C">
          <w:pPr>
            <w:pStyle w:val="TOC3"/>
            <w:rPr>
              <w:del w:id="4079" w:author="Sammartano, Marc (BIC USA)" w:date="2015-12-02T15:17:00Z"/>
              <w:rFonts w:eastAsiaTheme="minorEastAsia"/>
              <w:noProof/>
            </w:rPr>
          </w:pPr>
          <w:del w:id="4080" w:author="Sammartano, Marc (BIC USA)" w:date="2015-12-02T15:17:00Z">
            <w:r w:rsidRPr="00AD0C75" w:rsidDel="00AD0C75">
              <w:rPr>
                <w:noProof/>
              </w:rPr>
              <w:delText>Gr.rotate.end {&lt;obj_nvar&gt;}</w:delText>
            </w:r>
            <w:r w:rsidDel="00AD0C75">
              <w:rPr>
                <w:noProof/>
                <w:webHidden/>
              </w:rPr>
              <w:tab/>
            </w:r>
          </w:del>
          <w:del w:id="4081" w:author="Sammartano, Marc (BIC USA)" w:date="2015-12-02T15:16:00Z">
            <w:r w:rsidDel="00AD0C75">
              <w:rPr>
                <w:noProof/>
                <w:webHidden/>
              </w:rPr>
              <w:delText>157</w:delText>
            </w:r>
          </w:del>
        </w:p>
        <w:p w:rsidR="00BF4B5C" w:rsidDel="00AD0C75" w:rsidRDefault="00BF4B5C">
          <w:pPr>
            <w:pStyle w:val="TOC2"/>
            <w:rPr>
              <w:del w:id="4082" w:author="Sammartano, Marc (BIC USA)" w:date="2015-12-02T15:17:00Z"/>
              <w:rFonts w:eastAsiaTheme="minorEastAsia"/>
              <w:noProof/>
            </w:rPr>
          </w:pPr>
          <w:del w:id="4083" w:author="Sammartano, Marc (BIC USA)" w:date="2015-12-02T15:17:00Z">
            <w:r w:rsidRPr="00AD0C75" w:rsidDel="00AD0C75">
              <w:rPr>
                <w:noProof/>
              </w:rPr>
              <w:delText>Camera Commands</w:delText>
            </w:r>
            <w:r w:rsidDel="00AD0C75">
              <w:rPr>
                <w:noProof/>
                <w:webHidden/>
              </w:rPr>
              <w:tab/>
            </w:r>
          </w:del>
          <w:del w:id="4084" w:author="Sammartano, Marc (BIC USA)" w:date="2015-12-02T15:16:00Z">
            <w:r w:rsidDel="00AD0C75">
              <w:rPr>
                <w:noProof/>
                <w:webHidden/>
              </w:rPr>
              <w:delText>157</w:delText>
            </w:r>
          </w:del>
        </w:p>
        <w:p w:rsidR="00BF4B5C" w:rsidDel="00AD0C75" w:rsidRDefault="00BF4B5C">
          <w:pPr>
            <w:pStyle w:val="TOC3"/>
            <w:rPr>
              <w:del w:id="4085" w:author="Sammartano, Marc (BIC USA)" w:date="2015-12-02T15:17:00Z"/>
              <w:rFonts w:eastAsiaTheme="minorEastAsia"/>
              <w:noProof/>
            </w:rPr>
          </w:pPr>
          <w:del w:id="4086" w:author="Sammartano, Marc (BIC USA)" w:date="2015-12-02T15:17:00Z">
            <w:r w:rsidRPr="00AD0C75" w:rsidDel="00AD0C75">
              <w:rPr>
                <w:noProof/>
              </w:rPr>
              <w:delText>Gr.camera.select 1|2</w:delText>
            </w:r>
            <w:r w:rsidDel="00AD0C75">
              <w:rPr>
                <w:noProof/>
                <w:webHidden/>
              </w:rPr>
              <w:tab/>
            </w:r>
          </w:del>
          <w:del w:id="4087" w:author="Sammartano, Marc (BIC USA)" w:date="2015-12-02T15:16:00Z">
            <w:r w:rsidDel="00AD0C75">
              <w:rPr>
                <w:noProof/>
                <w:webHidden/>
              </w:rPr>
              <w:delText>158</w:delText>
            </w:r>
          </w:del>
        </w:p>
        <w:p w:rsidR="00BF4B5C" w:rsidDel="00AD0C75" w:rsidRDefault="00BF4B5C">
          <w:pPr>
            <w:pStyle w:val="TOC3"/>
            <w:rPr>
              <w:del w:id="4088" w:author="Sammartano, Marc (BIC USA)" w:date="2015-12-02T15:17:00Z"/>
              <w:rFonts w:eastAsiaTheme="minorEastAsia"/>
              <w:noProof/>
            </w:rPr>
          </w:pPr>
          <w:del w:id="4089" w:author="Sammartano, Marc (BIC USA)" w:date="2015-12-02T15:17:00Z">
            <w:r w:rsidRPr="00AD0C75" w:rsidDel="00AD0C75">
              <w:rPr>
                <w:noProof/>
              </w:rPr>
              <w:delText>Gr.camera.shoot &lt;bm_ptr_nvar&gt;</w:delText>
            </w:r>
            <w:r w:rsidDel="00AD0C75">
              <w:rPr>
                <w:noProof/>
                <w:webHidden/>
              </w:rPr>
              <w:tab/>
            </w:r>
          </w:del>
          <w:del w:id="4090" w:author="Sammartano, Marc (BIC USA)" w:date="2015-12-02T15:16:00Z">
            <w:r w:rsidDel="00AD0C75">
              <w:rPr>
                <w:noProof/>
                <w:webHidden/>
              </w:rPr>
              <w:delText>158</w:delText>
            </w:r>
          </w:del>
        </w:p>
        <w:p w:rsidR="00BF4B5C" w:rsidDel="00AD0C75" w:rsidRDefault="00BF4B5C">
          <w:pPr>
            <w:pStyle w:val="TOC3"/>
            <w:rPr>
              <w:del w:id="4091" w:author="Sammartano, Marc (BIC USA)" w:date="2015-12-02T15:17:00Z"/>
              <w:rFonts w:eastAsiaTheme="minorEastAsia"/>
              <w:noProof/>
            </w:rPr>
          </w:pPr>
          <w:del w:id="4092" w:author="Sammartano, Marc (BIC USA)" w:date="2015-12-02T15:17:00Z">
            <w:r w:rsidRPr="00AD0C75" w:rsidDel="00AD0C75">
              <w:rPr>
                <w:noProof/>
              </w:rPr>
              <w:delText>Gr.camera.autoshoot &lt;bm_ptr_nvar&gt;{, &lt;flash_ mode_nexp&gt; {, focus_mode_nexp} }</w:delText>
            </w:r>
            <w:r w:rsidDel="00AD0C75">
              <w:rPr>
                <w:noProof/>
                <w:webHidden/>
              </w:rPr>
              <w:tab/>
            </w:r>
          </w:del>
          <w:del w:id="4093" w:author="Sammartano, Marc (BIC USA)" w:date="2015-12-02T15:16:00Z">
            <w:r w:rsidDel="00AD0C75">
              <w:rPr>
                <w:noProof/>
                <w:webHidden/>
              </w:rPr>
              <w:delText>158</w:delText>
            </w:r>
          </w:del>
        </w:p>
        <w:p w:rsidR="00BF4B5C" w:rsidDel="00AD0C75" w:rsidRDefault="00BF4B5C">
          <w:pPr>
            <w:pStyle w:val="TOC3"/>
            <w:rPr>
              <w:del w:id="4094" w:author="Sammartano, Marc (BIC USA)" w:date="2015-12-02T15:17:00Z"/>
              <w:rFonts w:eastAsiaTheme="minorEastAsia"/>
              <w:noProof/>
            </w:rPr>
          </w:pPr>
          <w:del w:id="4095" w:author="Sammartano, Marc (BIC USA)" w:date="2015-12-02T15:17:00Z">
            <w:r w:rsidRPr="00AD0C75" w:rsidDel="00AD0C75">
              <w:rPr>
                <w:noProof/>
              </w:rPr>
              <w:delText>Gr.camera.manualShoot &lt;bm_ptr_nvar&gt;{, &lt;flash_ mode_nexp&gt; {, focus_mode_nexp} }</w:delText>
            </w:r>
            <w:r w:rsidDel="00AD0C75">
              <w:rPr>
                <w:noProof/>
                <w:webHidden/>
              </w:rPr>
              <w:tab/>
            </w:r>
          </w:del>
          <w:del w:id="4096" w:author="Sammartano, Marc (BIC USA)" w:date="2015-12-02T15:16:00Z">
            <w:r w:rsidDel="00AD0C75">
              <w:rPr>
                <w:noProof/>
                <w:webHidden/>
              </w:rPr>
              <w:delText>159</w:delText>
            </w:r>
          </w:del>
        </w:p>
        <w:p w:rsidR="00BF4B5C" w:rsidDel="00AD0C75" w:rsidRDefault="00BF4B5C">
          <w:pPr>
            <w:pStyle w:val="TOC2"/>
            <w:rPr>
              <w:del w:id="4097" w:author="Sammartano, Marc (BIC USA)" w:date="2015-12-02T15:17:00Z"/>
              <w:rFonts w:eastAsiaTheme="minorEastAsia"/>
              <w:noProof/>
            </w:rPr>
          </w:pPr>
          <w:del w:id="4098" w:author="Sammartano, Marc (BIC USA)" w:date="2015-12-02T15:17:00Z">
            <w:r w:rsidRPr="00AD0C75" w:rsidDel="00AD0C75">
              <w:rPr>
                <w:noProof/>
              </w:rPr>
              <w:delText>Other Graphics Commands</w:delText>
            </w:r>
            <w:r w:rsidDel="00AD0C75">
              <w:rPr>
                <w:noProof/>
                <w:webHidden/>
              </w:rPr>
              <w:tab/>
            </w:r>
          </w:del>
          <w:del w:id="4099" w:author="Sammartano, Marc (BIC USA)" w:date="2015-12-02T15:16:00Z">
            <w:r w:rsidDel="00AD0C75">
              <w:rPr>
                <w:noProof/>
                <w:webHidden/>
              </w:rPr>
              <w:delText>159</w:delText>
            </w:r>
          </w:del>
        </w:p>
        <w:p w:rsidR="00BF4B5C" w:rsidDel="00AD0C75" w:rsidRDefault="00BF4B5C">
          <w:pPr>
            <w:pStyle w:val="TOC3"/>
            <w:rPr>
              <w:del w:id="4100" w:author="Sammartano, Marc (BIC USA)" w:date="2015-12-02T15:17:00Z"/>
              <w:rFonts w:eastAsiaTheme="minorEastAsia"/>
              <w:noProof/>
            </w:rPr>
          </w:pPr>
          <w:del w:id="4101" w:author="Sammartano, Marc (BIC USA)" w:date="2015-12-02T15:17:00Z">
            <w:r w:rsidRPr="00AD0C75" w:rsidDel="00AD0C75">
              <w:rPr>
                <w:noProof/>
              </w:rPr>
              <w:delText>Gr.screen.to_bitmap &lt;bm_ptr_nvar&gt;</w:delText>
            </w:r>
            <w:r w:rsidDel="00AD0C75">
              <w:rPr>
                <w:noProof/>
                <w:webHidden/>
              </w:rPr>
              <w:tab/>
            </w:r>
          </w:del>
          <w:del w:id="4102" w:author="Sammartano, Marc (BIC USA)" w:date="2015-12-02T15:16:00Z">
            <w:r w:rsidDel="00AD0C75">
              <w:rPr>
                <w:noProof/>
                <w:webHidden/>
              </w:rPr>
              <w:delText>159</w:delText>
            </w:r>
          </w:del>
        </w:p>
        <w:p w:rsidR="00BF4B5C" w:rsidDel="00AD0C75" w:rsidRDefault="00BF4B5C">
          <w:pPr>
            <w:pStyle w:val="TOC3"/>
            <w:rPr>
              <w:del w:id="4103" w:author="Sammartano, Marc (BIC USA)" w:date="2015-12-02T15:17:00Z"/>
              <w:rFonts w:eastAsiaTheme="minorEastAsia"/>
              <w:noProof/>
            </w:rPr>
          </w:pPr>
          <w:del w:id="4104" w:author="Sammartano, Marc (BIC USA)" w:date="2015-12-02T15:17:00Z">
            <w:r w:rsidRPr="00AD0C75" w:rsidDel="00AD0C75">
              <w:rPr>
                <w:noProof/>
              </w:rPr>
              <w:delText>Gr.get.pixel x, y, alpha, red, green, blue</w:delText>
            </w:r>
            <w:r w:rsidDel="00AD0C75">
              <w:rPr>
                <w:noProof/>
                <w:webHidden/>
              </w:rPr>
              <w:tab/>
            </w:r>
          </w:del>
          <w:del w:id="4105" w:author="Sammartano, Marc (BIC USA)" w:date="2015-12-02T15:16:00Z">
            <w:r w:rsidDel="00AD0C75">
              <w:rPr>
                <w:noProof/>
                <w:webHidden/>
              </w:rPr>
              <w:delText>159</w:delText>
            </w:r>
          </w:del>
        </w:p>
        <w:p w:rsidR="00BF4B5C" w:rsidDel="00AD0C75" w:rsidRDefault="00BF4B5C">
          <w:pPr>
            <w:pStyle w:val="TOC3"/>
            <w:rPr>
              <w:del w:id="4106" w:author="Sammartano, Marc (BIC USA)" w:date="2015-12-02T15:17:00Z"/>
              <w:rFonts w:eastAsiaTheme="minorEastAsia"/>
              <w:noProof/>
            </w:rPr>
          </w:pPr>
          <w:del w:id="4107" w:author="Sammartano, Marc (BIC USA)" w:date="2015-12-02T15:17:00Z">
            <w:r w:rsidRPr="00AD0C75" w:rsidDel="00AD0C75">
              <w:rPr>
                <w:noProof/>
              </w:rPr>
              <w:delText>Gr.save &lt;filename_sexp&gt; {,&lt;quality_nexp&gt;}</w:delText>
            </w:r>
            <w:r w:rsidDel="00AD0C75">
              <w:rPr>
                <w:noProof/>
                <w:webHidden/>
              </w:rPr>
              <w:tab/>
            </w:r>
          </w:del>
          <w:del w:id="4108" w:author="Sammartano, Marc (BIC USA)" w:date="2015-12-02T15:16:00Z">
            <w:r w:rsidDel="00AD0C75">
              <w:rPr>
                <w:noProof/>
                <w:webHidden/>
              </w:rPr>
              <w:delText>159</w:delText>
            </w:r>
          </w:del>
        </w:p>
        <w:p w:rsidR="00BF4B5C" w:rsidDel="00AD0C75" w:rsidRDefault="00BF4B5C">
          <w:pPr>
            <w:pStyle w:val="TOC3"/>
            <w:rPr>
              <w:del w:id="4109" w:author="Sammartano, Marc (BIC USA)" w:date="2015-12-02T15:17:00Z"/>
              <w:rFonts w:eastAsiaTheme="minorEastAsia"/>
              <w:noProof/>
            </w:rPr>
          </w:pPr>
          <w:del w:id="4110" w:author="Sammartano, Marc (BIC USA)" w:date="2015-12-02T15:17:00Z">
            <w:r w:rsidRPr="00AD0C75" w:rsidDel="00AD0C75">
              <w:rPr>
                <w:noProof/>
              </w:rPr>
              <w:delText>Gr.get.type &lt;object_ptr_nexp&gt;, &lt;type_svar&gt;</w:delText>
            </w:r>
            <w:r w:rsidDel="00AD0C75">
              <w:rPr>
                <w:noProof/>
                <w:webHidden/>
              </w:rPr>
              <w:tab/>
            </w:r>
          </w:del>
          <w:del w:id="4111" w:author="Sammartano, Marc (BIC USA)" w:date="2015-12-02T15:16:00Z">
            <w:r w:rsidDel="00AD0C75">
              <w:rPr>
                <w:noProof/>
                <w:webHidden/>
              </w:rPr>
              <w:delText>160</w:delText>
            </w:r>
          </w:del>
        </w:p>
        <w:p w:rsidR="00BF4B5C" w:rsidDel="00AD0C75" w:rsidRDefault="00BF4B5C">
          <w:pPr>
            <w:pStyle w:val="TOC3"/>
            <w:rPr>
              <w:del w:id="4112" w:author="Sammartano, Marc (BIC USA)" w:date="2015-12-02T15:17:00Z"/>
              <w:rFonts w:eastAsiaTheme="minorEastAsia"/>
              <w:noProof/>
            </w:rPr>
          </w:pPr>
          <w:del w:id="4113" w:author="Sammartano, Marc (BIC USA)" w:date="2015-12-02T15:17:00Z">
            <w:r w:rsidRPr="00AD0C75" w:rsidDel="00AD0C75">
              <w:rPr>
                <w:noProof/>
              </w:rPr>
              <w:delText>Gr.get.params &lt;object_ptr_nexp&gt;, &lt;param_array$[]&gt;</w:delText>
            </w:r>
            <w:r w:rsidDel="00AD0C75">
              <w:rPr>
                <w:noProof/>
                <w:webHidden/>
              </w:rPr>
              <w:tab/>
            </w:r>
          </w:del>
          <w:del w:id="4114" w:author="Sammartano, Marc (BIC USA)" w:date="2015-12-02T15:16:00Z">
            <w:r w:rsidDel="00AD0C75">
              <w:rPr>
                <w:noProof/>
                <w:webHidden/>
              </w:rPr>
              <w:delText>160</w:delText>
            </w:r>
          </w:del>
        </w:p>
        <w:p w:rsidR="00BF4B5C" w:rsidDel="00AD0C75" w:rsidRDefault="00BF4B5C">
          <w:pPr>
            <w:pStyle w:val="TOC3"/>
            <w:rPr>
              <w:del w:id="4115" w:author="Sammartano, Marc (BIC USA)" w:date="2015-12-02T15:17:00Z"/>
              <w:rFonts w:eastAsiaTheme="minorEastAsia"/>
              <w:noProof/>
            </w:rPr>
          </w:pPr>
          <w:del w:id="4116" w:author="Sammartano, Marc (BIC USA)" w:date="2015-12-02T15:17:00Z">
            <w:r w:rsidRPr="00AD0C75" w:rsidDel="00AD0C75">
              <w:rPr>
                <w:noProof/>
              </w:rPr>
              <w:delText>Gr.get.position &lt;object_ptr_nexp&gt;, x, y</w:delText>
            </w:r>
            <w:r w:rsidDel="00AD0C75">
              <w:rPr>
                <w:noProof/>
                <w:webHidden/>
              </w:rPr>
              <w:tab/>
            </w:r>
          </w:del>
          <w:del w:id="4117" w:author="Sammartano, Marc (BIC USA)" w:date="2015-12-02T15:16:00Z">
            <w:r w:rsidDel="00AD0C75">
              <w:rPr>
                <w:noProof/>
                <w:webHidden/>
              </w:rPr>
              <w:delText>160</w:delText>
            </w:r>
          </w:del>
        </w:p>
        <w:p w:rsidR="00BF4B5C" w:rsidDel="00AD0C75" w:rsidRDefault="00BF4B5C">
          <w:pPr>
            <w:pStyle w:val="TOC3"/>
            <w:rPr>
              <w:del w:id="4118" w:author="Sammartano, Marc (BIC USA)" w:date="2015-12-02T15:17:00Z"/>
              <w:rFonts w:eastAsiaTheme="minorEastAsia"/>
              <w:noProof/>
            </w:rPr>
          </w:pPr>
          <w:del w:id="4119" w:author="Sammartano, Marc (BIC USA)" w:date="2015-12-02T15:17:00Z">
            <w:r w:rsidRPr="00AD0C75" w:rsidDel="00AD0C75">
              <w:rPr>
                <w:noProof/>
              </w:rPr>
              <w:delText>Gr.move &lt;object_ptr_nexp&gt; {{, dx}{, dy}}</w:delText>
            </w:r>
            <w:r w:rsidDel="00AD0C75">
              <w:rPr>
                <w:noProof/>
                <w:webHidden/>
              </w:rPr>
              <w:tab/>
            </w:r>
          </w:del>
          <w:del w:id="4120" w:author="Sammartano, Marc (BIC USA)" w:date="2015-12-02T15:16:00Z">
            <w:r w:rsidDel="00AD0C75">
              <w:rPr>
                <w:noProof/>
                <w:webHidden/>
              </w:rPr>
              <w:delText>160</w:delText>
            </w:r>
          </w:del>
        </w:p>
        <w:p w:rsidR="00BF4B5C" w:rsidDel="00AD0C75" w:rsidRDefault="00BF4B5C">
          <w:pPr>
            <w:pStyle w:val="TOC3"/>
            <w:rPr>
              <w:del w:id="4121" w:author="Sammartano, Marc (BIC USA)" w:date="2015-12-02T15:17:00Z"/>
              <w:rFonts w:eastAsiaTheme="minorEastAsia"/>
              <w:noProof/>
            </w:rPr>
          </w:pPr>
          <w:del w:id="4122" w:author="Sammartano, Marc (BIC USA)" w:date="2015-12-02T15:17:00Z">
            <w:r w:rsidRPr="00AD0C75" w:rsidDel="00AD0C75">
              <w:rPr>
                <w:noProof/>
              </w:rPr>
              <w:delText>Gr.get.value &lt;object_ptr_nexp&gt; {, &lt;tag_sexp&gt;, &lt;value_nvar | value_svar&gt;}...</w:delText>
            </w:r>
            <w:r w:rsidDel="00AD0C75">
              <w:rPr>
                <w:noProof/>
                <w:webHidden/>
              </w:rPr>
              <w:tab/>
            </w:r>
          </w:del>
          <w:del w:id="4123" w:author="Sammartano, Marc (BIC USA)" w:date="2015-12-02T15:16:00Z">
            <w:r w:rsidDel="00AD0C75">
              <w:rPr>
                <w:noProof/>
                <w:webHidden/>
              </w:rPr>
              <w:delText>160</w:delText>
            </w:r>
          </w:del>
        </w:p>
        <w:p w:rsidR="00BF4B5C" w:rsidDel="00AD0C75" w:rsidRDefault="00BF4B5C">
          <w:pPr>
            <w:pStyle w:val="TOC3"/>
            <w:rPr>
              <w:del w:id="4124" w:author="Sammartano, Marc (BIC USA)" w:date="2015-12-02T15:17:00Z"/>
              <w:rFonts w:eastAsiaTheme="minorEastAsia"/>
              <w:noProof/>
            </w:rPr>
          </w:pPr>
          <w:del w:id="4125" w:author="Sammartano, Marc (BIC USA)" w:date="2015-12-02T15:17:00Z">
            <w:r w:rsidRPr="00AD0C75" w:rsidDel="00AD0C75">
              <w:rPr>
                <w:noProof/>
              </w:rPr>
              <w:delText>Gr.modify &lt;object_ptr_nexp&gt; {, &lt;tag_sexp&gt;, &lt;value_nexp | value_sexp&gt;}...</w:delText>
            </w:r>
            <w:r w:rsidDel="00AD0C75">
              <w:rPr>
                <w:noProof/>
                <w:webHidden/>
              </w:rPr>
              <w:tab/>
            </w:r>
          </w:del>
          <w:del w:id="4126" w:author="Sammartano, Marc (BIC USA)" w:date="2015-12-02T15:16:00Z">
            <w:r w:rsidDel="00AD0C75">
              <w:rPr>
                <w:noProof/>
                <w:webHidden/>
              </w:rPr>
              <w:delText>160</w:delText>
            </w:r>
          </w:del>
        </w:p>
        <w:p w:rsidR="00BF4B5C" w:rsidDel="00AD0C75" w:rsidRDefault="00BF4B5C">
          <w:pPr>
            <w:pStyle w:val="TOC3"/>
            <w:rPr>
              <w:del w:id="4127" w:author="Sammartano, Marc (BIC USA)" w:date="2015-12-02T15:17:00Z"/>
              <w:rFonts w:eastAsiaTheme="minorEastAsia"/>
              <w:noProof/>
            </w:rPr>
          </w:pPr>
          <w:del w:id="4128" w:author="Sammartano, Marc (BIC USA)" w:date="2015-12-02T15:17:00Z">
            <w:r w:rsidRPr="00AD0C75" w:rsidDel="00AD0C75">
              <w:rPr>
                <w:noProof/>
              </w:rPr>
              <w:delText>Gr.paint.get &lt;object_ptr_nexp&gt;</w:delText>
            </w:r>
            <w:r w:rsidDel="00AD0C75">
              <w:rPr>
                <w:noProof/>
                <w:webHidden/>
              </w:rPr>
              <w:tab/>
            </w:r>
          </w:del>
          <w:del w:id="4129" w:author="Sammartano, Marc (BIC USA)" w:date="2015-12-02T15:16:00Z">
            <w:r w:rsidDel="00AD0C75">
              <w:rPr>
                <w:noProof/>
                <w:webHidden/>
              </w:rPr>
              <w:delText>162</w:delText>
            </w:r>
          </w:del>
        </w:p>
        <w:p w:rsidR="00BF4B5C" w:rsidDel="00AD0C75" w:rsidRDefault="00BF4B5C">
          <w:pPr>
            <w:pStyle w:val="TOC3"/>
            <w:rPr>
              <w:del w:id="4130" w:author="Sammartano, Marc (BIC USA)" w:date="2015-12-02T15:17:00Z"/>
              <w:rFonts w:eastAsiaTheme="minorEastAsia"/>
              <w:noProof/>
            </w:rPr>
          </w:pPr>
          <w:del w:id="4131" w:author="Sammartano, Marc (BIC USA)" w:date="2015-12-02T15:17:00Z">
            <w:r w:rsidRPr="00AD0C75" w:rsidDel="00AD0C75">
              <w:rPr>
                <w:noProof/>
              </w:rPr>
              <w:delText>GR_COLLISION(&lt;object_1_nexp&gt;, &lt;object_2_nexp&gt;)</w:delText>
            </w:r>
            <w:r w:rsidDel="00AD0C75">
              <w:rPr>
                <w:noProof/>
                <w:webHidden/>
              </w:rPr>
              <w:tab/>
            </w:r>
          </w:del>
          <w:del w:id="4132" w:author="Sammartano, Marc (BIC USA)" w:date="2015-12-02T15:16:00Z">
            <w:r w:rsidDel="00AD0C75">
              <w:rPr>
                <w:noProof/>
                <w:webHidden/>
              </w:rPr>
              <w:delText>162</w:delText>
            </w:r>
          </w:del>
        </w:p>
        <w:p w:rsidR="00BF4B5C" w:rsidDel="00AD0C75" w:rsidRDefault="00BF4B5C">
          <w:pPr>
            <w:pStyle w:val="TOC3"/>
            <w:rPr>
              <w:del w:id="4133" w:author="Sammartano, Marc (BIC USA)" w:date="2015-12-02T15:17:00Z"/>
              <w:rFonts w:eastAsiaTheme="minorEastAsia"/>
              <w:noProof/>
            </w:rPr>
          </w:pPr>
          <w:del w:id="4134" w:author="Sammartano, Marc (BIC USA)" w:date="2015-12-02T15:17:00Z">
            <w:r w:rsidRPr="00AD0C75" w:rsidDel="00AD0C75">
              <w:rPr>
                <w:noProof/>
              </w:rPr>
              <w:delText>Gr.clip &lt;object_ptr_nexp&gt;, &lt;left_nexp&gt;, &lt;top_nexp&gt;, &lt;right_nexp&gt;, &lt;bottom_nexp&gt;{, &lt;RO_nexp&gt;}</w:delText>
            </w:r>
            <w:r w:rsidDel="00AD0C75">
              <w:rPr>
                <w:noProof/>
                <w:webHidden/>
              </w:rPr>
              <w:tab/>
            </w:r>
          </w:del>
          <w:del w:id="4135" w:author="Sammartano, Marc (BIC USA)" w:date="2015-12-02T15:16:00Z">
            <w:r w:rsidDel="00AD0C75">
              <w:rPr>
                <w:noProof/>
                <w:webHidden/>
              </w:rPr>
              <w:delText>163</w:delText>
            </w:r>
          </w:del>
        </w:p>
        <w:p w:rsidR="00BF4B5C" w:rsidDel="00AD0C75" w:rsidRDefault="00BF4B5C">
          <w:pPr>
            <w:pStyle w:val="TOC3"/>
            <w:rPr>
              <w:del w:id="4136" w:author="Sammartano, Marc (BIC USA)" w:date="2015-12-02T15:17:00Z"/>
              <w:rFonts w:eastAsiaTheme="minorEastAsia"/>
              <w:noProof/>
            </w:rPr>
          </w:pPr>
          <w:del w:id="4137" w:author="Sammartano, Marc (BIC USA)" w:date="2015-12-02T15:17:00Z">
            <w:r w:rsidRPr="00AD0C75" w:rsidDel="00AD0C75">
              <w:rPr>
                <w:noProof/>
              </w:rPr>
              <w:delText>Gr.newDL &lt;dl_array[{&lt;start&gt;,&lt;length&gt;}]&gt;</w:delText>
            </w:r>
            <w:r w:rsidDel="00AD0C75">
              <w:rPr>
                <w:noProof/>
                <w:webHidden/>
              </w:rPr>
              <w:tab/>
            </w:r>
          </w:del>
          <w:del w:id="4138" w:author="Sammartano, Marc (BIC USA)" w:date="2015-12-02T15:16:00Z">
            <w:r w:rsidDel="00AD0C75">
              <w:rPr>
                <w:noProof/>
                <w:webHidden/>
              </w:rPr>
              <w:delText>164</w:delText>
            </w:r>
          </w:del>
        </w:p>
        <w:p w:rsidR="00BF4B5C" w:rsidDel="00AD0C75" w:rsidRDefault="00BF4B5C">
          <w:pPr>
            <w:pStyle w:val="TOC3"/>
            <w:rPr>
              <w:del w:id="4139" w:author="Sammartano, Marc (BIC USA)" w:date="2015-12-02T15:17:00Z"/>
              <w:rFonts w:eastAsiaTheme="minorEastAsia"/>
              <w:noProof/>
            </w:rPr>
          </w:pPr>
          <w:del w:id="4140" w:author="Sammartano, Marc (BIC USA)" w:date="2015-12-02T15:17:00Z">
            <w:r w:rsidRPr="00AD0C75" w:rsidDel="00AD0C75">
              <w:rPr>
                <w:noProof/>
              </w:rPr>
              <w:delText>Gr.getDL &lt;dl_array[]&gt; {, &lt;keep_all_objects_lexp&gt; }</w:delText>
            </w:r>
            <w:r w:rsidDel="00AD0C75">
              <w:rPr>
                <w:noProof/>
                <w:webHidden/>
              </w:rPr>
              <w:tab/>
            </w:r>
          </w:del>
          <w:del w:id="4141" w:author="Sammartano, Marc (BIC USA)" w:date="2015-12-02T15:16:00Z">
            <w:r w:rsidDel="00AD0C75">
              <w:rPr>
                <w:noProof/>
                <w:webHidden/>
              </w:rPr>
              <w:delText>164</w:delText>
            </w:r>
          </w:del>
        </w:p>
        <w:p w:rsidR="00BF4B5C" w:rsidDel="00AD0C75" w:rsidRDefault="00BF4B5C">
          <w:pPr>
            <w:pStyle w:val="TOC1"/>
            <w:tabs>
              <w:tab w:val="right" w:leader="dot" w:pos="9350"/>
            </w:tabs>
            <w:rPr>
              <w:del w:id="4142" w:author="Sammartano, Marc (BIC USA)" w:date="2015-12-02T15:17:00Z"/>
              <w:rFonts w:eastAsiaTheme="minorEastAsia"/>
              <w:noProof/>
            </w:rPr>
          </w:pPr>
          <w:del w:id="4143" w:author="Sammartano, Marc (BIC USA)" w:date="2015-12-02T15:17:00Z">
            <w:r w:rsidRPr="00AD0C75" w:rsidDel="00AD0C75">
              <w:rPr>
                <w:noProof/>
              </w:rPr>
              <w:delText>Audio Interface</w:delText>
            </w:r>
            <w:r w:rsidDel="00AD0C75">
              <w:rPr>
                <w:noProof/>
                <w:webHidden/>
              </w:rPr>
              <w:tab/>
            </w:r>
          </w:del>
          <w:del w:id="4144" w:author="Sammartano, Marc (BIC USA)" w:date="2015-12-02T15:16:00Z">
            <w:r w:rsidDel="00AD0C75">
              <w:rPr>
                <w:noProof/>
                <w:webHidden/>
              </w:rPr>
              <w:delText>164</w:delText>
            </w:r>
          </w:del>
        </w:p>
        <w:p w:rsidR="00BF4B5C" w:rsidDel="00AD0C75" w:rsidRDefault="00BF4B5C">
          <w:pPr>
            <w:pStyle w:val="TOC2"/>
            <w:rPr>
              <w:del w:id="4145" w:author="Sammartano, Marc (BIC USA)" w:date="2015-12-02T15:17:00Z"/>
              <w:rFonts w:eastAsiaTheme="minorEastAsia"/>
              <w:noProof/>
            </w:rPr>
          </w:pPr>
          <w:del w:id="4146" w:author="Sammartano, Marc (BIC USA)" w:date="2015-12-02T15:17:00Z">
            <w:r w:rsidRPr="00AD0C75" w:rsidDel="00AD0C75">
              <w:rPr>
                <w:noProof/>
              </w:rPr>
              <w:delText>Introduction</w:delText>
            </w:r>
            <w:r w:rsidDel="00AD0C75">
              <w:rPr>
                <w:noProof/>
                <w:webHidden/>
              </w:rPr>
              <w:tab/>
            </w:r>
          </w:del>
          <w:del w:id="4147" w:author="Sammartano, Marc (BIC USA)" w:date="2015-12-02T15:16:00Z">
            <w:r w:rsidDel="00AD0C75">
              <w:rPr>
                <w:noProof/>
                <w:webHidden/>
              </w:rPr>
              <w:delText>164</w:delText>
            </w:r>
          </w:del>
        </w:p>
        <w:p w:rsidR="00BF4B5C" w:rsidDel="00AD0C75" w:rsidRDefault="00BF4B5C">
          <w:pPr>
            <w:pStyle w:val="TOC3"/>
            <w:rPr>
              <w:del w:id="4148" w:author="Sammartano, Marc (BIC USA)" w:date="2015-12-02T15:17:00Z"/>
              <w:rFonts w:eastAsiaTheme="minorEastAsia"/>
              <w:noProof/>
            </w:rPr>
          </w:pPr>
          <w:del w:id="4149" w:author="Sammartano, Marc (BIC USA)" w:date="2015-12-02T15:17:00Z">
            <w:r w:rsidRPr="00AD0C75" w:rsidDel="00AD0C75">
              <w:rPr>
                <w:noProof/>
              </w:rPr>
              <w:delText>The Audio Interface</w:delText>
            </w:r>
            <w:r w:rsidDel="00AD0C75">
              <w:rPr>
                <w:noProof/>
                <w:webHidden/>
              </w:rPr>
              <w:tab/>
            </w:r>
          </w:del>
          <w:del w:id="4150" w:author="Sammartano, Marc (BIC USA)" w:date="2015-12-02T15:16:00Z">
            <w:r w:rsidDel="00AD0C75">
              <w:rPr>
                <w:noProof/>
                <w:webHidden/>
              </w:rPr>
              <w:delText>164</w:delText>
            </w:r>
          </w:del>
        </w:p>
        <w:p w:rsidR="00BF4B5C" w:rsidDel="00AD0C75" w:rsidRDefault="00BF4B5C">
          <w:pPr>
            <w:pStyle w:val="TOC3"/>
            <w:rPr>
              <w:del w:id="4151" w:author="Sammartano, Marc (BIC USA)" w:date="2015-12-02T15:17:00Z"/>
              <w:rFonts w:eastAsiaTheme="minorEastAsia"/>
              <w:noProof/>
            </w:rPr>
          </w:pPr>
          <w:del w:id="4152" w:author="Sammartano, Marc (BIC USA)" w:date="2015-12-02T15:17:00Z">
            <w:r w:rsidRPr="00AD0C75" w:rsidDel="00AD0C75">
              <w:rPr>
                <w:noProof/>
              </w:rPr>
              <w:delText>Audio File Types</w:delText>
            </w:r>
            <w:r w:rsidDel="00AD0C75">
              <w:rPr>
                <w:noProof/>
                <w:webHidden/>
              </w:rPr>
              <w:tab/>
            </w:r>
          </w:del>
          <w:del w:id="4153" w:author="Sammartano, Marc (BIC USA)" w:date="2015-12-02T15:16:00Z">
            <w:r w:rsidDel="00AD0C75">
              <w:rPr>
                <w:noProof/>
                <w:webHidden/>
              </w:rPr>
              <w:delText>164</w:delText>
            </w:r>
          </w:del>
        </w:p>
        <w:p w:rsidR="00BF4B5C" w:rsidDel="00AD0C75" w:rsidRDefault="00BF4B5C">
          <w:pPr>
            <w:pStyle w:val="TOC2"/>
            <w:rPr>
              <w:del w:id="4154" w:author="Sammartano, Marc (BIC USA)" w:date="2015-12-02T15:17:00Z"/>
              <w:rFonts w:eastAsiaTheme="minorEastAsia"/>
              <w:noProof/>
            </w:rPr>
          </w:pPr>
          <w:del w:id="4155" w:author="Sammartano, Marc (BIC USA)" w:date="2015-12-02T15:17:00Z">
            <w:r w:rsidRPr="00AD0C75" w:rsidDel="00AD0C75">
              <w:rPr>
                <w:noProof/>
              </w:rPr>
              <w:delText>Commands</w:delText>
            </w:r>
            <w:r w:rsidDel="00AD0C75">
              <w:rPr>
                <w:noProof/>
                <w:webHidden/>
              </w:rPr>
              <w:tab/>
            </w:r>
          </w:del>
          <w:del w:id="4156" w:author="Sammartano, Marc (BIC USA)" w:date="2015-12-02T15:16:00Z">
            <w:r w:rsidDel="00AD0C75">
              <w:rPr>
                <w:noProof/>
                <w:webHidden/>
              </w:rPr>
              <w:delText>164</w:delText>
            </w:r>
          </w:del>
        </w:p>
        <w:p w:rsidR="00BF4B5C" w:rsidDel="00AD0C75" w:rsidRDefault="00BF4B5C">
          <w:pPr>
            <w:pStyle w:val="TOC3"/>
            <w:rPr>
              <w:del w:id="4157" w:author="Sammartano, Marc (BIC USA)" w:date="2015-12-02T15:17:00Z"/>
              <w:rFonts w:eastAsiaTheme="minorEastAsia"/>
              <w:noProof/>
            </w:rPr>
          </w:pPr>
          <w:del w:id="4158" w:author="Sammartano, Marc (BIC USA)" w:date="2015-12-02T15:17:00Z">
            <w:r w:rsidRPr="00AD0C75" w:rsidDel="00AD0C75">
              <w:rPr>
                <w:noProof/>
              </w:rPr>
              <w:delText>Audio.load &lt;aft_nvar&gt;, &lt;filename_sexp&gt;</w:delText>
            </w:r>
            <w:r w:rsidDel="00AD0C75">
              <w:rPr>
                <w:noProof/>
                <w:webHidden/>
              </w:rPr>
              <w:tab/>
            </w:r>
          </w:del>
          <w:del w:id="4159" w:author="Sammartano, Marc (BIC USA)" w:date="2015-12-02T15:16:00Z">
            <w:r w:rsidDel="00AD0C75">
              <w:rPr>
                <w:noProof/>
                <w:webHidden/>
              </w:rPr>
              <w:delText>165</w:delText>
            </w:r>
          </w:del>
        </w:p>
        <w:p w:rsidR="00BF4B5C" w:rsidDel="00AD0C75" w:rsidRDefault="00BF4B5C">
          <w:pPr>
            <w:pStyle w:val="TOC3"/>
            <w:rPr>
              <w:del w:id="4160" w:author="Sammartano, Marc (BIC USA)" w:date="2015-12-02T15:17:00Z"/>
              <w:rFonts w:eastAsiaTheme="minorEastAsia"/>
              <w:noProof/>
            </w:rPr>
          </w:pPr>
          <w:del w:id="4161" w:author="Sammartano, Marc (BIC USA)" w:date="2015-12-02T15:17:00Z">
            <w:r w:rsidRPr="00AD0C75" w:rsidDel="00AD0C75">
              <w:rPr>
                <w:noProof/>
              </w:rPr>
              <w:delText>Audio.play &lt;aft_nexp&gt;</w:delText>
            </w:r>
            <w:r w:rsidDel="00AD0C75">
              <w:rPr>
                <w:noProof/>
                <w:webHidden/>
              </w:rPr>
              <w:tab/>
            </w:r>
          </w:del>
          <w:del w:id="4162" w:author="Sammartano, Marc (BIC USA)" w:date="2015-12-02T15:16:00Z">
            <w:r w:rsidDel="00AD0C75">
              <w:rPr>
                <w:noProof/>
                <w:webHidden/>
              </w:rPr>
              <w:delText>165</w:delText>
            </w:r>
          </w:del>
        </w:p>
        <w:p w:rsidR="00BF4B5C" w:rsidDel="00AD0C75" w:rsidRDefault="00BF4B5C">
          <w:pPr>
            <w:pStyle w:val="TOC3"/>
            <w:rPr>
              <w:del w:id="4163" w:author="Sammartano, Marc (BIC USA)" w:date="2015-12-02T15:17:00Z"/>
              <w:rFonts w:eastAsiaTheme="minorEastAsia"/>
              <w:noProof/>
            </w:rPr>
          </w:pPr>
          <w:del w:id="4164" w:author="Sammartano, Marc (BIC USA)" w:date="2015-12-02T15:17:00Z">
            <w:r w:rsidRPr="00AD0C75" w:rsidDel="00AD0C75">
              <w:rPr>
                <w:noProof/>
              </w:rPr>
              <w:delText>Audio.stop</w:delText>
            </w:r>
            <w:r w:rsidDel="00AD0C75">
              <w:rPr>
                <w:noProof/>
                <w:webHidden/>
              </w:rPr>
              <w:tab/>
            </w:r>
          </w:del>
          <w:del w:id="4165" w:author="Sammartano, Marc (BIC USA)" w:date="2015-12-02T15:16:00Z">
            <w:r w:rsidDel="00AD0C75">
              <w:rPr>
                <w:noProof/>
                <w:webHidden/>
              </w:rPr>
              <w:delText>165</w:delText>
            </w:r>
          </w:del>
        </w:p>
        <w:p w:rsidR="00BF4B5C" w:rsidDel="00AD0C75" w:rsidRDefault="00BF4B5C">
          <w:pPr>
            <w:pStyle w:val="TOC3"/>
            <w:rPr>
              <w:del w:id="4166" w:author="Sammartano, Marc (BIC USA)" w:date="2015-12-02T15:17:00Z"/>
              <w:rFonts w:eastAsiaTheme="minorEastAsia"/>
              <w:noProof/>
            </w:rPr>
          </w:pPr>
          <w:del w:id="4167" w:author="Sammartano, Marc (BIC USA)" w:date="2015-12-02T15:17:00Z">
            <w:r w:rsidRPr="00AD0C75" w:rsidDel="00AD0C75">
              <w:rPr>
                <w:noProof/>
              </w:rPr>
              <w:delText>Audio.pause</w:delText>
            </w:r>
            <w:r w:rsidDel="00AD0C75">
              <w:rPr>
                <w:noProof/>
                <w:webHidden/>
              </w:rPr>
              <w:tab/>
            </w:r>
          </w:del>
          <w:del w:id="4168" w:author="Sammartano, Marc (BIC USA)" w:date="2015-12-02T15:16:00Z">
            <w:r w:rsidDel="00AD0C75">
              <w:rPr>
                <w:noProof/>
                <w:webHidden/>
              </w:rPr>
              <w:delText>165</w:delText>
            </w:r>
          </w:del>
        </w:p>
        <w:p w:rsidR="00BF4B5C" w:rsidDel="00AD0C75" w:rsidRDefault="00BF4B5C">
          <w:pPr>
            <w:pStyle w:val="TOC3"/>
            <w:rPr>
              <w:del w:id="4169" w:author="Sammartano, Marc (BIC USA)" w:date="2015-12-02T15:17:00Z"/>
              <w:rFonts w:eastAsiaTheme="minorEastAsia"/>
              <w:noProof/>
            </w:rPr>
          </w:pPr>
          <w:del w:id="4170" w:author="Sammartano, Marc (BIC USA)" w:date="2015-12-02T15:17:00Z">
            <w:r w:rsidRPr="00AD0C75" w:rsidDel="00AD0C75">
              <w:rPr>
                <w:noProof/>
              </w:rPr>
              <w:delText>Audio.loop</w:delText>
            </w:r>
            <w:r w:rsidDel="00AD0C75">
              <w:rPr>
                <w:noProof/>
                <w:webHidden/>
              </w:rPr>
              <w:tab/>
            </w:r>
          </w:del>
          <w:del w:id="4171" w:author="Sammartano, Marc (BIC USA)" w:date="2015-12-02T15:16:00Z">
            <w:r w:rsidDel="00AD0C75">
              <w:rPr>
                <w:noProof/>
                <w:webHidden/>
              </w:rPr>
              <w:delText>165</w:delText>
            </w:r>
          </w:del>
        </w:p>
        <w:p w:rsidR="00BF4B5C" w:rsidDel="00AD0C75" w:rsidRDefault="00BF4B5C">
          <w:pPr>
            <w:pStyle w:val="TOC3"/>
            <w:rPr>
              <w:del w:id="4172" w:author="Sammartano, Marc (BIC USA)" w:date="2015-12-02T15:17:00Z"/>
              <w:rFonts w:eastAsiaTheme="minorEastAsia"/>
              <w:noProof/>
            </w:rPr>
          </w:pPr>
          <w:del w:id="4173" w:author="Sammartano, Marc (BIC USA)" w:date="2015-12-02T15:17:00Z">
            <w:r w:rsidRPr="00AD0C75" w:rsidDel="00AD0C75">
              <w:rPr>
                <w:noProof/>
              </w:rPr>
              <w:delText>Audio.volume &lt;left_nexp&gt;, &lt;right_nexp&gt;</w:delText>
            </w:r>
            <w:r w:rsidDel="00AD0C75">
              <w:rPr>
                <w:noProof/>
                <w:webHidden/>
              </w:rPr>
              <w:tab/>
            </w:r>
          </w:del>
          <w:del w:id="4174" w:author="Sammartano, Marc (BIC USA)" w:date="2015-12-02T15:16:00Z">
            <w:r w:rsidDel="00AD0C75">
              <w:rPr>
                <w:noProof/>
                <w:webHidden/>
              </w:rPr>
              <w:delText>165</w:delText>
            </w:r>
          </w:del>
        </w:p>
        <w:p w:rsidR="00BF4B5C" w:rsidDel="00AD0C75" w:rsidRDefault="00BF4B5C">
          <w:pPr>
            <w:pStyle w:val="TOC3"/>
            <w:rPr>
              <w:del w:id="4175" w:author="Sammartano, Marc (BIC USA)" w:date="2015-12-02T15:17:00Z"/>
              <w:rFonts w:eastAsiaTheme="minorEastAsia"/>
              <w:noProof/>
            </w:rPr>
          </w:pPr>
          <w:del w:id="4176" w:author="Sammartano, Marc (BIC USA)" w:date="2015-12-02T15:17:00Z">
            <w:r w:rsidRPr="00AD0C75" w:rsidDel="00AD0C75">
              <w:rPr>
                <w:noProof/>
              </w:rPr>
              <w:delText>Audio.position.current &lt;nvar&gt;</w:delText>
            </w:r>
            <w:r w:rsidDel="00AD0C75">
              <w:rPr>
                <w:noProof/>
                <w:webHidden/>
              </w:rPr>
              <w:tab/>
            </w:r>
          </w:del>
          <w:del w:id="4177" w:author="Sammartano, Marc (BIC USA)" w:date="2015-12-02T15:16:00Z">
            <w:r w:rsidDel="00AD0C75">
              <w:rPr>
                <w:noProof/>
                <w:webHidden/>
              </w:rPr>
              <w:delText>166</w:delText>
            </w:r>
          </w:del>
        </w:p>
        <w:p w:rsidR="00BF4B5C" w:rsidDel="00AD0C75" w:rsidRDefault="00BF4B5C">
          <w:pPr>
            <w:pStyle w:val="TOC3"/>
            <w:rPr>
              <w:del w:id="4178" w:author="Sammartano, Marc (BIC USA)" w:date="2015-12-02T15:17:00Z"/>
              <w:rFonts w:eastAsiaTheme="minorEastAsia"/>
              <w:noProof/>
            </w:rPr>
          </w:pPr>
          <w:del w:id="4179" w:author="Sammartano, Marc (BIC USA)" w:date="2015-12-02T15:17:00Z">
            <w:r w:rsidRPr="00AD0C75" w:rsidDel="00AD0C75">
              <w:rPr>
                <w:noProof/>
              </w:rPr>
              <w:delText>Audio.position.seek &lt;nexp&gt;</w:delText>
            </w:r>
            <w:r w:rsidDel="00AD0C75">
              <w:rPr>
                <w:noProof/>
                <w:webHidden/>
              </w:rPr>
              <w:tab/>
            </w:r>
          </w:del>
          <w:del w:id="4180" w:author="Sammartano, Marc (BIC USA)" w:date="2015-12-02T15:16:00Z">
            <w:r w:rsidDel="00AD0C75">
              <w:rPr>
                <w:noProof/>
                <w:webHidden/>
              </w:rPr>
              <w:delText>166</w:delText>
            </w:r>
          </w:del>
        </w:p>
        <w:p w:rsidR="00BF4B5C" w:rsidDel="00AD0C75" w:rsidRDefault="00BF4B5C">
          <w:pPr>
            <w:pStyle w:val="TOC3"/>
            <w:rPr>
              <w:del w:id="4181" w:author="Sammartano, Marc (BIC USA)" w:date="2015-12-02T15:17:00Z"/>
              <w:rFonts w:eastAsiaTheme="minorEastAsia"/>
              <w:noProof/>
            </w:rPr>
          </w:pPr>
          <w:del w:id="4182" w:author="Sammartano, Marc (BIC USA)" w:date="2015-12-02T15:17:00Z">
            <w:r w:rsidRPr="00AD0C75" w:rsidDel="00AD0C75">
              <w:rPr>
                <w:noProof/>
              </w:rPr>
              <w:delText>Audio.length &lt;length_nvar&gt;, &lt;aft_nexp&gt;</w:delText>
            </w:r>
            <w:r w:rsidDel="00AD0C75">
              <w:rPr>
                <w:noProof/>
                <w:webHidden/>
              </w:rPr>
              <w:tab/>
            </w:r>
          </w:del>
          <w:del w:id="4183" w:author="Sammartano, Marc (BIC USA)" w:date="2015-12-02T15:16:00Z">
            <w:r w:rsidDel="00AD0C75">
              <w:rPr>
                <w:noProof/>
                <w:webHidden/>
              </w:rPr>
              <w:delText>166</w:delText>
            </w:r>
          </w:del>
        </w:p>
        <w:p w:rsidR="00BF4B5C" w:rsidDel="00AD0C75" w:rsidRDefault="00BF4B5C">
          <w:pPr>
            <w:pStyle w:val="TOC3"/>
            <w:rPr>
              <w:del w:id="4184" w:author="Sammartano, Marc (BIC USA)" w:date="2015-12-02T15:17:00Z"/>
              <w:rFonts w:eastAsiaTheme="minorEastAsia"/>
              <w:noProof/>
            </w:rPr>
          </w:pPr>
          <w:del w:id="4185" w:author="Sammartano, Marc (BIC USA)" w:date="2015-12-02T15:17:00Z">
            <w:r w:rsidRPr="00AD0C75" w:rsidDel="00AD0C75">
              <w:rPr>
                <w:noProof/>
              </w:rPr>
              <w:delText>Audio.release &lt;aft_nexp&gt;</w:delText>
            </w:r>
            <w:r w:rsidDel="00AD0C75">
              <w:rPr>
                <w:noProof/>
                <w:webHidden/>
              </w:rPr>
              <w:tab/>
            </w:r>
          </w:del>
          <w:del w:id="4186" w:author="Sammartano, Marc (BIC USA)" w:date="2015-12-02T15:16:00Z">
            <w:r w:rsidDel="00AD0C75">
              <w:rPr>
                <w:noProof/>
                <w:webHidden/>
              </w:rPr>
              <w:delText>166</w:delText>
            </w:r>
          </w:del>
        </w:p>
        <w:p w:rsidR="00BF4B5C" w:rsidDel="00AD0C75" w:rsidRDefault="00BF4B5C">
          <w:pPr>
            <w:pStyle w:val="TOC3"/>
            <w:rPr>
              <w:del w:id="4187" w:author="Sammartano, Marc (BIC USA)" w:date="2015-12-02T15:17:00Z"/>
              <w:rFonts w:eastAsiaTheme="minorEastAsia"/>
              <w:noProof/>
            </w:rPr>
          </w:pPr>
          <w:del w:id="4188" w:author="Sammartano, Marc (BIC USA)" w:date="2015-12-02T15:17:00Z">
            <w:r w:rsidRPr="00AD0C75" w:rsidDel="00AD0C75">
              <w:rPr>
                <w:noProof/>
              </w:rPr>
              <w:delText>Audio.isdone &lt;lvar&gt;</w:delText>
            </w:r>
            <w:r w:rsidDel="00AD0C75">
              <w:rPr>
                <w:noProof/>
                <w:webHidden/>
              </w:rPr>
              <w:tab/>
            </w:r>
          </w:del>
          <w:del w:id="4189" w:author="Sammartano, Marc (BIC USA)" w:date="2015-12-02T15:16:00Z">
            <w:r w:rsidDel="00AD0C75">
              <w:rPr>
                <w:noProof/>
                <w:webHidden/>
              </w:rPr>
              <w:delText>166</w:delText>
            </w:r>
          </w:del>
        </w:p>
        <w:p w:rsidR="00BF4B5C" w:rsidDel="00AD0C75" w:rsidRDefault="00BF4B5C">
          <w:pPr>
            <w:pStyle w:val="TOC3"/>
            <w:rPr>
              <w:del w:id="4190" w:author="Sammartano, Marc (BIC USA)" w:date="2015-12-02T15:17:00Z"/>
              <w:rFonts w:eastAsiaTheme="minorEastAsia"/>
              <w:noProof/>
            </w:rPr>
          </w:pPr>
          <w:del w:id="4191" w:author="Sammartano, Marc (BIC USA)" w:date="2015-12-02T15:17:00Z">
            <w:r w:rsidRPr="00AD0C75" w:rsidDel="00AD0C75">
              <w:rPr>
                <w:noProof/>
              </w:rPr>
              <w:delText>Audio.record.start &lt;fn_svar&gt;</w:delText>
            </w:r>
            <w:r w:rsidDel="00AD0C75">
              <w:rPr>
                <w:noProof/>
                <w:webHidden/>
              </w:rPr>
              <w:tab/>
            </w:r>
          </w:del>
          <w:del w:id="4192" w:author="Sammartano, Marc (BIC USA)" w:date="2015-12-02T15:16:00Z">
            <w:r w:rsidDel="00AD0C75">
              <w:rPr>
                <w:noProof/>
                <w:webHidden/>
              </w:rPr>
              <w:delText>166</w:delText>
            </w:r>
          </w:del>
        </w:p>
        <w:p w:rsidR="00BF4B5C" w:rsidDel="00AD0C75" w:rsidRDefault="00BF4B5C">
          <w:pPr>
            <w:pStyle w:val="TOC3"/>
            <w:rPr>
              <w:del w:id="4193" w:author="Sammartano, Marc (BIC USA)" w:date="2015-12-02T15:17:00Z"/>
              <w:rFonts w:eastAsiaTheme="minorEastAsia"/>
              <w:noProof/>
            </w:rPr>
          </w:pPr>
          <w:del w:id="4194" w:author="Sammartano, Marc (BIC USA)" w:date="2015-12-02T15:17:00Z">
            <w:r w:rsidRPr="00AD0C75" w:rsidDel="00AD0C75">
              <w:rPr>
                <w:noProof/>
              </w:rPr>
              <w:delText>Audio.record.stop</w:delText>
            </w:r>
            <w:r w:rsidDel="00AD0C75">
              <w:rPr>
                <w:noProof/>
                <w:webHidden/>
              </w:rPr>
              <w:tab/>
            </w:r>
          </w:del>
          <w:del w:id="4195" w:author="Sammartano, Marc (BIC USA)" w:date="2015-12-02T15:16:00Z">
            <w:r w:rsidDel="00AD0C75">
              <w:rPr>
                <w:noProof/>
                <w:webHidden/>
              </w:rPr>
              <w:delText>166</w:delText>
            </w:r>
          </w:del>
        </w:p>
        <w:p w:rsidR="00BF4B5C" w:rsidDel="00AD0C75" w:rsidRDefault="00BF4B5C">
          <w:pPr>
            <w:pStyle w:val="TOC1"/>
            <w:tabs>
              <w:tab w:val="right" w:leader="dot" w:pos="9350"/>
            </w:tabs>
            <w:rPr>
              <w:del w:id="4196" w:author="Sammartano, Marc (BIC USA)" w:date="2015-12-02T15:17:00Z"/>
              <w:rFonts w:eastAsiaTheme="minorEastAsia"/>
              <w:noProof/>
            </w:rPr>
          </w:pPr>
          <w:del w:id="4197" w:author="Sammartano, Marc (BIC USA)" w:date="2015-12-02T15:17:00Z">
            <w:r w:rsidRPr="00AD0C75" w:rsidDel="00AD0C75">
              <w:rPr>
                <w:noProof/>
              </w:rPr>
              <w:delText>SoundPool</w:delText>
            </w:r>
            <w:r w:rsidDel="00AD0C75">
              <w:rPr>
                <w:noProof/>
                <w:webHidden/>
              </w:rPr>
              <w:tab/>
            </w:r>
          </w:del>
          <w:del w:id="4198" w:author="Sammartano, Marc (BIC USA)" w:date="2015-12-02T15:16:00Z">
            <w:r w:rsidDel="00AD0C75">
              <w:rPr>
                <w:noProof/>
                <w:webHidden/>
              </w:rPr>
              <w:delText>167</w:delText>
            </w:r>
          </w:del>
        </w:p>
        <w:p w:rsidR="00BF4B5C" w:rsidDel="00AD0C75" w:rsidRDefault="00BF4B5C">
          <w:pPr>
            <w:pStyle w:val="TOC2"/>
            <w:rPr>
              <w:del w:id="4199" w:author="Sammartano, Marc (BIC USA)" w:date="2015-12-02T15:17:00Z"/>
              <w:rFonts w:eastAsiaTheme="minorEastAsia"/>
              <w:noProof/>
            </w:rPr>
          </w:pPr>
          <w:del w:id="4200" w:author="Sammartano, Marc (BIC USA)" w:date="2015-12-02T15:17:00Z">
            <w:r w:rsidRPr="00AD0C75" w:rsidDel="00AD0C75">
              <w:rPr>
                <w:noProof/>
              </w:rPr>
              <w:delText>Introduction</w:delText>
            </w:r>
            <w:r w:rsidDel="00AD0C75">
              <w:rPr>
                <w:noProof/>
                <w:webHidden/>
              </w:rPr>
              <w:tab/>
            </w:r>
          </w:del>
          <w:del w:id="4201" w:author="Sammartano, Marc (BIC USA)" w:date="2015-12-02T15:16:00Z">
            <w:r w:rsidDel="00AD0C75">
              <w:rPr>
                <w:noProof/>
                <w:webHidden/>
              </w:rPr>
              <w:delText>167</w:delText>
            </w:r>
          </w:del>
        </w:p>
        <w:p w:rsidR="00BF4B5C" w:rsidDel="00AD0C75" w:rsidRDefault="00BF4B5C">
          <w:pPr>
            <w:pStyle w:val="TOC2"/>
            <w:rPr>
              <w:del w:id="4202" w:author="Sammartano, Marc (BIC USA)" w:date="2015-12-02T15:17:00Z"/>
              <w:rFonts w:eastAsiaTheme="minorEastAsia"/>
              <w:noProof/>
            </w:rPr>
          </w:pPr>
          <w:del w:id="4203" w:author="Sammartano, Marc (BIC USA)" w:date="2015-12-02T15:17:00Z">
            <w:r w:rsidRPr="00AD0C75" w:rsidDel="00AD0C75">
              <w:rPr>
                <w:noProof/>
              </w:rPr>
              <w:delText>Commands</w:delText>
            </w:r>
            <w:r w:rsidDel="00AD0C75">
              <w:rPr>
                <w:noProof/>
                <w:webHidden/>
              </w:rPr>
              <w:tab/>
            </w:r>
          </w:del>
          <w:del w:id="4204" w:author="Sammartano, Marc (BIC USA)" w:date="2015-12-02T15:16:00Z">
            <w:r w:rsidDel="00AD0C75">
              <w:rPr>
                <w:noProof/>
                <w:webHidden/>
              </w:rPr>
              <w:delText>167</w:delText>
            </w:r>
          </w:del>
        </w:p>
        <w:p w:rsidR="00BF4B5C" w:rsidDel="00AD0C75" w:rsidRDefault="00BF4B5C">
          <w:pPr>
            <w:pStyle w:val="TOC3"/>
            <w:rPr>
              <w:del w:id="4205" w:author="Sammartano, Marc (BIC USA)" w:date="2015-12-02T15:17:00Z"/>
              <w:rFonts w:eastAsiaTheme="minorEastAsia"/>
              <w:noProof/>
            </w:rPr>
          </w:pPr>
          <w:del w:id="4206" w:author="Sammartano, Marc (BIC USA)" w:date="2015-12-02T15:17:00Z">
            <w:r w:rsidRPr="00AD0C75" w:rsidDel="00AD0C75">
              <w:rPr>
                <w:noProof/>
              </w:rPr>
              <w:delText>Soundpool.open &lt;MaxStreams_nexp&gt;</w:delText>
            </w:r>
            <w:r w:rsidDel="00AD0C75">
              <w:rPr>
                <w:noProof/>
                <w:webHidden/>
              </w:rPr>
              <w:tab/>
            </w:r>
          </w:del>
          <w:del w:id="4207" w:author="Sammartano, Marc (BIC USA)" w:date="2015-12-02T15:16:00Z">
            <w:r w:rsidDel="00AD0C75">
              <w:rPr>
                <w:noProof/>
                <w:webHidden/>
              </w:rPr>
              <w:delText>167</w:delText>
            </w:r>
          </w:del>
        </w:p>
        <w:p w:rsidR="00BF4B5C" w:rsidDel="00AD0C75" w:rsidRDefault="00BF4B5C">
          <w:pPr>
            <w:pStyle w:val="TOC3"/>
            <w:rPr>
              <w:del w:id="4208" w:author="Sammartano, Marc (BIC USA)" w:date="2015-12-02T15:17:00Z"/>
              <w:rFonts w:eastAsiaTheme="minorEastAsia"/>
              <w:noProof/>
            </w:rPr>
          </w:pPr>
          <w:del w:id="4209" w:author="Sammartano, Marc (BIC USA)" w:date="2015-12-02T15:17:00Z">
            <w:r w:rsidRPr="00AD0C75" w:rsidDel="00AD0C75">
              <w:rPr>
                <w:noProof/>
              </w:rPr>
              <w:delText>Soundpool.load &lt;soundID_nvar&gt;, &lt;file_path_sexp&gt;</w:delText>
            </w:r>
            <w:r w:rsidDel="00AD0C75">
              <w:rPr>
                <w:noProof/>
                <w:webHidden/>
              </w:rPr>
              <w:tab/>
            </w:r>
          </w:del>
          <w:del w:id="4210" w:author="Sammartano, Marc (BIC USA)" w:date="2015-12-02T15:16:00Z">
            <w:r w:rsidDel="00AD0C75">
              <w:rPr>
                <w:noProof/>
                <w:webHidden/>
              </w:rPr>
              <w:delText>167</w:delText>
            </w:r>
          </w:del>
        </w:p>
        <w:p w:rsidR="00BF4B5C" w:rsidDel="00AD0C75" w:rsidRDefault="00BF4B5C">
          <w:pPr>
            <w:pStyle w:val="TOC3"/>
            <w:rPr>
              <w:del w:id="4211" w:author="Sammartano, Marc (BIC USA)" w:date="2015-12-02T15:17:00Z"/>
              <w:rFonts w:eastAsiaTheme="minorEastAsia"/>
              <w:noProof/>
            </w:rPr>
          </w:pPr>
          <w:del w:id="4212" w:author="Sammartano, Marc (BIC USA)" w:date="2015-12-02T15:17:00Z">
            <w:r w:rsidRPr="00AD0C75" w:rsidDel="00AD0C75">
              <w:rPr>
                <w:noProof/>
              </w:rPr>
              <w:delText>Soundpool.unload &lt;soundID_nexp&gt;</w:delText>
            </w:r>
            <w:r w:rsidDel="00AD0C75">
              <w:rPr>
                <w:noProof/>
                <w:webHidden/>
              </w:rPr>
              <w:tab/>
            </w:r>
          </w:del>
          <w:del w:id="4213" w:author="Sammartano, Marc (BIC USA)" w:date="2015-12-02T15:16:00Z">
            <w:r w:rsidDel="00AD0C75">
              <w:rPr>
                <w:noProof/>
                <w:webHidden/>
              </w:rPr>
              <w:delText>167</w:delText>
            </w:r>
          </w:del>
        </w:p>
        <w:p w:rsidR="00BF4B5C" w:rsidDel="00AD0C75" w:rsidRDefault="00BF4B5C">
          <w:pPr>
            <w:pStyle w:val="TOC3"/>
            <w:rPr>
              <w:del w:id="4214" w:author="Sammartano, Marc (BIC USA)" w:date="2015-12-02T15:17:00Z"/>
              <w:rFonts w:eastAsiaTheme="minorEastAsia"/>
              <w:noProof/>
            </w:rPr>
          </w:pPr>
          <w:del w:id="4215" w:author="Sammartano, Marc (BIC USA)" w:date="2015-12-02T15:17:00Z">
            <w:r w:rsidRPr="00AD0C75" w:rsidDel="00AD0C75">
              <w:rPr>
                <w:noProof/>
              </w:rPr>
              <w:delText>Soundpool.play &lt;streamID_nvar&gt;, &lt;soundID_nexp&gt;, &lt;rightVolume_nexp&gt;, &lt;leftVolume_nexp&gt;, &lt;priority_nexp&gt;, &lt;loop_nexp&gt;, &lt;rate_nexp&gt;</w:delText>
            </w:r>
            <w:r w:rsidDel="00AD0C75">
              <w:rPr>
                <w:noProof/>
                <w:webHidden/>
              </w:rPr>
              <w:tab/>
            </w:r>
          </w:del>
          <w:del w:id="4216" w:author="Sammartano, Marc (BIC USA)" w:date="2015-12-02T15:16:00Z">
            <w:r w:rsidDel="00AD0C75">
              <w:rPr>
                <w:noProof/>
                <w:webHidden/>
              </w:rPr>
              <w:delText>167</w:delText>
            </w:r>
          </w:del>
        </w:p>
        <w:p w:rsidR="00BF4B5C" w:rsidDel="00AD0C75" w:rsidRDefault="00BF4B5C">
          <w:pPr>
            <w:pStyle w:val="TOC3"/>
            <w:rPr>
              <w:del w:id="4217" w:author="Sammartano, Marc (BIC USA)" w:date="2015-12-02T15:17:00Z"/>
              <w:rFonts w:eastAsiaTheme="minorEastAsia"/>
              <w:noProof/>
            </w:rPr>
          </w:pPr>
          <w:del w:id="4218" w:author="Sammartano, Marc (BIC USA)" w:date="2015-12-02T15:17:00Z">
            <w:r w:rsidRPr="00AD0C75" w:rsidDel="00AD0C75">
              <w:rPr>
                <w:noProof/>
              </w:rPr>
              <w:delText>Soundpool.setvolume &lt;streamID_nexp&gt;, &lt;leftVolume_nexp&gt;, &lt;rightVolume_nexp&gt;</w:delText>
            </w:r>
            <w:r w:rsidDel="00AD0C75">
              <w:rPr>
                <w:noProof/>
                <w:webHidden/>
              </w:rPr>
              <w:tab/>
            </w:r>
          </w:del>
          <w:del w:id="4219" w:author="Sammartano, Marc (BIC USA)" w:date="2015-12-02T15:16:00Z">
            <w:r w:rsidDel="00AD0C75">
              <w:rPr>
                <w:noProof/>
                <w:webHidden/>
              </w:rPr>
              <w:delText>168</w:delText>
            </w:r>
          </w:del>
        </w:p>
        <w:p w:rsidR="00BF4B5C" w:rsidDel="00AD0C75" w:rsidRDefault="00BF4B5C">
          <w:pPr>
            <w:pStyle w:val="TOC3"/>
            <w:rPr>
              <w:del w:id="4220" w:author="Sammartano, Marc (BIC USA)" w:date="2015-12-02T15:17:00Z"/>
              <w:rFonts w:eastAsiaTheme="minorEastAsia"/>
              <w:noProof/>
            </w:rPr>
          </w:pPr>
          <w:del w:id="4221" w:author="Sammartano, Marc (BIC USA)" w:date="2015-12-02T15:17:00Z">
            <w:r w:rsidRPr="00AD0C75" w:rsidDel="00AD0C75">
              <w:rPr>
                <w:noProof/>
              </w:rPr>
              <w:delText>Soundpool.setrate &lt;streamID_nexp&gt;, &lt;rate_nexp&gt;</w:delText>
            </w:r>
            <w:r w:rsidDel="00AD0C75">
              <w:rPr>
                <w:noProof/>
                <w:webHidden/>
              </w:rPr>
              <w:tab/>
            </w:r>
          </w:del>
          <w:del w:id="4222" w:author="Sammartano, Marc (BIC USA)" w:date="2015-12-02T15:16:00Z">
            <w:r w:rsidDel="00AD0C75">
              <w:rPr>
                <w:noProof/>
                <w:webHidden/>
              </w:rPr>
              <w:delText>168</w:delText>
            </w:r>
          </w:del>
        </w:p>
        <w:p w:rsidR="00BF4B5C" w:rsidDel="00AD0C75" w:rsidRDefault="00BF4B5C">
          <w:pPr>
            <w:pStyle w:val="TOC3"/>
            <w:rPr>
              <w:del w:id="4223" w:author="Sammartano, Marc (BIC USA)" w:date="2015-12-02T15:17:00Z"/>
              <w:rFonts w:eastAsiaTheme="minorEastAsia"/>
              <w:noProof/>
            </w:rPr>
          </w:pPr>
          <w:del w:id="4224" w:author="Sammartano, Marc (BIC USA)" w:date="2015-12-02T15:17:00Z">
            <w:r w:rsidRPr="00AD0C75" w:rsidDel="00AD0C75">
              <w:rPr>
                <w:noProof/>
              </w:rPr>
              <w:delText>Soundpool.setpriority &lt;streamID_nexp&gt;, &lt;priority_nexp&gt;</w:delText>
            </w:r>
            <w:r w:rsidDel="00AD0C75">
              <w:rPr>
                <w:noProof/>
                <w:webHidden/>
              </w:rPr>
              <w:tab/>
            </w:r>
          </w:del>
          <w:del w:id="4225" w:author="Sammartano, Marc (BIC USA)" w:date="2015-12-02T15:16:00Z">
            <w:r w:rsidDel="00AD0C75">
              <w:rPr>
                <w:noProof/>
                <w:webHidden/>
              </w:rPr>
              <w:delText>168</w:delText>
            </w:r>
          </w:del>
        </w:p>
        <w:p w:rsidR="00BF4B5C" w:rsidDel="00AD0C75" w:rsidRDefault="00BF4B5C">
          <w:pPr>
            <w:pStyle w:val="TOC3"/>
            <w:rPr>
              <w:del w:id="4226" w:author="Sammartano, Marc (BIC USA)" w:date="2015-12-02T15:17:00Z"/>
              <w:rFonts w:eastAsiaTheme="minorEastAsia"/>
              <w:noProof/>
            </w:rPr>
          </w:pPr>
          <w:del w:id="4227" w:author="Sammartano, Marc (BIC USA)" w:date="2015-12-02T15:17:00Z">
            <w:r w:rsidRPr="00AD0C75" w:rsidDel="00AD0C75">
              <w:rPr>
                <w:noProof/>
              </w:rPr>
              <w:delText>Soundpool.pause &lt;streamID_nexp&gt;</w:delText>
            </w:r>
            <w:r w:rsidDel="00AD0C75">
              <w:rPr>
                <w:noProof/>
                <w:webHidden/>
              </w:rPr>
              <w:tab/>
            </w:r>
          </w:del>
          <w:del w:id="4228" w:author="Sammartano, Marc (BIC USA)" w:date="2015-12-02T15:16:00Z">
            <w:r w:rsidDel="00AD0C75">
              <w:rPr>
                <w:noProof/>
                <w:webHidden/>
              </w:rPr>
              <w:delText>168</w:delText>
            </w:r>
          </w:del>
        </w:p>
        <w:p w:rsidR="00BF4B5C" w:rsidDel="00AD0C75" w:rsidRDefault="00BF4B5C">
          <w:pPr>
            <w:pStyle w:val="TOC3"/>
            <w:rPr>
              <w:del w:id="4229" w:author="Sammartano, Marc (BIC USA)" w:date="2015-12-02T15:17:00Z"/>
              <w:rFonts w:eastAsiaTheme="minorEastAsia"/>
              <w:noProof/>
            </w:rPr>
          </w:pPr>
          <w:del w:id="4230" w:author="Sammartano, Marc (BIC USA)" w:date="2015-12-02T15:17:00Z">
            <w:r w:rsidRPr="00AD0C75" w:rsidDel="00AD0C75">
              <w:rPr>
                <w:noProof/>
              </w:rPr>
              <w:delText>Soundpool.resume &lt;streamID_nexp&gt;</w:delText>
            </w:r>
            <w:r w:rsidDel="00AD0C75">
              <w:rPr>
                <w:noProof/>
                <w:webHidden/>
              </w:rPr>
              <w:tab/>
            </w:r>
          </w:del>
          <w:del w:id="4231" w:author="Sammartano, Marc (BIC USA)" w:date="2015-12-02T15:16:00Z">
            <w:r w:rsidDel="00AD0C75">
              <w:rPr>
                <w:noProof/>
                <w:webHidden/>
              </w:rPr>
              <w:delText>168</w:delText>
            </w:r>
          </w:del>
        </w:p>
        <w:p w:rsidR="00BF4B5C" w:rsidDel="00AD0C75" w:rsidRDefault="00BF4B5C">
          <w:pPr>
            <w:pStyle w:val="TOC3"/>
            <w:rPr>
              <w:del w:id="4232" w:author="Sammartano, Marc (BIC USA)" w:date="2015-12-02T15:17:00Z"/>
              <w:rFonts w:eastAsiaTheme="minorEastAsia"/>
              <w:noProof/>
            </w:rPr>
          </w:pPr>
          <w:del w:id="4233" w:author="Sammartano, Marc (BIC USA)" w:date="2015-12-02T15:17:00Z">
            <w:r w:rsidRPr="00AD0C75" w:rsidDel="00AD0C75">
              <w:rPr>
                <w:noProof/>
              </w:rPr>
              <w:delText>Soundpool.stop &lt;streamID_nexp&gt;</w:delText>
            </w:r>
            <w:r w:rsidDel="00AD0C75">
              <w:rPr>
                <w:noProof/>
                <w:webHidden/>
              </w:rPr>
              <w:tab/>
            </w:r>
          </w:del>
          <w:del w:id="4234" w:author="Sammartano, Marc (BIC USA)" w:date="2015-12-02T15:16:00Z">
            <w:r w:rsidDel="00AD0C75">
              <w:rPr>
                <w:noProof/>
                <w:webHidden/>
              </w:rPr>
              <w:delText>168</w:delText>
            </w:r>
          </w:del>
        </w:p>
        <w:p w:rsidR="00BF4B5C" w:rsidDel="00AD0C75" w:rsidRDefault="00BF4B5C">
          <w:pPr>
            <w:pStyle w:val="TOC3"/>
            <w:rPr>
              <w:del w:id="4235" w:author="Sammartano, Marc (BIC USA)" w:date="2015-12-02T15:17:00Z"/>
              <w:rFonts w:eastAsiaTheme="minorEastAsia"/>
              <w:noProof/>
            </w:rPr>
          </w:pPr>
          <w:del w:id="4236" w:author="Sammartano, Marc (BIC USA)" w:date="2015-12-02T15:17:00Z">
            <w:r w:rsidRPr="00AD0C75" w:rsidDel="00AD0C75">
              <w:rPr>
                <w:noProof/>
              </w:rPr>
              <w:delText>Soundpool.release</w:delText>
            </w:r>
            <w:r w:rsidDel="00AD0C75">
              <w:rPr>
                <w:noProof/>
                <w:webHidden/>
              </w:rPr>
              <w:tab/>
            </w:r>
          </w:del>
          <w:del w:id="4237" w:author="Sammartano, Marc (BIC USA)" w:date="2015-12-02T15:16:00Z">
            <w:r w:rsidDel="00AD0C75">
              <w:rPr>
                <w:noProof/>
                <w:webHidden/>
              </w:rPr>
              <w:delText>168</w:delText>
            </w:r>
          </w:del>
        </w:p>
        <w:p w:rsidR="00BF4B5C" w:rsidDel="00AD0C75" w:rsidRDefault="00BF4B5C">
          <w:pPr>
            <w:pStyle w:val="TOC1"/>
            <w:tabs>
              <w:tab w:val="right" w:leader="dot" w:pos="9350"/>
            </w:tabs>
            <w:rPr>
              <w:del w:id="4238" w:author="Sammartano, Marc (BIC USA)" w:date="2015-12-02T15:17:00Z"/>
              <w:rFonts w:eastAsiaTheme="minorEastAsia"/>
              <w:noProof/>
            </w:rPr>
          </w:pPr>
          <w:del w:id="4239" w:author="Sammartano, Marc (BIC USA)" w:date="2015-12-02T15:17:00Z">
            <w:r w:rsidRPr="00AD0C75" w:rsidDel="00AD0C75">
              <w:rPr>
                <w:noProof/>
              </w:rPr>
              <w:delText>GPS</w:delText>
            </w:r>
            <w:r w:rsidDel="00AD0C75">
              <w:rPr>
                <w:noProof/>
                <w:webHidden/>
              </w:rPr>
              <w:tab/>
            </w:r>
          </w:del>
          <w:del w:id="4240" w:author="Sammartano, Marc (BIC USA)" w:date="2015-12-02T15:16:00Z">
            <w:r w:rsidDel="00AD0C75">
              <w:rPr>
                <w:noProof/>
                <w:webHidden/>
              </w:rPr>
              <w:delText>169</w:delText>
            </w:r>
          </w:del>
        </w:p>
        <w:p w:rsidR="00BF4B5C" w:rsidDel="00AD0C75" w:rsidRDefault="00BF4B5C">
          <w:pPr>
            <w:pStyle w:val="TOC2"/>
            <w:rPr>
              <w:del w:id="4241" w:author="Sammartano, Marc (BIC USA)" w:date="2015-12-02T15:17:00Z"/>
              <w:rFonts w:eastAsiaTheme="minorEastAsia"/>
              <w:noProof/>
            </w:rPr>
          </w:pPr>
          <w:del w:id="4242" w:author="Sammartano, Marc (BIC USA)" w:date="2015-12-02T15:17:00Z">
            <w:r w:rsidRPr="00AD0C75" w:rsidDel="00AD0C75">
              <w:rPr>
                <w:noProof/>
              </w:rPr>
              <w:delText>GPS Control commands</w:delText>
            </w:r>
            <w:r w:rsidDel="00AD0C75">
              <w:rPr>
                <w:noProof/>
                <w:webHidden/>
              </w:rPr>
              <w:tab/>
            </w:r>
          </w:del>
          <w:del w:id="4243" w:author="Sammartano, Marc (BIC USA)" w:date="2015-12-02T15:16:00Z">
            <w:r w:rsidDel="00AD0C75">
              <w:rPr>
                <w:noProof/>
                <w:webHidden/>
              </w:rPr>
              <w:delText>169</w:delText>
            </w:r>
          </w:del>
        </w:p>
        <w:p w:rsidR="00BF4B5C" w:rsidDel="00AD0C75" w:rsidRDefault="00BF4B5C">
          <w:pPr>
            <w:pStyle w:val="TOC3"/>
            <w:rPr>
              <w:del w:id="4244" w:author="Sammartano, Marc (BIC USA)" w:date="2015-12-02T15:17:00Z"/>
              <w:rFonts w:eastAsiaTheme="minorEastAsia"/>
              <w:noProof/>
            </w:rPr>
          </w:pPr>
          <w:del w:id="4245" w:author="Sammartano, Marc (BIC USA)" w:date="2015-12-02T15:17:00Z">
            <w:r w:rsidRPr="00AD0C75" w:rsidDel="00AD0C75">
              <w:rPr>
                <w:noProof/>
              </w:rPr>
              <w:delText>Gps.open {{&lt;status_nvar&gt;},{&lt;time_nexp&gt;},{&lt;distance_nexp&gt;}}</w:delText>
            </w:r>
            <w:r w:rsidDel="00AD0C75">
              <w:rPr>
                <w:noProof/>
                <w:webHidden/>
              </w:rPr>
              <w:tab/>
            </w:r>
          </w:del>
          <w:del w:id="4246" w:author="Sammartano, Marc (BIC USA)" w:date="2015-12-02T15:16:00Z">
            <w:r w:rsidDel="00AD0C75">
              <w:rPr>
                <w:noProof/>
                <w:webHidden/>
              </w:rPr>
              <w:delText>169</w:delText>
            </w:r>
          </w:del>
        </w:p>
        <w:p w:rsidR="00BF4B5C" w:rsidDel="00AD0C75" w:rsidRDefault="00BF4B5C">
          <w:pPr>
            <w:pStyle w:val="TOC3"/>
            <w:rPr>
              <w:del w:id="4247" w:author="Sammartano, Marc (BIC USA)" w:date="2015-12-02T15:17:00Z"/>
              <w:rFonts w:eastAsiaTheme="minorEastAsia"/>
              <w:noProof/>
            </w:rPr>
          </w:pPr>
          <w:del w:id="4248" w:author="Sammartano, Marc (BIC USA)" w:date="2015-12-02T15:17:00Z">
            <w:r w:rsidRPr="00AD0C75" w:rsidDel="00AD0C75">
              <w:rPr>
                <w:noProof/>
              </w:rPr>
              <w:delText>Gps.close</w:delText>
            </w:r>
            <w:r w:rsidDel="00AD0C75">
              <w:rPr>
                <w:noProof/>
                <w:webHidden/>
              </w:rPr>
              <w:tab/>
            </w:r>
          </w:del>
          <w:del w:id="4249" w:author="Sammartano, Marc (BIC USA)" w:date="2015-12-02T15:16:00Z">
            <w:r w:rsidDel="00AD0C75">
              <w:rPr>
                <w:noProof/>
                <w:webHidden/>
              </w:rPr>
              <w:delText>170</w:delText>
            </w:r>
          </w:del>
        </w:p>
        <w:p w:rsidR="00BF4B5C" w:rsidDel="00AD0C75" w:rsidRDefault="00BF4B5C">
          <w:pPr>
            <w:pStyle w:val="TOC3"/>
            <w:rPr>
              <w:del w:id="4250" w:author="Sammartano, Marc (BIC USA)" w:date="2015-12-02T15:17:00Z"/>
              <w:rFonts w:eastAsiaTheme="minorEastAsia"/>
              <w:noProof/>
            </w:rPr>
          </w:pPr>
          <w:del w:id="4251" w:author="Sammartano, Marc (BIC USA)" w:date="2015-12-02T15:17:00Z">
            <w:r w:rsidRPr="00AD0C75" w:rsidDel="00AD0C75">
              <w:rPr>
                <w:noProof/>
              </w:rPr>
              <w:delText>Gps.status {{&lt;status_var&gt;}, {&lt;infix_nvar&gt;},{inview_nvar}, {&lt;sat_list_nexp&gt;}}</w:delText>
            </w:r>
            <w:r w:rsidDel="00AD0C75">
              <w:rPr>
                <w:noProof/>
                <w:webHidden/>
              </w:rPr>
              <w:tab/>
            </w:r>
          </w:del>
          <w:del w:id="4252" w:author="Sammartano, Marc (BIC USA)" w:date="2015-12-02T15:16:00Z">
            <w:r w:rsidDel="00AD0C75">
              <w:rPr>
                <w:noProof/>
                <w:webHidden/>
              </w:rPr>
              <w:delText>170</w:delText>
            </w:r>
          </w:del>
        </w:p>
        <w:p w:rsidR="00BF4B5C" w:rsidDel="00AD0C75" w:rsidRDefault="00BF4B5C">
          <w:pPr>
            <w:pStyle w:val="TOC2"/>
            <w:rPr>
              <w:del w:id="4253" w:author="Sammartano, Marc (BIC USA)" w:date="2015-12-02T15:17:00Z"/>
              <w:rFonts w:eastAsiaTheme="minorEastAsia"/>
              <w:noProof/>
            </w:rPr>
          </w:pPr>
          <w:del w:id="4254" w:author="Sammartano, Marc (BIC USA)" w:date="2015-12-02T15:17:00Z">
            <w:r w:rsidRPr="00AD0C75" w:rsidDel="00AD0C75">
              <w:rPr>
                <w:noProof/>
              </w:rPr>
              <w:delText>GPS Location commands</w:delText>
            </w:r>
            <w:r w:rsidDel="00AD0C75">
              <w:rPr>
                <w:noProof/>
                <w:webHidden/>
              </w:rPr>
              <w:tab/>
            </w:r>
          </w:del>
          <w:del w:id="4255" w:author="Sammartano, Marc (BIC USA)" w:date="2015-12-02T15:16:00Z">
            <w:r w:rsidDel="00AD0C75">
              <w:rPr>
                <w:noProof/>
                <w:webHidden/>
              </w:rPr>
              <w:delText>172</w:delText>
            </w:r>
          </w:del>
        </w:p>
        <w:p w:rsidR="00BF4B5C" w:rsidDel="00AD0C75" w:rsidRDefault="00BF4B5C">
          <w:pPr>
            <w:pStyle w:val="TOC3"/>
            <w:rPr>
              <w:del w:id="4256" w:author="Sammartano, Marc (BIC USA)" w:date="2015-12-02T15:17:00Z"/>
              <w:rFonts w:eastAsiaTheme="minorEastAsia"/>
              <w:noProof/>
            </w:rPr>
          </w:pPr>
          <w:del w:id="4257" w:author="Sammartano, Marc (BIC USA)" w:date="2015-12-02T15:17:00Z">
            <w:r w:rsidRPr="00AD0C75" w:rsidDel="00AD0C75">
              <w:rPr>
                <w:noProof/>
              </w:rPr>
              <w:delText>Gps.location {{&lt;time_nvar&gt;}, {&lt;prov_svar&gt;}, {&lt;count_nvar}, {&lt;acc_nvar&gt;}, {&lt;lat_nvar&gt;}, {&lt;long_nvar&gt;}, {&lt;alt_nvar&gt;}, {&lt;bear_nvar&gt;}, {&lt;speed_nvar&gt;}}</w:delText>
            </w:r>
            <w:r w:rsidDel="00AD0C75">
              <w:rPr>
                <w:noProof/>
                <w:webHidden/>
              </w:rPr>
              <w:tab/>
            </w:r>
          </w:del>
          <w:del w:id="4258" w:author="Sammartano, Marc (BIC USA)" w:date="2015-12-02T15:16:00Z">
            <w:r w:rsidDel="00AD0C75">
              <w:rPr>
                <w:noProof/>
                <w:webHidden/>
              </w:rPr>
              <w:delText>172</w:delText>
            </w:r>
          </w:del>
        </w:p>
        <w:p w:rsidR="00BF4B5C" w:rsidDel="00AD0C75" w:rsidRDefault="00BF4B5C">
          <w:pPr>
            <w:pStyle w:val="TOC3"/>
            <w:rPr>
              <w:del w:id="4259" w:author="Sammartano, Marc (BIC USA)" w:date="2015-12-02T15:17:00Z"/>
              <w:rFonts w:eastAsiaTheme="minorEastAsia"/>
              <w:noProof/>
            </w:rPr>
          </w:pPr>
          <w:del w:id="4260" w:author="Sammartano, Marc (BIC USA)" w:date="2015-12-02T15:17:00Z">
            <w:r w:rsidRPr="00AD0C75" w:rsidDel="00AD0C75">
              <w:rPr>
                <w:noProof/>
              </w:rPr>
              <w:delText>Gps.time &lt;nvar&gt;</w:delText>
            </w:r>
            <w:r w:rsidDel="00AD0C75">
              <w:rPr>
                <w:noProof/>
                <w:webHidden/>
              </w:rPr>
              <w:tab/>
            </w:r>
          </w:del>
          <w:del w:id="4261" w:author="Sammartano, Marc (BIC USA)" w:date="2015-12-02T15:16:00Z">
            <w:r w:rsidDel="00AD0C75">
              <w:rPr>
                <w:noProof/>
                <w:webHidden/>
              </w:rPr>
              <w:delText>173</w:delText>
            </w:r>
          </w:del>
        </w:p>
        <w:p w:rsidR="00BF4B5C" w:rsidDel="00AD0C75" w:rsidRDefault="00BF4B5C">
          <w:pPr>
            <w:pStyle w:val="TOC3"/>
            <w:rPr>
              <w:del w:id="4262" w:author="Sammartano, Marc (BIC USA)" w:date="2015-12-02T15:17:00Z"/>
              <w:rFonts w:eastAsiaTheme="minorEastAsia"/>
              <w:noProof/>
            </w:rPr>
          </w:pPr>
          <w:del w:id="4263" w:author="Sammartano, Marc (BIC USA)" w:date="2015-12-02T15:17:00Z">
            <w:r w:rsidRPr="00AD0C75" w:rsidDel="00AD0C75">
              <w:rPr>
                <w:noProof/>
              </w:rPr>
              <w:delText>Gps.provider &lt;svar&gt;</w:delText>
            </w:r>
            <w:r w:rsidDel="00AD0C75">
              <w:rPr>
                <w:noProof/>
                <w:webHidden/>
              </w:rPr>
              <w:tab/>
            </w:r>
          </w:del>
          <w:del w:id="4264" w:author="Sammartano, Marc (BIC USA)" w:date="2015-12-02T15:16:00Z">
            <w:r w:rsidDel="00AD0C75">
              <w:rPr>
                <w:noProof/>
                <w:webHidden/>
              </w:rPr>
              <w:delText>173</w:delText>
            </w:r>
          </w:del>
        </w:p>
        <w:p w:rsidR="00BF4B5C" w:rsidDel="00AD0C75" w:rsidRDefault="00BF4B5C">
          <w:pPr>
            <w:pStyle w:val="TOC3"/>
            <w:rPr>
              <w:del w:id="4265" w:author="Sammartano, Marc (BIC USA)" w:date="2015-12-02T15:17:00Z"/>
              <w:rFonts w:eastAsiaTheme="minorEastAsia"/>
              <w:noProof/>
            </w:rPr>
          </w:pPr>
          <w:del w:id="4266" w:author="Sammartano, Marc (BIC USA)" w:date="2015-12-02T15:17:00Z">
            <w:r w:rsidRPr="00AD0C75" w:rsidDel="00AD0C75">
              <w:rPr>
                <w:noProof/>
              </w:rPr>
              <w:delText>Gps.satellites {{&lt;count_nvar&gt;}, {&lt;sat_list_nexp&gt;}}</w:delText>
            </w:r>
            <w:r w:rsidDel="00AD0C75">
              <w:rPr>
                <w:noProof/>
                <w:webHidden/>
              </w:rPr>
              <w:tab/>
            </w:r>
          </w:del>
          <w:del w:id="4267" w:author="Sammartano, Marc (BIC USA)" w:date="2015-12-02T15:16:00Z">
            <w:r w:rsidDel="00AD0C75">
              <w:rPr>
                <w:noProof/>
                <w:webHidden/>
              </w:rPr>
              <w:delText>173</w:delText>
            </w:r>
          </w:del>
        </w:p>
        <w:p w:rsidR="00BF4B5C" w:rsidDel="00AD0C75" w:rsidRDefault="00BF4B5C">
          <w:pPr>
            <w:pStyle w:val="TOC3"/>
            <w:rPr>
              <w:del w:id="4268" w:author="Sammartano, Marc (BIC USA)" w:date="2015-12-02T15:17:00Z"/>
              <w:rFonts w:eastAsiaTheme="minorEastAsia"/>
              <w:noProof/>
            </w:rPr>
          </w:pPr>
          <w:del w:id="4269" w:author="Sammartano, Marc (BIC USA)" w:date="2015-12-02T15:17:00Z">
            <w:r w:rsidRPr="00AD0C75" w:rsidDel="00AD0C75">
              <w:rPr>
                <w:noProof/>
              </w:rPr>
              <w:delText>Gps.accuracy &lt;nvar&gt;</w:delText>
            </w:r>
            <w:r w:rsidDel="00AD0C75">
              <w:rPr>
                <w:noProof/>
                <w:webHidden/>
              </w:rPr>
              <w:tab/>
            </w:r>
          </w:del>
          <w:del w:id="4270" w:author="Sammartano, Marc (BIC USA)" w:date="2015-12-02T15:16:00Z">
            <w:r w:rsidDel="00AD0C75">
              <w:rPr>
                <w:noProof/>
                <w:webHidden/>
              </w:rPr>
              <w:delText>173</w:delText>
            </w:r>
          </w:del>
        </w:p>
        <w:p w:rsidR="00BF4B5C" w:rsidDel="00AD0C75" w:rsidRDefault="00BF4B5C">
          <w:pPr>
            <w:pStyle w:val="TOC3"/>
            <w:rPr>
              <w:del w:id="4271" w:author="Sammartano, Marc (BIC USA)" w:date="2015-12-02T15:17:00Z"/>
              <w:rFonts w:eastAsiaTheme="minorEastAsia"/>
              <w:noProof/>
            </w:rPr>
          </w:pPr>
          <w:del w:id="4272" w:author="Sammartano, Marc (BIC USA)" w:date="2015-12-02T15:17:00Z">
            <w:r w:rsidRPr="00AD0C75" w:rsidDel="00AD0C75">
              <w:rPr>
                <w:noProof/>
              </w:rPr>
              <w:delText>Gps.latitude &lt;nvar&gt;</w:delText>
            </w:r>
            <w:r w:rsidDel="00AD0C75">
              <w:rPr>
                <w:noProof/>
                <w:webHidden/>
              </w:rPr>
              <w:tab/>
            </w:r>
          </w:del>
          <w:del w:id="4273" w:author="Sammartano, Marc (BIC USA)" w:date="2015-12-02T15:16:00Z">
            <w:r w:rsidDel="00AD0C75">
              <w:rPr>
                <w:noProof/>
                <w:webHidden/>
              </w:rPr>
              <w:delText>173</w:delText>
            </w:r>
          </w:del>
        </w:p>
        <w:p w:rsidR="00BF4B5C" w:rsidDel="00AD0C75" w:rsidRDefault="00BF4B5C">
          <w:pPr>
            <w:pStyle w:val="TOC3"/>
            <w:rPr>
              <w:del w:id="4274" w:author="Sammartano, Marc (BIC USA)" w:date="2015-12-02T15:17:00Z"/>
              <w:rFonts w:eastAsiaTheme="minorEastAsia"/>
              <w:noProof/>
            </w:rPr>
          </w:pPr>
          <w:del w:id="4275" w:author="Sammartano, Marc (BIC USA)" w:date="2015-12-02T15:17:00Z">
            <w:r w:rsidRPr="00AD0C75" w:rsidDel="00AD0C75">
              <w:rPr>
                <w:noProof/>
              </w:rPr>
              <w:delText>Gps.longitude &lt;nvar&gt;</w:delText>
            </w:r>
            <w:r w:rsidDel="00AD0C75">
              <w:rPr>
                <w:noProof/>
                <w:webHidden/>
              </w:rPr>
              <w:tab/>
            </w:r>
          </w:del>
          <w:del w:id="4276" w:author="Sammartano, Marc (BIC USA)" w:date="2015-12-02T15:16:00Z">
            <w:r w:rsidDel="00AD0C75">
              <w:rPr>
                <w:noProof/>
                <w:webHidden/>
              </w:rPr>
              <w:delText>173</w:delText>
            </w:r>
          </w:del>
        </w:p>
        <w:p w:rsidR="00BF4B5C" w:rsidDel="00AD0C75" w:rsidRDefault="00BF4B5C">
          <w:pPr>
            <w:pStyle w:val="TOC3"/>
            <w:rPr>
              <w:del w:id="4277" w:author="Sammartano, Marc (BIC USA)" w:date="2015-12-02T15:17:00Z"/>
              <w:rFonts w:eastAsiaTheme="minorEastAsia"/>
              <w:noProof/>
            </w:rPr>
          </w:pPr>
          <w:del w:id="4278" w:author="Sammartano, Marc (BIC USA)" w:date="2015-12-02T15:17:00Z">
            <w:r w:rsidRPr="00AD0C75" w:rsidDel="00AD0C75">
              <w:rPr>
                <w:noProof/>
              </w:rPr>
              <w:delText>Gps.altitude &lt;nvar&gt;</w:delText>
            </w:r>
            <w:r w:rsidDel="00AD0C75">
              <w:rPr>
                <w:noProof/>
                <w:webHidden/>
              </w:rPr>
              <w:tab/>
            </w:r>
          </w:del>
          <w:del w:id="4279" w:author="Sammartano, Marc (BIC USA)" w:date="2015-12-02T15:16:00Z">
            <w:r w:rsidDel="00AD0C75">
              <w:rPr>
                <w:noProof/>
                <w:webHidden/>
              </w:rPr>
              <w:delText>173</w:delText>
            </w:r>
          </w:del>
        </w:p>
        <w:p w:rsidR="00BF4B5C" w:rsidDel="00AD0C75" w:rsidRDefault="00BF4B5C">
          <w:pPr>
            <w:pStyle w:val="TOC3"/>
            <w:rPr>
              <w:del w:id="4280" w:author="Sammartano, Marc (BIC USA)" w:date="2015-12-02T15:17:00Z"/>
              <w:rFonts w:eastAsiaTheme="minorEastAsia"/>
              <w:noProof/>
            </w:rPr>
          </w:pPr>
          <w:del w:id="4281" w:author="Sammartano, Marc (BIC USA)" w:date="2015-12-02T15:17:00Z">
            <w:r w:rsidRPr="00AD0C75" w:rsidDel="00AD0C75">
              <w:rPr>
                <w:noProof/>
              </w:rPr>
              <w:delText>Gps.bearing &lt;nvar&gt;</w:delText>
            </w:r>
            <w:r w:rsidDel="00AD0C75">
              <w:rPr>
                <w:noProof/>
                <w:webHidden/>
              </w:rPr>
              <w:tab/>
            </w:r>
          </w:del>
          <w:del w:id="4282" w:author="Sammartano, Marc (BIC USA)" w:date="2015-12-02T15:16:00Z">
            <w:r w:rsidDel="00AD0C75">
              <w:rPr>
                <w:noProof/>
                <w:webHidden/>
              </w:rPr>
              <w:delText>173</w:delText>
            </w:r>
          </w:del>
        </w:p>
        <w:p w:rsidR="00BF4B5C" w:rsidDel="00AD0C75" w:rsidRDefault="00BF4B5C">
          <w:pPr>
            <w:pStyle w:val="TOC3"/>
            <w:rPr>
              <w:del w:id="4283" w:author="Sammartano, Marc (BIC USA)" w:date="2015-12-02T15:17:00Z"/>
              <w:rFonts w:eastAsiaTheme="minorEastAsia"/>
              <w:noProof/>
            </w:rPr>
          </w:pPr>
          <w:del w:id="4284" w:author="Sammartano, Marc (BIC USA)" w:date="2015-12-02T15:17:00Z">
            <w:r w:rsidRPr="00AD0C75" w:rsidDel="00AD0C75">
              <w:rPr>
                <w:noProof/>
              </w:rPr>
              <w:delText>Gps.speed &lt;nvar&gt;</w:delText>
            </w:r>
            <w:r w:rsidDel="00AD0C75">
              <w:rPr>
                <w:noProof/>
                <w:webHidden/>
              </w:rPr>
              <w:tab/>
            </w:r>
          </w:del>
          <w:del w:id="4285" w:author="Sammartano, Marc (BIC USA)" w:date="2015-12-02T15:16:00Z">
            <w:r w:rsidDel="00AD0C75">
              <w:rPr>
                <w:noProof/>
                <w:webHidden/>
              </w:rPr>
              <w:delText>173</w:delText>
            </w:r>
          </w:del>
        </w:p>
        <w:p w:rsidR="00BF4B5C" w:rsidDel="00AD0C75" w:rsidRDefault="00BF4B5C">
          <w:pPr>
            <w:pStyle w:val="TOC1"/>
            <w:tabs>
              <w:tab w:val="right" w:leader="dot" w:pos="9350"/>
            </w:tabs>
            <w:rPr>
              <w:del w:id="4286" w:author="Sammartano, Marc (BIC USA)" w:date="2015-12-02T15:17:00Z"/>
              <w:rFonts w:eastAsiaTheme="minorEastAsia"/>
              <w:noProof/>
            </w:rPr>
          </w:pPr>
          <w:del w:id="4287" w:author="Sammartano, Marc (BIC USA)" w:date="2015-12-02T15:17:00Z">
            <w:r w:rsidRPr="00AD0C75" w:rsidDel="00AD0C75">
              <w:rPr>
                <w:noProof/>
              </w:rPr>
              <w:delText>Sensors</w:delText>
            </w:r>
            <w:r w:rsidDel="00AD0C75">
              <w:rPr>
                <w:noProof/>
                <w:webHidden/>
              </w:rPr>
              <w:tab/>
            </w:r>
          </w:del>
          <w:del w:id="4288" w:author="Sammartano, Marc (BIC USA)" w:date="2015-12-02T15:16:00Z">
            <w:r w:rsidDel="00AD0C75">
              <w:rPr>
                <w:noProof/>
                <w:webHidden/>
              </w:rPr>
              <w:delText>174</w:delText>
            </w:r>
          </w:del>
        </w:p>
        <w:p w:rsidR="00BF4B5C" w:rsidDel="00AD0C75" w:rsidRDefault="00BF4B5C">
          <w:pPr>
            <w:pStyle w:val="TOC2"/>
            <w:rPr>
              <w:del w:id="4289" w:author="Sammartano, Marc (BIC USA)" w:date="2015-12-02T15:17:00Z"/>
              <w:rFonts w:eastAsiaTheme="minorEastAsia"/>
              <w:noProof/>
            </w:rPr>
          </w:pPr>
          <w:del w:id="4290" w:author="Sammartano, Marc (BIC USA)" w:date="2015-12-02T15:17:00Z">
            <w:r w:rsidRPr="00AD0C75" w:rsidDel="00AD0C75">
              <w:rPr>
                <w:noProof/>
              </w:rPr>
              <w:delText>Introduction</w:delText>
            </w:r>
            <w:r w:rsidDel="00AD0C75">
              <w:rPr>
                <w:noProof/>
                <w:webHidden/>
              </w:rPr>
              <w:tab/>
            </w:r>
          </w:del>
          <w:del w:id="4291" w:author="Sammartano, Marc (BIC USA)" w:date="2015-12-02T15:16:00Z">
            <w:r w:rsidDel="00AD0C75">
              <w:rPr>
                <w:noProof/>
                <w:webHidden/>
              </w:rPr>
              <w:delText>174</w:delText>
            </w:r>
          </w:del>
        </w:p>
        <w:p w:rsidR="00BF4B5C" w:rsidDel="00AD0C75" w:rsidRDefault="00BF4B5C">
          <w:pPr>
            <w:pStyle w:val="TOC2"/>
            <w:rPr>
              <w:del w:id="4292" w:author="Sammartano, Marc (BIC USA)" w:date="2015-12-02T15:17:00Z"/>
              <w:rFonts w:eastAsiaTheme="minorEastAsia"/>
              <w:noProof/>
            </w:rPr>
          </w:pPr>
          <w:del w:id="4293" w:author="Sammartano, Marc (BIC USA)" w:date="2015-12-02T15:17:00Z">
            <w:r w:rsidRPr="00AD0C75" w:rsidDel="00AD0C75">
              <w:rPr>
                <w:noProof/>
              </w:rPr>
              <w:delText>Sensor Commands</w:delText>
            </w:r>
            <w:r w:rsidDel="00AD0C75">
              <w:rPr>
                <w:noProof/>
                <w:webHidden/>
              </w:rPr>
              <w:tab/>
            </w:r>
          </w:del>
          <w:del w:id="4294" w:author="Sammartano, Marc (BIC USA)" w:date="2015-12-02T15:16:00Z">
            <w:r w:rsidDel="00AD0C75">
              <w:rPr>
                <w:noProof/>
                <w:webHidden/>
              </w:rPr>
              <w:delText>174</w:delText>
            </w:r>
          </w:del>
        </w:p>
        <w:p w:rsidR="00BF4B5C" w:rsidDel="00AD0C75" w:rsidRDefault="00BF4B5C">
          <w:pPr>
            <w:pStyle w:val="TOC3"/>
            <w:rPr>
              <w:del w:id="4295" w:author="Sammartano, Marc (BIC USA)" w:date="2015-12-02T15:17:00Z"/>
              <w:rFonts w:eastAsiaTheme="minorEastAsia"/>
              <w:noProof/>
            </w:rPr>
          </w:pPr>
          <w:del w:id="4296" w:author="Sammartano, Marc (BIC USA)" w:date="2015-12-02T15:17:00Z">
            <w:r w:rsidRPr="00AD0C75" w:rsidDel="00AD0C75">
              <w:rPr>
                <w:noProof/>
              </w:rPr>
              <w:delText>Sensors.list &lt;sensor_array$[]&gt;</w:delText>
            </w:r>
            <w:r w:rsidDel="00AD0C75">
              <w:rPr>
                <w:noProof/>
                <w:webHidden/>
              </w:rPr>
              <w:tab/>
            </w:r>
          </w:del>
          <w:del w:id="4297" w:author="Sammartano, Marc (BIC USA)" w:date="2015-12-02T15:16:00Z">
            <w:r w:rsidDel="00AD0C75">
              <w:rPr>
                <w:noProof/>
                <w:webHidden/>
              </w:rPr>
              <w:delText>174</w:delText>
            </w:r>
          </w:del>
        </w:p>
        <w:p w:rsidR="00BF4B5C" w:rsidDel="00AD0C75" w:rsidRDefault="00BF4B5C">
          <w:pPr>
            <w:pStyle w:val="TOC3"/>
            <w:rPr>
              <w:del w:id="4298" w:author="Sammartano, Marc (BIC USA)" w:date="2015-12-02T15:17:00Z"/>
              <w:rFonts w:eastAsiaTheme="minorEastAsia"/>
              <w:noProof/>
            </w:rPr>
          </w:pPr>
          <w:del w:id="4299" w:author="Sammartano, Marc (BIC USA)" w:date="2015-12-02T15:17:00Z">
            <w:r w:rsidRPr="00AD0C75" w:rsidDel="00AD0C75">
              <w:rPr>
                <w:noProof/>
              </w:rPr>
              <w:delText>Sensors.open &lt;type_nexp&gt;{:&lt;delay_nexp&gt;}{, &lt;type_nexp&gt;{:&lt;delay_nexp&gt;}, ...}</w:delText>
            </w:r>
            <w:r w:rsidDel="00AD0C75">
              <w:rPr>
                <w:noProof/>
                <w:webHidden/>
              </w:rPr>
              <w:tab/>
            </w:r>
          </w:del>
          <w:del w:id="4300" w:author="Sammartano, Marc (BIC USA)" w:date="2015-12-02T15:16:00Z">
            <w:r w:rsidDel="00AD0C75">
              <w:rPr>
                <w:noProof/>
                <w:webHidden/>
              </w:rPr>
              <w:delText>175</w:delText>
            </w:r>
          </w:del>
        </w:p>
        <w:p w:rsidR="00BF4B5C" w:rsidDel="00AD0C75" w:rsidRDefault="00BF4B5C">
          <w:pPr>
            <w:pStyle w:val="TOC3"/>
            <w:rPr>
              <w:del w:id="4301" w:author="Sammartano, Marc (BIC USA)" w:date="2015-12-02T15:17:00Z"/>
              <w:rFonts w:eastAsiaTheme="minorEastAsia"/>
              <w:noProof/>
            </w:rPr>
          </w:pPr>
          <w:del w:id="4302" w:author="Sammartano, Marc (BIC USA)" w:date="2015-12-02T15:17:00Z">
            <w:r w:rsidRPr="00AD0C75" w:rsidDel="00AD0C75">
              <w:rPr>
                <w:noProof/>
              </w:rPr>
              <w:delText>Sensors.read sensor_type_nexp, p1_nvar, p2_nvar, p3_nvar</w:delText>
            </w:r>
            <w:r w:rsidDel="00AD0C75">
              <w:rPr>
                <w:noProof/>
                <w:webHidden/>
              </w:rPr>
              <w:tab/>
            </w:r>
          </w:del>
          <w:del w:id="4303" w:author="Sammartano, Marc (BIC USA)" w:date="2015-12-02T15:16:00Z">
            <w:r w:rsidDel="00AD0C75">
              <w:rPr>
                <w:noProof/>
                <w:webHidden/>
              </w:rPr>
              <w:delText>175</w:delText>
            </w:r>
          </w:del>
        </w:p>
        <w:p w:rsidR="00BF4B5C" w:rsidDel="00AD0C75" w:rsidRDefault="00BF4B5C">
          <w:pPr>
            <w:pStyle w:val="TOC3"/>
            <w:rPr>
              <w:del w:id="4304" w:author="Sammartano, Marc (BIC USA)" w:date="2015-12-02T15:17:00Z"/>
              <w:rFonts w:eastAsiaTheme="minorEastAsia"/>
              <w:noProof/>
            </w:rPr>
          </w:pPr>
          <w:del w:id="4305" w:author="Sammartano, Marc (BIC USA)" w:date="2015-12-02T15:17:00Z">
            <w:r w:rsidRPr="00AD0C75" w:rsidDel="00AD0C75">
              <w:rPr>
                <w:noProof/>
              </w:rPr>
              <w:delText>Sensors.close</w:delText>
            </w:r>
            <w:r w:rsidDel="00AD0C75">
              <w:rPr>
                <w:noProof/>
                <w:webHidden/>
              </w:rPr>
              <w:tab/>
            </w:r>
          </w:del>
          <w:del w:id="4306" w:author="Sammartano, Marc (BIC USA)" w:date="2015-12-02T15:16:00Z">
            <w:r w:rsidDel="00AD0C75">
              <w:rPr>
                <w:noProof/>
                <w:webHidden/>
              </w:rPr>
              <w:delText>175</w:delText>
            </w:r>
          </w:del>
        </w:p>
        <w:p w:rsidR="00BF4B5C" w:rsidDel="00AD0C75" w:rsidRDefault="00BF4B5C">
          <w:pPr>
            <w:pStyle w:val="TOC1"/>
            <w:tabs>
              <w:tab w:val="right" w:leader="dot" w:pos="9350"/>
            </w:tabs>
            <w:rPr>
              <w:del w:id="4307" w:author="Sammartano, Marc (BIC USA)" w:date="2015-12-02T15:17:00Z"/>
              <w:rFonts w:eastAsiaTheme="minorEastAsia"/>
              <w:noProof/>
            </w:rPr>
          </w:pPr>
          <w:del w:id="4308" w:author="Sammartano, Marc (BIC USA)" w:date="2015-12-02T15:17:00Z">
            <w:r w:rsidRPr="00AD0C75" w:rsidDel="00AD0C75">
              <w:rPr>
                <w:noProof/>
              </w:rPr>
              <w:delText>System</w:delText>
            </w:r>
            <w:r w:rsidDel="00AD0C75">
              <w:rPr>
                <w:noProof/>
                <w:webHidden/>
              </w:rPr>
              <w:tab/>
            </w:r>
          </w:del>
          <w:del w:id="4309" w:author="Sammartano, Marc (BIC USA)" w:date="2015-12-02T15:16:00Z">
            <w:r w:rsidDel="00AD0C75">
              <w:rPr>
                <w:noProof/>
                <w:webHidden/>
              </w:rPr>
              <w:delText>175</w:delText>
            </w:r>
          </w:del>
        </w:p>
        <w:p w:rsidR="00BF4B5C" w:rsidDel="00AD0C75" w:rsidRDefault="00BF4B5C">
          <w:pPr>
            <w:pStyle w:val="TOC2"/>
            <w:rPr>
              <w:del w:id="4310" w:author="Sammartano, Marc (BIC USA)" w:date="2015-12-02T15:17:00Z"/>
              <w:rFonts w:eastAsiaTheme="minorEastAsia"/>
              <w:noProof/>
            </w:rPr>
          </w:pPr>
          <w:del w:id="4311" w:author="Sammartano, Marc (BIC USA)" w:date="2015-12-02T15:17:00Z">
            <w:r w:rsidRPr="00AD0C75" w:rsidDel="00AD0C75">
              <w:rPr>
                <w:noProof/>
              </w:rPr>
              <w:delText>System Commands</w:delText>
            </w:r>
            <w:r w:rsidDel="00AD0C75">
              <w:rPr>
                <w:noProof/>
                <w:webHidden/>
              </w:rPr>
              <w:tab/>
            </w:r>
          </w:del>
          <w:del w:id="4312" w:author="Sammartano, Marc (BIC USA)" w:date="2015-12-02T15:16:00Z">
            <w:r w:rsidDel="00AD0C75">
              <w:rPr>
                <w:noProof/>
                <w:webHidden/>
              </w:rPr>
              <w:delText>176</w:delText>
            </w:r>
          </w:del>
        </w:p>
        <w:p w:rsidR="00BF4B5C" w:rsidDel="00AD0C75" w:rsidRDefault="00BF4B5C">
          <w:pPr>
            <w:pStyle w:val="TOC3"/>
            <w:rPr>
              <w:del w:id="4313" w:author="Sammartano, Marc (BIC USA)" w:date="2015-12-02T15:17:00Z"/>
              <w:rFonts w:eastAsiaTheme="minorEastAsia"/>
              <w:noProof/>
            </w:rPr>
          </w:pPr>
          <w:del w:id="4314" w:author="Sammartano, Marc (BIC USA)" w:date="2015-12-02T15:17:00Z">
            <w:r w:rsidRPr="00AD0C75" w:rsidDel="00AD0C75">
              <w:rPr>
                <w:noProof/>
              </w:rPr>
              <w:delText>System.open</w:delText>
            </w:r>
            <w:r w:rsidDel="00AD0C75">
              <w:rPr>
                <w:noProof/>
                <w:webHidden/>
              </w:rPr>
              <w:tab/>
            </w:r>
          </w:del>
          <w:del w:id="4315" w:author="Sammartano, Marc (BIC USA)" w:date="2015-12-02T15:16:00Z">
            <w:r w:rsidDel="00AD0C75">
              <w:rPr>
                <w:noProof/>
                <w:webHidden/>
              </w:rPr>
              <w:delText>176</w:delText>
            </w:r>
          </w:del>
        </w:p>
        <w:p w:rsidR="00BF4B5C" w:rsidDel="00AD0C75" w:rsidRDefault="00BF4B5C">
          <w:pPr>
            <w:pStyle w:val="TOC3"/>
            <w:rPr>
              <w:del w:id="4316" w:author="Sammartano, Marc (BIC USA)" w:date="2015-12-02T15:17:00Z"/>
              <w:rFonts w:eastAsiaTheme="minorEastAsia"/>
              <w:noProof/>
            </w:rPr>
          </w:pPr>
          <w:del w:id="4317" w:author="Sammartano, Marc (BIC USA)" w:date="2015-12-02T15:17:00Z">
            <w:r w:rsidRPr="00AD0C75" w:rsidDel="00AD0C75">
              <w:rPr>
                <w:noProof/>
              </w:rPr>
              <w:delText>System.write &lt;sexp&gt;</w:delText>
            </w:r>
            <w:r w:rsidDel="00AD0C75">
              <w:rPr>
                <w:noProof/>
                <w:webHidden/>
              </w:rPr>
              <w:tab/>
            </w:r>
          </w:del>
          <w:del w:id="4318" w:author="Sammartano, Marc (BIC USA)" w:date="2015-12-02T15:16:00Z">
            <w:r w:rsidDel="00AD0C75">
              <w:rPr>
                <w:noProof/>
                <w:webHidden/>
              </w:rPr>
              <w:delText>176</w:delText>
            </w:r>
          </w:del>
        </w:p>
        <w:p w:rsidR="00BF4B5C" w:rsidDel="00AD0C75" w:rsidRDefault="00BF4B5C">
          <w:pPr>
            <w:pStyle w:val="TOC3"/>
            <w:rPr>
              <w:del w:id="4319" w:author="Sammartano, Marc (BIC USA)" w:date="2015-12-02T15:17:00Z"/>
              <w:rFonts w:eastAsiaTheme="minorEastAsia"/>
              <w:noProof/>
            </w:rPr>
          </w:pPr>
          <w:del w:id="4320" w:author="Sammartano, Marc (BIC USA)" w:date="2015-12-02T15:17:00Z">
            <w:r w:rsidRPr="00AD0C75" w:rsidDel="00AD0C75">
              <w:rPr>
                <w:noProof/>
              </w:rPr>
              <w:delText>System.read.ready &lt;nvar&gt;</w:delText>
            </w:r>
            <w:r w:rsidDel="00AD0C75">
              <w:rPr>
                <w:noProof/>
                <w:webHidden/>
              </w:rPr>
              <w:tab/>
            </w:r>
          </w:del>
          <w:del w:id="4321" w:author="Sammartano, Marc (BIC USA)" w:date="2015-12-02T15:16:00Z">
            <w:r w:rsidDel="00AD0C75">
              <w:rPr>
                <w:noProof/>
                <w:webHidden/>
              </w:rPr>
              <w:delText>176</w:delText>
            </w:r>
          </w:del>
        </w:p>
        <w:p w:rsidR="00BF4B5C" w:rsidDel="00AD0C75" w:rsidRDefault="00BF4B5C">
          <w:pPr>
            <w:pStyle w:val="TOC3"/>
            <w:rPr>
              <w:del w:id="4322" w:author="Sammartano, Marc (BIC USA)" w:date="2015-12-02T15:17:00Z"/>
              <w:rFonts w:eastAsiaTheme="minorEastAsia"/>
              <w:noProof/>
            </w:rPr>
          </w:pPr>
          <w:del w:id="4323" w:author="Sammartano, Marc (BIC USA)" w:date="2015-12-02T15:17:00Z">
            <w:r w:rsidRPr="00AD0C75" w:rsidDel="00AD0C75">
              <w:rPr>
                <w:noProof/>
              </w:rPr>
              <w:delText>System.read.line &lt;svar&gt;</w:delText>
            </w:r>
            <w:r w:rsidDel="00AD0C75">
              <w:rPr>
                <w:noProof/>
                <w:webHidden/>
              </w:rPr>
              <w:tab/>
            </w:r>
          </w:del>
          <w:del w:id="4324" w:author="Sammartano, Marc (BIC USA)" w:date="2015-12-02T15:16:00Z">
            <w:r w:rsidDel="00AD0C75">
              <w:rPr>
                <w:noProof/>
                <w:webHidden/>
              </w:rPr>
              <w:delText>176</w:delText>
            </w:r>
          </w:del>
        </w:p>
        <w:p w:rsidR="00BF4B5C" w:rsidDel="00AD0C75" w:rsidRDefault="00BF4B5C">
          <w:pPr>
            <w:pStyle w:val="TOC3"/>
            <w:rPr>
              <w:del w:id="4325" w:author="Sammartano, Marc (BIC USA)" w:date="2015-12-02T15:17:00Z"/>
              <w:rFonts w:eastAsiaTheme="minorEastAsia"/>
              <w:noProof/>
            </w:rPr>
          </w:pPr>
          <w:del w:id="4326" w:author="Sammartano, Marc (BIC USA)" w:date="2015-12-02T15:17:00Z">
            <w:r w:rsidRPr="00AD0C75" w:rsidDel="00AD0C75">
              <w:rPr>
                <w:noProof/>
              </w:rPr>
              <w:delText>System.close</w:delText>
            </w:r>
            <w:r w:rsidDel="00AD0C75">
              <w:rPr>
                <w:noProof/>
                <w:webHidden/>
              </w:rPr>
              <w:tab/>
            </w:r>
          </w:del>
          <w:del w:id="4327" w:author="Sammartano, Marc (BIC USA)" w:date="2015-12-02T15:16:00Z">
            <w:r w:rsidDel="00AD0C75">
              <w:rPr>
                <w:noProof/>
                <w:webHidden/>
              </w:rPr>
              <w:delText>176</w:delText>
            </w:r>
          </w:del>
        </w:p>
        <w:p w:rsidR="00BF4B5C" w:rsidDel="00AD0C75" w:rsidRDefault="00BF4B5C">
          <w:pPr>
            <w:pStyle w:val="TOC2"/>
            <w:rPr>
              <w:del w:id="4328" w:author="Sammartano, Marc (BIC USA)" w:date="2015-12-02T15:17:00Z"/>
              <w:rFonts w:eastAsiaTheme="minorEastAsia"/>
              <w:noProof/>
            </w:rPr>
          </w:pPr>
          <w:del w:id="4329" w:author="Sammartano, Marc (BIC USA)" w:date="2015-12-02T15:17:00Z">
            <w:r w:rsidRPr="00AD0C75" w:rsidDel="00AD0C75">
              <w:rPr>
                <w:noProof/>
              </w:rPr>
              <w:delText>Superuser Commands</w:delText>
            </w:r>
            <w:r w:rsidDel="00AD0C75">
              <w:rPr>
                <w:noProof/>
                <w:webHidden/>
              </w:rPr>
              <w:tab/>
            </w:r>
          </w:del>
          <w:del w:id="4330" w:author="Sammartano, Marc (BIC USA)" w:date="2015-12-02T15:16:00Z">
            <w:r w:rsidDel="00AD0C75">
              <w:rPr>
                <w:noProof/>
                <w:webHidden/>
              </w:rPr>
              <w:delText>176</w:delText>
            </w:r>
          </w:del>
        </w:p>
        <w:p w:rsidR="00BF4B5C" w:rsidDel="00AD0C75" w:rsidRDefault="00BF4B5C">
          <w:pPr>
            <w:pStyle w:val="TOC3"/>
            <w:rPr>
              <w:del w:id="4331" w:author="Sammartano, Marc (BIC USA)" w:date="2015-12-02T15:17:00Z"/>
              <w:rFonts w:eastAsiaTheme="minorEastAsia"/>
              <w:noProof/>
            </w:rPr>
          </w:pPr>
          <w:del w:id="4332" w:author="Sammartano, Marc (BIC USA)" w:date="2015-12-02T15:17:00Z">
            <w:r w:rsidRPr="00AD0C75" w:rsidDel="00AD0C75">
              <w:rPr>
                <w:noProof/>
              </w:rPr>
              <w:delText>Su.open</w:delText>
            </w:r>
            <w:r w:rsidDel="00AD0C75">
              <w:rPr>
                <w:noProof/>
                <w:webHidden/>
              </w:rPr>
              <w:tab/>
            </w:r>
          </w:del>
          <w:del w:id="4333" w:author="Sammartano, Marc (BIC USA)" w:date="2015-12-02T15:16:00Z">
            <w:r w:rsidDel="00AD0C75">
              <w:rPr>
                <w:noProof/>
                <w:webHidden/>
              </w:rPr>
              <w:delText>176</w:delText>
            </w:r>
          </w:del>
        </w:p>
        <w:p w:rsidR="00BF4B5C" w:rsidDel="00AD0C75" w:rsidRDefault="00BF4B5C">
          <w:pPr>
            <w:pStyle w:val="TOC3"/>
            <w:rPr>
              <w:del w:id="4334" w:author="Sammartano, Marc (BIC USA)" w:date="2015-12-02T15:17:00Z"/>
              <w:rFonts w:eastAsiaTheme="minorEastAsia"/>
              <w:noProof/>
            </w:rPr>
          </w:pPr>
          <w:del w:id="4335" w:author="Sammartano, Marc (BIC USA)" w:date="2015-12-02T15:17:00Z">
            <w:r w:rsidRPr="00AD0C75" w:rsidDel="00AD0C75">
              <w:rPr>
                <w:noProof/>
              </w:rPr>
              <w:delText>Su.write &lt;sexp&gt;</w:delText>
            </w:r>
            <w:r w:rsidDel="00AD0C75">
              <w:rPr>
                <w:noProof/>
                <w:webHidden/>
              </w:rPr>
              <w:tab/>
            </w:r>
          </w:del>
          <w:del w:id="4336" w:author="Sammartano, Marc (BIC USA)" w:date="2015-12-02T15:16:00Z">
            <w:r w:rsidDel="00AD0C75">
              <w:rPr>
                <w:noProof/>
                <w:webHidden/>
              </w:rPr>
              <w:delText>176</w:delText>
            </w:r>
          </w:del>
        </w:p>
        <w:p w:rsidR="00BF4B5C" w:rsidDel="00AD0C75" w:rsidRDefault="00BF4B5C">
          <w:pPr>
            <w:pStyle w:val="TOC3"/>
            <w:rPr>
              <w:del w:id="4337" w:author="Sammartano, Marc (BIC USA)" w:date="2015-12-02T15:17:00Z"/>
              <w:rFonts w:eastAsiaTheme="minorEastAsia"/>
              <w:noProof/>
            </w:rPr>
          </w:pPr>
          <w:del w:id="4338" w:author="Sammartano, Marc (BIC USA)" w:date="2015-12-02T15:17:00Z">
            <w:r w:rsidRPr="00AD0C75" w:rsidDel="00AD0C75">
              <w:rPr>
                <w:noProof/>
              </w:rPr>
              <w:delText>Su.read.ready &lt;nvar&gt;</w:delText>
            </w:r>
            <w:r w:rsidDel="00AD0C75">
              <w:rPr>
                <w:noProof/>
                <w:webHidden/>
              </w:rPr>
              <w:tab/>
            </w:r>
          </w:del>
          <w:del w:id="4339" w:author="Sammartano, Marc (BIC USA)" w:date="2015-12-02T15:16:00Z">
            <w:r w:rsidDel="00AD0C75">
              <w:rPr>
                <w:noProof/>
                <w:webHidden/>
              </w:rPr>
              <w:delText>176</w:delText>
            </w:r>
          </w:del>
        </w:p>
        <w:p w:rsidR="00BF4B5C" w:rsidDel="00AD0C75" w:rsidRDefault="00BF4B5C">
          <w:pPr>
            <w:pStyle w:val="TOC3"/>
            <w:rPr>
              <w:del w:id="4340" w:author="Sammartano, Marc (BIC USA)" w:date="2015-12-02T15:17:00Z"/>
              <w:rFonts w:eastAsiaTheme="minorEastAsia"/>
              <w:noProof/>
            </w:rPr>
          </w:pPr>
          <w:del w:id="4341" w:author="Sammartano, Marc (BIC USA)" w:date="2015-12-02T15:17:00Z">
            <w:r w:rsidRPr="00AD0C75" w:rsidDel="00AD0C75">
              <w:rPr>
                <w:noProof/>
              </w:rPr>
              <w:delText>Su.read.line &lt;svar&gt;</w:delText>
            </w:r>
            <w:r w:rsidDel="00AD0C75">
              <w:rPr>
                <w:noProof/>
                <w:webHidden/>
              </w:rPr>
              <w:tab/>
            </w:r>
          </w:del>
          <w:del w:id="4342" w:author="Sammartano, Marc (BIC USA)" w:date="2015-12-02T15:16:00Z">
            <w:r w:rsidDel="00AD0C75">
              <w:rPr>
                <w:noProof/>
                <w:webHidden/>
              </w:rPr>
              <w:delText>176</w:delText>
            </w:r>
          </w:del>
        </w:p>
        <w:p w:rsidR="00BF4B5C" w:rsidDel="00AD0C75" w:rsidRDefault="00BF4B5C">
          <w:pPr>
            <w:pStyle w:val="TOC3"/>
            <w:rPr>
              <w:del w:id="4343" w:author="Sammartano, Marc (BIC USA)" w:date="2015-12-02T15:17:00Z"/>
              <w:rFonts w:eastAsiaTheme="minorEastAsia"/>
              <w:noProof/>
            </w:rPr>
          </w:pPr>
          <w:del w:id="4344" w:author="Sammartano, Marc (BIC USA)" w:date="2015-12-02T15:17:00Z">
            <w:r w:rsidRPr="00AD0C75" w:rsidDel="00AD0C75">
              <w:rPr>
                <w:noProof/>
              </w:rPr>
              <w:delText>Su.close</w:delText>
            </w:r>
            <w:r w:rsidDel="00AD0C75">
              <w:rPr>
                <w:noProof/>
                <w:webHidden/>
              </w:rPr>
              <w:tab/>
            </w:r>
          </w:del>
          <w:del w:id="4345" w:author="Sammartano, Marc (BIC USA)" w:date="2015-12-02T15:16:00Z">
            <w:r w:rsidDel="00AD0C75">
              <w:rPr>
                <w:noProof/>
                <w:webHidden/>
              </w:rPr>
              <w:delText>176</w:delText>
            </w:r>
          </w:del>
        </w:p>
        <w:p w:rsidR="00BF4B5C" w:rsidDel="00AD0C75" w:rsidRDefault="00BF4B5C">
          <w:pPr>
            <w:pStyle w:val="TOC2"/>
            <w:rPr>
              <w:del w:id="4346" w:author="Sammartano, Marc (BIC USA)" w:date="2015-12-02T15:17:00Z"/>
              <w:rFonts w:eastAsiaTheme="minorEastAsia"/>
              <w:noProof/>
            </w:rPr>
          </w:pPr>
          <w:del w:id="4347" w:author="Sammartano, Marc (BIC USA)" w:date="2015-12-02T15:17:00Z">
            <w:r w:rsidRPr="00AD0C75" w:rsidDel="00AD0C75">
              <w:rPr>
                <w:noProof/>
              </w:rPr>
              <w:delText>AM Commands</w:delText>
            </w:r>
            <w:r w:rsidDel="00AD0C75">
              <w:rPr>
                <w:noProof/>
                <w:webHidden/>
              </w:rPr>
              <w:tab/>
            </w:r>
          </w:del>
          <w:del w:id="4348" w:author="Sammartano, Marc (BIC USA)" w:date="2015-12-02T15:16:00Z">
            <w:r w:rsidDel="00AD0C75">
              <w:rPr>
                <w:noProof/>
                <w:webHidden/>
              </w:rPr>
              <w:delText>177</w:delText>
            </w:r>
          </w:del>
        </w:p>
        <w:p w:rsidR="00BF4B5C" w:rsidDel="00AD0C75" w:rsidRDefault="00BF4B5C">
          <w:pPr>
            <w:pStyle w:val="TOC3"/>
            <w:rPr>
              <w:del w:id="4349" w:author="Sammartano, Marc (BIC USA)" w:date="2015-12-02T15:17:00Z"/>
              <w:rFonts w:eastAsiaTheme="minorEastAsia"/>
              <w:noProof/>
            </w:rPr>
          </w:pPr>
          <w:del w:id="4350" w:author="Sammartano, Marc (BIC USA)" w:date="2015-12-02T15:17:00Z">
            <w:r w:rsidRPr="00AD0C75" w:rsidDel="00AD0C75">
              <w:rPr>
                <w:noProof/>
              </w:rPr>
              <w:delText>Am.broadcast &lt;action_sexp&gt;, &lt;data_uri_sexp&gt;, &lt;package_sexp&gt;, &lt;component_sexp&gt;, &lt;mime_type_sexp&gt;, &lt;categories_sexp&gt;, &lt;extras_bptr_nexp&gt;, &lt;flags_nexp&gt;</w:delText>
            </w:r>
            <w:r w:rsidDel="00AD0C75">
              <w:rPr>
                <w:noProof/>
                <w:webHidden/>
              </w:rPr>
              <w:tab/>
            </w:r>
          </w:del>
          <w:del w:id="4351" w:author="Sammartano, Marc (BIC USA)" w:date="2015-12-02T15:16:00Z">
            <w:r w:rsidDel="00AD0C75">
              <w:rPr>
                <w:noProof/>
                <w:webHidden/>
              </w:rPr>
              <w:delText>177</w:delText>
            </w:r>
          </w:del>
        </w:p>
        <w:p w:rsidR="00BF4B5C" w:rsidDel="00AD0C75" w:rsidRDefault="00BF4B5C">
          <w:pPr>
            <w:pStyle w:val="TOC3"/>
            <w:rPr>
              <w:del w:id="4352" w:author="Sammartano, Marc (BIC USA)" w:date="2015-12-02T15:17:00Z"/>
              <w:rFonts w:eastAsiaTheme="minorEastAsia"/>
              <w:noProof/>
            </w:rPr>
          </w:pPr>
          <w:del w:id="4353" w:author="Sammartano, Marc (BIC USA)" w:date="2015-12-02T15:17:00Z">
            <w:r w:rsidRPr="00AD0C75" w:rsidDel="00AD0C75">
              <w:rPr>
                <w:noProof/>
              </w:rPr>
              <w:delText>Am.start &lt;action_sexp&gt;, &lt;data_uri_sexp&gt;, &lt;package_sexp&gt;, &lt;component_sexp&gt;, &lt;mime_type_sexp&gt;, &lt;categories_sexp&gt;, &lt;extras_bptr_nexp&gt;, &lt;flags_nexp&gt;</w:delText>
            </w:r>
            <w:r w:rsidDel="00AD0C75">
              <w:rPr>
                <w:noProof/>
                <w:webHidden/>
              </w:rPr>
              <w:tab/>
            </w:r>
          </w:del>
          <w:del w:id="4354" w:author="Sammartano, Marc (BIC USA)" w:date="2015-12-02T15:16:00Z">
            <w:r w:rsidDel="00AD0C75">
              <w:rPr>
                <w:noProof/>
                <w:webHidden/>
              </w:rPr>
              <w:delText>177</w:delText>
            </w:r>
          </w:del>
        </w:p>
        <w:p w:rsidR="00BF4B5C" w:rsidDel="00AD0C75" w:rsidRDefault="00BF4B5C">
          <w:pPr>
            <w:pStyle w:val="TOC1"/>
            <w:tabs>
              <w:tab w:val="right" w:leader="dot" w:pos="9350"/>
            </w:tabs>
            <w:rPr>
              <w:del w:id="4355" w:author="Sammartano, Marc (BIC USA)" w:date="2015-12-02T15:17:00Z"/>
              <w:rFonts w:eastAsiaTheme="minorEastAsia"/>
              <w:noProof/>
            </w:rPr>
          </w:pPr>
          <w:del w:id="4356" w:author="Sammartano, Marc (BIC USA)" w:date="2015-12-02T15:17:00Z">
            <w:r w:rsidRPr="00AD0C75" w:rsidDel="00AD0C75">
              <w:rPr>
                <w:noProof/>
              </w:rPr>
              <w:delText>Appendix A – Command List</w:delText>
            </w:r>
            <w:r w:rsidDel="00AD0C75">
              <w:rPr>
                <w:noProof/>
                <w:webHidden/>
              </w:rPr>
              <w:tab/>
            </w:r>
          </w:del>
          <w:del w:id="4357" w:author="Sammartano, Marc (BIC USA)" w:date="2015-12-02T15:16:00Z">
            <w:r w:rsidDel="00AD0C75">
              <w:rPr>
                <w:noProof/>
                <w:webHidden/>
              </w:rPr>
              <w:delText>179</w:delText>
            </w:r>
          </w:del>
        </w:p>
        <w:p w:rsidR="00BF4B5C" w:rsidDel="00AD0C75" w:rsidRDefault="00BF4B5C">
          <w:pPr>
            <w:pStyle w:val="TOC1"/>
            <w:tabs>
              <w:tab w:val="right" w:leader="dot" w:pos="9350"/>
            </w:tabs>
            <w:rPr>
              <w:del w:id="4358" w:author="Sammartano, Marc (BIC USA)" w:date="2015-12-02T15:17:00Z"/>
              <w:rFonts w:eastAsiaTheme="minorEastAsia"/>
              <w:noProof/>
            </w:rPr>
          </w:pPr>
          <w:del w:id="4359" w:author="Sammartano, Marc (BIC USA)" w:date="2015-12-02T15:17:00Z">
            <w:r w:rsidRPr="00AD0C75" w:rsidDel="00AD0C75">
              <w:rPr>
                <w:noProof/>
              </w:rPr>
              <w:delText>Appendix B – Sample Programs</w:delText>
            </w:r>
            <w:r w:rsidDel="00AD0C75">
              <w:rPr>
                <w:noProof/>
                <w:webHidden/>
              </w:rPr>
              <w:tab/>
            </w:r>
          </w:del>
          <w:del w:id="4360" w:author="Sammartano, Marc (BIC USA)" w:date="2015-12-02T15:16:00Z">
            <w:r w:rsidDel="00AD0C75">
              <w:rPr>
                <w:noProof/>
                <w:webHidden/>
              </w:rPr>
              <w:delText>190</w:delText>
            </w:r>
          </w:del>
        </w:p>
        <w:p w:rsidR="00BF4B5C" w:rsidDel="00AD0C75" w:rsidRDefault="00BF4B5C">
          <w:pPr>
            <w:pStyle w:val="TOC1"/>
            <w:tabs>
              <w:tab w:val="right" w:leader="dot" w:pos="9350"/>
            </w:tabs>
            <w:rPr>
              <w:del w:id="4361" w:author="Sammartano, Marc (BIC USA)" w:date="2015-12-02T15:17:00Z"/>
              <w:rFonts w:eastAsiaTheme="minorEastAsia"/>
              <w:noProof/>
            </w:rPr>
          </w:pPr>
          <w:del w:id="4362" w:author="Sammartano, Marc (BIC USA)" w:date="2015-12-02T15:17:00Z">
            <w:r w:rsidRPr="00AD0C75" w:rsidDel="00AD0C75">
              <w:rPr>
                <w:noProof/>
              </w:rPr>
              <w:delText>Appendix C – Launcher Shortcut Tutorial</w:delText>
            </w:r>
            <w:r w:rsidDel="00AD0C75">
              <w:rPr>
                <w:noProof/>
                <w:webHidden/>
              </w:rPr>
              <w:tab/>
            </w:r>
          </w:del>
          <w:del w:id="4363" w:author="Sammartano, Marc (BIC USA)" w:date="2015-12-02T15:16:00Z">
            <w:r w:rsidDel="00AD0C75">
              <w:rPr>
                <w:noProof/>
                <w:webHidden/>
              </w:rPr>
              <w:delText>191</w:delText>
            </w:r>
          </w:del>
        </w:p>
        <w:p w:rsidR="00BF4B5C" w:rsidDel="00AD0C75" w:rsidRDefault="00BF4B5C">
          <w:pPr>
            <w:pStyle w:val="TOC2"/>
            <w:rPr>
              <w:del w:id="4364" w:author="Sammartano, Marc (BIC USA)" w:date="2015-12-02T15:17:00Z"/>
              <w:rFonts w:eastAsiaTheme="minorEastAsia"/>
              <w:noProof/>
            </w:rPr>
          </w:pPr>
          <w:del w:id="4365" w:author="Sammartano, Marc (BIC USA)" w:date="2015-12-02T15:17:00Z">
            <w:r w:rsidRPr="00AD0C75" w:rsidDel="00AD0C75">
              <w:rPr>
                <w:noProof/>
              </w:rPr>
              <w:delText>Introduction</w:delText>
            </w:r>
            <w:r w:rsidDel="00AD0C75">
              <w:rPr>
                <w:noProof/>
                <w:webHidden/>
              </w:rPr>
              <w:tab/>
            </w:r>
          </w:del>
          <w:del w:id="4366" w:author="Sammartano, Marc (BIC USA)" w:date="2015-12-02T15:16:00Z">
            <w:r w:rsidDel="00AD0C75">
              <w:rPr>
                <w:noProof/>
                <w:webHidden/>
              </w:rPr>
              <w:delText>191</w:delText>
            </w:r>
          </w:del>
        </w:p>
        <w:p w:rsidR="00BF4B5C" w:rsidDel="00AD0C75" w:rsidRDefault="00BF4B5C">
          <w:pPr>
            <w:pStyle w:val="TOC2"/>
            <w:rPr>
              <w:del w:id="4367" w:author="Sammartano, Marc (BIC USA)" w:date="2015-12-02T15:17:00Z"/>
              <w:rFonts w:eastAsiaTheme="minorEastAsia"/>
              <w:noProof/>
            </w:rPr>
          </w:pPr>
          <w:del w:id="4368" w:author="Sammartano, Marc (BIC USA)" w:date="2015-12-02T15:17:00Z">
            <w:r w:rsidRPr="00AD0C75" w:rsidDel="00AD0C75">
              <w:rPr>
                <w:noProof/>
              </w:rPr>
              <w:delText>How to Make a Shortcut Application (older versions of Android—prior to Android 4.0)</w:delText>
            </w:r>
            <w:r w:rsidDel="00AD0C75">
              <w:rPr>
                <w:noProof/>
                <w:webHidden/>
              </w:rPr>
              <w:tab/>
            </w:r>
          </w:del>
          <w:del w:id="4369" w:author="Sammartano, Marc (BIC USA)" w:date="2015-12-02T15:16:00Z">
            <w:r w:rsidDel="00AD0C75">
              <w:rPr>
                <w:noProof/>
                <w:webHidden/>
              </w:rPr>
              <w:delText>191</w:delText>
            </w:r>
          </w:del>
        </w:p>
        <w:p w:rsidR="00BF4B5C" w:rsidDel="00AD0C75" w:rsidRDefault="00BF4B5C">
          <w:pPr>
            <w:pStyle w:val="TOC2"/>
            <w:rPr>
              <w:del w:id="4370" w:author="Sammartano, Marc (BIC USA)" w:date="2015-12-02T15:17:00Z"/>
              <w:rFonts w:eastAsiaTheme="minorEastAsia"/>
              <w:noProof/>
            </w:rPr>
          </w:pPr>
          <w:del w:id="4371" w:author="Sammartano, Marc (BIC USA)" w:date="2015-12-02T15:17:00Z">
            <w:r w:rsidRPr="00AD0C75" w:rsidDel="00AD0C75">
              <w:rPr>
                <w:noProof/>
              </w:rPr>
              <w:delText>How to Make a Shortcut Application (newer versions of Android—Android 4.0 and later)</w:delText>
            </w:r>
            <w:r w:rsidDel="00AD0C75">
              <w:rPr>
                <w:noProof/>
                <w:webHidden/>
              </w:rPr>
              <w:tab/>
            </w:r>
          </w:del>
          <w:del w:id="4372" w:author="Sammartano, Marc (BIC USA)" w:date="2015-12-02T15:16:00Z">
            <w:r w:rsidDel="00AD0C75">
              <w:rPr>
                <w:noProof/>
                <w:webHidden/>
              </w:rPr>
              <w:delText>192</w:delText>
            </w:r>
          </w:del>
        </w:p>
        <w:p w:rsidR="00BF4B5C" w:rsidDel="00AD0C75" w:rsidRDefault="00BF4B5C">
          <w:pPr>
            <w:pStyle w:val="TOC2"/>
            <w:rPr>
              <w:del w:id="4373" w:author="Sammartano, Marc (BIC USA)" w:date="2015-12-02T15:17:00Z"/>
              <w:rFonts w:eastAsiaTheme="minorEastAsia"/>
              <w:noProof/>
            </w:rPr>
          </w:pPr>
          <w:del w:id="4374" w:author="Sammartano, Marc (BIC USA)" w:date="2015-12-02T15:17:00Z">
            <w:r w:rsidRPr="00AD0C75" w:rsidDel="00AD0C75">
              <w:rPr>
                <w:noProof/>
              </w:rPr>
              <w:delText>What you need to know</w:delText>
            </w:r>
            <w:r w:rsidDel="00AD0C75">
              <w:rPr>
                <w:noProof/>
                <w:webHidden/>
              </w:rPr>
              <w:tab/>
            </w:r>
          </w:del>
          <w:del w:id="4375" w:author="Sammartano, Marc (BIC USA)" w:date="2015-12-02T15:16:00Z">
            <w:r w:rsidDel="00AD0C75">
              <w:rPr>
                <w:noProof/>
                <w:webHidden/>
              </w:rPr>
              <w:delText>193</w:delText>
            </w:r>
          </w:del>
        </w:p>
        <w:p w:rsidR="00BF4B5C" w:rsidDel="00AD0C75" w:rsidRDefault="00BF4B5C">
          <w:pPr>
            <w:pStyle w:val="TOC1"/>
            <w:tabs>
              <w:tab w:val="right" w:leader="dot" w:pos="9350"/>
            </w:tabs>
            <w:rPr>
              <w:del w:id="4376" w:author="Sammartano, Marc (BIC USA)" w:date="2015-12-02T15:17:00Z"/>
              <w:rFonts w:eastAsiaTheme="minorEastAsia"/>
              <w:noProof/>
            </w:rPr>
          </w:pPr>
          <w:del w:id="4377" w:author="Sammartano, Marc (BIC USA)" w:date="2015-12-02T15:17:00Z">
            <w:r w:rsidRPr="00AD0C75" w:rsidDel="00AD0C75">
              <w:rPr>
                <w:noProof/>
              </w:rPr>
              <w:delText>Appendix D – Building a Standalone Application</w:delText>
            </w:r>
            <w:r w:rsidDel="00AD0C75">
              <w:rPr>
                <w:noProof/>
                <w:webHidden/>
              </w:rPr>
              <w:tab/>
            </w:r>
          </w:del>
          <w:del w:id="4378" w:author="Sammartano, Marc (BIC USA)" w:date="2015-12-02T15:16:00Z">
            <w:r w:rsidDel="00AD0C75">
              <w:rPr>
                <w:noProof/>
                <w:webHidden/>
              </w:rPr>
              <w:delText>194</w:delText>
            </w:r>
          </w:del>
        </w:p>
        <w:p w:rsidR="00BF4B5C" w:rsidDel="00AD0C75" w:rsidRDefault="00BF4B5C">
          <w:pPr>
            <w:pStyle w:val="TOC2"/>
            <w:rPr>
              <w:del w:id="4379" w:author="Sammartano, Marc (BIC USA)" w:date="2015-12-02T15:17:00Z"/>
              <w:rFonts w:eastAsiaTheme="minorEastAsia"/>
              <w:noProof/>
            </w:rPr>
          </w:pPr>
          <w:del w:id="4380" w:author="Sammartano, Marc (BIC USA)" w:date="2015-12-02T15:17:00Z">
            <w:r w:rsidRPr="00AD0C75" w:rsidDel="00AD0C75">
              <w:rPr>
                <w:noProof/>
              </w:rPr>
              <w:delText>Introduction</w:delText>
            </w:r>
            <w:r w:rsidDel="00AD0C75">
              <w:rPr>
                <w:noProof/>
                <w:webHidden/>
              </w:rPr>
              <w:tab/>
            </w:r>
          </w:del>
          <w:del w:id="4381" w:author="Sammartano, Marc (BIC USA)" w:date="2015-12-02T15:16:00Z">
            <w:r w:rsidDel="00AD0C75">
              <w:rPr>
                <w:noProof/>
                <w:webHidden/>
              </w:rPr>
              <w:delText>194</w:delText>
            </w:r>
          </w:del>
        </w:p>
        <w:p w:rsidR="00BF4B5C" w:rsidDel="00AD0C75" w:rsidRDefault="00BF4B5C">
          <w:pPr>
            <w:pStyle w:val="TOC2"/>
            <w:rPr>
              <w:del w:id="4382" w:author="Sammartano, Marc (BIC USA)" w:date="2015-12-02T15:17:00Z"/>
              <w:rFonts w:eastAsiaTheme="minorEastAsia"/>
              <w:noProof/>
            </w:rPr>
          </w:pPr>
          <w:del w:id="4383" w:author="Sammartano, Marc (BIC USA)" w:date="2015-12-02T15:17:00Z">
            <w:r w:rsidRPr="00AD0C75" w:rsidDel="00AD0C75">
              <w:rPr>
                <w:noProof/>
              </w:rPr>
              <w:delText>License Information</w:delText>
            </w:r>
            <w:r w:rsidDel="00AD0C75">
              <w:rPr>
                <w:noProof/>
                <w:webHidden/>
              </w:rPr>
              <w:tab/>
            </w:r>
          </w:del>
          <w:del w:id="4384" w:author="Sammartano, Marc (BIC USA)" w:date="2015-12-02T15:16:00Z">
            <w:r w:rsidDel="00AD0C75">
              <w:rPr>
                <w:noProof/>
                <w:webHidden/>
              </w:rPr>
              <w:delText>194</w:delText>
            </w:r>
          </w:del>
        </w:p>
        <w:p w:rsidR="00BF4B5C" w:rsidDel="00AD0C75" w:rsidRDefault="00BF4B5C">
          <w:pPr>
            <w:pStyle w:val="TOC2"/>
            <w:rPr>
              <w:del w:id="4385" w:author="Sammartano, Marc (BIC USA)" w:date="2015-12-02T15:17:00Z"/>
              <w:rFonts w:eastAsiaTheme="minorEastAsia"/>
              <w:noProof/>
            </w:rPr>
          </w:pPr>
          <w:del w:id="4386" w:author="Sammartano, Marc (BIC USA)" w:date="2015-12-02T15:17:00Z">
            <w:r w:rsidRPr="00AD0C75" w:rsidDel="00AD0C75">
              <w:rPr>
                <w:noProof/>
              </w:rPr>
              <w:delText>Before You Start</w:delText>
            </w:r>
            <w:r w:rsidDel="00AD0C75">
              <w:rPr>
                <w:noProof/>
                <w:webHidden/>
              </w:rPr>
              <w:tab/>
            </w:r>
          </w:del>
          <w:del w:id="4387" w:author="Sammartano, Marc (BIC USA)" w:date="2015-12-02T15:16:00Z">
            <w:r w:rsidDel="00AD0C75">
              <w:rPr>
                <w:noProof/>
                <w:webHidden/>
              </w:rPr>
              <w:delText>194</w:delText>
            </w:r>
          </w:del>
        </w:p>
        <w:p w:rsidR="00BF4B5C" w:rsidDel="00AD0C75" w:rsidRDefault="00BF4B5C">
          <w:pPr>
            <w:pStyle w:val="TOC2"/>
            <w:rPr>
              <w:del w:id="4388" w:author="Sammartano, Marc (BIC USA)" w:date="2015-12-02T15:17:00Z"/>
              <w:rFonts w:eastAsiaTheme="minorEastAsia"/>
              <w:noProof/>
            </w:rPr>
          </w:pPr>
          <w:del w:id="4389" w:author="Sammartano, Marc (BIC USA)" w:date="2015-12-02T15:17:00Z">
            <w:r w:rsidRPr="00AD0C75" w:rsidDel="00AD0C75">
              <w:rPr>
                <w:noProof/>
              </w:rPr>
              <w:delText>Setting Up the Development Environment</w:delText>
            </w:r>
            <w:r w:rsidDel="00AD0C75">
              <w:rPr>
                <w:noProof/>
                <w:webHidden/>
              </w:rPr>
              <w:tab/>
            </w:r>
          </w:del>
          <w:del w:id="4390" w:author="Sammartano, Marc (BIC USA)" w:date="2015-12-02T15:16:00Z">
            <w:r w:rsidDel="00AD0C75">
              <w:rPr>
                <w:noProof/>
                <w:webHidden/>
              </w:rPr>
              <w:delText>194</w:delText>
            </w:r>
          </w:del>
        </w:p>
        <w:p w:rsidR="00BF4B5C" w:rsidDel="00AD0C75" w:rsidRDefault="00BF4B5C">
          <w:pPr>
            <w:pStyle w:val="TOC2"/>
            <w:rPr>
              <w:del w:id="4391" w:author="Sammartano, Marc (BIC USA)" w:date="2015-12-02T15:17:00Z"/>
              <w:rFonts w:eastAsiaTheme="minorEastAsia"/>
              <w:noProof/>
            </w:rPr>
          </w:pPr>
          <w:del w:id="4392" w:author="Sammartano, Marc (BIC USA)" w:date="2015-12-02T15:17:00Z">
            <w:r w:rsidRPr="00AD0C75" w:rsidDel="00AD0C75">
              <w:rPr>
                <w:noProof/>
              </w:rPr>
              <w:delText>Download the BASIC! Source Code from the GitHub Repository</w:delText>
            </w:r>
            <w:r w:rsidDel="00AD0C75">
              <w:rPr>
                <w:noProof/>
                <w:webHidden/>
              </w:rPr>
              <w:tab/>
            </w:r>
          </w:del>
          <w:del w:id="4393" w:author="Sammartano, Marc (BIC USA)" w:date="2015-12-02T15:16:00Z">
            <w:r w:rsidDel="00AD0C75">
              <w:rPr>
                <w:noProof/>
                <w:webHidden/>
              </w:rPr>
              <w:delText>195</w:delText>
            </w:r>
          </w:del>
        </w:p>
        <w:p w:rsidR="00BF4B5C" w:rsidDel="00AD0C75" w:rsidRDefault="00BF4B5C">
          <w:pPr>
            <w:pStyle w:val="TOC2"/>
            <w:rPr>
              <w:del w:id="4394" w:author="Sammartano, Marc (BIC USA)" w:date="2015-12-02T15:17:00Z"/>
              <w:rFonts w:eastAsiaTheme="minorEastAsia"/>
              <w:noProof/>
            </w:rPr>
          </w:pPr>
          <w:del w:id="4395" w:author="Sammartano, Marc (BIC USA)" w:date="2015-12-02T15:17:00Z">
            <w:r w:rsidRPr="00AD0C75" w:rsidDel="00AD0C75">
              <w:rPr>
                <w:noProof/>
              </w:rPr>
              <w:delText>Download the BASIC! Source Code from the Legacy Archive</w:delText>
            </w:r>
            <w:r w:rsidDel="00AD0C75">
              <w:rPr>
                <w:noProof/>
                <w:webHidden/>
              </w:rPr>
              <w:tab/>
            </w:r>
          </w:del>
          <w:del w:id="4396" w:author="Sammartano, Marc (BIC USA)" w:date="2015-12-02T15:16:00Z">
            <w:r w:rsidDel="00AD0C75">
              <w:rPr>
                <w:noProof/>
                <w:webHidden/>
              </w:rPr>
              <w:delText>195</w:delText>
            </w:r>
          </w:del>
        </w:p>
        <w:p w:rsidR="00BF4B5C" w:rsidDel="00AD0C75" w:rsidRDefault="00BF4B5C">
          <w:pPr>
            <w:pStyle w:val="TOC2"/>
            <w:rPr>
              <w:del w:id="4397" w:author="Sammartano, Marc (BIC USA)" w:date="2015-12-02T15:17:00Z"/>
              <w:rFonts w:eastAsiaTheme="minorEastAsia"/>
              <w:noProof/>
            </w:rPr>
          </w:pPr>
          <w:del w:id="4398" w:author="Sammartano, Marc (BIC USA)" w:date="2015-12-02T15:17:00Z">
            <w:r w:rsidRPr="00AD0C75" w:rsidDel="00AD0C75">
              <w:rPr>
                <w:noProof/>
              </w:rPr>
              <w:delText>Create a New Project in Eclipse</w:delText>
            </w:r>
            <w:r w:rsidDel="00AD0C75">
              <w:rPr>
                <w:noProof/>
                <w:webHidden/>
              </w:rPr>
              <w:tab/>
            </w:r>
          </w:del>
          <w:del w:id="4399" w:author="Sammartano, Marc (BIC USA)" w:date="2015-12-02T15:16:00Z">
            <w:r w:rsidDel="00AD0C75">
              <w:rPr>
                <w:noProof/>
                <w:webHidden/>
              </w:rPr>
              <w:delText>196</w:delText>
            </w:r>
          </w:del>
        </w:p>
        <w:p w:rsidR="00BF4B5C" w:rsidDel="00AD0C75" w:rsidRDefault="00BF4B5C">
          <w:pPr>
            <w:pStyle w:val="TOC2"/>
            <w:rPr>
              <w:del w:id="4400" w:author="Sammartano, Marc (BIC USA)" w:date="2015-12-02T15:17:00Z"/>
              <w:rFonts w:eastAsiaTheme="minorEastAsia"/>
              <w:noProof/>
            </w:rPr>
          </w:pPr>
          <w:del w:id="4401" w:author="Sammartano, Marc (BIC USA)" w:date="2015-12-02T15:17:00Z">
            <w:r w:rsidRPr="00AD0C75" w:rsidDel="00AD0C75">
              <w:rPr>
                <w:noProof/>
              </w:rPr>
              <w:delText>Rename the Package</w:delText>
            </w:r>
            <w:r w:rsidDel="00AD0C75">
              <w:rPr>
                <w:noProof/>
                <w:webHidden/>
              </w:rPr>
              <w:tab/>
            </w:r>
          </w:del>
          <w:del w:id="4402" w:author="Sammartano, Marc (BIC USA)" w:date="2015-12-02T15:16:00Z">
            <w:r w:rsidDel="00AD0C75">
              <w:rPr>
                <w:noProof/>
                <w:webHidden/>
              </w:rPr>
              <w:delText>197</w:delText>
            </w:r>
          </w:del>
        </w:p>
        <w:p w:rsidR="00BF4B5C" w:rsidDel="00AD0C75" w:rsidRDefault="00BF4B5C">
          <w:pPr>
            <w:pStyle w:val="TOC3"/>
            <w:rPr>
              <w:del w:id="4403" w:author="Sammartano, Marc (BIC USA)" w:date="2015-12-02T15:17:00Z"/>
              <w:rFonts w:eastAsiaTheme="minorEastAsia"/>
              <w:noProof/>
            </w:rPr>
          </w:pPr>
          <w:del w:id="4404" w:author="Sammartano, Marc (BIC USA)" w:date="2015-12-02T15:17:00Z">
            <w:r w:rsidRPr="00AD0C75" w:rsidDel="00AD0C75">
              <w:rPr>
                <w:noProof/>
              </w:rPr>
              <w:delText>In Eclipse</w:delText>
            </w:r>
            <w:r w:rsidDel="00AD0C75">
              <w:rPr>
                <w:noProof/>
                <w:webHidden/>
              </w:rPr>
              <w:tab/>
            </w:r>
          </w:del>
          <w:del w:id="4405" w:author="Sammartano, Marc (BIC USA)" w:date="2015-12-02T15:16:00Z">
            <w:r w:rsidDel="00AD0C75">
              <w:rPr>
                <w:noProof/>
                <w:webHidden/>
              </w:rPr>
              <w:delText>197</w:delText>
            </w:r>
          </w:del>
        </w:p>
        <w:p w:rsidR="00BF4B5C" w:rsidDel="00AD0C75" w:rsidRDefault="00BF4B5C">
          <w:pPr>
            <w:pStyle w:val="TOC3"/>
            <w:rPr>
              <w:del w:id="4406" w:author="Sammartano, Marc (BIC USA)" w:date="2015-12-02T15:17:00Z"/>
              <w:rFonts w:eastAsiaTheme="minorEastAsia"/>
              <w:noProof/>
            </w:rPr>
          </w:pPr>
          <w:del w:id="4407" w:author="Sammartano, Marc (BIC USA)" w:date="2015-12-02T15:17:00Z">
            <w:r w:rsidRPr="00AD0C75" w:rsidDel="00AD0C75">
              <w:rPr>
                <w:noProof/>
              </w:rPr>
              <w:delText>Other IDEs</w:delText>
            </w:r>
            <w:r w:rsidDel="00AD0C75">
              <w:rPr>
                <w:noProof/>
                <w:webHidden/>
              </w:rPr>
              <w:tab/>
            </w:r>
          </w:del>
          <w:del w:id="4408" w:author="Sammartano, Marc (BIC USA)" w:date="2015-12-02T15:16:00Z">
            <w:r w:rsidDel="00AD0C75">
              <w:rPr>
                <w:noProof/>
                <w:webHidden/>
              </w:rPr>
              <w:delText>198</w:delText>
            </w:r>
          </w:del>
        </w:p>
        <w:p w:rsidR="00BF4B5C" w:rsidDel="00AD0C75" w:rsidRDefault="00BF4B5C">
          <w:pPr>
            <w:pStyle w:val="TOC3"/>
            <w:rPr>
              <w:del w:id="4409" w:author="Sammartano, Marc (BIC USA)" w:date="2015-12-02T15:17:00Z"/>
              <w:rFonts w:eastAsiaTheme="minorEastAsia"/>
              <w:noProof/>
            </w:rPr>
          </w:pPr>
          <w:del w:id="4410" w:author="Sammartano, Marc (BIC USA)" w:date="2015-12-02T15:17:00Z">
            <w:r w:rsidRPr="00AD0C75" w:rsidDel="00AD0C75">
              <w:rPr>
                <w:noProof/>
              </w:rPr>
              <w:delText>Renaming complete</w:delText>
            </w:r>
            <w:r w:rsidDel="00AD0C75">
              <w:rPr>
                <w:noProof/>
                <w:webHidden/>
              </w:rPr>
              <w:tab/>
            </w:r>
          </w:del>
          <w:del w:id="4411" w:author="Sammartano, Marc (BIC USA)" w:date="2015-12-02T15:16:00Z">
            <w:r w:rsidDel="00AD0C75">
              <w:rPr>
                <w:noProof/>
                <w:webHidden/>
              </w:rPr>
              <w:delText>199</w:delText>
            </w:r>
          </w:del>
        </w:p>
        <w:p w:rsidR="00BF4B5C" w:rsidDel="00AD0C75" w:rsidRDefault="00BF4B5C">
          <w:pPr>
            <w:pStyle w:val="TOC2"/>
            <w:rPr>
              <w:del w:id="4412" w:author="Sammartano, Marc (BIC USA)" w:date="2015-12-02T15:17:00Z"/>
              <w:rFonts w:eastAsiaTheme="minorEastAsia"/>
              <w:noProof/>
            </w:rPr>
          </w:pPr>
          <w:del w:id="4413" w:author="Sammartano, Marc (BIC USA)" w:date="2015-12-02T15:17:00Z">
            <w:r w:rsidRPr="00AD0C75" w:rsidDel="00AD0C75">
              <w:rPr>
                <w:noProof/>
              </w:rPr>
              <w:delText>Modifications to setup.xml</w:delText>
            </w:r>
            <w:r w:rsidDel="00AD0C75">
              <w:rPr>
                <w:noProof/>
                <w:webHidden/>
              </w:rPr>
              <w:tab/>
            </w:r>
          </w:del>
          <w:del w:id="4414" w:author="Sammartano, Marc (BIC USA)" w:date="2015-12-02T15:16:00Z">
            <w:r w:rsidDel="00AD0C75">
              <w:rPr>
                <w:noProof/>
                <w:webHidden/>
              </w:rPr>
              <w:delText>199</w:delText>
            </w:r>
          </w:del>
        </w:p>
        <w:p w:rsidR="00BF4B5C" w:rsidDel="00AD0C75" w:rsidRDefault="00BF4B5C">
          <w:pPr>
            <w:pStyle w:val="TOC2"/>
            <w:rPr>
              <w:del w:id="4415" w:author="Sammartano, Marc (BIC USA)" w:date="2015-12-02T15:17:00Z"/>
              <w:rFonts w:eastAsiaTheme="minorEastAsia"/>
              <w:noProof/>
            </w:rPr>
          </w:pPr>
          <w:del w:id="4416" w:author="Sammartano, Marc (BIC USA)" w:date="2015-12-02T15:17:00Z">
            <w:r w:rsidRPr="00AD0C75" w:rsidDel="00AD0C75">
              <w:rPr>
                <w:noProof/>
              </w:rPr>
              <w:delText>Advanced Customization with setup.xml</w:delText>
            </w:r>
            <w:r w:rsidDel="00AD0C75">
              <w:rPr>
                <w:noProof/>
                <w:webHidden/>
              </w:rPr>
              <w:tab/>
            </w:r>
          </w:del>
          <w:del w:id="4417" w:author="Sammartano, Marc (BIC USA)" w:date="2015-12-02T15:16:00Z">
            <w:r w:rsidDel="00AD0C75">
              <w:rPr>
                <w:noProof/>
                <w:webHidden/>
              </w:rPr>
              <w:delText>200</w:delText>
            </w:r>
          </w:del>
        </w:p>
        <w:p w:rsidR="00BF4B5C" w:rsidDel="00AD0C75" w:rsidRDefault="00BF4B5C">
          <w:pPr>
            <w:pStyle w:val="TOC2"/>
            <w:rPr>
              <w:del w:id="4418" w:author="Sammartano, Marc (BIC USA)" w:date="2015-12-02T15:17:00Z"/>
              <w:rFonts w:eastAsiaTheme="minorEastAsia"/>
              <w:noProof/>
            </w:rPr>
          </w:pPr>
          <w:del w:id="4419" w:author="Sammartano, Marc (BIC USA)" w:date="2015-12-02T15:17:00Z">
            <w:r w:rsidRPr="00AD0C75" w:rsidDel="00AD0C75">
              <w:rPr>
                <w:noProof/>
              </w:rPr>
              <w:delText>Files and Resources</w:delText>
            </w:r>
            <w:r w:rsidDel="00AD0C75">
              <w:rPr>
                <w:noProof/>
                <w:webHidden/>
              </w:rPr>
              <w:tab/>
            </w:r>
          </w:del>
          <w:del w:id="4420" w:author="Sammartano, Marc (BIC USA)" w:date="2015-12-02T15:16:00Z">
            <w:r w:rsidDel="00AD0C75">
              <w:rPr>
                <w:noProof/>
                <w:webHidden/>
              </w:rPr>
              <w:delText>202</w:delText>
            </w:r>
          </w:del>
        </w:p>
        <w:p w:rsidR="00BF4B5C" w:rsidDel="00AD0C75" w:rsidRDefault="00BF4B5C">
          <w:pPr>
            <w:pStyle w:val="TOC2"/>
            <w:rPr>
              <w:del w:id="4421" w:author="Sammartano, Marc (BIC USA)" w:date="2015-12-02T15:17:00Z"/>
              <w:rFonts w:eastAsiaTheme="minorEastAsia"/>
              <w:noProof/>
            </w:rPr>
          </w:pPr>
          <w:del w:id="4422" w:author="Sammartano, Marc (BIC USA)" w:date="2015-12-02T15:17:00Z">
            <w:r w:rsidRPr="00AD0C75" w:rsidDel="00AD0C75">
              <w:rPr>
                <w:noProof/>
              </w:rPr>
              <w:delText>Testing the APK</w:delText>
            </w:r>
            <w:r w:rsidDel="00AD0C75">
              <w:rPr>
                <w:noProof/>
                <w:webHidden/>
              </w:rPr>
              <w:tab/>
            </w:r>
          </w:del>
          <w:del w:id="4423" w:author="Sammartano, Marc (BIC USA)" w:date="2015-12-02T15:16:00Z">
            <w:r w:rsidDel="00AD0C75">
              <w:rPr>
                <w:noProof/>
                <w:webHidden/>
              </w:rPr>
              <w:delText>203</w:delText>
            </w:r>
          </w:del>
        </w:p>
        <w:p w:rsidR="00BF4B5C" w:rsidDel="00AD0C75" w:rsidRDefault="00BF4B5C">
          <w:pPr>
            <w:pStyle w:val="TOC2"/>
            <w:rPr>
              <w:del w:id="4424" w:author="Sammartano, Marc (BIC USA)" w:date="2015-12-02T15:17:00Z"/>
              <w:rFonts w:eastAsiaTheme="minorEastAsia"/>
              <w:noProof/>
            </w:rPr>
          </w:pPr>
          <w:del w:id="4425" w:author="Sammartano, Marc (BIC USA)" w:date="2015-12-02T15:17:00Z">
            <w:r w:rsidRPr="00AD0C75" w:rsidDel="00AD0C75">
              <w:rPr>
                <w:noProof/>
              </w:rPr>
              <w:delText>Installing a BASIC! Program into the Application</w:delText>
            </w:r>
            <w:r w:rsidDel="00AD0C75">
              <w:rPr>
                <w:noProof/>
                <w:webHidden/>
              </w:rPr>
              <w:tab/>
            </w:r>
          </w:del>
          <w:del w:id="4426" w:author="Sammartano, Marc (BIC USA)" w:date="2015-12-02T15:16:00Z">
            <w:r w:rsidDel="00AD0C75">
              <w:rPr>
                <w:noProof/>
                <w:webHidden/>
              </w:rPr>
              <w:delText>204</w:delText>
            </w:r>
          </w:del>
        </w:p>
        <w:p w:rsidR="00BF4B5C" w:rsidDel="00AD0C75" w:rsidRDefault="00BF4B5C">
          <w:pPr>
            <w:pStyle w:val="TOC2"/>
            <w:rPr>
              <w:del w:id="4427" w:author="Sammartano, Marc (BIC USA)" w:date="2015-12-02T15:17:00Z"/>
              <w:rFonts w:eastAsiaTheme="minorEastAsia"/>
              <w:noProof/>
            </w:rPr>
          </w:pPr>
          <w:del w:id="4428" w:author="Sammartano, Marc (BIC USA)" w:date="2015-12-02T15:17:00Z">
            <w:r w:rsidRPr="00AD0C75" w:rsidDel="00AD0C75">
              <w:rPr>
                <w:noProof/>
              </w:rPr>
              <w:delText>Application Icons</w:delText>
            </w:r>
            <w:r w:rsidDel="00AD0C75">
              <w:rPr>
                <w:noProof/>
                <w:webHidden/>
              </w:rPr>
              <w:tab/>
            </w:r>
          </w:del>
          <w:del w:id="4429" w:author="Sammartano, Marc (BIC USA)" w:date="2015-12-02T15:16:00Z">
            <w:r w:rsidDel="00AD0C75">
              <w:rPr>
                <w:noProof/>
                <w:webHidden/>
              </w:rPr>
              <w:delText>205</w:delText>
            </w:r>
          </w:del>
        </w:p>
        <w:p w:rsidR="00BF4B5C" w:rsidDel="00AD0C75" w:rsidRDefault="00BF4B5C">
          <w:pPr>
            <w:pStyle w:val="TOC2"/>
            <w:rPr>
              <w:del w:id="4430" w:author="Sammartano, Marc (BIC USA)" w:date="2015-12-02T15:17:00Z"/>
              <w:rFonts w:eastAsiaTheme="minorEastAsia"/>
              <w:noProof/>
            </w:rPr>
          </w:pPr>
          <w:del w:id="4431" w:author="Sammartano, Marc (BIC USA)" w:date="2015-12-02T15:17:00Z">
            <w:r w:rsidRPr="00AD0C75" w:rsidDel="00AD0C75">
              <w:rPr>
                <w:noProof/>
              </w:rPr>
              <w:delText>Modifications to the AndroidManifest.xml File</w:delText>
            </w:r>
            <w:r w:rsidDel="00AD0C75">
              <w:rPr>
                <w:noProof/>
                <w:webHidden/>
              </w:rPr>
              <w:tab/>
            </w:r>
          </w:del>
          <w:del w:id="4432" w:author="Sammartano, Marc (BIC USA)" w:date="2015-12-02T15:16:00Z">
            <w:r w:rsidDel="00AD0C75">
              <w:rPr>
                <w:noProof/>
                <w:webHidden/>
              </w:rPr>
              <w:delText>206</w:delText>
            </w:r>
          </w:del>
        </w:p>
        <w:p w:rsidR="00BF4B5C" w:rsidDel="00AD0C75" w:rsidRDefault="00BF4B5C">
          <w:pPr>
            <w:pStyle w:val="TOC3"/>
            <w:rPr>
              <w:del w:id="4433" w:author="Sammartano, Marc (BIC USA)" w:date="2015-12-02T15:17:00Z"/>
              <w:rFonts w:eastAsiaTheme="minorEastAsia"/>
              <w:noProof/>
            </w:rPr>
          </w:pPr>
          <w:del w:id="4434" w:author="Sammartano, Marc (BIC USA)" w:date="2015-12-02T15:17:00Z">
            <w:r w:rsidRPr="00AD0C75" w:rsidDel="00AD0C75">
              <w:rPr>
                <w:noProof/>
              </w:rPr>
              <w:delText>Setting the Version Number and Version Name</w:delText>
            </w:r>
            <w:r w:rsidDel="00AD0C75">
              <w:rPr>
                <w:noProof/>
                <w:webHidden/>
              </w:rPr>
              <w:tab/>
            </w:r>
          </w:del>
          <w:del w:id="4435" w:author="Sammartano, Marc (BIC USA)" w:date="2015-12-02T15:16:00Z">
            <w:r w:rsidDel="00AD0C75">
              <w:rPr>
                <w:noProof/>
                <w:webHidden/>
              </w:rPr>
              <w:delText>207</w:delText>
            </w:r>
          </w:del>
        </w:p>
        <w:p w:rsidR="00BF4B5C" w:rsidDel="00AD0C75" w:rsidRDefault="00BF4B5C">
          <w:pPr>
            <w:pStyle w:val="TOC3"/>
            <w:rPr>
              <w:del w:id="4436" w:author="Sammartano, Marc (BIC USA)" w:date="2015-12-02T15:17:00Z"/>
              <w:rFonts w:eastAsiaTheme="minorEastAsia"/>
              <w:noProof/>
            </w:rPr>
          </w:pPr>
          <w:del w:id="4437" w:author="Sammartano, Marc (BIC USA)" w:date="2015-12-02T15:17:00Z">
            <w:r w:rsidRPr="00AD0C75" w:rsidDel="00AD0C75">
              <w:rPr>
                <w:noProof/>
              </w:rPr>
              <w:delText>Permissions</w:delText>
            </w:r>
            <w:r w:rsidDel="00AD0C75">
              <w:rPr>
                <w:noProof/>
                <w:webHidden/>
              </w:rPr>
              <w:tab/>
            </w:r>
          </w:del>
          <w:del w:id="4438" w:author="Sammartano, Marc (BIC USA)" w:date="2015-12-02T15:16:00Z">
            <w:r w:rsidDel="00AD0C75">
              <w:rPr>
                <w:noProof/>
                <w:webHidden/>
              </w:rPr>
              <w:delText>207</w:delText>
            </w:r>
          </w:del>
        </w:p>
        <w:p w:rsidR="00BF4B5C" w:rsidDel="00AD0C75" w:rsidRDefault="00BF4B5C">
          <w:pPr>
            <w:pStyle w:val="TOC3"/>
            <w:rPr>
              <w:del w:id="4439" w:author="Sammartano, Marc (BIC USA)" w:date="2015-12-02T15:17:00Z"/>
              <w:rFonts w:eastAsiaTheme="minorEastAsia"/>
              <w:noProof/>
            </w:rPr>
          </w:pPr>
          <w:del w:id="4440" w:author="Sammartano, Marc (BIC USA)" w:date="2015-12-02T15:17:00Z">
            <w:r w:rsidRPr="00AD0C75" w:rsidDel="00AD0C75">
              <w:rPr>
                <w:noProof/>
              </w:rPr>
              <w:delText>Disable the Shortcut Launcher</w:delText>
            </w:r>
            <w:r w:rsidDel="00AD0C75">
              <w:rPr>
                <w:noProof/>
                <w:webHidden/>
              </w:rPr>
              <w:tab/>
            </w:r>
          </w:del>
          <w:del w:id="4441" w:author="Sammartano, Marc (BIC USA)" w:date="2015-12-02T15:16:00Z">
            <w:r w:rsidDel="00AD0C75">
              <w:rPr>
                <w:noProof/>
                <w:webHidden/>
              </w:rPr>
              <w:delText>207</w:delText>
            </w:r>
          </w:del>
        </w:p>
        <w:p w:rsidR="00BF4B5C" w:rsidDel="00AD0C75" w:rsidRDefault="00BF4B5C">
          <w:pPr>
            <w:pStyle w:val="TOC3"/>
            <w:rPr>
              <w:del w:id="4442" w:author="Sammartano, Marc (BIC USA)" w:date="2015-12-02T15:17:00Z"/>
              <w:rFonts w:eastAsiaTheme="minorEastAsia"/>
              <w:noProof/>
            </w:rPr>
          </w:pPr>
          <w:del w:id="4443" w:author="Sammartano, Marc (BIC USA)" w:date="2015-12-02T15:17:00Z">
            <w:r w:rsidRPr="00AD0C75" w:rsidDel="00AD0C75">
              <w:rPr>
                <w:noProof/>
              </w:rPr>
              <w:delText>Launch at device boot</w:delText>
            </w:r>
            <w:r w:rsidDel="00AD0C75">
              <w:rPr>
                <w:noProof/>
                <w:webHidden/>
              </w:rPr>
              <w:tab/>
            </w:r>
          </w:del>
          <w:del w:id="4444" w:author="Sammartano, Marc (BIC USA)" w:date="2015-12-02T15:16:00Z">
            <w:r w:rsidDel="00AD0C75">
              <w:rPr>
                <w:noProof/>
                <w:webHidden/>
              </w:rPr>
              <w:delText>208</w:delText>
            </w:r>
          </w:del>
        </w:p>
        <w:p w:rsidR="00BF4B5C" w:rsidDel="00AD0C75" w:rsidRDefault="00BF4B5C">
          <w:pPr>
            <w:pStyle w:val="TOC2"/>
            <w:rPr>
              <w:del w:id="4445" w:author="Sammartano, Marc (BIC USA)" w:date="2015-12-02T15:17:00Z"/>
              <w:rFonts w:eastAsiaTheme="minorEastAsia"/>
              <w:noProof/>
            </w:rPr>
          </w:pPr>
          <w:del w:id="4446" w:author="Sammartano, Marc (BIC USA)" w:date="2015-12-02T15:17:00Z">
            <w:r w:rsidRPr="00AD0C75" w:rsidDel="00AD0C75">
              <w:rPr>
                <w:noProof/>
              </w:rPr>
              <w:delText>Preferences</w:delText>
            </w:r>
            <w:r w:rsidDel="00AD0C75">
              <w:rPr>
                <w:noProof/>
                <w:webHidden/>
              </w:rPr>
              <w:tab/>
            </w:r>
          </w:del>
          <w:del w:id="4447" w:author="Sammartano, Marc (BIC USA)" w:date="2015-12-02T15:16:00Z">
            <w:r w:rsidDel="00AD0C75">
              <w:rPr>
                <w:noProof/>
                <w:webHidden/>
              </w:rPr>
              <w:delText>209</w:delText>
            </w:r>
          </w:del>
        </w:p>
        <w:p w:rsidR="00BF4B5C" w:rsidDel="00AD0C75" w:rsidRDefault="00BF4B5C">
          <w:pPr>
            <w:pStyle w:val="TOC2"/>
            <w:rPr>
              <w:del w:id="4448" w:author="Sammartano, Marc (BIC USA)" w:date="2015-12-02T15:17:00Z"/>
              <w:rFonts w:eastAsiaTheme="minorEastAsia"/>
              <w:noProof/>
            </w:rPr>
          </w:pPr>
          <w:del w:id="4449" w:author="Sammartano, Marc (BIC USA)" w:date="2015-12-02T15:17:00Z">
            <w:r w:rsidRPr="00AD0C75" w:rsidDel="00AD0C75">
              <w:rPr>
                <w:noProof/>
              </w:rPr>
              <w:delText>Finished</w:delText>
            </w:r>
            <w:r w:rsidDel="00AD0C75">
              <w:rPr>
                <w:noProof/>
                <w:webHidden/>
              </w:rPr>
              <w:tab/>
            </w:r>
          </w:del>
          <w:del w:id="4450" w:author="Sammartano, Marc (BIC USA)" w:date="2015-12-02T15:16:00Z">
            <w:r w:rsidDel="00AD0C75">
              <w:rPr>
                <w:noProof/>
                <w:webHidden/>
              </w:rPr>
              <w:delText>210</w:delText>
            </w:r>
          </w:del>
        </w:p>
        <w:p w:rsidR="00BF4B5C" w:rsidDel="00AD0C75" w:rsidRDefault="00BF4B5C">
          <w:pPr>
            <w:pStyle w:val="TOC1"/>
            <w:tabs>
              <w:tab w:val="right" w:leader="dot" w:pos="9350"/>
            </w:tabs>
            <w:rPr>
              <w:del w:id="4451" w:author="Sammartano, Marc (BIC USA)" w:date="2015-12-02T15:17:00Z"/>
              <w:rFonts w:eastAsiaTheme="minorEastAsia"/>
              <w:noProof/>
            </w:rPr>
          </w:pPr>
          <w:del w:id="4452" w:author="Sammartano, Marc (BIC USA)" w:date="2015-12-02T15:17:00Z">
            <w:r w:rsidRPr="00AD0C75" w:rsidDel="00AD0C75">
              <w:rPr>
                <w:noProof/>
              </w:rPr>
              <w:delText>Appendix E – BASIC! Distribution License</w:delText>
            </w:r>
            <w:r w:rsidDel="00AD0C75">
              <w:rPr>
                <w:noProof/>
                <w:webHidden/>
              </w:rPr>
              <w:tab/>
            </w:r>
          </w:del>
          <w:del w:id="4453" w:author="Sammartano, Marc (BIC USA)" w:date="2015-12-02T15:16:00Z">
            <w:r w:rsidDel="00AD0C75">
              <w:rPr>
                <w:noProof/>
                <w:webHidden/>
              </w:rPr>
              <w:delText>211</w:delText>
            </w:r>
          </w:del>
        </w:p>
        <w:p w:rsidR="00BF4B5C" w:rsidDel="00AD0C75" w:rsidRDefault="00BF4B5C">
          <w:pPr>
            <w:pStyle w:val="TOC2"/>
            <w:rPr>
              <w:del w:id="4454" w:author="Sammartano, Marc (BIC USA)" w:date="2015-12-02T15:17:00Z"/>
              <w:rFonts w:eastAsiaTheme="minorEastAsia"/>
              <w:noProof/>
            </w:rPr>
          </w:pPr>
          <w:del w:id="4455" w:author="Sammartano, Marc (BIC USA)" w:date="2015-12-02T15:17:00Z">
            <w:r w:rsidRPr="00AD0C75" w:rsidDel="00AD0C75">
              <w:rPr>
                <w:rFonts w:eastAsia="Times New Roman"/>
                <w:noProof/>
              </w:rPr>
              <w:delText>Apache Commons</w:delText>
            </w:r>
            <w:r w:rsidDel="00AD0C75">
              <w:rPr>
                <w:noProof/>
                <w:webHidden/>
              </w:rPr>
              <w:tab/>
            </w:r>
          </w:del>
          <w:del w:id="4456" w:author="Sammartano, Marc (BIC USA)" w:date="2015-12-02T15:16:00Z">
            <w:r w:rsidDel="00AD0C75">
              <w:rPr>
                <w:noProof/>
                <w:webHidden/>
              </w:rPr>
              <w:delText>222</w:delText>
            </w:r>
          </w:del>
        </w:p>
        <w:p w:rsidR="00CD5746" w:rsidRDefault="00520661">
          <w:r>
            <w:rPr>
              <w:b/>
              <w:bCs/>
              <w:noProof/>
            </w:rPr>
            <w:fldChar w:fldCharType="end"/>
          </w:r>
        </w:p>
      </w:sdtContent>
    </w:sdt>
    <w:p w:rsidR="00064566" w:rsidRDefault="00064566" w:rsidP="00064566">
      <w:pPr>
        <w:jc w:val="both"/>
      </w:pPr>
    </w:p>
    <w:p w:rsidR="00064566" w:rsidRDefault="00064566">
      <w:pPr>
        <w:rPr>
          <w:rFonts w:asciiTheme="majorHAnsi" w:eastAsiaTheme="majorEastAsia" w:hAnsiTheme="majorHAnsi" w:cstheme="majorBidi"/>
          <w:b/>
          <w:bCs/>
          <w:color w:val="365F91" w:themeColor="accent1" w:themeShade="BF"/>
          <w:sz w:val="28"/>
          <w:szCs w:val="28"/>
        </w:rPr>
      </w:pPr>
      <w:r>
        <w:br w:type="page"/>
      </w:r>
    </w:p>
    <w:p w:rsidR="00ED0E8A" w:rsidRDefault="00ED0E8A" w:rsidP="00ED0E8A">
      <w:pPr>
        <w:pStyle w:val="Heading1"/>
        <w:rPr>
          <w:ins w:id="4457" w:author="Sammartano, Marc (BIC USA)" w:date="2015-12-02T15:13:00Z"/>
        </w:rPr>
      </w:pPr>
      <w:bookmarkStart w:id="4458" w:name="Changes"/>
      <w:bookmarkStart w:id="4459" w:name="_Toc436832771"/>
      <w:bookmarkEnd w:id="4458"/>
      <w:r>
        <w:lastRenderedPageBreak/>
        <w:t>Changes in this Version</w:t>
      </w:r>
      <w:bookmarkEnd w:id="4459"/>
    </w:p>
    <w:p w:rsidR="00421C4F" w:rsidRPr="00421C4F" w:rsidRDefault="00AD0C75" w:rsidP="00421C4F">
      <w:ins w:id="4460" w:author="Sammartano, Marc (BIC USA)" w:date="2015-12-02T15:18:00Z">
        <w:r>
          <w:t xml:space="preserve">This manual </w:t>
        </w:r>
      </w:ins>
      <w:ins w:id="4461" w:author="Sammartano, Marc (BIC USA)" w:date="2015-12-02T15:19:00Z">
        <w:r>
          <w:t>documents</w:t>
        </w:r>
      </w:ins>
      <w:ins w:id="4462" w:author="Sammartano, Marc (BIC USA)" w:date="2015-12-02T15:18:00Z">
        <w:r>
          <w:t xml:space="preserve"> the experimental build v01.88.03 of BASIC!</w:t>
        </w:r>
      </w:ins>
      <w:ins w:id="4463" w:author="Sammartano, Marc (BIC USA)" w:date="2015-12-02T15:20:00Z">
        <w:r>
          <w:t>, the RFO-BASIC programming language for Android devices</w:t>
        </w:r>
      </w:ins>
      <w:ins w:id="4464" w:author="Sammartano, Marc (BIC USA)" w:date="2015-12-02T15:19:00Z">
        <w:r>
          <w:t>. Here is a summary of changes in the manual since Version 1.88.</w:t>
        </w:r>
      </w:ins>
    </w:p>
    <w:p w:rsidR="00C265D0" w:rsidRDefault="0002087A" w:rsidP="00E71007">
      <w:pPr>
        <w:pStyle w:val="ListParagraph"/>
        <w:numPr>
          <w:ilvl w:val="0"/>
          <w:numId w:val="3"/>
        </w:numPr>
      </w:pPr>
      <w:r>
        <w:t>Clarifica</w:t>
      </w:r>
      <w:r w:rsidR="00C265D0">
        <w:t>tions and additional explanations:</w:t>
      </w:r>
    </w:p>
    <w:p w:rsidR="00C2529C" w:rsidRPr="00C806B4" w:rsidRDefault="00C2529C" w:rsidP="001D1DC2">
      <w:pPr>
        <w:pStyle w:val="ListParagraph"/>
        <w:numPr>
          <w:ilvl w:val="1"/>
          <w:numId w:val="3"/>
        </w:numPr>
        <w:rPr>
          <w:ins w:id="4465" w:author="Sammartano, Marc (BIC USA)" w:date="2015-12-01T12:23:00Z"/>
          <w:b/>
        </w:rPr>
      </w:pPr>
      <w:ins w:id="4466" w:author="Sammartano, Marc (BIC USA)" w:date="2015-11-03T09:22:00Z">
        <w:r>
          <w:t>Add supporting verbiage where formal syntax metalanguage is used.</w:t>
        </w:r>
      </w:ins>
    </w:p>
    <w:p w:rsidR="00C806B4" w:rsidRDefault="00C806B4" w:rsidP="001D1DC2">
      <w:pPr>
        <w:pStyle w:val="ListParagraph"/>
        <w:numPr>
          <w:ilvl w:val="1"/>
          <w:numId w:val="3"/>
        </w:numPr>
        <w:rPr>
          <w:ins w:id="4467" w:author="Sammartano, Marc (BIC USA)" w:date="2015-11-03T09:22:00Z"/>
          <w:b/>
        </w:rPr>
      </w:pPr>
      <w:ins w:id="4468" w:author="Sammartano, Marc (BIC USA)" w:date="2015-12-01T12:23:00Z">
        <w:r>
          <w:t>In Command Description Syntax, added section on Optional Parameters.</w:t>
        </w:r>
      </w:ins>
    </w:p>
    <w:p w:rsidR="000443B2" w:rsidRPr="000443B2" w:rsidRDefault="000443B2" w:rsidP="001D1DC2">
      <w:pPr>
        <w:pStyle w:val="ListParagraph"/>
        <w:numPr>
          <w:ilvl w:val="1"/>
          <w:numId w:val="3"/>
        </w:numPr>
        <w:rPr>
          <w:ins w:id="4469" w:author="Sammartano, Marc (BIC USA)" w:date="2015-09-21T09:49:00Z"/>
          <w:b/>
        </w:rPr>
      </w:pPr>
      <w:ins w:id="4470" w:author="Sammartano, Marc (BIC USA)" w:date="2015-09-21T09:49:00Z">
        <w:r>
          <w:rPr>
            <w:b/>
          </w:rPr>
          <w:t>Pause</w:t>
        </w:r>
        <w:r>
          <w:t xml:space="preserve"> may be used to reduce battery drain.</w:t>
        </w:r>
      </w:ins>
    </w:p>
    <w:p w:rsidR="00933845" w:rsidRDefault="002C4758" w:rsidP="001D1DC2">
      <w:pPr>
        <w:pStyle w:val="ListParagraph"/>
        <w:numPr>
          <w:ilvl w:val="1"/>
          <w:numId w:val="3"/>
        </w:numPr>
        <w:rPr>
          <w:ins w:id="4471" w:author="Sammartano, Marc (BIC USA)" w:date="2015-10-06T12:50:00Z"/>
        </w:rPr>
      </w:pPr>
      <w:ins w:id="4472" w:author="Sammartano, Marc (BIC USA)" w:date="2015-09-08T15:54:00Z">
        <w:r>
          <w:t xml:space="preserve">Expanded </w:t>
        </w:r>
        <w:r>
          <w:rPr>
            <w:b/>
          </w:rPr>
          <w:t>Byte.open</w:t>
        </w:r>
        <w:r>
          <w:t xml:space="preserve"> mode table.</w:t>
        </w:r>
      </w:ins>
    </w:p>
    <w:p w:rsidR="00CA5B12" w:rsidRDefault="00CA5B12" w:rsidP="001D1DC2">
      <w:pPr>
        <w:pStyle w:val="ListParagraph"/>
        <w:numPr>
          <w:ilvl w:val="1"/>
          <w:numId w:val="3"/>
        </w:numPr>
        <w:rPr>
          <w:ins w:id="4473" w:author="Sammartano, Marc (BIC USA)" w:date="2015-11-03T16:55:00Z"/>
        </w:rPr>
      </w:pPr>
      <w:ins w:id="4474" w:author="Sammartano, Marc (BIC USA)" w:date="2015-10-30T19:20:00Z">
        <w:r w:rsidRPr="00CA5B12">
          <w:rPr>
            <w:b/>
          </w:rPr>
          <w:t>Notify</w:t>
        </w:r>
        <w:r>
          <w:t xml:space="preserve"> command: added explanations of the text parameters.</w:t>
        </w:r>
      </w:ins>
    </w:p>
    <w:p w:rsidR="00C11FD1" w:rsidRDefault="00C11FD1" w:rsidP="001D1DC2">
      <w:pPr>
        <w:pStyle w:val="ListParagraph"/>
        <w:numPr>
          <w:ilvl w:val="1"/>
          <w:numId w:val="3"/>
        </w:numPr>
        <w:rPr>
          <w:ins w:id="4475" w:author="Sammartano, Marc (BIC USA)" w:date="2015-11-03T15:33:00Z"/>
        </w:rPr>
      </w:pPr>
      <w:ins w:id="4476" w:author="Sammartano, Marc (BIC USA)" w:date="2015-11-03T16:55:00Z">
        <w:r>
          <w:t>New section "</w:t>
        </w:r>
      </w:ins>
      <w:ins w:id="4477" w:author="Sammartano, Marc (BIC USA)" w:date="2015-11-03T16:56:00Z">
        <w:r>
          <w:t>Graphics</w:t>
        </w:r>
        <w:r w:rsidRPr="00C11FD1">
          <w:rPr>
            <w:sz w:val="16"/>
            <w:szCs w:val="16"/>
          </w:rPr>
          <w:sym w:font="Wingdings" w:char="F0E0"/>
        </w:r>
        <w:r>
          <w:t>Introduction</w:t>
        </w:r>
        <w:r w:rsidRPr="00C11FD1">
          <w:rPr>
            <w:sz w:val="16"/>
            <w:szCs w:val="16"/>
          </w:rPr>
          <w:sym w:font="Wingdings" w:char="F0E0"/>
        </w:r>
        <w:r>
          <w:t>Style" explaining the style parameter of</w:t>
        </w:r>
      </w:ins>
      <w:ins w:id="4478" w:author="Sammartano, Marc (BIC USA)" w:date="2015-11-03T16:55:00Z">
        <w:r>
          <w:t xml:space="preserve"> </w:t>
        </w:r>
        <w:r>
          <w:rPr>
            <w:b/>
          </w:rPr>
          <w:t>Gr.color</w:t>
        </w:r>
      </w:ins>
      <w:ins w:id="4479" w:author="Sammartano, Marc (BIC USA)" w:date="2015-11-03T16:56:00Z">
        <w:r>
          <w:t xml:space="preserve">. The </w:t>
        </w:r>
      </w:ins>
      <w:ins w:id="4480" w:author="Sammartano, Marc (BIC USA)" w:date="2015-11-03T16:57:00Z">
        <w:r>
          <w:t>Stroke and Fill styles differ in perhaps-surprising ways.</w:t>
        </w:r>
      </w:ins>
    </w:p>
    <w:p w:rsidR="00570EBB" w:rsidRDefault="00570EBB" w:rsidP="001D1DC2">
      <w:pPr>
        <w:pStyle w:val="ListParagraph"/>
        <w:numPr>
          <w:ilvl w:val="1"/>
          <w:numId w:val="3"/>
        </w:numPr>
        <w:rPr>
          <w:ins w:id="4481" w:author="Sammartano, Marc (BIC USA)" w:date="2015-11-02T17:02:00Z"/>
        </w:rPr>
      </w:pPr>
      <w:ins w:id="4482" w:author="Sammartano, Marc (BIC USA)" w:date="2015-11-03T15:33:00Z">
        <w:r>
          <w:rPr>
            <w:b/>
          </w:rPr>
          <w:t>Gr.render</w:t>
        </w:r>
      </w:ins>
      <w:ins w:id="4483" w:author="Sammartano, Marc (BIC USA)" w:date="2015-11-03T15:34:00Z">
        <w:r>
          <w:t xml:space="preserve"> and the screen refresh rate.</w:t>
        </w:r>
      </w:ins>
    </w:p>
    <w:p w:rsidR="0084785D" w:rsidRDefault="0084785D" w:rsidP="001D1DC2">
      <w:pPr>
        <w:pStyle w:val="ListParagraph"/>
        <w:numPr>
          <w:ilvl w:val="1"/>
          <w:numId w:val="3"/>
        </w:numPr>
        <w:rPr>
          <w:ins w:id="4484" w:author="Sammartano, Marc (BIC USA)" w:date="2015-09-08T18:45:00Z"/>
        </w:rPr>
      </w:pPr>
      <w:ins w:id="4485" w:author="Sammartano, Marc (BIC USA)" w:date="2015-11-02T17:02:00Z">
        <w:r>
          <w:rPr>
            <w:b/>
          </w:rPr>
          <w:t>Gr.rotate.start</w:t>
        </w:r>
      </w:ins>
      <w:ins w:id="4486" w:author="Sammartano, Marc (BIC USA)" w:date="2015-11-02T17:03:00Z">
        <w:r>
          <w:t xml:space="preserve"> and </w:t>
        </w:r>
        <w:r>
          <w:rPr>
            <w:b/>
          </w:rPr>
          <w:t>Gr.rotate.end</w:t>
        </w:r>
        <w:r>
          <w:t>: how they work, what parameters you can modify.</w:t>
        </w:r>
      </w:ins>
    </w:p>
    <w:p w:rsidR="007918BA" w:rsidRPr="00A94111" w:rsidRDefault="007918BA" w:rsidP="001D1DC2">
      <w:pPr>
        <w:pStyle w:val="ListParagraph"/>
        <w:numPr>
          <w:ilvl w:val="1"/>
          <w:numId w:val="3"/>
        </w:numPr>
      </w:pPr>
      <w:ins w:id="4487" w:author="Sammartano, Marc (BIC USA)" w:date="2015-09-08T18:45:00Z">
        <w:r w:rsidRPr="00E458F6">
          <w:rPr>
            <w:b/>
          </w:rPr>
          <w:t>Appendix D</w:t>
        </w:r>
      </w:ins>
      <w:ins w:id="4488" w:author="Sammartano, Marc (BIC USA)" w:date="2015-09-08T18:46:00Z">
        <w:r w:rsidR="00E458F6">
          <w:t>:</w:t>
        </w:r>
      </w:ins>
      <w:ins w:id="4489" w:author="Sammartano, Marc (BIC USA)" w:date="2015-09-08T18:45:00Z">
        <w:r>
          <w:t xml:space="preserve"> specific information about changing strings that contain the package name.</w:t>
        </w:r>
      </w:ins>
    </w:p>
    <w:p w:rsidR="00B85F06" w:rsidRDefault="00B85F06" w:rsidP="00E71007">
      <w:pPr>
        <w:pStyle w:val="ListParagraph"/>
        <w:numPr>
          <w:ilvl w:val="0"/>
          <w:numId w:val="3"/>
        </w:numPr>
      </w:pPr>
      <w:r>
        <w:t>Corrected errors:</w:t>
      </w:r>
    </w:p>
    <w:p w:rsidR="005642B9" w:rsidRDefault="002C4758" w:rsidP="00BB481A">
      <w:pPr>
        <w:pStyle w:val="ListParagraph"/>
        <w:numPr>
          <w:ilvl w:val="1"/>
          <w:numId w:val="3"/>
        </w:numPr>
        <w:rPr>
          <w:ins w:id="4490" w:author="Sammartano, Marc (BIC USA)" w:date="2015-10-07T15:57:00Z"/>
        </w:rPr>
      </w:pPr>
      <w:ins w:id="4491" w:author="Sammartano, Marc (BIC USA)" w:date="2015-09-08T15:51:00Z">
        <w:r w:rsidRPr="002C4758">
          <w:rPr>
            <w:b/>
          </w:rPr>
          <w:t>Byte.read.byte</w:t>
        </w:r>
        <w:r>
          <w:t xml:space="preserve"> returns only positive values for real data.</w:t>
        </w:r>
      </w:ins>
      <w:ins w:id="4492" w:author="Sammartano, Marc (BIC USA)" w:date="2015-09-08T15:52:00Z">
        <w:r>
          <w:t xml:space="preserve"> Reading at</w:t>
        </w:r>
      </w:ins>
      <w:ins w:id="4493" w:author="Sammartano, Marc (BIC USA)" w:date="2015-09-08T15:51:00Z">
        <w:r>
          <w:t xml:space="preserve"> EOF returns -1.</w:t>
        </w:r>
      </w:ins>
    </w:p>
    <w:p w:rsidR="000B3E10" w:rsidRDefault="000B3E10" w:rsidP="00BB481A">
      <w:pPr>
        <w:pStyle w:val="ListParagraph"/>
        <w:numPr>
          <w:ilvl w:val="1"/>
          <w:numId w:val="3"/>
        </w:numPr>
        <w:rPr>
          <w:ins w:id="4494" w:author="Sammartano, Marc (BIC USA)" w:date="2015-11-02T17:08:00Z"/>
        </w:rPr>
      </w:pPr>
      <w:ins w:id="4495" w:author="Sammartano, Marc (BIC USA)" w:date="2015-10-07T15:57:00Z">
        <w:r>
          <w:rPr>
            <w:b/>
          </w:rPr>
          <w:t>Gr.text.width</w:t>
        </w:r>
        <w:r>
          <w:t xml:space="preserve"> and </w:t>
        </w:r>
        <w:r>
          <w:rPr>
            <w:b/>
          </w:rPr>
          <w:t>Gr.</w:t>
        </w:r>
      </w:ins>
      <w:ins w:id="4496" w:author="Sammartano, Marc (BIC USA)" w:date="2015-10-07T15:58:00Z">
        <w:r>
          <w:rPr>
            <w:b/>
          </w:rPr>
          <w:t>get.</w:t>
        </w:r>
      </w:ins>
      <w:ins w:id="4497" w:author="Sammartano, Marc (BIC USA)" w:date="2015-10-07T15:57:00Z">
        <w:r>
          <w:rPr>
            <w:b/>
          </w:rPr>
          <w:t>textbounds</w:t>
        </w:r>
      </w:ins>
      <w:ins w:id="4498" w:author="Sammartano, Marc (BIC USA)" w:date="2015-10-07T15:58:00Z">
        <w:r>
          <w:t xml:space="preserve"> can take either a string expression or a text object number. This was a change in BASIC! in v01.81 that </w:t>
        </w:r>
      </w:ins>
      <w:ins w:id="4499" w:author="Sammartano, Marc (BIC USA)" w:date="2015-10-07T15:59:00Z">
        <w:r>
          <w:t>your editor</w:t>
        </w:r>
      </w:ins>
      <w:ins w:id="4500" w:author="Sammartano, Marc (BIC USA)" w:date="2015-10-07T15:58:00Z">
        <w:r>
          <w:t xml:space="preserve"> left out of this manual.</w:t>
        </w:r>
      </w:ins>
    </w:p>
    <w:p w:rsidR="000064D4" w:rsidRDefault="000064D4" w:rsidP="00BB481A">
      <w:pPr>
        <w:pStyle w:val="ListParagraph"/>
        <w:numPr>
          <w:ilvl w:val="1"/>
          <w:numId w:val="3"/>
        </w:numPr>
        <w:rPr>
          <w:ins w:id="4501" w:author="Sammartano, Marc (BIC USA)" w:date="2015-11-10T09:59:00Z"/>
        </w:rPr>
      </w:pPr>
      <w:ins w:id="4502" w:author="Sammartano, Marc (BIC USA)" w:date="2015-11-02T17:08:00Z">
        <w:r>
          <w:rPr>
            <w:b/>
          </w:rPr>
          <w:t>Console.front</w:t>
        </w:r>
        <w:r>
          <w:t xml:space="preserve"> command has always been in BASIC!, but not in this manual.</w:t>
        </w:r>
      </w:ins>
    </w:p>
    <w:p w:rsidR="00D44CB5" w:rsidRPr="00D44CB5" w:rsidRDefault="00D44CB5" w:rsidP="00BB481A">
      <w:pPr>
        <w:pStyle w:val="ListParagraph"/>
        <w:numPr>
          <w:ilvl w:val="1"/>
          <w:numId w:val="3"/>
        </w:numPr>
        <w:rPr>
          <w:ins w:id="4503" w:author="Sammartano, Marc (BIC USA)" w:date="2015-09-08T17:11:00Z"/>
        </w:rPr>
      </w:pPr>
      <w:ins w:id="4504" w:author="Sammartano, Marc (BIC USA)" w:date="2015-11-10T09:59:00Z">
        <w:r w:rsidRPr="00D44CB5">
          <w:t>Since v0</w:t>
        </w:r>
        <w:r>
          <w:t xml:space="preserve">1.84, </w:t>
        </w:r>
        <w:r>
          <w:rPr>
            <w:b/>
          </w:rPr>
          <w:t>Phone.rcv.init</w:t>
        </w:r>
        <w:r>
          <w:t xml:space="preserve"> has affected </w:t>
        </w:r>
        <w:r>
          <w:rPr>
            <w:b/>
          </w:rPr>
          <w:t>Phone.info</w:t>
        </w:r>
        <w:r>
          <w:t xml:space="preserve">. </w:t>
        </w:r>
      </w:ins>
      <w:ins w:id="4505" w:author="Sammartano, Marc (BIC USA)" w:date="2015-11-10T10:00:00Z">
        <w:r>
          <w:t xml:space="preserve">Now added </w:t>
        </w:r>
      </w:ins>
      <w:ins w:id="4506" w:author="Sammartano, Marc (BIC USA)" w:date="2015-11-10T09:59:00Z">
        <w:r>
          <w:t xml:space="preserve">to this </w:t>
        </w:r>
      </w:ins>
      <w:ins w:id="4507" w:author="Sammartano, Marc (BIC USA)" w:date="2015-11-10T10:00:00Z">
        <w:r>
          <w:t>manual.</w:t>
        </w:r>
      </w:ins>
    </w:p>
    <w:p w:rsidR="0084785D" w:rsidRDefault="00EA6104" w:rsidP="0084785D">
      <w:pPr>
        <w:pStyle w:val="ListParagraph"/>
        <w:numPr>
          <w:ilvl w:val="1"/>
          <w:numId w:val="3"/>
        </w:numPr>
      </w:pPr>
      <w:ins w:id="4508" w:author="Sammartano, Marc (BIC USA)" w:date="2015-09-08T17:11:00Z">
        <w:r>
          <w:rPr>
            <w:b/>
          </w:rPr>
          <w:t>DIR</w:t>
        </w:r>
        <w:r>
          <w:t xml:space="preserve">, </w:t>
        </w:r>
        <w:r>
          <w:rPr>
            <w:b/>
          </w:rPr>
          <w:t>MKDIR</w:t>
        </w:r>
        <w:r>
          <w:t xml:space="preserve">, and </w:t>
        </w:r>
        <w:r>
          <w:rPr>
            <w:b/>
          </w:rPr>
          <w:t>RENAME</w:t>
        </w:r>
      </w:ins>
      <w:ins w:id="4509" w:author="Sammartano, Marc (BIC USA)" w:date="2015-09-08T17:12:00Z">
        <w:r>
          <w:t xml:space="preserve"> are still valid command keywords.</w:t>
        </w:r>
      </w:ins>
    </w:p>
    <w:p w:rsidR="009A792E" w:rsidRDefault="00EE3149" w:rsidP="00E71007">
      <w:pPr>
        <w:pStyle w:val="ListParagraph"/>
        <w:numPr>
          <w:ilvl w:val="0"/>
          <w:numId w:val="3"/>
        </w:numPr>
      </w:pPr>
      <w:r>
        <w:t xml:space="preserve">New </w:t>
      </w:r>
      <w:r w:rsidR="000A7FE7">
        <w:t xml:space="preserve">BASIC! </w:t>
      </w:r>
      <w:r w:rsidR="00F157B6">
        <w:t xml:space="preserve">functions </w:t>
      </w:r>
      <w:r w:rsidR="0086640E">
        <w:t xml:space="preserve">and </w:t>
      </w:r>
      <w:r>
        <w:t>commands:</w:t>
      </w:r>
    </w:p>
    <w:p w:rsidR="00322938" w:rsidRDefault="00E458F6" w:rsidP="001D5142">
      <w:pPr>
        <w:pStyle w:val="ListParagraph"/>
        <w:numPr>
          <w:ilvl w:val="1"/>
          <w:numId w:val="3"/>
        </w:numPr>
        <w:rPr>
          <w:ins w:id="4510" w:author="Sammartano, Marc (BIC USA)" w:date="2015-11-30T17:11:00Z"/>
        </w:rPr>
      </w:pPr>
      <w:ins w:id="4511" w:author="Sammartano, Marc (BIC USA)" w:date="2015-09-08T18:47:00Z">
        <w:r>
          <w:rPr>
            <w:b/>
          </w:rPr>
          <w:t>Byte.read.number</w:t>
        </w:r>
        <w:r>
          <w:t xml:space="preserve"> and </w:t>
        </w:r>
        <w:r>
          <w:rPr>
            <w:b/>
          </w:rPr>
          <w:t>Byte.write.number</w:t>
        </w:r>
        <w:r>
          <w:t>.</w:t>
        </w:r>
      </w:ins>
    </w:p>
    <w:p w:rsidR="00B76B8F" w:rsidRDefault="00B76B8F" w:rsidP="001D5142">
      <w:pPr>
        <w:pStyle w:val="ListParagraph"/>
        <w:numPr>
          <w:ilvl w:val="1"/>
          <w:numId w:val="3"/>
        </w:numPr>
        <w:rPr>
          <w:ins w:id="4512" w:author="Sammartano, Marc (BIC USA)" w:date="2015-10-06T16:11:00Z"/>
        </w:rPr>
      </w:pPr>
      <w:ins w:id="4513" w:author="Sammartano, Marc (BIC USA)" w:date="2015-11-30T17:11:00Z">
        <w:r>
          <w:rPr>
            <w:b/>
          </w:rPr>
          <w:t>Gr.paint.copy</w:t>
        </w:r>
        <w:r>
          <w:t xml:space="preserve"> and </w:t>
        </w:r>
        <w:r>
          <w:rPr>
            <w:b/>
          </w:rPr>
          <w:t>Gr.paint.reset</w:t>
        </w:r>
        <w:r>
          <w:t>.</w:t>
        </w:r>
      </w:ins>
    </w:p>
    <w:p w:rsidR="00C70B27" w:rsidRPr="00000A8D" w:rsidRDefault="00571BB8" w:rsidP="001D5142">
      <w:pPr>
        <w:pStyle w:val="ListParagraph"/>
        <w:numPr>
          <w:ilvl w:val="1"/>
          <w:numId w:val="3"/>
        </w:numPr>
      </w:pPr>
      <w:ins w:id="4514" w:author="Sammartano, Marc (BIC USA)" w:date="2015-10-23T15:10:00Z">
        <w:r>
          <w:rPr>
            <w:b/>
          </w:rPr>
          <w:t>App</w:t>
        </w:r>
      </w:ins>
      <w:ins w:id="4515" w:author="Sammartano, Marc (BIC USA)" w:date="2015-10-06T16:11:00Z">
        <w:r w:rsidR="00C70B27">
          <w:rPr>
            <w:b/>
          </w:rPr>
          <w:t>.start</w:t>
        </w:r>
        <w:r w:rsidR="00C70B27">
          <w:t xml:space="preserve"> and </w:t>
        </w:r>
      </w:ins>
      <w:ins w:id="4516" w:author="Sammartano, Marc (BIC USA)" w:date="2015-10-23T15:10:00Z">
        <w:r>
          <w:rPr>
            <w:b/>
          </w:rPr>
          <w:t>App</w:t>
        </w:r>
      </w:ins>
      <w:ins w:id="4517" w:author="Sammartano, Marc (BIC USA)" w:date="2015-10-06T16:11:00Z">
        <w:r w:rsidR="00C70B27">
          <w:rPr>
            <w:b/>
          </w:rPr>
          <w:t>.broadcast</w:t>
        </w:r>
        <w:r w:rsidR="00C70B27">
          <w:t>.</w:t>
        </w:r>
      </w:ins>
      <w:ins w:id="4518" w:author="Sammartano, Marc (BIC USA)" w:date="2015-10-23T15:09:00Z">
        <w:r>
          <w:t xml:space="preserve"> </w:t>
        </w:r>
      </w:ins>
      <w:ins w:id="4519" w:author="Sammartano, Marc (BIC USA)" w:date="2015-10-23T15:10:00Z">
        <w:r>
          <w:t>S</w:t>
        </w:r>
      </w:ins>
      <w:ins w:id="4520" w:author="Sammartano, Marc (BIC USA)" w:date="2015-10-23T15:09:00Z">
        <w:r>
          <w:t>impler form</w:t>
        </w:r>
      </w:ins>
      <w:ins w:id="4521" w:author="Sammartano, Marc (BIC USA)" w:date="2015-10-23T15:10:00Z">
        <w:r>
          <w:t>s</w:t>
        </w:r>
      </w:ins>
      <w:ins w:id="4522" w:author="Sammartano, Marc (BIC USA)" w:date="2015-10-23T15:09:00Z">
        <w:r>
          <w:t>, called AM.start and AM.broadcast,</w:t>
        </w:r>
      </w:ins>
      <w:ins w:id="4523" w:author="Sammartano, Marc (BIC USA)" w:date="2015-10-06T16:11:00Z">
        <w:r w:rsidR="00C70B27">
          <w:t xml:space="preserve"> existed in previous versions of BASIC!, but they were not documented in this manual.</w:t>
        </w:r>
      </w:ins>
    </w:p>
    <w:p w:rsidR="00EE538D" w:rsidRDefault="000A7FE7" w:rsidP="00E71007">
      <w:pPr>
        <w:pStyle w:val="ListParagraph"/>
        <w:numPr>
          <w:ilvl w:val="0"/>
          <w:numId w:val="3"/>
        </w:numPr>
      </w:pPr>
      <w:r>
        <w:t>Other c</w:t>
      </w:r>
      <w:r w:rsidR="00EE538D">
        <w:t>hanges in BASIC!:</w:t>
      </w:r>
    </w:p>
    <w:p w:rsidR="00BB2B1E" w:rsidRPr="00BB2B1E" w:rsidRDefault="00BB2B1E" w:rsidP="00474D32">
      <w:pPr>
        <w:pStyle w:val="ListParagraph"/>
        <w:numPr>
          <w:ilvl w:val="1"/>
          <w:numId w:val="3"/>
        </w:numPr>
        <w:rPr>
          <w:ins w:id="4524" w:author="Sammartano, Marc (BIC USA)" w:date="2015-09-15T10:05:00Z"/>
        </w:rPr>
      </w:pPr>
      <w:ins w:id="4525" w:author="Sammartano, Marc (BIC USA)" w:date="2015-09-15T10:05:00Z">
        <w:r>
          <w:t xml:space="preserve">The </w:t>
        </w:r>
        <w:r w:rsidRPr="009B530A">
          <w:rPr>
            <w:b/>
            <w:smallCaps/>
          </w:rPr>
          <w:t>Empty Console Color</w:t>
        </w:r>
        <w:r>
          <w:t xml:space="preserve"> Preference setting </w:t>
        </w:r>
      </w:ins>
      <w:ins w:id="4526" w:author="Sammartano, Marc (BIC USA)" w:date="2015-09-15T10:06:00Z">
        <w:r>
          <w:t xml:space="preserve">also </w:t>
        </w:r>
      </w:ins>
      <w:ins w:id="4527" w:author="Sammartano, Marc (BIC USA)" w:date="2015-09-15T10:05:00Z">
        <w:r>
          <w:t xml:space="preserve">applies to the </w:t>
        </w:r>
        <w:r w:rsidRPr="009B530A">
          <w:rPr>
            <w:b/>
          </w:rPr>
          <w:t>Select</w:t>
        </w:r>
        <w:r>
          <w:t xml:space="preserve"> command screen.</w:t>
        </w:r>
      </w:ins>
    </w:p>
    <w:p w:rsidR="00AA3A3D" w:rsidRDefault="009B530A" w:rsidP="00474D32">
      <w:pPr>
        <w:pStyle w:val="ListParagraph"/>
        <w:numPr>
          <w:ilvl w:val="1"/>
          <w:numId w:val="3"/>
        </w:numPr>
        <w:rPr>
          <w:ins w:id="4528" w:author="Sammartano, Marc (BIC USA)" w:date="2015-11-30T17:11:00Z"/>
        </w:rPr>
      </w:pPr>
      <w:ins w:id="4529" w:author="Sammartano, Marc (BIC USA)" w:date="2015-10-30T19:21:00Z">
        <w:r>
          <w:t xml:space="preserve">Extended </w:t>
        </w:r>
      </w:ins>
      <w:ins w:id="4530" w:author="Sammartano, Marc (BIC USA)" w:date="2015-09-15T17:44:00Z">
        <w:r w:rsidR="0001043A">
          <w:rPr>
            <w:b/>
          </w:rPr>
          <w:t>Text.readln</w:t>
        </w:r>
        <w:r w:rsidR="0001043A" w:rsidRPr="0001043A">
          <w:t xml:space="preserve">, </w:t>
        </w:r>
      </w:ins>
      <w:ins w:id="4531" w:author="Sammartano, Marc (BIC USA)" w:date="2015-09-09T11:51:00Z">
        <w:r w:rsidR="00453E1C">
          <w:rPr>
            <w:b/>
          </w:rPr>
          <w:t>Byte.read.byte</w:t>
        </w:r>
      </w:ins>
      <w:ins w:id="4532" w:author="Sammartano, Marc (BIC USA)" w:date="2015-09-15T17:44:00Z">
        <w:r w:rsidR="0001043A">
          <w:t xml:space="preserve">, </w:t>
        </w:r>
      </w:ins>
      <w:ins w:id="4533" w:author="Sammartano, Marc (BIC USA)" w:date="2015-09-09T11:51:00Z">
        <w:r w:rsidR="00453E1C">
          <w:t xml:space="preserve">and </w:t>
        </w:r>
        <w:r w:rsidR="00453E1C">
          <w:rPr>
            <w:b/>
          </w:rPr>
          <w:t>Byte.write.byte</w:t>
        </w:r>
      </w:ins>
      <w:ins w:id="4534" w:author="Sammartano, Marc (BIC USA)" w:date="2015-09-09T11:52:00Z">
        <w:r w:rsidR="00453E1C">
          <w:t xml:space="preserve"> to take a list of parameters.</w:t>
        </w:r>
      </w:ins>
    </w:p>
    <w:p w:rsidR="00B76B8F" w:rsidRDefault="00B76B8F" w:rsidP="00474D32">
      <w:pPr>
        <w:pStyle w:val="ListParagraph"/>
        <w:numPr>
          <w:ilvl w:val="1"/>
          <w:numId w:val="3"/>
        </w:numPr>
      </w:pPr>
      <w:ins w:id="4535" w:author="Sammartano, Marc (BIC USA)" w:date="2015-11-30T17:12:00Z">
        <w:r>
          <w:t>Commands that create a new Paint can now modify an existing Paint.</w:t>
        </w:r>
      </w:ins>
    </w:p>
    <w:p w:rsidR="00F618F8" w:rsidRDefault="00F618F8">
      <w:pPr>
        <w:rPr>
          <w:rFonts w:asciiTheme="majorHAnsi" w:eastAsiaTheme="majorEastAsia" w:hAnsiTheme="majorHAnsi" w:cstheme="majorBidi"/>
          <w:b/>
          <w:bCs/>
          <w:color w:val="365F91" w:themeColor="accent1" w:themeShade="BF"/>
          <w:sz w:val="28"/>
          <w:szCs w:val="28"/>
        </w:rPr>
      </w:pPr>
      <w:r>
        <w:br w:type="page"/>
      </w:r>
    </w:p>
    <w:p w:rsidR="009D713D" w:rsidRDefault="009D713D" w:rsidP="00E33967">
      <w:pPr>
        <w:pStyle w:val="Heading1"/>
      </w:pPr>
      <w:bookmarkStart w:id="4536" w:name="_Toc436832772"/>
      <w:r>
        <w:lastRenderedPageBreak/>
        <w:t>About the Title, De Re BASIC!</w:t>
      </w:r>
      <w:bookmarkEnd w:id="4536"/>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4537" w:name="_Toc436832773"/>
      <w:r>
        <w:t>About the Cover Art</w:t>
      </w:r>
      <w:bookmarkEnd w:id="4537"/>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9C4100" w:rsidP="009C4100">
      <w:pPr>
        <w:pStyle w:val="Heading1"/>
      </w:pPr>
      <w:bookmarkStart w:id="4538" w:name="_Toc436832774"/>
      <w:r>
        <w:t>Technical Editor</w:t>
      </w:r>
      <w:bookmarkEnd w:id="4538"/>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4539" w:name="_Toc436832775"/>
      <w:r>
        <w:t>Getting BASIC!</w:t>
      </w:r>
      <w:bookmarkEnd w:id="4539"/>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1A2A2D"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r w:rsidRPr="001A2A2D">
        <w:rPr>
          <w:rStyle w:val="Hyperlink"/>
        </w:rPr>
        <w:t>http://rfo-basic.com/manual</w:t>
      </w:r>
    </w:p>
    <w:p w:rsidR="002A558D" w:rsidRDefault="002A558D" w:rsidP="002A558D">
      <w:pPr>
        <w:pStyle w:val="Heading1"/>
      </w:pPr>
      <w:bookmarkStart w:id="4540" w:name="_Toc436832776"/>
      <w:r>
        <w:t>BASIC! Forum</w:t>
      </w:r>
      <w:bookmarkEnd w:id="4540"/>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4541" w:name="_Toc436832777"/>
      <w:r>
        <w:t>BASIC! Tutorial</w:t>
      </w:r>
      <w:bookmarkEnd w:id="4541"/>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BA0FC2" w:rsidRDefault="00BA0FC2">
      <w:pPr>
        <w:rPr>
          <w:rFonts w:asciiTheme="majorHAnsi" w:eastAsiaTheme="majorEastAsia" w:hAnsiTheme="majorHAnsi" w:cstheme="majorBidi"/>
          <w:b/>
          <w:bCs/>
          <w:color w:val="365F91" w:themeColor="accent1" w:themeShade="BF"/>
          <w:sz w:val="28"/>
          <w:szCs w:val="28"/>
        </w:rPr>
      </w:pPr>
      <w:r>
        <w:br w:type="page"/>
      </w:r>
    </w:p>
    <w:p w:rsidR="0040493F" w:rsidRDefault="0040493F" w:rsidP="00E33967">
      <w:pPr>
        <w:pStyle w:val="Heading1"/>
      </w:pPr>
      <w:bookmarkStart w:id="4542" w:name="_Toc436832778"/>
      <w:r>
        <w:lastRenderedPageBreak/>
        <w:t>BASIC! Operation</w:t>
      </w:r>
      <w:bookmarkEnd w:id="4542"/>
    </w:p>
    <w:p w:rsidR="00A458DC" w:rsidRDefault="00A458DC" w:rsidP="00EB1F62">
      <w:pPr>
        <w:pStyle w:val="Heading2"/>
      </w:pPr>
      <w:bookmarkStart w:id="4543" w:name="_Toc436832779"/>
      <w:r>
        <w:t>Permissions</w:t>
      </w:r>
      <w:bookmarkEnd w:id="4543"/>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4544" w:name="_Toc436832780"/>
      <w:r>
        <w:t>Editor</w:t>
      </w:r>
      <w:bookmarkEnd w:id="4544"/>
    </w:p>
    <w:p w:rsidR="00A37BE6" w:rsidRPr="005F4916" w:rsidRDefault="00A37BE6" w:rsidP="005F4916">
      <w:pPr>
        <w:pStyle w:val="Heading3"/>
      </w:pPr>
      <w:bookmarkStart w:id="4545" w:name="_Toc436832781"/>
      <w:r w:rsidRPr="005F4916">
        <w:t xml:space="preserve">Editing the </w:t>
      </w:r>
      <w:r w:rsidR="00241023">
        <w:t>P</w:t>
      </w:r>
      <w:r w:rsidRPr="005F4916">
        <w:t>rogram</w:t>
      </w:r>
      <w:bookmarkEnd w:id="4545"/>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4546" w:name="_Toc436832782"/>
      <w:r>
        <w:t>Multi</w:t>
      </w:r>
      <w:r w:rsidR="003B7165">
        <w:t>ple C</w:t>
      </w:r>
      <w:r>
        <w:t>ommand</w:t>
      </w:r>
      <w:r w:rsidR="003B7165">
        <w:t>s on a</w:t>
      </w:r>
      <w:r>
        <w:t xml:space="preserve"> Line</w:t>
      </w:r>
      <w:bookmarkEnd w:id="4546"/>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P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75EEE" w:rsidRDefault="00E75EEE" w:rsidP="005F4916">
      <w:pPr>
        <w:pStyle w:val="Heading3"/>
      </w:pPr>
      <w:bookmarkStart w:id="4547" w:name="_Toc436832783"/>
      <w:r>
        <w:t>Line Continuation</w:t>
      </w:r>
      <w:bookmarkEnd w:id="4547"/>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4548" w:name="_Toc436832784"/>
      <w:r>
        <w:t># - Format Line</w:t>
      </w:r>
      <w:bookmarkEnd w:id="4548"/>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w:t>
      </w:r>
      <w:del w:id="4549" w:author="Sammartano, Marc (BIC USA)" w:date="2015-08-20T18:30:00Z">
        <w:r w:rsidDel="00CE1A16">
          <w:delText xml:space="preserve"> </w:delText>
        </w:r>
      </w:del>
      <w:r>
        <w:t>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This feature will not work if the Preference</w:t>
      </w:r>
      <w:ins w:id="4550" w:author="Sammartano, Marc (BIC USA)" w:date="2015-09-08T15:53:00Z">
        <w:r w:rsidR="002C4758">
          <w:t xml:space="preserve"> option</w:t>
        </w:r>
      </w:ins>
      <w:del w:id="4551" w:author="Sammartano, Marc (BIC USA)" w:date="2015-09-08T15:53:00Z">
        <w:r w:rsidDel="002C4758">
          <w:delText>,</w:delText>
        </w:r>
      </w:del>
      <w:r>
        <w:t xml:space="preserve"> </w:t>
      </w:r>
      <w:r w:rsidR="00F5651B">
        <w:t>"</w:t>
      </w:r>
      <w:r>
        <w:t>Editor AutoIndent</w:t>
      </w:r>
      <w:del w:id="4552" w:author="Sammartano, Marc (BIC USA)" w:date="2015-09-08T15:53:00Z">
        <w:r w:rsidDel="002C4758">
          <w:delText>,</w:delText>
        </w:r>
      </w:del>
      <w:r w:rsidR="00F5651B">
        <w:t>"</w:t>
      </w:r>
      <w:r>
        <w:t xml:space="preserve"> is not checked.</w:t>
      </w:r>
    </w:p>
    <w:p w:rsidR="0040493F" w:rsidRPr="005F4916" w:rsidRDefault="0040493F" w:rsidP="005F4916">
      <w:pPr>
        <w:pStyle w:val="Heading3"/>
      </w:pPr>
      <w:bookmarkStart w:id="4553" w:name="_Toc436832785"/>
      <w:r w:rsidRPr="005F4916">
        <w:t>Menus</w:t>
      </w:r>
      <w:bookmarkEnd w:id="4553"/>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8209F2">
      <w:pPr>
        <w:pStyle w:val="Heading4"/>
      </w:pPr>
      <w:r>
        <w:t>Load</w:t>
      </w:r>
    </w:p>
    <w:p w:rsidR="007A43CB" w:rsidRDefault="00F0216B" w:rsidP="00A37BE6">
      <w:r w:rsidRPr="00642518">
        <w:rPr>
          <w:b/>
          <w:i/>
        </w:rP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72425E" w:rsidRPr="007D3A22">
        <w:rPr>
          <w:b/>
        </w:rPr>
        <w:t>rfo-basic/</w:t>
      </w:r>
      <w:r w:rsidR="008E2479" w:rsidRPr="007D3A22">
        <w:rPr>
          <w:b/>
        </w:rPr>
        <w:t>source</w:t>
      </w:r>
      <w:r w:rsidR="00947670" w:rsidRPr="007D3A22">
        <w:rPr>
          <w:b/>
        </w:rPr>
        <w:t>/</w:t>
      </w:r>
      <w:r w:rsidR="00A62136">
        <w:t xml:space="preserve"> or</w:t>
      </w:r>
      <w:r w:rsidR="0072425E">
        <w:t xml:space="preserve"> one of its subdirectories. </w:t>
      </w:r>
      <w:r w:rsidR="00A10646">
        <w:t xml:space="preserve">(See </w:t>
      </w:r>
      <w:r w:rsidR="00A10646" w:rsidRPr="007D3A22">
        <w:rPr>
          <w:b/>
        </w:rPr>
        <w:t>Paths Explained</w:t>
      </w:r>
      <w:r w:rsidR="00A10646">
        <w:t xml:space="preserve">, later in this manual.) </w:t>
      </w:r>
      <w:r w:rsidR="0072425E">
        <w:t xml:space="preserve">Program files must have the extension </w:t>
      </w:r>
      <w:r w:rsidR="0072425E" w:rsidRPr="007D3A22">
        <w:rPr>
          <w:b/>
        </w:rPr>
        <w:t>.bas</w:t>
      </w:r>
      <w:r w:rsidR="00642518">
        <w:t>.</w:t>
      </w:r>
    </w:p>
    <w:p w:rsidR="007A43CB" w:rsidRDefault="008852A1" w:rsidP="00A37BE6">
      <w:r>
        <w:t xml:space="preserve">BASIC! checks to see if the current program in the Editor </w:t>
      </w:r>
      <w:r w:rsidR="007A43CB">
        <w:t>has been changed</w:t>
      </w:r>
      <w:r w:rsidR="00F0216B">
        <w:t xml:space="preserve"> when </w:t>
      </w:r>
      <w:r w:rsidR="00F0216B" w:rsidRPr="00642518">
        <w:rPr>
          <w:b/>
          <w:i/>
        </w:rPr>
        <w:t>Load</w:t>
      </w:r>
      <w:r w:rsidR="00F0216B">
        <w:t xml:space="preserve"> is</w:t>
      </w:r>
      <w:r w:rsidR="00C16B63">
        <w:t xml:space="preserve"> tapp</w:t>
      </w:r>
      <w:r w:rsidR="00F0216B">
        <w:t>ed. Y</w:t>
      </w:r>
      <w:r w:rsidR="007A43CB">
        <w:t>ou will be offered the opportunity to save the program</w:t>
      </w:r>
      <w:r w:rsidR="00F0216B">
        <w:t xml:space="preserve"> if it has been changed</w:t>
      </w:r>
      <w:r w:rsidR="007A43CB">
        <w:t xml:space="preserve">. </w:t>
      </w:r>
      <w:r w:rsidR="007A43CB" w:rsidRPr="00642518">
        <w:rPr>
          <w:b/>
          <w:i/>
        </w:rPr>
        <w:t>Load</w:t>
      </w:r>
      <w:r w:rsidR="007A43CB">
        <w:t xml:space="preserve">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w:t>
      </w:r>
      <w:r w:rsidR="00F0216B" w:rsidRPr="003D5A2A">
        <w:rPr>
          <w:b/>
        </w:rPr>
        <w:t>(d)</w:t>
      </w:r>
      <w:r w:rsidR="00F0216B">
        <w:t xml:space="preserve"> appended to the directory name.</w:t>
      </w:r>
      <w:r w:rsidR="00935006">
        <w:t xml:space="preserve"> </w:t>
      </w:r>
      <w:r w:rsidR="008E2479">
        <w:t xml:space="preserve">Directory entries are at the top of the list. </w:t>
      </w:r>
      <w:r w:rsidR="00F0216B">
        <w:t xml:space="preserve">BASIC! programs will be shown with the .bas extension. If there are files </w:t>
      </w:r>
      <w:r w:rsidR="003A7D1A">
        <w:t xml:space="preserve">in </w:t>
      </w:r>
      <w:r w:rsidR="00F0216B">
        <w:t xml:space="preserve">the </w:t>
      </w:r>
      <w:r w:rsidR="00F0216B" w:rsidRPr="003D5A2A">
        <w:rPr>
          <w:b/>
        </w:rPr>
        <w:t>source/</w:t>
      </w:r>
      <w:r w:rsidR="003A7D1A">
        <w:t xml:space="preserve"> directory (or subdirectories)</w:t>
      </w:r>
      <w:r w:rsidR="00F0216B">
        <w:t xml:space="preserve"> that do not have the </w:t>
      </w:r>
      <w:r w:rsidR="00F0216B" w:rsidRPr="007D3A22">
        <w:rPr>
          <w:b/>
        </w:rPr>
        <w:t>.bas</w:t>
      </w:r>
      <w:r w:rsidR="00F0216B">
        <w:t xml:space="preserve"> extension, they will not appear in the list.</w:t>
      </w:r>
    </w:p>
    <w:p w:rsidR="008852A1" w:rsidRDefault="00A36839" w:rsidP="00A37BE6">
      <w:r>
        <w:t xml:space="preserve">Tap on a </w:t>
      </w:r>
      <w:r w:rsidRPr="007D3A22">
        <w:rPr>
          <w:b/>
        </w:rPr>
        <w:t>.bas</w:t>
      </w:r>
      <w:r>
        <w:t xml:space="preserve">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rsidRPr="007D3A22">
        <w:rPr>
          <w:b/>
        </w:rP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 xml:space="preserve">f the current directory is the </w:t>
      </w:r>
      <w:r w:rsidRPr="003D5A2A">
        <w:rPr>
          <w:b/>
        </w:rPr>
        <w:t>source/</w:t>
      </w:r>
      <w:r>
        <w:t xml:space="preserve"> directory.</w:t>
      </w:r>
    </w:p>
    <w:p w:rsidR="007A43CB" w:rsidRDefault="007A43CB" w:rsidP="00A37BE6">
      <w:r>
        <w:t xml:space="preserve">If you accidentally </w:t>
      </w:r>
      <w:r w:rsidR="00C16B63">
        <w:t>tap</w:t>
      </w:r>
      <w:r>
        <w:t xml:space="preserve"> the </w:t>
      </w:r>
      <w:r w:rsidRPr="00642518">
        <w:rPr>
          <w:b/>
          <w:i/>
        </w:rPr>
        <w:t>Load</w:t>
      </w:r>
      <w:r>
        <w:t xml:space="preserve"> </w:t>
      </w:r>
      <w:r w:rsidR="00642518">
        <w:t>option</w:t>
      </w:r>
      <w:r>
        <w:t xml:space="preserve">, you can back out of </w:t>
      </w:r>
      <w:r w:rsidRPr="00642518">
        <w:rPr>
          <w:b/>
          <w:i/>
        </w:rPr>
        <w:t>Load</w:t>
      </w:r>
      <w:r>
        <w:t xml:space="preserve"> by</w:t>
      </w:r>
      <w:r w:rsidR="00C16B63">
        <w:t xml:space="preserve"> tapp</w:t>
      </w:r>
      <w:r>
        <w:t xml:space="preserve">ing the </w:t>
      </w:r>
      <w:r w:rsidR="00D22D9C">
        <w:t>BACK key</w:t>
      </w:r>
      <w:r>
        <w:t>.</w:t>
      </w:r>
    </w:p>
    <w:p w:rsidR="0040493F" w:rsidRDefault="003D5A2A" w:rsidP="008209F2">
      <w:pPr>
        <w:pStyle w:val="Heading4"/>
      </w:pPr>
      <w:r>
        <w:t xml:space="preserve">You can load program from subdirectories of the </w:t>
      </w:r>
      <w:r w:rsidRPr="003D5A2A">
        <w:t>source/</w:t>
      </w:r>
      <w:r>
        <w:t xml:space="preserve"> directory. </w:t>
      </w:r>
      <w:r w:rsidR="00642518">
        <w:t>BASIC! remembers the</w:t>
      </w:r>
      <w:r w:rsidR="007D3A22">
        <w:t xml:space="preserve"> path to the</w:t>
      </w:r>
      <w:r w:rsidR="00642518">
        <w:t xml:space="preserve"> subdirectory you are in when you exit</w:t>
      </w:r>
      <w:r w:rsidR="007D3A22">
        <w:t xml:space="preserve">. </w:t>
      </w:r>
      <w:r w:rsidR="00642518">
        <w:t xml:space="preserve">Next time you select </w:t>
      </w:r>
      <w:r w:rsidR="00642518" w:rsidRPr="00642518">
        <w:t>Load</w:t>
      </w:r>
      <w:r w:rsidR="00642518">
        <w:t>, it start</w:t>
      </w:r>
      <w:r w:rsidR="007D3A22">
        <w:t>s in that</w:t>
      </w:r>
      <w:r w:rsidR="00642518">
        <w:t xml:space="preserve"> subdirectory. If you select </w:t>
      </w:r>
      <w:r w:rsidR="00642518" w:rsidRPr="00642518">
        <w:t>Save</w:t>
      </w:r>
      <w:r w:rsidR="00642518">
        <w:t xml:space="preserve">, </w:t>
      </w:r>
      <w:r>
        <w:t>the</w:t>
      </w:r>
      <w:r w:rsidR="00642518">
        <w:t xml:space="preserve"> </w:t>
      </w:r>
      <w:r>
        <w:t>file</w:t>
      </w:r>
      <w:r w:rsidR="00642518">
        <w:t xml:space="preserve"> is saved in the remembered subdirectory</w:t>
      </w:r>
      <w:r>
        <w:t xml:space="preserve"> (unless it is </w:t>
      </w:r>
      <w:r w:rsidRPr="003D5A2A">
        <w:t>Sample_Programs</w:t>
      </w:r>
      <w:r>
        <w:t>)</w:t>
      </w:r>
      <w:r w:rsidR="00642518">
        <w:t>.</w:t>
      </w:r>
      <w:r w:rsidR="0040493F">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w:t>
      </w:r>
      <w:r w:rsidR="00642518">
        <w:t>d</w:t>
      </w:r>
      <w:r>
        <w:t xml:space="preserve"> then that name will be in the text input area.</w:t>
      </w:r>
    </w:p>
    <w:p w:rsidR="003D5A2A" w:rsidRDefault="003D5A2A" w:rsidP="007A43CB">
      <w:r>
        <w:t xml:space="preserve">If you do not enter a file name, BASIC! uses a default filename, </w:t>
      </w:r>
      <w:r>
        <w:rPr>
          <w:b/>
        </w:rPr>
        <w:t>default.bas</w:t>
      </w:r>
      <w:r>
        <w:t>.</w:t>
      </w:r>
    </w:p>
    <w:p w:rsidR="00642518" w:rsidRDefault="00642518" w:rsidP="007A43CB">
      <w:r>
        <w:t xml:space="preserve">BASIC! remembers the </w:t>
      </w:r>
      <w:r w:rsidR="007D3A22">
        <w:t xml:space="preserve">path to the </w:t>
      </w:r>
      <w:r>
        <w:t>subdirectory</w:t>
      </w:r>
      <w:r w:rsidR="007D3A22">
        <w:t xml:space="preserve"> of </w:t>
      </w:r>
      <w:r w:rsidR="007D3A22">
        <w:rPr>
          <w:b/>
        </w:rPr>
        <w:t>source/</w:t>
      </w:r>
      <w:r>
        <w:t xml:space="preserve"> you were in when you last exited </w:t>
      </w:r>
      <w:r w:rsidRPr="00642518">
        <w:rPr>
          <w:b/>
          <w:i/>
        </w:rPr>
        <w:t>Load</w:t>
      </w:r>
      <w:r>
        <w:t xml:space="preserve">. When you </w:t>
      </w:r>
      <w:r w:rsidRPr="00642518">
        <w:rPr>
          <w:b/>
          <w:i/>
        </w:rPr>
        <w:t>Save</w:t>
      </w:r>
      <w:r>
        <w:t xml:space="preserve">, the file name you type is </w:t>
      </w:r>
      <w:r w:rsidR="007D3A22">
        <w:t>saved in</w:t>
      </w:r>
      <w:r w:rsidR="003D5A2A">
        <w:t xml:space="preserve"> </w:t>
      </w:r>
      <w:r>
        <w:t>the remembered subdirectory.</w:t>
      </w:r>
      <w:r w:rsidR="003D5A2A">
        <w:t xml:space="preserve"> If the name you type includes </w:t>
      </w:r>
      <w:r w:rsidR="007D3A22">
        <w:t>subdirectories, BASIC! remembers the new path.</w:t>
      </w:r>
      <w:r w:rsidR="00FF6B0F">
        <w:t xml:space="preserve"> To clear the remembered path, select </w:t>
      </w:r>
      <w:r w:rsidR="00FF6B0F" w:rsidRPr="00FF6B0F">
        <w:rPr>
          <w:b/>
          <w:i/>
        </w:rPr>
        <w:t>Load</w:t>
      </w:r>
      <w:r w:rsidR="00FF6B0F">
        <w:t xml:space="preserve"> and tap the "</w:t>
      </w:r>
      <w:r w:rsidR="00FF6B0F">
        <w:rPr>
          <w:b/>
        </w:rPr>
        <w:t>..</w:t>
      </w:r>
      <w:r w:rsidR="00FF6B0F">
        <w:t>" until you reach the top (</w:t>
      </w:r>
      <w:r w:rsidR="00FF6B0F">
        <w:rPr>
          <w:b/>
        </w:rPr>
        <w:t>source/</w:t>
      </w:r>
      <w:r w:rsidR="00FF6B0F">
        <w:t xml:space="preserve">), then exit </w:t>
      </w:r>
      <w:r w:rsidR="00FF6B0F" w:rsidRPr="00FF6B0F">
        <w:rPr>
          <w:b/>
          <w:i/>
        </w:rPr>
        <w:t>Load</w:t>
      </w:r>
      <w:r w:rsidR="00FF6B0F">
        <w:t xml:space="preserve"> without selecting anything.</w:t>
      </w:r>
    </w:p>
    <w:p w:rsidR="00FF6B0F" w:rsidRPr="00FF6B0F" w:rsidRDefault="00FF6B0F" w:rsidP="007A43CB">
      <w:r>
        <w:t xml:space="preserve">You cannot write programs in the sample program directory </w:t>
      </w:r>
      <w:r>
        <w:rPr>
          <w:b/>
        </w:rPr>
        <w:t>source/Sample_Programs</w:t>
      </w:r>
      <w:r>
        <w:t xml:space="preserve">. If you load a program from </w:t>
      </w:r>
      <w:r>
        <w:rPr>
          <w:b/>
        </w:rPr>
        <w:t>source/Sample_Programs</w:t>
      </w:r>
      <w:r>
        <w:t xml:space="preserve">, change it, and </w:t>
      </w:r>
      <w:r w:rsidRPr="00FF6B0F">
        <w:rPr>
          <w:b/>
          <w:i/>
        </w:rPr>
        <w:t>Save</w:t>
      </w:r>
      <w:r>
        <w:t xml:space="preserve"> it, the program is saved in </w:t>
      </w:r>
      <w:r>
        <w:rPr>
          <w:b/>
        </w:rPr>
        <w:t>source/</w:t>
      </w:r>
      <w:r>
        <w:t>.</w:t>
      </w:r>
    </w:p>
    <w:p w:rsidR="00C311E4" w:rsidRDefault="00C311E4" w:rsidP="007A43CB">
      <w:r>
        <w:t xml:space="preserve">You can back out of </w:t>
      </w:r>
      <w:r w:rsidRPr="00642518">
        <w:rPr>
          <w:b/>
          <w:i/>
        </w:rPr>
        <w:t>Save</w:t>
      </w:r>
      <w:r>
        <w:t xml:space="preser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t>
      </w:r>
      <w:r w:rsidR="00FF6B0F">
        <w:t>is</w:t>
      </w:r>
      <w:r>
        <w:t xml:space="preserv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sidRPr="00FF6B0F">
        <w:t>Text W</w:t>
      </w:r>
      <w:r w:rsidR="00236146" w:rsidRPr="00FF6B0F">
        <w:t>indow</w:t>
      </w:r>
      <w:r w:rsidR="00236146">
        <w:t xml:space="preserve"> with the text </w:t>
      </w:r>
      <w:r w:rsidR="003A7D1A">
        <w:t>from the Editor</w:t>
      </w:r>
      <w:r w:rsidR="0046771B">
        <w:t>,</w:t>
      </w:r>
      <w:r w:rsidR="003A7D1A">
        <w:t xml:space="preserve">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w:t>
      </w:r>
      <w:r w:rsidRPr="0046771B">
        <w:t xml:space="preserve"> </w:t>
      </w:r>
      <w:r w:rsidR="0046771B">
        <w:t>b</w:t>
      </w:r>
      <w:r w:rsidRPr="0046771B">
        <w:t>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w:t>
      </w:r>
      <w:r w:rsidRPr="0046771B">
        <w:t xml:space="preserve"> </w:t>
      </w:r>
      <w:r w:rsidR="0046771B">
        <w:t>b</w:t>
      </w:r>
      <w:r w:rsidRPr="0046771B">
        <w:t>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w:t>
      </w:r>
      <w:r w:rsidRPr="0046771B">
        <w:t xml:space="preserve"> </w:t>
      </w:r>
      <w:r w:rsidR="0046771B">
        <w:t>b</w:t>
      </w:r>
      <w:r w:rsidRPr="0046771B">
        <w:t>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 xml:space="preserve">message </w:t>
      </w:r>
      <w:r w:rsidR="0046771B">
        <w:t>is</w:t>
      </w:r>
      <w:r w:rsidR="00F63DA6">
        <w:t xml:space="preserve"> shown. </w:t>
      </w:r>
      <w:r w:rsidR="0046771B">
        <w:t>Tapping</w:t>
      </w:r>
      <w:r w:rsidR="00F63DA6">
        <w:t xml:space="preserve"> the </w:t>
      </w:r>
      <w:r w:rsidR="00F63DA6" w:rsidRPr="00F63DA6">
        <w:rPr>
          <w:b/>
        </w:rPr>
        <w:t>Done</w:t>
      </w:r>
      <w:r w:rsidR="00F63DA6" w:rsidRPr="0046771B">
        <w:t xml:space="preserve"> </w:t>
      </w:r>
      <w:r w:rsidR="0046771B">
        <w:t>b</w:t>
      </w:r>
      <w:r w:rsidR="00F63DA6" w:rsidRPr="0046771B">
        <w:t>utton</w:t>
      </w:r>
      <w:r w:rsidR="00F63DA6">
        <w:t xml:space="preserve"> </w:t>
      </w:r>
      <w:r w:rsidR="0046771B">
        <w:t>returns to</w:t>
      </w:r>
      <w:r w:rsidR="00F63DA6">
        <w:t xml:space="preserve"> the Editor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r w:rsidRPr="0046771B">
        <w:rPr>
          <w:b/>
        </w:rPr>
        <w:t>Next</w:t>
      </w:r>
      <w:r>
        <w:t xml:space="preserve"> has found and selected some text then that text </w:t>
      </w:r>
      <w:r w:rsidR="0046771B">
        <w:t>is</w:t>
      </w:r>
      <w:r>
        <w:t xml:space="preserv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46771B" w:rsidP="00734B95">
      <w:r>
        <w:t>Returns to</w:t>
      </w:r>
      <w:r w:rsidR="007145BC">
        <w:t xml:space="preserve"> the Editor with the original text unchanged. All changes made during the Search will be undone. Think of the </w:t>
      </w:r>
      <w:r w:rsidR="00D22D9C">
        <w:t>BACK key</w:t>
      </w:r>
      <w:r w:rsidR="007145BC">
        <w:t xml:space="preserve"> as UNDO ALL.</w:t>
      </w:r>
    </w:p>
    <w:p w:rsidR="00BD79EA" w:rsidRDefault="00BD79EA" w:rsidP="00BD79EA">
      <w:pPr>
        <w:pStyle w:val="Heading4"/>
      </w:pPr>
      <w:r>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064566" w:rsidRDefault="00064566" w:rsidP="00064566">
      <w:pPr>
        <w:pStyle w:val="Heading4"/>
      </w:pPr>
      <w:r>
        <w:t>Save and Run</w:t>
      </w:r>
    </w:p>
    <w:p w:rsidR="00064566" w:rsidRPr="00BD79EA" w:rsidRDefault="00064566" w:rsidP="00064566">
      <w:r>
        <w:t xml:space="preserve">Selecting this option is </w:t>
      </w:r>
      <w:r w:rsidR="00B148D6">
        <w:t>a fast way to save</w:t>
      </w:r>
      <w:r>
        <w:t xml:space="preserve"> and then </w:t>
      </w:r>
      <w:r w:rsidR="00B148D6">
        <w:t>run</w:t>
      </w:r>
      <w:r>
        <w:t xml:space="preserve">. </w:t>
      </w:r>
      <w:r w:rsidR="00B148D6">
        <w:t>Any changes you have made are</w:t>
      </w:r>
      <w:r>
        <w:t xml:space="preserve"> saved</w:t>
      </w:r>
      <w:r w:rsidR="00B148D6">
        <w:t>, overwriting your</w:t>
      </w:r>
      <w:r>
        <w:t xml:space="preserve"> file</w:t>
      </w:r>
      <w:r w:rsidR="00B148D6">
        <w:t>,</w:t>
      </w:r>
      <w:r>
        <w:t xml:space="preserve"> and </w:t>
      </w:r>
      <w:r w:rsidR="00B148D6">
        <w:t xml:space="preserve">your program </w:t>
      </w:r>
      <w:r>
        <w:t>is run immediately.</w:t>
      </w:r>
      <w:r w:rsidR="00B148D6">
        <w:t xml:space="preserve"> A brief popup notifies you that your file has been changed. If the program you are editi</w:t>
      </w:r>
      <w:r w:rsidR="00642518">
        <w:t>ng has no name (not previously l</w:t>
      </w:r>
      <w:r w:rsidR="00B148D6">
        <w:t xml:space="preserve">oaded or </w:t>
      </w:r>
      <w:r w:rsidR="00642518">
        <w:t>s</w:t>
      </w:r>
      <w:r w:rsidR="00B148D6">
        <w:t>aved), the Editor will ask you what name to use.</w:t>
      </w:r>
    </w:p>
    <w:p w:rsidR="005C6615" w:rsidRDefault="005C6615" w:rsidP="008209F2">
      <w:pPr>
        <w:pStyle w:val="Heading4"/>
      </w:pPr>
      <w:r>
        <w:t>Format</w:t>
      </w:r>
    </w:p>
    <w:p w:rsidR="005C6615" w:rsidRDefault="0096220C" w:rsidP="005C6615">
      <w:r>
        <w:t>Formats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w:t>
      </w:r>
      <w:r w:rsidR="0046771B">
        <w:t>and</w:t>
      </w:r>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t>Delete</w:t>
      </w:r>
    </w:p>
    <w:p w:rsidR="00FC097F" w:rsidRDefault="00CD7EDC" w:rsidP="00FC097F">
      <w:r>
        <w:t xml:space="preserve">The </w:t>
      </w:r>
      <w:r w:rsidRPr="0046771B">
        <w:rPr>
          <w:b/>
          <w:i/>
        </w:rPr>
        <w:t>Delete</w:t>
      </w:r>
      <w:r>
        <w:t xml:space="preserve"> </w:t>
      </w:r>
      <w:r w:rsidR="0046771B">
        <w:t>option</w:t>
      </w:r>
      <w:r>
        <w:t xml:space="preserve">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w:t>
      </w:r>
      <w:r w:rsidR="00CD7EDC" w:rsidRPr="0046771B">
        <w:rPr>
          <w:b/>
          <w:i/>
        </w:rPr>
        <w:t>Delete</w:t>
      </w:r>
      <w:r w:rsidR="00CD7EDC">
        <w:t xml:space="preserv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w:t>
      </w:r>
      <w:r w:rsidR="008E2479" w:rsidRPr="0046771B">
        <w:rPr>
          <w:b/>
        </w:rPr>
        <w:t>(d)</w:t>
      </w:r>
      <w:r w:rsidR="008E2479">
        <w:t xml:space="preserve">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w:t>
      </w:r>
      <w:r w:rsidRPr="0046771B">
        <w:rPr>
          <w:b/>
        </w:rPr>
        <w:t>Delete</w:t>
      </w:r>
      <w:r>
        <w:t xml:space="preserve"> button to delete the file. </w:t>
      </w:r>
      <w:r w:rsidR="00C16B63">
        <w:t>Tap</w:t>
      </w:r>
      <w:r>
        <w:t xml:space="preserve"> the </w:t>
      </w:r>
      <w:r w:rsidRPr="0046771B">
        <w:rPr>
          <w:b/>
        </w:rPr>
        <w:t>No</w:t>
      </w:r>
      <w:r>
        <w:t xml:space="preserve">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w:t>
      </w:r>
      <w:r w:rsidR="00CD7EDC" w:rsidRPr="0046771B">
        <w:rPr>
          <w:b/>
        </w:rPr>
        <w:t>Delete</w:t>
      </w:r>
      <w:r w:rsidR="00CD7EDC">
        <w:t xml:space="preserve"> button to delete the directory. </w:t>
      </w:r>
      <w:r w:rsidR="00C16B63">
        <w:t>Tap</w:t>
      </w:r>
      <w:r w:rsidR="00CD7EDC">
        <w:t xml:space="preserve"> the </w:t>
      </w:r>
      <w:r w:rsidR="00CD7EDC" w:rsidRPr="0046771B">
        <w:rPr>
          <w:b/>
        </w:rPr>
        <w:t>No</w:t>
      </w:r>
      <w:r w:rsidR="00CD7EDC">
        <w:t xml:space="preserve">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rsidRPr="0046771B">
        <w:rPr>
          <w:b/>
        </w:rPr>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rsidRPr="0046771B">
        <w:rPr>
          <w:b/>
        </w:rPr>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w:t>
      </w:r>
      <w:r w:rsidRPr="0046771B">
        <w:rPr>
          <w:b/>
          <w:i/>
        </w:rPr>
        <w:t>Delete</w:t>
      </w:r>
      <w:r>
        <w:t xml:space="preserve"> operations then the directory shown will be last directory that you were in.</w:t>
      </w:r>
    </w:p>
    <w:p w:rsidR="003445ED" w:rsidRDefault="003445ED" w:rsidP="00FC097F">
      <w:r>
        <w:t xml:space="preserve">Exit </w:t>
      </w:r>
      <w:r w:rsidRPr="0046771B">
        <w:rPr>
          <w:b/>
          <w:i/>
        </w:rPr>
        <w:t>Delete</w:t>
      </w:r>
      <w:r>
        <w:t xml:space="preserv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067234" w:rsidRDefault="00067234" w:rsidP="00067234">
      <w:pPr>
        <w:pStyle w:val="Heading5"/>
      </w:pPr>
      <w:r>
        <w:t>Console Settings</w:t>
      </w:r>
    </w:p>
    <w:p w:rsidR="00067234" w:rsidRPr="008B5F5D" w:rsidRDefault="00067234" w:rsidP="00067234">
      <w:r>
        <w:t>Opens a sub-menu with options for settings of the Console and various others screens in BASIC!</w:t>
      </w:r>
    </w:p>
    <w:p w:rsidR="008B5F5D" w:rsidRDefault="008B5F5D" w:rsidP="00067234">
      <w:pPr>
        <w:pStyle w:val="Heading5"/>
        <w:ind w:left="720"/>
      </w:pPr>
      <w:r>
        <w:t>Font Size</w:t>
      </w:r>
    </w:p>
    <w:p w:rsidR="008B5F5D" w:rsidRDefault="008B5F5D" w:rsidP="00067234">
      <w:pPr>
        <w:ind w:left="720"/>
      </w:pPr>
      <w:r>
        <w:t xml:space="preserve">Sets the font size (Small, Medium, </w:t>
      </w:r>
      <w:r w:rsidR="00F777AF">
        <w:t xml:space="preserve">or </w:t>
      </w:r>
      <w:r>
        <w:t>Large) to be used with the various screens in BASIC!</w:t>
      </w:r>
      <w:r w:rsidR="00F777AF">
        <w:t>.</w:t>
      </w:r>
    </w:p>
    <w:p w:rsidR="00BB6E6E" w:rsidRDefault="00BB6E6E" w:rsidP="00067234">
      <w:pPr>
        <w:pStyle w:val="Heading5"/>
        <w:ind w:left="720"/>
      </w:pPr>
      <w:r>
        <w:t>Typeface</w:t>
      </w:r>
    </w:p>
    <w:p w:rsidR="00BB6E6E" w:rsidRPr="001E34A3" w:rsidRDefault="00BB6E6E" w:rsidP="00067234">
      <w:pPr>
        <w:ind w:left="720"/>
      </w:pPr>
      <w:r>
        <w:t>Choose the typeface to be used on the Output Console</w:t>
      </w:r>
      <w:r w:rsidR="00067234">
        <w:t xml:space="preserve"> and some other screens</w:t>
      </w:r>
      <w:r>
        <w:t>:</w:t>
      </w:r>
      <w:r w:rsidR="00067234">
        <w:br/>
      </w:r>
      <w:r>
        <w:t>Monospace, Sans Serif, or Serif.</w:t>
      </w:r>
    </w:p>
    <w:p w:rsidR="00BB6E6E" w:rsidRDefault="00BB6E6E" w:rsidP="00067234">
      <w:pPr>
        <w:pStyle w:val="Heading5"/>
        <w:ind w:left="720"/>
      </w:pPr>
      <w:r>
        <w:t>Console Menu</w:t>
      </w:r>
    </w:p>
    <w:p w:rsidR="00BB6E6E" w:rsidRPr="001E34A3" w:rsidRDefault="00F777AF" w:rsidP="00067234">
      <w:pPr>
        <w:ind w:left="720"/>
      </w:pPr>
      <w:r>
        <w:t>Check the box if the Menu should be visible</w:t>
      </w:r>
      <w:r w:rsidR="00067234">
        <w:t xml:space="preserve"> in the Output Console and TGet screen</w:t>
      </w:r>
      <w:r w:rsidR="00BB6E6E">
        <w:t>.</w:t>
      </w:r>
    </w:p>
    <w:p w:rsidR="00543CB2" w:rsidRDefault="00BB6E6E" w:rsidP="00067234">
      <w:pPr>
        <w:pStyle w:val="Heading5"/>
        <w:ind w:left="720"/>
      </w:pPr>
      <w:r>
        <w:t>Console</w:t>
      </w:r>
      <w:r w:rsidR="00543CB2">
        <w:t xml:space="preserve"> Lines</w:t>
      </w:r>
    </w:p>
    <w:p w:rsidR="00543CB2" w:rsidRDefault="00543CB2" w:rsidP="00067234">
      <w:pPr>
        <w:ind w:left="720"/>
      </w:pPr>
      <w:r>
        <w:t xml:space="preserve">Check the box if the text lines in the </w:t>
      </w:r>
      <w:r w:rsidR="00BB6E6E">
        <w:t>Output</w:t>
      </w:r>
      <w:r>
        <w:t xml:space="preserve"> </w:t>
      </w:r>
      <w:r w:rsidR="00BB6E6E">
        <w:t xml:space="preserve">Console </w:t>
      </w:r>
      <w:r w:rsidR="00C46D40">
        <w:t>should be underlined.</w:t>
      </w:r>
    </w:p>
    <w:p w:rsidR="00067234" w:rsidRDefault="00067234" w:rsidP="00067234">
      <w:pPr>
        <w:pStyle w:val="Heading5"/>
        <w:ind w:left="720"/>
      </w:pPr>
      <w:r>
        <w:t>Empty Console Color</w:t>
      </w:r>
    </w:p>
    <w:p w:rsidR="008F3F91" w:rsidRDefault="00067234" w:rsidP="00067234">
      <w:pPr>
        <w:ind w:left="720"/>
        <w:rPr>
          <w:ins w:id="4554" w:author="Sammartano, Marc (BIC USA)" w:date="2015-09-15T09:59:00Z"/>
        </w:rPr>
      </w:pPr>
      <w:r>
        <w:t>Choose the background color of the part of the Output Console that has not yet been written. It can match the background color of the text or the color of the lines separating text lines.</w:t>
      </w:r>
    </w:p>
    <w:p w:rsidR="00067234" w:rsidRDefault="008F3F91" w:rsidP="00067234">
      <w:pPr>
        <w:ind w:left="720"/>
      </w:pPr>
      <w:ins w:id="4555" w:author="Sammartano, Marc (BIC USA)" w:date="2015-09-15T09:59:00Z">
        <w:r>
          <w:t xml:space="preserve">This </w:t>
        </w:r>
      </w:ins>
      <w:ins w:id="4556" w:author="Sammartano, Marc (BIC USA)" w:date="2015-09-15T10:04:00Z">
        <w:r w:rsidR="00BB2B1E">
          <w:t>setting</w:t>
        </w:r>
      </w:ins>
      <w:ins w:id="4557" w:author="Sammartano, Marc (BIC USA)" w:date="2015-09-15T09:59:00Z">
        <w:r>
          <w:t xml:space="preserve"> also applies to the </w:t>
        </w:r>
        <w:r w:rsidRPr="008F3F91">
          <w:rPr>
            <w:b/>
          </w:rPr>
          <w:t>Select</w:t>
        </w:r>
        <w:r>
          <w:t xml:space="preserve"> </w:t>
        </w:r>
      </w:ins>
      <w:ins w:id="4558" w:author="Sammartano, Marc (BIC USA)" w:date="2015-09-15T10:01:00Z">
        <w:r>
          <w:t xml:space="preserve">(but not </w:t>
        </w:r>
        <w:r w:rsidRPr="008F3F91">
          <w:rPr>
            <w:b/>
          </w:rPr>
          <w:t>Dialog.select</w:t>
        </w:r>
        <w:r>
          <w:t xml:space="preserve">) </w:t>
        </w:r>
      </w:ins>
      <w:ins w:id="4559" w:author="Sammartano, Marc (BIC USA)" w:date="2015-09-15T09:59:00Z">
        <w:r>
          <w:t>command.</w:t>
        </w:r>
      </w:ins>
    </w:p>
    <w:p w:rsidR="00067234" w:rsidRDefault="00067234" w:rsidP="00067234">
      <w:pPr>
        <w:pStyle w:val="Heading5"/>
      </w:pPr>
      <w:r>
        <w:t>Editor Settings</w:t>
      </w:r>
    </w:p>
    <w:p w:rsidR="00067234" w:rsidRPr="008B5F5D" w:rsidRDefault="00067234" w:rsidP="00067234">
      <w:r>
        <w:t>Opens a sub-menu with options for setting properties and features of the Program Editor.</w:t>
      </w:r>
    </w:p>
    <w:p w:rsidR="001D4752" w:rsidRDefault="00BB6E6E" w:rsidP="00067234">
      <w:pPr>
        <w:pStyle w:val="Heading5"/>
        <w:ind w:left="720"/>
      </w:pPr>
      <w:r>
        <w:t>Editor</w:t>
      </w:r>
      <w:r w:rsidR="001D4752">
        <w:t xml:space="preserve"> Lines</w:t>
      </w:r>
    </w:p>
    <w:p w:rsidR="001D4752" w:rsidRPr="001D4752" w:rsidRDefault="001D4752" w:rsidP="00067234">
      <w:pPr>
        <w:ind w:left="720"/>
      </w:pPr>
      <w:r>
        <w:t xml:space="preserve">Check the box if the text lines in the </w:t>
      </w:r>
      <w:r w:rsidR="00BB6E6E">
        <w:t>Editor</w:t>
      </w:r>
      <w:r>
        <w:t xml:space="preserve"> should be underlined.</w:t>
      </w:r>
    </w:p>
    <w:p w:rsidR="00F777AF" w:rsidRDefault="00F777AF" w:rsidP="00067234">
      <w:pPr>
        <w:pStyle w:val="Heading5"/>
        <w:ind w:left="720"/>
      </w:pPr>
      <w:r>
        <w:t>Editor Line Wrap</w:t>
      </w:r>
    </w:p>
    <w:p w:rsidR="00F777AF" w:rsidRPr="001D4752" w:rsidRDefault="00F777AF" w:rsidP="00067234">
      <w:pPr>
        <w:ind w:left="720"/>
      </w:pPr>
      <w:r>
        <w:t>Check the box if long text lines in the Editor should wrap at the edge of the screen. If unchecked, long lines are not wrapped, and the Editor screen may be scrolled horizontally.</w:t>
      </w:r>
    </w:p>
    <w:p w:rsidR="009A20FD" w:rsidRDefault="009A20FD" w:rsidP="00067234">
      <w:pPr>
        <w:pStyle w:val="Heading5"/>
        <w:ind w:left="720"/>
      </w:pPr>
      <w:r>
        <w:t>Editor AutoIndent</w:t>
      </w:r>
    </w:p>
    <w:p w:rsidR="00393119" w:rsidRDefault="009A20FD" w:rsidP="00067234">
      <w:pPr>
        <w:ind w:left="720"/>
      </w:pPr>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067234">
      <w:pPr>
        <w:ind w:left="720"/>
      </w:pPr>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067234" w:rsidRDefault="00067234" w:rsidP="00067234">
      <w:pPr>
        <w:pStyle w:val="Heading5"/>
      </w:pPr>
      <w:r>
        <w:t>Menu Items on Action Bar</w:t>
      </w:r>
    </w:p>
    <w:p w:rsidR="00067234" w:rsidRDefault="00067234" w:rsidP="00067234">
      <w:r>
        <w:t>Opens a sub-menu with options for moving some of the Editor menu items to the Action Bar, if there is room for them there. You can select as many as you like, but the number of items moved depends on the device and orientation. These options have no effect on Android devices before Honeycomb (3.0).</w:t>
      </w:r>
    </w:p>
    <w:p w:rsidR="00067234" w:rsidRDefault="00067234" w:rsidP="00067234">
      <w:pPr>
        <w:pStyle w:val="Heading5"/>
        <w:ind w:left="720"/>
      </w:pPr>
      <w:r>
        <w:t>RUN on action bar</w:t>
      </w:r>
    </w:p>
    <w:p w:rsidR="00067234" w:rsidRPr="001D4752" w:rsidRDefault="00067234" w:rsidP="00067234">
      <w:pPr>
        <w:ind w:left="720"/>
      </w:pPr>
      <w:r>
        <w:t xml:space="preserve">If checked, Android will attempt to move the </w:t>
      </w:r>
      <w:r w:rsidRPr="004F03AF">
        <w:rPr>
          <w:rFonts w:asciiTheme="majorHAnsi" w:hAnsiTheme="majorHAnsi"/>
          <w:smallCaps/>
          <w:sz w:val="20"/>
          <w:szCs w:val="20"/>
        </w:rPr>
        <w:t>Run</w:t>
      </w:r>
      <w:r>
        <w:t xml:space="preserve"> item from the Editor Menu to the Action Bar.</w:t>
      </w:r>
    </w:p>
    <w:p w:rsidR="00067234" w:rsidRDefault="00067234" w:rsidP="00067234">
      <w:pPr>
        <w:pStyle w:val="Heading5"/>
        <w:ind w:left="720"/>
      </w:pPr>
      <w:r>
        <w:t>LOAD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Load</w:t>
      </w:r>
      <w:r>
        <w:t xml:space="preserve"> item from the Editor Menu to the Action Bar.</w:t>
      </w:r>
    </w:p>
    <w:p w:rsidR="00067234" w:rsidRDefault="00067234" w:rsidP="00067234">
      <w:pPr>
        <w:pStyle w:val="Heading5"/>
        <w:ind w:left="720"/>
      </w:pPr>
      <w:r>
        <w:t>SAVE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Save</w:t>
      </w:r>
      <w:r>
        <w:t xml:space="preserve"> item from the Editor Menu to the Action Bar.</w:t>
      </w:r>
    </w:p>
    <w:p w:rsidR="00067234" w:rsidRDefault="00067234" w:rsidP="00067234">
      <w:pPr>
        <w:pStyle w:val="Heading5"/>
        <w:ind w:left="720"/>
      </w:pPr>
      <w:r>
        <w:t>EXIT on action bar</w:t>
      </w:r>
    </w:p>
    <w:p w:rsidR="00067234" w:rsidRPr="001D4752" w:rsidRDefault="00067234" w:rsidP="00067234">
      <w:pPr>
        <w:ind w:left="720"/>
      </w:pPr>
      <w:r>
        <w:t xml:space="preserve">If checked, Android will attempt to move the </w:t>
      </w:r>
      <w:r>
        <w:rPr>
          <w:rFonts w:asciiTheme="majorHAnsi" w:hAnsiTheme="majorHAnsi"/>
          <w:smallCaps/>
          <w:sz w:val="20"/>
          <w:szCs w:val="20"/>
        </w:rPr>
        <w:t>Exit</w:t>
      </w:r>
      <w:r>
        <w:t xml:space="preserve"> item from the Editor Menu to the Action Bar.</w:t>
      </w:r>
    </w:p>
    <w:p w:rsidR="00F777AF" w:rsidRDefault="00F777AF" w:rsidP="00F777AF">
      <w:pPr>
        <w:pStyle w:val="Heading5"/>
      </w:pPr>
      <w:r>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CB18C6" w:rsidRDefault="00CB18C6" w:rsidP="00CB18C6">
      <w:pPr>
        <w:pStyle w:val="Heading5"/>
      </w:pPr>
      <w:r>
        <w:t>Graphic Acceleration</w:t>
      </w:r>
    </w:p>
    <w:p w:rsidR="00CB18C6" w:rsidRPr="00CB18C6" w:rsidRDefault="009B20C3" w:rsidP="00CB18C6">
      <w:r>
        <w:t>Check this box to enable GPU-assisted graphics acceleration on devices since 3.0 (Honeycomb) that support it. It is disabled by default. If you enable this option, test your program carefully. Hardware acceleration can make some of BASIC!’s graphical operations fail.</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Pr="00167D81" w:rsidRDefault="00167D81" w:rsidP="00167D81">
      <w:r>
        <w:t xml:space="preserve">The </w:t>
      </w:r>
      <w:r w:rsidRPr="00AA4B93">
        <w:rPr>
          <w:b/>
          <w:i/>
        </w:rPr>
        <w:t>About</w:t>
      </w:r>
      <w:r>
        <w:t xml:space="preserve"> </w:t>
      </w:r>
      <w:r w:rsidR="00AA4B93">
        <w:t>option</w:t>
      </w:r>
      <w:r>
        <w:t xml:space="preserve"> displays the B</w:t>
      </w:r>
      <w:r w:rsidR="00AA4B93">
        <w:t>intray</w:t>
      </w:r>
      <w:r>
        <w:t xml:space="preserve"> page for the release of BASIC! </w:t>
      </w:r>
      <w:r w:rsidR="005A6DD7">
        <w:t>that</w:t>
      </w:r>
      <w:r>
        <w:t xml:space="preserve"> corresponds to the release of the BASIC! that you are using. Make sure that you have a connection to the Internet before selecting </w:t>
      </w:r>
      <w:r w:rsidRPr="00AA4B93">
        <w:rPr>
          <w:b/>
          <w:i/>
        </w:rPr>
        <w:t>About</w:t>
      </w:r>
      <w:r>
        <w:t>.</w:t>
      </w:r>
    </w:p>
    <w:p w:rsidR="0040493F" w:rsidRDefault="0040493F" w:rsidP="008209F2">
      <w:pPr>
        <w:pStyle w:val="Heading4"/>
      </w:pPr>
      <w:r>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4560" w:name="_Toc436832786"/>
      <w:r>
        <w:t>Run</w:t>
      </w:r>
      <w:bookmarkEnd w:id="4560"/>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4561" w:name="_Toc436832787"/>
      <w:r>
        <w:t>Menu</w:t>
      </w:r>
      <w:bookmarkEnd w:id="4561"/>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4562" w:name="_Toc436832788"/>
      <w:r>
        <w:t>Crashes</w:t>
      </w:r>
      <w:bookmarkEnd w:id="4562"/>
    </w:p>
    <w:p w:rsidR="00BF6569" w:rsidRPr="00BF6569" w:rsidRDefault="00BF6569" w:rsidP="006746E9">
      <w:r>
        <w:t xml:space="preserve">BASIC! is a very large and complex program that is constantly under development. From time to time, it will crash. </w:t>
      </w:r>
      <w:r w:rsidR="006746E9">
        <w:t>Previous versions of BASIC! supported automatic crash reporting. This feature has been 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4563" w:name="_Toc436832789"/>
      <w:r>
        <w:t>A</w:t>
      </w:r>
      <w:r w:rsidR="00F95814">
        <w:t xml:space="preserve"> BASIC! Program</w:t>
      </w:r>
      <w:bookmarkEnd w:id="4563"/>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4564" w:name="_Toc436832790"/>
      <w:r>
        <w:t>Command Description Syntax</w:t>
      </w:r>
      <w:bookmarkEnd w:id="4564"/>
    </w:p>
    <w:p w:rsidR="00641F8E" w:rsidRPr="00641F8E" w:rsidRDefault="00D12DC2" w:rsidP="00EB1F62">
      <w:pPr>
        <w:pStyle w:val="Heading2"/>
      </w:pPr>
      <w:bookmarkStart w:id="4565" w:name="_Toc436832791"/>
      <w:r>
        <w:t>Upper and Lower</w:t>
      </w:r>
      <w:r w:rsidR="00FB578F">
        <w:t xml:space="preserve"> </w:t>
      </w:r>
      <w:r w:rsidR="00641F8E">
        <w:t>Case</w:t>
      </w:r>
      <w:bookmarkEnd w:id="456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4566" w:name="_Toc436832792"/>
      <w:r>
        <w:t>&lt;</w:t>
      </w:r>
      <w:r w:rsidR="004053B7">
        <w:t>n</w:t>
      </w:r>
      <w:r>
        <w:t>exp&gt;</w:t>
      </w:r>
      <w:r w:rsidR="00792AD4">
        <w:t>,</w:t>
      </w:r>
      <w:r w:rsidR="004053B7">
        <w:t xml:space="preserve"> &lt;sexp&gt;</w:t>
      </w:r>
      <w:r w:rsidR="008259D5">
        <w:t xml:space="preserve"> and &lt;lexp</w:t>
      </w:r>
      <w:r w:rsidR="007F4DB0">
        <w:t>&gt;</w:t>
      </w:r>
      <w:bookmarkEnd w:id="4566"/>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4567" w:name="_Toc436832793"/>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456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4568" w:name="_Toc436832794"/>
      <w:r>
        <w:t>Array[] and Array$[]</w:t>
      </w:r>
      <w:bookmarkEnd w:id="4568"/>
    </w:p>
    <w:p w:rsidR="004053B7" w:rsidRDefault="004053B7" w:rsidP="004053B7">
      <w:r>
        <w:t>This notation implies that an array name without indices must be used.</w:t>
      </w:r>
    </w:p>
    <w:p w:rsidR="00914B76" w:rsidRDefault="00914B76" w:rsidP="00914B76">
      <w:pPr>
        <w:pStyle w:val="Heading2"/>
      </w:pPr>
      <w:bookmarkStart w:id="4569" w:name="_Toc436832795"/>
      <w:r>
        <w:t>Array[{</w:t>
      </w:r>
      <w:r w:rsidR="006F2915">
        <w:t>&lt;</w:t>
      </w:r>
      <w:r>
        <w:t>start</w:t>
      </w:r>
      <w:r w:rsidR="006F2915">
        <w:t>&gt;</w:t>
      </w:r>
      <w:r>
        <w:t>,</w:t>
      </w:r>
      <w:r w:rsidR="006F2915">
        <w:t>&lt;</w:t>
      </w:r>
      <w:r>
        <w:t>length</w:t>
      </w:r>
      <w:r w:rsidR="006F2915">
        <w:t>&gt;</w:t>
      </w:r>
      <w:r>
        <w:t>}] and Array$[</w:t>
      </w:r>
      <w:r w:rsidR="006F2915">
        <w:t>{&lt;start&gt;,&lt;length&gt;}</w:t>
      </w:r>
      <w:r>
        <w:t>]</w:t>
      </w:r>
      <w:bookmarkEnd w:id="4569"/>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Pr="00A751AF" w:rsidRDefault="00300420" w:rsidP="00A751AF">
      <w:pPr>
        <w:pStyle w:val="Codeexample"/>
        <w:rPr>
          <w:rFonts w:ascii="Letter Gothic" w:hAnsi="Letter Gothic"/>
          <w:b w:val="0"/>
        </w:rPr>
      </w:pPr>
      <w:r w:rsidRPr="00A751AF">
        <w:rPr>
          <w:rFonts w:ascii="Letter Gothic" w:hAnsi="Letter Gothic"/>
          <w:b w:val="0"/>
        </w:rPr>
        <w:t xml:space="preserve">Array [ { {&lt;start_nexp&gt;} </w:t>
      </w:r>
      <w:ins w:id="4570" w:author="Sammartano, Marc (BIC USA)" w:date="2015-12-01T11:29:00Z">
        <w:r w:rsidR="00A751AF" w:rsidRPr="00A751AF">
          <w:rPr>
            <w:rFonts w:ascii="Letter Gothic" w:hAnsi="Letter Gothic"/>
            <w:b w:val="0"/>
          </w:rPr>
          <w:t>{</w:t>
        </w:r>
      </w:ins>
      <w:r w:rsidRPr="00A751AF">
        <w:rPr>
          <w:rFonts w:ascii="Letter Gothic" w:hAnsi="Letter Gothic"/>
          <w:b w:val="0"/>
        </w:rPr>
        <w:t xml:space="preserve">, </w:t>
      </w:r>
      <w:del w:id="4571" w:author="Unknown">
        <w:r w:rsidRPr="00A751AF" w:rsidDel="00A751AF">
          <w:rPr>
            <w:rFonts w:ascii="Letter Gothic" w:hAnsi="Letter Gothic"/>
            <w:b w:val="0"/>
          </w:rPr>
          <w:delText>{</w:delText>
        </w:r>
      </w:del>
      <w:r w:rsidRPr="00A751AF">
        <w:rPr>
          <w:rFonts w:ascii="Letter Gothic" w:hAnsi="Letter Gothic"/>
          <w:b w:val="0"/>
        </w:rPr>
        <w:t>&lt;length_nexp&gt;} } ]</w:t>
      </w:r>
      <w:del w:id="4572" w:author="Sammartano, Marc (BIC USA)" w:date="2015-12-01T11:30:00Z">
        <w:r w:rsidRPr="00A751AF" w:rsidDel="00A751AF">
          <w:rPr>
            <w:rFonts w:ascii="Letter Gothic" w:hAnsi="Letter Gothic"/>
            <w:b w:val="0"/>
          </w:rPr>
          <w:delText xml:space="preserve">  or</w:delText>
        </w:r>
      </w:del>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 xml:space="preserve">rt_nexp&gt;} </w:t>
      </w:r>
      <w:ins w:id="4573" w:author="Sammartano, Marc (BIC USA)" w:date="2015-12-01T11:29:00Z">
        <w:r w:rsidR="00A751AF">
          <w:rPr>
            <w:rFonts w:ascii="Letter Gothic" w:hAnsi="Letter Gothic"/>
            <w:b w:val="0"/>
          </w:rPr>
          <w:t>{</w:t>
        </w:r>
      </w:ins>
      <w:r w:rsidR="00300420" w:rsidRPr="005674B3">
        <w:rPr>
          <w:rFonts w:ascii="Letter Gothic" w:hAnsi="Letter Gothic"/>
          <w:b w:val="0"/>
        </w:rPr>
        <w:t xml:space="preserve">, </w:t>
      </w:r>
      <w:del w:id="4574" w:author="Sammartano, Marc (BIC USA)" w:date="2015-12-01T11:29:00Z">
        <w:r w:rsidR="00300420" w:rsidRPr="005674B3" w:rsidDel="00A751AF">
          <w:rPr>
            <w:rFonts w:ascii="Letter Gothic" w:hAnsi="Letter Gothic"/>
            <w:b w:val="0"/>
          </w:rPr>
          <w:delText>{</w:delText>
        </w:r>
      </w:del>
      <w:r w:rsidR="00300420" w:rsidRPr="005674B3">
        <w:rPr>
          <w:rFonts w:ascii="Letter Gothic" w:hAnsi="Letter Gothic"/>
          <w:b w:val="0"/>
        </w:rPr>
        <w:t>&lt;length_nexp&gt;} } ]</w:t>
      </w:r>
    </w:p>
    <w:p w:rsidR="0039686D" w:rsidRDefault="0039686D" w:rsidP="00EB1F62">
      <w:pPr>
        <w:pStyle w:val="Heading2"/>
      </w:pPr>
      <w:bookmarkStart w:id="4575" w:name="_Toc436832796"/>
      <w:r>
        <w:t>{something}</w:t>
      </w:r>
      <w:bookmarkEnd w:id="4575"/>
    </w:p>
    <w:p w:rsidR="0039686D" w:rsidRDefault="0039686D" w:rsidP="004053B7">
      <w:r>
        <w:t>Indicates something optional.</w:t>
      </w:r>
    </w:p>
    <w:p w:rsidR="00FB578F" w:rsidRDefault="00317ABB" w:rsidP="00EB1F62">
      <w:pPr>
        <w:pStyle w:val="Heading2"/>
      </w:pPr>
      <w:bookmarkStart w:id="4576" w:name="_Toc436832797"/>
      <w:r>
        <w:t>{ A | B |C }</w:t>
      </w:r>
      <w:bookmarkEnd w:id="4576"/>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4577" w:name="_Toc436832798"/>
      <w:r>
        <w:t>X</w:t>
      </w:r>
      <w:r w:rsidR="003D23A1">
        <w:t>,</w:t>
      </w:r>
      <w:r>
        <w:t xml:space="preserve"> </w:t>
      </w:r>
      <w:r w:rsidR="003D23A1">
        <w:t>...</w:t>
      </w:r>
      <w:bookmarkEnd w:id="4577"/>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4578" w:name="_Toc436832799"/>
      <w:r>
        <w:t>{</w:t>
      </w:r>
      <w:r w:rsidR="0039686D">
        <w:t>,</w:t>
      </w:r>
      <w:r>
        <w:t>n</w:t>
      </w:r>
      <w:r w:rsidR="003D23A1">
        <w:t>}</w:t>
      </w:r>
      <w:r>
        <w:t xml:space="preserve"> </w:t>
      </w:r>
      <w:r w:rsidR="003D23A1">
        <w:t>...</w:t>
      </w:r>
      <w:bookmarkEnd w:id="4578"/>
    </w:p>
    <w:p w:rsidR="005F59F6" w:rsidRDefault="005F59F6" w:rsidP="005F59F6">
      <w:r>
        <w:t>Indicates an optional list</w:t>
      </w:r>
      <w:del w:id="4579" w:author="Sammartano, Marc (BIC USA)" w:date="2015-12-01T11:31:00Z">
        <w:r w:rsidDel="00A751AF">
          <w:delText xml:space="preserve"> of </w:delText>
        </w:r>
        <w:r w:rsidR="00FB578F" w:rsidDel="00A751AF">
          <w:delText>items</w:delText>
        </w:r>
      </w:del>
      <w:r w:rsidR="00FB578F">
        <w:t xml:space="preserve"> </w:t>
      </w:r>
      <w:r>
        <w:t xml:space="preserve">with zero or more </w:t>
      </w:r>
      <w:r w:rsidR="00FB578F">
        <w:t xml:space="preserve">items </w:t>
      </w:r>
      <w:r>
        <w:t>separated by commas.</w:t>
      </w:r>
    </w:p>
    <w:p w:rsidR="0039686D" w:rsidRDefault="0039686D" w:rsidP="00EB1F62">
      <w:pPr>
        <w:pStyle w:val="Heading2"/>
      </w:pPr>
      <w:bookmarkStart w:id="4580" w:name="_Toc436832800"/>
      <w:r>
        <w:t>&lt;statement&gt;</w:t>
      </w:r>
      <w:bookmarkEnd w:id="4580"/>
    </w:p>
    <w:p w:rsidR="0039686D" w:rsidRDefault="0039686D" w:rsidP="005F59F6">
      <w:pPr>
        <w:rPr>
          <w:ins w:id="4581" w:author="Sammartano, Marc (BIC USA)" w:date="2015-12-01T11:17:00Z"/>
        </w:rPr>
      </w:pPr>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392316" w:rsidRDefault="00392316" w:rsidP="00392316">
      <w:pPr>
        <w:pStyle w:val="Heading2"/>
        <w:rPr>
          <w:ins w:id="4582" w:author="Sammartano, Marc (BIC USA)" w:date="2015-12-01T11:17:00Z"/>
        </w:rPr>
      </w:pPr>
      <w:bookmarkStart w:id="4583" w:name="_Toc436832801"/>
      <w:ins w:id="4584" w:author="Sammartano, Marc (BIC USA)" w:date="2015-12-01T11:17:00Z">
        <w:r>
          <w:t xml:space="preserve">Optional </w:t>
        </w:r>
      </w:ins>
      <w:ins w:id="4585" w:author="Sammartano, Marc (BIC USA)" w:date="2015-12-01T11:22:00Z">
        <w:r>
          <w:t>P</w:t>
        </w:r>
      </w:ins>
      <w:ins w:id="4586" w:author="Sammartano, Marc (BIC USA)" w:date="2015-12-01T11:17:00Z">
        <w:r>
          <w:t>arameters</w:t>
        </w:r>
        <w:bookmarkEnd w:id="4583"/>
      </w:ins>
    </w:p>
    <w:p w:rsidR="00392316" w:rsidRDefault="00392316" w:rsidP="005F59F6">
      <w:pPr>
        <w:rPr>
          <w:ins w:id="4587" w:author="Sammartano, Marc (BIC USA)" w:date="2015-12-01T11:19:00Z"/>
        </w:rPr>
      </w:pPr>
      <w:ins w:id="4588" w:author="Sammartano, Marc (BIC USA)" w:date="2015-12-01T11:17:00Z">
        <w:r>
          <w:t xml:space="preserve">Many </w:t>
        </w:r>
      </w:ins>
      <w:ins w:id="4589" w:author="Sammartano, Marc (BIC USA)" w:date="2015-12-01T11:18:00Z">
        <w:r>
          <w:t>statements</w:t>
        </w:r>
      </w:ins>
      <w:ins w:id="4590" w:author="Sammartano, Marc (BIC USA)" w:date="2015-12-01T11:17:00Z">
        <w:r>
          <w:t xml:space="preserve"> have optional parameters. </w:t>
        </w:r>
      </w:ins>
      <w:ins w:id="4591" w:author="Sammartano, Marc (BIC USA)" w:date="2015-12-01T11:18:00Z">
        <w:r>
          <w:t xml:space="preserve">If an optional parameter is omitted, the </w:t>
        </w:r>
      </w:ins>
      <w:ins w:id="4592" w:author="Sammartano, Marc (BIC USA)" w:date="2015-12-01T11:19:00Z">
        <w:r>
          <w:t>statement assumes a default value or performs a default action.</w:t>
        </w:r>
      </w:ins>
    </w:p>
    <w:p w:rsidR="00392316" w:rsidRPr="005F59F6" w:rsidRDefault="00392316" w:rsidP="005F59F6">
      <w:ins w:id="4593" w:author="Sammartano, Marc (BIC USA)" w:date="2015-12-01T11:19:00Z">
        <w:r>
          <w:t xml:space="preserve">If an optional parameter is omitted, </w:t>
        </w:r>
      </w:ins>
      <w:ins w:id="4594" w:author="Sammartano, Marc (BIC USA)" w:date="2015-12-01T11:20:00Z">
        <w:r>
          <w:t>use a comma to mark its place, so following parameters are handled correctly.</w:t>
        </w:r>
      </w:ins>
      <w:ins w:id="4595" w:author="Sammartano, Marc (BIC USA)" w:date="2015-12-01T11:21:00Z">
        <w:r>
          <w:t xml:space="preserve"> However, if there are no following parameters, </w:t>
        </w:r>
      </w:ins>
      <w:ins w:id="4596" w:author="Sammartano, Marc (BIC USA)" w:date="2015-12-01T11:24:00Z">
        <w:r w:rsidR="00A751AF">
          <w:t xml:space="preserve">omit </w:t>
        </w:r>
      </w:ins>
      <w:ins w:id="4597" w:author="Sammartano, Marc (BIC USA)" w:date="2015-12-01T11:21:00Z">
        <w:r>
          <w:t>the comma</w:t>
        </w:r>
      </w:ins>
      <w:ins w:id="4598" w:author="Sammartano, Marc (BIC USA)" w:date="2015-12-01T11:24:00Z">
        <w:r w:rsidR="00A751AF">
          <w:t>, too</w:t>
        </w:r>
      </w:ins>
      <w:ins w:id="4599" w:author="Sammartano, Marc (BIC USA)" w:date="2015-12-01T11:21:00Z">
        <w:r>
          <w:t xml:space="preserve">. </w:t>
        </w:r>
      </w:ins>
      <w:ins w:id="4600" w:author="Sammartano, Marc (BIC USA)" w:date="2015-12-01T11:25:00Z">
        <w:r w:rsidR="00A751AF">
          <w:t xml:space="preserve">With a few special exceptions (like </w:t>
        </w:r>
      </w:ins>
      <w:ins w:id="4601" w:author="Sammartano, Marc (BIC USA)" w:date="2015-12-01T11:26:00Z">
        <w:r w:rsidR="00A751AF" w:rsidRPr="00A751AF">
          <w:rPr>
            <w:b/>
          </w:rPr>
          <w:t>Print</w:t>
        </w:r>
      </w:ins>
      <w:ins w:id="4602" w:author="Sammartano, Marc (BIC USA)" w:date="2015-12-01T11:25:00Z">
        <w:r w:rsidR="00A751AF">
          <w:t>), n</w:t>
        </w:r>
      </w:ins>
      <w:ins w:id="4603" w:author="Sammartano, Marc (BIC USA)" w:date="2015-12-01T11:21:00Z">
        <w:r>
          <w:t>o</w:t>
        </w:r>
        <w:r w:rsidR="00A751AF">
          <w:t xml:space="preserve"> statement </w:t>
        </w:r>
        <w:r>
          <w:t>can end with a comma.</w:t>
        </w:r>
      </w:ins>
    </w:p>
    <w:p w:rsidR="004B4D0A" w:rsidRDefault="004B4D0A" w:rsidP="00E33967">
      <w:pPr>
        <w:pStyle w:val="Heading1"/>
      </w:pPr>
      <w:bookmarkStart w:id="4604" w:name="_Toc436832802"/>
      <w:r>
        <w:t>Numbers</w:t>
      </w:r>
      <w:bookmarkEnd w:id="4604"/>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156EC7">
      <w:pPr>
        <w:pStyle w:val="ListParagraph"/>
        <w:numPr>
          <w:ilvl w:val="0"/>
          <w:numId w:val="6"/>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156EC7">
      <w:pPr>
        <w:pStyle w:val="ListParagraph"/>
        <w:numPr>
          <w:ilvl w:val="0"/>
          <w:numId w:val="6"/>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156EC7">
      <w:pPr>
        <w:pStyle w:val="ListParagraph"/>
        <w:numPr>
          <w:ilvl w:val="0"/>
          <w:numId w:val="6"/>
        </w:numPr>
        <w:spacing w:after="24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4605" w:name="_Toc436832803"/>
      <w:r>
        <w:t>Strings</w:t>
      </w:r>
      <w:bookmarkEnd w:id="4605"/>
    </w:p>
    <w:p w:rsidR="00EC2ED6" w:rsidRDefault="00EC2ED6" w:rsidP="00EC2ED6">
      <w:r>
        <w:t xml:space="preserve">Strings in BASIC! </w:t>
      </w:r>
      <w:r w:rsidR="00481431">
        <w:t>are 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t xml:space="preserve">Newline characters </w:t>
      </w:r>
      <w:r w:rsidR="0019140D">
        <w:t xml:space="preserve">(a CR/LF, or carriage return/line feed, combination) </w:t>
      </w:r>
      <w:r>
        <w:t xml:space="preserve">may be inserted into a string </w:t>
      </w:r>
      <w:r w:rsidR="0019140D">
        <w:t>with the escape sequence</w:t>
      </w:r>
      <w:r>
        <w:t xml:space="preserve"> </w:t>
      </w:r>
      <w:r w:rsidRPr="0019140D">
        <w:rPr>
          <w:b/>
        </w:rPr>
        <w:t>\n</w:t>
      </w:r>
      <w:r w:rsidR="0019140D">
        <w:t>:</w:t>
      </w:r>
    </w:p>
    <w:p w:rsidR="00AF14EF" w:rsidRPr="00BB481A" w:rsidRDefault="00AF14EF"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B8457B">
      <w:r>
        <w:t>print</w:t>
      </w:r>
      <w:r w:rsidR="007A7950">
        <w:t>s</w:t>
      </w:r>
      <w:r>
        <w:t>:</w:t>
      </w:r>
    </w:p>
    <w:p w:rsidR="00AF14EF" w:rsidRDefault="00473FA4" w:rsidP="00B8457B">
      <w:pPr>
        <w:spacing w:after="0"/>
      </w:pPr>
      <w:r>
        <w:tab/>
      </w:r>
      <w:r w:rsidR="00AF14EF">
        <w:t>Jim</w:t>
      </w:r>
    </w:p>
    <w:p w:rsidR="00AF14EF" w:rsidRDefault="00473FA4" w:rsidP="00B8457B">
      <w:r>
        <w:tab/>
      </w:r>
      <w:r w:rsidR="00AF14EF">
        <w:t>Giudice</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4606" w:name="_Toc436832804"/>
      <w:r>
        <w:t>Variables</w:t>
      </w:r>
      <w:bookmarkEnd w:id="4606"/>
    </w:p>
    <w:p w:rsidR="00E470C4" w:rsidRPr="00E470C4" w:rsidRDefault="00E470C4" w:rsidP="00E470C4">
      <w:r>
        <w:t>A BASIC! variable is a container for some numeric or string value.</w:t>
      </w:r>
    </w:p>
    <w:p w:rsidR="004C326E" w:rsidRPr="004C326E" w:rsidRDefault="004C326E" w:rsidP="00EB1F62">
      <w:pPr>
        <w:pStyle w:val="Heading2"/>
      </w:pPr>
      <w:bookmarkStart w:id="4607" w:name="_Toc436832805"/>
      <w:r>
        <w:t>Variable Names</w:t>
      </w:r>
      <w:bookmarkEnd w:id="4607"/>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include the numbers 0 through 9</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r w:rsidR="00017862">
        <w:t xml:space="preserve">command </w:t>
      </w:r>
      <w:r>
        <w:t>keywords should not be used to start the name of a</w:t>
      </w:r>
      <w:r w:rsidR="00AF673E">
        <w:t xml:space="preserve"> variable. For example, </w:t>
      </w:r>
      <w:r w:rsidRPr="007A7950">
        <w:rPr>
          <w:b/>
        </w:rPr>
        <w:t>Donut = 5</w:t>
      </w:r>
      <w:r>
        <w:t xml:space="preserve"> </w:t>
      </w:r>
      <w:r w:rsidR="007A7950">
        <w:t>is</w:t>
      </w:r>
      <w:r>
        <w:t xml:space="preserve"> interpreted </w:t>
      </w:r>
      <w:r w:rsidR="00611329">
        <w:t xml:space="preserve">as </w:t>
      </w:r>
      <w:r w:rsidR="00611329" w:rsidRPr="007A7950">
        <w:rPr>
          <w:b/>
        </w:rPr>
        <w:t>Do Nut=5</w:t>
      </w:r>
      <w:r w:rsidR="00611329">
        <w:t xml:space="preserve">. BASIC! thus </w:t>
      </w:r>
      <w:r>
        <w:t>expect</w:t>
      </w:r>
      <w:r w:rsidR="007A7950">
        <w:t>s</w:t>
      </w:r>
      <w:r>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4608" w:name="_Toc436832806"/>
      <w:r>
        <w:t>Variable Type</w:t>
      </w:r>
      <w:r w:rsidR="00C62F81">
        <w:t>s</w:t>
      </w:r>
      <w:bookmarkEnd w:id="4608"/>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4609" w:name="_Toc436832807"/>
      <w:r>
        <w:t>Scalar and Array Variables</w:t>
      </w:r>
      <w:bookmarkEnd w:id="4609"/>
    </w:p>
    <w:p w:rsidR="004C326E" w:rsidRPr="007037E7" w:rsidRDefault="00C62F81" w:rsidP="004C326E">
      <w:r>
        <w:t>There are two classes of variables: Scalars and Arrays</w:t>
      </w:r>
      <w:r w:rsidR="003D5AC8">
        <w:t>.</w:t>
      </w:r>
    </w:p>
    <w:p w:rsidR="006F6857" w:rsidRDefault="006F6857" w:rsidP="006F6857">
      <w:pPr>
        <w:pStyle w:val="Heading2"/>
      </w:pPr>
      <w:bookmarkStart w:id="4610" w:name="_Toc436832808"/>
      <w:r>
        <w:t>Scalars</w:t>
      </w:r>
      <w:bookmarkEnd w:id="4610"/>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4611" w:name="_Toc436832809"/>
      <w:r>
        <w:t>Array</w:t>
      </w:r>
      <w:r w:rsidR="002752B8">
        <w:t>s</w:t>
      </w:r>
      <w:bookmarkEnd w:id="4611"/>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4612" w:name="_Toc436832810"/>
      <w:r>
        <w:t>Array Segments</w:t>
      </w:r>
      <w:bookmarkEnd w:id="4612"/>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4613" w:name="_Toc436832811"/>
      <w:r>
        <w:t>Array Commands</w:t>
      </w:r>
      <w:bookmarkEnd w:id="4613"/>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w:t>
      </w:r>
      <w:r w:rsidRPr="005674B3">
        <w:rPr>
          <w:b/>
        </w:rPr>
        <w:t>D</w:t>
      </w:r>
      <w:r w:rsidR="005674B3">
        <w:rPr>
          <w:b/>
        </w:rPr>
        <w:t>im</w:t>
      </w:r>
      <w:r>
        <w:t xml:space="preserve"> command tells BASIC! how many dimensions an array will have and how big those dimensions are. 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r>
        <w:t xml:space="preserve"> 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851905" w:rsidRPr="005674B3" w:rsidRDefault="005F59F6" w:rsidP="007B2223">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 xml:space="preserve">Un-dimensions an array. The command allows the array to be dimensioned again with different dimensions. Multiple arrays can be un-dimensioned with one </w:t>
      </w:r>
      <w:r w:rsidRPr="005674B3">
        <w:rPr>
          <w:b/>
        </w:rPr>
        <w:t>UnDim</w:t>
      </w:r>
      <w:r>
        <w:t xml:space="preserve">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rsidR="00D33386">
        <w: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2C25C2"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526E57" w:rsidRDefault="00D33386" w:rsidP="0026077D">
      <w:r>
        <w:t>The "~" character</w:t>
      </w:r>
      <w:r w:rsidR="00F4023C" w:rsidRPr="00F4023C">
        <w:t xml:space="preserve"> may not be used to split a parameter across multiple lines.</w:t>
      </w:r>
    </w:p>
    <w:p w:rsidR="009C6A43" w:rsidRDefault="009C6A43" w:rsidP="0026077D">
      <w:r>
        <w:t>Examples:</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Numbers[], 2, 4, 8 , n^2, 32</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Hours[], 3, 4,7,0, 99, 3, 66~</w:t>
      </w:r>
      <w:r w:rsidR="00F618F8">
        <w:rPr>
          <w:rFonts w:ascii="Letter Gothic" w:hAnsi="Letter Gothic"/>
          <w:b w:val="0"/>
        </w:rPr>
        <w:tab/>
        <w:t>% comma not required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37, 66, 43, 83</w:t>
      </w:r>
      <w:r w:rsidR="00F618F8">
        <w:rPr>
          <w:rFonts w:ascii="Letter Gothic" w:hAnsi="Letter Gothic"/>
          <w:b w:val="0"/>
        </w:rPr>
        <w:t>,</w:t>
      </w:r>
      <w:r w:rsidRPr="00F618F8">
        <w:rPr>
          <w:rFonts w:ascii="Letter Gothic" w:hAnsi="Letter Gothic"/>
          <w:b w:val="0"/>
        </w:rPr>
        <w:t>~</w:t>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t xml:space="preserve">% </w:t>
      </w:r>
      <w:r w:rsidR="00F618F8">
        <w:rPr>
          <w:rFonts w:ascii="Letter Gothic" w:hAnsi="Letter Gothic"/>
          <w:b w:val="0"/>
        </w:rPr>
        <w:t>comma is allowed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83, n*5, q/2 +j</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Letters$</w:t>
      </w:r>
      <w:r w:rsidR="001F36BF"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a</w:t>
      </w:r>
      <w:r w:rsidR="00F5651B"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b</w:t>
      </w:r>
      <w:r w:rsidR="00F5651B" w:rsidRPr="00F618F8">
        <w:rPr>
          <w:rFonts w:ascii="Letter Gothic" w:hAnsi="Letter Gothic"/>
          <w:b w:val="0"/>
        </w:rPr>
        <w:t>"</w:t>
      </w:r>
      <w:r w:rsidRPr="00F618F8">
        <w:rPr>
          <w:rFonts w:ascii="Letter Gothic" w:hAnsi="Letter Gothic"/>
          <w:b w:val="0"/>
        </w:rPr>
        <w:t>,</w:t>
      </w:r>
      <w:r w:rsidR="00F5651B" w:rsidRPr="00F618F8">
        <w:rPr>
          <w:rFonts w:ascii="Letter Gothic" w:hAnsi="Letter Gothic"/>
          <w:b w:val="0"/>
        </w:rPr>
        <w:t>"</w:t>
      </w:r>
      <w:r w:rsidRPr="00F618F8">
        <w:rPr>
          <w:rFonts w:ascii="Letter Gothic" w:hAnsi="Letter Gothic"/>
          <w:b w:val="0"/>
        </w:rPr>
        <w:t>c</w:t>
      </w:r>
      <w:r w:rsidR="00F5651B" w:rsidRPr="00F618F8">
        <w:rPr>
          <w:rFonts w:ascii="Letter Gothic" w:hAnsi="Letter Gothic"/>
          <w:b w:val="0"/>
        </w:rPr>
        <w:t>"</w:t>
      </w:r>
      <w:r w:rsidRPr="00F618F8">
        <w:rPr>
          <w:rFonts w:ascii="Letter Gothic" w:hAnsi="Letter Gothic"/>
          <w:b w:val="0"/>
        </w:rPr>
        <w:t>,d$,</w:t>
      </w:r>
      <w:r w:rsidR="00F5651B" w:rsidRPr="00F618F8">
        <w:rPr>
          <w:rFonts w:ascii="Letter Gothic" w:hAnsi="Letter Gothic"/>
          <w:b w:val="0"/>
        </w:rPr>
        <w:t>"</w:t>
      </w:r>
      <w:r w:rsidRPr="00F618F8">
        <w:rPr>
          <w:rFonts w:ascii="Letter Gothic" w:hAnsi="Letter Gothic"/>
          <w:b w:val="0"/>
        </w:rPr>
        <w:t>e</w:t>
      </w:r>
      <w:r w:rsidR="00F5651B" w:rsidRPr="00F618F8">
        <w:rPr>
          <w:rFonts w:ascii="Letter Gothic" w:hAnsi="Letter Gothic"/>
          <w:b w:val="0"/>
        </w:rPr>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4614" w:name="_Toc436832812"/>
      <w:r>
        <w:t xml:space="preserve">Data Structures </w:t>
      </w:r>
      <w:r w:rsidR="00844D75">
        <w:t xml:space="preserve">and Pointers </w:t>
      </w:r>
      <w:r>
        <w:t>in BASIC!</w:t>
      </w:r>
      <w:bookmarkEnd w:id="4614"/>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4615" w:name="_Toc436832813"/>
      <w:r w:rsidRPr="00EB1F62">
        <w:t>What is a Pointer</w:t>
      </w:r>
      <w:bookmarkEnd w:id="4615"/>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4616" w:name="_Toc436832814"/>
      <w:r>
        <w:t>Lists</w:t>
      </w:r>
      <w:bookmarkEnd w:id="4616"/>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617" w:name="_Toc436832815"/>
      <w:r>
        <w:t>List Commands</w:t>
      </w:r>
      <w:bookmarkEnd w:id="4617"/>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2C25C2" w:rsidRDefault="00763617" w:rsidP="002C25C2">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763617" w:rsidRDefault="002C25C2" w:rsidP="002C25C2">
      <w:r>
        <w:t>The "~" character</w:t>
      </w:r>
      <w:r w:rsidR="00F4023C" w:rsidRPr="00F4023C">
        <w:t xml:space="preserve"> may not be used to split a parameter across multiple lines.</w:t>
      </w:r>
    </w:p>
    <w:p w:rsidR="00763617" w:rsidRDefault="00763617" w:rsidP="00763617">
      <w:r>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r w:rsidR="00FC2B94">
        <w:rPr>
          <w:rFonts w:ascii="Letter Gothic" w:hAnsi="Letter Gothic"/>
          <w:b w:val="0"/>
        </w:rPr>
        <w:tab/>
        <w:t>% comma not required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r w:rsidR="00FC2B94">
        <w:rPr>
          <w:rFonts w:ascii="Letter Gothic" w:hAnsi="Letter Gothic"/>
          <w:b w:val="0"/>
        </w:rPr>
        <w:t>,</w:t>
      </w:r>
      <w:r w:rsidRPr="00EC5456">
        <w:rPr>
          <w:rFonts w:ascii="Letter Gothic" w:hAnsi="Letter Gothic"/>
          <w:b w:val="0"/>
        </w:rPr>
        <w:t>~</w:t>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t>% comma is allowed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16913" w:rsidRDefault="00763617" w:rsidP="007B2223">
      <w:pPr>
        <w:pStyle w:val="Codeexample"/>
        <w:rPr>
          <w:rFonts w:ascii="Letter Gothic" w:hAnsi="Letter Gothic"/>
          <w:b w:val="0"/>
        </w:rPr>
      </w:pPr>
      <w:r w:rsidRPr="00EC5456">
        <w:rPr>
          <w:rFonts w:ascii="Letter Gothic" w:hAnsi="Letter Gothic"/>
          <w:b w:val="0"/>
        </w:rPr>
        <w:t>List.add Name</w:t>
      </w:r>
      <w:r w:rsidR="00716913">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Bill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Jones</w:t>
      </w:r>
      <w:r w:rsidRPr="00EC5456">
        <w:rPr>
          <w:rFonts w:ascii="Letter Gothic" w:hAnsi="Letter Gothic"/>
          <w:b w:val="0"/>
        </w:rPr>
        <w:t>"</w:t>
      </w:r>
      <w:r w:rsidR="00763617"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r w:rsidR="00FC2B94">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The elements in the source list will be added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ist pointed to by &lt;pointer_nexp&gt; will be returned in the specified string or numeric variable.</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t>If the optional start expression parameter is present, the search will start at the specified element. The default value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618" w:name="_Toc436832816"/>
      <w:r>
        <w:t>Bundles</w:t>
      </w:r>
      <w:bookmarkEnd w:id="4618"/>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4619" w:name="_Toc436832817"/>
      <w:r>
        <w:t xml:space="preserve">Bundle </w:t>
      </w:r>
      <w:r w:rsidR="00E02B0C">
        <w:t>Auto-C</w:t>
      </w:r>
      <w:r>
        <w:t>reate</w:t>
      </w:r>
      <w:bookmarkEnd w:id="4619"/>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4620" w:name="_Toc436832818"/>
      <w:r>
        <w:t>Bundle Commands</w:t>
      </w:r>
      <w:bookmarkEnd w:id="4620"/>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4621" w:name="_Toc436832819"/>
      <w:r>
        <w:t>Stacks</w:t>
      </w:r>
      <w:bookmarkEnd w:id="4621"/>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54CA3201" wp14:editId="6BED33CA">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t>There is no fixed limit on the size or number of stacks. You are limited only by the memory of your device.</w:t>
      </w:r>
    </w:p>
    <w:p w:rsidR="00DC3FCA" w:rsidRDefault="00DC3FCA" w:rsidP="005F4916">
      <w:pPr>
        <w:pStyle w:val="Heading3"/>
      </w:pPr>
      <w:bookmarkStart w:id="4622" w:name="_Toc436832820"/>
      <w:r>
        <w:t>Stack Commands</w:t>
      </w:r>
      <w:bookmarkEnd w:id="4622"/>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4623" w:name="_Toc436832821"/>
      <w:r>
        <w:t>Queues</w:t>
      </w:r>
      <w:bookmarkEnd w:id="4623"/>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4624" w:name="_Toc436832822"/>
      <w:r>
        <w:t>Comments</w:t>
      </w:r>
      <w:bookmarkEnd w:id="4624"/>
    </w:p>
    <w:p w:rsidR="00EA7A8B" w:rsidRDefault="00184DA5" w:rsidP="00EB1F62">
      <w:pPr>
        <w:pStyle w:val="Heading2"/>
      </w:pPr>
      <w:bookmarkStart w:id="4625" w:name="_Toc436832823"/>
      <w:r>
        <w:t>! -</w:t>
      </w:r>
      <w:r w:rsidR="00EA7A8B">
        <w:t xml:space="preserve"> Single Line Comment</w:t>
      </w:r>
      <w:bookmarkEnd w:id="4625"/>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626" w:name="_Toc436832824"/>
      <w:r>
        <w:t>R</w:t>
      </w:r>
      <w:r w:rsidR="00953C37">
        <w:t>em</w:t>
      </w:r>
      <w:r>
        <w:t xml:space="preserve"> - Single Line Comment (legacy)</w:t>
      </w:r>
      <w:bookmarkEnd w:id="4626"/>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4627" w:name="_Toc436832825"/>
      <w:r>
        <w:t>!! - Block Comment</w:t>
      </w:r>
      <w:bookmarkEnd w:id="4627"/>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628" w:name="_Toc436832826"/>
      <w:r>
        <w:t>% - Middle of Line Comment</w:t>
      </w:r>
      <w:bookmarkEnd w:id="4628"/>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29" w:name="_Toc436832827"/>
      <w:r>
        <w:t>Expressions</w:t>
      </w:r>
      <w:bookmarkEnd w:id="4629"/>
    </w:p>
    <w:p w:rsidR="005C05CA" w:rsidRDefault="005866FB" w:rsidP="00EB1F62">
      <w:pPr>
        <w:pStyle w:val="Heading2"/>
        <w:rPr>
          <w:ins w:id="4630" w:author="Sammartano, Marc (BIC USA)" w:date="2015-11-03T08:59:00Z"/>
        </w:rPr>
      </w:pPr>
      <w:bookmarkStart w:id="4631" w:name="_Toc436832828"/>
      <w:r>
        <w:t>Numeric</w:t>
      </w:r>
      <w:r w:rsidR="00EC5719">
        <w:t xml:space="preserve"> </w:t>
      </w:r>
      <w:r w:rsidR="005C05CA">
        <w:t>Expression &lt;nexp&gt;</w:t>
      </w:r>
      <w:bookmarkEnd w:id="4631"/>
    </w:p>
    <w:p w:rsidR="00B0758D" w:rsidRPr="00B0758D" w:rsidRDefault="00B0758D" w:rsidP="00B0758D">
      <w:ins w:id="4632" w:author="Sammartano, Marc (BIC USA)" w:date="2015-11-03T08:59:00Z">
        <w:r>
          <w:t xml:space="preserve">A numeric expression consists of one or more numeric variables or numeric constants separated by binary operators </w:t>
        </w:r>
      </w:ins>
      <w:ins w:id="4633" w:author="Sammartano, Marc (BIC USA)" w:date="2015-11-03T09:01:00Z">
        <w:r>
          <w:t>and</w:t>
        </w:r>
      </w:ins>
      <w:ins w:id="4634" w:author="Sammartano, Marc (BIC USA)" w:date="2015-11-03T08:59:00Z">
        <w:r>
          <w:t xml:space="preserve"> optionally preceded by unary operators</w:t>
        </w:r>
      </w:ins>
      <w:ins w:id="4635" w:author="Sammartano, Marc (BIC USA)" w:date="2015-11-03T09:01:00Z">
        <w:r>
          <w:t xml:space="preserve">. </w:t>
        </w:r>
      </w:ins>
      <w:ins w:id="4636" w:author="Sammartano, Marc (BIC USA)" w:date="2015-11-03T09:04:00Z">
        <w:r>
          <w:t>The definition</w:t>
        </w:r>
      </w:ins>
      <w:ins w:id="4637" w:author="Sammartano, Marc (BIC USA)" w:date="2015-11-03T09:01:00Z">
        <w:r>
          <w:t xml:space="preserve"> can be stated </w:t>
        </w:r>
      </w:ins>
      <w:ins w:id="4638" w:author="Sammartano, Marc (BIC USA)" w:date="2015-11-03T09:02:00Z">
        <w:r>
          <w:t xml:space="preserve">more completely using this standard </w:t>
        </w:r>
      </w:ins>
      <w:ins w:id="4639" w:author="Sammartano, Marc (BIC USA)" w:date="2015-11-03T09:07:00Z">
        <w:r>
          <w:t xml:space="preserve">formal </w:t>
        </w:r>
      </w:ins>
      <w:ins w:id="4640" w:author="Sammartano, Marc (BIC USA)" w:date="2015-11-03T09:02:00Z">
        <w:r>
          <w:t>notation:</w:t>
        </w:r>
      </w:ins>
    </w:p>
    <w:p w:rsidR="00934C10" w:rsidRDefault="00934C10" w:rsidP="005C05CA">
      <w:pPr>
        <w:rPr>
          <w:ins w:id="4641" w:author="Sammartano, Marc (BIC USA)" w:date="2015-11-03T09:10:00Z"/>
          <w:b/>
        </w:rPr>
      </w:pPr>
      <w:r w:rsidRPr="005C05CA">
        <w:rPr>
          <w:b/>
        </w:rPr>
        <w:t>&lt;nexp&gt; := {&lt;numeric variable&gt;</w:t>
      </w:r>
      <w:r w:rsidR="00526E57" w:rsidRPr="005C05CA">
        <w:rPr>
          <w:b/>
        </w:rPr>
        <w:t>|</w:t>
      </w:r>
      <w:r w:rsidRPr="005C05CA">
        <w:rPr>
          <w:b/>
        </w:rPr>
        <w:t>&lt;numeric constant} {&lt;n</w:t>
      </w:r>
      <w:r w:rsidR="00526E57" w:rsidRPr="005C05CA">
        <w:rPr>
          <w:b/>
        </w:rPr>
        <w:t>operator&gt; &lt;nexp&gt;</w:t>
      </w:r>
      <w:del w:id="4642" w:author="Sammartano, Marc (BIC USA)" w:date="2015-11-03T09:11:00Z">
        <w:r w:rsidR="00526E57" w:rsidRPr="005C05CA" w:rsidDel="00A32B6D">
          <w:rPr>
            <w:b/>
          </w:rPr>
          <w:delText>|&lt;end</w:delText>
        </w:r>
      </w:del>
      <w:del w:id="4643" w:author="Sammartano, Marc (BIC USA)" w:date="2015-11-03T09:10:00Z">
        <w:r w:rsidR="00526E57" w:rsidRPr="005C05CA" w:rsidDel="00A32B6D">
          <w:rPr>
            <w:b/>
          </w:rPr>
          <w:delText xml:space="preserve"> of line</w:delText>
        </w:r>
      </w:del>
      <w:del w:id="4644" w:author="Sammartano, Marc (BIC USA)" w:date="2015-11-03T09:11:00Z">
        <w:r w:rsidR="00526E57" w:rsidRPr="005C05CA" w:rsidDel="00A32B6D">
          <w:rPr>
            <w:b/>
          </w:rPr>
          <w:delText>&gt;</w:delText>
        </w:r>
      </w:del>
      <w:r w:rsidR="00526E57" w:rsidRPr="005C05CA">
        <w:rPr>
          <w:b/>
        </w:rPr>
        <w:t>}</w:t>
      </w:r>
    </w:p>
    <w:p w:rsidR="00B0758D" w:rsidRPr="005C05CA" w:rsidRDefault="00B0758D" w:rsidP="00B0758D">
      <w:ins w:id="4645" w:author="Sammartano, Marc (BIC USA)" w:date="2015-11-03T09:03:00Z">
        <w:r>
          <w:t>The next few sections define all of the terms.</w:t>
        </w:r>
      </w:ins>
    </w:p>
    <w:p w:rsidR="00FF5588" w:rsidRDefault="00934C10" w:rsidP="005F4916">
      <w:pPr>
        <w:pStyle w:val="Heading3"/>
      </w:pPr>
      <w:bookmarkStart w:id="4646" w:name="_Toc436832829"/>
      <w:r>
        <w:t>Numeric Operators &lt;noperator&gt;</w:t>
      </w:r>
      <w:bookmarkEnd w:id="4646"/>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0C4D5E" w:rsidRDefault="000C4D5E" w:rsidP="000C4D5E">
      <w:pPr>
        <w:spacing w:before="120"/>
        <w:rPr>
          <w:ins w:id="4647" w:author="Sammartano, Marc (BIC USA)" w:date="2015-11-03T09:18:00Z"/>
        </w:rPr>
      </w:pPr>
      <w:ins w:id="4648" w:author="Sammartano, Marc (BIC USA)" w:date="2015-11-03T09:18:00Z">
        <w:r>
          <w:t>Note that the comma (',</w:t>
        </w:r>
        <w:r w:rsidRPr="000C4D5E">
          <w:t xml:space="preserve"> </w:t>
        </w:r>
        <w:r>
          <w:t xml:space="preserve">') is not an operator in BASIC!. It is sometimes uses as a separator between expressions; for example, see the </w:t>
        </w:r>
        <w:r w:rsidRPr="000C4D5E">
          <w:rPr>
            <w:b/>
          </w:rPr>
          <w:t>PRINT</w:t>
        </w:r>
        <w:r>
          <w:t xml:space="preserve"> command.</w:t>
        </w:r>
      </w:ins>
    </w:p>
    <w:p w:rsidR="005F2846" w:rsidRDefault="005F2846" w:rsidP="005F4916">
      <w:pPr>
        <w:pStyle w:val="Heading3"/>
      </w:pPr>
      <w:bookmarkStart w:id="4649" w:name="_Toc436832830"/>
      <w:r>
        <w:t>Numeric Expression Examples</w:t>
      </w:r>
      <w:bookmarkEnd w:id="4649"/>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4650" w:name="_Toc436832831"/>
      <w:r>
        <w:t>Pre</w:t>
      </w:r>
      <w:r w:rsidR="003A11BB">
        <w:t>-</w:t>
      </w:r>
      <w:r>
        <w:t xml:space="preserve"> and Post</w:t>
      </w:r>
      <w:r w:rsidR="003A11BB">
        <w:t>-</w:t>
      </w:r>
      <w:r>
        <w:t>Increment Operators</w:t>
      </w:r>
      <w:bookmarkEnd w:id="4650"/>
    </w:p>
    <w:p w:rsidR="006B0595" w:rsidRDefault="006B0595" w:rsidP="006B5451">
      <w:pPr>
        <w:spacing w:after="0"/>
      </w:pPr>
      <w:r>
        <w:tab/>
        <w:t>++x</w:t>
      </w:r>
      <w:r w:rsidR="006B5451">
        <w:tab/>
      </w:r>
      <w:r>
        <w:t xml:space="preserve">Increments the value of x by 1 before </w:t>
      </w:r>
      <w:r w:rsidR="00894D85">
        <w:t xml:space="preserve">the </w:t>
      </w:r>
      <w:r>
        <w:t>x value is used</w:t>
      </w:r>
    </w:p>
    <w:p w:rsidR="006B0595" w:rsidRDefault="006B0595" w:rsidP="006B5451">
      <w:pPr>
        <w:spacing w:after="0"/>
      </w:pPr>
      <w:r>
        <w:tab/>
        <w:t>--y</w:t>
      </w:r>
      <w:r w:rsidR="006B5451">
        <w:tab/>
      </w:r>
      <w:r>
        <w:t xml:space="preserve">Decrements the value of y by 1 before </w:t>
      </w:r>
      <w:r w:rsidR="00894D85">
        <w:t xml:space="preserve">the </w:t>
      </w:r>
      <w:r>
        <w:t>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make</w:t>
      </w:r>
      <w:r w:rsidR="005C05CA">
        <w:t>s</w:t>
      </w:r>
      <w:r>
        <w:t xml:space="preserv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C05CA" w:rsidRDefault="005866FB" w:rsidP="00EB1F62">
      <w:pPr>
        <w:pStyle w:val="Heading2"/>
      </w:pPr>
      <w:bookmarkStart w:id="4651" w:name="_Toc436832832"/>
      <w:r>
        <w:t>String</w:t>
      </w:r>
      <w:r w:rsidR="00EC5719">
        <w:t xml:space="preserve"> </w:t>
      </w:r>
      <w:r w:rsidR="005C05CA">
        <w:t>Expression &lt;sexp&gt;</w:t>
      </w:r>
      <w:bookmarkEnd w:id="4651"/>
    </w:p>
    <w:p w:rsidR="00B0758D" w:rsidRPr="00B0758D" w:rsidRDefault="00B0758D" w:rsidP="00B0758D">
      <w:pPr>
        <w:rPr>
          <w:ins w:id="4652" w:author="Sammartano, Marc (BIC USA)" w:date="2015-11-03T09:04:00Z"/>
        </w:rPr>
      </w:pPr>
      <w:ins w:id="4653" w:author="Sammartano, Marc (BIC USA)" w:date="2015-11-03T09:04:00Z">
        <w:r>
          <w:t xml:space="preserve">A string expression consists of one or more string variables or string constants separated by </w:t>
        </w:r>
      </w:ins>
      <w:ins w:id="4654" w:author="Sammartano, Marc (BIC USA)" w:date="2015-11-03T09:13:00Z">
        <w:r w:rsidR="00A32B6D">
          <w:t>'</w:t>
        </w:r>
      </w:ins>
      <w:ins w:id="4655" w:author="Sammartano, Marc (BIC USA)" w:date="2015-11-03T09:12:00Z">
        <w:r w:rsidR="00A32B6D">
          <w:t>+</w:t>
        </w:r>
      </w:ins>
      <w:ins w:id="4656" w:author="Sammartano, Marc (BIC USA)" w:date="2015-11-03T09:13:00Z">
        <w:r w:rsidR="00A32B6D">
          <w:t xml:space="preserve">' </w:t>
        </w:r>
      </w:ins>
      <w:ins w:id="4657" w:author="Sammartano, Marc (BIC USA)" w:date="2015-11-03T09:04:00Z">
        <w:r>
          <w:t xml:space="preserve">operators. </w:t>
        </w:r>
      </w:ins>
      <w:ins w:id="4658" w:author="Sammartano, Marc (BIC USA)" w:date="2015-11-03T09:05:00Z">
        <w:r>
          <w:t>The definition</w:t>
        </w:r>
      </w:ins>
      <w:ins w:id="4659" w:author="Sammartano, Marc (BIC USA)" w:date="2015-11-03T09:04:00Z">
        <w:r>
          <w:t xml:space="preserve"> can be stated more completely using this standard </w:t>
        </w:r>
      </w:ins>
      <w:ins w:id="4660" w:author="Sammartano, Marc (BIC USA)" w:date="2015-11-03T09:07:00Z">
        <w:r>
          <w:t xml:space="preserve">formal </w:t>
        </w:r>
      </w:ins>
      <w:ins w:id="4661" w:author="Sammartano, Marc (BIC USA)" w:date="2015-11-03T09:04:00Z">
        <w:r>
          <w:t>notation:</w:t>
        </w:r>
      </w:ins>
    </w:p>
    <w:p w:rsidR="00526E57" w:rsidRPr="005C05CA" w:rsidRDefault="00526E57" w:rsidP="005C05CA">
      <w:pPr>
        <w:rPr>
          <w:b/>
        </w:rPr>
      </w:pPr>
      <w:r w:rsidRPr="005C05CA">
        <w:rPr>
          <w:b/>
        </w:rPr>
        <w:t>&lt;sexp&gt; := {&lt;string variable&gt;|&lt;string constant&gt;} {</w:t>
      </w:r>
      <w:r w:rsidRPr="005C05CA">
        <w:rPr>
          <w:b/>
          <w:vertAlign w:val="subscript"/>
        </w:rPr>
        <w:t xml:space="preserve"> </w:t>
      </w:r>
      <w:r w:rsidRPr="005C05CA">
        <w:rPr>
          <w:b/>
        </w:rPr>
        <w:t>+ &lt;sexp&gt;</w:t>
      </w:r>
      <w:del w:id="4662" w:author="Sammartano, Marc (BIC USA)" w:date="2015-11-03T09:12:00Z">
        <w:r w:rsidRPr="005C05CA" w:rsidDel="00A32B6D">
          <w:rPr>
            <w:b/>
          </w:rPr>
          <w:delText xml:space="preserve"> | &lt;end of line&gt;</w:delText>
        </w:r>
      </w:del>
      <w:r w:rsidRPr="005C05CA">
        <w:rPr>
          <w:b/>
        </w:rPr>
        <w:t>}</w:t>
      </w:r>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4663" w:name="_Toc436832833"/>
      <w:r>
        <w:t>Logical</w:t>
      </w:r>
      <w:r w:rsidR="00DC525C">
        <w:t xml:space="preserve"> </w:t>
      </w:r>
      <w:r w:rsidR="005C05CA">
        <w:t xml:space="preserve">Expression </w:t>
      </w:r>
      <w:r w:rsidR="00DC525C">
        <w:t>&lt;lexp&gt;</w:t>
      </w:r>
      <w:bookmarkEnd w:id="4663"/>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ins w:id="4664" w:author="Sammartano, Marc (BIC USA)" w:date="2015-11-03T09:08:00Z">
        <w:r w:rsidR="00B0758D">
          <w:t xml:space="preserve"> Each type consists of one or more variables</w:t>
        </w:r>
      </w:ins>
      <w:ins w:id="4665" w:author="Sammartano, Marc (BIC USA)" w:date="2015-11-03T09:09:00Z">
        <w:r w:rsidR="00A32B6D">
          <w:t xml:space="preserve"> or constants</w:t>
        </w:r>
      </w:ins>
      <w:ins w:id="4666" w:author="Sammartano, Marc (BIC USA)" w:date="2015-11-03T09:08:00Z">
        <w:r w:rsidR="00B0758D">
          <w:t xml:space="preserve"> separated by </w:t>
        </w:r>
      </w:ins>
      <w:ins w:id="4667" w:author="Sammartano, Marc (BIC USA)" w:date="2015-11-03T09:13:00Z">
        <w:r w:rsidR="00A32B6D">
          <w:t xml:space="preserve">binary logical </w:t>
        </w:r>
      </w:ins>
      <w:ins w:id="4668" w:author="Sammartano, Marc (BIC USA)" w:date="2015-11-03T09:08:00Z">
        <w:r w:rsidR="00B0758D">
          <w:t>operators, formally defined like this:</w:t>
        </w:r>
      </w:ins>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4669" w:name="_Toc436832834"/>
      <w:r>
        <w:t>Logical Operators</w:t>
      </w:r>
      <w:bookmarkEnd w:id="4669"/>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Default="00740ACD" w:rsidP="0073725A">
      <w:r>
        <w:t>This table shows all of t</w:t>
      </w:r>
      <w:r w:rsidR="0073725A">
        <w:t>he Logical operators</w:t>
      </w:r>
      <w:r>
        <w:t>. They are listed</w:t>
      </w:r>
      <w:r w:rsidR="0073725A">
        <w:t xml:space="preserve"> by precedence with the highest precedence first.</w:t>
      </w:r>
      <w:r w:rsidR="00FF5588">
        <w:t xml:space="preserve"> Precedence may be modified by using parenthesis.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2A63FB" w:rsidP="00010AF7">
            <w:pPr>
              <w:jc w:val="center"/>
            </w:pPr>
            <w:r>
              <w:t>1</w:t>
            </w:r>
          </w:p>
        </w:tc>
        <w:tc>
          <w:tcPr>
            <w:tcW w:w="1036" w:type="dxa"/>
          </w:tcPr>
          <w:p w:rsidR="002A63FB" w:rsidRDefault="002A63FB" w:rsidP="00010AF7">
            <w:pPr>
              <w:jc w:val="center"/>
            </w:pPr>
            <w:r>
              <w:t>!</w:t>
            </w:r>
          </w:p>
        </w:tc>
        <w:tc>
          <w:tcPr>
            <w:tcW w:w="2292" w:type="dxa"/>
          </w:tcPr>
          <w:p w:rsidR="002A63FB" w:rsidRDefault="002A63FB" w:rsidP="0073725A">
            <w:r>
              <w:t>Unary Not</w:t>
            </w:r>
          </w:p>
        </w:tc>
        <w:tc>
          <w:tcPr>
            <w:tcW w:w="2790" w:type="dxa"/>
          </w:tcPr>
          <w:p w:rsidR="002A63FB" w:rsidRDefault="002A63FB" w:rsidP="002A63FB">
            <w:r>
              <w:t>One &lt;nlexp&gt; only</w:t>
            </w:r>
          </w:p>
        </w:tc>
      </w:tr>
      <w:tr w:rsidR="002A63FB" w:rsidTr="00740ACD">
        <w:trPr>
          <w:cantSplit/>
        </w:trPr>
        <w:tc>
          <w:tcPr>
            <w:tcW w:w="1262" w:type="dxa"/>
          </w:tcPr>
          <w:p w:rsidR="002A63FB" w:rsidRDefault="002A63FB" w:rsidP="00010AF7">
            <w:pPr>
              <w:jc w:val="center"/>
            </w:pPr>
            <w:r>
              <w:t>2</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3</w:t>
            </w:r>
          </w:p>
        </w:tc>
        <w:tc>
          <w:tcPr>
            <w:tcW w:w="1036" w:type="dxa"/>
          </w:tcPr>
          <w:p w:rsidR="002A63FB" w:rsidRDefault="002A63FB" w:rsidP="00010AF7">
            <w:pPr>
              <w:jc w:val="center"/>
            </w:pPr>
            <w:r>
              <w:t>=</w:t>
            </w:r>
          </w:p>
          <w:p w:rsidR="002A63FB" w:rsidRDefault="002A63FB" w:rsidP="00010AF7">
            <w:pPr>
              <w:jc w:val="center"/>
            </w:pPr>
            <w:r>
              <w:t>&lt;&gt;</w:t>
            </w:r>
          </w:p>
        </w:tc>
        <w:tc>
          <w:tcPr>
            <w:tcW w:w="2292" w:type="dxa"/>
          </w:tcPr>
          <w:p w:rsidR="002A63FB" w:rsidRDefault="002A63FB" w:rsidP="0073725A">
            <w:r>
              <w:t>Equal</w:t>
            </w:r>
          </w:p>
          <w:p w:rsidR="002A63FB" w:rsidRDefault="002A63F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2A63FB" w:rsidP="00010AF7">
            <w:pPr>
              <w:jc w:val="center"/>
            </w:pPr>
            <w:r>
              <w:t>4</w:t>
            </w:r>
          </w:p>
        </w:tc>
        <w:tc>
          <w:tcPr>
            <w:tcW w:w="1036" w:type="dxa"/>
          </w:tcPr>
          <w:p w:rsidR="002A63FB" w:rsidRDefault="002A63FB" w:rsidP="00010AF7">
            <w:pPr>
              <w:jc w:val="center"/>
            </w:pPr>
            <w:r>
              <w:t>&amp;</w:t>
            </w:r>
          </w:p>
          <w:p w:rsidR="002A63FB" w:rsidRDefault="002A63FB" w:rsidP="00010AF7">
            <w:pPr>
              <w:jc w:val="center"/>
            </w:pPr>
            <w:r>
              <w:t>|</w:t>
            </w:r>
          </w:p>
        </w:tc>
        <w:tc>
          <w:tcPr>
            <w:tcW w:w="2292" w:type="dxa"/>
          </w:tcPr>
          <w:p w:rsidR="002A63FB" w:rsidRDefault="002A63FB" w:rsidP="0073725A">
            <w:r>
              <w:t>And</w:t>
            </w:r>
          </w:p>
          <w:p w:rsidR="002A63FB" w:rsidRDefault="002A63FB" w:rsidP="0073725A">
            <w:r>
              <w:t>Or</w:t>
            </w:r>
          </w:p>
        </w:tc>
        <w:tc>
          <w:tcPr>
            <w:tcW w:w="2790" w:type="dxa"/>
          </w:tcPr>
          <w:p w:rsidR="002A63FB" w:rsidRDefault="002A63FB" w:rsidP="002A63FB">
            <w:r>
              <w:t>Two &lt;nlexp&gt; only</w:t>
            </w:r>
          </w:p>
        </w:tc>
      </w:tr>
    </w:tbl>
    <w:p w:rsidR="00FF5588" w:rsidRDefault="00FF5588" w:rsidP="005F4916">
      <w:pPr>
        <w:pStyle w:val="Heading3"/>
      </w:pPr>
      <w:bookmarkStart w:id="4670" w:name="_Toc436832835"/>
      <w:r>
        <w:t>Examples of Logical Expressions</w:t>
      </w:r>
      <w:bookmarkEnd w:id="4670"/>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5C05CA" w:rsidRDefault="005C05CA" w:rsidP="00256F8F">
      <w:pPr>
        <w:pStyle w:val="Heading2"/>
      </w:pPr>
      <w:bookmarkStart w:id="4671" w:name="_Toc436832836"/>
      <w:r>
        <w:t>Parentheses</w:t>
      </w:r>
      <w:bookmarkEnd w:id="4671"/>
    </w:p>
    <w:p w:rsidR="00256F8F" w:rsidRDefault="00256F8F" w:rsidP="00256F8F">
      <w:r>
        <w:t>Parentheses can be used to override operator precendence.</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r>
      <w:r>
        <w:rPr>
          <w:rFonts w:ascii="Letter Gothic" w:hAnsi="Letter Gothic"/>
          <w:b w:val="0"/>
        </w:rPr>
        <w:tab/>
        <w:t>% the multiplication is done first</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t>% the addition is done first</w:t>
      </w:r>
    </w:p>
    <w:p w:rsidR="00256F8F" w:rsidRPr="00256F8F" w:rsidRDefault="00256F8F" w:rsidP="00256F8F">
      <w:r>
        <w:t xml:space="preserve">Parentheses can also be placed around a variable, anywhere except to the left of an = sign. This can be useful in places where the interpreter may mistake part of a variable for a special keyword. For an example, see </w:t>
      </w:r>
      <w:r>
        <w:rPr>
          <w:b/>
        </w:rPr>
        <w:t>Program Control Commands – For - To - Step / Next</w:t>
      </w:r>
      <w:r>
        <w:t>, below.</w:t>
      </w:r>
    </w:p>
    <w:p w:rsidR="00485F39" w:rsidRPr="00E33967" w:rsidRDefault="00485F39" w:rsidP="00E33967">
      <w:pPr>
        <w:pStyle w:val="Heading1"/>
      </w:pPr>
      <w:bookmarkStart w:id="4672" w:name="_Toc436832837"/>
      <w:r w:rsidRPr="00E33967">
        <w:t>Assignment Operations</w:t>
      </w:r>
      <w:bookmarkEnd w:id="4672"/>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4673" w:name="_Toc436832838"/>
      <w:r>
        <w:t>L</w:t>
      </w:r>
      <w:r w:rsidR="005E290C">
        <w:t>et</w:t>
      </w:r>
      <w:bookmarkEnd w:id="4673"/>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1D5C06" w:rsidRDefault="001D5C06" w:rsidP="001D5C06">
      <w:r>
        <w:t>Second, assignment is</w:t>
      </w:r>
      <w:r w:rsidR="001A3D44">
        <w:t xml:space="preserve"> </w:t>
      </w:r>
      <w:r>
        <w:t xml:space="preserve">faster with the </w:t>
      </w:r>
      <w:r w:rsidRPr="00FC622D">
        <w:rPr>
          <w:b/>
        </w:rPr>
        <w:t>LET</w:t>
      </w:r>
      <w:r>
        <w:t xml:space="preserve"> command than without it.</w:t>
      </w:r>
    </w:p>
    <w:p w:rsidR="000D4EE9" w:rsidRDefault="000D4EE9" w:rsidP="00256F8F">
      <w:pPr>
        <w:keepNext/>
      </w:pPr>
      <w:r w:rsidRPr="000D4EE9">
        <w:rPr>
          <w:b/>
        </w:rPr>
        <w:t>LET</w:t>
      </w:r>
      <w:r>
        <w:t>, either explicit or implied, may be used without the equals sign</w:t>
      </w:r>
      <w:r w:rsidR="00A4241A">
        <w:t xml:space="preserve"> and the expression that follows it</w:t>
      </w:r>
      <w:r>
        <w:t>. This is especially useful if you want to use the increment or decrement operators alone on a line:</w:t>
      </w:r>
    </w:p>
    <w:p w:rsidR="000D4EE9" w:rsidRPr="003B6E0F" w:rsidRDefault="000D4EE9" w:rsidP="00256F8F">
      <w:pPr>
        <w:pStyle w:val="Codeexample"/>
        <w:keepNext/>
        <w:rPr>
          <w:rFonts w:ascii="Letter Gothic" w:hAnsi="Letter Gothic"/>
          <w:b w:val="0"/>
        </w:rPr>
      </w:pPr>
      <w:r w:rsidRPr="003B6E0F">
        <w:rPr>
          <w:rFonts w:ascii="Letter Gothic" w:hAnsi="Letter Gothic"/>
          <w:b w:val="0"/>
        </w:rPr>
        <w:t>++a</w:t>
      </w:r>
      <w:r w:rsidRPr="003B6E0F">
        <w:rPr>
          <w:rFonts w:ascii="Letter Gothic" w:hAnsi="Letter Gothic"/>
          <w:b w:val="0"/>
        </w:rPr>
        <w:tab/>
        <w:t>% same as LET a = a + 1</w:t>
      </w:r>
    </w:p>
    <w:p w:rsidR="000D4EE9" w:rsidRPr="003B6E0F" w:rsidRDefault="000D4EE9" w:rsidP="000D4EE9">
      <w:pPr>
        <w:pStyle w:val="Codeexample"/>
        <w:rPr>
          <w:rFonts w:ascii="Letter Gothic" w:hAnsi="Letter Gothic"/>
          <w:b w:val="0"/>
        </w:rPr>
      </w:pPr>
      <w:r w:rsidRPr="003B6E0F">
        <w:rPr>
          <w:rFonts w:ascii="Letter Gothic" w:hAnsi="Letter Gothic"/>
          <w:b w:val="0"/>
        </w:rPr>
        <w:t>b--</w:t>
      </w:r>
      <w:r w:rsidRPr="003B6E0F">
        <w:rPr>
          <w:rFonts w:ascii="Letter Gothic" w:hAnsi="Letter Gothic"/>
          <w:b w:val="0"/>
        </w:rPr>
        <w:tab/>
        <w:t>% same as LET b = b - 1</w:t>
      </w:r>
    </w:p>
    <w:p w:rsidR="00E75EEE" w:rsidRDefault="00E75EEE" w:rsidP="00E33967">
      <w:pPr>
        <w:pStyle w:val="Heading2"/>
      </w:pPr>
      <w:bookmarkStart w:id="4674" w:name="_Toc436832839"/>
      <w:r>
        <w:t>OpEqual Assignment Operations</w:t>
      </w:r>
      <w:bookmarkEnd w:id="4674"/>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4675" w:name="_Toc436832840"/>
      <w:r>
        <w:t>Math Function</w:t>
      </w:r>
      <w:r w:rsidR="007202D6">
        <w:t>s</w:t>
      </w:r>
      <w:bookmarkEnd w:id="4675"/>
    </w:p>
    <w:p w:rsidR="007202D6" w:rsidRDefault="007202D6" w:rsidP="007202D6">
      <w:r>
        <w:t>Math functions act like numeric variables in a &lt;nexp&gt; (or &lt;lexp&gt;)</w:t>
      </w:r>
      <w:r w:rsidR="001E7F77">
        <w:t>.</w:t>
      </w:r>
    </w:p>
    <w:p w:rsidR="001E7F77" w:rsidRDefault="001E7F77" w:rsidP="00EB1F62">
      <w:pPr>
        <w:pStyle w:val="Heading2"/>
      </w:pPr>
      <w:bookmarkStart w:id="4676" w:name="_Toc436832841"/>
      <w:r>
        <w:t>BOR(&lt;nexp1&gt;, &lt;nexp2&gt;)</w:t>
      </w:r>
      <w:bookmarkEnd w:id="4676"/>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4677" w:name="_Toc436832842"/>
      <w:r>
        <w:t>BAND(&lt;nexp1&gt;, &lt;nexp2&gt;)</w:t>
      </w:r>
      <w:bookmarkEnd w:id="4677"/>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4678" w:name="_Toc436832843"/>
      <w:r>
        <w:t>BXOR(&lt;nexp1&gt;, &lt;nexp2&gt;)</w:t>
      </w:r>
      <w:bookmarkEnd w:id="4678"/>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4679" w:name="_Toc436832844"/>
      <w:r>
        <w:t>BNOT(&lt;nexp&gt;)</w:t>
      </w:r>
      <w:bookmarkEnd w:id="4679"/>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4680" w:name="_Toc436832845"/>
      <w:r w:rsidRPr="00D1460F">
        <w:t>ABS(</w:t>
      </w:r>
      <w:r w:rsidR="007202D6" w:rsidRPr="00D1460F">
        <w:t>&lt;nexp&gt;</w:t>
      </w:r>
      <w:r w:rsidRPr="00D1460F">
        <w:t>)</w:t>
      </w:r>
      <w:bookmarkEnd w:id="4680"/>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4681" w:name="_Toc436832846"/>
      <w:r w:rsidRPr="00D1460F">
        <w:t>S</w:t>
      </w:r>
      <w:r>
        <w:t>GN</w:t>
      </w:r>
      <w:r w:rsidRPr="00D1460F">
        <w:t>(&lt;nexp&gt;)</w:t>
      </w:r>
      <w:bookmarkEnd w:id="4681"/>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430D63" w:rsidRDefault="0093766E" w:rsidP="00EB1F62">
      <w:pPr>
        <w:pStyle w:val="Heading2"/>
      </w:pPr>
      <w:bookmarkStart w:id="4682" w:name="_Toc436832847"/>
      <w:r>
        <w:t>RANDOMIZE</w:t>
      </w:r>
      <w:r w:rsidR="00430D63">
        <w:t>(&lt;nexp&gt;)</w:t>
      </w:r>
      <w:bookmarkEnd w:id="4682"/>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4683" w:name="_Toc436832848"/>
      <w:r w:rsidRPr="00D1460F">
        <w:t>RND</w:t>
      </w:r>
      <w:r w:rsidR="0038180C">
        <w:t>(</w:t>
      </w:r>
      <w:r w:rsidRPr="00D1460F">
        <w:t>)</w:t>
      </w:r>
      <w:bookmarkEnd w:id="4683"/>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256F8F" w:rsidRDefault="00A71BF3" w:rsidP="00A71BF3">
      <w:pPr>
        <w:pStyle w:val="Codeexample"/>
        <w:rPr>
          <w:rFonts w:ascii="Letter Gothic" w:hAnsi="Letter Gothic"/>
          <w:b w:val="0"/>
        </w:rPr>
      </w:pPr>
      <w:r w:rsidRPr="00256F8F">
        <w:rPr>
          <w:rFonts w:ascii="Letter Gothic" w:hAnsi="Letter Gothic"/>
          <w:b w:val="0"/>
        </w:rPr>
        <w:t xml:space="preserve">d = </w:t>
      </w:r>
      <w:r w:rsidR="0024700D" w:rsidRPr="00256F8F">
        <w:rPr>
          <w:rFonts w:ascii="Letter Gothic" w:hAnsi="Letter Gothic"/>
          <w:b w:val="0"/>
        </w:rPr>
        <w:t>FLOOR</w:t>
      </w:r>
      <w:r w:rsidRPr="00256F8F">
        <w:rPr>
          <w:rFonts w:ascii="Letter Gothic" w:hAnsi="Letter Gothic"/>
          <w:b w:val="0"/>
        </w:rPr>
        <w:t>(6 * RND() + 1)</w:t>
      </w:r>
      <w:r w:rsidRPr="00256F8F">
        <w:rPr>
          <w:rFonts w:ascii="Letter Gothic" w:hAnsi="Letter Gothic"/>
          <w:b w:val="0"/>
        </w:rPr>
        <w:tab/>
      </w:r>
      <w:r w:rsidRPr="00256F8F">
        <w:rPr>
          <w:rFonts w:ascii="Letter Gothic" w:hAnsi="Letter Gothic"/>
          <w:b w:val="0"/>
        </w:rPr>
        <w:tab/>
        <w:t>% roll a six-sided die</w:t>
      </w:r>
    </w:p>
    <w:p w:rsidR="00ED67F0" w:rsidRDefault="00ED67F0" w:rsidP="00EB1F62">
      <w:pPr>
        <w:pStyle w:val="Heading2"/>
      </w:pPr>
      <w:bookmarkStart w:id="4684" w:name="_Toc436832849"/>
      <w:r>
        <w:t>MAX(&lt;nexp&gt;, &lt;nexp&gt;)</w:t>
      </w:r>
      <w:bookmarkEnd w:id="4684"/>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4685" w:name="_Toc436832850"/>
      <w:r>
        <w:t>MIN(&lt;nexp&gt;, &lt;nexp&gt;)</w:t>
      </w:r>
      <w:bookmarkEnd w:id="4685"/>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4686" w:name="_Toc436832851"/>
      <w:r w:rsidRPr="00D1460F">
        <w:t>CEIL(</w:t>
      </w:r>
      <w:r w:rsidR="007202D6" w:rsidRPr="00D1460F">
        <w:t>&lt;nexp&gt;</w:t>
      </w:r>
      <w:r w:rsidRPr="00D1460F">
        <w:t>)</w:t>
      </w:r>
      <w:bookmarkEnd w:id="4686"/>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4687" w:name="_Toc436832852"/>
      <w:r w:rsidRPr="00D1460F">
        <w:t>FLOOR(</w:t>
      </w:r>
      <w:r w:rsidR="007202D6" w:rsidRPr="00D1460F">
        <w:t>&lt;nexp&gt;</w:t>
      </w:r>
      <w:r w:rsidRPr="00D1460F">
        <w:t>)</w:t>
      </w:r>
      <w:bookmarkEnd w:id="4687"/>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4688" w:name="_Toc436832853"/>
      <w:r>
        <w:t>INT</w:t>
      </w:r>
      <w:r w:rsidRPr="00D1460F">
        <w:t>(&lt;nexp&gt;)</w:t>
      </w:r>
      <w:bookmarkEnd w:id="4688"/>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4689" w:name="_Toc436832854"/>
      <w:r>
        <w:t>FRAC</w:t>
      </w:r>
      <w:r w:rsidRPr="00D1460F">
        <w:t>(&lt;nexp&gt;)</w:t>
      </w:r>
      <w:bookmarkEnd w:id="4689"/>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4690" w:name="_Toc436832855"/>
      <w:r w:rsidRPr="00D1460F">
        <w:t>MOD(</w:t>
      </w:r>
      <w:r w:rsidR="007202D6" w:rsidRPr="00D1460F">
        <w:t>&lt;nexp</w:t>
      </w:r>
      <w:r w:rsidR="00886784">
        <w:t>1&gt;</w:t>
      </w:r>
      <w:r w:rsidRPr="00D1460F">
        <w:t xml:space="preserve">, </w:t>
      </w:r>
      <w:r w:rsidR="007202D6" w:rsidRPr="00D1460F">
        <w:t>&lt;nexp</w:t>
      </w:r>
      <w:r w:rsidR="00886784">
        <w:t>2&gt;</w:t>
      </w:r>
      <w:r w:rsidRPr="00D1460F">
        <w:t>)</w:t>
      </w:r>
      <w:bookmarkEnd w:id="4690"/>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4691" w:name="_Toc436832856"/>
      <w:r w:rsidRPr="00D1460F">
        <w:t>ROUND(</w:t>
      </w:r>
      <w:r w:rsidR="007202D6" w:rsidRPr="00D1460F">
        <w:t>&lt;</w:t>
      </w:r>
      <w:r w:rsidR="00FC22BC">
        <w:t>value_</w:t>
      </w:r>
      <w:r w:rsidR="007202D6" w:rsidRPr="00D1460F">
        <w:t>nexp&gt;</w:t>
      </w:r>
      <w:r w:rsidR="00FC22BC">
        <w:t>{, &lt;count_nexp&gt;{, &lt;mode_sexp&gt;}}</w:t>
      </w:r>
      <w:r w:rsidRPr="00D1460F">
        <w:t>)</w:t>
      </w:r>
      <w:bookmarkEnd w:id="4691"/>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256F8F" w:rsidRPr="00D1460F" w:rsidRDefault="00256F8F" w:rsidP="00256F8F">
      <w:pPr>
        <w:pStyle w:val="Heading2"/>
      </w:pPr>
      <w:bookmarkStart w:id="4692" w:name="_Toc436832857"/>
      <w:r w:rsidRPr="00D1460F">
        <w:t>SQR(&lt;nexp&gt;)</w:t>
      </w:r>
      <w:bookmarkEnd w:id="4692"/>
      <w:r>
        <w:fldChar w:fldCharType="begin"/>
      </w:r>
      <w:r>
        <w:instrText xml:space="preserve"> XE "</w:instrText>
      </w:r>
      <w:r w:rsidRPr="002C1804">
        <w:instrText>SQR(&lt;nexp&gt;)</w:instrText>
      </w:r>
      <w:r>
        <w:instrText xml:space="preserve">" </w:instrText>
      </w:r>
      <w:r>
        <w:fldChar w:fldCharType="end"/>
      </w:r>
    </w:p>
    <w:p w:rsidR="00256F8F" w:rsidRDefault="00256F8F" w:rsidP="00256F8F">
      <w:r w:rsidRPr="00D1460F">
        <w:t xml:space="preserve">Returns the </w:t>
      </w:r>
      <w:r>
        <w:t>closest double-precision floating-point approximation of the</w:t>
      </w:r>
      <w:r w:rsidRPr="00D1460F">
        <w:t xml:space="preserve"> positive square root of &lt;nexp&gt;.</w:t>
      </w:r>
      <w:r>
        <w:t xml:space="preserve"> </w:t>
      </w:r>
    </w:p>
    <w:p w:rsidR="00256F8F" w:rsidRDefault="00256F8F" w:rsidP="00256F8F">
      <w:pPr>
        <w:pStyle w:val="Heading2"/>
      </w:pPr>
      <w:bookmarkStart w:id="4693" w:name="_Toc436832858"/>
      <w:r>
        <w:t>CBRT(&lt;nexp&gt;)</w:t>
      </w:r>
      <w:bookmarkEnd w:id="4693"/>
      <w:r>
        <w:fldChar w:fldCharType="begin"/>
      </w:r>
      <w:r>
        <w:instrText xml:space="preserve"> XE "</w:instrText>
      </w:r>
      <w:r w:rsidRPr="007D4400">
        <w:instrText>CBRT(&lt;nexp&gt;)</w:instrText>
      </w:r>
      <w:r>
        <w:instrText xml:space="preserve">" </w:instrText>
      </w:r>
      <w:r>
        <w:fldChar w:fldCharType="end"/>
      </w:r>
    </w:p>
    <w:p w:rsidR="00256F8F" w:rsidRPr="003039FC" w:rsidRDefault="00256F8F" w:rsidP="00256F8F">
      <w:r>
        <w:t>Returns the closest double-precision floating-point approximation of the cube root of &lt;nexp&gt;.</w:t>
      </w:r>
    </w:p>
    <w:p w:rsidR="00EF672D" w:rsidRPr="00D1460F" w:rsidRDefault="00EF672D" w:rsidP="00EB1F62">
      <w:pPr>
        <w:pStyle w:val="Heading2"/>
      </w:pPr>
      <w:bookmarkStart w:id="4694" w:name="_Toc436832859"/>
      <w:r w:rsidRPr="00D1460F">
        <w:t>LOG(</w:t>
      </w:r>
      <w:r w:rsidR="007202D6" w:rsidRPr="00D1460F">
        <w:t>&lt;nexp&gt;</w:t>
      </w:r>
      <w:r w:rsidRPr="00D1460F">
        <w:t>)</w:t>
      </w:r>
      <w:bookmarkEnd w:id="4694"/>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4695" w:name="_Toc436832860"/>
      <w:r>
        <w:t>LOG10(&lt;nexp&gt;)</w:t>
      </w:r>
      <w:bookmarkEnd w:id="4695"/>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4696" w:name="_Toc436832861"/>
      <w:r>
        <w:t>EXP(&lt;nexp&gt;)</w:t>
      </w:r>
      <w:bookmarkEnd w:id="4696"/>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4697" w:name="_Toc436832862"/>
      <w:r>
        <w:t>POW(&lt;nexp1&gt;, &lt;nexp2&gt;)</w:t>
      </w:r>
      <w:bookmarkEnd w:id="4697"/>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4698" w:name="_Toc436832863"/>
      <w:r>
        <w:t>HYPOT(&lt;nexp_x&gt;, &lt;nexp_y)</w:t>
      </w:r>
      <w:bookmarkEnd w:id="4698"/>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4699" w:name="_Toc436832864"/>
      <w:r>
        <w:t>PI()</w:t>
      </w:r>
      <w:bookmarkEnd w:id="4699"/>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4700" w:name="_Toc436832865"/>
      <w:r w:rsidRPr="00D1460F">
        <w:t>SIN(</w:t>
      </w:r>
      <w:r w:rsidR="007202D6" w:rsidRPr="00D1460F">
        <w:t>&lt;nexp&gt;</w:t>
      </w:r>
      <w:r w:rsidRPr="00D1460F">
        <w:t>)</w:t>
      </w:r>
      <w:bookmarkEnd w:id="4700"/>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4701" w:name="_Toc436832866"/>
      <w:r w:rsidRPr="00D1460F">
        <w:t>COS(</w:t>
      </w:r>
      <w:r w:rsidR="007202D6" w:rsidRPr="00D1460F">
        <w:t>&lt;nexp&gt;</w:t>
      </w:r>
      <w:r w:rsidRPr="00D1460F">
        <w:t>)</w:t>
      </w:r>
      <w:bookmarkEnd w:id="4701"/>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4702" w:name="_Toc436832867"/>
      <w:r w:rsidRPr="00D1460F">
        <w:t>TAN(</w:t>
      </w:r>
      <w:r w:rsidR="007202D6" w:rsidRPr="00D1460F">
        <w:t>&lt;nexp&gt;</w:t>
      </w:r>
      <w:r w:rsidRPr="00D1460F">
        <w:t>)</w:t>
      </w:r>
      <w:bookmarkEnd w:id="4702"/>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4703" w:name="_Toc436832868"/>
      <w:r w:rsidRPr="00D1460F">
        <w:t>SIN</w:t>
      </w:r>
      <w:r>
        <w:t>H</w:t>
      </w:r>
      <w:r w:rsidRPr="00D1460F">
        <w:t>(&lt;nexp&gt;)</w:t>
      </w:r>
      <w:bookmarkEnd w:id="4703"/>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4704" w:name="_Toc436832869"/>
      <w:r w:rsidRPr="00D1460F">
        <w:t>COS</w:t>
      </w:r>
      <w:r>
        <w:t>H</w:t>
      </w:r>
      <w:r w:rsidRPr="00D1460F">
        <w:t>(&lt;nexp&gt;)</w:t>
      </w:r>
      <w:bookmarkEnd w:id="4704"/>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4705" w:name="_Toc436832870"/>
      <w:r w:rsidRPr="00D1460F">
        <w:t>ASIN(</w:t>
      </w:r>
      <w:r w:rsidR="007202D6" w:rsidRPr="00D1460F">
        <w:t>&lt;nexp&gt;</w:t>
      </w:r>
      <w:r w:rsidRPr="00D1460F">
        <w:t>)</w:t>
      </w:r>
      <w:bookmarkEnd w:id="4705"/>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4706" w:name="_Toc436832871"/>
      <w:r w:rsidRPr="00D1460F">
        <w:t>ACOS</w:t>
      </w:r>
      <w:r w:rsidR="007202D6" w:rsidRPr="00D1460F">
        <w:t>(&lt;nexp&gt;)</w:t>
      </w:r>
      <w:bookmarkEnd w:id="4706"/>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4707" w:name="_Toc436832872"/>
      <w:r w:rsidRPr="00D1460F">
        <w:t>ATAN</w:t>
      </w:r>
      <w:r w:rsidR="007202D6" w:rsidRPr="00D1460F">
        <w:t>(&lt;nexp&gt;)</w:t>
      </w:r>
      <w:bookmarkEnd w:id="4707"/>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4708" w:name="_Toc436832873"/>
      <w:r>
        <w:t>ATAN2(&lt;nexp_y&gt;, &lt;nexp_x&gt;)</w:t>
      </w:r>
      <w:bookmarkEnd w:id="4708"/>
      <w:r w:rsidR="00520661">
        <w:fldChar w:fldCharType="begin"/>
      </w:r>
      <w:r>
        <w:instrText xml:space="preserve"> XE "ATAN2</w:instrText>
      </w:r>
      <w:del w:id="4709" w:author="Sammartano, Marc (BIC USA)" w:date="2015-11-30T16:10:00Z">
        <w:r w:rsidDel="00977684">
          <w:delInstrText xml:space="preserve"> </w:delInstrText>
        </w:r>
      </w:del>
      <w:r>
        <w:instrText>(&lt;nexp_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4710" w:name="_Toc436832874"/>
      <w:r w:rsidRPr="00D1460F">
        <w:t>TODEGREES(&lt;nexp&gt;)</w:t>
      </w:r>
      <w:bookmarkEnd w:id="4710"/>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4711" w:name="_Toc436832875"/>
      <w:r w:rsidRPr="00D1460F">
        <w:t>TORADIANS(&lt;nexp&gt;)</w:t>
      </w:r>
      <w:bookmarkEnd w:id="4711"/>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4712" w:name="_Toc436832876"/>
      <w:r w:rsidRPr="00D1460F">
        <w:t>VAL(&lt;sexp&gt;</w:t>
      </w:r>
      <w:r w:rsidR="00EF672D" w:rsidRPr="00D1460F">
        <w:t>)</w:t>
      </w:r>
      <w:bookmarkEnd w:id="4712"/>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EF672D" w:rsidRPr="00D1460F" w:rsidRDefault="005A349C" w:rsidP="00551AC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p>
    <w:p w:rsidR="003F798B" w:rsidRPr="00D1460F" w:rsidRDefault="00EF672D" w:rsidP="00EB1F62">
      <w:pPr>
        <w:pStyle w:val="Heading2"/>
      </w:pPr>
      <w:bookmarkStart w:id="4713" w:name="_Toc436832877"/>
      <w:r w:rsidRPr="00D1460F">
        <w:t>LEN(</w:t>
      </w:r>
      <w:r w:rsidR="007202D6" w:rsidRPr="00D1460F">
        <w:t>&lt;sexp&gt;</w:t>
      </w:r>
      <w:r w:rsidR="003F798B" w:rsidRPr="00D1460F">
        <w:t>)</w:t>
      </w:r>
      <w:bookmarkEnd w:id="4713"/>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4714" w:name="_Toc436832878"/>
      <w:r w:rsidRPr="00FB766E">
        <w:t>HEX(&lt;sexp&gt;)</w:t>
      </w:r>
      <w:bookmarkEnd w:id="4714"/>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p>
    <w:p w:rsidR="007D0BE8" w:rsidRDefault="007D0BE8" w:rsidP="00EB1F62">
      <w:pPr>
        <w:pStyle w:val="Heading2"/>
      </w:pPr>
      <w:bookmarkStart w:id="4715" w:name="_Toc436832879"/>
      <w:r>
        <w:t>OCT(&lt;sexp&gt;)</w:t>
      </w:r>
      <w:bookmarkEnd w:id="4715"/>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p>
    <w:p w:rsidR="007D0BE8" w:rsidRDefault="007D0BE8" w:rsidP="00EB1F62">
      <w:pPr>
        <w:pStyle w:val="Heading2"/>
      </w:pPr>
      <w:bookmarkStart w:id="4716" w:name="_Toc436832880"/>
      <w:r>
        <w:t>BIN(&lt;sexp&gt;)</w:t>
      </w:r>
      <w:bookmarkEnd w:id="4716"/>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p>
    <w:p w:rsidR="00A64EFA" w:rsidRDefault="00CD2EA5" w:rsidP="00EB1F62">
      <w:pPr>
        <w:pStyle w:val="Heading2"/>
      </w:pPr>
      <w:bookmarkStart w:id="4717" w:name="_Toc436832881"/>
      <w:r>
        <w:t>SHIFT</w:t>
      </w:r>
      <w:r w:rsidR="00A64EFA">
        <w:t>(&lt;value_nexp&gt;, &lt;bits_nexp&gt;)</w:t>
      </w:r>
      <w:bookmarkEnd w:id="4717"/>
      <w:r w:rsidR="00520661">
        <w:fldChar w:fldCharType="begin"/>
      </w:r>
      <w:r w:rsidR="00A64EFA">
        <w:instrText xml:space="preserve"> XE "</w:instrText>
      </w:r>
      <w:r w:rsidR="00A64EFA" w:rsidRPr="000727C3">
        <w:instrText>SHIFT</w:instrText>
      </w:r>
      <w:del w:id="4718" w:author="Sammartano, Marc (BIC USA)" w:date="2015-11-30T16:11:00Z">
        <w:r w:rsidR="00A64EFA" w:rsidRPr="000727C3" w:rsidDel="00977684">
          <w:delInstrText xml:space="preserve"> </w:delInstrText>
        </w:r>
      </w:del>
      <w:r w:rsidR="00A64EFA" w:rsidRPr="000727C3">
        <w:instrText>(&lt;value_nexp&gt;,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4719" w:name="_Toc436832882"/>
      <w:r>
        <w:t>ASCII(&lt;sexp&gt;</w:t>
      </w:r>
      <w:r w:rsidR="00FB430A">
        <w:t>{, &lt;index_nexp&gt;}</w:t>
      </w:r>
      <w:r>
        <w:t>)</w:t>
      </w:r>
      <w:bookmarkEnd w:id="4719"/>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4720" w:name="_Toc436832883"/>
      <w:r>
        <w:t>UCODE(&lt;sexp&gt;</w:t>
      </w:r>
      <w:r w:rsidR="00FB430A">
        <w:t>{, &lt;index_nexp&gt;}</w:t>
      </w:r>
      <w:r>
        <w:t>)</w:t>
      </w:r>
      <w:bookmarkEnd w:id="4720"/>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4721" w:name="_Toc436832884"/>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4721"/>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4722" w:name="_Toc436832885"/>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4722"/>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del w:id="4723" w:author="Sammartano, Marc (BIC USA)" w:date="2015-11-30T16:10:00Z">
        <w:r w:rsidR="00E1326B" w:rsidRPr="00EB7809" w:rsidDel="00977684">
          <w:delInstrText xml:space="preserve"> </w:delInstrText>
        </w:r>
      </w:del>
      <w:r w:rsidR="00E1326B" w:rsidRPr="00EB7809">
        <w:instrText>(&lt;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4724" w:name="_Toc436832886"/>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4724"/>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4725" w:name="_Toc436832887"/>
      <w:r>
        <w:t>G</w:t>
      </w:r>
      <w:r w:rsidR="00AB2F8A">
        <w:t>R</w:t>
      </w:r>
      <w:r w:rsidR="00CD2EA5">
        <w:t>_</w:t>
      </w:r>
      <w:r w:rsidR="00AB2F8A">
        <w:t>COLLISION</w:t>
      </w:r>
      <w:r w:rsidR="008545F3">
        <w:t>(&lt;object_1_nvar&gt;, &lt;object_2_n</w:t>
      </w:r>
      <w:r>
        <w:t>va</w:t>
      </w:r>
      <w:r w:rsidR="008545F3">
        <w:t>r&gt;)</w:t>
      </w:r>
      <w:bookmarkEnd w:id="4725"/>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del w:id="4726" w:author="Sammartano, Marc (BIC USA)" w:date="2015-11-30T16:10:00Z">
        <w:r w:rsidR="00AB2F8A" w:rsidRPr="002D0058" w:rsidDel="00977684">
          <w:delInstrText xml:space="preserve"> </w:delInstrText>
        </w:r>
      </w:del>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A94111">
        <w:t xml:space="preserve"> point,</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4727" w:name="_Toc436832888"/>
      <w:r>
        <w:t>B</w:t>
      </w:r>
      <w:r w:rsidR="00AB2F8A">
        <w:t>ACKGROUND</w:t>
      </w:r>
      <w:r>
        <w:t>()</w:t>
      </w:r>
      <w:bookmarkEnd w:id="4727"/>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w:t>
      </w:r>
      <w:r w:rsidRPr="0043083C">
        <w:rPr>
          <w:b/>
        </w:rPr>
        <w:t>B</w:t>
      </w:r>
      <w:r w:rsidR="00AB2F8A" w:rsidRPr="0043083C">
        <w:rPr>
          <w:b/>
        </w:rPr>
        <w:t>ACKGROUND</w:t>
      </w:r>
      <w:r w:rsidRPr="0043083C">
        <w:rPr>
          <w:b/>
        </w:rPr>
        <w:t>()</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3083C" w:rsidRDefault="00426CB2" w:rsidP="007B2223">
      <w:pPr>
        <w:pStyle w:val="Codeexample"/>
        <w:rPr>
          <w:rFonts w:ascii="Letter Gothic" w:hAnsi="Letter Gothic"/>
          <w:b w:val="0"/>
        </w:rPr>
      </w:pPr>
      <w:r w:rsidRPr="0043083C">
        <w:rPr>
          <w:rFonts w:ascii="Letter Gothic" w:hAnsi="Letter Gothic"/>
          <w:b w:val="0"/>
        </w:rPr>
        <w:t>I</w:t>
      </w:r>
      <w:r w:rsidR="0043083C">
        <w:rPr>
          <w:rFonts w:ascii="Letter Gothic" w:hAnsi="Letter Gothic"/>
          <w:b w:val="0"/>
        </w:rPr>
        <w:t>F</w:t>
      </w:r>
      <w:r w:rsidRPr="0043083C">
        <w:rPr>
          <w:rFonts w:ascii="Letter Gothic" w:hAnsi="Letter Gothic"/>
          <w:b w:val="0"/>
        </w:rPr>
        <w:t xml:space="preserve"> !</w:t>
      </w:r>
      <w:r w:rsidR="0043083C">
        <w:rPr>
          <w:rFonts w:ascii="Letter Gothic" w:hAnsi="Letter Gothic"/>
          <w:b w:val="0"/>
        </w:rPr>
        <w:t>BACKGROUND</w:t>
      </w:r>
      <w:r w:rsidR="00BB7496" w:rsidRPr="0043083C">
        <w:rPr>
          <w:rFonts w:ascii="Letter Gothic" w:hAnsi="Letter Gothic"/>
          <w:b w:val="0"/>
        </w:rPr>
        <w:t>()</w:t>
      </w:r>
      <w:r w:rsidRPr="0043083C">
        <w:rPr>
          <w:rFonts w:ascii="Letter Gothic" w:hAnsi="Letter Gothic"/>
          <w:b w:val="0"/>
        </w:rPr>
        <w:t xml:space="preserve"> </w:t>
      </w:r>
      <w:r w:rsidR="0043083C">
        <w:rPr>
          <w:rFonts w:ascii="Letter Gothic" w:hAnsi="Letter Gothic"/>
          <w:b w:val="0"/>
        </w:rPr>
        <w:t>THEN</w:t>
      </w:r>
      <w:r w:rsidRPr="0043083C">
        <w:rPr>
          <w:rFonts w:ascii="Letter Gothic" w:hAnsi="Letter Gothic"/>
          <w:b w:val="0"/>
        </w:rPr>
        <w:t xml:space="preserve"> </w:t>
      </w:r>
      <w:r w:rsidR="0043083C">
        <w:rPr>
          <w:rFonts w:ascii="Letter Gothic" w:hAnsi="Letter Gothic"/>
          <w:b w:val="0"/>
        </w:rPr>
        <w:t>GR</w:t>
      </w:r>
      <w:r w:rsidRPr="0043083C">
        <w:rPr>
          <w:rFonts w:ascii="Letter Gothic" w:hAnsi="Letter Gothic"/>
          <w:b w:val="0"/>
        </w:rPr>
        <w:t>.</w:t>
      </w:r>
      <w:r w:rsidR="0043083C">
        <w:rPr>
          <w:rFonts w:ascii="Letter Gothic" w:hAnsi="Letter Gothic"/>
          <w:b w:val="0"/>
        </w:rPr>
        <w:t>RENDER</w:t>
      </w:r>
    </w:p>
    <w:p w:rsidR="00E61DD6" w:rsidRDefault="00E61DD6" w:rsidP="00E61DD6">
      <w:pPr>
        <w:pStyle w:val="Heading1"/>
      </w:pPr>
      <w:bookmarkStart w:id="4728" w:name="_Toc436832889"/>
      <w:r>
        <w:t>Time</w:t>
      </w:r>
      <w:r w:rsidRPr="00D1460F">
        <w:t xml:space="preserve"> Functions</w:t>
      </w:r>
      <w:bookmarkEnd w:id="4728"/>
    </w:p>
    <w:p w:rsidR="00E61DD6" w:rsidRDefault="00E61DD6" w:rsidP="00E61DD6">
      <w:pPr>
        <w:pStyle w:val="Heading2"/>
      </w:pPr>
      <w:bookmarkStart w:id="4729" w:name="_Toc436832890"/>
      <w:r>
        <w:t>CLOCK()</w:t>
      </w:r>
      <w:bookmarkEnd w:id="4729"/>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4730" w:name="_Toc436832891"/>
      <w:r>
        <w:t>TIME()</w:t>
      </w:r>
      <w:bookmarkEnd w:id="4730"/>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4731" w:name="_Toc436832892"/>
      <w:r>
        <w:t>TIME(&lt;year_exp&gt;, &lt;month_exp&gt;, &lt;day_exp&gt;, &lt;hour_exp&gt;, &lt;minute_exp&gt;, &lt;second_exp&gt;)</w:t>
      </w:r>
      <w:bookmarkEnd w:id="4731"/>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4732" w:name="_Toc436832893"/>
      <w:r w:rsidRPr="00D1460F">
        <w:t>String Functions</w:t>
      </w:r>
      <w:bookmarkEnd w:id="4732"/>
    </w:p>
    <w:p w:rsidR="00633A72" w:rsidRDefault="001505BE" w:rsidP="00EB1F62">
      <w:pPr>
        <w:pStyle w:val="Heading2"/>
      </w:pPr>
      <w:bookmarkStart w:id="4733" w:name="_Toc436832894"/>
      <w:r>
        <w:t>GETERROR</w:t>
      </w:r>
      <w:r w:rsidR="00633A72">
        <w:t>$()</w:t>
      </w:r>
      <w:bookmarkEnd w:id="4733"/>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the error message that was not printed due to an </w:t>
      </w:r>
      <w:r w:rsidR="00F5651B">
        <w:t>"</w:t>
      </w:r>
      <w:r>
        <w:t>onError</w:t>
      </w:r>
      <w:r w:rsidR="00F5651B">
        <w:t>"</w:t>
      </w:r>
      <w:r>
        <w:t xml:space="preserve"> intercept.</w:t>
      </w:r>
    </w:p>
    <w:p w:rsidR="00633A72" w:rsidRPr="00633A72" w:rsidRDefault="006150A2" w:rsidP="00633A72">
      <w:r>
        <w:t xml:space="preserve">This function can also be used to get an error message when </w:t>
      </w:r>
      <w:r>
        <w:rPr>
          <w:b/>
        </w:rPr>
        <w:t>Text.open</w:t>
      </w:r>
      <w:r>
        <w:t xml:space="preserve">, </w:t>
      </w:r>
      <w:r>
        <w:rPr>
          <w:b/>
        </w:rPr>
        <w:t>Byte.open</w:t>
      </w:r>
      <w:r>
        <w:t xml:space="preserve">, or </w:t>
      </w:r>
      <w:r>
        <w:rPr>
          <w:b/>
        </w:rPr>
        <w:t>GPS.OPEN</w:t>
      </w:r>
      <w:r>
        <w:t xml:space="preserve"> fails.</w:t>
      </w:r>
    </w:p>
    <w:p w:rsidR="00EF672D" w:rsidRPr="001A7162" w:rsidRDefault="00EF672D" w:rsidP="001A7162">
      <w:pPr>
        <w:pStyle w:val="Heading2"/>
        <w:rPr>
          <w:szCs w:val="20"/>
        </w:rPr>
      </w:pPr>
      <w:bookmarkStart w:id="4734" w:name="_Toc436832895"/>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4734"/>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del w:id="4735" w:author="Sammartano, Marc (BIC USA)" w:date="2015-11-30T16:11:00Z">
        <w:r w:rsidR="007D14F2" w:rsidRPr="001A7162" w:rsidDel="00977684">
          <w:delInstrText xml:space="preserve"> </w:delInstrText>
        </w:r>
      </w:del>
      <w:r w:rsidR="007D14F2" w:rsidRPr="001A7162">
        <w:instrText>(&lt;nexp&gt;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Pr="0043083C" w:rsidRDefault="004E6090" w:rsidP="0043083C">
      <w:pPr>
        <w:pStyle w:val="Codeexample"/>
        <w:rPr>
          <w:rFonts w:ascii="Letter Gothic" w:hAnsi="Letter Gothic"/>
          <w:b w:val="0"/>
        </w:rPr>
      </w:pPr>
      <w:r w:rsidRPr="0043083C">
        <w:rPr>
          <w:rFonts w:ascii="Letter Gothic" w:hAnsi="Letter Gothic"/>
          <w:b w:val="0"/>
        </w:rPr>
        <w:t>PRI</w:t>
      </w:r>
      <w:r w:rsidR="00E86944" w:rsidRPr="0043083C">
        <w:rPr>
          <w:rFonts w:ascii="Letter Gothic" w:hAnsi="Letter Gothic"/>
          <w:b w:val="0"/>
        </w:rPr>
        <w:t>NT CHR$(16*4 + 3)</w:t>
      </w:r>
      <w:r w:rsidR="00E86944" w:rsidRPr="0043083C">
        <w:rPr>
          <w:rFonts w:ascii="Letter Gothic" w:hAnsi="Letter Gothic"/>
          <w:b w:val="0"/>
        </w:rPr>
        <w:tab/>
      </w:r>
      <w:r w:rsidR="00E86944" w:rsidRPr="0043083C">
        <w:rPr>
          <w:rFonts w:ascii="Letter Gothic" w:hAnsi="Letter Gothic"/>
          <w:b w:val="0"/>
        </w:rPr>
        <w:tab/>
      </w:r>
      <w:r w:rsidRPr="0043083C">
        <w:rPr>
          <w:rFonts w:ascii="Letter Gothic" w:hAnsi="Letter Gothic"/>
          <w:b w:val="0"/>
        </w:rPr>
        <w:t xml:space="preserve">% Hexadecimal 43 is the character "C". This prints: </w:t>
      </w:r>
      <w:r w:rsidRPr="0043083C">
        <w:rPr>
          <w:rFonts w:asciiTheme="minorHAnsi" w:hAnsiTheme="minorHAnsi"/>
        </w:rPr>
        <w:t>C</w:t>
      </w:r>
    </w:p>
    <w:p w:rsidR="004E6090" w:rsidRPr="0043083C" w:rsidRDefault="004E6090" w:rsidP="0043083C">
      <w:pPr>
        <w:pStyle w:val="Codeexample"/>
        <w:rPr>
          <w:rFonts w:ascii="Letter Gothic" w:hAnsi="Letter Gothic"/>
          <w:b w:val="0"/>
        </w:rPr>
      </w:pPr>
      <w:r w:rsidRPr="0043083C">
        <w:rPr>
          <w:rFonts w:ascii="Letter Gothic" w:hAnsi="Letter Gothic"/>
          <w:b w:val="0"/>
        </w:rPr>
        <w:t>PRINT CHR$(945, 946</w:t>
      </w:r>
      <w:r w:rsidR="00E86944" w:rsidRPr="0043083C">
        <w:rPr>
          <w:rFonts w:ascii="Letter Gothic" w:hAnsi="Letter Gothic"/>
          <w:b w:val="0"/>
        </w:rPr>
        <w:t>)</w:t>
      </w:r>
      <w:r w:rsidR="00E86944" w:rsidRPr="0043083C">
        <w:rPr>
          <w:rFonts w:ascii="Letter Gothic" w:hAnsi="Letter Gothic"/>
          <w:b w:val="0"/>
        </w:rPr>
        <w:tab/>
      </w:r>
      <w:r w:rsidRPr="0043083C">
        <w:rPr>
          <w:rFonts w:ascii="Letter Gothic" w:hAnsi="Letter Gothic"/>
          <w:b w:val="0"/>
        </w:rPr>
        <w:tab/>
        <w:t xml:space="preserve">% </w:t>
      </w:r>
      <w:r w:rsidR="00E86944" w:rsidRPr="0043083C">
        <w:rPr>
          <w:rFonts w:ascii="Letter Gothic" w:hAnsi="Letter Gothic"/>
          <w:b w:val="0"/>
        </w:rPr>
        <w:t xml:space="preserve">Decimal for the characters </w:t>
      </w:r>
      <w:r w:rsidRPr="0043083C">
        <w:rPr>
          <w:rFonts w:ascii="Letter Gothic" w:hAnsi="Letter Gothic"/>
          <w:b w:val="0"/>
        </w:rPr>
        <w:t>alpha and beta:</w:t>
      </w:r>
      <w:r w:rsidR="00E86944" w:rsidRPr="0043083C">
        <w:rPr>
          <w:rFonts w:ascii="Letter Gothic" w:hAnsi="Letter Gothic"/>
          <w:b w:val="0"/>
        </w:rPr>
        <w:t xml:space="preserve"> Prints:</w:t>
      </w:r>
      <w:r w:rsidRPr="0043083C">
        <w:rPr>
          <w:rFonts w:ascii="Letter Gothic" w:hAnsi="Letter Gothic"/>
          <w:b w:val="0"/>
        </w:rPr>
        <w:t xml:space="preserve"> </w:t>
      </w:r>
      <w:r w:rsidRPr="0043083C">
        <w:rPr>
          <w:rFonts w:asciiTheme="minorHAnsi" w:hAnsiTheme="minorHAnsi" w:cs="Calibri"/>
        </w:rPr>
        <w:t>αβ</w:t>
      </w:r>
    </w:p>
    <w:p w:rsidR="00EF672D" w:rsidRPr="00D1460F" w:rsidRDefault="00AF288A" w:rsidP="00EB1F62">
      <w:pPr>
        <w:pStyle w:val="Heading2"/>
        <w:rPr>
          <w:rFonts w:eastAsia="Times New Roman"/>
        </w:rPr>
      </w:pPr>
      <w:bookmarkStart w:id="4736" w:name="_Toc436832896"/>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4736"/>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del w:id="4737" w:author="Sammartano, Marc (BIC USA)" w:date="2015-11-30T16:11:00Z">
        <w:r w:rsidRPr="003A0B9E" w:rsidDel="00977684">
          <w:rPr>
            <w:rFonts w:eastAsia="Times New Roman"/>
          </w:rPr>
          <w:delInstrText xml:space="preserve"> </w:delInstrText>
        </w:r>
      </w:del>
      <w:r w:rsidRPr="003A0B9E">
        <w:rPr>
          <w:rFonts w:eastAsia="Times New Roman"/>
        </w:rPr>
        <w:instrText>(</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156EC7">
      <w:pPr>
        <w:pStyle w:val="ListParagraph"/>
        <w:numPr>
          <w:ilvl w:val="0"/>
          <w:numId w:val="28"/>
        </w:numPr>
      </w:pPr>
      <w:r>
        <w:t>If the count</w:t>
      </w:r>
      <w:r w:rsidR="00304263">
        <w:t xml:space="preserve"> is greater than 0, </w:t>
      </w:r>
      <w:r>
        <w:t>return &lt;count_nexp&gt; characters</w:t>
      </w:r>
      <w:r w:rsidR="00304263">
        <w:t>, counting from the left.</w:t>
      </w:r>
    </w:p>
    <w:p w:rsidR="0058054A" w:rsidRDefault="00085B6B" w:rsidP="00156EC7">
      <w:pPr>
        <w:pStyle w:val="ListParagraph"/>
        <w:numPr>
          <w:ilvl w:val="0"/>
          <w:numId w:val="28"/>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156EC7">
      <w:pPr>
        <w:pStyle w:val="ListParagraph"/>
        <w:numPr>
          <w:ilvl w:val="0"/>
          <w:numId w:val="28"/>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156EC7">
      <w:pPr>
        <w:pStyle w:val="ListParagraph"/>
        <w:numPr>
          <w:ilvl w:val="0"/>
          <w:numId w:val="28"/>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4738" w:name="_Toc436832897"/>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4738"/>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w:t>
      </w:r>
      <w:r w:rsidRPr="0043083C">
        <w:rPr>
          <w:rFonts w:ascii="Letter Gothic" w:hAnsi="Letter Gothic" w:cs="Courier New"/>
          <w:b w:val="0"/>
        </w:rPr>
        <w:tab/>
      </w:r>
      <w:r w:rsidRPr="0043083C">
        <w:rPr>
          <w:rFonts w:ascii="Letter Gothic" w:hAnsi="Letter Gothic" w:cs="Courier New"/>
          <w:b w:val="0"/>
        </w:rPr>
        <w:tab/>
        <w:t>% a$ is "inner"</w:t>
      </w:r>
    </w:p>
    <w:p w:rsidR="00E32DC5" w:rsidRDefault="009D1191" w:rsidP="00E32DC5">
      <w:r>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156EC7">
      <w:pPr>
        <w:pStyle w:val="ListParagraph"/>
        <w:numPr>
          <w:ilvl w:val="0"/>
          <w:numId w:val="29"/>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156EC7">
      <w:pPr>
        <w:pStyle w:val="ListParagraph"/>
        <w:numPr>
          <w:ilvl w:val="0"/>
          <w:numId w:val="29"/>
        </w:numPr>
      </w:pPr>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156EC7">
      <w:pPr>
        <w:pStyle w:val="ListParagraph"/>
        <w:numPr>
          <w:ilvl w:val="0"/>
          <w:numId w:val="29"/>
        </w:numPr>
      </w:pPr>
      <w:r>
        <w:t>If the count is 0, return an empty string ("</w:t>
      </w:r>
      <w:r w:rsidRPr="00D1460F">
        <w:t>")</w:t>
      </w:r>
      <w:r>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4,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2E4FBC"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3, 0)</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w:t>
      </w:r>
    </w:p>
    <w:p w:rsidR="00EF672D" w:rsidRPr="00D1460F" w:rsidRDefault="00EF672D" w:rsidP="00EB1F62">
      <w:pPr>
        <w:pStyle w:val="Heading2"/>
        <w:rPr>
          <w:rFonts w:eastAsia="Times New Roman"/>
        </w:rPr>
      </w:pPr>
      <w:bookmarkStart w:id="4739" w:name="_Toc436832898"/>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4739"/>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156EC7">
      <w:pPr>
        <w:pStyle w:val="ListParagraph"/>
        <w:numPr>
          <w:ilvl w:val="0"/>
          <w:numId w:val="29"/>
        </w:numPr>
      </w:pPr>
      <w:r>
        <w:t>If the count</w:t>
      </w:r>
      <w:r w:rsidR="00C5691C">
        <w:t xml:space="preserve"> is greater than 0, </w:t>
      </w:r>
      <w:r>
        <w:t>return &lt;count_nexp&gt; characters</w:t>
      </w:r>
      <w:r w:rsidR="00C5691C">
        <w:t>, counting from the right.</w:t>
      </w:r>
    </w:p>
    <w:p w:rsidR="00C5691C" w:rsidRDefault="0012196B" w:rsidP="00156EC7">
      <w:pPr>
        <w:pStyle w:val="ListParagraph"/>
        <w:numPr>
          <w:ilvl w:val="0"/>
          <w:numId w:val="29"/>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156EC7">
      <w:pPr>
        <w:pStyle w:val="ListParagraph"/>
        <w:numPr>
          <w:ilvl w:val="0"/>
          <w:numId w:val="29"/>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156EC7">
      <w:pPr>
        <w:pStyle w:val="ListParagraph"/>
        <w:numPr>
          <w:ilvl w:val="0"/>
          <w:numId w:val="29"/>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4740" w:name="_Toc436832899"/>
      <w:r>
        <w:rPr>
          <w:rFonts w:eastAsia="Times New Roman"/>
        </w:rPr>
        <w:t>REPLACE$(&lt;sexp&gt;, &lt;argument_sexp&gt;, &lt;replace_sexp&gt;)</w:t>
      </w:r>
      <w:bookmarkEnd w:id="4740"/>
      <w:r w:rsidR="00520661">
        <w:rPr>
          <w:rFonts w:eastAsia="Times New Roman"/>
        </w:rPr>
        <w:fldChar w:fldCharType="begin"/>
      </w:r>
      <w:r>
        <w:instrText xml:space="preserve"> XE "</w:instrText>
      </w:r>
      <w:r w:rsidRPr="009B6464">
        <w:rPr>
          <w:rFonts w:eastAsia="Times New Roman"/>
        </w:rPr>
        <w:instrText>REPLACE$( &lt;sexp&gt;,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&lt;sexp&gt; with all instances of &lt;argument_sexp&gt; replaced with &lt;replace_sexp&gt;.</w:t>
      </w:r>
    </w:p>
    <w:p w:rsidR="004C2414" w:rsidRDefault="004C2414" w:rsidP="004C2414">
      <w:pPr>
        <w:pStyle w:val="Heading2"/>
      </w:pPr>
      <w:bookmarkStart w:id="4741" w:name="_Toc436832900"/>
      <w:r>
        <w:rPr>
          <w:szCs w:val="20"/>
        </w:rPr>
        <w:t>TRIM</w:t>
      </w:r>
      <w:r w:rsidRPr="001A7162">
        <w:rPr>
          <w:szCs w:val="20"/>
        </w:rPr>
        <w:t>$</w:t>
      </w:r>
      <w:r w:rsidRPr="001A7162">
        <w:t>(</w:t>
      </w:r>
      <w:r>
        <w:t>&lt;s</w:t>
      </w:r>
      <w:r w:rsidRPr="001A7162">
        <w:t>exp&gt;</w:t>
      </w:r>
      <w:r>
        <w:t>{, &lt;test_sexp&gt;}</w:t>
      </w:r>
      <w:r w:rsidRPr="001A7162">
        <w:t>)</w:t>
      </w:r>
      <w:bookmarkEnd w:id="4741"/>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4C2414" w:rsidRDefault="004C2414" w:rsidP="004C2414">
      <w:r>
        <w:t>Returns &lt;sexp&gt; with l</w:t>
      </w:r>
      <w:r w:rsidRPr="000A24BA">
        <w:t xml:space="preserve">eading and trailing </w:t>
      </w:r>
      <w:r>
        <w:t>occurrences of &lt;test_sexp&gt; removed.</w:t>
      </w:r>
    </w:p>
    <w:p w:rsidR="00287148" w:rsidRDefault="00287148" w:rsidP="004C2414">
      <w:r>
        <w:t>The expression to trim off, &lt;test_sexp&gt;, is optional. If omitted, all leading and trailing whitespace is removed. That is, the default &lt;test_sexp&gt; is the regular expression "\s+", which means "all whitespace". To use this regular expression in a BASIC! string, you must write it "\\s+" (escape the backslash).</w:t>
      </w:r>
    </w:p>
    <w:p w:rsidR="00287148" w:rsidRDefault="00287148" w:rsidP="004C2414">
      <w:r>
        <w:t xml:space="preserve">As with the </w:t>
      </w:r>
      <w:r w:rsidRPr="00287148">
        <w:rPr>
          <w:b/>
        </w:rPr>
        <w:t>WORD$()</w:t>
      </w:r>
      <w:r>
        <w:t xml:space="preserve"> function and the </w:t>
      </w:r>
      <w:r w:rsidRPr="00287148">
        <w:rPr>
          <w:b/>
        </w:rPr>
        <w:t>SPLIT</w:t>
      </w:r>
      <w:r>
        <w:t xml:space="preserve"> command, the &lt;test_exp&gt; is a regular expression. </w:t>
      </w:r>
      <w:r w:rsidRPr="000A24BA">
        <w:t xml:space="preserve">See </w:t>
      </w:r>
      <w:r w:rsidRPr="0043083C">
        <w:rPr>
          <w:b/>
        </w:rPr>
        <w:t>Split</w:t>
      </w:r>
      <w:r w:rsidRPr="000A24BA">
        <w:t xml:space="preserve"> for a note about Regular </w:t>
      </w:r>
      <w:r>
        <w:t>Expressions</w:t>
      </w:r>
      <w:r w:rsidRPr="000A24BA">
        <w:t>.</w:t>
      </w:r>
    </w:p>
    <w:p w:rsidR="00322938" w:rsidRDefault="00322938" w:rsidP="00322938">
      <w:pPr>
        <w:pStyle w:val="Heading2"/>
      </w:pPr>
      <w:bookmarkStart w:id="4742" w:name="_Toc436832901"/>
      <w:r>
        <w:rPr>
          <w:szCs w:val="20"/>
        </w:rPr>
        <w:t>LTRIM</w:t>
      </w:r>
      <w:r w:rsidRPr="001A7162">
        <w:rPr>
          <w:szCs w:val="20"/>
        </w:rPr>
        <w:t>$</w:t>
      </w:r>
      <w:r w:rsidRPr="001A7162">
        <w:t>(</w:t>
      </w:r>
      <w:r>
        <w:t>&lt;s</w:t>
      </w:r>
      <w:r w:rsidRPr="001A7162">
        <w:t>exp&gt;</w:t>
      </w:r>
      <w:r>
        <w:t>{, &lt;test_sexp&gt;}</w:t>
      </w:r>
      <w:r w:rsidRPr="001A7162">
        <w:t>)</w:t>
      </w:r>
      <w:bookmarkEnd w:id="4742"/>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Default="00322938" w:rsidP="00322938">
      <w:pPr>
        <w:pStyle w:val="Heading2"/>
      </w:pPr>
      <w:bookmarkStart w:id="4743" w:name="_Toc436832902"/>
      <w:r>
        <w:rPr>
          <w:szCs w:val="20"/>
        </w:rPr>
        <w:t>RTRIM</w:t>
      </w:r>
      <w:r w:rsidRPr="001A7162">
        <w:rPr>
          <w:szCs w:val="20"/>
        </w:rPr>
        <w:t>$</w:t>
      </w:r>
      <w:r w:rsidRPr="001A7162">
        <w:t>(</w:t>
      </w:r>
      <w:r>
        <w:t>&lt;s</w:t>
      </w:r>
      <w:r w:rsidRPr="001A7162">
        <w:t>exp&gt;</w:t>
      </w:r>
      <w:r>
        <w:t>{, &lt;test_sexp&gt;}</w:t>
      </w:r>
      <w:r w:rsidRPr="001A7162">
        <w:t>)</w:t>
      </w:r>
      <w:bookmarkEnd w:id="4743"/>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Pr="004C2414" w:rsidRDefault="00322938" w:rsidP="004C2414">
      <w:r>
        <w:t xml:space="preserve">Exactly like </w:t>
      </w:r>
      <w:r w:rsidRPr="00322938">
        <w:rPr>
          <w:b/>
        </w:rPr>
        <w:t>TRIM$()</w:t>
      </w:r>
      <w:r>
        <w:t xml:space="preserve">, except that </w:t>
      </w:r>
      <w:r w:rsidRPr="00322938">
        <w:rPr>
          <w:b/>
        </w:rPr>
        <w:t>LTRIM$()</w:t>
      </w:r>
      <w:r>
        <w:t xml:space="preserve"> trims only the left end of the source string &lt;sexp&gt;, while </w:t>
      </w:r>
      <w:r w:rsidRPr="00322938">
        <w:rPr>
          <w:b/>
        </w:rPr>
        <w:t>RTRIM$()</w:t>
      </w:r>
      <w:r>
        <w:t xml:space="preserve"> trims only the right end.</w:t>
      </w:r>
    </w:p>
    <w:p w:rsidR="000A24BA" w:rsidRPr="000A24BA" w:rsidRDefault="000A24BA" w:rsidP="000A24BA">
      <w:pPr>
        <w:pStyle w:val="Heading2"/>
        <w:rPr>
          <w:rFonts w:eastAsia="Times New Roman"/>
        </w:rPr>
      </w:pPr>
      <w:bookmarkStart w:id="4744" w:name="_Toc436832903"/>
      <w:r w:rsidRPr="000A24BA">
        <w:rPr>
          <w:rFonts w:eastAsia="Times New Roman"/>
        </w:rPr>
        <w:t>WORD$(&lt;source_sexp&gt;, &lt;n_nexp&gt; {, &lt;</w:t>
      </w:r>
      <w:r w:rsidR="009503FB">
        <w:rPr>
          <w:rFonts w:eastAsia="Times New Roman"/>
        </w:rPr>
        <w:t>test</w:t>
      </w:r>
      <w:r w:rsidRPr="000A24BA">
        <w:rPr>
          <w:rFonts w:eastAsia="Times New Roman"/>
        </w:rPr>
        <w:t>_sexp&gt;})</w:t>
      </w:r>
      <w:bookmarkEnd w:id="4744"/>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43083C" w:rsidRDefault="00514A7D" w:rsidP="00514A7D">
      <w:pPr>
        <w:pStyle w:val="Codeexample"/>
        <w:rPr>
          <w:rFonts w:ascii="Letter Gothic" w:hAnsi="Letter Gothic"/>
          <w:b w:val="0"/>
        </w:rPr>
      </w:pPr>
      <w:r w:rsidRPr="0043083C">
        <w:rPr>
          <w:rFonts w:ascii="Letter Gothic" w:hAnsi="Letter Gothic"/>
          <w:b w:val="0"/>
        </w:rPr>
        <w:t>string$ = "The quick brown fox"</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w:t>
      </w:r>
      <w:r w:rsidR="002A7225" w:rsidRPr="0043083C">
        <w:rPr>
          <w:rFonts w:ascii="Letter Gothic" w:hAnsi="Letter Gothic"/>
          <w:b w:val="0"/>
        </w:rPr>
        <w:t>$</w:t>
      </w:r>
      <w:r w:rsidRPr="0043083C">
        <w:rPr>
          <w:rFonts w:ascii="Letter Gothic" w:hAnsi="Letter Gothic"/>
          <w:b w:val="0"/>
        </w:rPr>
        <w:t xml:space="preserve">, 2);                  </w:t>
      </w:r>
      <w:r w:rsidR="002A7225" w:rsidRPr="0043083C">
        <w:rPr>
          <w:rFonts w:ascii="Letter Gothic" w:hAnsi="Letter Gothic"/>
          <w:b w:val="0"/>
        </w:rPr>
        <w:t xml:space="preserve">  </w:t>
      </w:r>
      <w:r w:rsidRPr="0043083C">
        <w:rPr>
          <w:rFonts w:ascii="Letter Gothic" w:hAnsi="Letter Gothic"/>
          <w:b w:val="0"/>
        </w:rPr>
        <w:t xml:space="preserve">     % result$ is "quick"</w:t>
      </w:r>
    </w:p>
    <w:p w:rsidR="00514A7D" w:rsidRPr="0043083C" w:rsidRDefault="00514A7D" w:rsidP="00514A7D">
      <w:pPr>
        <w:pStyle w:val="Codeexample"/>
        <w:rPr>
          <w:rFonts w:ascii="Letter Gothic" w:hAnsi="Letter Gothic"/>
          <w:b w:val="0"/>
        </w:rPr>
      </w:pPr>
    </w:p>
    <w:p w:rsidR="00514A7D" w:rsidRPr="0043083C" w:rsidRDefault="00514A7D" w:rsidP="00514A7D">
      <w:pPr>
        <w:pStyle w:val="Codeexample"/>
        <w:rPr>
          <w:rFonts w:ascii="Letter Gothic" w:hAnsi="Letter Gothic"/>
          <w:b w:val="0"/>
        </w:rPr>
      </w:pPr>
      <w:r w:rsidRPr="0043083C">
        <w:rPr>
          <w:rFonts w:ascii="Letter Gothic" w:hAnsi="Letter Gothic"/>
          <w:b w:val="0"/>
        </w:rPr>
        <w:t>string$ = ":a:b:c:d"</w:t>
      </w:r>
    </w:p>
    <w:p w:rsidR="00514A7D" w:rsidRPr="0043083C" w:rsidRDefault="00514A7D" w:rsidP="00514A7D">
      <w:pPr>
        <w:pStyle w:val="Codeexample"/>
        <w:rPr>
          <w:rFonts w:ascii="Letter Gothic" w:hAnsi="Letter Gothic"/>
          <w:b w:val="0"/>
        </w:rPr>
      </w:pPr>
      <w:r w:rsidRPr="0043083C">
        <w:rPr>
          <w:rFonts w:ascii="Letter Gothic" w:hAnsi="Letter Gothic"/>
          <w:b w:val="0"/>
        </w:rPr>
        <w:t>delimiter$ = ":"</w:t>
      </w:r>
    </w:p>
    <w:p w:rsidR="002A7225" w:rsidRPr="0043083C" w:rsidRDefault="002A7225" w:rsidP="00514A7D">
      <w:pPr>
        <w:pStyle w:val="Codeexample"/>
        <w:rPr>
          <w:rFonts w:ascii="Letter Gothic" w:hAnsi="Letter Gothic"/>
          <w:b w:val="0"/>
        </w:rPr>
      </w:pPr>
      <w:r w:rsidRPr="0043083C">
        <w:rPr>
          <w:rFonts w:ascii="Letter Gothic" w:hAnsi="Letter Gothic"/>
          <w:b w:val="0"/>
        </w:rPr>
        <w:t>SPLIT array$[], string$, delimiter$               % array$[1] is ""</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 1, delimiter$)      % result</w:t>
      </w:r>
      <w:r w:rsidR="002A7225" w:rsidRPr="0043083C">
        <w:rPr>
          <w:rFonts w:ascii="Letter Gothic" w:hAnsi="Letter Gothic"/>
          <w:b w:val="0"/>
        </w:rPr>
        <w:t>$</w:t>
      </w:r>
      <w:r w:rsidRPr="0043083C">
        <w:rPr>
          <w:rFonts w:ascii="Letter Gothic" w:hAnsi="Letter Gothic"/>
          <w:b w:val="0"/>
        </w:rPr>
        <w:t xml:space="preserve"> is "a", not ""</w:t>
      </w:r>
    </w:p>
    <w:p w:rsidR="000A24BA" w:rsidRDefault="000818E1" w:rsidP="000A24BA">
      <w:r w:rsidRPr="000818E1">
        <w:t xml:space="preserve">This function is similar to the </w:t>
      </w:r>
      <w:r w:rsidRPr="0043083C">
        <w:rPr>
          <w:b/>
        </w:rPr>
        <w:t>Split</w:t>
      </w:r>
      <w:r w:rsidRPr="000818E1">
        <w:t xml:space="preserve"> command. </w:t>
      </w:r>
      <w:r w:rsidR="000A24BA" w:rsidRPr="000A24BA">
        <w:t xml:space="preserve">See </w:t>
      </w:r>
      <w:r w:rsidR="000A24BA" w:rsidRPr="0043083C">
        <w:rPr>
          <w:b/>
        </w:rPr>
        <w:t>Split</w:t>
      </w:r>
      <w:r w:rsidR="000A24BA" w:rsidRPr="000A24BA">
        <w:t xml:space="preserve"> for a note about Regular Expressions.</w:t>
      </w:r>
    </w:p>
    <w:p w:rsidR="00F157B6" w:rsidRDefault="00F157B6" w:rsidP="00F157B6">
      <w:pPr>
        <w:pStyle w:val="Heading2"/>
      </w:pPr>
      <w:bookmarkStart w:id="4745" w:name="_Toc436832904"/>
      <w:r>
        <w:t>ENC</w:t>
      </w:r>
      <w:r w:rsidR="004623ED">
        <w:t>ODE$</w:t>
      </w:r>
      <w:r>
        <w:t>(&lt;</w:t>
      </w:r>
      <w:r w:rsidR="004623ED">
        <w:t>type</w:t>
      </w:r>
      <w:r>
        <w:t>_sexp&gt;,</w:t>
      </w:r>
      <w:r w:rsidR="007A0D2C">
        <w:t xml:space="preserve"> {&lt;</w:t>
      </w:r>
      <w:r w:rsidR="004C23CF">
        <w:t>qualifi</w:t>
      </w:r>
      <w:r w:rsidR="007A0D2C">
        <w:t>er</w:t>
      </w:r>
      <w:r w:rsidR="004623ED">
        <w:t>_sexp&gt;},</w:t>
      </w:r>
      <w:r>
        <w:t xml:space="preserve"> &lt;source_sexp&gt;)</w:t>
      </w:r>
      <w:bookmarkEnd w:id="4745"/>
      <w:r>
        <w:fldChar w:fldCharType="begin"/>
      </w:r>
      <w:r>
        <w:instrText xml:space="preserve"> XE "</w:instrText>
      </w:r>
      <w:r w:rsidRPr="002E6C8B">
        <w:instrText>E</w:instrText>
      </w:r>
      <w:r>
        <w:instrText>NC</w:instrText>
      </w:r>
      <w:r w:rsidR="004623ED">
        <w:instrText>ODE</w:instrText>
      </w:r>
      <w:r>
        <w:instrText>$(</w:instrText>
      </w:r>
      <w:r w:rsidR="004623ED">
        <w:instrText>&lt;type</w:instrText>
      </w:r>
      <w:r w:rsidRPr="002E6C8B">
        <w:instrText xml:space="preserve">_sexp&gt;, </w:instrText>
      </w:r>
      <w:r w:rsidR="007A0D2C">
        <w:instrText>{&lt;</w:instrText>
      </w:r>
      <w:r w:rsidR="004C23CF">
        <w:instrText>qualifier</w:instrText>
      </w:r>
      <w:r w:rsidR="004623ED">
        <w:instrText xml:space="preserve">_sexp&gt;}, </w:instrText>
      </w:r>
      <w:r w:rsidRPr="002E6C8B">
        <w:instrText>&lt;source_sexp&gt;</w:instrText>
      </w:r>
      <w:r>
        <w:instrText xml:space="preserve">)" </w:instrText>
      </w:r>
      <w:r>
        <w:fldChar w:fldCharType="end"/>
      </w:r>
    </w:p>
    <w:p w:rsidR="007A0D2C" w:rsidRDefault="007A0D2C" w:rsidP="007A0D2C">
      <w:r>
        <w:t>Returns the string &lt;source_sexp&gt; encoded in one of several ways</w:t>
      </w:r>
      <w:r w:rsidR="00A138D2">
        <w:t>, as specified by the &lt;type_sexp&gt;. The &lt;</w:t>
      </w:r>
      <w:r w:rsidR="004C23CF">
        <w:t>qualifier</w:t>
      </w:r>
      <w:r w:rsidR="00A138D2">
        <w:t xml:space="preserve">_sexp&gt; usage </w:t>
      </w:r>
      <w:r w:rsidR="004C23CF">
        <w:t>depends on the type:</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13091" w:rsidRPr="002C2F6D" w:rsidTr="00313091">
        <w:tc>
          <w:tcPr>
            <w:tcW w:w="1260" w:type="dxa"/>
          </w:tcPr>
          <w:p w:rsidR="00313091" w:rsidRPr="002C2F6D" w:rsidRDefault="00313091" w:rsidP="00D05C80">
            <w:pPr>
              <w:jc w:val="center"/>
              <w:rPr>
                <w:b/>
              </w:rPr>
            </w:pPr>
            <w:r>
              <w:rPr>
                <w:b/>
              </w:rPr>
              <w:t>Type</w:t>
            </w:r>
          </w:p>
        </w:tc>
        <w:tc>
          <w:tcPr>
            <w:tcW w:w="1260" w:type="dxa"/>
          </w:tcPr>
          <w:p w:rsidR="00313091" w:rsidRDefault="004C23CF" w:rsidP="00D05C80">
            <w:pPr>
              <w:jc w:val="center"/>
              <w:rPr>
                <w:b/>
              </w:rPr>
            </w:pPr>
            <w:r>
              <w:rPr>
                <w:b/>
              </w:rPr>
              <w:t>Qualifier</w:t>
            </w:r>
          </w:p>
        </w:tc>
        <w:tc>
          <w:tcPr>
            <w:tcW w:w="1080" w:type="dxa"/>
          </w:tcPr>
          <w:p w:rsidR="00313091" w:rsidRDefault="00313091" w:rsidP="00D05C80">
            <w:pPr>
              <w:jc w:val="center"/>
              <w:rPr>
                <w:b/>
              </w:rPr>
            </w:pPr>
            <w:r>
              <w:rPr>
                <w:b/>
              </w:rPr>
              <w:t>Default</w:t>
            </w:r>
          </w:p>
        </w:tc>
        <w:tc>
          <w:tcPr>
            <w:tcW w:w="5850" w:type="dxa"/>
          </w:tcPr>
          <w:p w:rsidR="00313091" w:rsidRDefault="00313091" w:rsidP="00D05C80">
            <w:pPr>
              <w:jc w:val="center"/>
              <w:rPr>
                <w:b/>
              </w:rPr>
            </w:pPr>
            <w:r>
              <w:rPr>
                <w:b/>
              </w:rPr>
              <w:t>Result</w:t>
            </w:r>
          </w:p>
        </w:tc>
      </w:tr>
      <w:tr w:rsidR="00313091" w:rsidRPr="005B3879" w:rsidTr="00313091">
        <w:tc>
          <w:tcPr>
            <w:tcW w:w="1260" w:type="dxa"/>
          </w:tcPr>
          <w:p w:rsidR="00313091" w:rsidRPr="005B3879" w:rsidRDefault="00313091" w:rsidP="00D05C80">
            <w:pPr>
              <w:jc w:val="center"/>
            </w:pPr>
            <w:r w:rsidRPr="005B3879">
              <w:t>"</w:t>
            </w:r>
            <w:r>
              <w:t>ENCRYPT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 (empty)</w:t>
            </w:r>
          </w:p>
        </w:tc>
        <w:tc>
          <w:tcPr>
            <w:tcW w:w="5850" w:type="dxa"/>
          </w:tcPr>
          <w:p w:rsidR="00313091" w:rsidRPr="00313091" w:rsidRDefault="00313091" w:rsidP="003A37FE">
            <w:r>
              <w:t>Encrypts the source string using the password parameter. The encryption algorithm is "PBEWithMD5AndDES". T</w:t>
            </w:r>
            <w:r w:rsidR="00556426">
              <w:t xml:space="preserve">his </w:t>
            </w:r>
            <w:r w:rsidR="003A37FE">
              <w:t>usage of</w:t>
            </w:r>
            <w:r w:rsidR="003A37FE" w:rsidRPr="003A37FE">
              <w:rPr>
                <w:b/>
              </w:rPr>
              <w:t xml:space="preserve"> ENCODE$()</w:t>
            </w:r>
            <w:r w:rsidR="00556426">
              <w:t xml:space="preserve"> works the same</w:t>
            </w:r>
            <w:r w:rsidR="003A37FE">
              <w:t xml:space="preserve"> was</w:t>
            </w:r>
            <w:r>
              <w:t xml:space="preserve"> as the </w:t>
            </w:r>
            <w:r>
              <w:rPr>
                <w:b/>
              </w:rPr>
              <w:t>ENCRYPT</w:t>
            </w:r>
            <w:r>
              <w:t xml:space="preserve"> command.</w:t>
            </w:r>
          </w:p>
        </w:tc>
      </w:tr>
      <w:tr w:rsidR="00313091" w:rsidRPr="005B3879" w:rsidTr="00313091">
        <w:tc>
          <w:tcPr>
            <w:tcW w:w="1260" w:type="dxa"/>
          </w:tcPr>
          <w:p w:rsidR="00313091" w:rsidRPr="005B3879" w:rsidRDefault="00313091" w:rsidP="00D05C80">
            <w:pPr>
              <w:jc w:val="center"/>
            </w:pPr>
            <w:r w:rsidRPr="005B3879">
              <w:t>"</w:t>
            </w:r>
            <w:r>
              <w:t>DECRYPT</w:t>
            </w:r>
            <w:r w:rsidRPr="005B3879">
              <w:t>"</w:t>
            </w:r>
          </w:p>
        </w:tc>
        <w:tc>
          <w:tcPr>
            <w:tcW w:w="1260" w:type="dxa"/>
          </w:tcPr>
          <w:p w:rsidR="00313091" w:rsidRPr="005B3879" w:rsidRDefault="00313091" w:rsidP="00D05C80">
            <w:pPr>
              <w:jc w:val="center"/>
            </w:pPr>
            <w:r>
              <w:t>password</w:t>
            </w:r>
          </w:p>
        </w:tc>
        <w:tc>
          <w:tcPr>
            <w:tcW w:w="1080" w:type="dxa"/>
          </w:tcPr>
          <w:p w:rsidR="00313091" w:rsidRDefault="00313091" w:rsidP="00313091">
            <w:pPr>
              <w:jc w:val="center"/>
            </w:pPr>
            <w:r>
              <w:t>""</w:t>
            </w:r>
          </w:p>
        </w:tc>
        <w:tc>
          <w:tcPr>
            <w:tcW w:w="5850" w:type="dxa"/>
          </w:tcPr>
          <w:p w:rsidR="00313091" w:rsidRPr="005B3879" w:rsidRDefault="00313091" w:rsidP="00A138D2">
            <w:r>
              <w:t>Same as type "ENCRYPT".</w:t>
            </w:r>
          </w:p>
        </w:tc>
      </w:tr>
      <w:tr w:rsidR="00313091" w:rsidRPr="005B3879" w:rsidTr="00313091">
        <w:tc>
          <w:tcPr>
            <w:tcW w:w="1260" w:type="dxa"/>
          </w:tcPr>
          <w:p w:rsidR="00313091" w:rsidRPr="005B3879" w:rsidRDefault="00313091" w:rsidP="00313091">
            <w:pPr>
              <w:jc w:val="center"/>
            </w:pPr>
            <w:r>
              <w:t>"URL"</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313091" w:rsidP="00954422">
            <w:r>
              <w:t xml:space="preserve">Encodes the source string using the format required by HTML </w:t>
            </w:r>
            <w:hyperlink r:id="rId19" w:anchor="h-17.13.4.1" w:history="1">
              <w:r w:rsidRPr="00D0097F">
                <w:rPr>
                  <w:rStyle w:val="Hyperlink"/>
                  <w:rFonts w:ascii="Consolas" w:hAnsi="Consolas" w:cs="Consolas"/>
                  <w:sz w:val="20"/>
                  <w:szCs w:val="20"/>
                  <w:shd w:val="clear" w:color="auto" w:fill="F7F7F7"/>
                </w:rPr>
                <w:t>application/x-www-form-urlencoded</w:t>
              </w:r>
            </w:hyperlink>
            <w:r>
              <w:t xml:space="preserve">. </w:t>
            </w:r>
            <w:r w:rsidR="00954422">
              <w:t>Y</w:t>
            </w:r>
            <w:r w:rsidR="00A039B7">
              <w:t xml:space="preserve">ou </w:t>
            </w:r>
            <w:r w:rsidR="00954422">
              <w:t>should</w:t>
            </w:r>
            <w:r w:rsidR="00A039B7">
              <w:t xml:space="preserve"> omit the charset parameter.</w:t>
            </w:r>
          </w:p>
        </w:tc>
      </w:tr>
      <w:tr w:rsidR="00313091" w:rsidRPr="005B3879" w:rsidTr="00313091">
        <w:tc>
          <w:tcPr>
            <w:tcW w:w="1260" w:type="dxa"/>
          </w:tcPr>
          <w:p w:rsidR="00313091" w:rsidRPr="005B3879" w:rsidRDefault="00313091" w:rsidP="00313091">
            <w:pPr>
              <w:jc w:val="center"/>
            </w:pPr>
            <w:r>
              <w:t>"BASE64"</w:t>
            </w:r>
          </w:p>
        </w:tc>
        <w:tc>
          <w:tcPr>
            <w:tcW w:w="1260" w:type="dxa"/>
          </w:tcPr>
          <w:p w:rsidR="00313091" w:rsidRDefault="00313091" w:rsidP="00313091">
            <w:pPr>
              <w:jc w:val="center"/>
            </w:pPr>
            <w:r>
              <w:t>charset</w:t>
            </w:r>
          </w:p>
        </w:tc>
        <w:tc>
          <w:tcPr>
            <w:tcW w:w="1080" w:type="dxa"/>
          </w:tcPr>
          <w:p w:rsidR="00313091" w:rsidRDefault="00313091" w:rsidP="00313091">
            <w:pPr>
              <w:jc w:val="center"/>
            </w:pPr>
            <w:r>
              <w:t>"UTF-8"</w:t>
            </w:r>
          </w:p>
        </w:tc>
        <w:tc>
          <w:tcPr>
            <w:tcW w:w="5850" w:type="dxa"/>
          </w:tcPr>
          <w:p w:rsidR="00313091" w:rsidRDefault="00A039B7" w:rsidP="00954422">
            <w:r>
              <w:t xml:space="preserve">Encodes the source string into the Base64 representation of binary data. </w:t>
            </w:r>
            <w:r w:rsidR="00954422">
              <w:t>S</w:t>
            </w:r>
            <w:r w:rsidR="003C1B1C">
              <w:t xml:space="preserve">ee RFCs </w:t>
            </w:r>
            <w:hyperlink r:id="rId20" w:history="1">
              <w:r w:rsidR="003C1B1C" w:rsidRPr="003C1B1C">
                <w:rPr>
                  <w:rStyle w:val="Hyperlink"/>
                </w:rPr>
                <w:t>2045</w:t>
              </w:r>
            </w:hyperlink>
            <w:r w:rsidR="003C1B1C">
              <w:t xml:space="preserve"> and </w:t>
            </w:r>
            <w:hyperlink r:id="rId21" w:history="1">
              <w:r w:rsidR="003C1B1C" w:rsidRPr="003C1B1C">
                <w:rPr>
                  <w:rStyle w:val="Hyperlink"/>
                </w:rPr>
                <w:t>3548</w:t>
              </w:r>
            </w:hyperlink>
            <w:r w:rsidR="003C1B1C">
              <w:t>.</w:t>
            </w:r>
            <w:r w:rsidR="00954422">
              <w:t xml:space="preserve"> The simplest way to use this function is to omit the charset parameter.</w:t>
            </w:r>
          </w:p>
        </w:tc>
      </w:tr>
    </w:tbl>
    <w:p w:rsidR="00CC38B6" w:rsidRDefault="00CC38B6" w:rsidP="004C23CF">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4C23CF" w:rsidRDefault="004C23CF" w:rsidP="004C23CF">
      <w:pPr>
        <w:pStyle w:val="ListParagraph"/>
        <w:spacing w:before="120"/>
      </w:pPr>
      <w:r>
        <w:t>The type IS NOT case-sensitive: "BASE64", "base64", and "Base64" are all the same.</w:t>
      </w:r>
    </w:p>
    <w:p w:rsidR="004C23CF" w:rsidRDefault="004C23CF" w:rsidP="004C23CF">
      <w:pPr>
        <w:pStyle w:val="ListParagraph"/>
        <w:spacing w:before="120"/>
      </w:pPr>
      <w:r>
        <w:t>The qualifier is optional, but its comma is required.</w:t>
      </w:r>
    </w:p>
    <w:p w:rsidR="004C23CF" w:rsidRPr="004C23CF" w:rsidRDefault="004C23CF" w:rsidP="004C23CF">
      <w:pPr>
        <w:pStyle w:val="ListParagraph"/>
        <w:spacing w:before="120"/>
        <w:rPr>
          <w:b/>
        </w:rPr>
      </w:pPr>
      <w:r>
        <w:t>If you supply the qualifier, whether password or charset, it IS case-sensitive.</w:t>
      </w:r>
    </w:p>
    <w:p w:rsidR="007A0D2C" w:rsidRDefault="00540D17" w:rsidP="00CC38B6">
      <w:r>
        <w:t xml:space="preserve">"ENCRYPT", "DECRYPT", and "URL" can be used on any BASIC! string. </w:t>
      </w:r>
      <w:r w:rsidR="00CC38B6">
        <w:t>T</w:t>
      </w:r>
      <w:r>
        <w:t>he string is converted to a byte stream</w:t>
      </w:r>
      <w:r w:rsidR="00CC38B6">
        <w:t>, then the byte stream is encrypted or URL-encoded</w:t>
      </w:r>
      <w:r>
        <w:t xml:space="preserve">. </w:t>
      </w:r>
      <w:r w:rsidR="00954422">
        <w:t xml:space="preserve">For </w:t>
      </w:r>
      <w:r w:rsidR="004C23CF">
        <w:t>encryption,</w:t>
      </w:r>
      <w:r w:rsidR="00954422">
        <w:t xml:space="preserve"> the byte stream is always </w:t>
      </w:r>
      <w:r w:rsidR="00545781">
        <w:t xml:space="preserve">converted using </w:t>
      </w:r>
      <w:r w:rsidR="00954422">
        <w:t xml:space="preserve">UTF-8. </w:t>
      </w:r>
      <w:r>
        <w:t xml:space="preserve">Users of URL-encoded strings generally expect </w:t>
      </w:r>
      <w:r w:rsidR="00556426">
        <w:t>UTF-8</w:t>
      </w:r>
      <w:r w:rsidR="00954422">
        <w:t>, too,</w:t>
      </w:r>
      <w:r w:rsidR="00556426">
        <w:t xml:space="preserve"> so that is the default behavior if you omit the optional charset parameter, but you can specify a different character encoding.</w:t>
      </w:r>
    </w:p>
    <w:p w:rsidR="002A130A" w:rsidRDefault="002A130A" w:rsidP="00CC38B6">
      <w:r>
        <w:t xml:space="preserve">"BASE64" also converts its string to a byte-stream before encoding it to Base64. The default conversion, using UTF-8, works with any BASIC! string; specifying another </w:t>
      </w:r>
      <w:r w:rsidR="00545781">
        <w:t>character set encoding</w:t>
      </w:r>
      <w:r>
        <w:t xml:space="preserve"> may </w:t>
      </w:r>
      <w:r w:rsidR="00545781">
        <w:t>corrupt data.</w:t>
      </w:r>
    </w:p>
    <w:p w:rsidR="00556426" w:rsidRDefault="00545781" w:rsidP="00CC38B6">
      <w:r>
        <w:t xml:space="preserve">Normally, you </w:t>
      </w:r>
      <w:r w:rsidR="003A37FE">
        <w:t xml:space="preserve">would </w:t>
      </w:r>
      <w:r>
        <w:t xml:space="preserve">use </w:t>
      </w:r>
      <w:r w:rsidR="00556426">
        <w:t xml:space="preserve">"BASE64" </w:t>
      </w:r>
      <w:r>
        <w:t>on binary data in a</w:t>
      </w:r>
      <w:r w:rsidR="002A130A">
        <w:t xml:space="preserve"> buffer string</w:t>
      </w:r>
      <w:r>
        <w:t xml:space="preserve">. This is the format returned by the </w:t>
      </w:r>
      <w:r>
        <w:rPr>
          <w:b/>
        </w:rPr>
        <w:t>Byte.read.buffer</w:t>
      </w:r>
      <w:r>
        <w:t xml:space="preserve"> command, for example.</w:t>
      </w:r>
      <w:r w:rsidR="002A130A">
        <w:t xml:space="preserve"> A buffer string is a special use of the BASIC! string</w:t>
      </w:r>
      <w:r w:rsidR="00714346">
        <w:t xml:space="preserve"> in which each 16-</w:t>
      </w:r>
      <w:r w:rsidR="002A130A">
        <w:t>b</w:t>
      </w:r>
      <w:r>
        <w:t>it</w:t>
      </w:r>
      <w:r w:rsidR="00714346">
        <w:t xml:space="preserve"> character consists of one byte of 0 and </w:t>
      </w:r>
      <w:r w:rsidR="002A130A">
        <w:t>one byte of data.</w:t>
      </w:r>
      <w:r>
        <w:t xml:space="preserve"> In this case, you may specify any valid charset with no data corruption. The encoding string will change, but it can always be decoded using the same charset.</w:t>
      </w:r>
    </w:p>
    <w:p w:rsidR="00714346" w:rsidRPr="00714346" w:rsidRDefault="00714346" w:rsidP="00CC38B6">
      <w:r>
        <w:t xml:space="preserve">See the two-parameter form of </w:t>
      </w:r>
      <w:r>
        <w:rPr>
          <w:b/>
        </w:rPr>
        <w:t>ENCODE$()</w:t>
      </w:r>
      <w:r>
        <w:t>, below, for a partial list of valid charsets.</w:t>
      </w:r>
    </w:p>
    <w:p w:rsidR="00F157B6" w:rsidRDefault="00F157B6" w:rsidP="00F157B6">
      <w:pPr>
        <w:pStyle w:val="Heading2"/>
      </w:pPr>
      <w:bookmarkStart w:id="4746" w:name="_Toc436832905"/>
      <w:r>
        <w:t>DE</w:t>
      </w:r>
      <w:r w:rsidR="004623ED">
        <w:t>CODE$(&lt;type_sexp&gt;, {&lt;</w:t>
      </w:r>
      <w:r w:rsidR="00C809B3">
        <w:t>qualifier_sexp</w:t>
      </w:r>
      <w:r w:rsidR="004623ED">
        <w:t>&gt;}</w:t>
      </w:r>
      <w:r>
        <w:t>, &lt;source_sexp&gt;)</w:t>
      </w:r>
      <w:bookmarkEnd w:id="4746"/>
      <w:r>
        <w:fldChar w:fldCharType="begin"/>
      </w:r>
      <w:r>
        <w:instrText xml:space="preserve"> XE "D</w:instrText>
      </w:r>
      <w:r w:rsidRPr="002E6C8B">
        <w:instrText>E</w:instrText>
      </w:r>
      <w:r w:rsidR="004623ED">
        <w:instrText>CODE$(&lt;type_sexp&gt;, {&lt;</w:instrText>
      </w:r>
      <w:r w:rsidR="00C809B3">
        <w:instrText>qualifier_sexp</w:instrText>
      </w:r>
      <w:r w:rsidR="004623ED">
        <w:instrText>&gt;}</w:instrText>
      </w:r>
      <w:r w:rsidRPr="002E6C8B">
        <w:instrText>, &lt;source_sexp&gt;</w:instrText>
      </w:r>
      <w:r>
        <w:instrText xml:space="preserve">)" </w:instrText>
      </w:r>
      <w:r>
        <w:fldChar w:fldCharType="end"/>
      </w:r>
    </w:p>
    <w:p w:rsidR="003A37FE" w:rsidRDefault="003A37FE" w:rsidP="003A37FE">
      <w:r>
        <w:t xml:space="preserve">Returns the result of decoding the string &lt;source_sexp&gt; that was encoded in one of several ways, as specified by the &lt;type_sexp&gt;. The &lt;qualifier_sexp&gt; usage depends on the type. </w:t>
      </w:r>
      <w:r w:rsidR="00280036">
        <w:t>The type and qualifier parameters describe how the string was encoded. You must use the</w:t>
      </w:r>
      <w:r>
        <w:t xml:space="preserve"> same type and qualifier </w:t>
      </w:r>
      <w:r w:rsidR="00280036">
        <w:t xml:space="preserve">that were </w:t>
      </w:r>
      <w:r>
        <w:t>used to encode the source string</w:t>
      </w:r>
      <w:r w:rsidR="00280036">
        <w:t>, or you may get unpredictable results</w:t>
      </w:r>
      <w:r>
        <w:t>.</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A37FE" w:rsidRPr="002C2F6D" w:rsidTr="00D05C80">
        <w:tc>
          <w:tcPr>
            <w:tcW w:w="1260" w:type="dxa"/>
          </w:tcPr>
          <w:p w:rsidR="003A37FE" w:rsidRPr="002C2F6D" w:rsidRDefault="003A37FE" w:rsidP="00D05C80">
            <w:pPr>
              <w:jc w:val="center"/>
              <w:rPr>
                <w:b/>
              </w:rPr>
            </w:pPr>
            <w:r>
              <w:rPr>
                <w:b/>
              </w:rPr>
              <w:t>Type</w:t>
            </w:r>
          </w:p>
        </w:tc>
        <w:tc>
          <w:tcPr>
            <w:tcW w:w="1260" w:type="dxa"/>
          </w:tcPr>
          <w:p w:rsidR="003A37FE" w:rsidRDefault="003A37FE" w:rsidP="00D05C80">
            <w:pPr>
              <w:jc w:val="center"/>
              <w:rPr>
                <w:b/>
              </w:rPr>
            </w:pPr>
            <w:r>
              <w:rPr>
                <w:b/>
              </w:rPr>
              <w:t>Qualifier</w:t>
            </w:r>
          </w:p>
        </w:tc>
        <w:tc>
          <w:tcPr>
            <w:tcW w:w="1080" w:type="dxa"/>
          </w:tcPr>
          <w:p w:rsidR="003A37FE" w:rsidRDefault="003A37FE" w:rsidP="00D05C80">
            <w:pPr>
              <w:jc w:val="center"/>
              <w:rPr>
                <w:b/>
              </w:rPr>
            </w:pPr>
            <w:r>
              <w:rPr>
                <w:b/>
              </w:rPr>
              <w:t>Default</w:t>
            </w:r>
          </w:p>
        </w:tc>
        <w:tc>
          <w:tcPr>
            <w:tcW w:w="5850" w:type="dxa"/>
          </w:tcPr>
          <w:p w:rsidR="003A37FE" w:rsidRDefault="003A37FE" w:rsidP="00D05C80">
            <w:pPr>
              <w:jc w:val="center"/>
              <w:rPr>
                <w:b/>
              </w:rPr>
            </w:pPr>
            <w:r>
              <w:rPr>
                <w:b/>
              </w:rPr>
              <w:t>Result</w:t>
            </w:r>
          </w:p>
        </w:tc>
      </w:tr>
      <w:tr w:rsidR="003A37FE" w:rsidRPr="005B3879" w:rsidTr="00D05C80">
        <w:tc>
          <w:tcPr>
            <w:tcW w:w="1260" w:type="dxa"/>
          </w:tcPr>
          <w:p w:rsidR="003A37FE" w:rsidRPr="005B3879" w:rsidRDefault="003A37FE" w:rsidP="00D05C80">
            <w:pPr>
              <w:jc w:val="center"/>
            </w:pPr>
            <w:r w:rsidRPr="005B3879">
              <w:t>"</w:t>
            </w:r>
            <w:r>
              <w:t>ENCRYPT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 (empty)</w:t>
            </w:r>
          </w:p>
        </w:tc>
        <w:tc>
          <w:tcPr>
            <w:tcW w:w="5850" w:type="dxa"/>
          </w:tcPr>
          <w:p w:rsidR="003A37FE" w:rsidRPr="00313091" w:rsidRDefault="003A37FE" w:rsidP="003A37FE">
            <w:r>
              <w:t>Decrypts the source string using the password parameter. The encryption algorithm is "PBEWithMD5AndDES". This usage of</w:t>
            </w:r>
            <w:r w:rsidRPr="003A37FE">
              <w:rPr>
                <w:b/>
              </w:rPr>
              <w:t xml:space="preserve"> </w:t>
            </w:r>
            <w:r>
              <w:rPr>
                <w:b/>
              </w:rPr>
              <w:t>DE</w:t>
            </w:r>
            <w:r w:rsidRPr="003A37FE">
              <w:rPr>
                <w:b/>
              </w:rPr>
              <w:t>CODE$()</w:t>
            </w:r>
            <w:r>
              <w:t xml:space="preserve"> works the same way as the </w:t>
            </w:r>
            <w:r>
              <w:rPr>
                <w:b/>
              </w:rPr>
              <w:t>DECRYPT</w:t>
            </w:r>
            <w:r>
              <w:t xml:space="preserve"> command.</w:t>
            </w:r>
          </w:p>
        </w:tc>
      </w:tr>
      <w:tr w:rsidR="003A37FE" w:rsidRPr="005B3879" w:rsidTr="00D05C80">
        <w:tc>
          <w:tcPr>
            <w:tcW w:w="1260" w:type="dxa"/>
          </w:tcPr>
          <w:p w:rsidR="003A37FE" w:rsidRPr="005B3879" w:rsidRDefault="003A37FE" w:rsidP="00D05C80">
            <w:pPr>
              <w:jc w:val="center"/>
            </w:pPr>
            <w:r w:rsidRPr="005B3879">
              <w:t>"</w:t>
            </w:r>
            <w:r>
              <w:t>DECRYPT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w:t>
            </w:r>
          </w:p>
        </w:tc>
        <w:tc>
          <w:tcPr>
            <w:tcW w:w="5850" w:type="dxa"/>
          </w:tcPr>
          <w:p w:rsidR="003A37FE" w:rsidRPr="005B3879" w:rsidRDefault="003A37FE" w:rsidP="00D05C80">
            <w:r>
              <w:t>Same as type "ENCRYPT".</w:t>
            </w:r>
          </w:p>
        </w:tc>
      </w:tr>
      <w:tr w:rsidR="003A37FE" w:rsidRPr="005B3879" w:rsidTr="00D05C80">
        <w:tc>
          <w:tcPr>
            <w:tcW w:w="1260" w:type="dxa"/>
          </w:tcPr>
          <w:p w:rsidR="003A37FE" w:rsidRPr="005B3879" w:rsidRDefault="003A37FE" w:rsidP="00D05C80">
            <w:pPr>
              <w:jc w:val="center"/>
            </w:pPr>
            <w:r>
              <w:t>"URL"</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assumed to be in the format required by HTML </w:t>
            </w:r>
            <w:hyperlink r:id="rId22" w:anchor="h-17.13.4.1" w:history="1">
              <w:r w:rsidRPr="00D0097F">
                <w:rPr>
                  <w:rStyle w:val="Hyperlink"/>
                  <w:rFonts w:ascii="Consolas" w:hAnsi="Consolas" w:cs="Consolas"/>
                  <w:sz w:val="20"/>
                  <w:szCs w:val="20"/>
                  <w:shd w:val="clear" w:color="auto" w:fill="F7F7F7"/>
                </w:rPr>
                <w:t>application/x-www-form-urlencoded</w:t>
              </w:r>
            </w:hyperlink>
            <w:r>
              <w:t>. You should omit the charset parameter.</w:t>
            </w:r>
          </w:p>
        </w:tc>
      </w:tr>
      <w:tr w:rsidR="003A37FE" w:rsidRPr="005B3879" w:rsidTr="00D05C80">
        <w:tc>
          <w:tcPr>
            <w:tcW w:w="1260" w:type="dxa"/>
          </w:tcPr>
          <w:p w:rsidR="003A37FE" w:rsidRPr="005B3879" w:rsidRDefault="003A37FE" w:rsidP="00D05C80">
            <w:pPr>
              <w:jc w:val="center"/>
            </w:pPr>
            <w:r>
              <w:t>"BASE64"</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holding the Base64 representation of binary data. See RFCs </w:t>
            </w:r>
            <w:hyperlink r:id="rId23" w:history="1">
              <w:r w:rsidRPr="003C1B1C">
                <w:rPr>
                  <w:rStyle w:val="Hyperlink"/>
                </w:rPr>
                <w:t>2045</w:t>
              </w:r>
            </w:hyperlink>
            <w:r>
              <w:t xml:space="preserve"> and </w:t>
            </w:r>
            <w:hyperlink r:id="rId24" w:history="1">
              <w:r w:rsidRPr="003C1B1C">
                <w:rPr>
                  <w:rStyle w:val="Hyperlink"/>
                </w:rPr>
                <w:t>3548</w:t>
              </w:r>
            </w:hyperlink>
            <w:r>
              <w:t>.</w:t>
            </w:r>
          </w:p>
        </w:tc>
      </w:tr>
    </w:tbl>
    <w:p w:rsidR="003A37FE" w:rsidRDefault="003A37FE" w:rsidP="003A37FE">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3A37FE" w:rsidRDefault="003A37FE" w:rsidP="003A37FE">
      <w:pPr>
        <w:pStyle w:val="ListParagraph"/>
        <w:spacing w:before="120"/>
      </w:pPr>
      <w:r>
        <w:t>The type IS NOT case-sensitive: "BASE64", "base64", and "Base64" are all the same.</w:t>
      </w:r>
    </w:p>
    <w:p w:rsidR="003A37FE" w:rsidRDefault="003A37FE" w:rsidP="003A37FE">
      <w:pPr>
        <w:pStyle w:val="ListParagraph"/>
        <w:spacing w:before="120"/>
      </w:pPr>
      <w:r>
        <w:t>The qualifier is optional, but its comma is required.</w:t>
      </w:r>
    </w:p>
    <w:p w:rsidR="003A37FE" w:rsidRDefault="003A37FE" w:rsidP="003A37FE">
      <w:pPr>
        <w:pStyle w:val="ListParagraph"/>
        <w:spacing w:before="120"/>
      </w:pPr>
      <w:r>
        <w:t>If you supply the qualifier, whether password or charset, it IS case-sensitive.</w:t>
      </w:r>
    </w:p>
    <w:p w:rsidR="00280036" w:rsidRDefault="00280036" w:rsidP="00F70D72">
      <w:r>
        <w:t xml:space="preserve">The source string is decoded to a byte stream according to the type. Then the byte stream is converted to a BASIC! string </w:t>
      </w:r>
      <w:r w:rsidR="00F70D72">
        <w:t xml:space="preserve">(UTF-16) </w:t>
      </w:r>
      <w:r>
        <w:t xml:space="preserve">according to the character encoding </w:t>
      </w:r>
      <w:r w:rsidR="00F70D72">
        <w:t>(</w:t>
      </w:r>
      <w:r>
        <w:t>the charset parameter</w:t>
      </w:r>
      <w:r w:rsidR="00F70D72">
        <w:t>), which describes how to interpret the byte stream</w:t>
      </w:r>
      <w:r>
        <w:t xml:space="preserve">. </w:t>
      </w:r>
      <w:r w:rsidR="00F70D72">
        <w:t>The charset is always UTF-8 for decryption, and defaults to UTF-8 for the other types. The most common usage of this function is to omit the charset.</w:t>
      </w:r>
    </w:p>
    <w:p w:rsidR="00F70D72" w:rsidRPr="004C23CF" w:rsidRDefault="00F70D72" w:rsidP="00F70D72">
      <w:r>
        <w:t>If a Base64 string was encoded from binary data, the resulting BASIC! string will be a buffer string. When</w:t>
      </w:r>
      <w:r w:rsidR="00714346">
        <w:t xml:space="preserve"> a string is</w:t>
      </w:r>
      <w:r>
        <w:t xml:space="preserve"> used as a buffer, one byte of data is written into the lower 8 bits of each 16-bit character, and the upper 8 bits are 0. You can extract the binary data from the string, one byte at a time, using the </w:t>
      </w:r>
      <w:r w:rsidRPr="00F70D72">
        <w:rPr>
          <w:b/>
        </w:rPr>
        <w:t>ASCII</w:t>
      </w:r>
      <w:del w:id="4747" w:author="Sammartano, Marc (BIC USA)" w:date="2015-09-15T09:13:00Z">
        <w:r w:rsidRPr="00F70D72" w:rsidDel="00776AF2">
          <w:rPr>
            <w:b/>
          </w:rPr>
          <w:delText>$</w:delText>
        </w:r>
      </w:del>
      <w:r w:rsidRPr="00F70D72">
        <w:rPr>
          <w:b/>
        </w:rPr>
        <w:t>()</w:t>
      </w:r>
      <w:r>
        <w:t xml:space="preserve"> or </w:t>
      </w:r>
      <w:r w:rsidRPr="00F70D72">
        <w:rPr>
          <w:b/>
        </w:rPr>
        <w:t>UCODE</w:t>
      </w:r>
      <w:del w:id="4748" w:author="Sammartano, Marc (BIC USA)" w:date="2015-09-15T09:14:00Z">
        <w:r w:rsidRPr="00F70D72" w:rsidDel="00776AF2">
          <w:rPr>
            <w:b/>
          </w:rPr>
          <w:delText>$</w:delText>
        </w:r>
      </w:del>
      <w:r w:rsidRPr="00F70D72">
        <w:rPr>
          <w:b/>
        </w:rPr>
        <w:t>()</w:t>
      </w:r>
      <w:r>
        <w:t xml:space="preserve"> functions.</w:t>
      </w:r>
    </w:p>
    <w:p w:rsidR="00714346" w:rsidRPr="00714346" w:rsidRDefault="00714346" w:rsidP="00714346">
      <w:r>
        <w:t xml:space="preserve">See the two-parameter form of </w:t>
      </w:r>
      <w:r>
        <w:rPr>
          <w:b/>
        </w:rPr>
        <w:t>ENCODE$()</w:t>
      </w:r>
      <w:r>
        <w:t>, below, for a partial list of valid charsets.</w:t>
      </w:r>
    </w:p>
    <w:p w:rsidR="00C809B3" w:rsidRDefault="00C809B3" w:rsidP="00C809B3">
      <w:pPr>
        <w:pStyle w:val="Heading2"/>
      </w:pPr>
      <w:bookmarkStart w:id="4749" w:name="_Toc436832906"/>
      <w:r>
        <w:t>ENCODE$(&lt;charset_sexp&gt;, &lt;source_sexp&gt;)</w:t>
      </w:r>
      <w:bookmarkEnd w:id="4749"/>
      <w:r>
        <w:fldChar w:fldCharType="begin"/>
      </w:r>
      <w:r>
        <w:instrText xml:space="preserve"> XE "</w:instrText>
      </w:r>
      <w:r w:rsidRPr="002E6C8B">
        <w:instrText>E</w:instrText>
      </w:r>
      <w:r>
        <w:instrText xml:space="preserve">NCODE$(&lt;charset_sexp&gt;, </w:instrText>
      </w:r>
      <w:r w:rsidRPr="002E6C8B">
        <w:instrText>&lt;source_sexp&gt;</w:instrText>
      </w:r>
      <w:r>
        <w:instrText xml:space="preserve">)" </w:instrText>
      </w:r>
      <w:r>
        <w:fldChar w:fldCharType="end"/>
      </w:r>
    </w:p>
    <w:p w:rsidR="002D5E8D" w:rsidRDefault="002D5E8D" w:rsidP="00C809B3">
      <w:r>
        <w:t xml:space="preserve">Encodes the </w:t>
      </w:r>
      <w:r w:rsidR="00C809B3">
        <w:t>string &lt;source_sexp&gt;</w:t>
      </w:r>
      <w:r w:rsidR="0097206A">
        <w:t xml:space="preserve"> </w:t>
      </w:r>
      <w:r>
        <w:t>using the character encoding of the &lt;charset_sexp&gt; and returns the result in a buffer string.</w:t>
      </w:r>
      <w:r w:rsidR="0097206A">
        <w:t xml:space="preserve"> </w:t>
      </w:r>
      <w:r w:rsidR="00714346">
        <w:t>When a string is used as a buffer, one byte of data is written into the lower 8 bits of each 16-bit character, and the upper 8 bits are 0</w:t>
      </w:r>
      <w:r>
        <w:t>.</w:t>
      </w:r>
    </w:p>
    <w:p w:rsidR="00C809B3" w:rsidRDefault="002D5E8D" w:rsidP="00C809B3">
      <w:r>
        <w:t xml:space="preserve">The charset specifies the rules used to convert the source string into a byte stream. </w:t>
      </w:r>
      <w:r w:rsidR="0097206A">
        <w:t>The stream is written to a buffer string, one byte per character. The bytes are not reassembled into 16-bit characters.</w:t>
      </w:r>
    </w:p>
    <w:p w:rsidR="00294DAF" w:rsidRDefault="00294DAF" w:rsidP="00C809B3">
      <w:r>
        <w:t>The charsets "UTF-8", "UTF-16", "UTF-16BE", "UTF-16LE", "US-ASCII", and "ISO-8859-1" are always available. Your device may have additional charsets. The charset names are case-sensitive, but the standard charsets have aliases for convenience. For example, "utf8" is valid.</w:t>
      </w:r>
    </w:p>
    <w:p w:rsidR="00902DCC" w:rsidRDefault="00902DCC" w:rsidP="00C809B3">
      <w:r>
        <w:t xml:space="preserve">If you create a buffer string with </w:t>
      </w:r>
      <w:r>
        <w:rPr>
          <w:b/>
        </w:rPr>
        <w:t>ENCODE$()</w:t>
      </w:r>
      <w:r>
        <w:t xml:space="preserve">, you can write the bytes to a file with </w:t>
      </w:r>
      <w:r>
        <w:rPr>
          <w:b/>
        </w:rPr>
        <w:t>Byte.write.buffer</w:t>
      </w:r>
      <w:r>
        <w:t>.</w:t>
      </w:r>
    </w:p>
    <w:p w:rsidR="00714346" w:rsidRPr="00902DCC" w:rsidRDefault="00714346" w:rsidP="00C809B3">
      <w:r>
        <w:t xml:space="preserve">For encryption and URL- or Base64-encoding, see the three-parameter form of </w:t>
      </w:r>
      <w:r w:rsidRPr="00714346">
        <w:rPr>
          <w:b/>
        </w:rPr>
        <w:t>ENCODE$()</w:t>
      </w:r>
      <w:r>
        <w:t>, above.</w:t>
      </w:r>
    </w:p>
    <w:p w:rsidR="00294DAF" w:rsidRDefault="00294DAF" w:rsidP="00294DAF">
      <w:pPr>
        <w:pStyle w:val="Heading2"/>
      </w:pPr>
      <w:bookmarkStart w:id="4750" w:name="_Toc436832907"/>
      <w:r>
        <w:t>DECODE$(&lt;charset_sexp&gt;, &lt;buffer_sexp&gt;)</w:t>
      </w:r>
      <w:bookmarkEnd w:id="4750"/>
      <w:r>
        <w:fldChar w:fldCharType="begin"/>
      </w:r>
      <w:r>
        <w:instrText xml:space="preserve"> XE "DECODE$(&lt;charset_sexp&gt;, </w:instrText>
      </w:r>
      <w:r w:rsidRPr="002E6C8B">
        <w:instrText>&lt;</w:instrText>
      </w:r>
      <w:r>
        <w:instrText>buffer</w:instrText>
      </w:r>
      <w:r w:rsidRPr="002E6C8B">
        <w:instrText>_sexp&gt;</w:instrText>
      </w:r>
      <w:r>
        <w:instrText xml:space="preserve">)" </w:instrText>
      </w:r>
      <w:r>
        <w:fldChar w:fldCharType="end"/>
      </w:r>
    </w:p>
    <w:p w:rsidR="0097206A" w:rsidRDefault="00294DAF" w:rsidP="00294DAF">
      <w:r>
        <w:t xml:space="preserve">Decodes the buffer string &lt;buffer_sexp&gt; that was encoded using the &lt;charset_sexp&gt; and returns the result in a standard BASIC! string. </w:t>
      </w:r>
      <w:r w:rsidR="00714346">
        <w:t>A buffer string is a special use of the BASIC! string in which each 16-bit character consists of one byte of 0 and one byte of data.</w:t>
      </w:r>
    </w:p>
    <w:p w:rsidR="00294DAF" w:rsidRDefault="00294DAF" w:rsidP="00294DAF">
      <w:r>
        <w:t xml:space="preserve">If you attempt to </w:t>
      </w:r>
      <w:r>
        <w:rPr>
          <w:b/>
        </w:rPr>
        <w:t>DECODE$()</w:t>
      </w:r>
      <w:r>
        <w:t xml:space="preserve"> a string that is not </w:t>
      </w:r>
      <w:r w:rsidR="00BF038F">
        <w:t xml:space="preserve">a buffer string, you may get unexpected results. Besides the function </w:t>
      </w:r>
      <w:r w:rsidR="00BF038F">
        <w:rPr>
          <w:b/>
        </w:rPr>
        <w:t>ENCODE$()</w:t>
      </w:r>
      <w:r w:rsidR="00BF038F">
        <w:t xml:space="preserve">, the commands </w:t>
      </w:r>
      <w:r w:rsidR="00BF038F">
        <w:rPr>
          <w:b/>
        </w:rPr>
        <w:t>Byte.read.buffer</w:t>
      </w:r>
      <w:r w:rsidR="00BF038F">
        <w:t xml:space="preserve"> and </w:t>
      </w:r>
      <w:r w:rsidR="00BF038F">
        <w:rPr>
          <w:b/>
        </w:rPr>
        <w:t>BT.read.bytes</w:t>
      </w:r>
      <w:r w:rsidR="00BF038F">
        <w:t xml:space="preserve"> can write buffer strings. Your program can also build such strings directly, character-by-character.</w:t>
      </w:r>
    </w:p>
    <w:p w:rsidR="00902DCC" w:rsidRDefault="00902DCC" w:rsidP="00294DAF">
      <w:r>
        <w:t xml:space="preserve">If you read data from a file with </w:t>
      </w:r>
      <w:r>
        <w:rPr>
          <w:b/>
        </w:rPr>
        <w:t>Byte.read.buffer</w:t>
      </w:r>
      <w:r>
        <w:t xml:space="preserve">, you can use </w:t>
      </w:r>
      <w:r>
        <w:rPr>
          <w:b/>
        </w:rPr>
        <w:t>DECODE$()</w:t>
      </w:r>
      <w:r>
        <w:t xml:space="preserve"> to reassemble the bytes into BASIC! (UTF-16) strings. The charset specifies how the original string was encoded when it was written as bytes to the file.</w:t>
      </w:r>
    </w:p>
    <w:p w:rsidR="00A25227" w:rsidRDefault="00902DCC" w:rsidP="00A25227">
      <w:r>
        <w:t xml:space="preserve">For example, </w:t>
      </w:r>
      <w:r w:rsidR="009F78B3">
        <w:t>a</w:t>
      </w:r>
      <w:r w:rsidR="00D05C80">
        <w:t xml:space="preserve"> binary</w:t>
      </w:r>
      <w:r w:rsidR="009F78B3">
        <w:t xml:space="preserve"> file may </w:t>
      </w:r>
      <w:r w:rsidR="00D05C80">
        <w:t xml:space="preserve">have </w:t>
      </w:r>
      <w:r w:rsidR="009F78B3">
        <w:t>embedded text strings for names or titles. In order to allow Unicode, the text may be encode</w:t>
      </w:r>
      <w:r w:rsidR="00A25227">
        <w:t xml:space="preserve">d. Let’s say you read </w:t>
      </w:r>
      <w:r w:rsidR="00D05C80">
        <w:t>32</w:t>
      </w:r>
      <w:r w:rsidR="00A25227">
        <w:t xml:space="preserve"> bytes of binary data, consisting of 8 bytes of binary and </w:t>
      </w:r>
      <w:r w:rsidR="00D05C80">
        <w:t>24</w:t>
      </w:r>
      <w:r w:rsidR="00A25227">
        <w:t xml:space="preserve"> bytes of UTF-8-encoded text:</w:t>
      </w:r>
    </w:p>
    <w:p w:rsidR="00D05C80" w:rsidRPr="00A25227" w:rsidRDefault="00D05C80" w:rsidP="00D05C80">
      <w:pPr>
        <w:pStyle w:val="Codeexample"/>
        <w:rPr>
          <w:rStyle w:val="fj9y4"/>
          <w:rFonts w:ascii="Letter Gothic" w:hAnsi="Letter Gothic"/>
          <w:b w:val="0"/>
        </w:rPr>
      </w:pPr>
      <w:r>
        <w:rPr>
          <w:rStyle w:val="fj9y4"/>
          <w:rFonts w:ascii="Letter Gothic" w:hAnsi="Letter Gothic"/>
          <w:b w:val="0"/>
        </w:rPr>
        <w:t>BYTE.READ.BUFFER file, 32, bfr$</w:t>
      </w:r>
    </w:p>
    <w:p w:rsidR="00D05C80" w:rsidRDefault="00D05C80" w:rsidP="00A25227">
      <w:pPr>
        <w:pStyle w:val="Codeexample"/>
        <w:rPr>
          <w:rStyle w:val="fj9y4"/>
          <w:rFonts w:ascii="Letter Gothic" w:hAnsi="Letter Gothic"/>
          <w:b w:val="0"/>
        </w:rPr>
      </w:pPr>
      <w:r>
        <w:rPr>
          <w:rStyle w:val="fj9y4"/>
          <w:rFonts w:ascii="Letter Gothic" w:hAnsi="Letter Gothic"/>
          <w:b w:val="0"/>
        </w:rPr>
        <w:t>namebfr$ = MID$(bfr$, 9)</w:t>
      </w:r>
    </w:p>
    <w:p w:rsidR="00A25227" w:rsidRDefault="00D05C80" w:rsidP="00A25227">
      <w:pPr>
        <w:pStyle w:val="Codeexample"/>
        <w:rPr>
          <w:rStyle w:val="fj9y4"/>
          <w:rFonts w:ascii="Letter Gothic" w:hAnsi="Letter Gothic"/>
          <w:b w:val="0"/>
        </w:rPr>
      </w:pPr>
      <w:r>
        <w:rPr>
          <w:rStyle w:val="fj9y4"/>
          <w:rFonts w:ascii="Letter Gothic" w:hAnsi="Letter Gothic"/>
          <w:b w:val="0"/>
        </w:rPr>
        <w:t>name$ = DECODE$("UTF-8", namebfr$)</w:t>
      </w:r>
    </w:p>
    <w:p w:rsidR="00714346" w:rsidRPr="00714346" w:rsidRDefault="00714346" w:rsidP="00714346">
      <w:r>
        <w:t xml:space="preserve">For encryption and URL- or Base64-decoding, see the three-parameter form of </w:t>
      </w:r>
      <w:r>
        <w:rPr>
          <w:b/>
        </w:rPr>
        <w:t>DE</w:t>
      </w:r>
      <w:r w:rsidRPr="00714346">
        <w:rPr>
          <w:b/>
        </w:rPr>
        <w:t>CODE$()</w:t>
      </w:r>
      <w:r>
        <w:t>, above.</w:t>
      </w:r>
    </w:p>
    <w:p w:rsidR="00EF672D" w:rsidRPr="00D1460F" w:rsidRDefault="00EF672D" w:rsidP="00EB1F62">
      <w:pPr>
        <w:pStyle w:val="Heading2"/>
        <w:rPr>
          <w:rFonts w:eastAsia="Times New Roman"/>
        </w:rPr>
      </w:pPr>
      <w:bookmarkStart w:id="4751" w:name="_Toc436832908"/>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4751"/>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4752" w:name="_Toc436832909"/>
      <w:r w:rsidRPr="00D1460F">
        <w:rPr>
          <w:rFonts w:eastAsia="Times New Roman"/>
        </w:rPr>
        <w:t>LOWER$(</w:t>
      </w:r>
      <w:r w:rsidRPr="00D1460F">
        <w:t>&lt;sexp&gt;</w:t>
      </w:r>
      <w:r w:rsidR="00EF672D" w:rsidRPr="00D1460F">
        <w:rPr>
          <w:rFonts w:eastAsia="Times New Roman"/>
        </w:rPr>
        <w:t>)</w:t>
      </w:r>
      <w:bookmarkEnd w:id="4752"/>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4753" w:name="_Toc436832910"/>
      <w:r w:rsidRPr="00D1460F">
        <w:rPr>
          <w:rFonts w:eastAsia="Times New Roman"/>
        </w:rPr>
        <w:t>UPPER$(</w:t>
      </w:r>
      <w:r w:rsidR="00CA49F0" w:rsidRPr="00D1460F">
        <w:t>&lt;sexp&gt;</w:t>
      </w:r>
      <w:r w:rsidR="00AF288A">
        <w:rPr>
          <w:rFonts w:eastAsia="Times New Roman"/>
        </w:rPr>
        <w:t>)</w:t>
      </w:r>
      <w:bookmarkEnd w:id="4753"/>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4754" w:name="_Toc436832911"/>
      <w:r>
        <w:rPr>
          <w:rFonts w:eastAsia="Times New Roman"/>
        </w:rPr>
        <w:t>VERSION$()</w:t>
      </w:r>
      <w:bookmarkEnd w:id="4754"/>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4755" w:name="_Toc436832912"/>
      <w:r>
        <w:rPr>
          <w:rFonts w:eastAsia="Times New Roman"/>
        </w:rPr>
        <w:t>INT$(&lt;nexp&gt;)</w:t>
      </w:r>
      <w:bookmarkEnd w:id="4755"/>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4756" w:name="_Toc436832913"/>
      <w:r>
        <w:rPr>
          <w:rFonts w:eastAsia="Times New Roman"/>
        </w:rPr>
        <w:t>HEX$(&lt;nexp&gt;)</w:t>
      </w:r>
      <w:bookmarkEnd w:id="4756"/>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4757" w:name="_Toc436832914"/>
      <w:r>
        <w:t>OCT$(&lt;nexp&gt;</w:t>
      </w:r>
      <w:r w:rsidR="00520661">
        <w:fldChar w:fldCharType="begin"/>
      </w:r>
      <w:r>
        <w:instrText xml:space="preserve"> XE "</w:instrText>
      </w:r>
      <w:r w:rsidRPr="007B08C0">
        <w:instrText>OCT$(&lt;nexp&gt;</w:instrText>
      </w:r>
      <w:ins w:id="4758" w:author="Sammartano, Marc (BIC USA)" w:date="2015-11-30T16:12:00Z">
        <w:r w:rsidR="00977684">
          <w:instrText>)</w:instrText>
        </w:r>
      </w:ins>
      <w:r>
        <w:instrText xml:space="preserve">" </w:instrText>
      </w:r>
      <w:r w:rsidR="00520661">
        <w:fldChar w:fldCharType="end"/>
      </w:r>
      <w:r>
        <w:t>)</w:t>
      </w:r>
      <w:bookmarkEnd w:id="4757"/>
    </w:p>
    <w:p w:rsidR="007D0BE8" w:rsidRDefault="007D0BE8" w:rsidP="007D0BE8">
      <w:r>
        <w:t>Returns a string representing the octal representation of the numeric expression.</w:t>
      </w:r>
    </w:p>
    <w:p w:rsidR="007D0BE8" w:rsidRDefault="007D0BE8" w:rsidP="00EB1F62">
      <w:pPr>
        <w:pStyle w:val="Heading2"/>
      </w:pPr>
      <w:bookmarkStart w:id="4759" w:name="_Toc436832915"/>
      <w:r>
        <w:t>BIN$(&lt;nexp&gt;)</w:t>
      </w:r>
      <w:bookmarkEnd w:id="4759"/>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4760" w:name="_Toc436832916"/>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4760"/>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25"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4761" w:name="_Toc436832917"/>
      <w:r>
        <w:t>Locale</w:t>
      </w:r>
      <w:r w:rsidR="004544DB">
        <w:t xml:space="preserve"> expression</w:t>
      </w:r>
      <w:bookmarkEnd w:id="4761"/>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4762" w:name="_Toc436832918"/>
      <w:r>
        <w:t>Format expression</w:t>
      </w:r>
      <w:bookmarkEnd w:id="4762"/>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 foo"</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"foo "</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"%4.2s",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4763" w:name="_Toc436832919"/>
      <w:r>
        <w:t>Integer values</w:t>
      </w:r>
      <w:bookmarkEnd w:id="4763"/>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4764" w:name="_Toc436832920"/>
      <w:r>
        <w:t>FORMAT_USING$(&lt;locale_sexp&gt;, &lt;format_sexp&gt;</w:t>
      </w:r>
      <w:r w:rsidR="00B23E47">
        <w:t xml:space="preserve"> { </w:t>
      </w:r>
      <w:r>
        <w:t>, &lt;exp&gt;</w:t>
      </w:r>
      <w:r w:rsidR="00B23E47">
        <w:t>}</w:t>
      </w:r>
      <w:r w:rsidR="00C66F8A">
        <w:t>...</w:t>
      </w:r>
      <w:r>
        <w:t>)</w:t>
      </w:r>
      <w:bookmarkEnd w:id="4764"/>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4765" w:name="_Toc436832921"/>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4765"/>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4766" w:name="_Toc436832922"/>
      <w:r>
        <w:t>Notes</w:t>
      </w:r>
      <w:bookmarkEnd w:id="4766"/>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4767" w:name="_Toc436832923"/>
      <w:r>
        <w:t>Examples</w:t>
      </w:r>
      <w:bookmarkEnd w:id="4767"/>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4768" w:name="_Toc436832924"/>
      <w:r>
        <w:t>User</w:t>
      </w:r>
      <w:r w:rsidR="00E34BE5">
        <w:t>-</w:t>
      </w:r>
      <w:r>
        <w:t>Defined Functions</w:t>
      </w:r>
      <w:bookmarkEnd w:id="4768"/>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4769" w:name="_Toc436832925"/>
      <w:r>
        <w:t>Variable Scope</w:t>
      </w:r>
      <w:bookmarkEnd w:id="4769"/>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4770" w:name="_Toc436832926"/>
      <w:r>
        <w:t>Data Structures in User-Defined Functions</w:t>
      </w:r>
      <w:bookmarkEnd w:id="4770"/>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4771" w:name="_Toc436832927"/>
      <w:r>
        <w:t>Commands</w:t>
      </w:r>
      <w:bookmarkEnd w:id="4771"/>
    </w:p>
    <w:p w:rsidR="002418A0" w:rsidRDefault="002418A0" w:rsidP="005F4916">
      <w:pPr>
        <w:pStyle w:val="Heading3"/>
      </w:pPr>
      <w:bookmarkStart w:id="4772" w:name="_Toc436832928"/>
      <w:r>
        <w:t>Fn.def name|name$( {nvar}|{svar}|Array[]|Array$[]</w:t>
      </w:r>
      <w:r w:rsidR="002341F5">
        <w:t xml:space="preserve">, </w:t>
      </w:r>
      <w:r w:rsidR="001F060B">
        <w:t>...</w:t>
      </w:r>
      <w:r w:rsidR="002341F5">
        <w:t xml:space="preserve"> {nvar}|{svar}|Array[]|Array$[])</w:t>
      </w:r>
      <w:bookmarkEnd w:id="4772"/>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80749" w:rsidRDefault="00A80749" w:rsidP="002341F5">
      <w:r>
        <w:t xml:space="preserve">Begins the definition of a function. This command names the function and lists the parameters, if any. Your program must execute </w:t>
      </w:r>
      <w:r w:rsidRPr="00A80749">
        <w:rPr>
          <w:b/>
        </w:rPr>
        <w:t>Fn.def</w:t>
      </w:r>
      <w:r>
        <w:t xml:space="preserve"> before it tries to call the named function. Your program must not execute more than one </w:t>
      </w:r>
      <w:r w:rsidRPr="00A80749">
        <w:rPr>
          <w:b/>
        </w:rPr>
        <w:t>Fn.def</w:t>
      </w:r>
      <w:r>
        <w:t xml:space="preserve"> for the same function name, or the same </w:t>
      </w:r>
      <w:r w:rsidRPr="00A80749">
        <w:rPr>
          <w:b/>
        </w:rPr>
        <w:t>Fn.def</w:t>
      </w:r>
      <w:r>
        <w:t xml:space="preserve"> more than once.</w:t>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4D67FF" w:rsidRDefault="002341F5" w:rsidP="007B2223">
      <w:pPr>
        <w:pStyle w:val="Codeexample"/>
        <w:rPr>
          <w:rFonts w:ascii="Letter Gothic" w:hAnsi="Letter Gothic"/>
          <w:b w:val="0"/>
        </w:rPr>
      </w:pPr>
      <w:r w:rsidRPr="004D67FF">
        <w:rPr>
          <w:rFonts w:ascii="Letter Gothic" w:hAnsi="Letter Gothic"/>
          <w:b w:val="0"/>
        </w:rPr>
        <w:t>fn.def pi()</w:t>
      </w:r>
    </w:p>
    <w:p w:rsidR="002341F5" w:rsidRPr="004D67FF" w:rsidRDefault="002341F5" w:rsidP="007B2223">
      <w:pPr>
        <w:pStyle w:val="Codeexample"/>
        <w:rPr>
          <w:rFonts w:ascii="Letter Gothic" w:hAnsi="Letter Gothic"/>
          <w:b w:val="0"/>
        </w:rPr>
      </w:pPr>
      <w:r w:rsidRPr="004D67FF">
        <w:rPr>
          <w:rFonts w:ascii="Letter Gothic" w:hAnsi="Letter Gothic"/>
          <w:b w:val="0"/>
        </w:rPr>
        <w:t>fn.def cut$(a$, left, right)</w:t>
      </w:r>
    </w:p>
    <w:p w:rsidR="002341F5" w:rsidRPr="004D67FF" w:rsidRDefault="002341F5" w:rsidP="007B2223">
      <w:pPr>
        <w:pStyle w:val="Codeexample"/>
        <w:rPr>
          <w:rFonts w:ascii="Letter Gothic" w:hAnsi="Letter Gothic"/>
          <w:b w:val="0"/>
        </w:rPr>
      </w:pPr>
      <w:r w:rsidRPr="004D67FF">
        <w:rPr>
          <w:rFonts w:ascii="Letter Gothic" w:hAnsi="Letter Gothic"/>
          <w:b w:val="0"/>
        </w:rPr>
        <w:t>fn.def sum(a, b, b, d, e, f, g, h, i, j)</w:t>
      </w:r>
    </w:p>
    <w:p w:rsidR="002341F5" w:rsidRPr="004D67FF" w:rsidRDefault="002341F5" w:rsidP="007B2223">
      <w:pPr>
        <w:pStyle w:val="Codeexample"/>
        <w:rPr>
          <w:b w:val="0"/>
        </w:rPr>
      </w:pPr>
      <w:r w:rsidRPr="004D67FF">
        <w:rPr>
          <w:rFonts w:ascii="Letter Gothic" w:hAnsi="Letter Gothic"/>
          <w:b w:val="0"/>
        </w:rPr>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Fn.def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1A520F" w:rsidP="007B2223">
      <w:pPr>
        <w:pStyle w:val="Codeexample"/>
        <w:rPr>
          <w:rFonts w:ascii="Letter Gothic" w:hAnsi="Letter Gothic"/>
          <w:b w:val="0"/>
        </w:rPr>
      </w:pPr>
      <w:r w:rsidRPr="004D67FF">
        <w:rPr>
          <w:rFonts w:ascii="Letter Gothic" w:hAnsi="Letter Gothic"/>
          <w:b w:val="0"/>
        </w:rPr>
        <w:t>fn.rtn a</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  %</w:t>
      </w:r>
      <w:r w:rsidR="001A520F" w:rsidRPr="004D67FF">
        <w:rPr>
          <w:rFonts w:ascii="Letter Gothic" w:hAnsi="Letter Gothic"/>
          <w:b w:val="0"/>
        </w:rPr>
        <w:t>will print: 9, 1</w:t>
      </w:r>
    </w:p>
    <w:p w:rsidR="001A520F" w:rsidRPr="004D67FF" w:rsidRDefault="001F51F1" w:rsidP="007B2223">
      <w:pPr>
        <w:pStyle w:val="Codeexample"/>
        <w:rPr>
          <w:rFonts w:ascii="Letter Gothic" w:hAnsi="Letter Gothic"/>
          <w:b w:val="0"/>
        </w:rPr>
      </w:pPr>
      <w:r w:rsidRPr="004D67FF">
        <w:rPr>
          <w:rFonts w:ascii="Letter Gothic" w:hAnsi="Letter Gothic"/>
          <w:b w:val="0"/>
        </w:rPr>
        <w:t>print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Fn.def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1A520F" w:rsidP="007B2223">
      <w:pPr>
        <w:pStyle w:val="Codeexample"/>
        <w:rPr>
          <w:rFonts w:ascii="Letter Gothic" w:hAnsi="Letter Gothic"/>
          <w:b w:val="0"/>
        </w:rPr>
      </w:pPr>
      <w:r w:rsidRPr="004D67FF">
        <w:rPr>
          <w:rFonts w:ascii="Letter Gothic" w:hAnsi="Letter Gothic"/>
          <w:b w:val="0"/>
        </w:rPr>
        <w:t>fn.rtn a[1]</w:t>
      </w:r>
    </w:p>
    <w:p w:rsidR="001A520F" w:rsidRPr="004D67FF" w:rsidRDefault="001A520F" w:rsidP="007B2223">
      <w:pPr>
        <w:pStyle w:val="Codeexample"/>
        <w:rPr>
          <w:rFonts w:ascii="Letter Gothic" w:hAnsi="Letter Gothic"/>
          <w:b w:val="0"/>
        </w:rPr>
      </w:pPr>
      <w:r w:rsidRPr="004D67FF">
        <w:rPr>
          <w:rFonts w:ascii="Letter Gothic" w:hAnsi="Letter Gothic"/>
          <w:b w:val="0"/>
        </w:rPr>
        <w:t>fn.end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dim a[1]</w:t>
      </w:r>
    </w:p>
    <w:p w:rsidR="001A520F" w:rsidRPr="004D67FF" w:rsidRDefault="001A520F" w:rsidP="007B2223">
      <w:pPr>
        <w:pStyle w:val="Codeexample"/>
        <w:rPr>
          <w:rFonts w:ascii="Letter Gothic" w:hAnsi="Letter Gothic"/>
          <w:b w:val="0"/>
        </w:rPr>
      </w:pPr>
      <w:r w:rsidRPr="004D67FF">
        <w:rPr>
          <w:rFonts w:ascii="Letter Gothic" w:hAnsi="Letter Gothic"/>
          <w:b w:val="0"/>
        </w:rPr>
        <w:t>a[1] = 1</w:t>
      </w:r>
    </w:p>
    <w:p w:rsidR="001A520F" w:rsidRPr="004D67FF" w:rsidRDefault="009220E5" w:rsidP="007B2223">
      <w:pPr>
        <w:pStyle w:val="Codeexample"/>
        <w:rPr>
          <w:rFonts w:ascii="Letter Gothic" w:hAnsi="Letter Gothic"/>
          <w:b w:val="0"/>
        </w:rPr>
      </w:pPr>
      <w:r w:rsidRPr="004D67FF">
        <w:rPr>
          <w:rFonts w:ascii="Letter Gothic" w:hAnsi="Letter Gothic"/>
          <w:b w:val="0"/>
        </w:rPr>
        <w:t>print test(a[]), a[1]  %</w:t>
      </w:r>
      <w:r w:rsidR="001A520F" w:rsidRPr="004D67FF">
        <w:rPr>
          <w:rFonts w:ascii="Letter Gothic" w:hAnsi="Letter Gothic"/>
          <w:b w:val="0"/>
        </w:rPr>
        <w:t>will print: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4773" w:name="_Toc436832929"/>
      <w:r>
        <w:t>Fn.rtn</w:t>
      </w:r>
      <w:r w:rsidR="00A1178A">
        <w:t xml:space="preserve"> &lt;sexp&gt;|&lt;nexp&gt;</w:t>
      </w:r>
      <w:bookmarkEnd w:id="4773"/>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4774" w:name="_Toc436832930"/>
      <w:r>
        <w:t>Fn.end</w:t>
      </w:r>
      <w:bookmarkEnd w:id="4774"/>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4775" w:name="_Toc436832931"/>
      <w:r>
        <w:t>Call &lt;user_defined_function&gt;</w:t>
      </w:r>
      <w:bookmarkEnd w:id="4775"/>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4776" w:name="_Toc436832932"/>
      <w:r>
        <w:t>Program Control Commands</w:t>
      </w:r>
      <w:bookmarkEnd w:id="4776"/>
    </w:p>
    <w:p w:rsidR="00364E69" w:rsidRDefault="00737EB3" w:rsidP="00EB1F62">
      <w:pPr>
        <w:pStyle w:val="Heading2"/>
      </w:pPr>
      <w:bookmarkStart w:id="4777" w:name="_Toc436832933"/>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4777"/>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4778" w:name="_Toc436832934"/>
      <w:r>
        <w:t>If</w:t>
      </w:r>
      <w:r w:rsidR="00854349">
        <w:t xml:space="preserve"> /</w:t>
      </w:r>
      <w:r>
        <w:t xml:space="preserve"> Then</w:t>
      </w:r>
      <w:r w:rsidR="00E34BE5">
        <w:t xml:space="preserve"> </w:t>
      </w:r>
      <w:r w:rsidR="00854349">
        <w:t>/</w:t>
      </w:r>
      <w:r>
        <w:t xml:space="preserve"> Else</w:t>
      </w:r>
      <w:bookmarkEnd w:id="4778"/>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t>In this form,</w:t>
      </w:r>
      <w:r w:rsidR="006D3F4F">
        <w:t xml:space="preserve"> </w:t>
      </w:r>
      <w:r w:rsidR="006D3F4F" w:rsidRPr="006D3F4F">
        <w:rPr>
          <w:b/>
        </w:rPr>
        <w:t>T</w:t>
      </w:r>
      <w:r w:rsidR="00A23BCC">
        <w:rPr>
          <w:b/>
        </w:rPr>
        <w:t>hen</w:t>
      </w:r>
      <w:r w:rsidR="006D3F4F">
        <w:t xml:space="preserve"> is required, and</w:t>
      </w:r>
      <w:r>
        <w:t xml:space="preserve"> there is no </w:t>
      </w:r>
      <w:r w:rsidRPr="00FC5D64">
        <w:rPr>
          <w:b/>
        </w:rPr>
        <w:t>E</w:t>
      </w:r>
      <w:r w:rsidR="00A23BCC">
        <w:rPr>
          <w:b/>
        </w:rPr>
        <w:t>lse</w:t>
      </w:r>
      <w:r w:rsidRPr="00FC5D64">
        <w:rPr>
          <w:b/>
        </w:rPr>
        <w:t>I</w:t>
      </w:r>
      <w:r w:rsidR="00A23BCC">
        <w:rPr>
          <w:b/>
        </w:rPr>
        <w:t>f</w:t>
      </w:r>
      <w:r>
        <w:t xml:space="preserve"> or </w:t>
      </w:r>
      <w:r w:rsidRPr="00FC5D64">
        <w:rPr>
          <w:b/>
        </w:rPr>
        <w:t>E</w:t>
      </w:r>
      <w:r w:rsidR="00A23BCC">
        <w:rPr>
          <w:b/>
        </w:rPr>
        <w:t>nd</w:t>
      </w:r>
      <w:r w:rsidRPr="00FC5D64">
        <w:rPr>
          <w:b/>
        </w:rPr>
        <w:t>I</w:t>
      </w:r>
      <w:r w:rsidR="00A23BCC">
        <w:rPr>
          <w:b/>
        </w:rPr>
        <w:t>f</w:t>
      </w:r>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becomes an </w:t>
      </w:r>
      <w:r w:rsidRPr="008C7749">
        <w:rPr>
          <w:b/>
        </w:rPr>
        <w:t>I</w:t>
      </w:r>
      <w:r w:rsidR="00A23BCC">
        <w:rPr>
          <w:b/>
        </w:rPr>
        <w:t>f</w:t>
      </w:r>
      <w:r w:rsidRPr="008C7749">
        <w:rPr>
          <w:b/>
        </w:rPr>
        <w:t>/T</w:t>
      </w:r>
      <w:r w:rsidR="00A23BCC">
        <w:rPr>
          <w:b/>
        </w:rPr>
        <w:t>hen</w:t>
      </w:r>
      <w:r w:rsidRPr="008C7749">
        <w:rPr>
          <w:b/>
        </w:rPr>
        <w:t>/E</w:t>
      </w:r>
      <w:r w:rsidR="00A23BCC">
        <w:rPr>
          <w:b/>
        </w:rPr>
        <w:t>lse</w:t>
      </w:r>
      <w:r w:rsidRPr="008C7749">
        <w:rPr>
          <w:b/>
        </w:rPr>
        <w:t>/E</w:t>
      </w:r>
      <w:r w:rsidR="00A23BCC">
        <w:rPr>
          <w:b/>
        </w:rPr>
        <w:t>ndif</w:t>
      </w:r>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rsidR="00BE1EAC" w:rsidRPr="00BE1EAC" w:rsidRDefault="00BE1EAC" w:rsidP="00BE1EAC">
      <w:r>
        <w:t xml:space="preserve">Please note, if you wish to use colon-separated statements in this form of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then you must be careful to put spaces around the keywords </w:t>
      </w:r>
      <w:r w:rsidRPr="00BE1EAC">
        <w:rPr>
          <w:b/>
        </w:rPr>
        <w:t>T</w:t>
      </w:r>
      <w:r w:rsidR="00A23BCC">
        <w:rPr>
          <w:b/>
        </w:rPr>
        <w:t>hen</w:t>
      </w:r>
      <w:r>
        <w:t xml:space="preserve"> and </w:t>
      </w:r>
      <w:r w:rsidRPr="00BE1EAC">
        <w:rPr>
          <w:b/>
        </w:rPr>
        <w:t>E</w:t>
      </w:r>
      <w:r w:rsidR="00A23BCC">
        <w:rPr>
          <w:b/>
        </w:rPr>
        <w:t>lse</w:t>
      </w:r>
      <w:r>
        <w:t xml:space="preserve">. Spaces are not significant to the BASIC! interpreter, but they are needed by the pre-processor that converts the single-line </w:t>
      </w:r>
      <w:r w:rsidRPr="00BE1EAC">
        <w:rPr>
          <w:b/>
        </w:rPr>
        <w:t>I</w:t>
      </w:r>
      <w:r w:rsidR="00A23BCC">
        <w:rPr>
          <w:b/>
        </w:rPr>
        <w:t>f</w:t>
      </w:r>
      <w:r>
        <w:t xml:space="preserve"> with multi-statement blocks into a multi-line </w:t>
      </w:r>
      <w:r w:rsidRPr="00BE1EAC">
        <w:rPr>
          <w:b/>
        </w:rPr>
        <w:t>I</w:t>
      </w:r>
      <w:r w:rsidR="00A23BCC">
        <w:rPr>
          <w:b/>
        </w:rPr>
        <w:t>f</w:t>
      </w:r>
      <w:r>
        <w:t xml:space="preserve"> with an </w:t>
      </w:r>
      <w:r w:rsidRPr="00BE1EAC">
        <w:rPr>
          <w:b/>
        </w:rPr>
        <w:t>E</w:t>
      </w:r>
      <w:r w:rsidR="00A23BCC">
        <w:rPr>
          <w:b/>
        </w:rPr>
        <w:t>nd</w:t>
      </w:r>
      <w:r w:rsidRPr="00BE1EAC">
        <w:rPr>
          <w:b/>
        </w:rPr>
        <w:t>I</w:t>
      </w:r>
      <w:r w:rsidR="00A23BCC">
        <w:rPr>
          <w:b/>
        </w:rPr>
        <w:t>f</w:t>
      </w:r>
      <w:r>
        <w:t>.</w:t>
      </w:r>
    </w:p>
    <w:p w:rsidR="00737EB3" w:rsidRPr="00674A65" w:rsidRDefault="00184DA5" w:rsidP="00EB1F62">
      <w:pPr>
        <w:pStyle w:val="Heading2"/>
      </w:pPr>
      <w:bookmarkStart w:id="4779" w:name="_Toc436832935"/>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4779"/>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w:t>
      </w:r>
      <w:r w:rsidR="00C107C7">
        <w:rPr>
          <w:rFonts w:ascii="Letter Gothic" w:hAnsi="Letter Gothic"/>
          <w:b w:val="0"/>
        </w:rPr>
        <w:t>OR</w:t>
      </w:r>
      <w:r w:rsidRPr="00E3611B">
        <w:rPr>
          <w:rFonts w:ascii="Letter Gothic" w:hAnsi="Letter Gothic"/>
          <w:b w:val="0"/>
        </w:rPr>
        <w:t xml:space="preserve"> &lt;nvar&gt; = &lt;nexp</w:t>
      </w:r>
      <w:r w:rsidR="00F454BB" w:rsidRPr="00E3611B">
        <w:rPr>
          <w:rFonts w:ascii="Letter Gothic" w:hAnsi="Letter Gothic"/>
          <w:b w:val="0"/>
        </w:rPr>
        <w:t>_1&gt; T</w:t>
      </w:r>
      <w:r w:rsidR="00C107C7">
        <w:rPr>
          <w:rFonts w:ascii="Letter Gothic" w:hAnsi="Letter Gothic"/>
          <w:b w:val="0"/>
        </w:rPr>
        <w:t>O</w:t>
      </w:r>
      <w:r w:rsidR="00F454BB" w:rsidRPr="00E3611B">
        <w:rPr>
          <w:rFonts w:ascii="Letter Gothic" w:hAnsi="Letter Gothic"/>
          <w:b w:val="0"/>
        </w:rPr>
        <w:t xml:space="preserve">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w:t>
      </w:r>
      <w:r w:rsidR="00C107C7">
        <w:rPr>
          <w:rFonts w:ascii="Letter Gothic" w:hAnsi="Letter Gothic"/>
          <w:b w:val="0"/>
        </w:rPr>
        <w:t>TEP</w:t>
      </w:r>
      <w:r w:rsidR="00F454BB" w:rsidRPr="00E3611B">
        <w:rPr>
          <w:rFonts w:ascii="Letter Gothic" w:hAnsi="Letter Gothic"/>
          <w:b w:val="0"/>
        </w:rPr>
        <w:t xml:space="preserve">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N</w:t>
      </w:r>
      <w:r w:rsidR="00C107C7">
        <w:rPr>
          <w:rFonts w:ascii="Letter Gothic" w:hAnsi="Letter Gothic"/>
          <w:b w:val="0"/>
        </w:rPr>
        <w:t>EXT</w:t>
      </w:r>
      <w:r w:rsidRPr="00E3611B">
        <w:rPr>
          <w:rFonts w:ascii="Letter Gothic" w:hAnsi="Letter Gothic"/>
          <w:b w:val="0"/>
        </w:rPr>
        <w:t xml:space="preserve">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9A5DD9" w:rsidP="00084947">
      <w:r w:rsidRPr="00674A65">
        <w:t>{</w:t>
      </w:r>
      <w:r w:rsidR="00F454BB" w:rsidRPr="00674A65">
        <w:t>S</w:t>
      </w:r>
      <w:r w:rsidR="00C107C7">
        <w:t>TEP</w:t>
      </w:r>
      <w:r w:rsidR="00F454BB" w:rsidRPr="00674A65">
        <w:t xml:space="preserve">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C107C7">
        <w:rPr>
          <w:b/>
        </w:rPr>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 xml:space="preserve">the statements between the </w:t>
      </w:r>
      <w:r w:rsidRPr="002C76E2">
        <w:rPr>
          <w:b/>
        </w:rPr>
        <w:t>For</w:t>
      </w:r>
      <w:r w:rsidRPr="00674A65">
        <w:t xml:space="preserve"> and </w:t>
      </w:r>
      <w:r w:rsidRPr="002C76E2">
        <w:rPr>
          <w:b/>
        </w:rPr>
        <w:t>Next</w:t>
      </w:r>
      <w:r w:rsidRPr="00674A65">
        <w:t xml:space="preserve">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 xml:space="preserve">the statements between the </w:t>
      </w:r>
      <w:r w:rsidRPr="002C76E2">
        <w:rPr>
          <w:b/>
        </w:rPr>
        <w:t>For</w:t>
      </w:r>
      <w:r w:rsidRPr="00674A65">
        <w:t xml:space="preserve"> and </w:t>
      </w:r>
      <w:r w:rsidRPr="002C76E2">
        <w:rPr>
          <w:b/>
        </w:rPr>
        <w:t>Next</w:t>
      </w:r>
      <w:r w:rsidRPr="00674A65">
        <w:t xml:space="preserve"> will be executed.</w:t>
      </w:r>
    </w:p>
    <w:p w:rsidR="00796245" w:rsidRDefault="00796245" w:rsidP="00A33ED2">
      <w:r>
        <w:t xml:space="preserve">When the </w:t>
      </w:r>
      <w:r w:rsidRPr="00517080">
        <w:rPr>
          <w:b/>
        </w:rPr>
        <w:t>Next</w:t>
      </w:r>
      <w:r>
        <w:t xml:space="preserve"> statement is executed, &lt;nvar&gt; will be incremented or decremented by the </w:t>
      </w:r>
      <w:r w:rsidR="009725B4" w:rsidRPr="00517080">
        <w:rPr>
          <w:b/>
        </w:rPr>
        <w:t>Step</w:t>
      </w:r>
      <w:r w:rsidR="009725B4">
        <w:t xml:space="preserve"> </w:t>
      </w:r>
      <w:r w:rsidR="00003B09">
        <w:t xml:space="preserve">value </w:t>
      </w:r>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2C76E2" w:rsidRDefault="002C76E2" w:rsidP="00A33ED2">
      <w:r>
        <w:t xml:space="preserve">Because the keywords </w:t>
      </w:r>
      <w:r>
        <w:rPr>
          <w:b/>
        </w:rPr>
        <w:t>To</w:t>
      </w:r>
      <w:r>
        <w:t xml:space="preserve"> and </w:t>
      </w:r>
      <w:r>
        <w:rPr>
          <w:b/>
        </w:rPr>
        <w:t>Step</w:t>
      </w:r>
      <w:r>
        <w:t xml:space="preserve"> are in the middle of the line with expressions that may include variables, it is possible to confuse the interpreter. Remember that the interpreter does not see any spaces you put between variables and keywords. </w:t>
      </w:r>
      <w:r>
        <w:rPr>
          <w:b/>
        </w:rPr>
        <w:t>FOR a TO m</w:t>
      </w:r>
      <w:r>
        <w:t xml:space="preserve"> is seen as </w:t>
      </w:r>
      <w:r>
        <w:rPr>
          <w:b/>
        </w:rPr>
        <w:t>foratom</w:t>
      </w:r>
      <w:r>
        <w:t>. If there is any possibility of confusion, use parentheses to tell the interpreter that a name is a variable:</w:t>
      </w:r>
    </w:p>
    <w:p w:rsidR="002C76E2" w:rsidRPr="002C76E2" w:rsidRDefault="002C76E2" w:rsidP="002C76E2">
      <w:pPr>
        <w:pStyle w:val="Codeexample"/>
        <w:rPr>
          <w:rFonts w:ascii="Letter Gothic" w:hAnsi="Letter Gothic"/>
          <w:b w:val="0"/>
        </w:rPr>
      </w:pPr>
      <w:r>
        <w:rPr>
          <w:rFonts w:ascii="Letter Gothic" w:hAnsi="Letter Gothic"/>
          <w:b w:val="0"/>
        </w:rPr>
        <w:t xml:space="preserve">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r>
      <w:r>
        <w:rPr>
          <w:rFonts w:ascii="Letter Gothic" w:hAnsi="Letter Gothic"/>
          <w:b w:val="0"/>
        </w:rPr>
        <w:tab/>
        <w:t xml:space="preserve">% </w:t>
      </w:r>
      <w:r w:rsidR="001D5333">
        <w:rPr>
          <w:rFonts w:ascii="Letter Gothic" w:hAnsi="Letter Gothic"/>
          <w:b w:val="0"/>
        </w:rPr>
        <w:t>ERROR</w:t>
      </w:r>
      <w:r>
        <w:rPr>
          <w:rFonts w:ascii="Letter Gothic" w:hAnsi="Letter Gothic"/>
          <w:b w:val="0"/>
        </w:rPr>
        <w:t xml:space="preserve">: interpreted as </w:t>
      </w:r>
      <w:r w:rsidR="001D5333">
        <w:rPr>
          <w:rFonts w:ascii="Letter Gothic" w:hAnsi="Letter Gothic"/>
          <w:b w:val="0"/>
        </w:rPr>
        <w:t>"</w:t>
      </w:r>
      <w:r>
        <w:rPr>
          <w:rFonts w:ascii="Letter Gothic" w:hAnsi="Letter Gothic"/>
          <w:b w:val="0"/>
        </w:rPr>
        <w:t xml:space="preserve">FOR </w:t>
      </w:r>
      <w:r w:rsidR="001D5333">
        <w:rPr>
          <w:rFonts w:ascii="Letter Gothic" w:hAnsi="Letter Gothic"/>
          <w:b w:val="0"/>
        </w:rPr>
        <w:t>win</w:t>
      </w:r>
      <w:r>
        <w:rPr>
          <w:rFonts w:ascii="Letter Gothic" w:hAnsi="Letter Gothic"/>
          <w:b w:val="0"/>
        </w:rPr>
        <w:t xml:space="preserve"> TO </w:t>
      </w:r>
      <w:r w:rsidR="001D5333">
        <w:rPr>
          <w:rFonts w:ascii="Letter Gothic" w:hAnsi="Letter Gothic"/>
          <w:b w:val="0"/>
        </w:rPr>
        <w:t>ptowinbot"</w:t>
      </w:r>
    </w:p>
    <w:p w:rsidR="002C76E2" w:rsidRPr="002C76E2" w:rsidRDefault="002C76E2" w:rsidP="002C76E2">
      <w:pPr>
        <w:pStyle w:val="Codeexample"/>
        <w:rPr>
          <w:rFonts w:ascii="Letter Gothic" w:hAnsi="Letter Gothic"/>
          <w:b w:val="0"/>
        </w:rPr>
      </w:pPr>
      <w:r>
        <w:rPr>
          <w:rFonts w:ascii="Letter Gothic" w:hAnsi="Letter Gothic"/>
          <w:b w:val="0"/>
        </w:rPr>
        <w:t>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t>% interpreted as intended</w:t>
      </w:r>
    </w:p>
    <w:p w:rsidR="00796245" w:rsidRDefault="00BB5FF4" w:rsidP="00A33ED2">
      <w:r w:rsidRPr="00C107C7">
        <w:rPr>
          <w:b/>
        </w:rPr>
        <w:t>For-Next</w:t>
      </w:r>
      <w:r>
        <w:t xml:space="preserve"> loop</w:t>
      </w:r>
      <w:r w:rsidR="00796245">
        <w:t>s ca</w:t>
      </w:r>
      <w:r w:rsidR="009725B4">
        <w:t>n be nested to any level. Wh</w:t>
      </w:r>
      <w:r w:rsidR="00003B09">
        <w:t xml:space="preserve">en </w:t>
      </w:r>
      <w:r w:rsidRPr="00C107C7">
        <w:rPr>
          <w:b/>
        </w:rPr>
        <w:t>For-Next</w:t>
      </w:r>
      <w:r>
        <w:t xml:space="preserve">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A81E2C" w:rsidRDefault="00A744E5" w:rsidP="00A33ED2">
      <w:r>
        <w:t xml:space="preserve">You can exit a </w:t>
      </w:r>
      <w:r w:rsidRPr="00A744E5">
        <w:rPr>
          <w:b/>
        </w:rPr>
        <w:t>For</w:t>
      </w:r>
      <w:r>
        <w:t xml:space="preserve"> </w:t>
      </w:r>
      <w:r w:rsidRPr="00A744E5">
        <w:t>loop</w:t>
      </w:r>
      <w:r>
        <w:t xml:space="preserve"> without </w:t>
      </w:r>
      <w:r>
        <w:rPr>
          <w:b/>
        </w:rPr>
        <w:t>Next</w:t>
      </w:r>
      <w:r>
        <w:t xml:space="preserve"> or </w:t>
      </w:r>
      <w:r>
        <w:rPr>
          <w:b/>
        </w:rPr>
        <w:t>F_N.break</w:t>
      </w:r>
      <w:r w:rsidR="00A81E2C">
        <w:t xml:space="preserve">. However, this can </w:t>
      </w:r>
      <w:r>
        <w:t xml:space="preserve">create </w:t>
      </w:r>
      <w:r w:rsidR="00A81E2C">
        <w:t>subtle logic errors</w:t>
      </w:r>
      <w:r>
        <w:t xml:space="preserve"> that are hard to debug</w:t>
      </w:r>
      <w:r w:rsidR="00A81E2C">
        <w:t xml:space="preserve">. If you set debug mode (see the </w:t>
      </w:r>
      <w:r w:rsidR="00A81E2C">
        <w:rPr>
          <w:b/>
        </w:rPr>
        <w:t>Debug.on</w:t>
      </w:r>
      <w:r w:rsidR="00A81E2C">
        <w:t xml:space="preserve"> command), then BASIC! can help you find these bugs. When your program ends and debug is on, if your program entered a </w:t>
      </w:r>
      <w:r w:rsidR="00A81E2C" w:rsidRPr="00A744E5">
        <w:rPr>
          <w:b/>
        </w:rPr>
        <w:t>For</w:t>
      </w:r>
      <w:r w:rsidR="00A81E2C">
        <w:t xml:space="preserve"> loop </w:t>
      </w:r>
      <w:r>
        <w:t>and did not leave it cleanly, BASIC! shows a run-time error: "Program ended with FOR without NEXT".</w:t>
      </w:r>
    </w:p>
    <w:p w:rsidR="00915AC3" w:rsidRDefault="00915AC3" w:rsidP="00915AC3">
      <w:pPr>
        <w:pStyle w:val="Heading2"/>
      </w:pPr>
      <w:bookmarkStart w:id="4780" w:name="_Toc436832936"/>
      <w:r>
        <w:t>F_N.continue</w:t>
      </w:r>
      <w:bookmarkEnd w:id="4780"/>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w:t>
      </w:r>
      <w:r w:rsidRPr="00C107C7">
        <w:rPr>
          <w:b/>
        </w:rPr>
        <w:t>For-Next</w:t>
      </w:r>
      <w:r>
        <w:t xml:space="preserve"> loop, the rest of the current pass of the loop is skipped. The </w:t>
      </w:r>
      <w:r w:rsidRPr="00517080">
        <w:rPr>
          <w:b/>
        </w:rPr>
        <w:t>Next</w:t>
      </w:r>
      <w:r>
        <w:t xml:space="preserve"> statement executes immediately.</w:t>
      </w:r>
    </w:p>
    <w:p w:rsidR="00E055C9" w:rsidRDefault="00E055C9" w:rsidP="00EB1F62">
      <w:pPr>
        <w:pStyle w:val="Heading2"/>
      </w:pPr>
      <w:bookmarkStart w:id="4781" w:name="_Toc436832937"/>
      <w:r>
        <w:t>F_</w:t>
      </w:r>
      <w:r w:rsidR="00915AC3">
        <w:t>N</w:t>
      </w:r>
      <w:r>
        <w:t>.break</w:t>
      </w:r>
      <w:bookmarkEnd w:id="4781"/>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 xml:space="preserve">f this statement is executed within a </w:t>
      </w:r>
      <w:r w:rsidR="00B45C5F" w:rsidRPr="00C107C7">
        <w:rPr>
          <w:b/>
        </w:rPr>
        <w:t>For-Next</w:t>
      </w:r>
      <w:r w:rsidR="00B45C5F">
        <w:t xml:space="preserve">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4782" w:name="_Toc436832938"/>
      <w:r>
        <w:t>While</w:t>
      </w:r>
      <w:r w:rsidR="00DB389E">
        <w:t xml:space="preserve"> &lt;lexp&gt;</w:t>
      </w:r>
      <w:r w:rsidR="00C760EB">
        <w:t xml:space="preserve"> </w:t>
      </w:r>
      <w:r w:rsidR="009611B1">
        <w:t>/</w:t>
      </w:r>
      <w:r>
        <w:t xml:space="preserve"> Repeat</w:t>
      </w:r>
      <w:bookmarkEnd w:id="4782"/>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A744E5">
      <w:r w:rsidRPr="00C107C7">
        <w:rPr>
          <w:b/>
        </w:rPr>
        <w:t>While</w:t>
      </w:r>
      <w:r w:rsidR="00D274D5" w:rsidRPr="00C107C7">
        <w:rPr>
          <w:b/>
        </w:rPr>
        <w:t>-Repeat</w:t>
      </w:r>
      <w:r>
        <w:t xml:space="preserve"> loops may be nested to any level. When </w:t>
      </w:r>
      <w:r w:rsidR="00D274D5" w:rsidRPr="00C107C7">
        <w:rPr>
          <w:b/>
        </w:rPr>
        <w:t>While-Repeat</w:t>
      </w:r>
      <w:r>
        <w:t xml:space="preserve"> are nested, any executed </w:t>
      </w:r>
      <w:r w:rsidRPr="00517080">
        <w:rPr>
          <w:b/>
        </w:rPr>
        <w:t>Repeat</w:t>
      </w:r>
      <w:r>
        <w:t xml:space="preserve"> statement will apply to inner most </w:t>
      </w:r>
      <w:r w:rsidRPr="00C107C7">
        <w:rPr>
          <w:b/>
        </w:rPr>
        <w:t>While</w:t>
      </w:r>
      <w:r>
        <w:t xml:space="preserve"> loop.</w:t>
      </w:r>
    </w:p>
    <w:p w:rsidR="00915AC3" w:rsidRDefault="00915AC3" w:rsidP="00915AC3">
      <w:pPr>
        <w:pStyle w:val="Heading2"/>
      </w:pPr>
      <w:bookmarkStart w:id="4783" w:name="_Toc436832939"/>
      <w:r>
        <w:t>W_R.continue</w:t>
      </w:r>
      <w:bookmarkEnd w:id="4783"/>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Default="00915AC3" w:rsidP="00915AC3">
      <w:r>
        <w:t xml:space="preserve">If this statement is executed within a </w:t>
      </w:r>
      <w:r w:rsidRPr="00A81E2C">
        <w:rPr>
          <w:b/>
        </w:rPr>
        <w:t>While-Repeat</w:t>
      </w:r>
      <w:r>
        <w:t xml:space="preserve"> loop, the rest of the current pass of the loop is skipped. The </w:t>
      </w:r>
      <w:r w:rsidRPr="00517080">
        <w:rPr>
          <w:b/>
        </w:rPr>
        <w:t>Repeat</w:t>
      </w:r>
      <w:r>
        <w:t xml:space="preserve"> statement executes immediately.</w:t>
      </w:r>
    </w:p>
    <w:p w:rsidR="00A744E5" w:rsidRPr="00E055C9" w:rsidRDefault="00A744E5" w:rsidP="00915AC3">
      <w:r>
        <w:t xml:space="preserve">You can exit a </w:t>
      </w:r>
      <w:r>
        <w:rPr>
          <w:b/>
        </w:rPr>
        <w:t>While</w:t>
      </w:r>
      <w:r>
        <w:t xml:space="preserve"> </w:t>
      </w:r>
      <w:r w:rsidRPr="00A744E5">
        <w:t>loop</w:t>
      </w:r>
      <w:r>
        <w:t xml:space="preserve"> without </w:t>
      </w:r>
      <w:r>
        <w:rPr>
          <w:b/>
        </w:rPr>
        <w:t>Repeat</w:t>
      </w:r>
      <w:r>
        <w:t xml:space="preserve"> or </w:t>
      </w:r>
      <w:r>
        <w:rPr>
          <w:b/>
        </w:rPr>
        <w:t>W_R.break</w:t>
      </w:r>
      <w:r>
        <w:t xml:space="preserve">. As with </w:t>
      </w:r>
      <w:r w:rsidRPr="00A744E5">
        <w:rPr>
          <w:b/>
        </w:rPr>
        <w:t>For-Next</w:t>
      </w:r>
      <w:r>
        <w:t xml:space="preserve"> loops, this can create subtle bugs, and BASIC! can help you find them. </w:t>
      </w:r>
      <w:r w:rsidR="0004115E">
        <w:t>If</w:t>
      </w:r>
      <w:r>
        <w:t xml:space="preserve"> debug is on, </w:t>
      </w:r>
      <w:r w:rsidR="0004115E">
        <w:t>and</w:t>
      </w:r>
      <w:r>
        <w:t xml:space="preserve"> your</w:t>
      </w:r>
      <w:r w:rsidR="0004115E">
        <w:t xml:space="preserve"> program is still in a </w:t>
      </w:r>
      <w:r w:rsidR="0004115E">
        <w:rPr>
          <w:b/>
        </w:rPr>
        <w:t>While</w:t>
      </w:r>
      <w:r>
        <w:t xml:space="preserve"> loop </w:t>
      </w:r>
      <w:r w:rsidR="0004115E">
        <w:t>when it ends</w:t>
      </w:r>
      <w:r>
        <w:t xml:space="preserve">, BASIC! shows a run-time error: "Program ended with </w:t>
      </w:r>
      <w:r w:rsidR="0004115E">
        <w:t>WHILE</w:t>
      </w:r>
      <w:r>
        <w:t xml:space="preserve"> without </w:t>
      </w:r>
      <w:r w:rsidR="0004115E">
        <w:t xml:space="preserve"> REPEAT</w:t>
      </w:r>
      <w:r>
        <w:t>".</w:t>
      </w:r>
    </w:p>
    <w:p w:rsidR="00CA12D0" w:rsidRDefault="00CA12D0" w:rsidP="00EB1F62">
      <w:pPr>
        <w:pStyle w:val="Heading2"/>
      </w:pPr>
      <w:bookmarkStart w:id="4784" w:name="_Toc436832940"/>
      <w:r>
        <w:t>W_</w:t>
      </w:r>
      <w:r w:rsidR="00915AC3">
        <w:t>R</w:t>
      </w:r>
      <w:r>
        <w:t>.break</w:t>
      </w:r>
      <w:bookmarkEnd w:id="4784"/>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t>
      </w:r>
      <w:r w:rsidR="00CA12D0" w:rsidRPr="00A81E2C">
        <w:rPr>
          <w:b/>
        </w:rPr>
        <w:t>While</w:t>
      </w:r>
      <w:r w:rsidR="00D274D5" w:rsidRPr="00A81E2C">
        <w:rPr>
          <w:b/>
        </w:rPr>
        <w:t>-</w:t>
      </w:r>
      <w:r w:rsidR="00CA12D0" w:rsidRPr="00A81E2C">
        <w:rPr>
          <w:b/>
        </w:rPr>
        <w:t>Repeat</w:t>
      </w:r>
      <w:r w:rsidR="00CA12D0">
        <w:t xml:space="preserve">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4785" w:name="_Toc436832941"/>
      <w:r>
        <w:t xml:space="preserve">Do </w:t>
      </w:r>
      <w:r w:rsidR="009611B1">
        <w:t>/</w:t>
      </w:r>
      <w:r>
        <w:t xml:space="preserve"> Until</w:t>
      </w:r>
      <w:r w:rsidR="00BA0F9C">
        <w:t xml:space="preserve"> </w:t>
      </w:r>
      <w:r w:rsidR="00DB389E">
        <w:t>&lt;lexp&gt;</w:t>
      </w:r>
      <w:bookmarkEnd w:id="4785"/>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A744E5">
      <w:r w:rsidRPr="00A81E2C">
        <w:rPr>
          <w:b/>
        </w:rPr>
        <w:t>Do</w:t>
      </w:r>
      <w:r w:rsidR="00D274D5" w:rsidRPr="00A81E2C">
        <w:rPr>
          <w:b/>
        </w:rPr>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A744E5" w:rsidRDefault="00A744E5" w:rsidP="00A744E5">
      <w:r>
        <w:t xml:space="preserve">You can exit a </w:t>
      </w:r>
      <w:r>
        <w:rPr>
          <w:b/>
        </w:rPr>
        <w:t>Do</w:t>
      </w:r>
      <w:r>
        <w:t xml:space="preserve"> </w:t>
      </w:r>
      <w:r w:rsidRPr="00A744E5">
        <w:t>loop</w:t>
      </w:r>
      <w:r>
        <w:t xml:space="preserve"> without </w:t>
      </w:r>
      <w:r>
        <w:rPr>
          <w:b/>
        </w:rPr>
        <w:t>Until</w:t>
      </w:r>
      <w:r>
        <w:t xml:space="preserve"> or </w:t>
      </w:r>
      <w:r>
        <w:rPr>
          <w:b/>
        </w:rPr>
        <w:t>D_U.break</w:t>
      </w:r>
      <w:r>
        <w:t xml:space="preserve">. </w:t>
      </w:r>
      <w:r w:rsidR="0004115E">
        <w:t xml:space="preserve">As with </w:t>
      </w:r>
      <w:r w:rsidR="0004115E" w:rsidRPr="00A744E5">
        <w:rPr>
          <w:b/>
        </w:rPr>
        <w:t>For-Next</w:t>
      </w:r>
      <w:r w:rsidR="0004115E">
        <w:t xml:space="preserve"> loops, this can create subtle bugs, and BASIC! can help you find them. If debug is on, and your program is still in a </w:t>
      </w:r>
      <w:r w:rsidR="0004115E">
        <w:rPr>
          <w:b/>
        </w:rPr>
        <w:t>Do</w:t>
      </w:r>
      <w:r w:rsidR="0004115E">
        <w:t xml:space="preserve"> loop when it ends, BASIC! shows a run-time error: "Program ended with DO without  UNTIL"</w:t>
      </w:r>
      <w:r>
        <w:t>.</w:t>
      </w:r>
    </w:p>
    <w:p w:rsidR="00915AC3" w:rsidRDefault="00915AC3" w:rsidP="00915AC3">
      <w:pPr>
        <w:pStyle w:val="Heading2"/>
      </w:pPr>
      <w:bookmarkStart w:id="4786" w:name="_Toc436832942"/>
      <w:r>
        <w:t>D_U.continue</w:t>
      </w:r>
      <w:bookmarkEnd w:id="4786"/>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t>
      </w:r>
      <w:r w:rsidRPr="00A81E2C">
        <w:rPr>
          <w:b/>
        </w:rPr>
        <w:t>Do-Until</w:t>
      </w:r>
      <w:r>
        <w:t xml:space="preserve">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4787" w:name="_Toc436832943"/>
      <w:r>
        <w:t>D_</w:t>
      </w:r>
      <w:r w:rsidR="00915AC3">
        <w:t>U</w:t>
      </w:r>
      <w:r>
        <w:t>.break</w:t>
      </w:r>
      <w:bookmarkEnd w:id="4787"/>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w:t>
      </w:r>
      <w:r w:rsidR="00CA12D0" w:rsidRPr="00A81E2C">
        <w:rPr>
          <w:b/>
        </w:rPr>
        <w:t>Do</w:t>
      </w:r>
      <w:r w:rsidR="00D274D5" w:rsidRPr="00A81E2C">
        <w:rPr>
          <w:b/>
        </w:rPr>
        <w:t>-</w:t>
      </w:r>
      <w:r w:rsidR="00CA12D0" w:rsidRPr="00A81E2C">
        <w:rPr>
          <w:b/>
        </w:rPr>
        <w:t>Until</w:t>
      </w:r>
      <w:r w:rsidR="00CA12D0">
        <w:t xml:space="preserve">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4788" w:name="_Toc436832944"/>
      <w:r>
        <w:t xml:space="preserve">Labels, </w:t>
      </w:r>
      <w:r w:rsidR="004957D3">
        <w:t xml:space="preserve">GOTO, </w:t>
      </w:r>
      <w:r w:rsidR="0073447D">
        <w:t>GOSUB</w:t>
      </w:r>
      <w:r w:rsidR="004957D3">
        <w:t>, and RETURN</w:t>
      </w:r>
      <w:r>
        <w:t>: Traditional BASIC</w:t>
      </w:r>
      <w:bookmarkEnd w:id="4788"/>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rsidR="008E348B" w:rsidRDefault="008E348B" w:rsidP="008E348B">
      <w:pPr>
        <w:pStyle w:val="Heading3"/>
      </w:pPr>
      <w:bookmarkStart w:id="4789" w:name="_Toc436832945"/>
      <w:r>
        <w:t>Label</w:t>
      </w:r>
      <w:bookmarkEnd w:id="4789"/>
    </w:p>
    <w:p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r w:rsidR="00FB7C92">
        <w:t>A label must not begin with any BASIC! keyword.</w:t>
      </w:r>
    </w:p>
    <w:p w:rsidR="00674334" w:rsidRDefault="00674334" w:rsidP="008E348B">
      <w:r>
        <w:t>You may put a label on a line with other commands</w:t>
      </w:r>
      <w:r w:rsidR="00724143">
        <w:t>. Use two colons: one to signify that the word is a label, and a second to separate the label from the other command(s) on the line.</w:t>
      </w:r>
    </w:p>
    <w:p w:rsidR="00724143" w:rsidRPr="00724143" w:rsidRDefault="00724143" w:rsidP="00724143">
      <w:pPr>
        <w:pStyle w:val="Codeexample"/>
        <w:rPr>
          <w:rFonts w:ascii="Letter Gothic" w:hAnsi="Letter Gothic"/>
          <w:b w:val="0"/>
        </w:rPr>
      </w:pPr>
      <w:r>
        <w:rPr>
          <w:rFonts w:ascii="Letter Gothic" w:hAnsi="Letter Gothic"/>
          <w:b w:val="0"/>
        </w:rPr>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rsidR="00724143" w:rsidRDefault="00724143" w:rsidP="00FB7C92">
      <w:r>
        <w:t xml:space="preserve">This </w:t>
      </w:r>
      <w:r w:rsidR="00BE1EAC">
        <w:t xml:space="preserve">program </w:t>
      </w:r>
      <w:r>
        <w:t xml:space="preserve">prints </w:t>
      </w:r>
      <w:r w:rsidRPr="00724143">
        <w:rPr>
          <w:rFonts w:ascii="Letter Gothic" w:hAnsi="Letter Gothic"/>
          <w:sz w:val="20"/>
          <w:szCs w:val="20"/>
        </w:rPr>
        <w:t>5.0</w:t>
      </w:r>
      <w:r>
        <w:t xml:space="preserve"> and then stops.</w:t>
      </w:r>
    </w:p>
    <w:p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4790" w:name="_Toc436832946"/>
      <w:r>
        <w:t>GoTo &lt;label&gt;</w:t>
      </w:r>
      <w:bookmarkEnd w:id="4790"/>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4791" w:name="_Toc436832947"/>
      <w:r>
        <w:t>GoTo &lt;index_nexp&gt;, &lt;label&gt;...</w:t>
      </w:r>
      <w:bookmarkEnd w:id="4791"/>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4792" w:name="_Toc436832948"/>
      <w:r>
        <w:t>GoSub &lt;label&gt;</w:t>
      </w:r>
      <w:r w:rsidR="00854349">
        <w:t xml:space="preserve"> /</w:t>
      </w:r>
      <w:r>
        <w:t xml:space="preserve"> Return</w:t>
      </w:r>
      <w:bookmarkEnd w:id="4792"/>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4793" w:name="_Toc436832949"/>
      <w:r>
        <w:t>GoSub &lt;index_nexp&gt;, &lt;label&gt;...</w:t>
      </w:r>
      <w:r w:rsidR="009611B1">
        <w:t xml:space="preserve"> / Return</w:t>
      </w:r>
      <w:bookmarkEnd w:id="4793"/>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4794" w:name="_Toc436832950"/>
      <w:r>
        <w:t>Using Source Code f</w:t>
      </w:r>
      <w:r w:rsidR="000A743C">
        <w:t>rom Multiple Files</w:t>
      </w:r>
      <w:bookmarkEnd w:id="4794"/>
    </w:p>
    <w:p w:rsidR="00391A64" w:rsidRDefault="00391A64" w:rsidP="000A743C">
      <w:pPr>
        <w:pStyle w:val="Heading3"/>
      </w:pPr>
      <w:bookmarkStart w:id="4795" w:name="_Toc436832951"/>
      <w:r>
        <w:t>Include FilePath</w:t>
      </w:r>
      <w:bookmarkEnd w:id="4795"/>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Before the program is run, the BASIC! pre</w:t>
      </w:r>
      <w:r w:rsidR="005C0F82">
        <w:t>-</w:t>
      </w:r>
      <w:r>
        <w:t xml:space="preserv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391A64" w:rsidRPr="003E49F4" w:rsidRDefault="00391A64" w:rsidP="000A5A50">
      <w:pPr>
        <w:pStyle w:val="Codeexample"/>
        <w:keepNext/>
        <w:rPr>
          <w:rFonts w:ascii="Letter Gothic" w:hAnsi="Letter Gothic"/>
        </w:rPr>
      </w:pPr>
      <w:r w:rsidRPr="003E49F4">
        <w:rPr>
          <w:rFonts w:ascii="Letter Gothic" w:hAnsi="Letter Gothic"/>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3E49F4" w:rsidRDefault="003E49F4" w:rsidP="003E49F4">
      <w:pPr>
        <w:pStyle w:val="Codeexample"/>
        <w:rPr>
          <w:rFonts w:ascii="Letter Gothic" w:hAnsi="Letter Gothic"/>
        </w:rPr>
      </w:pPr>
      <w:r w:rsidRPr="003E49F4">
        <w:rPr>
          <w:rFonts w:ascii="Letter Gothic" w:hAnsi="Letter Gothic"/>
        </w:rPr>
        <w:t xml:space="preserve">INCLUDE </w:t>
      </w:r>
      <w:r>
        <w:rPr>
          <w:rFonts w:ascii="Letter Gothic" w:hAnsi="Letter Gothic"/>
        </w:rPr>
        <w:t>"</w:t>
      </w:r>
      <w:r w:rsidRPr="003E49F4">
        <w:rPr>
          <w:rFonts w:ascii="Letter Gothic" w:hAnsi="Letter Gothic"/>
        </w:rPr>
        <w:t>functions/DrawGraph.bas</w:t>
      </w:r>
      <w:r>
        <w:rPr>
          <w:rFonts w:ascii="Letter Gothic" w:hAnsi="Letter Gothic"/>
        </w:rPr>
        <w:t>"</w:t>
      </w:r>
    </w:p>
    <w:p w:rsidR="005C0F82" w:rsidRDefault="003E49F4" w:rsidP="00391A64">
      <w:r>
        <w:t>If present, the quotes prevent the pre</w:t>
      </w:r>
      <w:r w:rsidR="005C0F82">
        <w:t>-</w:t>
      </w:r>
      <w:r>
        <w:t>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Pr="005C0F82"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4463D" w:rsidRDefault="00D4463D" w:rsidP="000A743C">
      <w:pPr>
        <w:pStyle w:val="Heading3"/>
      </w:pPr>
      <w:bookmarkStart w:id="4796" w:name="_Toc436832952"/>
      <w:r>
        <w:t>Run &lt;filename_sexp&gt; {,</w:t>
      </w:r>
      <w:r w:rsidR="0029334D">
        <w:t xml:space="preserve"> &lt;data_sexp&gt;}</w:t>
      </w:r>
      <w:bookmarkEnd w:id="4796"/>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Pr="00947140"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9725B4" w:rsidRDefault="00FD6B3C" w:rsidP="00EB1F62">
      <w:pPr>
        <w:pStyle w:val="Heading2"/>
      </w:pPr>
      <w:bookmarkStart w:id="4797" w:name="_Toc436832953"/>
      <w:r>
        <w:t>Switch Commands</w:t>
      </w:r>
      <w:bookmarkEnd w:id="4797"/>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3</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265345" w:rsidRDefault="00265345" w:rsidP="005F4916">
      <w:pPr>
        <w:pStyle w:val="Heading3"/>
      </w:pPr>
      <w:bookmarkStart w:id="4798" w:name="_Toc436832954"/>
      <w:r>
        <w:t xml:space="preserve">Nesting Switch </w:t>
      </w:r>
      <w:r w:rsidR="0088530E">
        <w:t>Operations</w:t>
      </w:r>
      <w:bookmarkEnd w:id="4798"/>
    </w:p>
    <w:p w:rsidR="0088530E" w:rsidRDefault="0088530E" w:rsidP="0088530E">
      <w:r>
        <w:t>Switch operation can NOT be nested. Do not program switch operations within other switch operations.</w:t>
      </w:r>
    </w:p>
    <w:p w:rsidR="004921BA" w:rsidRDefault="00265345" w:rsidP="005F4916">
      <w:pPr>
        <w:pStyle w:val="Heading3"/>
      </w:pPr>
      <w:bookmarkStart w:id="4799" w:name="_Toc436832955"/>
      <w:r>
        <w:t>Sw.begin &lt;nexp&gt;|&lt;sexp&gt;</w:t>
      </w:r>
      <w:bookmarkEnd w:id="4799"/>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p>
    <w:p w:rsidR="00B30AA7" w:rsidRDefault="00B30AA7" w:rsidP="00D04A62">
      <w:r>
        <w:t>The &lt;nexp&gt; or &lt;sexp&gt; will be evaluated. The results will then be compared the &lt;</w:t>
      </w:r>
      <w:r w:rsidR="005102B9">
        <w:t>nexp</w:t>
      </w:r>
      <w:r>
        <w:t>&gt; or &lt;</w:t>
      </w:r>
      <w:r w:rsidR="005102B9">
        <w:t>sexp</w:t>
      </w:r>
      <w:r>
        <w:t>&gt;</w:t>
      </w:r>
      <w:r w:rsidR="00731361">
        <w:t xml:space="preserve"> </w:t>
      </w:r>
      <w:r>
        <w:t xml:space="preserve">in the </w:t>
      </w:r>
      <w:r w:rsidR="00731361" w:rsidRPr="00731361">
        <w:rPr>
          <w:b/>
        </w:rPr>
        <w:t>S</w:t>
      </w:r>
      <w:r w:rsidR="003B538A" w:rsidRPr="00731361">
        <w:rPr>
          <w:b/>
        </w:rPr>
        <w:t>w.</w:t>
      </w:r>
      <w:r w:rsidRPr="00731361">
        <w:rPr>
          <w:b/>
        </w:rPr>
        <w:t>case</w:t>
      </w:r>
      <w:r>
        <w:t xml:space="preserve"> statements.</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 xml:space="preserve">&gt; then the statement following the </w:t>
      </w:r>
      <w:r w:rsidR="00731361" w:rsidRPr="00731361">
        <w:rPr>
          <w:b/>
        </w:rPr>
        <w:t>S</w:t>
      </w:r>
      <w:r w:rsidRPr="00731361">
        <w:rPr>
          <w:b/>
        </w:rPr>
        <w:t>w.case</w:t>
      </w:r>
      <w:r>
        <w:t xml:space="preserve"> will be executed.</w:t>
      </w:r>
    </w:p>
    <w:p w:rsidR="00B30AA7" w:rsidRDefault="00265345" w:rsidP="005F4916">
      <w:pPr>
        <w:pStyle w:val="Heading3"/>
      </w:pPr>
      <w:bookmarkStart w:id="4800" w:name="_Toc436832956"/>
      <w:r>
        <w:t>Sw.case &lt;</w:t>
      </w:r>
      <w:r w:rsidR="001B3211">
        <w:t>nexp</w:t>
      </w:r>
      <w:r>
        <w:t>&gt;|&lt;</w:t>
      </w:r>
      <w:r w:rsidR="001B3211">
        <w:t>sexp</w:t>
      </w:r>
      <w:r>
        <w:t>&gt;</w:t>
      </w:r>
      <w:bookmarkEnd w:id="4800"/>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 xml:space="preserve">The type of parameter, numeric or string, in </w:t>
      </w:r>
      <w:r w:rsidR="00731361" w:rsidRPr="00731361">
        <w:rPr>
          <w:b/>
        </w:rPr>
        <w:t>S</w:t>
      </w:r>
      <w:r w:rsidRPr="00731361">
        <w:rPr>
          <w:b/>
        </w:rPr>
        <w:t>w.case</w:t>
      </w:r>
      <w:r>
        <w:t xml:space="preserve"> must match the expression type of the </w:t>
      </w:r>
      <w:r w:rsidR="00731361" w:rsidRPr="00731361">
        <w:rPr>
          <w:b/>
        </w:rPr>
        <w:t>S</w:t>
      </w:r>
      <w:r w:rsidRPr="00731361">
        <w:rPr>
          <w:b/>
        </w:rPr>
        <w:t>w.begin</w:t>
      </w:r>
      <w:r>
        <w:t xml:space="preserve"> statement.</w:t>
      </w:r>
    </w:p>
    <w:p w:rsidR="00265345" w:rsidRDefault="00B30AA7" w:rsidP="00D04A62">
      <w:r>
        <w:t xml:space="preserve">If multiple </w:t>
      </w:r>
      <w:r w:rsidR="00731361" w:rsidRPr="00731361">
        <w:rPr>
          <w:b/>
        </w:rPr>
        <w:t>S</w:t>
      </w:r>
      <w:r w:rsidRPr="00731361">
        <w:rPr>
          <w:b/>
        </w:rPr>
        <w:t>w.case</w:t>
      </w:r>
      <w:r>
        <w:t xml:space="preserve"> statements have the same parameter</w:t>
      </w:r>
      <w:r w:rsidR="003B538A">
        <w:t>,</w:t>
      </w:r>
      <w:r>
        <w:t xml:space="preserve"> only the first </w:t>
      </w:r>
      <w:r w:rsidR="00731361" w:rsidRPr="00731361">
        <w:rPr>
          <w:b/>
        </w:rPr>
        <w:t>S</w:t>
      </w:r>
      <w:r w:rsidRPr="00731361">
        <w:rPr>
          <w:b/>
        </w:rPr>
        <w:t>w.case</w:t>
      </w:r>
      <w:r>
        <w:t xml:space="preserve"> with the matching parameter will be executed</w:t>
      </w:r>
      <w:r w:rsidR="00A86763">
        <w:t>.</w:t>
      </w:r>
    </w:p>
    <w:p w:rsidR="00B30AA7" w:rsidRDefault="00265345" w:rsidP="005F4916">
      <w:pPr>
        <w:pStyle w:val="Heading3"/>
      </w:pPr>
      <w:bookmarkStart w:id="4801" w:name="_Toc436832957"/>
      <w:r>
        <w:t>Sw.break</w:t>
      </w:r>
      <w:bookmarkEnd w:id="4801"/>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w:t>
      </w:r>
      <w:r w:rsidR="00731361" w:rsidRPr="00731361">
        <w:rPr>
          <w:b/>
        </w:rPr>
        <w:t>S</w:t>
      </w:r>
      <w:r w:rsidRPr="00731361">
        <w:rPr>
          <w:b/>
        </w:rPr>
        <w:t>w.case</w:t>
      </w:r>
      <w:r>
        <w:t xml:space="preserve"> has been found then the statements following the </w:t>
      </w:r>
      <w:r w:rsidR="00731361" w:rsidRPr="00731361">
        <w:rPr>
          <w:b/>
        </w:rPr>
        <w:t>S</w:t>
      </w:r>
      <w:r w:rsidRPr="00731361">
        <w:rPr>
          <w:b/>
        </w:rPr>
        <w:t>w.case</w:t>
      </w:r>
      <w:r>
        <w:t xml:space="preserve"> will be executed until a </w:t>
      </w:r>
      <w:r w:rsidR="00731361" w:rsidRPr="00731361">
        <w:rPr>
          <w:b/>
        </w:rPr>
        <w:t>S</w:t>
      </w:r>
      <w:r w:rsidRPr="00731361">
        <w:rPr>
          <w:b/>
        </w:rPr>
        <w:t>w.break</w:t>
      </w:r>
      <w:r>
        <w:t xml:space="preserve"> is encountered.</w:t>
      </w:r>
    </w:p>
    <w:p w:rsidR="00D04A62" w:rsidRDefault="00D04A62" w:rsidP="00D04A62">
      <w:r>
        <w:t xml:space="preserve">When the </w:t>
      </w:r>
      <w:r w:rsidR="00731361" w:rsidRPr="00731361">
        <w:rPr>
          <w:b/>
        </w:rPr>
        <w:t>S</w:t>
      </w:r>
      <w:r w:rsidRPr="00731361">
        <w:rPr>
          <w:b/>
        </w:rPr>
        <w:t>w.break</w:t>
      </w:r>
      <w:r>
        <w:t xml:space="preserve"> is encountered then BASIC! looks for the </w:t>
      </w:r>
      <w:r w:rsidR="00731361" w:rsidRPr="00731361">
        <w:rPr>
          <w:b/>
        </w:rPr>
        <w:t>S</w:t>
      </w:r>
      <w:r w:rsidRPr="00731361">
        <w:rPr>
          <w:b/>
        </w:rPr>
        <w:t>w.end</w:t>
      </w:r>
      <w:r>
        <w:t xml:space="preserve"> statement. Execution will then resume with the statement following the </w:t>
      </w:r>
      <w:r w:rsidR="00731361" w:rsidRPr="00731361">
        <w:rPr>
          <w:b/>
        </w:rPr>
        <w:t>S</w:t>
      </w:r>
      <w:r w:rsidRPr="00731361">
        <w:rPr>
          <w:b/>
        </w:rPr>
        <w:t>w.end</w:t>
      </w:r>
      <w:r>
        <w:t>.</w:t>
      </w:r>
    </w:p>
    <w:p w:rsidR="00265345" w:rsidRDefault="00D04A62" w:rsidP="00D04A62">
      <w:r>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is encountered</w:t>
      </w:r>
      <w:r w:rsidR="000B4495">
        <w:t>.</w:t>
      </w:r>
    </w:p>
    <w:p w:rsidR="00D04A62" w:rsidRDefault="00265345" w:rsidP="005F4916">
      <w:pPr>
        <w:pStyle w:val="Heading3"/>
      </w:pPr>
      <w:bookmarkStart w:id="4802" w:name="_Toc436832958"/>
      <w:r>
        <w:t>Sw.default</w:t>
      </w:r>
      <w:bookmarkEnd w:id="4802"/>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 xml:space="preserve">If no matching </w:t>
      </w:r>
      <w:r w:rsidR="00731361" w:rsidRPr="00731361">
        <w:rPr>
          <w:b/>
        </w:rPr>
        <w:t>S</w:t>
      </w:r>
      <w:r w:rsidRPr="00731361">
        <w:rPr>
          <w:b/>
        </w:rPr>
        <w:t>w.case</w:t>
      </w:r>
      <w:r>
        <w:t xml:space="preserve"> is found then the </w:t>
      </w:r>
      <w:r w:rsidR="00731361" w:rsidRPr="00731361">
        <w:rPr>
          <w:b/>
        </w:rPr>
        <w:t>S</w:t>
      </w:r>
      <w:r w:rsidRPr="00731361">
        <w:rPr>
          <w:b/>
        </w:rPr>
        <w:t>w.default</w:t>
      </w:r>
      <w:r>
        <w:t xml:space="preserve">, if present, will be executed. The </w:t>
      </w:r>
      <w:r w:rsidR="00731361" w:rsidRPr="00731361">
        <w:rPr>
          <w:b/>
        </w:rPr>
        <w:t>S</w:t>
      </w:r>
      <w:r w:rsidRPr="00731361">
        <w:rPr>
          <w:b/>
        </w:rPr>
        <w:t>w.default</w:t>
      </w:r>
      <w:r>
        <w:t xml:space="preserve"> must be placed after all the </w:t>
      </w:r>
      <w:r w:rsidR="00731361" w:rsidRPr="00731361">
        <w:rPr>
          <w:b/>
        </w:rPr>
        <w:t>S</w:t>
      </w:r>
      <w:r w:rsidRPr="00731361">
        <w:rPr>
          <w:b/>
        </w:rPr>
        <w:t>w.case</w:t>
      </w:r>
      <w:r>
        <w:t xml:space="preserve"> statements</w:t>
      </w:r>
    </w:p>
    <w:p w:rsidR="00D04A62" w:rsidRDefault="00265345" w:rsidP="005F4916">
      <w:pPr>
        <w:pStyle w:val="Heading3"/>
      </w:pPr>
      <w:bookmarkStart w:id="4803" w:name="_Toc436832959"/>
      <w:r>
        <w:t>Sw.end</w:t>
      </w:r>
      <w:bookmarkEnd w:id="4803"/>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737EB3" w:rsidRDefault="006A6394" w:rsidP="00EB1F62">
      <w:pPr>
        <w:pStyle w:val="Heading2"/>
      </w:pPr>
      <w:bookmarkStart w:id="4804" w:name="_Toc436832960"/>
      <w:r>
        <w:t>On</w:t>
      </w:r>
      <w:r w:rsidR="00737EB3">
        <w:t>Error:</w:t>
      </w:r>
      <w:bookmarkEnd w:id="4804"/>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Pr="00AA4B93">
        <w:rPr>
          <w:b/>
        </w:rPr>
        <w:t>On</w:t>
      </w:r>
      <w:r w:rsidR="001C5330" w:rsidRPr="00AA4B93">
        <w:rPr>
          <w:b/>
        </w:rPr>
        <w:t>Error:</w:t>
      </w:r>
      <w:r w:rsidR="001C5330">
        <w:t xml:space="preserve"> </w:t>
      </w:r>
      <w:r>
        <w:t xml:space="preserve">label is in a BASIC! </w:t>
      </w:r>
      <w:r w:rsidR="001C5330">
        <w:t>program</w:t>
      </w:r>
      <w:r>
        <w:t xml:space="preserve"> then control will </w:t>
      </w:r>
      <w:r w:rsidR="00A62136">
        <w:t>pass</w:t>
      </w:r>
      <w:r>
        <w:t xml:space="preserve"> to the statement following the </w:t>
      </w:r>
      <w:r w:rsidRPr="00AA4B93">
        <w:rPr>
          <w:b/>
        </w:rPr>
        <w:t>OnError:</w:t>
      </w:r>
      <w:r>
        <w:t xml:space="preserve"> label whenever a </w:t>
      </w:r>
      <w:r w:rsidR="00630D3C">
        <w:t>run-time error</w:t>
      </w:r>
      <w:r>
        <w:t xml:space="preserve"> occurs.</w:t>
      </w:r>
    </w:p>
    <w:p w:rsidR="00633A72" w:rsidRDefault="00633A72" w:rsidP="006A6394">
      <w:r>
        <w:t xml:space="preserve">The error message that would have been printed will not be printed. That error message can be retrieved by the </w:t>
      </w:r>
      <w:del w:id="4805" w:author="Sammartano, Marc (BIC USA)" w:date="2015-09-15T09:15:00Z">
        <w:r w:rsidRPr="00AA4B93" w:rsidDel="00776AF2">
          <w:rPr>
            <w:b/>
          </w:rPr>
          <w:delText>get</w:delText>
        </w:r>
      </w:del>
      <w:ins w:id="4806" w:author="Sammartano, Marc (BIC USA)" w:date="2015-09-15T09:15:00Z">
        <w:r w:rsidR="00776AF2">
          <w:rPr>
            <w:b/>
          </w:rPr>
          <w:t>GET</w:t>
        </w:r>
      </w:ins>
      <w:r w:rsidRPr="00AA4B93">
        <w:rPr>
          <w:b/>
        </w:rPr>
        <w:t>E</w:t>
      </w:r>
      <w:ins w:id="4807" w:author="Sammartano, Marc (BIC USA)" w:date="2015-09-15T09:15:00Z">
        <w:r w:rsidR="00776AF2">
          <w:rPr>
            <w:b/>
          </w:rPr>
          <w:t>RROR</w:t>
        </w:r>
      </w:ins>
      <w:del w:id="4808" w:author="Sammartano, Marc (BIC USA)" w:date="2015-09-15T09:15:00Z">
        <w:r w:rsidRPr="00AA4B93" w:rsidDel="00776AF2">
          <w:rPr>
            <w:b/>
          </w:rPr>
          <w:delText>rror</w:delText>
        </w:r>
      </w:del>
      <w:r w:rsidRPr="00AA4B93">
        <w:rPr>
          <w:b/>
        </w:rPr>
        <w:t>$()</w:t>
      </w:r>
      <w:r>
        <w:t xml:space="preserve"> function.</w:t>
      </w:r>
    </w:p>
    <w:p w:rsidR="00013165" w:rsidRDefault="001C5330" w:rsidP="006A6394">
      <w:r>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B45975" w:rsidRDefault="00622933" w:rsidP="00B45975">
      <w:pPr>
        <w:pStyle w:val="Heading2"/>
      </w:pPr>
      <w:bookmarkStart w:id="4809" w:name="_Toc436832961"/>
      <w:r>
        <w:t>O</w:t>
      </w:r>
      <w:r w:rsidR="00B45975">
        <w:t>nConsoleTouch:</w:t>
      </w:r>
      <w:bookmarkEnd w:id="4809"/>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 xml:space="preserve">After a Console touch interrupt has occurred, you may use the </w:t>
      </w:r>
      <w:r w:rsidRPr="00AA4B93">
        <w:rPr>
          <w:b/>
        </w:rPr>
        <w:t>Console.Line.Touched</w:t>
      </w:r>
      <w:r>
        <w:t xml:space="preserve"> command to determine what line of text was touched.</w:t>
      </w:r>
    </w:p>
    <w:p w:rsidR="00B45975" w:rsidRDefault="00B45975" w:rsidP="00375401">
      <w:r>
        <w:t>This interrupt allow</w:t>
      </w:r>
      <w:r w:rsidR="00CA1113">
        <w:t>s</w:t>
      </w:r>
      <w:r>
        <w:t xml:space="preserve"> the user to asynchronously interrupt an executing BASIC! program (not in graphics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B45975" w:rsidP="00375401">
      <w:r>
        <w:t xml:space="preserve">For detecting screen touches while in graphics mode, use </w:t>
      </w:r>
      <w:r w:rsidR="001B1CBE" w:rsidRPr="00CA1113">
        <w:rPr>
          <w:b/>
        </w:rPr>
        <w:t>O</w:t>
      </w:r>
      <w:r w:rsidRPr="00CA1113">
        <w:rPr>
          <w:b/>
        </w:rPr>
        <w:t>nG</w:t>
      </w:r>
      <w:r w:rsidR="001B1CBE" w:rsidRPr="00CA1113">
        <w:rPr>
          <w:b/>
        </w:rPr>
        <w:t>rT</w:t>
      </w:r>
      <w:r w:rsidRPr="00CA1113">
        <w:rPr>
          <w:b/>
        </w:rPr>
        <w:t>ouch:</w:t>
      </w:r>
      <w:r w:rsidR="00CA1113">
        <w:t>.</w:t>
      </w:r>
    </w:p>
    <w:p w:rsidR="00F94791" w:rsidRDefault="00622933" w:rsidP="005F4916">
      <w:pPr>
        <w:pStyle w:val="Heading3"/>
      </w:pPr>
      <w:bookmarkStart w:id="4810" w:name="_Toc436832962"/>
      <w:r>
        <w:t>C</w:t>
      </w:r>
      <w:r w:rsidR="00F94791">
        <w:t>onsoleTouch.</w:t>
      </w:r>
      <w:r w:rsidR="001B1CBE">
        <w:t>r</w:t>
      </w:r>
      <w:r w:rsidR="00F94791">
        <w:t>esume</w:t>
      </w:r>
      <w:bookmarkEnd w:id="4810"/>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4811" w:name="_Toc436832963"/>
      <w:r>
        <w:t>OnBackKey:</w:t>
      </w:r>
      <w:bookmarkEnd w:id="4811"/>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w:t>
      </w:r>
      <w:r w:rsidRPr="00CA1113">
        <w:rPr>
          <w:b/>
        </w:rPr>
        <w:t>OnBackKey:</w:t>
      </w:r>
      <w:r>
        <w:t xml:space="preserve"> label will intercept the </w:t>
      </w:r>
      <w:r w:rsidR="00D22D9C">
        <w:t>BACK key</w:t>
      </w:r>
      <w:r>
        <w:t xml:space="preserve"> event and transfer control to the statement following </w:t>
      </w:r>
      <w:r w:rsidRPr="00CA1113">
        <w:rPr>
          <w:b/>
        </w:rPr>
        <w:t>OnBackKey:</w:t>
      </w:r>
      <w:r w:rsidR="00CA1113">
        <w:t>.</w:t>
      </w:r>
    </w:p>
    <w:p w:rsidR="00E10811" w:rsidRDefault="006B6AFC" w:rsidP="00E10811">
      <w:r>
        <w:t xml:space="preserve">If you trap the BACK key with </w:t>
      </w:r>
      <w:r w:rsidRPr="006B6AFC">
        <w:rPr>
          <w:b/>
        </w:rPr>
        <w:t>OnBackKey:</w:t>
      </w:r>
      <w:r>
        <w:t xml:space="preserve">, the BACK key does not stop your program. You should either terminate the run in the </w:t>
      </w:r>
      <w:r w:rsidRPr="006B6AFC">
        <w:rPr>
          <w:b/>
        </w:rPr>
        <w:t>OnBackKey:</w:t>
      </w:r>
      <w:r>
        <w:t xml:space="preserve"> code or provide another way for the user to tell your program to stop, especially i</w:t>
      </w:r>
      <w:r w:rsidR="0032652A">
        <w:t xml:space="preserve">f the program is in Graphics mode </w:t>
      </w:r>
      <w:r>
        <w:t>where there is no menu</w:t>
      </w:r>
      <w:r w:rsidR="0032652A">
        <w:t xml:space="preserve">. If </w:t>
      </w:r>
      <w:r>
        <w:t>you</w:t>
      </w:r>
      <w:r w:rsidR="0032652A">
        <w:t xml:space="preserve"> do not then there will be no stop</w:t>
      </w:r>
      <w:r w:rsidR="00375401">
        <w:t>ping</w:t>
      </w:r>
      <w:r w:rsidR="0032652A">
        <w:t xml:space="preserve"> the program (other than using a task killer application).</w:t>
      </w:r>
    </w:p>
    <w:p w:rsidR="00914C24" w:rsidRDefault="00914C24" w:rsidP="005F4916">
      <w:pPr>
        <w:pStyle w:val="Heading3"/>
      </w:pPr>
      <w:bookmarkStart w:id="4812" w:name="_Toc436832964"/>
      <w:r>
        <w:t>Back.resume</w:t>
      </w:r>
      <w:bookmarkEnd w:id="4812"/>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w:t>
      </w:r>
      <w:r w:rsidRPr="00AA4B93">
        <w:rPr>
          <w:b/>
        </w:rPr>
        <w:t>OnBackKey</w:t>
      </w:r>
      <w:r w:rsidR="00375401" w:rsidRPr="00AA4B93">
        <w:rPr>
          <w:b/>
        </w:rPr>
        <w:t>:</w:t>
      </w:r>
      <w:r>
        <w:t xml:space="preserve"> then the </w:t>
      </w:r>
      <w:r w:rsidR="00AA4B93" w:rsidRPr="00AA4B93">
        <w:rPr>
          <w:b/>
        </w:rPr>
        <w:t>B</w:t>
      </w:r>
      <w:r w:rsidRPr="00AA4B93">
        <w:rPr>
          <w:b/>
        </w:rPr>
        <w:t>ack.resume</w:t>
      </w:r>
      <w:r>
        <w:t xml:space="preserv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4813" w:name="_Toc436832965"/>
      <w:r>
        <w:t>OnMenuKey:</w:t>
      </w:r>
      <w:bookmarkEnd w:id="4813"/>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s the M</w:t>
      </w:r>
      <w:r w:rsidR="00AA4B93">
        <w:t>ENU</w:t>
      </w:r>
      <w:r>
        <w:t xml:space="preserve"> key, the currently running program will be </w:t>
      </w:r>
      <w:r w:rsidR="00D87F5A">
        <w:t>interrupted. The statements following this label will be executed.</w:t>
      </w:r>
    </w:p>
    <w:p w:rsidR="00D87F5A" w:rsidRDefault="00D87F5A" w:rsidP="005F4916">
      <w:pPr>
        <w:pStyle w:val="Heading3"/>
      </w:pPr>
      <w:bookmarkStart w:id="4814" w:name="_Toc436832966"/>
      <w:r>
        <w:t>MenuKey.</w:t>
      </w:r>
      <w:r w:rsidR="001F060B">
        <w:t>r</w:t>
      </w:r>
      <w:r>
        <w:t>esume</w:t>
      </w:r>
      <w:bookmarkEnd w:id="4814"/>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If a M</w:t>
      </w:r>
      <w:r w:rsidR="00AA4B93">
        <w:t>ENU</w:t>
      </w:r>
      <w:r>
        <w:t xml:space="preserve"> key </w:t>
      </w:r>
      <w:r w:rsidR="0084078B">
        <w:t>tap</w:t>
      </w:r>
      <w:r>
        <w:t xml:space="preserve"> has been trapped by </w:t>
      </w:r>
      <w:r w:rsidRPr="00AA4B93">
        <w:rPr>
          <w:b/>
        </w:rPr>
        <w:t>OnMenuKey</w:t>
      </w:r>
      <w:r w:rsidR="00375401" w:rsidRPr="00AA4B93">
        <w:rPr>
          <w:b/>
        </w:rPr>
        <w:t>:</w:t>
      </w:r>
      <w:r>
        <w:t xml:space="preserve"> then </w:t>
      </w:r>
      <w:r w:rsidR="00375401" w:rsidRPr="00AA4B93">
        <w:rPr>
          <w:b/>
        </w:rPr>
        <w:t>M</w:t>
      </w:r>
      <w:r w:rsidRPr="00AA4B93">
        <w:rPr>
          <w:b/>
        </w:rPr>
        <w:t>enu</w:t>
      </w:r>
      <w:r w:rsidR="00375401" w:rsidRPr="00AA4B93">
        <w:rPr>
          <w:b/>
        </w:rPr>
        <w:t>Key</w:t>
      </w:r>
      <w:r w:rsidRPr="00AA4B93">
        <w:rPr>
          <w:b/>
        </w:rPr>
        <w:t>.resume</w:t>
      </w:r>
      <w:r>
        <w:t xml:space="preserve"> will cause the program to resume at the point where the M</w:t>
      </w:r>
      <w:r w:rsidR="00AA4B93">
        <w:t>ENU</w:t>
      </w:r>
      <w:r>
        <w:t xml:space="preserve"> key was </w:t>
      </w:r>
      <w:r w:rsidR="0084078B">
        <w:t>tapped</w:t>
      </w:r>
      <w:r>
        <w:t>.</w:t>
      </w:r>
    </w:p>
    <w:p w:rsidR="00716E6B" w:rsidRDefault="00716E6B" w:rsidP="00EB1F62">
      <w:pPr>
        <w:pStyle w:val="Heading2"/>
      </w:pPr>
      <w:bookmarkStart w:id="4815" w:name="_Toc436832967"/>
      <w:r>
        <w:t>OnKeyPress:</w:t>
      </w:r>
      <w:bookmarkEnd w:id="4815"/>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4816" w:name="_Toc436832968"/>
      <w:r>
        <w:t>Key.</w:t>
      </w:r>
      <w:r w:rsidR="001B1CBE">
        <w:t>r</w:t>
      </w:r>
      <w:r>
        <w:t>esume</w:t>
      </w:r>
      <w:bookmarkEnd w:id="4816"/>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w:t>
      </w:r>
      <w:r w:rsidRPr="00CA1113">
        <w:rPr>
          <w:b/>
        </w:rPr>
        <w:t>OnKey</w:t>
      </w:r>
      <w:r w:rsidR="00375401" w:rsidRPr="00CA1113">
        <w:rPr>
          <w:b/>
        </w:rPr>
        <w:t>Press:</w:t>
      </w:r>
      <w:r>
        <w:t xml:space="preserve"> then </w:t>
      </w:r>
      <w:r w:rsidR="005E290C" w:rsidRPr="00CA1113">
        <w:rPr>
          <w:b/>
        </w:rPr>
        <w:t>K</w:t>
      </w:r>
      <w:r w:rsidRPr="00CA1113">
        <w:rPr>
          <w:b/>
        </w:rPr>
        <w:t>ey.resume</w:t>
      </w:r>
      <w:r>
        <w:t xml:space="preserve"> will cause the program to resume at the point where the key was </w:t>
      </w:r>
      <w:r w:rsidR="0084078B">
        <w:t>tapped</w:t>
      </w:r>
      <w:r>
        <w:t>.</w:t>
      </w:r>
    </w:p>
    <w:p w:rsidR="00D91C25" w:rsidRDefault="00DB4176" w:rsidP="00EB1F62">
      <w:pPr>
        <w:pStyle w:val="Heading2"/>
      </w:pPr>
      <w:bookmarkStart w:id="4817" w:name="_Toc436832969"/>
      <w:r>
        <w:t>End{ &lt;msg_sexp&gt;</w:t>
      </w:r>
      <w:r w:rsidRPr="00DB4176">
        <w:t>}</w:t>
      </w:r>
      <w:bookmarkEnd w:id="4817"/>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rints a message and stops the execution of the program. You can use the optional &lt;msg_sexp&gt; argument to specify the message. If you don't, the default message is "END".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4818" w:name="_Toc436832970"/>
      <w:r>
        <w:t>Exit</w:t>
      </w:r>
      <w:bookmarkEnd w:id="4818"/>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4819" w:name="_Toc436832971"/>
      <w:r>
        <w:t>READ – DATA</w:t>
      </w:r>
      <w:r w:rsidR="005757F3">
        <w:t xml:space="preserve"> – </w:t>
      </w:r>
      <w:r w:rsidR="00A64D40">
        <w:t>RESTORE</w:t>
      </w:r>
      <w:r>
        <w:t xml:space="preserve"> Commands</w:t>
      </w:r>
      <w:bookmarkEnd w:id="4819"/>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4820" w:name="_Toc436832972"/>
      <w:r>
        <w:t>Read.data &lt;number&gt;|&lt;string&gt;</w:t>
      </w:r>
      <w:r w:rsidR="001F65EF">
        <w:t>{,&lt;number&gt;|&lt;string&gt;</w:t>
      </w:r>
      <w:r w:rsidR="00254A25">
        <w:t>...</w:t>
      </w:r>
      <w:r w:rsidR="001F65EF">
        <w:t>,&lt;number&gt;|&lt;string&gt;}</w:t>
      </w:r>
      <w:bookmarkEnd w:id="4820"/>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t>Read.data</w:t>
      </w:r>
      <w:r>
        <w:t xml:space="preserve"> is equivalent to the </w:t>
      </w:r>
      <w:r w:rsidRPr="00CA1113">
        <w:rPr>
          <w:b/>
        </w:rPr>
        <w:t>DATA</w:t>
      </w:r>
      <w:r>
        <w:t xml:space="preserve"> statement in Dartmouth Basic.</w:t>
      </w:r>
    </w:p>
    <w:p w:rsidR="001F65EF" w:rsidRDefault="001F65EF" w:rsidP="00EB1F62">
      <w:pPr>
        <w:pStyle w:val="Heading2"/>
      </w:pPr>
      <w:bookmarkStart w:id="4821" w:name="_Toc436832973"/>
      <w:r>
        <w:t>Read.next</w:t>
      </w:r>
      <w:r w:rsidR="00DC6D33">
        <w:t xml:space="preserve"> &lt;var&gt;,</w:t>
      </w:r>
      <w:r w:rsidR="00196AF1">
        <w:t xml:space="preserve"> </w:t>
      </w:r>
      <w:r w:rsidR="00254A25">
        <w:t>...</w:t>
      </w:r>
      <w:bookmarkEnd w:id="4821"/>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4822" w:name="_Toc436832974"/>
      <w:r>
        <w:t>Read.from &lt;nexp&gt;</w:t>
      </w:r>
      <w:bookmarkEnd w:id="4822"/>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4823" w:name="_Toc436832975"/>
      <w:r>
        <w:t>Debug Commands</w:t>
      </w:r>
      <w:bookmarkEnd w:id="4823"/>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4824" w:name="_Toc436832976"/>
      <w:r>
        <w:t>Debug.on</w:t>
      </w:r>
      <w:bookmarkEnd w:id="4824"/>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1E723D" w:rsidRPr="0004115E" w:rsidRDefault="001E723D" w:rsidP="00C43B29">
      <w:r>
        <w:rPr>
          <w:b/>
        </w:rPr>
        <w:t>Debug.on</w:t>
      </w:r>
      <w:r>
        <w:t xml:space="preserve"> also enables a simple debugging</w:t>
      </w:r>
      <w:r w:rsidR="0004115E">
        <w:t xml:space="preserve"> aid built into BASIC!. If debug is on, and your program entered a loop but did not exit the loop cleanly, you will get a run-time error. See the looping commands (</w:t>
      </w:r>
      <w:r w:rsidR="0004115E" w:rsidRPr="0004115E">
        <w:rPr>
          <w:b/>
        </w:rPr>
        <w:t>For</w:t>
      </w:r>
      <w:r w:rsidR="0004115E">
        <w:t xml:space="preserve">, </w:t>
      </w:r>
      <w:r w:rsidR="0004115E" w:rsidRPr="0004115E">
        <w:rPr>
          <w:b/>
        </w:rPr>
        <w:t>While</w:t>
      </w:r>
      <w:r w:rsidR="0004115E">
        <w:t xml:space="preserve">, and </w:t>
      </w:r>
      <w:r w:rsidR="0004115E" w:rsidRPr="0004115E">
        <w:rPr>
          <w:b/>
        </w:rPr>
        <w:t>Do</w:t>
      </w:r>
      <w:r w:rsidR="0004115E">
        <w:t xml:space="preserve">) </w:t>
      </w:r>
      <w:r w:rsidR="0004115E" w:rsidRPr="0004115E">
        <w:t>for</w:t>
      </w:r>
      <w:r w:rsidR="0004115E">
        <w:t xml:space="preserve"> details.</w:t>
      </w:r>
    </w:p>
    <w:p w:rsidR="00C43B29" w:rsidRDefault="00C43B29" w:rsidP="00EB1F62">
      <w:pPr>
        <w:pStyle w:val="Heading2"/>
      </w:pPr>
      <w:bookmarkStart w:id="4825" w:name="_Toc436832977"/>
      <w:r>
        <w:t>Debug.off</w:t>
      </w:r>
      <w:bookmarkEnd w:id="4825"/>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r w:rsidR="00C107C7">
        <w:t xml:space="preserve"> When your program exits, the broken-loop checks are not performed.</w:t>
      </w:r>
    </w:p>
    <w:p w:rsidR="00C43B29" w:rsidRDefault="00C43B29" w:rsidP="00EB1F62">
      <w:pPr>
        <w:pStyle w:val="Heading2"/>
      </w:pPr>
      <w:bookmarkStart w:id="4826" w:name="_Toc436832978"/>
      <w:r>
        <w:t>Debug.echo.on</w:t>
      </w:r>
      <w:bookmarkEnd w:id="4826"/>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096DF7" w:rsidRDefault="00096DF7" w:rsidP="00EB1F62">
      <w:pPr>
        <w:pStyle w:val="Heading2"/>
      </w:pPr>
      <w:bookmarkStart w:id="4827" w:name="_Toc436832979"/>
      <w:r>
        <w:t>Debug.echo.off</w:t>
      </w:r>
      <w:bookmarkEnd w:id="4827"/>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4828" w:name="_Toc436832980"/>
      <w:r>
        <w:t>Debug.print</w:t>
      </w:r>
      <w:bookmarkEnd w:id="4828"/>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4829" w:name="_Toc436832981"/>
      <w:r>
        <w:t>Debug.dump.scalars</w:t>
      </w:r>
      <w:bookmarkEnd w:id="4829"/>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4830" w:name="_Toc436832982"/>
      <w:r>
        <w:t>Debug.dump.array Array[]</w:t>
      </w:r>
      <w:bookmarkEnd w:id="4830"/>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4831" w:name="_Toc436832983"/>
      <w:r>
        <w:t>Debug.dump.bundle &lt;bundlePtr_nexp&gt;</w:t>
      </w:r>
      <w:bookmarkEnd w:id="4831"/>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4832" w:name="_Toc436832984"/>
      <w:r>
        <w:t>Debug.dump.list &lt;listPtr_nexp&gt;</w:t>
      </w:r>
      <w:bookmarkEnd w:id="4832"/>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4833" w:name="_Toc436832985"/>
      <w:r>
        <w:t>Debug.dump.stack &lt;stackPtr_nexp&gt;</w:t>
      </w:r>
      <w:bookmarkEnd w:id="4833"/>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4834" w:name="_Toc436832986"/>
      <w:r w:rsidRPr="00CD5746">
        <w:t>Debug.show.scalars</w:t>
      </w:r>
      <w:bookmarkEnd w:id="4834"/>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4835" w:name="_Toc436832987"/>
      <w:r w:rsidRPr="00CD5746">
        <w:t>Debug.show.array Array[]</w:t>
      </w:r>
      <w:bookmarkEnd w:id="4835"/>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4836" w:name="_Toc436832988"/>
      <w:r w:rsidRPr="00CD5746">
        <w:t>Debug.show.bundle &lt;bundlePtr_nexp&gt;</w:t>
      </w:r>
      <w:bookmarkEnd w:id="4836"/>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4837" w:name="_Toc436832989"/>
      <w:r w:rsidRPr="00CD5746">
        <w:t>Debug.show.list &lt;listPtr_nexp&gt;</w:t>
      </w:r>
      <w:bookmarkEnd w:id="4837"/>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4838" w:name="_Toc436832990"/>
      <w:r w:rsidRPr="00CD5746">
        <w:t>Debug.show.stack &lt;stackPtr_nexp&gt;</w:t>
      </w:r>
      <w:bookmarkEnd w:id="4838"/>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4839" w:name="_Toc436832991"/>
      <w:r w:rsidRPr="00CD5746">
        <w:t xml:space="preserve">Debug.watch var, </w:t>
      </w:r>
      <w:r w:rsidR="00254A25">
        <w:t>...</w:t>
      </w:r>
      <w:bookmarkEnd w:id="4839"/>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4840" w:name="_Toc436832992"/>
      <w:r w:rsidRPr="00CD5746">
        <w:t>Debug.show.watch</w:t>
      </w:r>
      <w:bookmarkEnd w:id="4840"/>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4841" w:name="_Toc436832993"/>
      <w:r w:rsidRPr="00CD5746">
        <w:t>Debug.show.program</w:t>
      </w:r>
      <w:bookmarkEnd w:id="4841"/>
      <w:r w:rsidR="00520661">
        <w:fldChar w:fldCharType="begin"/>
      </w:r>
      <w:r>
        <w:instrText xml:space="preserve"> XE "</w:instrText>
      </w:r>
      <w:r w:rsidRPr="00091656">
        <w:instrText>Debug.show.program</w:instrText>
      </w:r>
      <w:r>
        <w:instrText xml:space="preserve">" </w:instrText>
      </w:r>
      <w:r w:rsidR="00520661">
        <w:fldChar w:fldCharType="end"/>
      </w:r>
    </w:p>
    <w:p w:rsidR="00BE125B" w:rsidRDefault="00CD5746" w:rsidP="00D231E2">
      <w:r>
        <w:t xml:space="preserve">Pauses the execution of the program and displays a dialog box. The dialog box shows the entire program, with line numbers, as well as a marker pointing to the </w:t>
      </w:r>
      <w:r w:rsidR="00BE125B">
        <w:t xml:space="preserve">last line that was </w:t>
      </w:r>
      <w:r>
        <w:t>executed.</w:t>
      </w:r>
    </w:p>
    <w:p w:rsidR="00CD5746" w:rsidRPr="00BE125B" w:rsidRDefault="00BE125B" w:rsidP="00D231E2">
      <w:r>
        <w:t xml:space="preserve">Note: the debugger does not stop on a function call. The first line of the function is executed and the marker points to that line. When a </w:t>
      </w:r>
      <w:r w:rsidRPr="00BE125B">
        <w:rPr>
          <w:b/>
        </w:rPr>
        <w:t>Fn.rtn</w:t>
      </w:r>
      <w:r>
        <w:t xml:space="preserve"> or </w:t>
      </w:r>
      <w:r w:rsidRPr="00BE125B">
        <w:rPr>
          <w:b/>
        </w:rPr>
        <w:t>Fn.end</w:t>
      </w:r>
      <w:r>
        <w:t xml:space="preserve"> executes, the marker points to the function call.</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4842" w:name="_Toc436832994"/>
      <w:r w:rsidRPr="00CD5746">
        <w:t>Debug.show</w:t>
      </w:r>
      <w:bookmarkEnd w:id="4842"/>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 xml:space="preserve">Pauses the execution of the program and displays a dialog box. The dialog box will contain the </w:t>
      </w:r>
      <w:r w:rsidR="00AB6B8B">
        <w:t xml:space="preserve">result of the </w:t>
      </w:r>
      <w:r>
        <w:t xml:space="preserve">last </w:t>
      </w:r>
      <w:r w:rsidRPr="00AB6B8B">
        <w:rPr>
          <w:b/>
        </w:rPr>
        <w:t>Debug.show.&lt;command&gt;</w:t>
      </w:r>
      <w:r>
        <w:t xml:space="preserve"> used or by default </w:t>
      </w:r>
      <w:r w:rsidRPr="00AB6B8B">
        <w:rPr>
          <w:b/>
        </w:rPr>
        <w:t>Debug.show.program</w:t>
      </w:r>
      <w:r>
        <w:t>.</w:t>
      </w:r>
    </w:p>
    <w:p w:rsidR="00CD5746" w:rsidRDefault="00CD5746" w:rsidP="00AB6B8B">
      <w:pPr>
        <w:pStyle w:val="ListParagraph"/>
        <w:ind w:left="0"/>
      </w:pPr>
      <w:r>
        <w:t>There are t</w:t>
      </w:r>
      <w:r w:rsidR="00AB6B8B">
        <w:t>hree</w:t>
      </w:r>
      <w:r>
        <w:t xml:space="preserve"> buttons in the dialog:</w:t>
      </w:r>
    </w:p>
    <w:p w:rsidR="00CD5746" w:rsidRDefault="00CD5746" w:rsidP="00AB6B8B">
      <w:pPr>
        <w:pStyle w:val="ListParagraph"/>
      </w:pPr>
      <w:r>
        <w:t>Resume: Resumes execution.</w:t>
      </w:r>
    </w:p>
    <w:p w:rsidR="00CD5746" w:rsidRDefault="00CD5746" w:rsidP="00AB6B8B">
      <w:pPr>
        <w:pStyle w:val="ListParagraph"/>
      </w:pPr>
      <w:r>
        <w:t>Step: Executes the next line while continuing to display the dialog box.</w:t>
      </w:r>
    </w:p>
    <w:p w:rsidR="00AB6B8B" w:rsidRDefault="00AB6B8B" w:rsidP="00AB6B8B">
      <w:pPr>
        <w:pStyle w:val="ListParagraph"/>
      </w:pPr>
      <w:r>
        <w:t>View Swap: Opens a new dialog that allows you to choose a different Debug View.</w:t>
      </w:r>
    </w:p>
    <w:p w:rsidR="00AB6B8B" w:rsidRDefault="00AB6B8B" w:rsidP="00AB6B8B">
      <w:r>
        <w:t>The BACK key closes the debug dialog and stops your program.</w:t>
      </w:r>
    </w:p>
    <w:p w:rsidR="004764A7" w:rsidRDefault="009A1037" w:rsidP="004764A7">
      <w:pPr>
        <w:pStyle w:val="Heading1"/>
      </w:pPr>
      <w:bookmarkStart w:id="4843" w:name="_Toc436832995"/>
      <w:r>
        <w:t>Fonts</w:t>
      </w:r>
      <w:bookmarkEnd w:id="4843"/>
    </w:p>
    <w:p w:rsidR="009A1037" w:rsidRDefault="009A1037" w:rsidP="009A1037">
      <w:r>
        <w:t xml:space="preserve">Your program can use fonts loaded from files. If compiled into a standalone APK, a program can use fonts loaded from assets </w:t>
      </w:r>
      <w:r w:rsidR="000669F8">
        <w:t xml:space="preserve">or resources </w:t>
      </w:r>
      <w:r>
        <w:t>contained in the APK. This is a new feature of BASIC! that is not yet fully developed. New ways to use these fonts will be coming soon.</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4844" w:name="_Toc436832996"/>
      <w:r>
        <w:t>Font</w:t>
      </w:r>
      <w:r w:rsidRPr="00CD5746">
        <w:t>.</w:t>
      </w:r>
      <w:r>
        <w:t>load &lt;font_ptr_nvar&gt;, &lt;filename_sexp&gt;</w:t>
      </w:r>
      <w:bookmarkEnd w:id="4844"/>
      <w:r>
        <w:fldChar w:fldCharType="begin"/>
      </w:r>
      <w:r>
        <w:instrText xml:space="preserve"> XE "Font</w:instrText>
      </w:r>
      <w:r w:rsidRPr="00091656">
        <w:instrText>.</w:instrText>
      </w:r>
      <w:r>
        <w:instrText xml:space="preserve">load &lt;font_ptr_nvar&gt;, &lt;filename_sexp&gt;" </w:instrText>
      </w:r>
      <w:r>
        <w:fldChar w:fldCharType="end"/>
      </w:r>
    </w:p>
    <w:p w:rsidR="009A1037"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9A1037" w:rsidP="009A1037">
      <w:pPr>
        <w:pStyle w:val="Heading2"/>
      </w:pPr>
      <w:bookmarkStart w:id="4845" w:name="_Toc436832997"/>
      <w:r>
        <w:t>Font</w:t>
      </w:r>
      <w:r w:rsidRPr="00CD5746">
        <w:t>.</w:t>
      </w:r>
      <w:r>
        <w:t xml:space="preserve">delete </w:t>
      </w:r>
      <w:r w:rsidR="00F733A7">
        <w:t>{</w:t>
      </w:r>
      <w:r>
        <w:t>&lt;font_ptr_n</w:t>
      </w:r>
      <w:r w:rsidR="00CE41D9">
        <w:t>exp</w:t>
      </w:r>
      <w:r>
        <w:t>&gt;</w:t>
      </w:r>
      <w:r w:rsidR="00F733A7">
        <w:t>}</w:t>
      </w:r>
      <w:bookmarkEnd w:id="4845"/>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4846" w:name="_Toc436832998"/>
      <w:r>
        <w:t>Font</w:t>
      </w:r>
      <w:r w:rsidRPr="00CD5746">
        <w:t>.</w:t>
      </w:r>
      <w:r>
        <w:t>clear</w:t>
      </w:r>
      <w:bookmarkEnd w:id="4846"/>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4847" w:name="_Toc436832999"/>
      <w:r>
        <w:t>Console I/O</w:t>
      </w:r>
      <w:bookmarkEnd w:id="4847"/>
    </w:p>
    <w:p w:rsidR="00D91C25" w:rsidRDefault="00645E12" w:rsidP="00EB1F62">
      <w:pPr>
        <w:pStyle w:val="Heading2"/>
      </w:pPr>
      <w:bookmarkStart w:id="4848" w:name="_Toc436833000"/>
      <w:r>
        <w:t>Output Console</w:t>
      </w:r>
      <w:bookmarkEnd w:id="4848"/>
    </w:p>
    <w:p w:rsidR="00B05D5F" w:rsidRDefault="00B05D5F" w:rsidP="00D231E2">
      <w:r>
        <w:t>BASIC! has t</w:t>
      </w:r>
      <w:ins w:id="4849" w:author="Sammartano, Marc (BIC USA)" w:date="2015-11-02T12:04:00Z">
        <w:r w:rsidR="000D4623">
          <w:t>hree</w:t>
        </w:r>
      </w:ins>
      <w:del w:id="4850" w:author="Sammartano, Marc (BIC USA)" w:date="2015-11-02T12:04:00Z">
        <w:r w:rsidDel="000D4623">
          <w:delText>wo</w:delText>
        </w:r>
      </w:del>
      <w:r>
        <w:t xml:space="preserve"> types of output screens: The </w:t>
      </w:r>
      <w:r w:rsidR="00645E12">
        <w:t>Output Console</w:t>
      </w:r>
      <w:ins w:id="4851" w:author="Sammartano, Marc (BIC USA)" w:date="2015-11-02T12:04:00Z">
        <w:r w:rsidR="000D4623">
          <w:t>,</w:t>
        </w:r>
      </w:ins>
      <w:del w:id="4852" w:author="Sammartano, Marc (BIC USA)" w:date="2015-11-02T12:04:00Z">
        <w:r w:rsidDel="000D4623">
          <w:delText xml:space="preserve"> and</w:delText>
        </w:r>
      </w:del>
      <w:r>
        <w:t xml:space="preserve"> the Graphics Screen</w:t>
      </w:r>
      <w:ins w:id="4853" w:author="Sammartano, Marc (BIC USA)" w:date="2015-11-02T12:04:00Z">
        <w:r w:rsidR="000D4623">
          <w:t>, and the HTML Screen</w:t>
        </w:r>
      </w:ins>
      <w:r>
        <w:t xml:space="preserve">. This section deals with the </w:t>
      </w:r>
      <w:r w:rsidR="00645E12">
        <w:t>Output Console</w:t>
      </w:r>
      <w:r>
        <w:t>. See the section on Graphics for information about the Graphics Screen.</w:t>
      </w:r>
      <w:ins w:id="4854" w:author="Sammartano, Marc (BIC USA)" w:date="2015-11-02T12:05:00Z">
        <w:r w:rsidR="000D4623">
          <w:t xml:space="preserve"> See the section on HTML for information aobut the HTML screen.</w:t>
        </w:r>
      </w:ins>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Del="000D4623" w:rsidRDefault="00196DD8" w:rsidP="005F4916">
      <w:pPr>
        <w:pStyle w:val="Heading3"/>
        <w:rPr>
          <w:moveFrom w:id="4855" w:author="Sammartano, Marc (BIC USA)" w:date="2015-11-02T12:07:00Z"/>
        </w:rPr>
      </w:pPr>
      <w:moveFromRangeStart w:id="4856" w:author="Sammartano, Marc (BIC USA)" w:date="2015-11-02T12:07:00Z" w:name="move434229352"/>
      <w:moveFrom w:id="4857" w:author="Sammartano, Marc (BIC USA)" w:date="2015-11-02T12:07:00Z">
        <w:r w:rsidDel="000D4623">
          <w:t>Console.</w:t>
        </w:r>
        <w:r w:rsidR="001B1CBE" w:rsidDel="000D4623">
          <w:t>t</w:t>
        </w:r>
        <w:r w:rsidDel="000D4623">
          <w:t>itle { &lt;title_sexp&gt;}</w:t>
        </w:r>
        <w:r w:rsidR="00520661" w:rsidDel="000D4623">
          <w:fldChar w:fldCharType="begin"/>
        </w:r>
        <w:r w:rsidDel="000D4623">
          <w:instrText xml:space="preserve"> XE "</w:instrText>
        </w:r>
        <w:r w:rsidRPr="009E4347" w:rsidDel="000D4623">
          <w:instrText>Console.</w:instrText>
        </w:r>
        <w:r w:rsidR="001B1CBE" w:rsidDel="000D4623">
          <w:instrText>t</w:instrText>
        </w:r>
        <w:r w:rsidRPr="009E4347" w:rsidDel="000D4623">
          <w:instrText>itle { &lt;title_sexp&gt;}</w:instrText>
        </w:r>
        <w:r w:rsidDel="000D4623">
          <w:instrText xml:space="preserve">" </w:instrText>
        </w:r>
        <w:r w:rsidR="00520661" w:rsidDel="000D4623">
          <w:fldChar w:fldCharType="end"/>
        </w:r>
      </w:moveFrom>
    </w:p>
    <w:p w:rsidR="00196DD8" w:rsidRPr="00B05D5F" w:rsidDel="000D4623" w:rsidRDefault="00196DD8" w:rsidP="00196DD8">
      <w:pPr>
        <w:rPr>
          <w:moveFrom w:id="4858" w:author="Sammartano, Marc (BIC USA)" w:date="2015-11-02T12:07:00Z"/>
        </w:rPr>
      </w:pPr>
      <w:moveFrom w:id="4859" w:author="Sammartano, Marc (BIC USA)" w:date="2015-11-02T12:07:00Z">
        <w:r w:rsidDel="000D4623">
          <w:t>Changes the title of the console window. If the &lt;title_sexp&gt; parameter is omitted, the title is changed to the default title, "BASIC! Program Output".</w:t>
        </w:r>
      </w:moveFrom>
    </w:p>
    <w:p w:rsidR="00D91C25" w:rsidDel="000D4623" w:rsidRDefault="00CC374E" w:rsidP="005F4916">
      <w:pPr>
        <w:pStyle w:val="Heading3"/>
        <w:rPr>
          <w:moveFrom w:id="4860" w:author="Sammartano, Marc (BIC USA)" w:date="2015-11-02T12:07:00Z"/>
        </w:rPr>
      </w:pPr>
      <w:moveFromRangeStart w:id="4861" w:author="Sammartano, Marc (BIC USA)" w:date="2015-11-02T12:07:00Z" w:name="move434229366"/>
      <w:moveFromRangeEnd w:id="4856"/>
      <w:moveFrom w:id="4862" w:author="Sammartano, Marc (BIC USA)" w:date="2015-11-02T12:07:00Z">
        <w:r w:rsidDel="000D4623">
          <w:t>C</w:t>
        </w:r>
        <w:r w:rsidR="00A052E9" w:rsidDel="000D4623">
          <w:t>ls</w:t>
        </w:r>
        <w:r w:rsidR="00520661" w:rsidDel="000D4623">
          <w:fldChar w:fldCharType="begin"/>
        </w:r>
        <w:r w:rsidR="008A6BAC" w:rsidDel="000D4623">
          <w:instrText xml:space="preserve"> XE "</w:instrText>
        </w:r>
        <w:r w:rsidR="008A6BAC" w:rsidRPr="002E6C8B" w:rsidDel="000D4623">
          <w:instrText>C</w:instrText>
        </w:r>
        <w:r w:rsidR="00A052E9" w:rsidDel="000D4623">
          <w:instrText>ls</w:instrText>
        </w:r>
        <w:r w:rsidR="008A6BAC" w:rsidDel="000D4623">
          <w:instrText xml:space="preserve">" </w:instrText>
        </w:r>
        <w:r w:rsidR="00520661" w:rsidDel="000D4623">
          <w:fldChar w:fldCharType="end"/>
        </w:r>
      </w:moveFrom>
    </w:p>
    <w:p w:rsidR="00B05D5F" w:rsidRPr="00B05D5F" w:rsidDel="000D4623" w:rsidRDefault="00B05D5F" w:rsidP="00D231E2">
      <w:pPr>
        <w:rPr>
          <w:moveFrom w:id="4863" w:author="Sammartano, Marc (BIC USA)" w:date="2015-11-02T12:07:00Z"/>
        </w:rPr>
      </w:pPr>
      <w:moveFrom w:id="4864" w:author="Sammartano, Marc (BIC USA)" w:date="2015-11-02T12:07:00Z">
        <w:r w:rsidDel="000D4623">
          <w:t>Clears</w:t>
        </w:r>
        <w:r w:rsidR="00A052E9" w:rsidDel="000D4623">
          <w:t xml:space="preserve"> the</w:t>
        </w:r>
        <w:r w:rsidDel="000D4623">
          <w:t xml:space="preserve"> </w:t>
        </w:r>
        <w:r w:rsidR="00645E12" w:rsidDel="000D4623">
          <w:t>Output Console</w:t>
        </w:r>
        <w:r w:rsidDel="000D4623">
          <w:t xml:space="preserve"> screen.</w:t>
        </w:r>
      </w:moveFrom>
    </w:p>
    <w:p w:rsidR="00331386" w:rsidRDefault="00D91C25" w:rsidP="00176F87">
      <w:pPr>
        <w:pStyle w:val="Heading3"/>
        <w:spacing w:before="0"/>
      </w:pPr>
      <w:bookmarkStart w:id="4865" w:name="_Toc436833001"/>
      <w:moveFromRangeEnd w:id="4861"/>
      <w:r w:rsidRPr="00D91C25">
        <w:t>Print</w:t>
      </w:r>
      <w:r w:rsidR="00184DA5">
        <w:t xml:space="preserve"> </w:t>
      </w:r>
      <w:r w:rsidR="008451C1">
        <w:t>{</w:t>
      </w:r>
      <w:r w:rsidR="00184DA5">
        <w:t>&lt;exp&gt; {,|;}</w:t>
      </w:r>
      <w:r w:rsidR="00A46A88">
        <w:t>}</w:t>
      </w:r>
      <w:r w:rsidR="00184DA5">
        <w:t xml:space="preserve"> ...</w:t>
      </w:r>
      <w:bookmarkEnd w:id="4865"/>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4866" w:name="_Toc436833002"/>
      <w:r>
        <w:t>?</w:t>
      </w:r>
      <w:r w:rsidR="007A7950">
        <w:t xml:space="preserve"> {&lt;exp&gt; {,|;}} ...</w:t>
      </w:r>
      <w:bookmarkEnd w:id="4866"/>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4867" w:name="_Toc436833003"/>
      <w:r w:rsidRPr="00D91C25">
        <w:t>Print</w:t>
      </w:r>
      <w:r>
        <w:t xml:space="preserve"> with User-Defined Functions</w:t>
      </w:r>
      <w:bookmarkEnd w:id="4867"/>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0D4623" w:rsidRDefault="000D4623" w:rsidP="000D4623">
      <w:pPr>
        <w:pStyle w:val="Heading3"/>
        <w:rPr>
          <w:moveTo w:id="4868" w:author="Sammartano, Marc (BIC USA)" w:date="2015-11-02T12:07:00Z"/>
        </w:rPr>
      </w:pPr>
      <w:bookmarkStart w:id="4869" w:name="_Toc436833004"/>
      <w:moveToRangeStart w:id="4870" w:author="Sammartano, Marc (BIC USA)" w:date="2015-11-02T12:07:00Z" w:name="move434229366"/>
      <w:moveTo w:id="4871" w:author="Sammartano, Marc (BIC USA)" w:date="2015-11-02T12:07:00Z">
        <w:r>
          <w:t>Cls</w:t>
        </w:r>
        <w:bookmarkEnd w:id="4869"/>
        <w:r>
          <w:fldChar w:fldCharType="begin"/>
        </w:r>
        <w:r>
          <w:instrText xml:space="preserve"> XE "</w:instrText>
        </w:r>
        <w:r w:rsidRPr="002E6C8B">
          <w:instrText>C</w:instrText>
        </w:r>
        <w:r>
          <w:instrText xml:space="preserve">ls" </w:instrText>
        </w:r>
        <w:r>
          <w:fldChar w:fldCharType="end"/>
        </w:r>
      </w:moveTo>
    </w:p>
    <w:p w:rsidR="000D4623" w:rsidRPr="00B05D5F" w:rsidRDefault="000D4623" w:rsidP="000D4623">
      <w:pPr>
        <w:rPr>
          <w:moveTo w:id="4872" w:author="Sammartano, Marc (BIC USA)" w:date="2015-11-02T12:07:00Z"/>
        </w:rPr>
      </w:pPr>
      <w:moveTo w:id="4873" w:author="Sammartano, Marc (BIC USA)" w:date="2015-11-02T12:07:00Z">
        <w:r>
          <w:t>Clears the Output Console screen.</w:t>
        </w:r>
      </w:moveTo>
    </w:p>
    <w:p w:rsidR="000D4623" w:rsidRDefault="000D4623" w:rsidP="003F1311">
      <w:pPr>
        <w:pStyle w:val="Heading3"/>
        <w:rPr>
          <w:ins w:id="4874" w:author="Sammartano, Marc (BIC USA)" w:date="2015-11-02T12:09:00Z"/>
        </w:rPr>
      </w:pPr>
      <w:bookmarkStart w:id="4875" w:name="_Toc436833005"/>
      <w:moveToRangeEnd w:id="4870"/>
      <w:ins w:id="4876" w:author="Sammartano, Marc (BIC USA)" w:date="2015-11-02T12:07:00Z">
        <w:r>
          <w:t>Console.front</w:t>
        </w:r>
        <w:bookmarkEnd w:id="4875"/>
        <w:r>
          <w:fldChar w:fldCharType="begin"/>
        </w:r>
        <w:r>
          <w:instrText xml:space="preserve"> XE "</w:instrText>
        </w:r>
        <w:r w:rsidRPr="000B4495">
          <w:instrText xml:space="preserve"> </w:instrText>
        </w:r>
        <w:r>
          <w:instrText>Console.</w:instrText>
        </w:r>
      </w:ins>
      <w:ins w:id="4877" w:author="Sammartano, Marc (BIC USA)" w:date="2015-11-02T12:09:00Z">
        <w:r>
          <w:instrText>front</w:instrText>
        </w:r>
      </w:ins>
      <w:ins w:id="4878" w:author="Sammartano, Marc (BIC USA)" w:date="2015-11-02T12:07:00Z">
        <w:r>
          <w:instrText xml:space="preserve">" </w:instrText>
        </w:r>
        <w:r>
          <w:fldChar w:fldCharType="end"/>
        </w:r>
      </w:ins>
    </w:p>
    <w:p w:rsidR="000D4623" w:rsidRDefault="00533264" w:rsidP="000D4623">
      <w:pPr>
        <w:rPr>
          <w:ins w:id="4879" w:author="Sammartano, Marc (BIC USA)" w:date="2015-11-02T12:58:00Z"/>
        </w:rPr>
      </w:pPr>
      <w:ins w:id="4880" w:author="Sammartano, Marc (BIC USA)" w:date="2015-11-02T12:58:00Z">
        <w:r>
          <w:t>Brings the Output Console to the front where the user can see it.</w:t>
        </w:r>
      </w:ins>
    </w:p>
    <w:p w:rsidR="00533264" w:rsidRDefault="00533264" w:rsidP="000D4623">
      <w:pPr>
        <w:rPr>
          <w:ins w:id="4881" w:author="Sammartano, Marc (BIC USA)" w:date="2015-11-02T12:59:00Z"/>
        </w:rPr>
      </w:pPr>
      <w:ins w:id="4882" w:author="Sammartano, Marc (BIC USA)" w:date="2015-11-02T12:59:00Z">
        <w:r>
          <w:t>If BASIC! is running in the background with no screen visible, this command brings it to the foreground. If you have a different application running in the foreground, it will be pushed to the background.</w:t>
        </w:r>
      </w:ins>
    </w:p>
    <w:p w:rsidR="00533264" w:rsidRPr="000D4623" w:rsidRDefault="00533264" w:rsidP="000D4623">
      <w:pPr>
        <w:rPr>
          <w:ins w:id="4883" w:author="Sammartano, Marc (BIC USA)" w:date="2015-11-02T12:07:00Z"/>
        </w:rPr>
      </w:pPr>
      <w:ins w:id="4884" w:author="Sammartano, Marc (BIC USA)" w:date="2015-11-02T13:00:00Z">
        <w:r>
          <w:t>If BASIC! is running in the foreground, but the Graphics or HTML screen is in the foreground, this command brings the Console to the foreground. BASIC! remains in Graphics or HTML mode.</w:t>
        </w:r>
      </w:ins>
    </w:p>
    <w:p w:rsidR="003F1311" w:rsidRDefault="003F1311" w:rsidP="003F1311">
      <w:pPr>
        <w:pStyle w:val="Heading3"/>
      </w:pPr>
      <w:bookmarkStart w:id="4885" w:name="_Toc436833006"/>
      <w:r>
        <w:t>Console.line.count &lt;count_nvar&gt;</w:t>
      </w:r>
      <w:bookmarkEnd w:id="4885"/>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4886" w:name="_Toc436833007"/>
      <w:r>
        <w:t>Console.line.text &lt;line_nexp&gt;</w:t>
      </w:r>
      <w:r w:rsidR="000B4495">
        <w:t>, &lt;text_svar&gt;</w:t>
      </w:r>
      <w:bookmarkEnd w:id="4886"/>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4887" w:name="_Toc436833008"/>
      <w:r>
        <w:t>Console.line.touched &lt;line_nvar&gt;</w:t>
      </w:r>
      <w:r w:rsidR="000B4495">
        <w:t xml:space="preserve"> {, &lt;press_lvar&gt;}</w:t>
      </w:r>
      <w:bookmarkEnd w:id="4887"/>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w:t>
      </w:r>
      <w:del w:id="4888" w:author="Sammartano, Marc (BIC USA)" w:date="2015-12-01T11:38:00Z">
        <w:r w:rsidDel="0036006F">
          <w:delText xml:space="preserve"> </w:delText>
        </w:r>
      </w:del>
      <w:r>
        <w:t>–</w:t>
      </w:r>
      <w:del w:id="4889" w:author="Sammartano, Marc (BIC USA)" w:date="2015-12-01T11:38:00Z">
        <w:r w:rsidDel="0036006F">
          <w:delText xml:space="preserve"> </w:delText>
        </w:r>
      </w:del>
      <w:r>
        <w:t>a short tap or a long press</w:t>
      </w:r>
      <w:del w:id="4890" w:author="Sammartano, Marc (BIC USA)" w:date="2015-12-01T11:38:00Z">
        <w:r w:rsidDel="0036006F">
          <w:delText xml:space="preserve"> </w:delText>
        </w:r>
      </w:del>
      <w:r>
        <w:t>–</w:t>
      </w:r>
      <w:del w:id="4891" w:author="Sammartano, Marc (BIC USA)" w:date="2015-12-01T11:38:00Z">
        <w:r w:rsidDel="0036006F">
          <w:delText xml:space="preserve"> </w:delText>
        </w:r>
      </w:del>
      <w:r>
        <w:t>is returned in the &lt;press_lvar&gt;. Its value will be 0 (false) if the touch was a short tap. Its value will be 1 (true) if the touch was a long press.</w:t>
      </w:r>
    </w:p>
    <w:p w:rsidR="004654DD" w:rsidRDefault="004654DD" w:rsidP="005F4916">
      <w:pPr>
        <w:pStyle w:val="Heading3"/>
      </w:pPr>
      <w:bookmarkStart w:id="4892" w:name="_Toc436833009"/>
      <w:r>
        <w:t>Console.save &lt;filename_sexp&gt;</w:t>
      </w:r>
      <w:bookmarkEnd w:id="4892"/>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0D4623" w:rsidRDefault="000D4623" w:rsidP="000D4623">
      <w:pPr>
        <w:pStyle w:val="Heading3"/>
        <w:rPr>
          <w:moveTo w:id="4893" w:author="Sammartano, Marc (BIC USA)" w:date="2015-11-02T12:07:00Z"/>
        </w:rPr>
      </w:pPr>
      <w:bookmarkStart w:id="4894" w:name="_Toc436833010"/>
      <w:moveToRangeStart w:id="4895" w:author="Sammartano, Marc (BIC USA)" w:date="2015-11-02T12:07:00Z" w:name="move434229352"/>
      <w:moveTo w:id="4896" w:author="Sammartano, Marc (BIC USA)" w:date="2015-11-02T12:07:00Z">
        <w:r>
          <w:t>Console.title { &lt;title_sexp&gt;}</w:t>
        </w:r>
        <w:bookmarkEnd w:id="4894"/>
        <w:r>
          <w:fldChar w:fldCharType="begin"/>
        </w:r>
        <w:r>
          <w:instrText xml:space="preserve"> XE "</w:instrText>
        </w:r>
        <w:r w:rsidRPr="009E4347">
          <w:instrText>Console.</w:instrText>
        </w:r>
        <w:r>
          <w:instrText>t</w:instrText>
        </w:r>
        <w:r w:rsidRPr="009E4347">
          <w:instrText>itle { &lt;title_sexp&gt;}</w:instrText>
        </w:r>
        <w:r>
          <w:instrText xml:space="preserve">" </w:instrText>
        </w:r>
        <w:r>
          <w:fldChar w:fldCharType="end"/>
        </w:r>
      </w:moveTo>
    </w:p>
    <w:p w:rsidR="000D4623" w:rsidRPr="00B05D5F" w:rsidRDefault="000D4623" w:rsidP="000D4623">
      <w:pPr>
        <w:rPr>
          <w:moveTo w:id="4897" w:author="Sammartano, Marc (BIC USA)" w:date="2015-11-02T12:07:00Z"/>
        </w:rPr>
      </w:pPr>
      <w:moveTo w:id="4898" w:author="Sammartano, Marc (BIC USA)" w:date="2015-11-02T12:07:00Z">
        <w:r>
          <w:t>Changes the title of the console window. If the &lt;title_sexp&gt; parameter is omitted, the title is changed to the default title, "BASIC! Program Output".</w:t>
        </w:r>
      </w:moveTo>
    </w:p>
    <w:p w:rsidR="00D91C25" w:rsidRDefault="00A8233B" w:rsidP="00EB1F62">
      <w:pPr>
        <w:pStyle w:val="Heading2"/>
      </w:pPr>
      <w:bookmarkStart w:id="4899" w:name="_Toc436833011"/>
      <w:moveToRangeEnd w:id="4895"/>
      <w:r>
        <w:t xml:space="preserve">User </w:t>
      </w:r>
      <w:r w:rsidR="00D91C25">
        <w:t>Input</w:t>
      </w:r>
      <w:r w:rsidR="006C56BC">
        <w:t xml:space="preserve"> and Interaction</w:t>
      </w:r>
      <w:bookmarkEnd w:id="4899"/>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2E363B">
        <w:t xml:space="preserve">, </w:t>
      </w:r>
      <w:r w:rsidR="002E363B">
        <w:rPr>
          <w:b/>
        </w:rPr>
        <w:t>Kb.show</w:t>
      </w:r>
      <w:r w:rsidR="002E363B">
        <w:t>,</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4900" w:name="_Toc436833012"/>
      <w:r>
        <w:t>Dialog.m</w:t>
      </w:r>
      <w:r w:rsidR="00BD0BBD">
        <w:t>essage {&lt;title_sexp&gt;}, {&lt;message_sexp&gt;}, &lt;selection_nvar&gt; {, &lt;button1_sexp&gt;{, &lt;button2_sexp&gt;{, &lt;button3_sexp&gt;}}}</w:t>
      </w:r>
      <w:bookmarkEnd w:id="4900"/>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&lt;selection_nvar&gt;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button is returned in </w:t>
      </w:r>
      <w:r>
        <w:t>&lt;selection_nvar&gt;.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You may have 0, 1, 2, or 3 buttons. The buttons are numbered from right-to-left, because Android style guides recommend the positive action on the right and the negative action on the left. Therefore tapping the right-most button always returns 1.</w:t>
      </w:r>
    </w:p>
    <w:p w:rsidR="00BD0BBD" w:rsidRDefault="00CC6B5B" w:rsidP="00BD0BBD">
      <w:r>
        <w:t xml:space="preserve">All of the parameters except the &lt;selection_nvar&gt; are optional. </w:t>
      </w:r>
      <w:del w:id="4901" w:author="Sammartano, Marc (BIC USA)" w:date="2015-12-01T11:40:00Z">
        <w:r w:rsidDel="0036006F">
          <w:delText>If you omit either or both of the first two parameters, you must still u</w:delText>
        </w:r>
      </w:del>
      <w:del w:id="4902" w:author="Sammartano, Marc (BIC USA)" w:date="2015-12-01T11:41:00Z">
        <w:r w:rsidDel="0036006F">
          <w:delText xml:space="preserve">se </w:delText>
        </w:r>
      </w:del>
      <w:del w:id="4903" w:author="Sammartano, Marc (BIC USA)" w:date="2015-12-01T11:40:00Z">
        <w:r w:rsidDel="0036006F">
          <w:delText xml:space="preserve">the </w:delText>
        </w:r>
      </w:del>
      <w:del w:id="4904" w:author="Sammartano, Marc (BIC USA)" w:date="2015-12-01T11:41:00Z">
        <w:r w:rsidDel="0036006F">
          <w:delText xml:space="preserve">commas as place-holders for </w:delText>
        </w:r>
      </w:del>
      <w:del w:id="4905" w:author="Sammartano, Marc (BIC USA)" w:date="2015-12-01T11:40:00Z">
        <w:r w:rsidDel="0036006F">
          <w:delText xml:space="preserve">the </w:delText>
        </w:r>
      </w:del>
      <w:del w:id="4906" w:author="Sammartano, Marc (BIC USA)" w:date="2015-12-01T11:41:00Z">
        <w:r w:rsidDel="0036006F">
          <w:delText xml:space="preserve">omitted parameters. </w:delText>
        </w:r>
      </w:del>
      <w:r>
        <w:t>If any parameter is omitted, the corresponding part of the message dialog is not displayed.</w:t>
      </w:r>
      <w:ins w:id="4907" w:author="Sammartano, Marc (BIC USA)" w:date="2015-12-01T11:41:00Z">
        <w:r w:rsidR="0036006F">
          <w:t xml:space="preserve"> Use commas </w:t>
        </w:r>
      </w:ins>
      <w:ins w:id="4908" w:author="Sammartano, Marc (BIC USA)" w:date="2015-12-01T12:07:00Z">
        <w:r w:rsidR="00CD343B">
          <w:t>to indicate</w:t>
        </w:r>
      </w:ins>
      <w:ins w:id="4909" w:author="Sammartano, Marc (BIC USA)" w:date="2015-12-01T11:41:00Z">
        <w:r w:rsidR="0036006F">
          <w:t xml:space="preserve"> omitted parameters (see Optional Parameters).</w:t>
        </w:r>
      </w:ins>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4910" w:name="_Toc436833013"/>
      <w:r>
        <w:t>Dialog.s</w:t>
      </w:r>
      <w:r w:rsidR="00ED539B">
        <w:t>elect &lt;selection_nvar&gt;, &lt;Array$[]&gt;|&lt;list_nexp&gt; {,&lt;title_sexp&gt;}</w:t>
      </w:r>
      <w:bookmarkEnd w:id="4910"/>
      <w:r w:rsidR="00ED539B">
        <w:fldChar w:fldCharType="begin"/>
      </w:r>
      <w:r w:rsidR="00ED539B">
        <w:instrText xml:space="preserve"> XE "</w:instrText>
      </w:r>
      <w:r>
        <w:instrText>Dialog.s</w:instrText>
      </w:r>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that line is</w:t>
      </w:r>
      <w:r>
        <w:t xml:space="preserve"> returned in the &lt;selection_nvar&gt;.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4911" w:name="_Toc436833014"/>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4911"/>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rsidR="009A10E6" w:rsidRDefault="009A10E6" w:rsidP="00DA5DB5">
      <w:r>
        <w:t>If there is a</w:t>
      </w:r>
      <w:r w:rsidR="00A06E47">
        <w:t>n</w:t>
      </w:r>
      <w:r w:rsidR="00B825DB">
        <w:t xml:space="preserve"> "</w:t>
      </w:r>
      <w:r>
        <w:t>OnError:</w:t>
      </w:r>
      <w:r w:rsidR="00B825DB">
        <w:t>" label</w:t>
      </w:r>
      <w:r>
        <w:t xml:space="preserve">, execution will resume at the statement following the </w:t>
      </w:r>
      <w:r w:rsidR="00A06E47">
        <w:t>label</w:t>
      </w:r>
      <w:r>
        <w:t>.</w:t>
      </w:r>
    </w:p>
    <w:p w:rsidR="00020A6F" w:rsidRDefault="00020A6F" w:rsidP="00DA5DB5">
      <w:r>
        <w:t xml:space="preserve">The </w:t>
      </w:r>
      <w:r w:rsidR="00C55945">
        <w:t xml:space="preserve">&lt;result_var&gt; parameter is required. All others are </w:t>
      </w:r>
      <w:r>
        <w:t>optional</w:t>
      </w:r>
      <w:del w:id="4912" w:author="Sammartano, Marc (BIC USA)" w:date="2015-12-01T11:43:00Z">
        <w:r w:rsidDel="00601001">
          <w:delText>, but positional</w:delText>
        </w:r>
      </w:del>
      <w:r>
        <w:t>.</w:t>
      </w:r>
      <w:r w:rsidR="00C55945">
        <w:t xml:space="preserve"> These are all valid: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"default",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rsidR="00C55945" w:rsidRPr="00C55945" w:rsidRDefault="00C55945" w:rsidP="00C55945">
      <w:r>
        <w:t>Note the use of commas as parameter placeholders</w:t>
      </w:r>
      <w:ins w:id="4913" w:author="Sammartano, Marc (BIC USA)" w:date="2015-12-01T11:46:00Z">
        <w:r w:rsidR="00601001" w:rsidRPr="00601001">
          <w:t xml:space="preserve"> </w:t>
        </w:r>
        <w:r w:rsidR="00601001">
          <w:t>parameters (see Optional Parameters)</w:t>
        </w:r>
      </w:ins>
      <w:r>
        <w:t>.</w:t>
      </w:r>
    </w:p>
    <w:p w:rsidR="00D91C25" w:rsidRDefault="00D91C25" w:rsidP="005F4916">
      <w:pPr>
        <w:pStyle w:val="Heading3"/>
      </w:pPr>
      <w:bookmarkStart w:id="4914" w:name="_Toc436833015"/>
      <w:r>
        <w:t>Inkey$</w:t>
      </w:r>
      <w:r w:rsidR="00D1460F">
        <w:t xml:space="preserve"> &lt;svar&gt;</w:t>
      </w:r>
      <w:bookmarkEnd w:id="4914"/>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4915" w:name="_Toc436833016"/>
      <w:r>
        <w:t>Popup &lt;message_sexp&gt;</w:t>
      </w:r>
      <w:r w:rsidR="00E3611B">
        <w:t xml:space="preserve"> {{</w:t>
      </w:r>
      <w:r>
        <w:t>, &lt;x_nexp&gt;</w:t>
      </w:r>
      <w:r w:rsidR="00E3611B">
        <w:t>}{</w:t>
      </w:r>
      <w:r>
        <w:t>, &lt;y_nexp&gt;</w:t>
      </w:r>
      <w:r w:rsidR="00E3611B">
        <w:t>}{</w:t>
      </w:r>
      <w:r>
        <w:t>, &lt;duration_</w:t>
      </w:r>
      <w:r w:rsidR="00794F45">
        <w:t>l</w:t>
      </w:r>
      <w:r>
        <w:t>exp&gt;</w:t>
      </w:r>
      <w:r w:rsidR="00E3611B">
        <w:t>}}</w:t>
      </w:r>
      <w:bookmarkEnd w:id="4915"/>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del w:id="4916" w:author="Sammartano, Marc (BIC USA)" w:date="2015-12-01T11:45:00Z">
        <w:r w:rsidR="00BB481A" w:rsidDel="00601001">
          <w:delText xml:space="preserve"> but positional: you may omit any of them, but you must have the correct number of commas before any parameter you want to you</w:delText>
        </w:r>
      </w:del>
      <w:r w:rsidR="00BB481A">
        <w:t>. If omitted, their default values are 0.</w:t>
      </w:r>
      <w:ins w:id="4917" w:author="Sammartano, Marc (BIC USA)" w:date="2015-12-01T11:45:00Z">
        <w:r w:rsidR="00601001" w:rsidRPr="00601001">
          <w:t xml:space="preserve"> </w:t>
        </w:r>
        <w:r w:rsidR="00601001">
          <w:t xml:space="preserve">Use commas </w:t>
        </w:r>
      </w:ins>
      <w:ins w:id="4918" w:author="Sammartano, Marc (BIC USA)" w:date="2015-12-01T12:08:00Z">
        <w:r w:rsidR="00CD343B">
          <w:t>to indicate</w:t>
        </w:r>
      </w:ins>
      <w:ins w:id="4919" w:author="Sammartano, Marc (BIC USA)" w:date="2015-12-01T11:45:00Z">
        <w:r w:rsidR="00601001">
          <w:t xml:space="preserve"> omitted param</w:t>
        </w:r>
        <w:r w:rsidR="00724907">
          <w:t>eters (see Optional Parameters</w:t>
        </w:r>
        <w:r w:rsidR="00601001">
          <w:t>).</w:t>
        </w:r>
      </w:ins>
    </w:p>
    <w:p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4920" w:name="_Toc436833017"/>
      <w:r>
        <w:t>Select &lt;selection_nvar&gt;, &lt;Array$[]&gt;|&lt;list_nexp&gt; {,&lt;title_sexp&gt; {, &lt;message_sexp&gt; } } {,&lt;press_lvar&gt; }</w:t>
      </w:r>
      <w:bookmarkEnd w:id="4920"/>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 xml:space="preserve">f that line </w:t>
      </w:r>
      <w:r w:rsidR="00CF51F7">
        <w:t>is</w:t>
      </w:r>
      <w:r>
        <w:t xml:space="preserve"> returned</w:t>
      </w:r>
      <w:r w:rsidR="00CF51F7">
        <w:t xml:space="preserve"> in the </w:t>
      </w:r>
      <w:r>
        <w:t>&lt;selection_nvar&gt;.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ED539B" w:rsidDel="00601001" w:rsidRDefault="00ED539B" w:rsidP="00ED539B">
      <w:pPr>
        <w:rPr>
          <w:del w:id="4921" w:author="Sammartano, Marc (BIC USA)" w:date="2015-12-01T11:48:00Z"/>
        </w:rPr>
      </w:pPr>
      <w:del w:id="4922" w:author="Sammartano, Marc (BIC USA)" w:date="2015-12-01T11:48:00Z">
        <w:r w:rsidDel="00601001">
          <w:delText xml:space="preserve">If you want a message </w:delText>
        </w:r>
        <w:r w:rsidR="00BD0BBD" w:rsidDel="00601001">
          <w:delText>but</w:delText>
        </w:r>
        <w:r w:rsidDel="00601001">
          <w:delText xml:space="preserve"> no title, make the &lt;title_sexp&gt; an empty string, or omit the &lt;title_sexp&gt; but keep the following comma.</w:delText>
        </w:r>
      </w:del>
    </w:p>
    <w:p w:rsidR="00601001" w:rsidRDefault="00ED539B" w:rsidP="00ED539B">
      <w:pPr>
        <w:rPr>
          <w:ins w:id="4923" w:author="Sammartano, Marc (BIC USA)" w:date="2015-12-01T12:14:00Z"/>
        </w:rPr>
      </w:pPr>
      <w:r>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FE73A4" w:rsidRDefault="00FE73A4" w:rsidP="00ED539B">
      <w:ins w:id="4924" w:author="Sammartano, Marc (BIC USA)" w:date="2015-12-01T12:14:00Z">
        <w:r>
          <w:t xml:space="preserve">Use commas to indicate omitted </w:t>
        </w:r>
      </w:ins>
      <w:ins w:id="4925" w:author="Sammartano, Marc (BIC USA)" w:date="2015-12-01T12:15:00Z">
        <w:r>
          <w:t xml:space="preserve">optional </w:t>
        </w:r>
      </w:ins>
      <w:ins w:id="4926" w:author="Sammartano, Marc (BIC USA)" w:date="2015-12-01T12:14:00Z">
        <w:r>
          <w:t>parameters (see Optional Parameters).</w:t>
        </w:r>
      </w:ins>
    </w:p>
    <w:p w:rsidR="007B5B5A" w:rsidRDefault="006E0666" w:rsidP="005F4916">
      <w:pPr>
        <w:pStyle w:val="Heading3"/>
        <w:rPr>
          <w:rFonts w:eastAsia="Times New Roman"/>
        </w:rPr>
      </w:pPr>
      <w:bookmarkStart w:id="4927" w:name="_Toc436833018"/>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4927"/>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F5620B" w:rsidP="006D1B99">
      <w:pPr>
        <w:pStyle w:val="Codeexample"/>
        <w:rPr>
          <w:rFonts w:ascii="Letter Gothic" w:hAnsi="Letter Gothic"/>
          <w:b w:val="0"/>
        </w:rPr>
      </w:pPr>
      <w:r w:rsidRPr="0096220C">
        <w:rPr>
          <w:rFonts w:ascii="Letter Gothic" w:hAnsi="Letter Gothic"/>
          <w:b w:val="0"/>
        </w:rPr>
        <w:t>grabfile s$, "../source/</w:t>
      </w:r>
      <w:r w:rsidR="004A1077" w:rsidRPr="0096220C">
        <w:rPr>
          <w:rFonts w:ascii="Letter Gothic" w:hAnsi="Letter Gothic"/>
          <w:b w:val="0"/>
        </w:rPr>
        <w:t xml:space="preserve"> Sample_Programs</w:t>
      </w:r>
      <w:r w:rsidRPr="0096220C">
        <w:rPr>
          <w:rFonts w:ascii="Letter Gothic" w:hAnsi="Letter Gothic"/>
          <w:b w:val="0"/>
        </w:rPr>
        <w:t>/f01_commands.bas"</w:t>
      </w:r>
    </w:p>
    <w:p w:rsidR="006D1B99" w:rsidRPr="0096220C" w:rsidRDefault="00F5620B" w:rsidP="006D1B99">
      <w:pPr>
        <w:pStyle w:val="Codeexample"/>
        <w:rPr>
          <w:rFonts w:ascii="Letter Gothic" w:hAnsi="Letter Gothic"/>
          <w:b w:val="0"/>
        </w:rPr>
      </w:pPr>
      <w:r w:rsidRPr="0096220C">
        <w:rPr>
          <w:rFonts w:ascii="Letter Gothic" w:hAnsi="Letter Gothic"/>
          <w:b w:val="0"/>
        </w:rPr>
        <w:t>text.input r$,s$</w:t>
      </w:r>
    </w:p>
    <w:p w:rsidR="006D1B99" w:rsidRPr="0096220C" w:rsidRDefault="00F5620B" w:rsidP="006D1B99">
      <w:pPr>
        <w:pStyle w:val="Codeexample"/>
        <w:rPr>
          <w:rFonts w:ascii="Letter Gothic" w:hAnsi="Letter Gothic"/>
          <w:b w:val="0"/>
        </w:rPr>
      </w:pPr>
      <w:r w:rsidRPr="0096220C">
        <w:rPr>
          <w:rFonts w:ascii="Letter Gothic" w:hAnsi="Letter Gothic"/>
          <w:b w:val="0"/>
        </w:rPr>
        <w:t>print r$</w:t>
      </w:r>
    </w:p>
    <w:p w:rsidR="00F5620B" w:rsidRPr="0096220C" w:rsidRDefault="00F5620B" w:rsidP="006D1B99">
      <w:pPr>
        <w:pStyle w:val="Codeexample"/>
        <w:rPr>
          <w:rFonts w:ascii="Letter Gothic" w:hAnsi="Letter Gothic"/>
          <w:b w:val="0"/>
        </w:rPr>
      </w:pPr>
      <w:r w:rsidRPr="0096220C">
        <w:rPr>
          <w:rFonts w:ascii="Letter Gothic" w:hAnsi="Letter Gothic"/>
          <w:b w:val="0"/>
        </w:rPr>
        <w:t>end</w:t>
      </w:r>
    </w:p>
    <w:p w:rsidR="00833CF8" w:rsidRDefault="00833CF8" w:rsidP="005F4916">
      <w:pPr>
        <w:pStyle w:val="Heading3"/>
      </w:pPr>
      <w:bookmarkStart w:id="4928" w:name="_Toc436833019"/>
      <w:r w:rsidRPr="00833CF8">
        <w:t>TGet &lt;result_svar&gt;</w:t>
      </w:r>
      <w:r>
        <w:t>, &lt;prompt_sexp&gt; {, &lt;title_sexp&gt;</w:t>
      </w:r>
      <w:r w:rsidRPr="00833CF8">
        <w:t>}</w:t>
      </w:r>
      <w:bookmarkEnd w:id="4928"/>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E40235" w:rsidRDefault="00E40235" w:rsidP="00E40235">
      <w:pPr>
        <w:pStyle w:val="Heading3"/>
      </w:pPr>
      <w:bookmarkStart w:id="4929" w:name="_Toc436833020"/>
      <w:r>
        <w:t>Kb.hide</w:t>
      </w:r>
      <w:bookmarkEnd w:id="4929"/>
      <w:r>
        <w:fldChar w:fldCharType="begin"/>
      </w:r>
      <w:r>
        <w:instrText xml:space="preserve"> XE "</w:instrText>
      </w:r>
      <w:r w:rsidRPr="0012310D">
        <w:instrText>Kb.hide</w:instrText>
      </w:r>
      <w:r>
        <w:instrText xml:space="preserve">" </w:instrText>
      </w:r>
      <w:r>
        <w:fldChar w:fldCharType="end"/>
      </w:r>
    </w:p>
    <w:p w:rsidR="000027EE" w:rsidRDefault="00E40235" w:rsidP="00E40235">
      <w:r>
        <w:t>Hides the soft keyboard.</w:t>
      </w:r>
    </w:p>
    <w:p w:rsidR="000027EE" w:rsidRDefault="000027EE" w:rsidP="00E40235">
      <w:r>
        <w:t xml:space="preserve">If the keyboard is showing, and you have an </w:t>
      </w:r>
      <w:r>
        <w:rPr>
          <w:b/>
        </w:rPr>
        <w:t>OnK</w:t>
      </w:r>
      <w:r w:rsidR="00E638BE">
        <w:rPr>
          <w:b/>
        </w:rPr>
        <w:t>b</w:t>
      </w:r>
      <w:r>
        <w:rPr>
          <w:b/>
        </w:rPr>
        <w:t>Change:</w:t>
      </w:r>
      <w:r>
        <w:t xml:space="preserve"> interrupt label, BASIC! will jump to your interrupt label when the keyboard closes.</w:t>
      </w:r>
    </w:p>
    <w:p w:rsidR="00E40235" w:rsidRDefault="00E40235" w:rsidP="00E40235">
      <w:r>
        <w:t xml:space="preserve">The soft keyboard is always hidden when your program starts running, regardless of whether </w:t>
      </w:r>
      <w:r w:rsidR="000027EE">
        <w:t>it</w:t>
      </w:r>
      <w:r>
        <w:t xml:space="preserve"> is showing in the Editor.</w:t>
      </w:r>
    </w:p>
    <w:p w:rsidR="00067527" w:rsidRDefault="00067527" w:rsidP="00E40235">
      <w:r>
        <w:t xml:space="preserve">Note: BASIC! automatically hides the soft keyboard when you change screens. For example, if the keyboard is showing over the Output Console, and you execute </w:t>
      </w:r>
      <w:r w:rsidRPr="00067527">
        <w:rPr>
          <w:b/>
        </w:rPr>
        <w:t>G</w:t>
      </w:r>
      <w:ins w:id="4930" w:author="Sammartano, Marc (BIC USA)" w:date="2015-08-17T14:36:00Z">
        <w:r w:rsidR="006F50DE">
          <w:rPr>
            <w:b/>
          </w:rPr>
          <w:t>r</w:t>
        </w:r>
      </w:ins>
      <w:del w:id="4931" w:author="Sammartano, Marc (BIC USA)" w:date="2015-08-17T14:36:00Z">
        <w:r w:rsidRPr="00067527" w:rsidDel="006F50DE">
          <w:rPr>
            <w:b/>
          </w:rPr>
          <w:delText>R</w:delText>
        </w:r>
      </w:del>
      <w:r w:rsidRPr="00067527">
        <w:rPr>
          <w:b/>
        </w:rPr>
        <w:t>.open</w:t>
      </w:r>
      <w:r>
        <w:t xml:space="preserve"> to start Graphics Mode, the keyboard is hidden. The keyboard will not be showing when you exit Graphics Mode and return to the Console. Similarly, if you show the keyboard over your Graphics screen and you execute </w:t>
      </w:r>
      <w:r w:rsidRPr="00067527">
        <w:rPr>
          <w:b/>
        </w:rPr>
        <w:t>G</w:t>
      </w:r>
      <w:ins w:id="4932" w:author="Sammartano, Marc (BIC USA)" w:date="2015-08-17T14:36:00Z">
        <w:r w:rsidR="006F50DE">
          <w:rPr>
            <w:b/>
          </w:rPr>
          <w:t>r</w:t>
        </w:r>
      </w:ins>
      <w:del w:id="4933" w:author="Sammartano, Marc (BIC USA)" w:date="2015-08-17T14:36:00Z">
        <w:r w:rsidRPr="00067527" w:rsidDel="006F50DE">
          <w:rPr>
            <w:b/>
          </w:rPr>
          <w:delText>R</w:delText>
        </w:r>
      </w:del>
      <w:r w:rsidRPr="00067527">
        <w:rPr>
          <w:b/>
        </w:rPr>
        <w:t>.close</w:t>
      </w:r>
      <w:r>
        <w:t xml:space="preserve"> to return to the Console, the keyboard is hidden.</w:t>
      </w:r>
    </w:p>
    <w:p w:rsidR="00067527" w:rsidRPr="00067527" w:rsidRDefault="00067527" w:rsidP="00E40235">
      <w:r>
        <w:t xml:space="preserve">If you have an </w:t>
      </w:r>
      <w:r>
        <w:rPr>
          <w:b/>
        </w:rPr>
        <w:t>OnK</w:t>
      </w:r>
      <w:r w:rsidR="00E638BE">
        <w:rPr>
          <w:b/>
        </w:rPr>
        <w:t>b</w:t>
      </w:r>
      <w:r>
        <w:rPr>
          <w:b/>
        </w:rPr>
        <w:t>Change:</w:t>
      </w:r>
      <w:r>
        <w:t xml:space="preserve"> interrupt label, automatically hiding the keyboard does </w:t>
      </w:r>
      <w:r>
        <w:rPr>
          <w:b/>
        </w:rPr>
        <w:t>not</w:t>
      </w:r>
      <w:r>
        <w:t xml:space="preserve"> trigger a jump to the interrupt label.</w:t>
      </w:r>
    </w:p>
    <w:p w:rsidR="00E40235" w:rsidRDefault="00E40235" w:rsidP="00E40235">
      <w:pPr>
        <w:pStyle w:val="Heading3"/>
      </w:pPr>
      <w:bookmarkStart w:id="4934" w:name="_Toc436833021"/>
      <w:r>
        <w:t>Kb.show</w:t>
      </w:r>
      <w:bookmarkEnd w:id="4934"/>
      <w:r>
        <w:fldChar w:fldCharType="begin"/>
      </w:r>
      <w:r>
        <w:instrText xml:space="preserve"> XE "</w:instrText>
      </w:r>
      <w:r w:rsidRPr="0012310D">
        <w:instrText>Kb.</w:instrText>
      </w:r>
      <w:r>
        <w:instrText xml:space="preserve">show" </w:instrText>
      </w:r>
      <w:r>
        <w:fldChar w:fldCharType="end"/>
      </w:r>
    </w:p>
    <w:p w:rsidR="00E40235" w:rsidRDefault="003C28A6" w:rsidP="00E40235">
      <w:r>
        <w:t>S</w:t>
      </w:r>
      <w:r w:rsidR="00E40235">
        <w:t>how</w:t>
      </w:r>
      <w:r>
        <w:t>s</w:t>
      </w:r>
      <w:r w:rsidR="00E40235">
        <w:t xml:space="preserve"> the soft keyboard.</w:t>
      </w:r>
    </w:p>
    <w:p w:rsidR="00E638BE" w:rsidRDefault="00E638BE" w:rsidP="00E638BE">
      <w:r>
        <w:t xml:space="preserve">If the keyboard is not showing, and you have an </w:t>
      </w:r>
      <w:r>
        <w:rPr>
          <w:b/>
        </w:rPr>
        <w:t>OnKbChange:</w:t>
      </w:r>
      <w:r>
        <w:t xml:space="preserve"> interrupt label, BASIC! will jump to your interrupt label when the keyboard opens.</w:t>
      </w:r>
    </w:p>
    <w:p w:rsidR="003C28A6" w:rsidRDefault="003C28A6" w:rsidP="00E40235">
      <w:r>
        <w:t xml:space="preserve">When the soft keyboard is showing, its keys may be read using the </w:t>
      </w:r>
      <w:r w:rsidRPr="003C28A6">
        <w:rPr>
          <w:b/>
        </w:rPr>
        <w:t>Inkey$</w:t>
      </w:r>
      <w:r>
        <w:t xml:space="preserve"> command. The command may not work in devices with hard or slide-out keyboards.</w:t>
      </w:r>
    </w:p>
    <w:p w:rsidR="00067527" w:rsidRDefault="00067527" w:rsidP="00067527">
      <w:r>
        <w:t xml:space="preserve">You cannot show the soft keyboard over the Output Console unless you first </w:t>
      </w:r>
      <w:r w:rsidRPr="00067527">
        <w:rPr>
          <w:b/>
        </w:rPr>
        <w:t>P</w:t>
      </w:r>
      <w:r>
        <w:rPr>
          <w:b/>
        </w:rPr>
        <w:t>rint</w:t>
      </w:r>
      <w:r>
        <w:t xml:space="preserve"> to the Console.</w:t>
      </w:r>
    </w:p>
    <w:p w:rsidR="007B41AD" w:rsidRDefault="007B41AD" w:rsidP="00662FB4">
      <w:pPr>
        <w:pStyle w:val="Heading3"/>
      </w:pPr>
      <w:bookmarkStart w:id="4935" w:name="_Toc436833022"/>
      <w:r>
        <w:t>Kb.</w:t>
      </w:r>
      <w:r w:rsidR="00194BF8">
        <w:t>toggle</w:t>
      </w:r>
      <w:bookmarkEnd w:id="4935"/>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067527" w:rsidRDefault="00067527" w:rsidP="00067527">
      <w:pPr>
        <w:pStyle w:val="Heading3"/>
      </w:pPr>
      <w:bookmarkStart w:id="4936" w:name="_Toc436833023"/>
      <w:r>
        <w:t>Kb.showing &lt;lvar&gt;</w:t>
      </w:r>
      <w:bookmarkEnd w:id="4936"/>
      <w:r>
        <w:fldChar w:fldCharType="begin"/>
      </w:r>
      <w:r>
        <w:instrText xml:space="preserve"> XE "</w:instrText>
      </w:r>
      <w:r w:rsidRPr="00B22178">
        <w:instrText>Kb.</w:instrText>
      </w:r>
      <w:r>
        <w:instrText xml:space="preserve">showing &lt;lvar&gt;" </w:instrText>
      </w:r>
      <w:r>
        <w:fldChar w:fldCharType="end"/>
      </w:r>
    </w:p>
    <w:p w:rsidR="00067527" w:rsidRDefault="00067527" w:rsidP="00067527">
      <w:r>
        <w:t>Reports the visibility of the soft keyboard. If the keyboard is showing, the &lt;lvar&gt; is set to 1.0 (true), otherwise the &lt;lvar&gt; is set to 0.0 (false).</w:t>
      </w:r>
    </w:p>
    <w:p w:rsidR="000027EE" w:rsidRDefault="000027EE" w:rsidP="00067527">
      <w:r>
        <w:t xml:space="preserve">This command reports only the status of the </w:t>
      </w:r>
      <w:r w:rsidR="00087C85">
        <w:t xml:space="preserve">keyboard shown by </w:t>
      </w:r>
      <w:r w:rsidR="00087C85" w:rsidRPr="00087C85">
        <w:rPr>
          <w:b/>
        </w:rPr>
        <w:t>K</w:t>
      </w:r>
      <w:r w:rsidR="00E638BE">
        <w:rPr>
          <w:b/>
        </w:rPr>
        <w:t>b</w:t>
      </w:r>
      <w:r w:rsidR="00087C85" w:rsidRPr="00087C85">
        <w:rPr>
          <w:b/>
        </w:rPr>
        <w:t>.show</w:t>
      </w:r>
      <w:r w:rsidR="00087C85">
        <w:t xml:space="preserve">. For example, the keyboard attached to the </w:t>
      </w:r>
      <w:r w:rsidR="00087C85" w:rsidRPr="00087C85">
        <w:rPr>
          <w:b/>
        </w:rPr>
        <w:t>Input</w:t>
      </w:r>
      <w:r w:rsidR="00087C85">
        <w:t xml:space="preserve"> command dialog box cannot be controlled by </w:t>
      </w:r>
      <w:r w:rsidR="00087C85" w:rsidRPr="00087C85">
        <w:rPr>
          <w:b/>
        </w:rPr>
        <w:t>K</w:t>
      </w:r>
      <w:r w:rsidR="00E638BE">
        <w:rPr>
          <w:b/>
        </w:rPr>
        <w:t>b</w:t>
      </w:r>
      <w:r w:rsidR="00087C85" w:rsidRPr="00087C85">
        <w:rPr>
          <w:b/>
        </w:rPr>
        <w:t>.show</w:t>
      </w:r>
      <w:r w:rsidR="00087C85">
        <w:t xml:space="preserve"> or </w:t>
      </w:r>
      <w:r w:rsidR="00087C85" w:rsidRPr="00087C85">
        <w:rPr>
          <w:b/>
        </w:rPr>
        <w:t>K</w:t>
      </w:r>
      <w:r w:rsidR="00E638BE">
        <w:rPr>
          <w:b/>
        </w:rPr>
        <w:t>b</w:t>
      </w:r>
      <w:r w:rsidR="00087C85" w:rsidRPr="00087C85">
        <w:rPr>
          <w:b/>
        </w:rPr>
        <w:t>.hide</w:t>
      </w:r>
      <w:r w:rsidR="00087C85">
        <w:t xml:space="preserve"> and its status is not reported by </w:t>
      </w:r>
      <w:r w:rsidR="00087C85" w:rsidRPr="00087C85">
        <w:rPr>
          <w:b/>
        </w:rPr>
        <w:t>Kb.showing</w:t>
      </w:r>
      <w:r w:rsidR="00087C85">
        <w:t>.</w:t>
      </w:r>
    </w:p>
    <w:p w:rsidR="00087C85" w:rsidRDefault="00087C85" w:rsidP="00087C85">
      <w:pPr>
        <w:pStyle w:val="Heading3"/>
      </w:pPr>
      <w:bookmarkStart w:id="4937" w:name="_Toc436833024"/>
      <w:r>
        <w:t>OnKbChange:</w:t>
      </w:r>
      <w:bookmarkEnd w:id="4937"/>
      <w:r>
        <w:fldChar w:fldCharType="begin"/>
      </w:r>
      <w:r>
        <w:instrText xml:space="preserve"> XE "OnKbChange:" </w:instrText>
      </w:r>
      <w:r>
        <w:fldChar w:fldCharType="end"/>
      </w:r>
    </w:p>
    <w:p w:rsidR="00087C85" w:rsidRDefault="00087C85" w:rsidP="00087C85">
      <w:r>
        <w:t xml:space="preserve">If you show a soft keyboard with </w:t>
      </w:r>
      <w:r w:rsidRPr="00087C85">
        <w:rPr>
          <w:b/>
        </w:rPr>
        <w:t>Kb.show</w:t>
      </w:r>
      <w:r>
        <w:t xml:space="preserve">, or close that same keyboard with </w:t>
      </w:r>
      <w:r w:rsidRPr="00087C85">
        <w:rPr>
          <w:b/>
        </w:rPr>
        <w:t>Kb.hide</w:t>
      </w:r>
      <w:r>
        <w:t xml:space="preserve"> or by tapping the BACK key, </w:t>
      </w:r>
      <w:r w:rsidR="00E638BE">
        <w:t>t</w:t>
      </w:r>
      <w:r>
        <w:t>he change</w:t>
      </w:r>
      <w:r w:rsidR="00E638BE">
        <w:t xml:space="preserve"> takes some time. The keyboard may open or close</w:t>
      </w:r>
      <w:r>
        <w:t xml:space="preserve"> a few hundred milliseconds after it is requested.</w:t>
      </w:r>
      <w:r w:rsidR="00E638BE">
        <w:t xml:space="preserve"> </w:t>
      </w:r>
      <w:r w:rsidR="00E638BE" w:rsidRPr="00E638BE">
        <w:rPr>
          <w:b/>
        </w:rPr>
        <w:t>Kb.show</w:t>
      </w:r>
      <w:r w:rsidR="00E638BE">
        <w:t xml:space="preserve"> and </w:t>
      </w:r>
      <w:r w:rsidR="00E638BE" w:rsidRPr="00E638BE">
        <w:rPr>
          <w:b/>
        </w:rPr>
        <w:t>Kb.hide</w:t>
      </w:r>
      <w:r w:rsidR="00E638BE">
        <w:t xml:space="preserve"> block until the change is complete, but your program does not know when you tap the BACK key.</w:t>
      </w:r>
    </w:p>
    <w:p w:rsidR="00087C85" w:rsidRDefault="00087C85" w:rsidP="00087C85">
      <w:r>
        <w:t xml:space="preserve">If you have an </w:t>
      </w:r>
      <w:r w:rsidRPr="00087C85">
        <w:rPr>
          <w:b/>
        </w:rPr>
        <w:t>OnKbChange:</w:t>
      </w:r>
      <w:r>
        <w:t xml:space="preserve"> interrupt label in your program, </w:t>
      </w:r>
      <w:r w:rsidR="002252D3">
        <w:t xml:space="preserve">then </w:t>
      </w:r>
      <w:r w:rsidR="00E638BE">
        <w:t>when the keyboard changes as just described BASIC! interrupts the execution of your program and transfers control to the command after the interrupt label.</w:t>
      </w:r>
    </w:p>
    <w:p w:rsidR="00E638BE" w:rsidRDefault="00E638BE" w:rsidP="00087C85">
      <w:r>
        <w:t xml:space="preserve">To return control to where the interrupt occurred, execute </w:t>
      </w:r>
      <w:r w:rsidRPr="00E638BE">
        <w:rPr>
          <w:b/>
        </w:rPr>
        <w:t>Kb.resume</w:t>
      </w:r>
      <w:r>
        <w:t xml:space="preserve"> in your interrupt handler.</w:t>
      </w:r>
    </w:p>
    <w:p w:rsidR="002252D3" w:rsidRDefault="002252D3" w:rsidP="00087C85">
      <w:r>
        <w:t xml:space="preserve">This interrupt occurs only for keyboards you show with </w:t>
      </w:r>
      <w:r w:rsidRPr="002252D3">
        <w:rPr>
          <w:b/>
        </w:rPr>
        <w:t>Kb.show</w:t>
      </w:r>
      <w:r>
        <w:t xml:space="preserve">. Keyboards attached to other screens, such as </w:t>
      </w:r>
      <w:r w:rsidRPr="002252D3">
        <w:rPr>
          <w:b/>
        </w:rPr>
        <w:t>TGet</w:t>
      </w:r>
      <w:r>
        <w:t xml:space="preserve"> or the </w:t>
      </w:r>
      <w:r w:rsidRPr="002252D3">
        <w:rPr>
          <w:b/>
        </w:rPr>
        <w:t>Input</w:t>
      </w:r>
      <w:r>
        <w:t xml:space="preserve"> dialog box, do not cause </w:t>
      </w:r>
      <w:r w:rsidRPr="002252D3">
        <w:rPr>
          <w:b/>
        </w:rPr>
        <w:t>OnKbChange:</w:t>
      </w:r>
      <w:r>
        <w:t xml:space="preserve"> interrupts.</w:t>
      </w:r>
    </w:p>
    <w:p w:rsidR="00E638BE" w:rsidRDefault="00E638BE" w:rsidP="00E638BE">
      <w:pPr>
        <w:pStyle w:val="Heading3"/>
      </w:pPr>
      <w:bookmarkStart w:id="4938" w:name="_Toc436833025"/>
      <w:r>
        <w:t>Kb.resume</w:t>
      </w:r>
      <w:bookmarkEnd w:id="4938"/>
      <w:r>
        <w:fldChar w:fldCharType="begin"/>
      </w:r>
      <w:r>
        <w:instrText xml:space="preserve"> XE "Kb.resume" </w:instrText>
      </w:r>
      <w:r>
        <w:fldChar w:fldCharType="end"/>
      </w:r>
    </w:p>
    <w:p w:rsidR="00E638BE" w:rsidRDefault="00E638BE" w:rsidP="00087C85">
      <w:r>
        <w:t xml:space="preserve">Resume program execution at the point where the </w:t>
      </w:r>
      <w:r w:rsidRPr="00E638BE">
        <w:rPr>
          <w:b/>
        </w:rPr>
        <w:t>OnKbChang</w:t>
      </w:r>
      <w:r>
        <w:rPr>
          <w:b/>
        </w:rPr>
        <w:t>e:</w:t>
      </w:r>
      <w:r>
        <w:t xml:space="preserve"> interrupt occurred.</w:t>
      </w:r>
    </w:p>
    <w:p w:rsidR="00E638BE" w:rsidRPr="00087C85" w:rsidRDefault="00E638BE" w:rsidP="00087C85">
      <w:r>
        <w:t xml:space="preserve">When an interrupt occurs, no other interrupt can occur (except </w:t>
      </w:r>
      <w:r w:rsidRPr="00E638BE">
        <w:rPr>
          <w:b/>
        </w:rPr>
        <w:t>OnError:</w:t>
      </w:r>
      <w:r>
        <w:t xml:space="preserve">) until the corresponding </w:t>
      </w:r>
      <w:r w:rsidRPr="00E638BE">
        <w:rPr>
          <w:b/>
        </w:rPr>
        <w:t>resume</w:t>
      </w:r>
      <w:r>
        <w:t xml:space="preserve"> executes.</w:t>
      </w:r>
    </w:p>
    <w:p w:rsidR="002252D3" w:rsidRDefault="002252D3" w:rsidP="002252D3">
      <w:pPr>
        <w:pStyle w:val="Heading3"/>
      </w:pPr>
      <w:bookmarkStart w:id="4939" w:name="_Toc436833026"/>
      <w:r>
        <w:t>The Soft Keyboard and the BACK Key</w:t>
      </w:r>
      <w:bookmarkEnd w:id="4939"/>
    </w:p>
    <w:p w:rsidR="002252D3" w:rsidRPr="002252D3" w:rsidRDefault="002252D3" w:rsidP="002252D3">
      <w:r>
        <w:t xml:space="preserve">If you show a soft keyboard with </w:t>
      </w:r>
      <w:r w:rsidRPr="00087C85">
        <w:rPr>
          <w:b/>
        </w:rPr>
        <w:t>Kb.show</w:t>
      </w:r>
      <w:r>
        <w:t xml:space="preserve">, and you tap the BACK key, the keyboard closes. The current screen (Console or Graphics screen) does not close. BASIC! does not trap the keypress with either </w:t>
      </w:r>
      <w:r w:rsidRPr="002252D3">
        <w:rPr>
          <w:b/>
        </w:rPr>
        <w:t>OnBackKey:</w:t>
      </w:r>
      <w:r>
        <w:t xml:space="preserve"> or </w:t>
      </w:r>
      <w:r w:rsidRPr="002252D3">
        <w:rPr>
          <w:b/>
        </w:rPr>
        <w:t>OnKeyPress:</w:t>
      </w:r>
      <w:r>
        <w:t xml:space="preserve">. You can use the </w:t>
      </w:r>
      <w:r w:rsidRPr="002252D3">
        <w:rPr>
          <w:b/>
        </w:rPr>
        <w:t>OnKbChange:</w:t>
      </w:r>
      <w:r>
        <w:t xml:space="preserve"> interrupt label to be notified that the keyboard closed.</w:t>
      </w:r>
    </w:p>
    <w:p w:rsidR="002D4A72" w:rsidRDefault="002D4A72" w:rsidP="00E33967">
      <w:pPr>
        <w:pStyle w:val="Heading1"/>
      </w:pPr>
      <w:bookmarkStart w:id="4940" w:name="_Toc436833027"/>
      <w:r>
        <w:t>Working with Files</w:t>
      </w:r>
      <w:bookmarkEnd w:id="4940"/>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4941" w:name="_Toc436833028"/>
      <w:r>
        <w:t>Paths Explained</w:t>
      </w:r>
      <w:bookmarkEnd w:id="4941"/>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Pr="004F7FBD" w:rsidRDefault="00D54187" w:rsidP="00D335ED">
      <w:pPr>
        <w:spacing w:before="240" w:after="0"/>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56EC7">
      <w:pPr>
        <w:pStyle w:val="ListParagraph"/>
        <w:numPr>
          <w:ilvl w:val="0"/>
          <w:numId w:val="14"/>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56EC7">
      <w:pPr>
        <w:pStyle w:val="ListParagraph"/>
        <w:numPr>
          <w:ilvl w:val="0"/>
          <w:numId w:val="14"/>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56EC7">
      <w:pPr>
        <w:pStyle w:val="ListParagraph"/>
        <w:numPr>
          <w:ilvl w:val="0"/>
          <w:numId w:val="14"/>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4942" w:name="_Toc436833029"/>
      <w:r>
        <w:t>Paths and Case-sensitivity</w:t>
      </w:r>
      <w:bookmarkEnd w:id="4942"/>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4943" w:name="_Toc436833030"/>
      <w:r>
        <w:t>Mark and Mark Limit</w:t>
      </w:r>
      <w:bookmarkEnd w:id="4943"/>
    </w:p>
    <w:p w:rsidR="00876EDA" w:rsidRDefault="00876EDA" w:rsidP="00876EDA">
      <w:r w:rsidRPr="00876EDA">
        <w:rPr>
          <w:b/>
        </w:rPr>
        <w:t>Note</w:t>
      </w:r>
      <w:r>
        <w:t>: This is an advanced file management technique that you will rarely need to use. However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4944" w:name="_Toc436833031"/>
      <w:r>
        <w:t>File Commands</w:t>
      </w:r>
      <w:bookmarkEnd w:id="4944"/>
    </w:p>
    <w:p w:rsidR="00C70574" w:rsidRDefault="00C70574" w:rsidP="00EB1F62">
      <w:pPr>
        <w:pStyle w:val="Heading2"/>
      </w:pPr>
      <w:bookmarkStart w:id="4945" w:name="_Toc436833032"/>
      <w:r>
        <w:t>File.</w:t>
      </w:r>
      <w:r w:rsidR="000B4495">
        <w:t>d</w:t>
      </w:r>
      <w:r>
        <w:t xml:space="preserve">elete </w:t>
      </w:r>
      <w:r w:rsidR="00792AD4">
        <w:t>&lt;lvar&gt;</w:t>
      </w:r>
      <w:r>
        <w:t>, &lt;</w:t>
      </w:r>
      <w:r w:rsidR="000B4495">
        <w:t>p</w:t>
      </w:r>
      <w:r>
        <w:t>ath_sexp&gt;</w:t>
      </w:r>
      <w:bookmarkEnd w:id="4945"/>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4946" w:name="_Toc436833033"/>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4946"/>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1D4DB4">
        <w:instrText>$</w:instrText>
      </w:r>
      <w:r w:rsidR="008E2479">
        <w:instrText>[]</w:instrText>
      </w:r>
      <w:r w:rsidR="00C744B1">
        <w:instrText xml:space="preserve"> {, &lt;dirmark_sexp&gt;}</w:instrText>
      </w:r>
      <w:r w:rsidR="00335552">
        <w:instrText xml:space="preserve">" </w:instrText>
      </w:r>
      <w:r w:rsidR="00520661">
        <w:fldChar w:fldCharType="end"/>
      </w:r>
      <w:ins w:id="4947" w:author="Sammartano, Marc (BIC USA)" w:date="2015-09-08T17:13:00Z">
        <w:r w:rsidR="00EA6104">
          <w:fldChar w:fldCharType="begin"/>
        </w:r>
        <w:r w:rsidR="00EA6104">
          <w:instrText xml:space="preserve"> XE "D</w:instrText>
        </w:r>
        <w:r w:rsidR="00EA6104" w:rsidRPr="008373A3">
          <w:instrText>ir &lt;</w:instrText>
        </w:r>
        <w:r w:rsidR="00EA6104">
          <w:instrText>p</w:instrText>
        </w:r>
        <w:r w:rsidR="00EA6104" w:rsidRPr="008373A3">
          <w:instrText>ath_sexp&gt;, Array</w:instrText>
        </w:r>
        <w:r w:rsidR="00EA6104">
          <w:instrText xml:space="preserve">$[] {, &lt;dirmark_sexp&gt;}" </w:instrText>
        </w:r>
        <w:r w:rsidR="00EA6104">
          <w:fldChar w:fldCharType="end"/>
        </w:r>
      </w:ins>
    </w:p>
    <w:p w:rsidR="00EB7A4A" w:rsidRDefault="0077315A" w:rsidP="00545323">
      <w:r>
        <w:t>This command returns the names of the files</w:t>
      </w:r>
      <w:r w:rsidR="00FD4E93">
        <w:t xml:space="preserve"> and directories</w:t>
      </w:r>
      <w:r>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545323">
        <w:t>, which must not already exist</w:t>
      </w:r>
      <w:r w:rsidR="00F454BB">
        <w:t>.</w:t>
      </w:r>
      <w:r w:rsidR="008E2479">
        <w:t xml:space="preserve"> The </w:t>
      </w:r>
      <w:r w:rsidR="00C744B1">
        <w:t>array is</w:t>
      </w:r>
      <w:r w:rsidR="008E2479">
        <w:t xml:space="preserve"> sorted alphabetically with the directories at the top of the list.</w:t>
      </w:r>
    </w:p>
    <w:p w:rsidR="00C744B1" w:rsidRDefault="00E637C4" w:rsidP="00545323">
      <w:pPr>
        <w:rPr>
          <w:ins w:id="4948" w:author="Sammartano, Marc (BIC USA)" w:date="2015-09-08T17:12:00Z"/>
        </w:rPr>
      </w:pPr>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EA6104" w:rsidRPr="00EA6104" w:rsidRDefault="00EA6104" w:rsidP="00545323">
      <w:ins w:id="4949" w:author="Sammartano, Marc (BIC USA)" w:date="2015-09-08T17:13:00Z">
        <w:r>
          <w:rPr>
            <w:b/>
          </w:rPr>
          <w:t>Dir</w:t>
        </w:r>
        <w:r>
          <w:t xml:space="preserve"> is a valid alias for this command.</w:t>
        </w:r>
      </w:ins>
    </w:p>
    <w:p w:rsidR="00C70574" w:rsidRDefault="00C70574" w:rsidP="00EB1F62">
      <w:pPr>
        <w:pStyle w:val="Heading2"/>
      </w:pPr>
      <w:bookmarkStart w:id="4950" w:name="_Toc436833034"/>
      <w:r>
        <w:t>File.</w:t>
      </w:r>
      <w:r w:rsidR="000B4495">
        <w:t>e</w:t>
      </w:r>
      <w:r>
        <w:t>xists &lt;</w:t>
      </w:r>
      <w:r w:rsidR="00BA0F9C">
        <w:t>l</w:t>
      </w:r>
      <w:r>
        <w:t>var&gt;, &lt;</w:t>
      </w:r>
      <w:r w:rsidR="000B4495">
        <w:t>p</w:t>
      </w:r>
      <w:r>
        <w:t>ath_sexp&gt;</w:t>
      </w:r>
      <w:bookmarkEnd w:id="4950"/>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4951" w:name="_Toc436833035"/>
      <w:r>
        <w:t>File.</w:t>
      </w:r>
      <w:r w:rsidR="000B4495">
        <w:t>m</w:t>
      </w:r>
      <w:r w:rsidR="002D4A72">
        <w:t>kdir</w:t>
      </w:r>
      <w:r w:rsidR="00C56F97">
        <w:t xml:space="preserve"> &lt;</w:t>
      </w:r>
      <w:r w:rsidR="000B4495">
        <w:t>p</w:t>
      </w:r>
      <w:r w:rsidR="00C56F97">
        <w:t>ath_sexp</w:t>
      </w:r>
      <w:r w:rsidR="00EF35E8">
        <w:t>&gt;</w:t>
      </w:r>
      <w:bookmarkEnd w:id="4951"/>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ins w:id="4952" w:author="Sammartano, Marc (BIC USA)" w:date="2015-09-08T17:14:00Z">
        <w:r w:rsidR="00EA6104">
          <w:fldChar w:fldCharType="begin"/>
        </w:r>
        <w:r w:rsidR="00EA6104">
          <w:instrText xml:space="preserve"> XE "M</w:instrText>
        </w:r>
        <w:r w:rsidR="00EA6104" w:rsidRPr="00DE2D3C">
          <w:instrText>kdir &lt;</w:instrText>
        </w:r>
        <w:r w:rsidR="00EA6104">
          <w:instrText>p</w:instrText>
        </w:r>
        <w:r w:rsidR="00EA6104" w:rsidRPr="00DE2D3C">
          <w:instrText>ath_sexp&gt;</w:instrText>
        </w:r>
        <w:r w:rsidR="00EA6104">
          <w:instrText xml:space="preserve">" </w:instrText>
        </w:r>
        <w:r w:rsidR="00EA6104">
          <w:fldChar w:fldCharType="end"/>
        </w:r>
      </w:ins>
    </w:p>
    <w:p w:rsidR="00C70574" w:rsidRDefault="00C56F97" w:rsidP="007A3059">
      <w:r>
        <w:t xml:space="preserve">Before you can use a directory, the directory must exist. </w:t>
      </w:r>
      <w:del w:id="4953" w:author="Sammartano, Marc (BIC USA)" w:date="2015-09-08T17:16:00Z">
        <w:r w:rsidDel="00EA6104">
          <w:delText xml:space="preserve">The </w:delText>
        </w:r>
      </w:del>
      <w:del w:id="4954" w:author="Sammartano, Marc (BIC USA)" w:date="2015-09-08T17:15:00Z">
        <w:r w:rsidRPr="00EA6104" w:rsidDel="00EA6104">
          <w:rPr>
            <w:b/>
          </w:rPr>
          <w:delText>M</w:delText>
        </w:r>
      </w:del>
      <w:del w:id="4955" w:author="Sammartano, Marc (BIC USA)" w:date="2015-09-08T17:16:00Z">
        <w:r w:rsidRPr="00EA6104" w:rsidDel="00EA6104">
          <w:rPr>
            <w:b/>
          </w:rPr>
          <w:delText>kdir</w:delText>
        </w:r>
      </w:del>
      <w:ins w:id="4956" w:author="Sammartano, Marc (BIC USA)" w:date="2015-09-08T17:16:00Z">
        <w:r w:rsidR="00EA6104">
          <w:t>Use this</w:t>
        </w:r>
      </w:ins>
      <w:r>
        <w:t xml:space="preserve"> command </w:t>
      </w:r>
      <w:del w:id="4957" w:author="Sammartano, Marc (BIC USA)" w:date="2015-09-08T17:16:00Z">
        <w:r w:rsidDel="00EA6104">
          <w:delText xml:space="preserve">is used </w:delText>
        </w:r>
      </w:del>
      <w:r>
        <w:t xml:space="preserve">to create </w:t>
      </w:r>
      <w:ins w:id="4958" w:author="Sammartano, Marc (BIC USA)" w:date="2015-09-08T17:22:00Z">
        <w:r w:rsidR="009A2D50">
          <w:t xml:space="preserve">a </w:t>
        </w:r>
      </w:ins>
      <w:r>
        <w:t>director</w:t>
      </w:r>
      <w:ins w:id="4959" w:author="Sammartano, Marc (BIC USA)" w:date="2015-09-08T17:22:00Z">
        <w:r w:rsidR="009A2D50">
          <w:t>y</w:t>
        </w:r>
      </w:ins>
      <w:del w:id="4960" w:author="Sammartano, Marc (BIC USA)" w:date="2015-09-08T17:22:00Z">
        <w:r w:rsidDel="009A2D50">
          <w:delText>ies.</w:delText>
        </w:r>
      </w:del>
      <w:ins w:id="4961" w:author="Sammartano, Marc (BIC USA)" w:date="2015-09-08T17:21:00Z">
        <w:r w:rsidR="00EA6104">
          <w:t xml:space="preserve"> </w:t>
        </w:r>
      </w:ins>
      <w:ins w:id="4962" w:author="Sammartano, Marc (BIC USA)" w:date="2015-09-08T17:22:00Z">
        <w:r w:rsidR="009A2D50">
          <w:t>named by t</w:t>
        </w:r>
      </w:ins>
      <w:ins w:id="4963" w:author="Sammartano, Marc (BIC USA)" w:date="2015-09-08T17:21:00Z">
        <w:r w:rsidR="00EA6104">
          <w:t>he path string &lt;path_sexp&gt;.</w:t>
        </w:r>
      </w:ins>
    </w:p>
    <w:p w:rsidR="00D54788" w:rsidRDefault="00D54788" w:rsidP="009A2D50">
      <w:pPr>
        <w:spacing w:after="0"/>
      </w:pPr>
      <w:r>
        <w:t xml:space="preserve">The </w:t>
      </w:r>
      <w:ins w:id="4964" w:author="Sammartano, Marc (BIC USA)" w:date="2015-09-08T17:18:00Z">
        <w:r w:rsidR="009A2D50">
          <w:t>new directory is created</w:t>
        </w:r>
        <w:r w:rsidR="00EA6104">
          <w:t xml:space="preserve"> relative to the </w:t>
        </w:r>
      </w:ins>
      <w:r>
        <w:t xml:space="preserve">default </w:t>
      </w:r>
      <w:ins w:id="4965" w:author="Sammartano, Marc (BIC USA)" w:date="2015-09-08T17:19:00Z">
        <w:r w:rsidR="00EA6104">
          <w:t>directory</w:t>
        </w:r>
      </w:ins>
      <w:del w:id="4966" w:author="Sammartano, Marc (BIC USA)" w:date="2015-09-08T17:19:00Z">
        <w:r w:rsidDel="00EA6104">
          <w:delText>path is</w:delText>
        </w:r>
      </w:del>
      <w:r>
        <w:t xml:space="preserve"> </w:t>
      </w:r>
      <w:r w:rsidR="00F5651B">
        <w:t>"</w:t>
      </w:r>
      <w:r w:rsidR="000C0A8B">
        <w:t>&lt;pref base drive&gt;/</w:t>
      </w:r>
      <w:r>
        <w:t>rfo-basic/data/</w:t>
      </w:r>
      <w:r w:rsidR="00F5651B">
        <w:t>"</w:t>
      </w:r>
      <w:r w:rsidR="007A3059">
        <w:t>.</w:t>
      </w:r>
      <w:ins w:id="4967" w:author="Sammartano, Marc (BIC USA)" w:date="2015-09-08T17:23:00Z">
        <w:r w:rsidR="009A2D50">
          <w:t xml:space="preserve"> For example:</w:t>
        </w:r>
      </w:ins>
    </w:p>
    <w:p w:rsidR="00C56F97" w:rsidRDefault="00C56F97" w:rsidP="00156EC7">
      <w:pPr>
        <w:pStyle w:val="ListParagraph"/>
        <w:numPr>
          <w:ilvl w:val="0"/>
          <w:numId w:val="32"/>
        </w:numPr>
      </w:pPr>
      <w:r>
        <w:t>T</w:t>
      </w:r>
      <w:del w:id="4968" w:author="Sammartano, Marc (BIC USA)" w:date="2015-09-08T17:24:00Z">
        <w:r w:rsidDel="009A2D50">
          <w:delText>he path t</w:delText>
        </w:r>
      </w:del>
      <w:r>
        <w:t xml:space="preserve">o create a new directory, </w:t>
      </w:r>
      <w:r w:rsidR="00F5651B">
        <w:t>"</w:t>
      </w:r>
      <w:r>
        <w:t>homes</w:t>
      </w:r>
      <w:r w:rsidR="00F5651B">
        <w:t>"</w:t>
      </w:r>
      <w:r>
        <w:t xml:space="preserve">, in </w:t>
      </w:r>
      <w:r w:rsidR="00F5651B">
        <w:t>"</w:t>
      </w:r>
      <w:r w:rsidR="000C0A8B">
        <w:t>&lt;pref base drive&gt;/</w:t>
      </w:r>
      <w:r>
        <w:t>rfo_basic/data/</w:t>
      </w:r>
      <w:r w:rsidR="00F5651B">
        <w:t>"</w:t>
      </w:r>
      <w:ins w:id="4969" w:author="Sammartano, Marc (BIC USA)" w:date="2015-09-08T17:25:00Z">
        <w:r w:rsidR="009A2D50">
          <w:t>,</w:t>
        </w:r>
      </w:ins>
      <w:r>
        <w:t xml:space="preserve"> </w:t>
      </w:r>
      <w:del w:id="4970" w:author="Sammartano, Marc (BIC USA)" w:date="2015-09-08T17:25:00Z">
        <w:r w:rsidDel="009A2D50">
          <w:delText>would be</w:delText>
        </w:r>
      </w:del>
      <w:ins w:id="4971" w:author="Sammartano, Marc (BIC USA)" w:date="2015-09-08T17:25:00Z">
        <w:r w:rsidR="009A2D50">
          <w:t>use the path</w:t>
        </w:r>
      </w:ins>
      <w:r>
        <w:t xml:space="preserve"> </w:t>
      </w:r>
      <w:r w:rsidR="00F5651B">
        <w:t>"</w:t>
      </w:r>
      <w:r>
        <w:t>homes/</w:t>
      </w:r>
      <w:r w:rsidR="00F5651B">
        <w:t>"</w:t>
      </w:r>
      <w:r w:rsidR="00A50C6A">
        <w:t>, or simply "homes"</w:t>
      </w:r>
      <w:r w:rsidR="007A3059">
        <w:t>.</w:t>
      </w:r>
    </w:p>
    <w:p w:rsidR="00C56F97" w:rsidRPr="00F454BB" w:rsidRDefault="00C56F97" w:rsidP="00156EC7">
      <w:pPr>
        <w:pStyle w:val="ListParagraph"/>
        <w:numPr>
          <w:ilvl w:val="0"/>
          <w:numId w:val="32"/>
        </w:numPr>
      </w:pPr>
      <w:r>
        <w:t>T</w:t>
      </w:r>
      <w:del w:id="4972" w:author="Sammartano, Marc (BIC USA)" w:date="2015-09-08T17:25:00Z">
        <w:r w:rsidDel="009A2D50">
          <w:delText>he path t</w:delText>
        </w:r>
      </w:del>
      <w:r>
        <w:t xml:space="preserve">o create a new directory, </w:t>
      </w:r>
      <w:r w:rsidR="007A3059">
        <w:t>"</w:t>
      </w:r>
      <w:r>
        <w:t>icons</w:t>
      </w:r>
      <w:r w:rsidR="007A3059">
        <w:t>"</w:t>
      </w:r>
      <w:r>
        <w:t>, in the root direct</w:t>
      </w:r>
      <w:r w:rsidR="00C70574">
        <w:t xml:space="preserve">ory of the </w:t>
      </w:r>
      <w:r w:rsidR="008209F2">
        <w:t>SD card</w:t>
      </w:r>
      <w:ins w:id="4973" w:author="Sammartano, Marc (BIC USA)" w:date="2015-09-08T17:25:00Z">
        <w:r w:rsidR="009A2D50">
          <w:t>,</w:t>
        </w:r>
      </w:ins>
      <w:r w:rsidR="00C70574">
        <w:t xml:space="preserve"> </w:t>
      </w:r>
      <w:del w:id="4974" w:author="Sammartano, Marc (BIC USA)" w:date="2015-09-08T17:25:00Z">
        <w:r w:rsidR="00C70574" w:rsidDel="009A2D50">
          <w:delText>would b</w:delText>
        </w:r>
      </w:del>
      <w:ins w:id="4975" w:author="Sammartano, Marc (BIC USA)" w:date="2015-09-08T17:25:00Z">
        <w:r w:rsidR="009A2D50">
          <w:t>us</w:t>
        </w:r>
      </w:ins>
      <w:r w:rsidR="00C70574">
        <w:t xml:space="preserve">e </w:t>
      </w:r>
      <w:r w:rsidR="00F5651B">
        <w:t>"</w:t>
      </w:r>
      <w:r>
        <w:t>../</w:t>
      </w:r>
      <w:r w:rsidR="00D54788">
        <w:t>../</w:t>
      </w:r>
      <w:r>
        <w:t>icons</w:t>
      </w:r>
      <w:r w:rsidR="00F5651B">
        <w:t>"</w:t>
      </w:r>
      <w:r w:rsidR="007A3059">
        <w:t>.</w:t>
      </w:r>
    </w:p>
    <w:p w:rsidR="00EA6104" w:rsidRPr="00EA6104" w:rsidRDefault="00EA6104" w:rsidP="00EA6104">
      <w:pPr>
        <w:rPr>
          <w:ins w:id="4976" w:author="Sammartano, Marc (BIC USA)" w:date="2015-09-08T17:13:00Z"/>
        </w:rPr>
      </w:pPr>
      <w:ins w:id="4977" w:author="Sammartano, Marc (BIC USA)" w:date="2015-09-08T17:14:00Z">
        <w:r>
          <w:rPr>
            <w:b/>
          </w:rPr>
          <w:t>Mkd</w:t>
        </w:r>
      </w:ins>
      <w:ins w:id="4978" w:author="Sammartano, Marc (BIC USA)" w:date="2015-09-08T17:13:00Z">
        <w:r>
          <w:rPr>
            <w:b/>
          </w:rPr>
          <w:t>ir</w:t>
        </w:r>
        <w:r>
          <w:t xml:space="preserve"> is a valid alias for this command.</w:t>
        </w:r>
      </w:ins>
    </w:p>
    <w:p w:rsidR="002D4A72" w:rsidRDefault="00766F4F" w:rsidP="00EB1F62">
      <w:pPr>
        <w:pStyle w:val="Heading2"/>
      </w:pPr>
      <w:bookmarkStart w:id="4979" w:name="_Toc436833036"/>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4979"/>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ins w:id="4980" w:author="Sammartano, Marc (BIC USA)" w:date="2015-09-08T17:14:00Z">
        <w:r w:rsidR="00EA6104">
          <w:fldChar w:fldCharType="begin"/>
        </w:r>
        <w:r w:rsidR="00EA6104">
          <w:instrText xml:space="preserve"> XE "R</w:instrText>
        </w:r>
        <w:r w:rsidR="00EA6104" w:rsidRPr="00F467FA">
          <w:instrText>ename &lt;</w:instrText>
        </w:r>
        <w:r w:rsidR="00EA6104">
          <w:instrText>o</w:instrText>
        </w:r>
        <w:r w:rsidR="00EA6104" w:rsidRPr="00F467FA">
          <w:instrText>ld_</w:instrText>
        </w:r>
        <w:r w:rsidR="00EA6104">
          <w:instrText>p</w:instrText>
        </w:r>
        <w:r w:rsidR="00EA6104" w:rsidRPr="00F467FA">
          <w:instrText>ath_sexp&gt;, &lt;</w:instrText>
        </w:r>
        <w:r w:rsidR="00EA6104">
          <w:instrText>n</w:instrText>
        </w:r>
        <w:r w:rsidR="00EA6104" w:rsidRPr="00F467FA">
          <w:instrText>ew_</w:instrText>
        </w:r>
        <w:r w:rsidR="00EA6104">
          <w:instrText>p</w:instrText>
        </w:r>
        <w:r w:rsidR="00EA6104" w:rsidRPr="00F467FA">
          <w:instrText>ath_sexp</w:instrText>
        </w:r>
        <w:r w:rsidR="00EA6104">
          <w:instrText xml:space="preserve">&gt;" </w:instrText>
        </w:r>
        <w:r w:rsidR="00EA6104">
          <w:fldChar w:fldCharType="end"/>
        </w:r>
      </w:ins>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 xml:space="preserve">The </w:t>
      </w:r>
      <w:del w:id="4981" w:author="Sammartano, Marc (BIC USA)" w:date="2015-09-08T17:29:00Z">
        <w:r w:rsidDel="009A2D50">
          <w:delText>R</w:delText>
        </w:r>
      </w:del>
      <w:ins w:id="4982" w:author="Sammartano, Marc (BIC USA)" w:date="2015-09-08T17:29:00Z">
        <w:r w:rsidR="009A2D50">
          <w:t>r</w:t>
        </w:r>
      </w:ins>
      <w:r>
        <w:t>ename operation can not only change the name of a file or a directory, it can also move the file or directory to another directory.</w:t>
      </w:r>
    </w:p>
    <w:p w:rsidR="00DF6D7A" w:rsidRDefault="00DF6D7A" w:rsidP="007A3059">
      <w:del w:id="4983" w:author="Sammartano, Marc (BIC USA)" w:date="2015-09-08T17:29:00Z">
        <w:r w:rsidDel="009A2D50">
          <w:delText xml:space="preserve"> </w:delText>
        </w:r>
      </w:del>
      <w:r>
        <w:t>For example:</w:t>
      </w:r>
    </w:p>
    <w:p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r w:rsidR="00DF6D7A" w:rsidRPr="00EF53E1">
        <w:rPr>
          <w:rFonts w:ascii="Letter Gothic" w:hAnsi="Letter Gothic"/>
          <w:b w:val="0"/>
        </w:rPr>
        <w:t>testfile1.txt</w:t>
      </w:r>
      <w:r w:rsidR="00F5651B" w:rsidRPr="00EF53E1">
        <w:rPr>
          <w:rFonts w:ascii="Letter Gothic" w:hAnsi="Letter Gothic"/>
          <w:b w:val="0"/>
        </w:rPr>
        <w:t>"</w:t>
      </w:r>
    </w:p>
    <w:p w:rsidR="002D4A72" w:rsidRDefault="00DF6D7A" w:rsidP="007A3059">
      <w:r>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EA6104" w:rsidRPr="00EA6104" w:rsidRDefault="00EA6104" w:rsidP="00EA6104">
      <w:pPr>
        <w:rPr>
          <w:ins w:id="4984" w:author="Sammartano, Marc (BIC USA)" w:date="2015-09-08T17:14:00Z"/>
        </w:rPr>
      </w:pPr>
      <w:ins w:id="4985" w:author="Sammartano, Marc (BIC USA)" w:date="2015-09-08T17:14:00Z">
        <w:r>
          <w:rPr>
            <w:b/>
          </w:rPr>
          <w:t>Rename</w:t>
        </w:r>
        <w:r>
          <w:t xml:space="preserve"> is a valid alias for this command.</w:t>
        </w:r>
      </w:ins>
    </w:p>
    <w:p w:rsidR="00385DE4" w:rsidRDefault="00385DE4" w:rsidP="00EB1F62">
      <w:pPr>
        <w:pStyle w:val="Heading2"/>
      </w:pPr>
      <w:bookmarkStart w:id="4986" w:name="_Toc436833037"/>
      <w:r>
        <w:t>File.</w:t>
      </w:r>
      <w:r w:rsidR="000B4495">
        <w:t>r</w:t>
      </w:r>
      <w:r>
        <w:t>oot &lt;svar&gt;</w:t>
      </w:r>
      <w:bookmarkEnd w:id="4986"/>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4987" w:name="_Toc436833038"/>
      <w:r>
        <w:t>File.</w:t>
      </w:r>
      <w:r w:rsidR="000B4495">
        <w:t>s</w:t>
      </w:r>
      <w:r>
        <w:t>ize &lt;size_nvar&gt;, &lt;</w:t>
      </w:r>
      <w:r w:rsidR="000B4495">
        <w:t>p</w:t>
      </w:r>
      <w:r>
        <w:t>ath_sexp&gt;</w:t>
      </w:r>
      <w:bookmarkEnd w:id="4987"/>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4988" w:name="_Toc436833039"/>
      <w:r>
        <w:t>File.type &lt;type_</w:t>
      </w:r>
      <w:r w:rsidR="00BD2E33">
        <w:t>s</w:t>
      </w:r>
      <w:r>
        <w:t>var&gt;, &lt;path_sexp&gt;</w:t>
      </w:r>
      <w:bookmarkEnd w:id="4988"/>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4989" w:name="_Toc436833040"/>
      <w:r>
        <w:t>Text File I/O</w:t>
      </w:r>
      <w:bookmarkEnd w:id="4989"/>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4990" w:name="_Toc436833041"/>
      <w:r>
        <w:t>Text.open</w:t>
      </w:r>
      <w:r w:rsidR="000F6104">
        <w:t xml:space="preserve"> {r|w|a}, &lt;</w:t>
      </w:r>
      <w:r w:rsidR="000B4495">
        <w:t>f</w:t>
      </w:r>
      <w:r w:rsidR="000F6104">
        <w:t>ile_table</w:t>
      </w:r>
      <w:r w:rsidR="00CD065B">
        <w:t>_nvar&gt;, &lt;</w:t>
      </w:r>
      <w:r w:rsidR="000B4495">
        <w:t>p</w:t>
      </w:r>
      <w:r w:rsidR="00CD065B">
        <w:t>ath_sexp&gt;</w:t>
      </w:r>
      <w:bookmarkEnd w:id="4990"/>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8717" w:type="dxa"/>
        <w:tblInd w:w="859" w:type="dxa"/>
        <w:tblLook w:val="04A0" w:firstRow="1" w:lastRow="0" w:firstColumn="1" w:lastColumn="0" w:noHBand="0" w:noVBand="1"/>
      </w:tblPr>
      <w:tblGrid>
        <w:gridCol w:w="1245"/>
        <w:gridCol w:w="1064"/>
        <w:gridCol w:w="6408"/>
      </w:tblGrid>
      <w:tr w:rsidR="00492A8D" w:rsidRPr="002C2F6D" w:rsidTr="00492A8D">
        <w:tc>
          <w:tcPr>
            <w:tcW w:w="1245" w:type="dxa"/>
          </w:tcPr>
          <w:p w:rsidR="00492A8D" w:rsidRPr="002C2F6D" w:rsidRDefault="00AC4920" w:rsidP="00492A8D">
            <w:pPr>
              <w:jc w:val="center"/>
              <w:rPr>
                <w:b/>
              </w:rPr>
            </w:pPr>
            <w:r>
              <w:rPr>
                <w:b/>
              </w:rPr>
              <w:t>Parameter</w:t>
            </w:r>
          </w:p>
        </w:tc>
        <w:tc>
          <w:tcPr>
            <w:tcW w:w="1064" w:type="dxa"/>
          </w:tcPr>
          <w:p w:rsidR="00492A8D" w:rsidRPr="002C2F6D" w:rsidRDefault="00492A8D" w:rsidP="00492A8D">
            <w:pPr>
              <w:jc w:val="center"/>
              <w:rPr>
                <w:b/>
              </w:rPr>
            </w:pPr>
            <w:r>
              <w:rPr>
                <w:b/>
              </w:rPr>
              <w:t>Mode</w:t>
            </w:r>
          </w:p>
        </w:tc>
        <w:tc>
          <w:tcPr>
            <w:tcW w:w="6408" w:type="dxa"/>
          </w:tcPr>
          <w:p w:rsidR="00492A8D" w:rsidRDefault="00492A8D" w:rsidP="00064566">
            <w:pPr>
              <w:jc w:val="center"/>
              <w:rPr>
                <w:b/>
              </w:rPr>
            </w:pPr>
            <w:r>
              <w:rPr>
                <w:b/>
              </w:rPr>
              <w:t>Notes</w:t>
            </w:r>
          </w:p>
        </w:tc>
      </w:tr>
      <w:tr w:rsidR="00492A8D" w:rsidRPr="005B3879" w:rsidTr="00492A8D">
        <w:tc>
          <w:tcPr>
            <w:tcW w:w="1245" w:type="dxa"/>
          </w:tcPr>
          <w:p w:rsidR="00492A8D" w:rsidRPr="005B3879" w:rsidRDefault="00492A8D" w:rsidP="00064566">
            <w:pPr>
              <w:jc w:val="center"/>
            </w:pPr>
            <w:r>
              <w:t>r</w:t>
            </w:r>
          </w:p>
        </w:tc>
        <w:tc>
          <w:tcPr>
            <w:tcW w:w="1064" w:type="dxa"/>
          </w:tcPr>
          <w:p w:rsidR="00492A8D" w:rsidRPr="005B3879" w:rsidRDefault="00492A8D" w:rsidP="00064566">
            <w:pPr>
              <w:jc w:val="center"/>
            </w:pPr>
            <w:r>
              <w:t>read</w:t>
            </w:r>
          </w:p>
        </w:tc>
        <w:tc>
          <w:tcPr>
            <w:tcW w:w="6408" w:type="dxa"/>
          </w:tcPr>
          <w:p w:rsidR="00492A8D" w:rsidRDefault="00492A8D" w:rsidP="00064566">
            <w:pPr>
              <w:jc w:val="center"/>
            </w:pPr>
          </w:p>
        </w:tc>
      </w:tr>
      <w:tr w:rsidR="00492A8D" w:rsidRPr="005B3879" w:rsidTr="00492A8D">
        <w:tc>
          <w:tcPr>
            <w:tcW w:w="1245" w:type="dxa"/>
          </w:tcPr>
          <w:p w:rsidR="00492A8D" w:rsidRPr="005B3879" w:rsidRDefault="00492A8D" w:rsidP="00064566">
            <w:pPr>
              <w:jc w:val="center"/>
            </w:pPr>
            <w:r>
              <w:t>w</w:t>
            </w:r>
          </w:p>
        </w:tc>
        <w:tc>
          <w:tcPr>
            <w:tcW w:w="1064" w:type="dxa"/>
          </w:tcPr>
          <w:p w:rsidR="00492A8D" w:rsidRPr="005B3879" w:rsidRDefault="00492A8D" w:rsidP="00064566">
            <w:pPr>
              <w:jc w:val="center"/>
            </w:pPr>
            <w:r>
              <w:t>write</w:t>
            </w:r>
          </w:p>
        </w:tc>
        <w:tc>
          <w:tcPr>
            <w:tcW w:w="6408" w:type="dxa"/>
          </w:tcPr>
          <w:p w:rsidR="00492A8D" w:rsidRDefault="00492A8D" w:rsidP="00492A8D">
            <w:pPr>
              <w:jc w:val="center"/>
            </w:pPr>
            <w:r>
              <w:t>Write from the start of the file. Writes over any existing data.</w:t>
            </w:r>
          </w:p>
        </w:tc>
      </w:tr>
      <w:tr w:rsidR="00492A8D" w:rsidRPr="005B3879" w:rsidTr="00492A8D">
        <w:tc>
          <w:tcPr>
            <w:tcW w:w="1245" w:type="dxa"/>
          </w:tcPr>
          <w:p w:rsidR="00492A8D" w:rsidRPr="005B3879" w:rsidRDefault="00AC4920" w:rsidP="00064566">
            <w:pPr>
              <w:jc w:val="center"/>
            </w:pPr>
            <w:r>
              <w:t>a</w:t>
            </w:r>
          </w:p>
        </w:tc>
        <w:tc>
          <w:tcPr>
            <w:tcW w:w="1064" w:type="dxa"/>
          </w:tcPr>
          <w:p w:rsidR="00492A8D" w:rsidRPr="005B3879" w:rsidRDefault="00492A8D" w:rsidP="00064566">
            <w:pPr>
              <w:jc w:val="center"/>
            </w:pPr>
            <w:r>
              <w:t>append</w:t>
            </w:r>
          </w:p>
        </w:tc>
        <w:tc>
          <w:tcPr>
            <w:tcW w:w="6408" w:type="dxa"/>
          </w:tcPr>
          <w:p w:rsidR="00492A8D" w:rsidRDefault="00492A8D" w:rsidP="00064566">
            <w:pPr>
              <w:jc w:val="center"/>
            </w:pPr>
            <w:r>
              <w:t>Writing starts after the last line in the file.</w:t>
            </w:r>
          </w:p>
        </w:tc>
      </w:tr>
    </w:tbl>
    <w:p w:rsidR="00CD065B" w:rsidRDefault="00CD065B" w:rsidP="00492A8D">
      <w:pPr>
        <w:spacing w:before="200"/>
      </w:pPr>
      <w:r>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w:t>
      </w:r>
      <w:ins w:id="4991" w:author="Sammartano, Marc (BIC USA)" w:date="2015-09-15T09:15:00Z">
        <w:r w:rsidR="00776AF2">
          <w:rPr>
            <w:b/>
          </w:rPr>
          <w:t>ET</w:t>
        </w:r>
      </w:ins>
      <w:del w:id="4992" w:author="Sammartano, Marc (BIC USA)" w:date="2015-09-15T09:15:00Z">
        <w:r w:rsidR="00886D8B" w:rsidRPr="00886D8B" w:rsidDel="00776AF2">
          <w:rPr>
            <w:b/>
          </w:rPr>
          <w:delText>et</w:delText>
        </w:r>
      </w:del>
      <w:r w:rsidR="00886D8B" w:rsidRPr="00886D8B">
        <w:rPr>
          <w:b/>
        </w:rPr>
        <w:t>E</w:t>
      </w:r>
      <w:ins w:id="4993" w:author="Sammartano, Marc (BIC USA)" w:date="2015-09-15T09:15:00Z">
        <w:r w:rsidR="00776AF2">
          <w:rPr>
            <w:b/>
          </w:rPr>
          <w:t>RROR</w:t>
        </w:r>
      </w:ins>
      <w:del w:id="4994" w:author="Sammartano, Marc (BIC USA)" w:date="2015-09-15T09:15:00Z">
        <w:r w:rsidR="00886D8B" w:rsidRPr="00886D8B" w:rsidDel="00776AF2">
          <w:rPr>
            <w:b/>
          </w:rPr>
          <w:delText>rror</w:delText>
        </w:r>
      </w:del>
      <w:r w:rsidR="00886D8B" w:rsidRPr="00886D8B">
        <w:rPr>
          <w:b/>
        </w:rPr>
        <w:t>$()</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4995" w:name="_Toc436833042"/>
      <w:r>
        <w:t>Text.close &lt;</w:t>
      </w:r>
      <w:r w:rsidR="000B4495">
        <w:t>f</w:t>
      </w:r>
      <w:r>
        <w:t>ile_table_n</w:t>
      </w:r>
      <w:r w:rsidR="00896CFC">
        <w:t>exp</w:t>
      </w:r>
      <w:r>
        <w:t>&gt;</w:t>
      </w:r>
      <w:bookmarkEnd w:id="4995"/>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4996" w:name="_Toc436833043"/>
      <w:r>
        <w:t>Text.readln</w:t>
      </w:r>
      <w:r w:rsidR="000F6104">
        <w:t xml:space="preserve"> &lt;</w:t>
      </w:r>
      <w:r w:rsidR="000B4495">
        <w:t>f</w:t>
      </w:r>
      <w:r w:rsidR="000F6104">
        <w:t>ile_table_n</w:t>
      </w:r>
      <w:r w:rsidR="00896CFC">
        <w:t>exp</w:t>
      </w:r>
      <w:r w:rsidR="000F6104">
        <w:t>&gt;</w:t>
      </w:r>
      <w:ins w:id="4997" w:author="Sammartano, Marc (BIC USA)" w:date="2015-09-15T09:40:00Z">
        <w:r w:rsidR="00055418">
          <w:t xml:space="preserve"> {</w:t>
        </w:r>
      </w:ins>
      <w:r w:rsidR="000F6104">
        <w:t>,</w:t>
      </w:r>
      <w:del w:id="4998" w:author="Sammartano, Marc (BIC USA)" w:date="2015-09-15T09:40:00Z">
        <w:r w:rsidR="000F6104" w:rsidDel="00055418">
          <w:delText xml:space="preserve"> </w:delText>
        </w:r>
      </w:del>
      <w:r w:rsidR="000F6104">
        <w:t>&lt;</w:t>
      </w:r>
      <w:del w:id="4999" w:author="Sammartano, Marc (BIC USA)" w:date="2015-09-15T09:41:00Z">
        <w:r w:rsidR="000B4495" w:rsidDel="00055418">
          <w:delText>l</w:delText>
        </w:r>
        <w:r w:rsidR="000F6104" w:rsidDel="00055418">
          <w:delText>ine_</w:delText>
        </w:r>
      </w:del>
      <w:r w:rsidR="000F6104">
        <w:t>svar&gt;</w:t>
      </w:r>
      <w:ins w:id="5000" w:author="Sammartano, Marc (BIC USA)" w:date="2015-09-15T09:40:00Z">
        <w:r w:rsidR="00055418">
          <w:t>}...</w:t>
        </w:r>
      </w:ins>
      <w:bookmarkEnd w:id="4996"/>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w:instrText>
      </w:r>
      <w:ins w:id="5001" w:author="Sammartano, Marc (BIC USA)" w:date="2015-09-15T09:41:00Z">
        <w:r w:rsidR="00055418">
          <w:instrText xml:space="preserve"> {</w:instrText>
        </w:r>
      </w:ins>
      <w:r w:rsidR="008A6BAC" w:rsidRPr="002E6C8B">
        <w:instrText>,</w:instrText>
      </w:r>
      <w:del w:id="5002" w:author="Sammartano, Marc (BIC USA)" w:date="2015-09-15T09:41:00Z">
        <w:r w:rsidR="008A6BAC" w:rsidRPr="002E6C8B" w:rsidDel="00055418">
          <w:delInstrText xml:space="preserve"> </w:delInstrText>
        </w:r>
      </w:del>
      <w:r w:rsidR="008A6BAC" w:rsidRPr="002E6C8B">
        <w:instrText>&lt;</w:instrText>
      </w:r>
      <w:del w:id="5003" w:author="Sammartano, Marc (BIC USA)" w:date="2015-09-15T09:41:00Z">
        <w:r w:rsidR="000B4495" w:rsidDel="00055418">
          <w:delInstrText>l</w:delInstrText>
        </w:r>
        <w:r w:rsidR="008A6BAC" w:rsidRPr="002E6C8B" w:rsidDel="00055418">
          <w:delInstrText>ine_</w:delInstrText>
        </w:r>
      </w:del>
      <w:r w:rsidR="008A6BAC" w:rsidRPr="002E6C8B">
        <w:instrText>svar&gt;</w:instrText>
      </w:r>
      <w:ins w:id="5004" w:author="Sammartano, Marc (BIC USA)" w:date="2015-09-15T09:40:00Z">
        <w:r w:rsidR="00055418">
          <w:instrText>}...</w:instrText>
        </w:r>
      </w:ins>
      <w:r w:rsidR="008A6BAC">
        <w:instrText xml:space="preserve">" </w:instrText>
      </w:r>
      <w:r w:rsidR="00520661">
        <w:fldChar w:fldCharType="end"/>
      </w:r>
    </w:p>
    <w:p w:rsidR="00F65FC1" w:rsidRDefault="001E2A81" w:rsidP="001D7C02">
      <w:r>
        <w:t>Read t</w:t>
      </w:r>
      <w:r w:rsidR="000F6104">
        <w:t xml:space="preserve">he </w:t>
      </w:r>
      <w:del w:id="5005" w:author="Sammartano, Marc (BIC USA)" w:date="2015-09-15T09:42:00Z">
        <w:r w:rsidR="000F6104" w:rsidDel="00055418">
          <w:delText xml:space="preserve">next </w:delText>
        </w:r>
      </w:del>
      <w:r w:rsidR="000F6104">
        <w:t>line</w:t>
      </w:r>
      <w:ins w:id="5006" w:author="Sammartano, Marc (BIC USA)" w:date="2015-09-15T09:42:00Z">
        <w:r w:rsidR="00055418">
          <w:t>s</w:t>
        </w:r>
      </w:ins>
      <w:r w:rsidR="000F6104">
        <w:t xml:space="preserve"> from the specified</w:t>
      </w:r>
      <w:r w:rsidR="00F65FC1">
        <w:t>,</w:t>
      </w:r>
      <w:r w:rsidR="000F6104">
        <w:t xml:space="preserve"> previously opened file</w:t>
      </w:r>
      <w:del w:id="5007" w:author="Sammartano, Marc (BIC USA)" w:date="2015-09-15T09:42:00Z">
        <w:r w:rsidR="000F6104" w:rsidDel="00055418">
          <w:delText xml:space="preserve"> is</w:delText>
        </w:r>
      </w:del>
      <w:r w:rsidR="000F6104">
        <w:t xml:space="preserve"> </w:t>
      </w:r>
      <w:r>
        <w:t xml:space="preserve">and write </w:t>
      </w:r>
      <w:del w:id="5008" w:author="Sammartano, Marc (BIC USA)" w:date="2015-09-15T09:42:00Z">
        <w:r w:rsidDel="00055418">
          <w:delText>it</w:delText>
        </w:r>
      </w:del>
      <w:ins w:id="5009" w:author="Sammartano, Marc (BIC USA)" w:date="2015-09-15T09:42:00Z">
        <w:r w:rsidR="00055418">
          <w:t>them</w:t>
        </w:r>
      </w:ins>
      <w:r w:rsidR="000F6104">
        <w:t xml:space="preserve"> into </w:t>
      </w:r>
      <w:ins w:id="5010" w:author="Sammartano, Marc (BIC USA)" w:date="2015-09-15T09:42:00Z">
        <w:r w:rsidR="00055418">
          <w:t xml:space="preserve">the </w:t>
        </w:r>
      </w:ins>
      <w:r w:rsidR="000F6104">
        <w:t>&lt;</w:t>
      </w:r>
      <w:del w:id="5011" w:author="Sammartano, Marc (BIC USA)" w:date="2015-09-15T09:42:00Z">
        <w:r w:rsidR="000B4495" w:rsidDel="00055418">
          <w:delText>l</w:delText>
        </w:r>
        <w:r w:rsidR="000F6104" w:rsidDel="00055418">
          <w:delText>ine_</w:delText>
        </w:r>
      </w:del>
      <w:r w:rsidR="000F6104">
        <w:t>svar&gt;</w:t>
      </w:r>
      <w:ins w:id="5012" w:author="Sammartano, Marc (BIC USA)" w:date="2015-09-15T09:42:00Z">
        <w:r w:rsidR="00055418">
          <w:t xml:space="preserve"> parameters</w:t>
        </w:r>
      </w:ins>
      <w:r w:rsidR="000F6104">
        <w:t>.</w:t>
      </w:r>
      <w:r>
        <w:t xml:space="preserve"> If &lt;file_table_nexp&gt; is -1, indicating </w:t>
      </w:r>
      <w:r w:rsidRPr="001E2A81">
        <w:rPr>
          <w:b/>
        </w:rPr>
        <w:t>Text.open</w:t>
      </w:r>
      <w:r>
        <w:t xml:space="preserve"> failed, or if it is not a valid file table number, then </w:t>
      </w:r>
      <w:del w:id="5013" w:author="Sammartano, Marc (BIC USA)" w:date="2015-09-15T09:43:00Z">
        <w:r w:rsidDel="00BF2F24">
          <w:delText>a</w:delText>
        </w:r>
      </w:del>
      <w:ins w:id="5014" w:author="Sammartano, Marc (BIC USA)" w:date="2015-09-15T09:43:00Z">
        <w:r w:rsidR="00BF2F24">
          <w:t>the command throws a</w:t>
        </w:r>
      </w:ins>
      <w:r>
        <w:t xml:space="preserve"> run-time error</w:t>
      </w:r>
      <w:del w:id="5015" w:author="Sammartano, Marc (BIC USA)" w:date="2015-09-15T09:43:00Z">
        <w:r w:rsidDel="00BF2F24">
          <w:delText xml:space="preserve"> is thrown</w:delText>
        </w:r>
      </w:del>
      <w:r>
        <w:t>.</w:t>
      </w:r>
    </w:p>
    <w:p w:rsidR="000F6104" w:rsidRPr="001E2A81" w:rsidRDefault="001E2A81" w:rsidP="001D7C02">
      <w:del w:id="5016" w:author="Sammartano, Marc (BIC USA)" w:date="2015-09-15T09:44:00Z">
        <w:r w:rsidDel="00BF2F24">
          <w:delText>If this command is executed a</w:delText>
        </w:r>
      </w:del>
      <w:ins w:id="5017" w:author="Sammartano, Marc (BIC USA)" w:date="2015-09-15T09:44:00Z">
        <w:r w:rsidR="00BF2F24">
          <w:t>A</w:t>
        </w:r>
      </w:ins>
      <w:r w:rsidR="000F6104">
        <w:t xml:space="preserve">fter the last line in the file has been read, </w:t>
      </w:r>
      <w:ins w:id="5018" w:author="Sammartano, Marc (BIC USA)" w:date="2015-09-15T09:44:00Z">
        <w:r w:rsidR="00BF2F24">
          <w:t xml:space="preserve">further attempts to read from the file </w:t>
        </w:r>
      </w:ins>
      <w:ins w:id="5019" w:author="Sammartano, Marc (BIC USA)" w:date="2015-09-15T09:45:00Z">
        <w:r w:rsidR="00BF2F24">
          <w:t xml:space="preserve">place </w:t>
        </w:r>
      </w:ins>
      <w:r w:rsidR="000F6104">
        <w:t xml:space="preserve">the </w:t>
      </w:r>
      <w:r w:rsidR="000B4495">
        <w:t>c</w:t>
      </w:r>
      <w:r w:rsidR="000F6104">
        <w:t xml:space="preserve">haracters </w:t>
      </w:r>
      <w:r w:rsidR="00F5651B">
        <w:t>"</w:t>
      </w:r>
      <w:r w:rsidR="000F6104">
        <w:t>EOF</w:t>
      </w:r>
      <w:r w:rsidR="00F5651B">
        <w:t>"</w:t>
      </w:r>
      <w:r>
        <w:t xml:space="preserve"> </w:t>
      </w:r>
      <w:del w:id="5020" w:author="Sammartano, Marc (BIC USA)" w:date="2015-09-15T09:45:00Z">
        <w:r w:rsidDel="00BF2F24">
          <w:delText>are</w:delText>
        </w:r>
        <w:r w:rsidR="000F6104" w:rsidDel="00BF2F24">
          <w:delText xml:space="preserve"> placed </w:delText>
        </w:r>
      </w:del>
      <w:r w:rsidR="000F6104">
        <w:t xml:space="preserve">into </w:t>
      </w:r>
      <w:ins w:id="5021" w:author="Sammartano, Marc (BIC USA)" w:date="2015-09-15T09:45:00Z">
        <w:r w:rsidR="00BF2F24">
          <w:t xml:space="preserve">the </w:t>
        </w:r>
      </w:ins>
      <w:r w:rsidR="000F6104">
        <w:t>&lt;</w:t>
      </w:r>
      <w:r w:rsidR="000B4495">
        <w:t>l</w:t>
      </w:r>
      <w:r w:rsidR="000F6104">
        <w:t>ine_svar&gt;</w:t>
      </w:r>
      <w:ins w:id="5022" w:author="Sammartano, Marc (BIC USA)" w:date="2015-09-15T09:45:00Z">
        <w:r w:rsidR="00BF2F24">
          <w:t xml:space="preserve"> parameter(s)</w:t>
        </w:r>
      </w:ins>
      <w:r w:rsidR="000F6104">
        <w:t>.</w:t>
      </w:r>
      <w:r>
        <w:t xml:space="preserve"> This is indistinguishable from the string "EOF" read as actual data, except that the result of the </w:t>
      </w:r>
      <w:r w:rsidRPr="001E2A81">
        <w:rPr>
          <w:b/>
        </w:rPr>
        <w:t>Text.eof</w:t>
      </w:r>
      <w:r>
        <w:t xml:space="preserve"> command will be false </w:t>
      </w:r>
      <w:del w:id="5023" w:author="Sammartano, Marc (BIC USA)" w:date="2015-09-15T09:46:00Z">
        <w:r w:rsidDel="00BF2F24">
          <w:delText>for</w:delText>
        </w:r>
      </w:del>
      <w:ins w:id="5024" w:author="Sammartano, Marc (BIC USA)" w:date="2015-09-15T09:46:00Z">
        <w:r w:rsidR="00BF2F24">
          <w:t>after reading</w:t>
        </w:r>
      </w:ins>
      <w:r>
        <w:t xml:space="preserve"> real data and true </w:t>
      </w:r>
      <w:del w:id="5025" w:author="Sammartano, Marc (BIC USA)" w:date="2015-09-15T09:46:00Z">
        <w:r w:rsidDel="00BF2F24">
          <w:delText>for</w:delText>
        </w:r>
      </w:del>
      <w:ins w:id="5026" w:author="Sammartano, Marc (BIC USA)" w:date="2015-09-15T09:46:00Z">
        <w:r w:rsidR="00BF2F24">
          <w:t>after reading at</w:t>
        </w:r>
      </w:ins>
      <w:r>
        <w:t xml:space="preserve"> end-of-file</w:t>
      </w:r>
      <w:ins w:id="5027" w:author="Sammartano, Marc (BIC USA)" w:date="2015-09-15T09:46:00Z">
        <w:r w:rsidR="00BF2F24">
          <w:t xml:space="preserve"> (EOF)</w:t>
        </w:r>
      </w:ins>
      <w:r>
        <w:t>.</w:t>
      </w:r>
    </w:p>
    <w:p w:rsidR="000F6104" w:rsidRDefault="00587132" w:rsidP="001D7C02">
      <w:r>
        <w:t>This example reads an entire file and prints each line.</w:t>
      </w:r>
    </w:p>
    <w:p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rsidR="000F6104" w:rsidRPr="001E2A81" w:rsidRDefault="00492A8D" w:rsidP="007B2223">
      <w:pPr>
        <w:pStyle w:val="Codeexample"/>
        <w:rPr>
          <w:rFonts w:ascii="Letter Gothic" w:hAnsi="Letter Gothic"/>
          <w:b w:val="0"/>
        </w:rPr>
      </w:pPr>
      <w:r>
        <w:rPr>
          <w:rFonts w:ascii="Letter Gothic" w:hAnsi="Letter Gothic"/>
          <w:b w:val="0"/>
        </w:rPr>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rsidR="00AC56F2" w:rsidRDefault="00AC56F2" w:rsidP="001D7C02">
      <w:r>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rsidR="00AC56F2" w:rsidRPr="00674A65" w:rsidRDefault="00AC56F2" w:rsidP="001D7C02">
      <w:r>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5028" w:name="_Toc436833044"/>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5028"/>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8777BB" w:rsidRDefault="008777BB" w:rsidP="008777BB">
      <w:pPr>
        <w:pStyle w:val="Heading2"/>
      </w:pPr>
      <w:bookmarkStart w:id="5029" w:name="_Toc436833045"/>
      <w:r>
        <w:t>Text.eof &lt;file_table_nexp&gt;, &lt;lvar&gt;</w:t>
      </w:r>
      <w:bookmarkEnd w:id="5029"/>
      <w:r>
        <w:fldChar w:fldCharType="begin"/>
      </w:r>
      <w:r>
        <w:instrText xml:space="preserve"> XE "Text.eof</w:instrText>
      </w:r>
      <w:r w:rsidRPr="00F467FA">
        <w:instrText xml:space="preserve"> </w:instrText>
      </w:r>
      <w:r>
        <w:instrText xml:space="preserve">&lt;file_table_nexp&gt;, &lt;lvar&gt;" </w:instrText>
      </w:r>
      <w:r>
        <w:fldChar w:fldCharType="end"/>
      </w:r>
    </w:p>
    <w:p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rsidR="00BD462A" w:rsidRDefault="00BD462A" w:rsidP="00EB1F62">
      <w:pPr>
        <w:pStyle w:val="Heading2"/>
      </w:pPr>
      <w:bookmarkStart w:id="5030" w:name="_Toc436833046"/>
      <w:r>
        <w:t>Text.position.get &lt;</w:t>
      </w:r>
      <w:r w:rsidR="000B4495">
        <w:t>f</w:t>
      </w:r>
      <w:r>
        <w:t>ile_table_</w:t>
      </w:r>
      <w:r w:rsidR="00AC56F2">
        <w:t>n</w:t>
      </w:r>
      <w:r w:rsidR="00896CFC">
        <w:t>exp</w:t>
      </w:r>
      <w:r w:rsidR="00AC56F2">
        <w:t>&gt;, &lt;position_nvar&gt;</w:t>
      </w:r>
      <w:bookmarkEnd w:id="5030"/>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5031" w:name="_Toc436833047"/>
      <w:r>
        <w:t>Text.position.set &lt;</w:t>
      </w:r>
      <w:r w:rsidR="000B4495">
        <w:t>f</w:t>
      </w:r>
      <w:r>
        <w:t>ile_table_n</w:t>
      </w:r>
      <w:r w:rsidR="00896CFC">
        <w:t>exp</w:t>
      </w:r>
      <w:r>
        <w:t>&gt;, &lt;position_nexp&gt;</w:t>
      </w:r>
      <w:bookmarkEnd w:id="5031"/>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 xml:space="preserve">Text.position.set can only be used for files open for </w:t>
      </w:r>
      <w:r w:rsidR="00740C03">
        <w:t xml:space="preserve">text </w:t>
      </w:r>
      <w:r>
        <w:t>reading.</w:t>
      </w:r>
    </w:p>
    <w:p w:rsidR="00AC56F2" w:rsidRDefault="00AC56F2" w:rsidP="00AC56F2">
      <w:r>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5032" w:name="_Toc436833048"/>
      <w:r>
        <w:t>Text.position.mark {{&lt;file_table_n</w:t>
      </w:r>
      <w:r w:rsidR="00896CFC">
        <w:t>exp</w:t>
      </w:r>
      <w:r>
        <w:t>&gt;}{, &lt;</w:t>
      </w:r>
      <w:r w:rsidR="00896CFC">
        <w:t>marklimit</w:t>
      </w:r>
      <w:r>
        <w:t>_nexp&gt;}}</w:t>
      </w:r>
      <w:bookmarkEnd w:id="5032"/>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5033" w:name="_Toc436833049"/>
      <w:r>
        <w:t>GrabURL &lt;result_svar&gt;,</w:t>
      </w:r>
      <w:r w:rsidR="00EA6E3B">
        <w:t xml:space="preserve"> </w:t>
      </w:r>
      <w:r>
        <w:t>&lt;url_sexp&gt;</w:t>
      </w:r>
      <w:r w:rsidR="00042FF1">
        <w:t>{, &lt;timeout_nexp&gt;</w:t>
      </w:r>
      <w:r w:rsidR="00042FF1" w:rsidRPr="00042FF1">
        <w:t>}</w:t>
      </w:r>
      <w:bookmarkEnd w:id="5033"/>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 xml:space="preserve">&lt;result_svar&gt; string. The </w:t>
      </w:r>
      <w:r w:rsidRPr="00EF53E1">
        <w:rPr>
          <w:b/>
        </w:rPr>
        <w:t>Split</w:t>
      </w:r>
      <w:r>
        <w:t xml:space="preserve"> command can then be used to split the &lt;result_svar&gt; into an array of lines.</w:t>
      </w:r>
    </w:p>
    <w:p w:rsidR="00042FF1" w:rsidRPr="008F6B1A" w:rsidRDefault="00042FF1" w:rsidP="00042FF1">
      <w:r>
        <w:t xml:space="preserve">If the optional &lt;timeout_nexp&gt; parameter is non-zero, it specifies a timeout in milliseconds. This is meaningful only if the URL names a file on a remote host. If the timeout time elapses and host does not connect or does not return any data, </w:t>
      </w:r>
      <w:r w:rsidRPr="00EF53E1">
        <w:rPr>
          <w:b/>
        </w:rPr>
        <w:t>GrabURL</w:t>
      </w:r>
      <w:r>
        <w:t xml:space="preserve"> reports a socket timeout run-time error.</w:t>
      </w:r>
    </w:p>
    <w:p w:rsidR="00753F23" w:rsidRDefault="00753F23" w:rsidP="00EB1F62">
      <w:pPr>
        <w:pStyle w:val="Heading2"/>
      </w:pPr>
      <w:bookmarkStart w:id="5034" w:name="_Toc436833050"/>
      <w:r>
        <w:t>GrabFile &lt;result_svar&gt;,</w:t>
      </w:r>
      <w:r w:rsidR="00EA6E3B">
        <w:t xml:space="preserve"> </w:t>
      </w:r>
      <w:r>
        <w:t>&lt;path_sexp&gt;</w:t>
      </w:r>
      <w:r w:rsidR="004815F0">
        <w:t>{, &lt;</w:t>
      </w:r>
      <w:r w:rsidR="000B4495">
        <w:t>u</w:t>
      </w:r>
      <w:r w:rsidR="004815F0">
        <w:t>nicode_flag_lexp&gt;</w:t>
      </w:r>
      <w:r w:rsidR="004815F0" w:rsidRPr="004815F0">
        <w:t>}</w:t>
      </w:r>
      <w:bookmarkEnd w:id="5034"/>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 xml:space="preserve">The entire contents of the file at &lt;path_sexp&gt; will be copied to the &lt;result_svar&gt; string. By default, </w:t>
      </w:r>
      <w:r w:rsidRPr="00EF53E1">
        <w:rPr>
          <w:b/>
        </w:rPr>
        <w:t>GrabFile</w:t>
      </w:r>
      <w:r>
        <w:t xml:space="preserve"> assumes that the file contains binary bytes or ASCII characters. If the optional &lt;</w:t>
      </w:r>
      <w:r w:rsidR="000B4495">
        <w:t>u</w:t>
      </w:r>
      <w:r>
        <w:t xml:space="preserve">nicode_flag_lexp&gt; evaluates to true (a non-zero numeric value), </w:t>
      </w:r>
      <w:r w:rsidRPr="00EF53E1">
        <w:rPr>
          <w:b/>
        </w:rPr>
        <w:t>GrabFile</w:t>
      </w:r>
      <w:r>
        <w:t xml:space="preserve"> can read Unicode text. For text files, either ASCII or Unicode, the </w:t>
      </w:r>
      <w:r w:rsidRPr="00287148">
        <w:rPr>
          <w:b/>
        </w:rPr>
        <w:t>Split</w:t>
      </w:r>
      <w:r>
        <w:t xml:space="preserve"> command can then be used to split the &lt;result_svar&gt; into an array of lines.</w:t>
      </w:r>
    </w:p>
    <w:p w:rsidR="00753F23" w:rsidRDefault="00753F23" w:rsidP="00753F23">
      <w:r>
        <w:t xml:space="preserve">The command could be used grab the contents of a text file for direct use with </w:t>
      </w:r>
      <w:r w:rsidRPr="00EF53E1">
        <w:rPr>
          <w:b/>
        </w:rPr>
        <w:t>Text.</w:t>
      </w:r>
      <w:r w:rsidR="00EA6E3B" w:rsidRPr="00EF53E1">
        <w:rPr>
          <w:b/>
        </w:rPr>
        <w:t>i</w:t>
      </w:r>
      <w:r w:rsidRPr="00EF53E1">
        <w:rPr>
          <w:b/>
        </w:rPr>
        <w:t>nput</w:t>
      </w:r>
      <w:r w:rsidR="00EF53E1">
        <w:t>:</w:t>
      </w:r>
    </w:p>
    <w:p w:rsidR="00753F23" w:rsidRPr="00EF53E1" w:rsidRDefault="00753F23" w:rsidP="00EF53E1">
      <w:pPr>
        <w:pStyle w:val="Codeexample"/>
        <w:keepNext/>
        <w:rPr>
          <w:rFonts w:ascii="Letter Gothic" w:hAnsi="Letter Gothic"/>
          <w:b w:val="0"/>
        </w:rPr>
      </w:pPr>
      <w:r w:rsidRPr="00EF53E1">
        <w:rPr>
          <w:rFonts w:ascii="Letter Gothic" w:hAnsi="Letter Gothic"/>
          <w:b w:val="0"/>
        </w:rPr>
        <w:t xml:space="preserve">GrabFile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rsidR="00753F23" w:rsidRPr="00EF53E1" w:rsidRDefault="005B0AD6" w:rsidP="007B2223">
      <w:pPr>
        <w:pStyle w:val="Codeexample"/>
        <w:rPr>
          <w:rFonts w:ascii="Letter Gothic" w:hAnsi="Letter Gothic"/>
          <w:b w:val="0"/>
        </w:rPr>
      </w:pPr>
      <w:r w:rsidRPr="00EF53E1">
        <w:rPr>
          <w:rFonts w:ascii="Letter Gothic" w:hAnsi="Letter Gothic"/>
          <w:b w:val="0"/>
        </w:rPr>
        <w:t>Text.</w:t>
      </w:r>
      <w:r w:rsidR="00EA6E3B" w:rsidRPr="00EF53E1">
        <w:rPr>
          <w:rFonts w:ascii="Letter Gothic" w:hAnsi="Letter Gothic"/>
          <w:b w:val="0"/>
        </w:rPr>
        <w:t>i</w:t>
      </w:r>
      <w:r w:rsidR="00753F23" w:rsidRPr="00EF53E1">
        <w:rPr>
          <w:rFonts w:ascii="Letter Gothic" w:hAnsi="Letter Gothic"/>
          <w:b w:val="0"/>
        </w:rPr>
        <w:t>nput EditedText$, text$</w:t>
      </w:r>
    </w:p>
    <w:p w:rsidR="002D4A72" w:rsidRDefault="002D4A72" w:rsidP="00E33967">
      <w:pPr>
        <w:pStyle w:val="Heading1"/>
      </w:pPr>
      <w:bookmarkStart w:id="5035" w:name="_Toc436833051"/>
      <w:r>
        <w:t>Byte File I/O</w:t>
      </w:r>
      <w:bookmarkEnd w:id="5035"/>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w:t>
      </w:r>
      <w:del w:id="5036" w:author="Sammartano, Marc (BIC USA)" w:date="2015-09-08T16:09:00Z">
        <w:r w:rsidDel="002915E0">
          <w:delText>The data is</w:delText>
        </w:r>
      </w:del>
      <w:ins w:id="5037" w:author="Sammartano, Marc (BIC USA)" w:date="2015-09-08T16:09:00Z">
        <w:r w:rsidR="002915E0">
          <w:t>Each command</w:t>
        </w:r>
      </w:ins>
      <w:r>
        <w:t xml:space="preserve"> read</w:t>
      </w:r>
      <w:ins w:id="5038" w:author="Sammartano, Marc (BIC USA)" w:date="2015-09-08T16:09:00Z">
        <w:r w:rsidR="002915E0">
          <w:t>s</w:t>
        </w:r>
      </w:ins>
      <w:r>
        <w:t xml:space="preserve"> </w:t>
      </w:r>
      <w:del w:id="5039" w:author="Sammartano, Marc (BIC USA)" w:date="2015-09-08T16:09:00Z">
        <w:r w:rsidDel="002915E0">
          <w:delText>and</w:delText>
        </w:r>
      </w:del>
      <w:ins w:id="5040" w:author="Sammartano, Marc (BIC USA)" w:date="2015-09-08T16:09:00Z">
        <w:r w:rsidR="002915E0">
          <w:t>or</w:t>
        </w:r>
      </w:ins>
      <w:r>
        <w:t xml:space="preserve"> writ</w:t>
      </w:r>
      <w:ins w:id="5041" w:author="Sammartano, Marc (BIC USA)" w:date="2015-09-08T16:09:00Z">
        <w:r w:rsidR="002915E0">
          <w:t>es</w:t>
        </w:r>
      </w:ins>
      <w:del w:id="5042" w:author="Sammartano, Marc (BIC USA)" w:date="2015-09-08T16:09:00Z">
        <w:r w:rsidDel="002915E0">
          <w:delText>t</w:delText>
        </w:r>
      </w:del>
      <w:del w:id="5043" w:author="Sammartano, Marc (BIC USA)" w:date="2015-09-08T16:11:00Z">
        <w:r w:rsidDel="002915E0">
          <w:delText>e</w:delText>
        </w:r>
      </w:del>
      <w:del w:id="5044" w:author="Sammartano, Marc (BIC USA)" w:date="2015-09-08T16:10:00Z">
        <w:r w:rsidDel="002915E0">
          <w:delText>n</w:delText>
        </w:r>
      </w:del>
      <w:r>
        <w:t xml:space="preserve"> one byte </w:t>
      </w:r>
      <w:del w:id="5045" w:author="Sammartano, Marc (BIC USA)" w:date="2015-09-08T16:13:00Z">
        <w:r w:rsidDel="002915E0">
          <w:delText>at</w:delText>
        </w:r>
      </w:del>
      <w:ins w:id="5046" w:author="Sammartano, Marc (BIC USA)" w:date="2015-09-08T16:13:00Z">
        <w:r w:rsidR="002915E0">
          <w:t>or</w:t>
        </w:r>
      </w:ins>
      <w:r>
        <w:t xml:space="preserve"> a </w:t>
      </w:r>
      <w:del w:id="5047" w:author="Sammartano, Marc (BIC USA)" w:date="2015-09-08T16:13:00Z">
        <w:r w:rsidDel="002915E0">
          <w:delText>time</w:delText>
        </w:r>
      </w:del>
      <w:ins w:id="5048" w:author="Sammartano, Marc (BIC USA)" w:date="2015-09-08T16:13:00Z">
        <w:r w:rsidR="002915E0">
          <w:t>sequence of bytes as binary data</w:t>
        </w:r>
      </w:ins>
      <w:r>
        <w:t>.</w:t>
      </w:r>
    </w:p>
    <w:p w:rsidR="00163607" w:rsidRDefault="002D4A72" w:rsidP="00EB1F62">
      <w:pPr>
        <w:pStyle w:val="Heading2"/>
      </w:pPr>
      <w:bookmarkStart w:id="5049" w:name="_Toc436833052"/>
      <w:r>
        <w:t>Byte.open</w:t>
      </w:r>
      <w:r w:rsidR="00163607">
        <w:t xml:space="preserve"> {r|w</w:t>
      </w:r>
      <w:r w:rsidR="005F7072">
        <w:t>|a</w:t>
      </w:r>
      <w:r w:rsidR="00163607">
        <w:t>}, &lt;</w:t>
      </w:r>
      <w:r w:rsidR="000B4495">
        <w:t>f</w:t>
      </w:r>
      <w:r w:rsidR="00163607">
        <w:t>ile_table_nvar&gt;, &lt;</w:t>
      </w:r>
      <w:r w:rsidR="000B4495">
        <w:t>p</w:t>
      </w:r>
      <w:r w:rsidR="00163607">
        <w:t>ath_sexp&gt;</w:t>
      </w:r>
      <w:bookmarkEnd w:id="5049"/>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rsidR="00AC4920" w:rsidRDefault="00AC4920" w:rsidP="00AC4920">
      <w:r>
        <w:t>The first parameter is a single character that sets the I/O mode for this file:</w:t>
      </w:r>
    </w:p>
    <w:tbl>
      <w:tblPr>
        <w:tblStyle w:val="TableGrid"/>
        <w:tblW w:w="9000" w:type="dxa"/>
        <w:tblInd w:w="288" w:type="dxa"/>
        <w:tblLook w:val="04A0" w:firstRow="1" w:lastRow="0" w:firstColumn="1" w:lastColumn="0" w:noHBand="0" w:noVBand="1"/>
      </w:tblPr>
      <w:tblGrid>
        <w:gridCol w:w="1245"/>
        <w:gridCol w:w="1064"/>
        <w:gridCol w:w="6691"/>
      </w:tblGrid>
      <w:tr w:rsidR="00AC4920" w:rsidRPr="002C2F6D" w:rsidTr="00E16833">
        <w:tc>
          <w:tcPr>
            <w:tcW w:w="1245" w:type="dxa"/>
          </w:tcPr>
          <w:p w:rsidR="00AC4920" w:rsidRPr="002C2F6D" w:rsidRDefault="00AC4920" w:rsidP="00064566">
            <w:pPr>
              <w:jc w:val="center"/>
              <w:rPr>
                <w:b/>
              </w:rPr>
            </w:pPr>
            <w:r>
              <w:rPr>
                <w:b/>
              </w:rPr>
              <w:t>Parameter</w:t>
            </w:r>
          </w:p>
        </w:tc>
        <w:tc>
          <w:tcPr>
            <w:tcW w:w="1064" w:type="dxa"/>
          </w:tcPr>
          <w:p w:rsidR="00AC4920" w:rsidRPr="002C2F6D" w:rsidRDefault="00AC4920" w:rsidP="00064566">
            <w:pPr>
              <w:jc w:val="center"/>
              <w:rPr>
                <w:b/>
              </w:rPr>
            </w:pPr>
            <w:r>
              <w:rPr>
                <w:b/>
              </w:rPr>
              <w:t>Mode</w:t>
            </w:r>
          </w:p>
        </w:tc>
        <w:tc>
          <w:tcPr>
            <w:tcW w:w="6691" w:type="dxa"/>
          </w:tcPr>
          <w:p w:rsidR="00AC4920" w:rsidRDefault="00AC4920" w:rsidP="00064566">
            <w:pPr>
              <w:jc w:val="center"/>
              <w:rPr>
                <w:b/>
              </w:rPr>
            </w:pPr>
            <w:r>
              <w:rPr>
                <w:b/>
              </w:rPr>
              <w:t>Notes</w:t>
            </w:r>
          </w:p>
        </w:tc>
      </w:tr>
      <w:tr w:rsidR="00AC4920" w:rsidRPr="005B3879" w:rsidTr="00E16833">
        <w:tc>
          <w:tcPr>
            <w:tcW w:w="1245" w:type="dxa"/>
          </w:tcPr>
          <w:p w:rsidR="00AC4920" w:rsidRPr="005B3879" w:rsidRDefault="00AC4920" w:rsidP="00064566">
            <w:pPr>
              <w:jc w:val="center"/>
            </w:pPr>
            <w:r>
              <w:t>r</w:t>
            </w:r>
          </w:p>
        </w:tc>
        <w:tc>
          <w:tcPr>
            <w:tcW w:w="1064" w:type="dxa"/>
          </w:tcPr>
          <w:p w:rsidR="00AC4920" w:rsidRPr="005B3879" w:rsidRDefault="00AC4920" w:rsidP="00064566">
            <w:pPr>
              <w:jc w:val="center"/>
            </w:pPr>
            <w:r>
              <w:t>read</w:t>
            </w:r>
          </w:p>
        </w:tc>
        <w:tc>
          <w:tcPr>
            <w:tcW w:w="6691" w:type="dxa"/>
          </w:tcPr>
          <w:p w:rsidR="00AC4920" w:rsidRDefault="00CB01B3" w:rsidP="00E16833">
            <w:ins w:id="5050" w:author="Sammartano, Marc (BIC USA)" w:date="2015-09-08T15:34:00Z">
              <w:r>
                <w:t>File exists: Read</w:t>
              </w:r>
            </w:ins>
            <w:ins w:id="5051" w:author="Sammartano, Marc (BIC USA)" w:date="2015-09-08T15:39:00Z">
              <w:r w:rsidR="00E16833">
                <w:t>s</w:t>
              </w:r>
            </w:ins>
            <w:ins w:id="5052" w:author="Sammartano, Marc (BIC USA)" w:date="2015-09-08T15:34:00Z">
              <w:r>
                <w:t xml:space="preserve"> from </w:t>
              </w:r>
            </w:ins>
            <w:ins w:id="5053" w:author="Sammartano, Marc (BIC USA)" w:date="2015-09-08T15:35:00Z">
              <w:r>
                <w:t xml:space="preserve">the </w:t>
              </w:r>
            </w:ins>
            <w:ins w:id="5054" w:author="Sammartano, Marc (BIC USA)" w:date="2015-09-08T15:34:00Z">
              <w:r>
                <w:t>start of the file.</w:t>
              </w:r>
            </w:ins>
            <w:ins w:id="5055" w:author="Sammartano, Marc (BIC USA)" w:date="2015-09-08T15:35:00Z">
              <w:r>
                <w:br/>
                <w:t>File does not exist: Error (see</w:t>
              </w:r>
            </w:ins>
            <w:ins w:id="5056" w:author="Sammartano, Marc (BIC USA)" w:date="2015-09-08T15:40:00Z">
              <w:r w:rsidR="00E16833">
                <w:t xml:space="preserve"> below)</w:t>
              </w:r>
            </w:ins>
            <w:ins w:id="5057" w:author="Sammartano, Marc (BIC USA)" w:date="2015-09-08T15:36:00Z">
              <w:r>
                <w:t>.</w:t>
              </w:r>
            </w:ins>
          </w:p>
        </w:tc>
      </w:tr>
      <w:tr w:rsidR="00AC4920" w:rsidRPr="005B3879" w:rsidTr="00E16833">
        <w:tc>
          <w:tcPr>
            <w:tcW w:w="1245" w:type="dxa"/>
          </w:tcPr>
          <w:p w:rsidR="00AC4920" w:rsidRPr="005B3879" w:rsidRDefault="00AC4920" w:rsidP="00064566">
            <w:pPr>
              <w:jc w:val="center"/>
            </w:pPr>
            <w:r>
              <w:t>w</w:t>
            </w:r>
          </w:p>
        </w:tc>
        <w:tc>
          <w:tcPr>
            <w:tcW w:w="1064" w:type="dxa"/>
          </w:tcPr>
          <w:p w:rsidR="00AC4920" w:rsidRPr="005B3879" w:rsidRDefault="00AC4920" w:rsidP="00064566">
            <w:pPr>
              <w:jc w:val="center"/>
            </w:pPr>
            <w:r>
              <w:t>write</w:t>
            </w:r>
          </w:p>
        </w:tc>
        <w:tc>
          <w:tcPr>
            <w:tcW w:w="6691" w:type="dxa"/>
          </w:tcPr>
          <w:p w:rsidR="00AC4920" w:rsidRDefault="00CB01B3" w:rsidP="00E16833">
            <w:ins w:id="5058" w:author="Sammartano, Marc (BIC USA)" w:date="2015-09-08T15:36:00Z">
              <w:r>
                <w:t xml:space="preserve">File exists: </w:t>
              </w:r>
            </w:ins>
            <w:r w:rsidR="00AC4920">
              <w:t>Write from the start of the file. Writes over any existing data.</w:t>
            </w:r>
            <w:ins w:id="5059" w:author="Sammartano, Marc (BIC USA)" w:date="2015-09-08T15:37:00Z">
              <w:r w:rsidR="00E16833">
                <w:br/>
                <w:t xml:space="preserve">File does not exist: </w:t>
              </w:r>
            </w:ins>
            <w:ins w:id="5060" w:author="Sammartano, Marc (BIC USA)" w:date="2015-09-08T15:39:00Z">
              <w:r w:rsidR="00E16833">
                <w:t>Creates</w:t>
              </w:r>
            </w:ins>
            <w:ins w:id="5061" w:author="Sammartano, Marc (BIC USA)" w:date="2015-09-08T15:40:00Z">
              <w:r w:rsidR="00E16833">
                <w:t xml:space="preserve"> a</w:t>
              </w:r>
            </w:ins>
            <w:ins w:id="5062" w:author="Sammartano, Marc (BIC USA)" w:date="2015-09-08T15:39:00Z">
              <w:r w:rsidR="00E16833">
                <w:t xml:space="preserve"> new file</w:t>
              </w:r>
            </w:ins>
            <w:ins w:id="5063" w:author="Sammartano, Marc (BIC USA)" w:date="2015-09-08T15:37:00Z">
              <w:r w:rsidR="00E16833">
                <w:t>. Write</w:t>
              </w:r>
            </w:ins>
            <w:ins w:id="5064" w:author="Sammartano, Marc (BIC USA)" w:date="2015-09-08T15:39:00Z">
              <w:r w:rsidR="00E16833">
                <w:t>s</w:t>
              </w:r>
            </w:ins>
            <w:ins w:id="5065" w:author="Sammartano, Marc (BIC USA)" w:date="2015-09-08T15:37:00Z">
              <w:r w:rsidR="00E16833">
                <w:t xml:space="preserve"> from</w:t>
              </w:r>
            </w:ins>
            <w:ins w:id="5066" w:author="Sammartano, Marc (BIC USA)" w:date="2015-09-08T15:39:00Z">
              <w:r w:rsidR="00E16833">
                <w:t xml:space="preserve"> the</w:t>
              </w:r>
            </w:ins>
            <w:ins w:id="5067" w:author="Sammartano, Marc (BIC USA)" w:date="2015-09-08T15:37:00Z">
              <w:r w:rsidR="00E16833">
                <w:t xml:space="preserve"> start of </w:t>
              </w:r>
            </w:ins>
            <w:ins w:id="5068" w:author="Sammartano, Marc (BIC USA)" w:date="2015-09-08T15:39:00Z">
              <w:r w:rsidR="00E16833">
                <w:t xml:space="preserve">the </w:t>
              </w:r>
            </w:ins>
            <w:ins w:id="5069" w:author="Sammartano, Marc (BIC USA)" w:date="2015-09-08T15:37:00Z">
              <w:r w:rsidR="00E16833">
                <w:t>file.</w:t>
              </w:r>
            </w:ins>
          </w:p>
        </w:tc>
      </w:tr>
      <w:tr w:rsidR="00AC4920" w:rsidRPr="005B3879" w:rsidTr="00E16833">
        <w:tc>
          <w:tcPr>
            <w:tcW w:w="1245" w:type="dxa"/>
          </w:tcPr>
          <w:p w:rsidR="00AC4920" w:rsidRPr="005B3879" w:rsidRDefault="00AC4920" w:rsidP="00064566">
            <w:pPr>
              <w:jc w:val="center"/>
            </w:pPr>
            <w:r>
              <w:t>a</w:t>
            </w:r>
          </w:p>
        </w:tc>
        <w:tc>
          <w:tcPr>
            <w:tcW w:w="1064" w:type="dxa"/>
          </w:tcPr>
          <w:p w:rsidR="00AC4920" w:rsidRPr="005B3879" w:rsidRDefault="00AC4920" w:rsidP="00064566">
            <w:pPr>
              <w:jc w:val="center"/>
            </w:pPr>
            <w:r>
              <w:t>append</w:t>
            </w:r>
          </w:p>
        </w:tc>
        <w:tc>
          <w:tcPr>
            <w:tcW w:w="6691" w:type="dxa"/>
          </w:tcPr>
          <w:p w:rsidR="00AC4920" w:rsidRDefault="00E16833" w:rsidP="00E16833">
            <w:ins w:id="5070" w:author="Sammartano, Marc (BIC USA)" w:date="2015-09-08T15:38:00Z">
              <w:r>
                <w:t xml:space="preserve">File exists: </w:t>
              </w:r>
            </w:ins>
            <w:r w:rsidR="00AC4920">
              <w:t>Writing starts after the last line in the file.</w:t>
            </w:r>
            <w:ins w:id="5071" w:author="Sammartano, Marc (BIC USA)" w:date="2015-09-08T15:38:00Z">
              <w:r>
                <w:br/>
                <w:t xml:space="preserve">File does not exist: </w:t>
              </w:r>
            </w:ins>
            <w:ins w:id="5072" w:author="Sammartano, Marc (BIC USA)" w:date="2015-09-08T15:39:00Z">
              <w:r>
                <w:t xml:space="preserve">Creates </w:t>
              </w:r>
            </w:ins>
            <w:ins w:id="5073" w:author="Sammartano, Marc (BIC USA)" w:date="2015-09-08T15:40:00Z">
              <w:r>
                <w:t xml:space="preserve">a </w:t>
              </w:r>
            </w:ins>
            <w:ins w:id="5074" w:author="Sammartano, Marc (BIC USA)" w:date="2015-09-08T15:39:00Z">
              <w:r>
                <w:t>new file</w:t>
              </w:r>
            </w:ins>
            <w:ins w:id="5075" w:author="Sammartano, Marc (BIC USA)" w:date="2015-09-08T15:38:00Z">
              <w:r>
                <w:t>. Write</w:t>
              </w:r>
            </w:ins>
            <w:ins w:id="5076" w:author="Sammartano, Marc (BIC USA)" w:date="2015-09-08T15:40:00Z">
              <w:r>
                <w:t>s</w:t>
              </w:r>
            </w:ins>
            <w:ins w:id="5077" w:author="Sammartano, Marc (BIC USA)" w:date="2015-09-08T15:38:00Z">
              <w:r>
                <w:t xml:space="preserve"> from </w:t>
              </w:r>
            </w:ins>
            <w:ins w:id="5078" w:author="Sammartano, Marc (BIC USA)" w:date="2015-09-08T15:39:00Z">
              <w:r>
                <w:t xml:space="preserve">the </w:t>
              </w:r>
            </w:ins>
            <w:ins w:id="5079" w:author="Sammartano, Marc (BIC USA)" w:date="2015-09-08T15:38:00Z">
              <w:r>
                <w:t xml:space="preserve">start of </w:t>
              </w:r>
            </w:ins>
            <w:ins w:id="5080" w:author="Sammartano, Marc (BIC USA)" w:date="2015-09-08T15:39:00Z">
              <w:r>
                <w:t xml:space="preserve">the </w:t>
              </w:r>
            </w:ins>
            <w:ins w:id="5081" w:author="Sammartano, Marc (BIC USA)" w:date="2015-09-08T15:38:00Z">
              <w:r>
                <w:t>file.</w:t>
              </w:r>
            </w:ins>
          </w:p>
        </w:tc>
      </w:tr>
    </w:tbl>
    <w:p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rsidR="00886D8B" w:rsidRDefault="00154CAB" w:rsidP="00154CAB">
      <w:r>
        <w:t>If a file being opened for read does not exist then the &lt;</w:t>
      </w:r>
      <w:r w:rsidR="000B4495">
        <w:t>f</w:t>
      </w:r>
      <w:r>
        <w:t>ile_table_nvar&gt; will be set to -1. The BASIC! program</w:t>
      </w:r>
      <w:del w:id="5082" w:author="Sammartano, Marc (BIC USA)" w:date="2015-09-09T12:52:00Z">
        <w:r w:rsidDel="007E0E65">
          <w:delText>mer</w:delText>
        </w:r>
      </w:del>
      <w:r>
        <w:t xml:space="preserve"> can check for this and either create the file or report the error to the user. </w:t>
      </w:r>
      <w:r w:rsidR="00886D8B">
        <w:t xml:space="preserve">Information about the error is available from the </w:t>
      </w:r>
      <w:r w:rsidR="00886D8B" w:rsidRPr="00886D8B">
        <w:rPr>
          <w:b/>
        </w:rPr>
        <w:t>G</w:t>
      </w:r>
      <w:ins w:id="5083" w:author="Sammartano, Marc (BIC USA)" w:date="2015-09-15T09:15:00Z">
        <w:r w:rsidR="00776AF2">
          <w:rPr>
            <w:b/>
          </w:rPr>
          <w:t>ET</w:t>
        </w:r>
      </w:ins>
      <w:del w:id="5084" w:author="Sammartano, Marc (BIC USA)" w:date="2015-09-15T09:15:00Z">
        <w:r w:rsidR="00886D8B" w:rsidRPr="00886D8B" w:rsidDel="00776AF2">
          <w:rPr>
            <w:b/>
          </w:rPr>
          <w:delText>et</w:delText>
        </w:r>
      </w:del>
      <w:r w:rsidR="00886D8B" w:rsidRPr="00886D8B">
        <w:rPr>
          <w:b/>
        </w:rPr>
        <w:t>E</w:t>
      </w:r>
      <w:ins w:id="5085" w:author="Sammartano, Marc (BIC USA)" w:date="2015-09-15T09:15:00Z">
        <w:r w:rsidR="00776AF2">
          <w:rPr>
            <w:b/>
          </w:rPr>
          <w:t>RROR</w:t>
        </w:r>
      </w:ins>
      <w:del w:id="5086" w:author="Sammartano, Marc (BIC USA)" w:date="2015-09-15T09:15:00Z">
        <w:r w:rsidR="00886D8B" w:rsidRPr="00886D8B" w:rsidDel="00776AF2">
          <w:rPr>
            <w:b/>
          </w:rPr>
          <w:delText>rror</w:delText>
        </w:r>
      </w:del>
      <w:r w:rsidR="00886D8B" w:rsidRPr="00886D8B">
        <w:rPr>
          <w:b/>
        </w:rPr>
        <w:t>$()</w:t>
      </w:r>
      <w:r w:rsidR="00886D8B">
        <w:t xml:space="preserve"> function.</w:t>
      </w:r>
    </w:p>
    <w:p w:rsidR="00154CAB" w:rsidRPr="00CD065B" w:rsidDel="007E0E65" w:rsidRDefault="00154CAB" w:rsidP="00154CAB">
      <w:pPr>
        <w:rPr>
          <w:del w:id="5087" w:author="Sammartano, Marc (BIC USA)" w:date="2015-09-09T12:53:00Z"/>
        </w:rPr>
      </w:pPr>
      <w:del w:id="5088" w:author="Sammartano, Marc (BIC USA)" w:date="2015-09-09T12:53:00Z">
        <w:r w:rsidDel="007E0E65">
          <w:delText>Opening a file for append that does not exist creates an empty file. Finally, opening a file for write that already exists deletes the contents of the file; that is, it replaces the existing file with a new, empty one.</w:delText>
        </w:r>
      </w:del>
    </w:p>
    <w:p w:rsidR="00AC545C" w:rsidRDefault="00AC545C" w:rsidP="00AC545C">
      <w:pPr>
        <w:pStyle w:val="Heading2"/>
      </w:pPr>
      <w:bookmarkStart w:id="5089" w:name="_Toc436833053"/>
      <w:r>
        <w:t>Byte.close &lt;</w:t>
      </w:r>
      <w:r w:rsidR="000B4495">
        <w:t>f</w:t>
      </w:r>
      <w:r>
        <w:t>ile_table_n</w:t>
      </w:r>
      <w:r w:rsidR="00876EDA">
        <w:t>exp</w:t>
      </w:r>
      <w:r>
        <w:t>&gt;</w:t>
      </w:r>
      <w:bookmarkEnd w:id="5089"/>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5090" w:name="_Toc436833054"/>
      <w:r>
        <w:t>Byte.read</w:t>
      </w:r>
      <w:r w:rsidR="007B5830">
        <w:t>.byte</w:t>
      </w:r>
      <w:r w:rsidR="00277FF8">
        <w:t xml:space="preserve"> </w:t>
      </w:r>
      <w:r w:rsidR="00163607">
        <w:t>&lt;</w:t>
      </w:r>
      <w:r w:rsidR="000B4495">
        <w:t>f</w:t>
      </w:r>
      <w:r w:rsidR="00163607">
        <w:t>ile_table_n</w:t>
      </w:r>
      <w:r w:rsidR="00876EDA">
        <w:t>exp</w:t>
      </w:r>
      <w:r w:rsidR="00163607">
        <w:t>&gt;</w:t>
      </w:r>
      <w:ins w:id="5091" w:author="Sammartano, Marc (BIC USA)" w:date="2015-09-09T11:55:00Z">
        <w:r w:rsidR="00453E1C">
          <w:t xml:space="preserve"> {</w:t>
        </w:r>
      </w:ins>
      <w:r w:rsidR="00163607">
        <w:t>,</w:t>
      </w:r>
      <w:del w:id="5092" w:author="Sammartano, Marc (BIC USA)" w:date="2015-09-09T11:55:00Z">
        <w:r w:rsidR="00163607" w:rsidDel="00453E1C">
          <w:delText xml:space="preserve"> </w:delText>
        </w:r>
      </w:del>
      <w:r w:rsidR="00163607">
        <w:t>&lt;</w:t>
      </w:r>
      <w:del w:id="5093" w:author="Sammartano, Marc (BIC USA)" w:date="2015-09-08T15:43:00Z">
        <w:r w:rsidR="00163607" w:rsidDel="00E16833">
          <w:delText>byte_</w:delText>
        </w:r>
      </w:del>
      <w:r w:rsidR="00163607">
        <w:t>nvar&gt;</w:t>
      </w:r>
      <w:ins w:id="5094" w:author="Sammartano, Marc (BIC USA)" w:date="2015-09-09T11:55:00Z">
        <w:r w:rsidR="00453E1C">
          <w:t>}...</w:t>
        </w:r>
      </w:ins>
      <w:bookmarkEnd w:id="5090"/>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w:instrText>
      </w:r>
      <w:ins w:id="5095" w:author="Sammartano, Marc (BIC USA)" w:date="2015-09-09T11:55:00Z">
        <w:r w:rsidR="00453E1C">
          <w:instrText xml:space="preserve"> {</w:instrText>
        </w:r>
      </w:ins>
      <w:r w:rsidR="007B5830" w:rsidRPr="005A717A">
        <w:instrText>,</w:instrText>
      </w:r>
      <w:del w:id="5096" w:author="Sammartano, Marc (BIC USA)" w:date="2015-09-09T11:55:00Z">
        <w:r w:rsidR="007B5830" w:rsidRPr="005A717A" w:rsidDel="00453E1C">
          <w:delInstrText xml:space="preserve"> </w:delInstrText>
        </w:r>
      </w:del>
      <w:r w:rsidR="007B5830" w:rsidRPr="005A717A">
        <w:instrText>&lt;</w:instrText>
      </w:r>
      <w:del w:id="5097" w:author="Sammartano, Marc (BIC USA)" w:date="2015-09-08T15:43:00Z">
        <w:r w:rsidR="007B5830" w:rsidRPr="005A717A" w:rsidDel="00E16833">
          <w:delInstrText>byte_</w:delInstrText>
        </w:r>
      </w:del>
      <w:r w:rsidR="007B5830" w:rsidRPr="005A717A">
        <w:instrText>nvar&gt;</w:instrText>
      </w:r>
      <w:ins w:id="5098" w:author="Sammartano, Marc (BIC USA)" w:date="2015-09-09T11:56:00Z">
        <w:r w:rsidR="00453E1C">
          <w:instrText>}...</w:instrText>
        </w:r>
      </w:ins>
      <w:r w:rsidR="007B5830">
        <w:instrText xml:space="preserve">" </w:instrText>
      </w:r>
      <w:r w:rsidR="00520661">
        <w:fldChar w:fldCharType="end"/>
      </w:r>
    </w:p>
    <w:p w:rsidR="002D4A72" w:rsidRPr="00AC545C" w:rsidRDefault="002915E0" w:rsidP="00AC545C">
      <w:ins w:id="5099" w:author="Sammartano, Marc (BIC USA)" w:date="2015-09-08T16:16:00Z">
        <w:r>
          <w:t>Reads byte</w:t>
        </w:r>
      </w:ins>
      <w:ins w:id="5100" w:author="Sammartano, Marc (BIC USA)" w:date="2015-09-09T11:57:00Z">
        <w:r w:rsidR="00453E1C">
          <w:t>s</w:t>
        </w:r>
      </w:ins>
      <w:ins w:id="5101" w:author="Sammartano, Marc (BIC USA)" w:date="2015-09-08T16:16:00Z">
        <w:r>
          <w:t xml:space="preserve"> from a file. The </w:t>
        </w:r>
      </w:ins>
      <w:ins w:id="5102" w:author="Sammartano, Marc (BIC USA)" w:date="2015-09-08T16:17:00Z">
        <w:r w:rsidRPr="00AC545C">
          <w:t>&lt;</w:t>
        </w:r>
        <w:r>
          <w:t>f</w:t>
        </w:r>
        <w:r w:rsidRPr="00AC545C">
          <w:t>ile_table_n</w:t>
        </w:r>
        <w:r>
          <w:t>exp</w:t>
        </w:r>
        <w:r w:rsidRPr="00AC545C">
          <w:t>&gt;</w:t>
        </w:r>
        <w:r>
          <w:t xml:space="preserve"> </w:t>
        </w:r>
      </w:ins>
      <w:ins w:id="5103" w:author="Sammartano, Marc (BIC USA)" w:date="2015-09-08T16:16:00Z">
        <w:r>
          <w:t xml:space="preserve">parameter is a file table number returned by a previous </w:t>
        </w:r>
        <w:r>
          <w:rPr>
            <w:b/>
          </w:rPr>
          <w:t>Byte.open</w:t>
        </w:r>
        <w:r>
          <w:t xml:space="preserve">. </w:t>
        </w:r>
      </w:ins>
      <w:r w:rsidR="009B47A8" w:rsidRPr="00AC545C">
        <w:t xml:space="preserve">If </w:t>
      </w:r>
      <w:ins w:id="5104" w:author="Sammartano, Marc (BIC USA)" w:date="2015-09-08T16:20:00Z">
        <w:r w:rsidR="00E07039">
          <w:t xml:space="preserve">the </w:t>
        </w:r>
      </w:ins>
      <w:del w:id="5105" w:author="Sammartano, Marc (BIC USA)" w:date="2015-09-08T16:19:00Z">
        <w:r w:rsidR="009B47A8" w:rsidRPr="00AC545C" w:rsidDel="00E07039">
          <w:delText>&lt;</w:delText>
        </w:r>
      </w:del>
      <w:r w:rsidR="000B4495">
        <w:t>f</w:t>
      </w:r>
      <w:r w:rsidR="009B47A8" w:rsidRPr="00AC545C">
        <w:t>ile</w:t>
      </w:r>
      <w:del w:id="5106" w:author="Sammartano, Marc (BIC USA)" w:date="2015-09-08T16:19:00Z">
        <w:r w:rsidR="009B47A8" w:rsidRPr="00AC545C" w:rsidDel="00E07039">
          <w:delText>_table_n</w:delText>
        </w:r>
        <w:r w:rsidR="00876EDA" w:rsidDel="00E07039">
          <w:delText>exp</w:delText>
        </w:r>
        <w:r w:rsidR="009B47A8" w:rsidRPr="00AC545C" w:rsidDel="00E07039">
          <w:delText>&gt; =</w:delText>
        </w:r>
      </w:del>
      <w:ins w:id="5107" w:author="Sammartano, Marc (BIC USA)" w:date="2015-09-08T16:20:00Z">
        <w:r w:rsidR="00E07039">
          <w:t xml:space="preserve"> number is</w:t>
        </w:r>
      </w:ins>
      <w:r w:rsidR="009B47A8" w:rsidRPr="00AC545C">
        <w:t xml:space="preserve"> -1 then </w:t>
      </w:r>
      <w:del w:id="5108" w:author="Sammartano, Marc (BIC USA)" w:date="2015-09-08T16:19:00Z">
        <w:r w:rsidR="009B47A8" w:rsidRPr="00AC545C" w:rsidDel="00E07039">
          <w:delText>a</w:delText>
        </w:r>
      </w:del>
      <w:ins w:id="5109" w:author="Sammartano, Marc (BIC USA)" w:date="2015-09-08T16:19:00Z">
        <w:r w:rsidR="00E07039">
          <w:t>the command throws a</w:t>
        </w:r>
      </w:ins>
      <w:r w:rsidR="009B47A8" w:rsidRPr="00AC545C">
        <w:t xml:space="preserve"> run</w:t>
      </w:r>
      <w:r w:rsidR="00AC545C" w:rsidRPr="00AC545C">
        <w:t>-</w:t>
      </w:r>
      <w:r w:rsidR="009B47A8" w:rsidRPr="00AC545C">
        <w:t>time error</w:t>
      </w:r>
      <w:del w:id="5110" w:author="Sammartano, Marc (BIC USA)" w:date="2015-09-08T16:19:00Z">
        <w:r w:rsidR="009B47A8" w:rsidRPr="00AC545C" w:rsidDel="00E07039">
          <w:delText xml:space="preserve"> </w:delText>
        </w:r>
      </w:del>
      <w:del w:id="5111" w:author="Sammartano, Marc (BIC USA)" w:date="2015-09-08T16:18:00Z">
        <w:r w:rsidR="009B47A8" w:rsidRPr="00AC545C" w:rsidDel="00E07039">
          <w:delText>will be</w:delText>
        </w:r>
      </w:del>
      <w:del w:id="5112" w:author="Sammartano, Marc (BIC USA)" w:date="2015-09-08T16:19:00Z">
        <w:r w:rsidR="009B47A8" w:rsidRPr="00AC545C" w:rsidDel="00E07039">
          <w:delText xml:space="preserve"> thrown</w:delText>
        </w:r>
      </w:del>
      <w:r w:rsidR="00AC545C" w:rsidRPr="00AC545C">
        <w:t>.</w:t>
      </w:r>
    </w:p>
    <w:p w:rsidR="00163607" w:rsidRPr="00AC545C" w:rsidRDefault="00163607" w:rsidP="00AC545C">
      <w:del w:id="5113" w:author="Sammartano, Marc (BIC USA)" w:date="2015-09-08T15:55:00Z">
        <w:r w:rsidRPr="00AC545C" w:rsidDel="002C4758">
          <w:delText>A</w:delText>
        </w:r>
      </w:del>
      <w:del w:id="5114" w:author="Sammartano, Marc (BIC USA)" w:date="2015-09-08T16:21:00Z">
        <w:r w:rsidRPr="00AC545C" w:rsidDel="00E07039">
          <w:delText xml:space="preserve"> single</w:delText>
        </w:r>
      </w:del>
      <w:ins w:id="5115" w:author="Sammartano, Marc (BIC USA)" w:date="2015-09-08T16:21:00Z">
        <w:r w:rsidR="00E07039">
          <w:t>Places the</w:t>
        </w:r>
      </w:ins>
      <w:r w:rsidRPr="00AC545C">
        <w:t xml:space="preserve"> byte</w:t>
      </w:r>
      <w:ins w:id="5116" w:author="Sammartano, Marc (BIC USA)" w:date="2015-09-09T11:58:00Z">
        <w:r w:rsidR="00453E1C">
          <w:t>(s)</w:t>
        </w:r>
      </w:ins>
      <w:r w:rsidRPr="00AC545C">
        <w:t xml:space="preserve"> </w:t>
      </w:r>
      <w:del w:id="5117" w:author="Sammartano, Marc (BIC USA)" w:date="2015-09-08T15:55:00Z">
        <w:r w:rsidRPr="00AC545C" w:rsidDel="002C4758">
          <w:delText xml:space="preserve">is read </w:delText>
        </w:r>
      </w:del>
      <w:del w:id="5118" w:author="Sammartano, Marc (BIC USA)" w:date="2015-09-08T16:21:00Z">
        <w:r w:rsidRPr="00AC545C" w:rsidDel="00E07039">
          <w:delText>from the file and place</w:delText>
        </w:r>
      </w:del>
      <w:del w:id="5119" w:author="Sammartano, Marc (BIC USA)" w:date="2015-09-08T15:55:00Z">
        <w:r w:rsidRPr="00AC545C" w:rsidDel="002C4758">
          <w:delText>d</w:delText>
        </w:r>
      </w:del>
      <w:del w:id="5120" w:author="Sammartano, Marc (BIC USA)" w:date="2015-09-08T16:21:00Z">
        <w:r w:rsidRPr="00AC545C" w:rsidDel="00E07039">
          <w:delText xml:space="preserve"> </w:delText>
        </w:r>
      </w:del>
      <w:r w:rsidRPr="00AC545C">
        <w:t xml:space="preserve">into </w:t>
      </w:r>
      <w:ins w:id="5121" w:author="Sammartano, Marc (BIC USA)" w:date="2015-09-08T16:21:00Z">
        <w:r w:rsidR="00E07039">
          <w:t xml:space="preserve">the </w:t>
        </w:r>
      </w:ins>
      <w:r w:rsidRPr="00AC545C">
        <w:t>&lt;</w:t>
      </w:r>
      <w:del w:id="5122" w:author="Sammartano, Marc (BIC USA)" w:date="2015-09-08T15:43:00Z">
        <w:r w:rsidRPr="00AC545C" w:rsidDel="00E16833">
          <w:delText>byte_</w:delText>
        </w:r>
      </w:del>
      <w:r w:rsidRPr="00AC545C">
        <w:t>nvar&gt;</w:t>
      </w:r>
      <w:ins w:id="5123" w:author="Sammartano, Marc (BIC USA)" w:date="2015-09-08T15:49:00Z">
        <w:r w:rsidR="002C4758">
          <w:t xml:space="preserve"> </w:t>
        </w:r>
      </w:ins>
      <w:ins w:id="5124" w:author="Sammartano, Marc (BIC USA)" w:date="2015-09-08T16:21:00Z">
        <w:r w:rsidR="00E07039">
          <w:t>parameter</w:t>
        </w:r>
      </w:ins>
      <w:ins w:id="5125" w:author="Sammartano, Marc (BIC USA)" w:date="2015-09-09T11:58:00Z">
        <w:r w:rsidR="00453E1C">
          <w:t>(s)</w:t>
        </w:r>
      </w:ins>
      <w:ins w:id="5126" w:author="Sammartano, Marc (BIC USA)" w:date="2015-09-08T16:21:00Z">
        <w:r w:rsidR="00E07039">
          <w:t xml:space="preserve"> </w:t>
        </w:r>
      </w:ins>
      <w:ins w:id="5127" w:author="Sammartano, Marc (BIC USA)" w:date="2015-09-08T15:50:00Z">
        <w:r w:rsidR="002C4758">
          <w:t>as</w:t>
        </w:r>
      </w:ins>
      <w:ins w:id="5128" w:author="Sammartano, Marc (BIC USA)" w:date="2015-09-08T15:49:00Z">
        <w:r w:rsidR="002C4758">
          <w:t xml:space="preserve"> positive</w:t>
        </w:r>
      </w:ins>
      <w:ins w:id="5129" w:author="Sammartano, Marc (BIC USA)" w:date="2015-09-08T15:50:00Z">
        <w:r w:rsidR="002C4758">
          <w:t xml:space="preserve"> value</w:t>
        </w:r>
      </w:ins>
      <w:ins w:id="5130" w:author="Sammartano, Marc (BIC USA)" w:date="2015-09-09T11:58:00Z">
        <w:r w:rsidR="00453E1C">
          <w:t>s</w:t>
        </w:r>
      </w:ins>
      <w:ins w:id="5131" w:author="Sammartano, Marc (BIC USA)" w:date="2015-09-08T15:49:00Z">
        <w:r w:rsidR="002C4758">
          <w:t>, 0 &lt;= byte &lt;= 255</w:t>
        </w:r>
      </w:ins>
      <w:r w:rsidRPr="00AC545C">
        <w:t>. After the last byte in the file has been read</w:t>
      </w:r>
      <w:r w:rsidR="00B80C92">
        <w:t>, further attempts to read from the file return</w:t>
      </w:r>
      <w:r w:rsidRPr="00AC545C">
        <w:t xml:space="preserve"> the</w:t>
      </w:r>
      <w:r w:rsidR="00B80C92">
        <w:t xml:space="preserve"> value -1</w:t>
      </w:r>
      <w:r w:rsidR="007B5830" w:rsidRPr="00AC545C">
        <w:t>.</w:t>
      </w:r>
      <w:r w:rsidR="00740C03">
        <w:t xml:space="preserve"> T</w:t>
      </w:r>
      <w:del w:id="5132" w:author="Sammartano, Marc (BIC USA)" w:date="2015-09-08T15:50:00Z">
        <w:r w:rsidR="00740C03" w:rsidDel="002C4758">
          <w:delText>his is indistinguishable from -1 read as actual data, except that t</w:delText>
        </w:r>
      </w:del>
      <w:r w:rsidR="00740C03">
        <w:t xml:space="preserve">he result of the </w:t>
      </w:r>
      <w:r w:rsidR="00740C03">
        <w:rPr>
          <w:b/>
        </w:rPr>
        <w:t>Byte</w:t>
      </w:r>
      <w:r w:rsidR="00740C03" w:rsidRPr="001E2A81">
        <w:rPr>
          <w:b/>
        </w:rPr>
        <w:t>.eof</w:t>
      </w:r>
      <w:r w:rsidR="00740C03">
        <w:t xml:space="preserve"> command will be false </w:t>
      </w:r>
      <w:ins w:id="5133" w:author="Sammartano, Marc (BIC USA)" w:date="2015-09-08T16:23:00Z">
        <w:r w:rsidR="00E07039">
          <w:t>after reading</w:t>
        </w:r>
      </w:ins>
      <w:del w:id="5134" w:author="Sammartano, Marc (BIC USA)" w:date="2015-09-08T16:23:00Z">
        <w:r w:rsidR="00740C03" w:rsidDel="00E07039">
          <w:delText>for</w:delText>
        </w:r>
      </w:del>
      <w:r w:rsidR="00740C03">
        <w:t xml:space="preserve"> real data and true </w:t>
      </w:r>
      <w:del w:id="5135" w:author="Sammartano, Marc (BIC USA)" w:date="2015-09-08T16:23:00Z">
        <w:r w:rsidR="00740C03" w:rsidDel="00E07039">
          <w:delText>for</w:delText>
        </w:r>
      </w:del>
      <w:ins w:id="5136" w:author="Sammartano, Marc (BIC USA)" w:date="2015-09-08T16:23:00Z">
        <w:r w:rsidR="00E07039">
          <w:t>after reading at</w:t>
        </w:r>
      </w:ins>
      <w:r w:rsidR="00740C03">
        <w:t xml:space="preserve"> </w:t>
      </w:r>
      <w:ins w:id="5137" w:author="Sammartano, Marc (BIC USA)" w:date="2015-09-08T16:24:00Z">
        <w:r w:rsidR="00E07039">
          <w:t>end-of-file (</w:t>
        </w:r>
      </w:ins>
      <w:r w:rsidR="00740C03">
        <w:t>EOF</w:t>
      </w:r>
      <w:ins w:id="5138" w:author="Sammartano, Marc (BIC USA)" w:date="2015-09-08T16:24:00Z">
        <w:r w:rsidR="00E07039">
          <w:t>)</w:t>
        </w:r>
      </w:ins>
      <w:r w:rsidR="00740C03">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rsidR="00163607" w:rsidRPr="00740C03" w:rsidRDefault="00163607" w:rsidP="007B2223">
      <w:pPr>
        <w:pStyle w:val="Codeexample"/>
        <w:rPr>
          <w:rFonts w:ascii="Letter Gothic" w:hAnsi="Letter Gothic"/>
          <w:b w:val="0"/>
        </w:rPr>
      </w:pPr>
      <w:r w:rsidRPr="00740C03">
        <w:rPr>
          <w:rFonts w:ascii="Letter Gothic" w:hAnsi="Letter Gothic"/>
          <w:b w:val="0"/>
        </w:rPr>
        <w:t>D</w:t>
      </w:r>
      <w:r w:rsidR="00740C03">
        <w:rPr>
          <w:rFonts w:ascii="Letter Gothic" w:hAnsi="Letter Gothic"/>
          <w:b w:val="0"/>
        </w:rPr>
        <w:t>O</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PRINT</w:t>
      </w:r>
      <w:r w:rsidR="00163607" w:rsidRPr="00740C03">
        <w:rPr>
          <w:rFonts w:ascii="Letter Gothic" w:hAnsi="Letter Gothic"/>
          <w:b w:val="0"/>
        </w:rPr>
        <w:t xml:space="preserve"> Byte</w:t>
      </w:r>
    </w:p>
    <w:p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rsidR="002D4A72" w:rsidRDefault="002D4A72" w:rsidP="00EB1F62">
      <w:pPr>
        <w:pStyle w:val="Heading2"/>
      </w:pPr>
      <w:bookmarkStart w:id="5139" w:name="_Toc436833055"/>
      <w:r>
        <w:t>Byte.write</w:t>
      </w:r>
      <w:r w:rsidR="007B5830">
        <w:t>.byte</w:t>
      </w:r>
      <w:r w:rsidR="00C130D2">
        <w:t xml:space="preserve"> &lt;</w:t>
      </w:r>
      <w:r w:rsidR="000B4495">
        <w:t>f</w:t>
      </w:r>
      <w:r w:rsidR="00C130D2">
        <w:t>ile_table_n</w:t>
      </w:r>
      <w:r w:rsidR="00876EDA">
        <w:t>exp</w:t>
      </w:r>
      <w:r w:rsidR="00C130D2">
        <w:t>&gt;</w:t>
      </w:r>
      <w:ins w:id="5140" w:author="Sammartano, Marc (BIC USA)" w:date="2015-09-09T12:00:00Z">
        <w:r w:rsidR="00453E1C">
          <w:t xml:space="preserve"> {{</w:t>
        </w:r>
      </w:ins>
      <w:r w:rsidR="00C130D2">
        <w:t>,</w:t>
      </w:r>
      <w:del w:id="5141" w:author="Sammartano, Marc (BIC USA)" w:date="2015-09-09T12:00:00Z">
        <w:r w:rsidR="00C130D2" w:rsidDel="00453E1C">
          <w:delText xml:space="preserve"> </w:delText>
        </w:r>
      </w:del>
      <w:r w:rsidR="00C130D2">
        <w:t>&lt;</w:t>
      </w:r>
      <w:del w:id="5142" w:author="Sammartano, Marc (BIC USA)" w:date="2015-09-09T12:00:00Z">
        <w:r w:rsidR="00C130D2" w:rsidDel="00453E1C">
          <w:delText>byte_</w:delText>
        </w:r>
      </w:del>
      <w:r w:rsidR="00C130D2">
        <w:t>nexp</w:t>
      </w:r>
      <w:r w:rsidR="009001DD">
        <w:t>&gt;</w:t>
      </w:r>
      <w:ins w:id="5143" w:author="Sammartano, Marc (BIC USA)" w:date="2015-09-09T12:01:00Z">
        <w:r w:rsidR="00453E1C">
          <w:t>}</w:t>
        </w:r>
      </w:ins>
      <w:ins w:id="5144" w:author="Sammartano, Marc (BIC USA)" w:date="2015-09-09T12:14:00Z">
        <w:r w:rsidR="002B5743">
          <w:t>...</w:t>
        </w:r>
      </w:ins>
      <w:del w:id="5145" w:author="Sammartano, Marc (BIC USA)" w:date="2015-09-15T17:47:00Z">
        <w:r w:rsidR="009001DD" w:rsidDel="0001043A">
          <w:delText>|</w:delText>
        </w:r>
      </w:del>
      <w:ins w:id="5146" w:author="Sammartano, Marc (BIC USA)" w:date="2015-09-09T12:01:00Z">
        <w:r w:rsidR="00453E1C">
          <w:t>{</w:t>
        </w:r>
      </w:ins>
      <w:ins w:id="5147" w:author="Sammartano, Marc (BIC USA)" w:date="2015-09-09T12:02:00Z">
        <w:r w:rsidR="00A6681C">
          <w:t>,</w:t>
        </w:r>
      </w:ins>
      <w:r w:rsidR="009001DD">
        <w:t>&lt;sexp&gt;</w:t>
      </w:r>
      <w:ins w:id="5148" w:author="Sammartano, Marc (BIC USA)" w:date="2015-09-09T12:01:00Z">
        <w:r w:rsidR="00453E1C">
          <w:t>}}</w:t>
        </w:r>
      </w:ins>
      <w:bookmarkEnd w:id="5139"/>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w:instrText>
      </w:r>
      <w:ins w:id="5149" w:author="Sammartano, Marc (BIC USA)" w:date="2015-09-09T12:01:00Z">
        <w:r w:rsidR="00453E1C">
          <w:instrText xml:space="preserve"> {{</w:instrText>
        </w:r>
      </w:ins>
      <w:r w:rsidR="009001DD" w:rsidRPr="00546DCD">
        <w:instrText>,</w:instrText>
      </w:r>
      <w:del w:id="5150" w:author="Sammartano, Marc (BIC USA)" w:date="2015-09-09T12:01:00Z">
        <w:r w:rsidR="009001DD" w:rsidRPr="00546DCD" w:rsidDel="00453E1C">
          <w:delInstrText xml:space="preserve"> </w:delInstrText>
        </w:r>
      </w:del>
      <w:r w:rsidR="009001DD" w:rsidRPr="00546DCD">
        <w:instrText>&lt;</w:instrText>
      </w:r>
      <w:del w:id="5151" w:author="Sammartano, Marc (BIC USA)" w:date="2015-09-09T12:01:00Z">
        <w:r w:rsidR="009001DD" w:rsidRPr="00546DCD" w:rsidDel="00453E1C">
          <w:delInstrText>byte_</w:delInstrText>
        </w:r>
      </w:del>
      <w:r w:rsidR="009001DD" w:rsidRPr="00546DCD">
        <w:instrText>nexp&gt;</w:instrText>
      </w:r>
      <w:ins w:id="5152" w:author="Sammartano, Marc (BIC USA)" w:date="2015-09-09T12:01:00Z">
        <w:r w:rsidR="00453E1C">
          <w:instrText>}</w:instrText>
        </w:r>
      </w:ins>
      <w:ins w:id="5153" w:author="Sammartano, Marc (BIC USA)" w:date="2015-09-09T12:15:00Z">
        <w:r w:rsidR="002B5743">
          <w:instrText>...</w:instrText>
        </w:r>
      </w:ins>
      <w:del w:id="5154" w:author="Sammartano, Marc (BIC USA)" w:date="2015-09-15T17:47:00Z">
        <w:r w:rsidR="009001DD" w:rsidRPr="00546DCD" w:rsidDel="0001043A">
          <w:delInstrText>|</w:delInstrText>
        </w:r>
      </w:del>
      <w:ins w:id="5155" w:author="Sammartano, Marc (BIC USA)" w:date="2015-09-09T12:15:00Z">
        <w:r w:rsidR="002B5743">
          <w:instrText>{</w:instrText>
        </w:r>
      </w:ins>
      <w:ins w:id="5156" w:author="Sammartano, Marc (BIC USA)" w:date="2015-09-09T12:02:00Z">
        <w:r w:rsidR="00A6681C">
          <w:instrText>,</w:instrText>
        </w:r>
      </w:ins>
      <w:r w:rsidR="009001DD" w:rsidRPr="00546DCD">
        <w:instrText>&lt;sexp&gt;</w:instrText>
      </w:r>
      <w:ins w:id="5157" w:author="Sammartano, Marc (BIC USA)" w:date="2015-09-09T11:56:00Z">
        <w:r w:rsidR="00453E1C">
          <w:instrText>}</w:instrText>
        </w:r>
      </w:ins>
      <w:ins w:id="5158" w:author="Sammartano, Marc (BIC USA)" w:date="2015-09-09T12:01:00Z">
        <w:r w:rsidR="00A6681C">
          <w:instrText>}</w:instrText>
        </w:r>
      </w:ins>
      <w:r w:rsidR="009001DD">
        <w:instrText xml:space="preserve">" </w:instrText>
      </w:r>
      <w:r w:rsidR="00520661">
        <w:fldChar w:fldCharType="end"/>
      </w:r>
    </w:p>
    <w:p w:rsidR="003F5F52" w:rsidRDefault="009001DD" w:rsidP="00A6681C">
      <w:pPr>
        <w:rPr>
          <w:ins w:id="5159" w:author="Sammartano, Marc (BIC USA)" w:date="2015-09-08T16:00:00Z"/>
        </w:rPr>
      </w:pPr>
      <w:del w:id="5160" w:author="Sammartano, Marc (BIC USA)" w:date="2015-09-09T12:11:00Z">
        <w:r w:rsidDel="00A6681C">
          <w:delText>If the second parameter</w:delText>
        </w:r>
      </w:del>
      <w:del w:id="5161" w:author="Sammartano, Marc (BIC USA)" w:date="2015-09-09T12:12:00Z">
        <w:r w:rsidDel="002B5743">
          <w:delText xml:space="preserve"> is</w:delText>
        </w:r>
      </w:del>
      <w:ins w:id="5162" w:author="Sammartano, Marc (BIC USA)" w:date="2015-09-09T12:12:00Z">
        <w:r w:rsidR="002B5743">
          <w:t xml:space="preserve">Writes bytes to the file specified by the file number parameter </w:t>
        </w:r>
        <w:r w:rsidR="002B5743" w:rsidRPr="00AC545C">
          <w:t>&lt;</w:t>
        </w:r>
        <w:r w:rsidR="002B5743">
          <w:t>f</w:t>
        </w:r>
        <w:r w:rsidR="002B5743" w:rsidRPr="00AC545C">
          <w:t>ile_table_n</w:t>
        </w:r>
        <w:r w:rsidR="002B5743">
          <w:t>exp</w:t>
        </w:r>
        <w:r w:rsidR="002B5743" w:rsidRPr="00AC545C">
          <w:t>&gt;</w:t>
        </w:r>
        <w:r w:rsidR="002B5743">
          <w:t>. The bytes are written from</w:t>
        </w:r>
      </w:ins>
      <w:r>
        <w:t xml:space="preserve"> a</w:t>
      </w:r>
      <w:ins w:id="5163" w:author="Sammartano, Marc (BIC USA)" w:date="2015-09-15T17:49:00Z">
        <w:r w:rsidR="0001043A">
          <w:t>n</w:t>
        </w:r>
      </w:ins>
      <w:r>
        <w:t xml:space="preserve"> </w:t>
      </w:r>
      <w:ins w:id="5164" w:author="Sammartano, Marc (BIC USA)" w:date="2015-09-15T17:49:00Z">
        <w:r w:rsidR="0001043A">
          <w:t xml:space="preserve">optional </w:t>
        </w:r>
      </w:ins>
      <w:ins w:id="5165" w:author="Sammartano, Marc (BIC USA)" w:date="2015-09-09T12:11:00Z">
        <w:r w:rsidR="00A6681C">
          <w:t xml:space="preserve">comma-separated list of </w:t>
        </w:r>
      </w:ins>
      <w:r>
        <w:t>numeric expression</w:t>
      </w:r>
      <w:ins w:id="5166" w:author="Sammartano, Marc (BIC USA)" w:date="2015-09-09T12:11:00Z">
        <w:r w:rsidR="00A6681C">
          <w:t>s</w:t>
        </w:r>
      </w:ins>
      <w:ins w:id="5167" w:author="Sammartano, Marc (BIC USA)" w:date="2015-09-15T17:48:00Z">
        <w:r w:rsidR="0001043A">
          <w:t>,</w:t>
        </w:r>
      </w:ins>
      <w:r>
        <w:t xml:space="preserve"> </w:t>
      </w:r>
      <w:ins w:id="5168" w:author="Sammartano, Marc (BIC USA)" w:date="2015-09-08T16:00:00Z">
        <w:r w:rsidR="003F5F52">
          <w:t>a</w:t>
        </w:r>
      </w:ins>
      <w:ins w:id="5169" w:author="Sammartano, Marc (BIC USA)" w:date="2015-09-09T12:11:00Z">
        <w:r w:rsidR="00A6681C">
          <w:t xml:space="preserve"> single</w:t>
        </w:r>
      </w:ins>
      <w:ins w:id="5170" w:author="Sammartano, Marc (BIC USA)" w:date="2015-09-08T16:00:00Z">
        <w:r w:rsidR="003F5F52">
          <w:t xml:space="preserve"> </w:t>
        </w:r>
      </w:ins>
      <w:ins w:id="5171" w:author="Sammartano, Marc (BIC USA)" w:date="2015-09-15T17:49:00Z">
        <w:r w:rsidR="0001043A">
          <w:t xml:space="preserve">optional </w:t>
        </w:r>
      </w:ins>
      <w:ins w:id="5172" w:author="Sammartano, Marc (BIC USA)" w:date="2015-09-08T16:00:00Z">
        <w:r w:rsidR="003F5F52">
          <w:t>string expression</w:t>
        </w:r>
      </w:ins>
      <w:ins w:id="5173" w:author="Sammartano, Marc (BIC USA)" w:date="2015-09-15T17:48:00Z">
        <w:r w:rsidR="0001043A">
          <w:t>, or both</w:t>
        </w:r>
      </w:ins>
      <w:ins w:id="5174" w:author="Sammartano, Marc (BIC USA)" w:date="2015-09-08T16:00:00Z">
        <w:r w:rsidR="003F5F52">
          <w:t>.</w:t>
        </w:r>
      </w:ins>
    </w:p>
    <w:p w:rsidR="009001DD" w:rsidRDefault="0001043A" w:rsidP="00156EC7">
      <w:pPr>
        <w:pStyle w:val="ListParagraph"/>
        <w:numPr>
          <w:ilvl w:val="0"/>
          <w:numId w:val="31"/>
        </w:numPr>
        <w:rPr>
          <w:ins w:id="5175" w:author="Sammartano, Marc (BIC USA)" w:date="2015-09-15T17:50:00Z"/>
        </w:rPr>
      </w:pPr>
      <w:ins w:id="5176" w:author="Sammartano, Marc (BIC USA)" w:date="2015-09-15T17:48:00Z">
        <w:r>
          <w:t>N</w:t>
        </w:r>
      </w:ins>
      <w:ins w:id="5177" w:author="Sammartano, Marc (BIC USA)" w:date="2015-09-08T16:01:00Z">
        <w:r w:rsidR="003F5F52">
          <w:t>umeric</w:t>
        </w:r>
      </w:ins>
      <w:ins w:id="5178" w:author="Sammartano, Marc (BIC USA)" w:date="2015-09-15T17:48:00Z">
        <w:r>
          <w:t xml:space="preserve"> parameters:</w:t>
        </w:r>
      </w:ins>
      <w:ins w:id="5179" w:author="Sammartano, Marc (BIC USA)" w:date="2015-09-08T16:01:00Z">
        <w:r w:rsidR="003F5F52">
          <w:t xml:space="preserve"> </w:t>
        </w:r>
      </w:ins>
      <w:r w:rsidR="009001DD">
        <w:t>the</w:t>
      </w:r>
      <w:del w:id="5180" w:author="Sammartano, Marc (BIC USA)" w:date="2015-09-09T12:21:00Z">
        <w:r w:rsidR="009001DD" w:rsidDel="002B5743">
          <w:delText>n</w:delText>
        </w:r>
      </w:del>
      <w:ins w:id="5181" w:author="Sammartano, Marc (BIC USA)" w:date="2015-09-08T16:03:00Z">
        <w:r w:rsidR="003F5F52">
          <w:t xml:space="preserve"> command writes</w:t>
        </w:r>
      </w:ins>
      <w:r w:rsidR="009001DD">
        <w:t xml:space="preserve"> the low</w:t>
      </w:r>
      <w:ins w:id="5182" w:author="Sammartano, Marc (BIC USA)" w:date="2015-09-09T12:21:00Z">
        <w:r w:rsidR="002B5743">
          <w:t>-</w:t>
        </w:r>
      </w:ins>
      <w:del w:id="5183" w:author="Sammartano, Marc (BIC USA)" w:date="2015-09-09T12:21:00Z">
        <w:r w:rsidR="009001DD" w:rsidDel="002B5743">
          <w:delText xml:space="preserve"> </w:delText>
        </w:r>
      </w:del>
      <w:r w:rsidR="009001DD">
        <w:t xml:space="preserve">order 8 bits of the value </w:t>
      </w:r>
      <w:ins w:id="5184" w:author="Sammartano, Marc (BIC USA)" w:date="2015-09-09T12:13:00Z">
        <w:r w:rsidR="002B5743">
          <w:t>of each expression</w:t>
        </w:r>
      </w:ins>
      <w:del w:id="5185" w:author="Sammartano, Marc (BIC USA)" w:date="2015-09-08T16:14:00Z">
        <w:r w:rsidR="009001DD" w:rsidDel="002915E0">
          <w:delText xml:space="preserve">will be written </w:delText>
        </w:r>
      </w:del>
      <w:del w:id="5186" w:author="Sammartano, Marc (BIC USA)" w:date="2015-09-09T12:13:00Z">
        <w:r w:rsidR="009001DD" w:rsidDel="002B5743">
          <w:delText>to the file</w:delText>
        </w:r>
      </w:del>
      <w:r w:rsidR="009001DD">
        <w:t xml:space="preserve"> as a single byte.</w:t>
      </w:r>
    </w:p>
    <w:p w:rsidR="0001043A" w:rsidRDefault="0001043A" w:rsidP="00156EC7">
      <w:pPr>
        <w:pStyle w:val="ListParagraph"/>
        <w:numPr>
          <w:ilvl w:val="0"/>
          <w:numId w:val="31"/>
        </w:numPr>
        <w:rPr>
          <w:ins w:id="5187" w:author="Sammartano, Marc (BIC USA)" w:date="2015-09-08T16:03:00Z"/>
        </w:rPr>
      </w:pPr>
      <w:ins w:id="5188" w:author="Sammartano, Marc (BIC USA)" w:date="2015-09-15T17:50:00Z">
        <w:r>
          <w:t xml:space="preserve">String parameters: the command writes the entire string to the file. Each character of the string is written as a single byte. See </w:t>
        </w:r>
        <w:r>
          <w:rPr>
            <w:b/>
          </w:rPr>
          <w:t>Byte.write.buffer</w:t>
        </w:r>
        <w:r>
          <w:t xml:space="preserve"> for more information.</w:t>
        </w:r>
      </w:ins>
    </w:p>
    <w:p w:rsidR="003F5F52" w:rsidRDefault="0001043A" w:rsidP="00156EC7">
      <w:pPr>
        <w:pStyle w:val="ListParagraph"/>
        <w:numPr>
          <w:ilvl w:val="0"/>
          <w:numId w:val="31"/>
        </w:numPr>
        <w:rPr>
          <w:ins w:id="5189" w:author="Sammartano, Marc (BIC USA)" w:date="2015-09-15T17:55:00Z"/>
        </w:rPr>
      </w:pPr>
      <w:ins w:id="5190" w:author="Sammartano, Marc (BIC USA)" w:date="2015-09-15T17:51:00Z">
        <w:r>
          <w:t>If you have both numeric and string parameters, you may have only one string, and it must be last.</w:t>
        </w:r>
      </w:ins>
    </w:p>
    <w:p w:rsidR="00B5684C" w:rsidRDefault="00B5684C" w:rsidP="00156EC7">
      <w:pPr>
        <w:pStyle w:val="ListParagraph"/>
        <w:numPr>
          <w:ilvl w:val="0"/>
          <w:numId w:val="31"/>
        </w:numPr>
      </w:pPr>
      <w:ins w:id="5191" w:author="Sammartano, Marc (BIC USA)" w:date="2015-09-15T17:55:00Z">
        <w:r>
          <w:t xml:space="preserve">The command accepts a string for backward compatibility. </w:t>
        </w:r>
      </w:ins>
      <w:ins w:id="5192" w:author="Sammartano, Marc (BIC USA)" w:date="2015-09-15T17:56:00Z">
        <w:r>
          <w:rPr>
            <w:b/>
          </w:rPr>
          <w:t>Byte.write.buffer</w:t>
        </w:r>
        <w:r>
          <w:t xml:space="preserve"> is preferred.</w:t>
        </w:r>
      </w:ins>
    </w:p>
    <w:p w:rsidR="002B5743" w:rsidRDefault="001511EC" w:rsidP="002B5743">
      <w:pPr>
        <w:spacing w:after="0"/>
        <w:rPr>
          <w:ins w:id="5193" w:author="Sammartano, Marc (BIC USA)" w:date="2015-09-09T12:15:00Z"/>
        </w:rPr>
      </w:pPr>
      <w:ins w:id="5194" w:author="Sammartano, Marc (BIC USA)" w:date="2015-09-09T12:15:00Z">
        <w:r>
          <w:t>E</w:t>
        </w:r>
        <w:r w:rsidR="002B5743">
          <w:t>xample</w:t>
        </w:r>
      </w:ins>
      <w:ins w:id="5195" w:author="Sammartano, Marc (BIC USA)" w:date="2015-09-09T12:28:00Z">
        <w:r>
          <w:t>s</w:t>
        </w:r>
      </w:ins>
      <w:ins w:id="5196" w:author="Sammartano, Marc (BIC USA)" w:date="2015-09-09T12:15:00Z">
        <w:r w:rsidR="002B5743">
          <w:t>:</w:t>
        </w:r>
      </w:ins>
    </w:p>
    <w:p w:rsidR="002B5743" w:rsidRDefault="002B5743" w:rsidP="002B5743">
      <w:pPr>
        <w:pStyle w:val="Codeexample"/>
        <w:rPr>
          <w:ins w:id="5197" w:author="Sammartano, Marc (BIC USA)" w:date="2015-09-09T12:18:00Z"/>
          <w:rFonts w:ascii="Letter Gothic" w:hAnsi="Letter Gothic"/>
          <w:b w:val="0"/>
        </w:rPr>
      </w:pPr>
      <w:ins w:id="5198" w:author="Sammartano, Marc (BIC USA)" w:date="2015-09-09T12:18:00Z">
        <w:r>
          <w:rPr>
            <w:rFonts w:ascii="Letter Gothic" w:hAnsi="Letter Gothic"/>
            <w:b w:val="0"/>
          </w:rPr>
          <w:t>Byte.open w, f1, "tmp.dat"</w:t>
        </w:r>
        <w:r>
          <w:rPr>
            <w:rFonts w:ascii="Letter Gothic" w:hAnsi="Letter Gothic"/>
            <w:b w:val="0"/>
          </w:rPr>
          <w:tab/>
        </w:r>
        <w:r>
          <w:rPr>
            <w:rFonts w:ascii="Letter Gothic" w:hAnsi="Letter Gothic"/>
            <w:b w:val="0"/>
          </w:rPr>
          <w:tab/>
          <w:t xml:space="preserve">% </w:t>
        </w:r>
      </w:ins>
      <w:ins w:id="5199" w:author="Sammartano, Marc (BIC USA)" w:date="2015-09-09T12:28:00Z">
        <w:r w:rsidR="001511EC">
          <w:rPr>
            <w:rFonts w:ascii="Letter Gothic" w:hAnsi="Letter Gothic"/>
            <w:b w:val="0"/>
          </w:rPr>
          <w:t>create</w:t>
        </w:r>
      </w:ins>
      <w:ins w:id="5200" w:author="Sammartano, Marc (BIC USA)" w:date="2015-09-09T12:18:00Z">
        <w:r>
          <w:rPr>
            <w:rFonts w:ascii="Letter Gothic" w:hAnsi="Letter Gothic"/>
            <w:b w:val="0"/>
          </w:rPr>
          <w:t xml:space="preserve"> </w:t>
        </w:r>
      </w:ins>
      <w:ins w:id="5201" w:author="Sammartano, Marc (BIC USA)" w:date="2015-09-09T12:28:00Z">
        <w:r w:rsidR="001511EC">
          <w:rPr>
            <w:rFonts w:ascii="Letter Gothic" w:hAnsi="Letter Gothic"/>
            <w:b w:val="0"/>
          </w:rPr>
          <w:t>a</w:t>
        </w:r>
      </w:ins>
      <w:ins w:id="5202" w:author="Sammartano, Marc (BIC USA)" w:date="2015-09-09T12:18:00Z">
        <w:r>
          <w:rPr>
            <w:rFonts w:ascii="Letter Gothic" w:hAnsi="Letter Gothic"/>
            <w:b w:val="0"/>
          </w:rPr>
          <w:t xml:space="preserve"> file</w:t>
        </w:r>
      </w:ins>
    </w:p>
    <w:p w:rsidR="002B5743" w:rsidRDefault="002B5743" w:rsidP="002B5743">
      <w:pPr>
        <w:pStyle w:val="Codeexample"/>
        <w:rPr>
          <w:ins w:id="5203" w:author="Sammartano, Marc (BIC USA)" w:date="2015-09-09T12:19:00Z"/>
          <w:rFonts w:ascii="Letter Gothic" w:hAnsi="Letter Gothic"/>
          <w:b w:val="0"/>
        </w:rPr>
      </w:pPr>
      <w:ins w:id="5204" w:author="Sammartano, Marc (BIC USA)" w:date="2015-09-09T12:19:00Z">
        <w:r>
          <w:rPr>
            <w:rFonts w:ascii="Letter Gothic" w:hAnsi="Letter Gothic"/>
            <w:b w:val="0"/>
          </w:rPr>
          <w:t>Byte.write.byte f1, 10</w:t>
        </w:r>
        <w:r>
          <w:rPr>
            <w:rFonts w:ascii="Letter Gothic" w:hAnsi="Letter Gothic"/>
            <w:b w:val="0"/>
          </w:rPr>
          <w:tab/>
        </w:r>
        <w:r>
          <w:rPr>
            <w:rFonts w:ascii="Letter Gothic" w:hAnsi="Letter Gothic"/>
            <w:b w:val="0"/>
          </w:rPr>
          <w:tab/>
          <w:t>% write one byte</w:t>
        </w:r>
      </w:ins>
    </w:p>
    <w:p w:rsidR="002B5743" w:rsidRDefault="002B5743" w:rsidP="002B5743">
      <w:pPr>
        <w:pStyle w:val="Codeexample"/>
        <w:rPr>
          <w:ins w:id="5205" w:author="Sammartano, Marc (BIC USA)" w:date="2015-09-09T12:19:00Z"/>
          <w:rFonts w:ascii="Letter Gothic" w:hAnsi="Letter Gothic"/>
          <w:b w:val="0"/>
        </w:rPr>
      </w:pPr>
      <w:ins w:id="5206" w:author="Sammartano, Marc (BIC USA)" w:date="2015-09-09T12:19:00Z">
        <w:r>
          <w:rPr>
            <w:rFonts w:ascii="Letter Gothic" w:hAnsi="Letter Gothic"/>
            <w:b w:val="0"/>
          </w:rPr>
          <w:t>Byte.write.byte f1, 11, 12, 13</w:t>
        </w:r>
        <w:r>
          <w:rPr>
            <w:rFonts w:ascii="Letter Gothic" w:hAnsi="Letter Gothic"/>
            <w:b w:val="0"/>
          </w:rPr>
          <w:tab/>
          <w:t>% write three bytes</w:t>
        </w:r>
      </w:ins>
    </w:p>
    <w:p w:rsidR="001511EC" w:rsidRPr="002B5743" w:rsidRDefault="001511EC" w:rsidP="001511EC">
      <w:pPr>
        <w:pStyle w:val="Codeexample"/>
        <w:rPr>
          <w:ins w:id="5207" w:author="Sammartano, Marc (BIC USA)" w:date="2015-09-09T12:22:00Z"/>
          <w:rFonts w:ascii="Letter Gothic" w:hAnsi="Letter Gothic"/>
          <w:b w:val="0"/>
        </w:rPr>
      </w:pPr>
      <w:ins w:id="5208" w:author="Sammartano, Marc (BIC USA)" w:date="2015-09-09T12:22:00Z">
        <w:r>
          <w:rPr>
            <w:rFonts w:ascii="Letter Gothic" w:hAnsi="Letter Gothic"/>
            <w:b w:val="0"/>
          </w:rPr>
          <w:t>Byte.write.byte f1, "Hello!"</w:t>
        </w:r>
        <w:r>
          <w:rPr>
            <w:rFonts w:ascii="Letter Gothic" w:hAnsi="Letter Gothic"/>
            <w:b w:val="0"/>
          </w:rPr>
          <w:tab/>
        </w:r>
        <w:r>
          <w:rPr>
            <w:rFonts w:ascii="Letter Gothic" w:hAnsi="Letter Gothic"/>
            <w:b w:val="0"/>
          </w:rPr>
          <w:tab/>
          <w:t>% write six bytes</w:t>
        </w:r>
      </w:ins>
    </w:p>
    <w:p w:rsidR="0001043A" w:rsidRPr="002B5743" w:rsidRDefault="0001043A" w:rsidP="0001043A">
      <w:pPr>
        <w:pStyle w:val="Codeexample"/>
        <w:rPr>
          <w:ins w:id="5209" w:author="Sammartano, Marc (BIC USA)" w:date="2015-09-15T17:52:00Z"/>
          <w:rFonts w:ascii="Letter Gothic" w:hAnsi="Letter Gothic"/>
          <w:b w:val="0"/>
        </w:rPr>
      </w:pPr>
      <w:ins w:id="5210" w:author="Sammartano, Marc (BIC USA)" w:date="2015-09-15T17:52:00Z">
        <w:r>
          <w:rPr>
            <w:rFonts w:ascii="Letter Gothic" w:hAnsi="Letter Gothic"/>
            <w:b w:val="0"/>
          </w:rPr>
          <w:t>Byte.write.byte f1, 1,2,3,"</w:t>
        </w:r>
      </w:ins>
      <w:ins w:id="5211" w:author="Sammartano, Marc (BIC USA)" w:date="2015-09-15T17:53:00Z">
        <w:r>
          <w:rPr>
            <w:rFonts w:ascii="Letter Gothic" w:hAnsi="Letter Gothic"/>
            <w:b w:val="0"/>
          </w:rPr>
          <w:t>abc</w:t>
        </w:r>
      </w:ins>
      <w:ins w:id="5212" w:author="Sammartano, Marc (BIC USA)" w:date="2015-09-15T17:52:00Z">
        <w:r>
          <w:rPr>
            <w:rFonts w:ascii="Letter Gothic" w:hAnsi="Letter Gothic"/>
            <w:b w:val="0"/>
          </w:rPr>
          <w:t>"</w:t>
        </w:r>
        <w:r>
          <w:rPr>
            <w:rFonts w:ascii="Letter Gothic" w:hAnsi="Letter Gothic"/>
            <w:b w:val="0"/>
          </w:rPr>
          <w:tab/>
          <w:t>% write six bytes</w:t>
        </w:r>
      </w:ins>
    </w:p>
    <w:p w:rsidR="002B5743" w:rsidRPr="002B5743" w:rsidRDefault="002B5743" w:rsidP="002B5743">
      <w:pPr>
        <w:pStyle w:val="Codeexample"/>
        <w:rPr>
          <w:ins w:id="5213" w:author="Sammartano, Marc (BIC USA)" w:date="2015-09-09T12:15:00Z"/>
          <w:rFonts w:ascii="Letter Gothic" w:hAnsi="Letter Gothic"/>
          <w:b w:val="0"/>
        </w:rPr>
      </w:pPr>
      <w:ins w:id="5214" w:author="Sammartano, Marc (BIC USA)" w:date="2015-09-09T12:17:00Z">
        <w:r>
          <w:rPr>
            <w:rFonts w:ascii="Letter Gothic" w:hAnsi="Letter Gothic"/>
            <w:b w:val="0"/>
          </w:rPr>
          <w:t>Byte.</w:t>
        </w:r>
      </w:ins>
      <w:ins w:id="5215" w:author="Sammartano, Marc (BIC USA)" w:date="2015-09-09T12:18:00Z">
        <w:r>
          <w:rPr>
            <w:rFonts w:ascii="Letter Gothic" w:hAnsi="Letter Gothic"/>
            <w:b w:val="0"/>
          </w:rPr>
          <w:t>write.byte</w:t>
        </w:r>
      </w:ins>
      <w:ins w:id="5216" w:author="Sammartano, Marc (BIC USA)" w:date="2015-09-09T12:17:00Z">
        <w:r>
          <w:rPr>
            <w:rFonts w:ascii="Letter Gothic" w:hAnsi="Letter Gothic"/>
            <w:b w:val="0"/>
          </w:rPr>
          <w:t xml:space="preserve"> f</w:t>
        </w:r>
      </w:ins>
      <w:ins w:id="5217" w:author="Sammartano, Marc (BIC USA)" w:date="2015-09-09T12:18:00Z">
        <w:r>
          <w:rPr>
            <w:rFonts w:ascii="Letter Gothic" w:hAnsi="Letter Gothic"/>
            <w:b w:val="0"/>
          </w:rPr>
          <w:t>1</w:t>
        </w:r>
      </w:ins>
      <w:ins w:id="5218" w:author="Sammartano, Marc (BIC USA)" w:date="2015-09-09T12:17:00Z">
        <w:r>
          <w:rPr>
            <w:rFonts w:ascii="Letter Gothic" w:hAnsi="Letter Gothic"/>
            <w:b w:val="0"/>
          </w:rPr>
          <w:t xml:space="preserve">, </w:t>
        </w:r>
      </w:ins>
      <w:ins w:id="5219" w:author="Sammartano, Marc (BIC USA)" w:date="2015-09-09T12:19:00Z">
        <w:r>
          <w:rPr>
            <w:rFonts w:ascii="Letter Gothic" w:hAnsi="Letter Gothic"/>
            <w:b w:val="0"/>
          </w:rPr>
          <w:t>"</w:t>
        </w:r>
      </w:ins>
      <w:ins w:id="5220" w:author="Sammartano, Marc (BIC USA)" w:date="2015-09-09T12:22:00Z">
        <w:r w:rsidR="001511EC">
          <w:rPr>
            <w:rFonts w:ascii="Letter Gothic" w:hAnsi="Letter Gothic"/>
            <w:b w:val="0"/>
          </w:rPr>
          <w:t>one</w:t>
        </w:r>
      </w:ins>
      <w:ins w:id="5221" w:author="Sammartano, Marc (BIC USA)" w:date="2015-09-09T12:19:00Z">
        <w:r>
          <w:rPr>
            <w:rFonts w:ascii="Letter Gothic" w:hAnsi="Letter Gothic"/>
            <w:b w:val="0"/>
          </w:rPr>
          <w:t>"</w:t>
        </w:r>
      </w:ins>
      <w:ins w:id="5222" w:author="Sammartano, Marc (BIC USA)" w:date="2015-09-09T12:22:00Z">
        <w:r w:rsidR="001511EC">
          <w:rPr>
            <w:rFonts w:ascii="Letter Gothic" w:hAnsi="Letter Gothic"/>
            <w:b w:val="0"/>
          </w:rPr>
          <w:t>, "two"</w:t>
        </w:r>
      </w:ins>
      <w:ins w:id="5223" w:author="Sammartano, Marc (BIC USA)" w:date="2015-09-09T12:18:00Z">
        <w:r>
          <w:rPr>
            <w:rFonts w:ascii="Letter Gothic" w:hAnsi="Letter Gothic"/>
            <w:b w:val="0"/>
          </w:rPr>
          <w:tab/>
          <w:t xml:space="preserve">% </w:t>
        </w:r>
      </w:ins>
      <w:ins w:id="5224" w:author="Sammartano, Marc (BIC USA)" w:date="2015-09-09T12:22:00Z">
        <w:r w:rsidR="001511EC">
          <w:rPr>
            <w:rFonts w:ascii="Letter Gothic" w:hAnsi="Letter Gothic"/>
            <w:b w:val="0"/>
          </w:rPr>
          <w:t>syntax error: only one string allowed</w:t>
        </w:r>
      </w:ins>
    </w:p>
    <w:p w:rsidR="009001DD" w:rsidRDefault="00E07039" w:rsidP="00AC545C">
      <w:ins w:id="5225" w:author="Sammartano, Marc (BIC USA)" w:date="2015-09-08T16:27:00Z">
        <w:r>
          <w:t xml:space="preserve">Note: </w:t>
        </w:r>
      </w:ins>
      <w:r w:rsidR="009001DD">
        <w:t xml:space="preserve">If the </w:t>
      </w:r>
      <w:ins w:id="5226" w:author="Sammartano, Marc (BIC USA)" w:date="2015-09-09T12:07:00Z">
        <w:r w:rsidR="00A6681C">
          <w:t>bytes are written from</w:t>
        </w:r>
      </w:ins>
      <w:del w:id="5227" w:author="Sammartano, Marc (BIC USA)" w:date="2015-09-09T12:07:00Z">
        <w:r w:rsidR="009001DD" w:rsidDel="00A6681C">
          <w:delText>second parameter is</w:delText>
        </w:r>
      </w:del>
      <w:r w:rsidR="009001DD">
        <w:t xml:space="preserve"> a string expression </w:t>
      </w:r>
      <w:r w:rsidR="00987DFF">
        <w:t xml:space="preserve">then </w:t>
      </w:r>
      <w:del w:id="5228" w:author="Sammartano, Marc (BIC USA)" w:date="2015-09-08T16:27:00Z">
        <w:r w:rsidR="009001DD" w:rsidDel="00E07039">
          <w:delText>the entire string will be written to the file as 8 bit bytes</w:delText>
        </w:r>
      </w:del>
      <w:ins w:id="5229" w:author="Sammartano, Marc (BIC USA)" w:date="2015-09-09T12:07:00Z">
        <w:r w:rsidR="00A6681C">
          <w:t xml:space="preserve">the expression is </w:t>
        </w:r>
      </w:ins>
      <w:ins w:id="5230" w:author="Sammartano, Marc (BIC USA)" w:date="2015-09-08T16:27:00Z">
        <w:r>
          <w:t>evaluated twice</w:t>
        </w:r>
      </w:ins>
      <w:r w:rsidR="009001DD">
        <w:t>.</w:t>
      </w:r>
      <w:ins w:id="5231" w:author="Sammartano, Marc (BIC USA)" w:date="2015-09-08T16:28:00Z">
        <w:r w:rsidR="009B062F">
          <w:t xml:space="preserve"> You should not put calls to user-defined functions in the expression.</w:t>
        </w:r>
      </w:ins>
    </w:p>
    <w:p w:rsidR="00E16833" w:rsidRDefault="00E16833" w:rsidP="00E16833">
      <w:pPr>
        <w:pStyle w:val="Heading2"/>
        <w:rPr>
          <w:ins w:id="5232" w:author="Sammartano, Marc (BIC USA)" w:date="2015-09-08T15:42:00Z"/>
        </w:rPr>
      </w:pPr>
      <w:bookmarkStart w:id="5233" w:name="_Toc436833056"/>
      <w:ins w:id="5234" w:author="Sammartano, Marc (BIC USA)" w:date="2015-09-08T15:42:00Z">
        <w:r>
          <w:t>Byte.read.</w:t>
        </w:r>
      </w:ins>
      <w:ins w:id="5235" w:author="Sammartano, Marc (BIC USA)" w:date="2015-09-08T15:43:00Z">
        <w:r>
          <w:t>number</w:t>
        </w:r>
      </w:ins>
      <w:ins w:id="5236" w:author="Sammartano, Marc (BIC USA)" w:date="2015-09-08T15:42:00Z">
        <w:r>
          <w:t xml:space="preserve"> &lt;file_table_nexp&gt;</w:t>
        </w:r>
      </w:ins>
      <w:ins w:id="5237" w:author="Sammartano, Marc (BIC USA)" w:date="2015-09-09T12:30:00Z">
        <w:r w:rsidR="001511EC">
          <w:t xml:space="preserve"> {</w:t>
        </w:r>
      </w:ins>
      <w:ins w:id="5238" w:author="Sammartano, Marc (BIC USA)" w:date="2015-09-08T15:42:00Z">
        <w:r>
          <w:t>,&lt;nvar&gt;</w:t>
        </w:r>
      </w:ins>
      <w:ins w:id="5239" w:author="Sammartano, Marc (BIC USA)" w:date="2015-09-09T12:30:00Z">
        <w:r w:rsidR="001511EC">
          <w:t>...}</w:t>
        </w:r>
      </w:ins>
      <w:bookmarkEnd w:id="5233"/>
      <w:ins w:id="5240" w:author="Sammartano, Marc (BIC USA)" w:date="2015-09-08T15:42:00Z">
        <w:r>
          <w:fldChar w:fldCharType="begin"/>
        </w:r>
        <w:r>
          <w:instrText xml:space="preserve"> XE "</w:instrText>
        </w:r>
        <w:r w:rsidRPr="005A717A">
          <w:instrText>Byte.read.</w:instrText>
        </w:r>
      </w:ins>
      <w:ins w:id="5241" w:author="Sammartano, Marc (BIC USA)" w:date="2015-09-08T15:55:00Z">
        <w:r w:rsidR="002C4758">
          <w:instrText>number</w:instrText>
        </w:r>
      </w:ins>
      <w:ins w:id="5242" w:author="Sammartano, Marc (BIC USA)" w:date="2015-09-08T15:42:00Z">
        <w:r w:rsidRPr="005A717A">
          <w:instrText xml:space="preserve"> &lt;</w:instrText>
        </w:r>
        <w:r>
          <w:instrText>f</w:instrText>
        </w:r>
        <w:r w:rsidRPr="005A717A">
          <w:instrText>ile_table_n</w:instrText>
        </w:r>
        <w:r>
          <w:instrText>exp</w:instrText>
        </w:r>
        <w:r w:rsidRPr="005A717A">
          <w:instrText>&gt;</w:instrText>
        </w:r>
      </w:ins>
      <w:ins w:id="5243" w:author="Sammartano, Marc (BIC USA)" w:date="2015-09-09T12:30:00Z">
        <w:r w:rsidR="001511EC">
          <w:instrText xml:space="preserve"> {,&lt;nvar&gt;...}</w:instrText>
        </w:r>
      </w:ins>
      <w:ins w:id="5244" w:author="Sammartano, Marc (BIC USA)" w:date="2015-09-08T15:42:00Z">
        <w:r>
          <w:instrText xml:space="preserve">" </w:instrText>
        </w:r>
        <w:r>
          <w:fldChar w:fldCharType="end"/>
        </w:r>
      </w:ins>
    </w:p>
    <w:p w:rsidR="009B062F" w:rsidRDefault="009B062F" w:rsidP="009B062F">
      <w:pPr>
        <w:rPr>
          <w:ins w:id="5245" w:author="Sammartano, Marc (BIC USA)" w:date="2015-09-08T16:31:00Z"/>
        </w:rPr>
      </w:pPr>
      <w:ins w:id="5246" w:author="Sammartano, Marc (BIC USA)" w:date="2015-09-08T16:30:00Z">
        <w:r>
          <w:t>Reads</w:t>
        </w:r>
      </w:ins>
      <w:ins w:id="5247" w:author="Sammartano, Marc (BIC USA)" w:date="2015-09-09T12:31:00Z">
        <w:r w:rsidR="001511EC">
          <w:t xml:space="preserve"> </w:t>
        </w:r>
      </w:ins>
      <w:ins w:id="5248" w:author="Sammartano, Marc (BIC USA)" w:date="2015-09-09T12:33:00Z">
        <w:r w:rsidR="007C1B22">
          <w:t xml:space="preserve">numbers </w:t>
        </w:r>
      </w:ins>
      <w:ins w:id="5249" w:author="Sammartano, Marc (BIC USA)" w:date="2015-09-08T16:30:00Z">
        <w:r>
          <w:t>from</w:t>
        </w:r>
      </w:ins>
      <w:ins w:id="5250" w:author="Sammartano, Marc (BIC USA)" w:date="2015-09-08T16:29:00Z">
        <w:r>
          <w:t xml:space="preserve"> the file specified by the file number parameter </w:t>
        </w:r>
        <w:r w:rsidRPr="00AC545C">
          <w:t>&lt;</w:t>
        </w:r>
        <w:r>
          <w:t>f</w:t>
        </w:r>
        <w:r w:rsidRPr="00AC545C">
          <w:t>ile_table_n</w:t>
        </w:r>
        <w:r>
          <w:t>exp</w:t>
        </w:r>
        <w:r w:rsidRPr="00AC545C">
          <w:t>&gt;</w:t>
        </w:r>
      </w:ins>
      <w:ins w:id="5251" w:author="Sammartano, Marc (BIC USA)" w:date="2015-09-09T12:33:00Z">
        <w:r w:rsidR="007C1B22">
          <w:t xml:space="preserve"> </w:t>
        </w:r>
      </w:ins>
      <w:ins w:id="5252" w:author="Sammartano, Marc (BIC USA)" w:date="2015-09-08T16:31:00Z">
        <w:r>
          <w:t>and place</w:t>
        </w:r>
      </w:ins>
      <w:ins w:id="5253" w:author="Sammartano, Marc (BIC USA)" w:date="2015-09-09T12:33:00Z">
        <w:r w:rsidR="007C1B22">
          <w:t>s them</w:t>
        </w:r>
      </w:ins>
      <w:ins w:id="5254" w:author="Sammartano, Marc (BIC USA)" w:date="2015-09-08T16:31:00Z">
        <w:r>
          <w:t xml:space="preserve"> </w:t>
        </w:r>
      </w:ins>
      <w:ins w:id="5255" w:author="Sammartano, Marc (BIC USA)" w:date="2015-09-08T16:02:00Z">
        <w:r w:rsidR="003F5F52" w:rsidRPr="00AC545C">
          <w:t xml:space="preserve">into </w:t>
        </w:r>
      </w:ins>
      <w:ins w:id="5256" w:author="Sammartano, Marc (BIC USA)" w:date="2015-09-08T16:31:00Z">
        <w:r>
          <w:t>the numeric variable</w:t>
        </w:r>
      </w:ins>
      <w:ins w:id="5257" w:author="Sammartano, Marc (BIC USA)" w:date="2015-09-09T12:33:00Z">
        <w:r w:rsidR="007C1B22">
          <w:t>s in the</w:t>
        </w:r>
      </w:ins>
      <w:ins w:id="5258" w:author="Sammartano, Marc (BIC USA)" w:date="2015-09-08T16:31:00Z">
        <w:r>
          <w:t xml:space="preserve"> </w:t>
        </w:r>
      </w:ins>
      <w:ins w:id="5259" w:author="Sammartano, Marc (BIC USA)" w:date="2015-09-09T12:35:00Z">
        <w:r w:rsidR="007C1B22">
          <w:t>"</w:t>
        </w:r>
      </w:ins>
      <w:ins w:id="5260" w:author="Sammartano, Marc (BIC USA)" w:date="2015-09-09T12:33:00Z">
        <w:r w:rsidR="007C1B22">
          <w:t>{,</w:t>
        </w:r>
      </w:ins>
      <w:ins w:id="5261" w:author="Sammartano, Marc (BIC USA)" w:date="2015-09-08T16:02:00Z">
        <w:r w:rsidR="003F5F52" w:rsidRPr="00AC545C">
          <w:t>&lt;nvar&gt;</w:t>
        </w:r>
      </w:ins>
      <w:ins w:id="5262" w:author="Sammartano, Marc (BIC USA)" w:date="2015-09-09T12:33:00Z">
        <w:r w:rsidR="007C1B22">
          <w:t>}...</w:t>
        </w:r>
      </w:ins>
      <w:ins w:id="5263" w:author="Sammartano, Marc (BIC USA)" w:date="2015-09-09T12:35:00Z">
        <w:r w:rsidR="007C1B22">
          <w:t>"</w:t>
        </w:r>
      </w:ins>
      <w:ins w:id="5264" w:author="Sammartano, Marc (BIC USA)" w:date="2015-09-09T12:33:00Z">
        <w:r w:rsidR="007C1B22">
          <w:t xml:space="preserve"> parameter list</w:t>
        </w:r>
      </w:ins>
      <w:ins w:id="5265" w:author="Sammartano, Marc (BIC USA)" w:date="2015-09-08T16:31:00Z">
        <w:r>
          <w:t>.</w:t>
        </w:r>
      </w:ins>
      <w:ins w:id="5266" w:author="Sammartano, Marc (BIC USA)" w:date="2015-09-09T12:34:00Z">
        <w:r w:rsidR="007C1B22">
          <w:t xml:space="preserve"> Each number is a group of 8 bytes.</w:t>
        </w:r>
      </w:ins>
    </w:p>
    <w:p w:rsidR="00E16833" w:rsidRDefault="009B062F" w:rsidP="009B062F">
      <w:pPr>
        <w:rPr>
          <w:ins w:id="5267" w:author="Sammartano, Marc (BIC USA)" w:date="2015-09-08T16:35:00Z"/>
        </w:rPr>
      </w:pPr>
      <w:ins w:id="5268" w:author="Sammartano, Marc (BIC USA)" w:date="2015-09-08T16:32:00Z">
        <w:r>
          <w:t xml:space="preserve">If the file does not have </w:t>
        </w:r>
      </w:ins>
      <w:ins w:id="5269" w:author="Sammartano, Marc (BIC USA)" w:date="2015-09-09T12:35:00Z">
        <w:r w:rsidR="007C1B22">
          <w:t>enough</w:t>
        </w:r>
      </w:ins>
      <w:ins w:id="5270" w:author="Sammartano, Marc (BIC USA)" w:date="2015-09-08T16:32:00Z">
        <w:r w:rsidR="007C1B22">
          <w:t xml:space="preserve"> </w:t>
        </w:r>
      </w:ins>
      <w:ins w:id="5271" w:author="Sammartano, Marc (BIC USA)" w:date="2015-09-09T12:39:00Z">
        <w:r w:rsidR="007C1B22">
          <w:t>data</w:t>
        </w:r>
      </w:ins>
      <w:ins w:id="5272" w:author="Sammartano, Marc (BIC USA)" w:date="2015-09-08T16:32:00Z">
        <w:r w:rsidR="007C1B22">
          <w:t xml:space="preserve"> available for all of the variables</w:t>
        </w:r>
        <w:r>
          <w:t xml:space="preserve">, </w:t>
        </w:r>
      </w:ins>
      <w:ins w:id="5273" w:author="Sammartano, Marc (BIC USA)" w:date="2015-09-08T15:42:00Z">
        <w:r w:rsidR="00E16833" w:rsidRPr="00AC545C">
          <w:t>the</w:t>
        </w:r>
        <w:r w:rsidR="00E16833">
          <w:t xml:space="preserve"> value </w:t>
        </w:r>
      </w:ins>
      <w:ins w:id="5274" w:author="Sammartano, Marc (BIC USA)" w:date="2015-09-08T16:32:00Z">
        <w:r>
          <w:t>of</w:t>
        </w:r>
      </w:ins>
      <w:ins w:id="5275" w:author="Sammartano, Marc (BIC USA)" w:date="2015-09-09T12:37:00Z">
        <w:r w:rsidR="007C1B22">
          <w:t xml:space="preserve"> one or more</w:t>
        </w:r>
      </w:ins>
      <w:ins w:id="5276" w:author="Sammartano, Marc (BIC USA)" w:date="2015-09-08T16:32:00Z">
        <w:r w:rsidR="007C1B22">
          <w:t xml:space="preserve"> &lt;nvar&gt; will be</w:t>
        </w:r>
        <w:r>
          <w:t xml:space="preserve"> </w:t>
        </w:r>
      </w:ins>
      <w:ins w:id="5277" w:author="Sammartano, Marc (BIC USA)" w:date="2015-09-08T16:33:00Z">
        <w:r>
          <w:t>set to -1</w:t>
        </w:r>
      </w:ins>
      <w:ins w:id="5278" w:author="Sammartano, Marc (BIC USA)" w:date="2015-09-08T15:42:00Z">
        <w:r w:rsidR="00E16833" w:rsidRPr="00AC545C">
          <w:t>.</w:t>
        </w:r>
        <w:r w:rsidR="00E16833">
          <w:t xml:space="preserve"> This is indistinguishable from -1 read as actual data, except that the result of the </w:t>
        </w:r>
        <w:r w:rsidR="00E16833">
          <w:rPr>
            <w:b/>
          </w:rPr>
          <w:t>Byte</w:t>
        </w:r>
        <w:r w:rsidR="00E16833" w:rsidRPr="001E2A81">
          <w:rPr>
            <w:b/>
          </w:rPr>
          <w:t>.eof</w:t>
        </w:r>
        <w:r w:rsidR="00E16833">
          <w:t xml:space="preserve"> command will be false for real data and true for EOF.</w:t>
        </w:r>
      </w:ins>
    </w:p>
    <w:p w:rsidR="009B062F" w:rsidRPr="009B062F" w:rsidRDefault="009B062F" w:rsidP="009B062F">
      <w:pPr>
        <w:rPr>
          <w:ins w:id="5279" w:author="Sammartano, Marc (BIC USA)" w:date="2015-09-08T15:42:00Z"/>
        </w:rPr>
      </w:pPr>
      <w:ins w:id="5280" w:author="Sammartano, Marc (BIC USA)" w:date="2015-09-08T16:35:00Z">
        <w:r>
          <w:t xml:space="preserve">Normally this command is used only to read values written with </w:t>
        </w:r>
      </w:ins>
      <w:ins w:id="5281" w:author="Sammartano, Marc (BIC USA)" w:date="2015-09-08T16:36:00Z">
        <w:r>
          <w:rPr>
            <w:b/>
          </w:rPr>
          <w:t>Byte.write.number</w:t>
        </w:r>
        <w:r>
          <w:t xml:space="preserve">. You must be sure the file is positioned at the first byte of the eight-byte representation of </w:t>
        </w:r>
      </w:ins>
      <w:ins w:id="5282" w:author="Sammartano, Marc (BIC USA)" w:date="2015-09-08T16:37:00Z">
        <w:r>
          <w:t>a</w:t>
        </w:r>
      </w:ins>
      <w:ins w:id="5283" w:author="Sammartano, Marc (BIC USA)" w:date="2015-09-08T16:36:00Z">
        <w:r>
          <w:t xml:space="preserve"> number, or you will get unexpected results.</w:t>
        </w:r>
      </w:ins>
    </w:p>
    <w:p w:rsidR="00E16833" w:rsidRDefault="00E16833" w:rsidP="00E16833">
      <w:pPr>
        <w:pStyle w:val="Heading2"/>
        <w:rPr>
          <w:ins w:id="5284" w:author="Sammartano, Marc (BIC USA)" w:date="2015-09-08T15:42:00Z"/>
        </w:rPr>
      </w:pPr>
      <w:bookmarkStart w:id="5285" w:name="_Toc436833057"/>
      <w:ins w:id="5286" w:author="Sammartano, Marc (BIC USA)" w:date="2015-09-08T15:42:00Z">
        <w:r>
          <w:t>Byte.write.</w:t>
        </w:r>
      </w:ins>
      <w:ins w:id="5287" w:author="Sammartano, Marc (BIC USA)" w:date="2015-09-08T16:33:00Z">
        <w:r w:rsidR="009B062F">
          <w:t>number</w:t>
        </w:r>
      </w:ins>
      <w:ins w:id="5288" w:author="Sammartano, Marc (BIC USA)" w:date="2015-09-08T15:42:00Z">
        <w:r>
          <w:t xml:space="preserve"> &lt;file_table_nexp&gt;</w:t>
        </w:r>
      </w:ins>
      <w:ins w:id="5289" w:author="Sammartano, Marc (BIC USA)" w:date="2015-09-09T12:39:00Z">
        <w:r w:rsidR="007C1B22">
          <w:t xml:space="preserve"> {</w:t>
        </w:r>
      </w:ins>
      <w:ins w:id="5290" w:author="Sammartano, Marc (BIC USA)" w:date="2015-09-08T15:42:00Z">
        <w:r>
          <w:t>,&lt;nexp&gt;</w:t>
        </w:r>
      </w:ins>
      <w:ins w:id="5291" w:author="Sammartano, Marc (BIC USA)" w:date="2015-09-09T12:39:00Z">
        <w:r w:rsidR="007C1B22">
          <w:t>}...</w:t>
        </w:r>
      </w:ins>
      <w:bookmarkEnd w:id="5285"/>
      <w:ins w:id="5292" w:author="Sammartano, Marc (BIC USA)" w:date="2015-09-08T15:42:00Z">
        <w:r>
          <w:fldChar w:fldCharType="begin"/>
        </w:r>
        <w:r>
          <w:instrText xml:space="preserve"> XE "</w:instrText>
        </w:r>
        <w:r w:rsidRPr="00546DCD">
          <w:instrText>Byte.write</w:instrText>
        </w:r>
        <w:r>
          <w:instrText>.</w:instrText>
        </w:r>
        <w:r w:rsidR="009B062F">
          <w:instrText>number</w:instrText>
        </w:r>
        <w:r w:rsidRPr="00546DCD">
          <w:instrText xml:space="preserve"> &lt;</w:instrText>
        </w:r>
        <w:r>
          <w:instrText>f</w:instrText>
        </w:r>
        <w:r w:rsidRPr="00546DCD">
          <w:instrText>ile_table_n</w:instrText>
        </w:r>
        <w:r>
          <w:instrText>exp</w:instrText>
        </w:r>
        <w:r w:rsidR="009B062F">
          <w:instrText>&gt;</w:instrText>
        </w:r>
      </w:ins>
      <w:ins w:id="5293" w:author="Sammartano, Marc (BIC USA)" w:date="2015-09-09T12:39:00Z">
        <w:r w:rsidR="007C1B22">
          <w:instrText xml:space="preserve"> {,&lt;nexp&gt;}...</w:instrText>
        </w:r>
      </w:ins>
      <w:ins w:id="5294" w:author="Sammartano, Marc (BIC USA)" w:date="2015-09-08T15:42:00Z">
        <w:r>
          <w:instrText xml:space="preserve">" </w:instrText>
        </w:r>
        <w:r>
          <w:fldChar w:fldCharType="end"/>
        </w:r>
      </w:ins>
    </w:p>
    <w:p w:rsidR="00E16833" w:rsidRDefault="009B062F" w:rsidP="00E16833">
      <w:pPr>
        <w:rPr>
          <w:ins w:id="5295" w:author="Sammartano, Marc (BIC USA)" w:date="2015-09-08T15:42:00Z"/>
        </w:rPr>
      </w:pPr>
      <w:ins w:id="5296" w:author="Sammartano, Marc (BIC USA)" w:date="2015-09-08T16:34:00Z">
        <w:r>
          <w:t>Writes the</w:t>
        </w:r>
      </w:ins>
      <w:ins w:id="5297" w:author="Sammartano, Marc (BIC USA)" w:date="2015-09-08T16:35:00Z">
        <w:r>
          <w:t xml:space="preserve"> value</w:t>
        </w:r>
      </w:ins>
      <w:ins w:id="5298" w:author="Sammartano, Marc (BIC USA)" w:date="2015-09-09T12:40:00Z">
        <w:r w:rsidR="007C1B22">
          <w:t>s</w:t>
        </w:r>
      </w:ins>
      <w:ins w:id="5299" w:author="Sammartano, Marc (BIC USA)" w:date="2015-09-08T16:35:00Z">
        <w:r>
          <w:t xml:space="preserve"> of the numeric expression</w:t>
        </w:r>
      </w:ins>
      <w:ins w:id="5300" w:author="Sammartano, Marc (BIC USA)" w:date="2015-09-09T12:39:00Z">
        <w:r w:rsidR="007C1B22">
          <w:t>s</w:t>
        </w:r>
      </w:ins>
      <w:ins w:id="5301" w:author="Sammartano, Marc (BIC USA)" w:date="2015-09-08T16:35:00Z">
        <w:r>
          <w:t xml:space="preserve"> &lt;nexp&gt;</w:t>
        </w:r>
      </w:ins>
      <w:ins w:id="5302" w:author="Sammartano, Marc (BIC USA)" w:date="2015-09-08T16:34:00Z">
        <w:r>
          <w:t xml:space="preserve"> to the file specified by the file number parameter </w:t>
        </w:r>
        <w:r w:rsidRPr="00AC545C">
          <w:t>&lt;</w:t>
        </w:r>
        <w:r>
          <w:t>f</w:t>
        </w:r>
        <w:r w:rsidRPr="00AC545C">
          <w:t>ile_table_n</w:t>
        </w:r>
        <w:r>
          <w:t>exp</w:t>
        </w:r>
        <w:r w:rsidRPr="00AC545C">
          <w:t>&gt;</w:t>
        </w:r>
        <w:r>
          <w:t>.</w:t>
        </w:r>
      </w:ins>
      <w:ins w:id="5303" w:author="Sammartano, Marc (BIC USA)" w:date="2015-09-08T16:35:00Z">
        <w:r>
          <w:t xml:space="preserve"> This command always writes 8 bytes</w:t>
        </w:r>
      </w:ins>
      <w:ins w:id="5304" w:author="Sammartano, Marc (BIC USA)" w:date="2015-09-09T12:40:00Z">
        <w:r w:rsidR="007C1B22">
          <w:t xml:space="preserve"> for each expression in the </w:t>
        </w:r>
      </w:ins>
      <w:ins w:id="5305" w:author="Sammartano, Marc (BIC USA)" w:date="2015-09-09T12:41:00Z">
        <w:r w:rsidR="007C1B22">
          <w:t xml:space="preserve">parameter </w:t>
        </w:r>
      </w:ins>
      <w:ins w:id="5306" w:author="Sammartano, Marc (BIC USA)" w:date="2015-09-09T12:40:00Z">
        <w:r w:rsidR="007C1B22">
          <w:t>list</w:t>
        </w:r>
      </w:ins>
      <w:ins w:id="5307" w:author="Sammartano, Marc (BIC USA)" w:date="2015-09-08T16:35:00Z">
        <w:r>
          <w:t>.</w:t>
        </w:r>
      </w:ins>
    </w:p>
    <w:p w:rsidR="00C964AD" w:rsidRDefault="00C964AD" w:rsidP="00EB1F62">
      <w:pPr>
        <w:pStyle w:val="Heading2"/>
      </w:pPr>
      <w:bookmarkStart w:id="5308" w:name="_Toc436833058"/>
      <w:r>
        <w:t>Byte.read.buffer &lt;</w:t>
      </w:r>
      <w:r w:rsidR="000B4495">
        <w:t>f</w:t>
      </w:r>
      <w:r>
        <w:t>ile_table_n</w:t>
      </w:r>
      <w:r w:rsidR="00876EDA">
        <w:t>exp</w:t>
      </w:r>
      <w:r>
        <w:t>&gt;, &lt;count_nexp&gt;, &lt;buffer_svar&gt;</w:t>
      </w:r>
      <w:bookmarkEnd w:id="5308"/>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w:t>
      </w:r>
      <w:r w:rsidR="002D5E8D">
        <w:t>s</w:t>
      </w:r>
      <w:r>
        <w:t xml:space="preserve"> the specified </w:t>
      </w:r>
      <w:del w:id="5309" w:author="Sammartano, Marc (BIC USA)" w:date="2015-09-09T12:44:00Z">
        <w:r w:rsidDel="00E0064E">
          <w:delText>count</w:delText>
        </w:r>
      </w:del>
      <w:ins w:id="5310" w:author="Sammartano, Marc (BIC USA)" w:date="2015-09-09T12:44:00Z">
        <w:r w:rsidR="00E0064E">
          <w:t>number</w:t>
        </w:r>
      </w:ins>
      <w:r>
        <w:t xml:space="preserve">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w:t>
      </w:r>
      <w:ins w:id="5311" w:author="Sammartano, Marc (BIC USA)" w:date="2015-09-09T12:43:00Z">
        <w:r w:rsidR="00E0064E">
          <w:t xml:space="preserve">The </w:t>
        </w:r>
        <w:r w:rsidR="00E0064E" w:rsidRPr="003D72CE">
          <w:t>string length</w:t>
        </w:r>
        <w:r w:rsidR="00E0064E">
          <w:t xml:space="preserve"> (len(</w:t>
        </w:r>
        <w:r w:rsidR="00E0064E" w:rsidRPr="00892BDE">
          <w:t>&lt;buffer_svar&gt;</w:t>
        </w:r>
        <w:r w:rsidR="00E0064E">
          <w:t xml:space="preserve">) will be the number of bytes actually read. </w:t>
        </w:r>
      </w:ins>
      <w:r w:rsidR="001D70BF">
        <w:t>If the end of file has been reached, the</w:t>
      </w:r>
      <w:r w:rsidR="003D72CE">
        <w:t xml:space="preserve"> </w:t>
      </w:r>
      <w:r w:rsidR="003D72CE" w:rsidRPr="003D72CE">
        <w:t>string length</w:t>
      </w:r>
      <w:r w:rsidR="001D70BF">
        <w:t xml:space="preserve"> </w:t>
      </w:r>
      <w:del w:id="5312" w:author="Sammartano, Marc (BIC USA)" w:date="2015-09-09T12:43:00Z">
        <w:r w:rsidR="003D72CE" w:rsidDel="00E0064E">
          <w:delText>(</w:delText>
        </w:r>
        <w:r w:rsidR="001D70BF" w:rsidDel="00E0064E">
          <w:delText>len(</w:delText>
        </w:r>
        <w:r w:rsidR="00892BDE" w:rsidRPr="00892BDE" w:rsidDel="00E0064E">
          <w:delText>&lt;buffer_svar&gt;</w:delText>
        </w:r>
        <w:r w:rsidR="003D72CE" w:rsidDel="00E0064E">
          <w:delText>)</w:delText>
        </w:r>
        <w:r w:rsidR="001D70BF" w:rsidDel="00E0064E">
          <w:delText xml:space="preserve"> wil</w:delText>
        </w:r>
      </w:del>
      <w:del w:id="5313" w:author="Sammartano, Marc (BIC USA)" w:date="2015-09-09T12:44:00Z">
        <w:r w:rsidR="001D70BF" w:rsidDel="00E0064E">
          <w:delText>l</w:delText>
        </w:r>
      </w:del>
      <w:ins w:id="5314" w:author="Sammartano, Marc (BIC USA)" w:date="2015-09-09T12:44:00Z">
        <w:r w:rsidR="00E0064E">
          <w:t>may</w:t>
        </w:r>
      </w:ins>
      <w:r w:rsidR="001D70BF">
        <w:t xml:space="preserve"> be </w:t>
      </w:r>
      <w:del w:id="5315" w:author="Sammartano, Marc (BIC USA)" w:date="2015-09-09T12:44:00Z">
        <w:r w:rsidR="001D70BF" w:rsidDel="00E0064E">
          <w:delText>zero</w:delText>
        </w:r>
      </w:del>
      <w:ins w:id="5316" w:author="Sammartano, Marc (BIC USA)" w:date="2015-09-09T12:44:00Z">
        <w:r w:rsidR="00E0064E">
          <w:t>less than the requested count</w:t>
        </w:r>
      </w:ins>
      <w:r w:rsidR="001D70BF">
        <w:t>.</w:t>
      </w:r>
    </w:p>
    <w:p w:rsidR="003C1B1C" w:rsidRDefault="003C1B1C" w:rsidP="00892BDE">
      <w:pPr>
        <w:rPr>
          <w:ins w:id="5317" w:author="Sammartano, Marc (BIC USA)" w:date="2015-09-08T16:40:00Z"/>
        </w:rPr>
      </w:pPr>
      <w:r>
        <w:t>A buffer string is a special use of the BASIC! string. Each character of a string is 16 b</w:t>
      </w:r>
      <w:r w:rsidR="00545781">
        <w:t>it</w:t>
      </w:r>
      <w:r>
        <w:t xml:space="preserve">s. When used as a buffer, one byte of data is written into the lower </w:t>
      </w:r>
      <w:r w:rsidR="00540D17">
        <w:t>8 bits of each 16-bit character. The upper 8 bits are 0.</w:t>
      </w:r>
      <w:r w:rsidR="00F70D72" w:rsidRPr="00F70D72">
        <w:t xml:space="preserve"> </w:t>
      </w:r>
      <w:r w:rsidR="00F70D72">
        <w:t xml:space="preserve">Extract the binary data from the string, one byte at a time, with the </w:t>
      </w:r>
      <w:r w:rsidR="00F70D72" w:rsidRPr="00F70D72">
        <w:rPr>
          <w:b/>
        </w:rPr>
        <w:t>ASCII</w:t>
      </w:r>
      <w:del w:id="5318" w:author="Sammartano, Marc (BIC USA)" w:date="2015-09-15T09:14:00Z">
        <w:r w:rsidR="00F70D72" w:rsidRPr="00F70D72" w:rsidDel="00776AF2">
          <w:rPr>
            <w:b/>
          </w:rPr>
          <w:delText>$</w:delText>
        </w:r>
      </w:del>
      <w:r w:rsidR="00F70D72" w:rsidRPr="00F70D72">
        <w:rPr>
          <w:b/>
        </w:rPr>
        <w:t>()</w:t>
      </w:r>
      <w:r w:rsidR="00F70D72">
        <w:t xml:space="preserve"> or </w:t>
      </w:r>
      <w:r w:rsidR="00F70D72" w:rsidRPr="00F70D72">
        <w:rPr>
          <w:b/>
        </w:rPr>
        <w:t>UCODE</w:t>
      </w:r>
      <w:del w:id="5319" w:author="Sammartano, Marc (BIC USA)" w:date="2015-09-15T09:14:00Z">
        <w:r w:rsidR="00F70D72" w:rsidRPr="00F70D72" w:rsidDel="00776AF2">
          <w:rPr>
            <w:b/>
          </w:rPr>
          <w:delText>$</w:delText>
        </w:r>
      </w:del>
      <w:r w:rsidR="00F70D72" w:rsidRPr="00F70D72">
        <w:rPr>
          <w:b/>
        </w:rPr>
        <w:t>()</w:t>
      </w:r>
      <w:r w:rsidR="00F70D72">
        <w:t xml:space="preserve"> functions.</w:t>
      </w:r>
    </w:p>
    <w:p w:rsidR="006E2250" w:rsidRPr="006E2250" w:rsidRDefault="006E2250" w:rsidP="00892BDE">
      <w:ins w:id="5320" w:author="Sammartano, Marc (BIC USA)" w:date="2015-09-08T16:41:00Z">
        <w:r>
          <w:t xml:space="preserve">The format of the buffer string read by this command is compatible with the </w:t>
        </w:r>
      </w:ins>
      <w:ins w:id="5321" w:author="Sammartano, Marc (BIC USA)" w:date="2015-09-08T16:43:00Z">
        <w:r>
          <w:rPr>
            <w:b/>
          </w:rPr>
          <w:t>DE</w:t>
        </w:r>
      </w:ins>
      <w:ins w:id="5322" w:author="Sammartano, Marc (BIC USA)" w:date="2015-09-08T16:41:00Z">
        <w:r w:rsidRPr="006E2250">
          <w:rPr>
            <w:b/>
          </w:rPr>
          <w:t>CODE$()</w:t>
        </w:r>
        <w:r>
          <w:t xml:space="preserve"> function. </w:t>
        </w:r>
      </w:ins>
      <w:ins w:id="5323" w:author="Sammartano, Marc (BIC USA)" w:date="2015-09-08T16:40:00Z">
        <w:r>
          <w:t xml:space="preserve">If you know that </w:t>
        </w:r>
      </w:ins>
      <w:ins w:id="5324" w:author="Sammartano, Marc (BIC USA)" w:date="2015-09-08T16:45:00Z">
        <w:r>
          <w:t>part</w:t>
        </w:r>
      </w:ins>
      <w:ins w:id="5325" w:author="Sammartano, Marc (BIC USA)" w:date="2015-09-08T16:40:00Z">
        <w:r>
          <w:t xml:space="preserve"> of your data contains an encoded string, you can </w:t>
        </w:r>
      </w:ins>
      <w:ins w:id="5326" w:author="Sammartano, Marc (BIC USA)" w:date="2015-09-08T16:42:00Z">
        <w:r>
          <w:t xml:space="preserve">extract the substring (using a function like </w:t>
        </w:r>
      </w:ins>
      <w:ins w:id="5327" w:author="Sammartano, Marc (BIC USA)" w:date="2015-09-08T16:43:00Z">
        <w:r>
          <w:rPr>
            <w:b/>
          </w:rPr>
          <w:t>MID$()</w:t>
        </w:r>
        <w:r>
          <w:t>), then pass the substring to</w:t>
        </w:r>
      </w:ins>
      <w:ins w:id="5328" w:author="Sammartano, Marc (BIC USA)" w:date="2015-09-08T16:44:00Z">
        <w:r>
          <w:t xml:space="preserve"> </w:t>
        </w:r>
        <w:r>
          <w:rPr>
            <w:b/>
          </w:rPr>
          <w:t>DE</w:t>
        </w:r>
        <w:r w:rsidRPr="006E2250">
          <w:rPr>
            <w:b/>
          </w:rPr>
          <w:t>CODE$()</w:t>
        </w:r>
        <w:r>
          <w:t xml:space="preserve"> to convert it to a BASIC! string.</w:t>
        </w:r>
      </w:ins>
    </w:p>
    <w:p w:rsidR="001D70BF" w:rsidRDefault="001D70BF" w:rsidP="00EB1F62">
      <w:pPr>
        <w:pStyle w:val="Heading2"/>
      </w:pPr>
      <w:bookmarkStart w:id="5329" w:name="_Toc436833059"/>
      <w:r>
        <w:t>Byte.write.buffer &lt;</w:t>
      </w:r>
      <w:r w:rsidR="000B4495">
        <w:t>f</w:t>
      </w:r>
      <w:r>
        <w:t>ile_table_n</w:t>
      </w:r>
      <w:r w:rsidR="00876EDA">
        <w:t>exp</w:t>
      </w:r>
      <w:r>
        <w:t>&gt;, &lt;</w:t>
      </w:r>
      <w:r w:rsidR="00FE3C2C">
        <w:t>buffer_</w:t>
      </w:r>
      <w:r>
        <w:t>sexp&gt;</w:t>
      </w:r>
      <w:bookmarkEnd w:id="5329"/>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461D73" w:rsidRDefault="00FE3C2C" w:rsidP="001D70BF">
      <w:pPr>
        <w:rPr>
          <w:ins w:id="5330" w:author="Sammartano, Marc (BIC USA)" w:date="2015-09-08T16:50:00Z"/>
        </w:rPr>
      </w:pPr>
      <w:r>
        <w:t>Write</w:t>
      </w:r>
      <w:r w:rsidR="002D5E8D">
        <w:t>s</w:t>
      </w:r>
      <w:r>
        <w:t xml:space="preserve"> t</w:t>
      </w:r>
      <w:r w:rsidR="001D70BF">
        <w:t>he entire contents of the string expression to the file.</w:t>
      </w:r>
      <w:r w:rsidR="00F70D72">
        <w:t xml:space="preserve"> </w:t>
      </w:r>
      <w:r>
        <w:t xml:space="preserve">The string is assumed to be a buffer string holding binary data, as described in </w:t>
      </w:r>
      <w:r>
        <w:rPr>
          <w:b/>
        </w:rPr>
        <w:t>Byte.read.buffer</w:t>
      </w:r>
      <w:r>
        <w:t>. The writer discards the upper 8 bits of each 16-bit character, writing one byte to the file for each character in the string.</w:t>
      </w:r>
    </w:p>
    <w:p w:rsidR="001D70BF" w:rsidRPr="00461D73" w:rsidRDefault="00461D73" w:rsidP="001D70BF">
      <w:pPr>
        <w:rPr>
          <w:ins w:id="5331" w:author="Sammartano, Marc (BIC USA)" w:date="2015-09-08T16:45:00Z"/>
        </w:rPr>
      </w:pPr>
      <w:ins w:id="5332" w:author="Sammartano, Marc (BIC USA)" w:date="2015-09-08T16:56:00Z">
        <w:r>
          <w:t>T</w:t>
        </w:r>
      </w:ins>
      <w:ins w:id="5333" w:author="Sammartano, Marc (BIC USA)" w:date="2015-09-08T16:50:00Z">
        <w:r>
          <w:t xml:space="preserve">he </w:t>
        </w:r>
        <w:r>
          <w:rPr>
            <w:b/>
          </w:rPr>
          <w:t>Byte.read.buffer</w:t>
        </w:r>
        <w:r>
          <w:t xml:space="preserve"> command and the </w:t>
        </w:r>
        <w:r>
          <w:rPr>
            <w:b/>
          </w:rPr>
          <w:t>ENCODE$()</w:t>
        </w:r>
        <w:r>
          <w:t xml:space="preserve"> function</w:t>
        </w:r>
      </w:ins>
      <w:ins w:id="5334" w:author="Sammartano, Marc (BIC USA)" w:date="2015-09-08T16:55:00Z">
        <w:r>
          <w:t xml:space="preserve"> always create these "buffer strings"</w:t>
        </w:r>
      </w:ins>
      <w:ins w:id="5335" w:author="Sammartano, Marc (BIC USA)" w:date="2015-09-08T16:52:00Z">
        <w:r>
          <w:t>. You can construct one</w:t>
        </w:r>
      </w:ins>
      <w:ins w:id="5336" w:author="Sammartano, Marc (BIC USA)" w:date="2015-09-08T16:58:00Z">
        <w:r>
          <w:t xml:space="preserve"> by using</w:t>
        </w:r>
      </w:ins>
      <w:ins w:id="5337" w:author="Sammartano, Marc (BIC USA)" w:date="2015-09-08T16:57:00Z">
        <w:r>
          <w:t xml:space="preserve">, for example, </w:t>
        </w:r>
      </w:ins>
      <w:ins w:id="5338" w:author="Sammartano, Marc (BIC USA)" w:date="2015-09-08T16:51:00Z">
        <w:r>
          <w:t xml:space="preserve">the </w:t>
        </w:r>
        <w:r>
          <w:rPr>
            <w:b/>
          </w:rPr>
          <w:t>CHR$()</w:t>
        </w:r>
        <w:r>
          <w:t xml:space="preserve"> function</w:t>
        </w:r>
      </w:ins>
      <w:ins w:id="5339" w:author="Sammartano, Marc (BIC USA)" w:date="2015-09-08T16:53:00Z">
        <w:r>
          <w:t xml:space="preserve"> with values less than 256.</w:t>
        </w:r>
      </w:ins>
    </w:p>
    <w:p w:rsidR="006E2250" w:rsidRPr="00461D73" w:rsidRDefault="006E2250" w:rsidP="001D70BF">
      <w:ins w:id="5340" w:author="Sammartano, Marc (BIC USA)" w:date="2015-09-08T16:47:00Z">
        <w:r>
          <w:t xml:space="preserve">If you use only ASCII characters in a string, you can use this function to write the string to a file. The </w:t>
        </w:r>
      </w:ins>
      <w:ins w:id="5341" w:author="Sammartano, Marc (BIC USA)" w:date="2015-09-08T16:48:00Z">
        <w:r w:rsidR="00461D73">
          <w:t xml:space="preserve">output is </w:t>
        </w:r>
      </w:ins>
      <w:ins w:id="5342" w:author="Sammartano, Marc (BIC USA)" w:date="2015-09-08T16:47:00Z">
        <w:r>
          <w:t xml:space="preserve">the same as if you had written it with </w:t>
        </w:r>
      </w:ins>
      <w:ins w:id="5343" w:author="Sammartano, Marc (BIC USA)" w:date="2015-09-08T16:48:00Z">
        <w:r w:rsidR="00461D73">
          <w:rPr>
            <w:b/>
          </w:rPr>
          <w:t>Text.writeln</w:t>
        </w:r>
        <w:r w:rsidR="00461D73">
          <w:t>, except that it will have no added newline.</w:t>
        </w:r>
      </w:ins>
    </w:p>
    <w:p w:rsidR="00740C03" w:rsidRDefault="00740C03" w:rsidP="00740C03">
      <w:pPr>
        <w:pStyle w:val="Heading2"/>
      </w:pPr>
      <w:bookmarkStart w:id="5344" w:name="_Toc436833060"/>
      <w:r>
        <w:t>Byte.eof &lt;file_table_nexp&gt;, &lt;lvar&gt;</w:t>
      </w:r>
      <w:bookmarkEnd w:id="5344"/>
      <w:r>
        <w:fldChar w:fldCharType="begin"/>
      </w:r>
      <w:r>
        <w:instrText xml:space="preserve"> XE "Byte.eof</w:instrText>
      </w:r>
      <w:r w:rsidRPr="00F467FA">
        <w:instrText xml:space="preserve"> </w:instrText>
      </w:r>
      <w:r>
        <w:instrText xml:space="preserve">&lt;file_table_nexp&gt;, &lt;lvar&gt;" </w:instrText>
      </w:r>
      <w:r>
        <w:fldChar w:fldCharType="end"/>
      </w:r>
    </w:p>
    <w:p w:rsidR="00740C03" w:rsidRDefault="00740C03" w:rsidP="00740C03">
      <w:r>
        <w:t>Report</w:t>
      </w:r>
      <w:r w:rsidR="002D5E8D">
        <w:t>s</w:t>
      </w:r>
      <w:r>
        <w:t xml:space="preserve"> an opened file’s end-of-file status. If the file is at EOF, the &lt;lvar&gt; is set true (non-zero). If the file or directory is not at EOF, the &lt;lvar&gt; is set false (zero).</w:t>
      </w:r>
    </w:p>
    <w:p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rsidR="007B5830" w:rsidRDefault="007B5830" w:rsidP="00EB1F62">
      <w:pPr>
        <w:pStyle w:val="Heading2"/>
      </w:pPr>
      <w:bookmarkStart w:id="5345" w:name="_Toc436833061"/>
      <w:r>
        <w:t>Byte.position.get &lt;</w:t>
      </w:r>
      <w:r w:rsidR="000B4495">
        <w:t>f</w:t>
      </w:r>
      <w:r>
        <w:t>ile_table_n</w:t>
      </w:r>
      <w:r w:rsidR="00876EDA">
        <w:t>exp</w:t>
      </w:r>
      <w:r>
        <w:t>&gt;, &lt;position_</w:t>
      </w:r>
      <w:r w:rsidR="008333B7">
        <w:t>nvar</w:t>
      </w:r>
      <w:r>
        <w:t>&gt;</w:t>
      </w:r>
      <w:bookmarkEnd w:id="5345"/>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w:t>
      </w:r>
      <w:r w:rsidR="002D5E8D">
        <w:t>s</w:t>
      </w:r>
      <w:r>
        <w:t xml:space="preserve">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5346" w:name="_Toc436833062"/>
      <w:r>
        <w:t>Byte.position.set &lt;</w:t>
      </w:r>
      <w:r w:rsidR="000B4495">
        <w:t>f</w:t>
      </w:r>
      <w:r>
        <w:t>ile_table_n</w:t>
      </w:r>
      <w:r w:rsidR="00876EDA">
        <w:t>exp</w:t>
      </w:r>
      <w:r>
        <w:t>&gt;, &lt;position_nexp&gt;</w:t>
      </w:r>
      <w:bookmarkEnd w:id="5346"/>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w:t>
      </w:r>
      <w:r w:rsidR="002D5E8D">
        <w:t>s</w:t>
      </w:r>
      <w:r>
        <w:t xml:space="preserve"> the position of the next by</w:t>
      </w:r>
      <w:ins w:id="5347" w:author="Sammartano, Marc (BIC USA)" w:date="2015-09-15T09:48:00Z">
        <w:r w:rsidR="00EC353D">
          <w:t>te</w:t>
        </w:r>
      </w:ins>
      <w:r>
        <w:t xml:space="preserve">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876EDA" w:rsidRDefault="00876EDA" w:rsidP="00876EDA">
      <w:pPr>
        <w:pStyle w:val="Heading2"/>
      </w:pPr>
      <w:bookmarkStart w:id="5348" w:name="_Toc436833063"/>
      <w:r>
        <w:t>Byte.position.mark {{&lt;file_table_nexp&gt;}{, &lt;marklimit_nexp&gt;}}</w:t>
      </w:r>
      <w:bookmarkEnd w:id="5348"/>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5349" w:name="_Toc436833064"/>
      <w:r>
        <w:t>Byte.truncate &lt;file_table_nexp&gt;,&lt;length_nexp&gt;</w:t>
      </w:r>
      <w:bookmarkEnd w:id="5349"/>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5350" w:name="_Toc436833065"/>
      <w:r>
        <w:t>Byte.copy &lt;</w:t>
      </w:r>
      <w:r w:rsidR="000B4495">
        <w:t>f</w:t>
      </w:r>
      <w:r>
        <w:t>ile_table_n</w:t>
      </w:r>
      <w:r w:rsidR="00876EDA">
        <w:t>exp</w:t>
      </w:r>
      <w:r>
        <w:t>&gt;,&lt;output_file_s</w:t>
      </w:r>
      <w:r w:rsidR="00876EDA">
        <w:t>exp</w:t>
      </w:r>
      <w:r>
        <w:t>&gt;</w:t>
      </w:r>
      <w:bookmarkEnd w:id="5350"/>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470A5E" w:rsidRDefault="00470A5E" w:rsidP="00E33967">
      <w:pPr>
        <w:pStyle w:val="Heading1"/>
      </w:pPr>
      <w:bookmarkStart w:id="5351" w:name="_Toc436833066"/>
      <w:r>
        <w:t>HTML</w:t>
      </w:r>
      <w:bookmarkEnd w:id="5351"/>
    </w:p>
    <w:p w:rsidR="00470A5E" w:rsidRDefault="00470A5E" w:rsidP="00EB1F62">
      <w:pPr>
        <w:pStyle w:val="Heading2"/>
      </w:pPr>
      <w:bookmarkStart w:id="5352" w:name="_Toc436833067"/>
      <w:r>
        <w:t>Introduction</w:t>
      </w:r>
      <w:bookmarkEnd w:id="535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5353" w:name="_Toc436833068"/>
      <w:r>
        <w:t xml:space="preserve">HTML </w:t>
      </w:r>
      <w:r w:rsidR="0054670D">
        <w:t>Commands</w:t>
      </w:r>
      <w:bookmarkEnd w:id="5353"/>
    </w:p>
    <w:p w:rsidR="0054670D" w:rsidRDefault="0054670D" w:rsidP="005F4916">
      <w:pPr>
        <w:pStyle w:val="Heading3"/>
      </w:pPr>
      <w:bookmarkStart w:id="5354" w:name="_Toc436833069"/>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5354"/>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5355" w:name="_Toc436833070"/>
      <w:r>
        <w:t>Html.orientation &lt;nexp&gt;</w:t>
      </w:r>
      <w:bookmarkEnd w:id="5355"/>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5356" w:name="_Toc436833071"/>
      <w:r>
        <w:t>Html.load.url &lt;file_sexp&gt;</w:t>
      </w:r>
      <w:bookmarkEnd w:id="5356"/>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5357" w:name="_Toc436833072"/>
      <w:r>
        <w:t>H</w:t>
      </w:r>
      <w:r w:rsidR="000A44ED">
        <w:t>tml.load.string &lt;html_sexp&gt;</w:t>
      </w:r>
      <w:bookmarkEnd w:id="5357"/>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5358" w:name="_Toc436833073"/>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5358"/>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5359" w:name="_Toc436833074"/>
      <w:r>
        <w:t>Html.get.datalink &lt;data_svar&gt;</w:t>
      </w:r>
      <w:bookmarkEnd w:id="5359"/>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 type="text/javascript"&gt;</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function doDataLink(data)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Android.dataLink(data);</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&lt;/script&gt;</w:t>
      </w:r>
    </w:p>
    <w:p w:rsidR="00FE50F1" w:rsidRDefault="00FE50F1" w:rsidP="005F4916">
      <w:pPr>
        <w:pStyle w:val="Heading3"/>
      </w:pPr>
      <w:bookmarkStart w:id="5360" w:name="_Toc436833075"/>
      <w:r>
        <w:t>Html.go.back</w:t>
      </w:r>
      <w:bookmarkEnd w:id="5360"/>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5361" w:name="_Toc436833076"/>
      <w:r>
        <w:t>Html.go.forward</w:t>
      </w:r>
      <w:bookmarkEnd w:id="5361"/>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5362" w:name="_Toc436833077"/>
      <w:r>
        <w:t>Html.close</w:t>
      </w:r>
      <w:bookmarkEnd w:id="5362"/>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5363" w:name="_Toc436833078"/>
      <w:r>
        <w:t>Html.clear.cache</w:t>
      </w:r>
      <w:bookmarkEnd w:id="5363"/>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5364" w:name="_Toc436833079"/>
      <w:r>
        <w:t>H</w:t>
      </w:r>
      <w:r w:rsidR="00E95C98">
        <w:t>tml</w:t>
      </w:r>
      <w:r>
        <w:t>.clear.history</w:t>
      </w:r>
      <w:bookmarkEnd w:id="5364"/>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5365" w:name="_Toc436833080"/>
      <w:r>
        <w:t>Related Commands</w:t>
      </w:r>
      <w:bookmarkEnd w:id="5365"/>
    </w:p>
    <w:p w:rsidR="009D6C4F" w:rsidRDefault="009D6C4F" w:rsidP="009D6C4F">
      <w:pPr>
        <w:pStyle w:val="Heading3"/>
      </w:pPr>
      <w:bookmarkStart w:id="5366" w:name="_Toc436833081"/>
      <w:r>
        <w:t>Browse &lt;url_sexp&gt;</w:t>
      </w:r>
      <w:bookmarkEnd w:id="5366"/>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26"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t>Note: You can also use the HTML commands to display (and interact with) web pages located on your device or on the web.</w:t>
      </w:r>
    </w:p>
    <w:p w:rsidR="009D6C4F" w:rsidRDefault="009D6C4F" w:rsidP="00B85F06">
      <w:pPr>
        <w:pStyle w:val="Heading3"/>
      </w:pPr>
      <w:bookmarkStart w:id="5367" w:name="_Toc436833082"/>
      <w:r>
        <w:t>Http.post &lt;url_sexp&gt;, &lt;list_nexp&gt;, &lt;result_svar&gt;</w:t>
      </w:r>
      <w:bookmarkEnd w:id="5367"/>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t>&lt;result_svar&gt; is where the Post response will be placed.</w:t>
      </w:r>
    </w:p>
    <w:p w:rsidR="008952BE" w:rsidRDefault="00D663E0" w:rsidP="00E33967">
      <w:pPr>
        <w:pStyle w:val="Heading1"/>
      </w:pPr>
      <w:bookmarkStart w:id="5368" w:name="_Toc436833083"/>
      <w:r>
        <w:t>TCP</w:t>
      </w:r>
      <w:r w:rsidR="008952BE">
        <w:t>/IP Sockets</w:t>
      </w:r>
      <w:bookmarkEnd w:id="5368"/>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w:t>
      </w:r>
      <w:r w:rsidR="008952BE" w:rsidRPr="009F51A5">
        <w:rPr>
          <w:b/>
        </w:rPr>
        <w:t>f31_</w:t>
      </w:r>
      <w:r w:rsidR="00F5077A" w:rsidRPr="009F51A5">
        <w:rPr>
          <w:b/>
        </w:rPr>
        <w:t>socket_time</w:t>
      </w:r>
      <w:r w:rsidR="008952BE" w:rsidRPr="009F51A5">
        <w:rPr>
          <w:b/>
        </w:rPr>
        <w:t>.bas</w:t>
      </w:r>
      <w:r w:rsidR="008952BE">
        <w:t xml:space="preserve">.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Pr="009F51A5" w:rsidRDefault="006F3224" w:rsidP="00BA7506">
      <w:pPr>
        <w:pStyle w:val="Codeexample"/>
        <w:rPr>
          <w:rFonts w:ascii="Letter Gothic" w:hAnsi="Letter Gothic"/>
          <w:b w:val="0"/>
        </w:rPr>
      </w:pPr>
      <w:r w:rsidRPr="009F51A5">
        <w:rPr>
          <w:rFonts w:ascii="Letter Gothic" w:hAnsi="Letter Gothic"/>
          <w:b w:val="0"/>
        </w:rPr>
        <w:t xml:space="preserve">Graburl ip$, </w:t>
      </w:r>
      <w:r w:rsidR="00F5651B" w:rsidRPr="009F51A5">
        <w:rPr>
          <w:rFonts w:ascii="Letter Gothic" w:hAnsi="Letter Gothic"/>
          <w:b w:val="0"/>
        </w:rPr>
        <w:t>"</w:t>
      </w:r>
      <w:hyperlink r:id="rId27" w:history="1">
        <w:r w:rsidR="00336A33" w:rsidRPr="009F51A5">
          <w:rPr>
            <w:rStyle w:val="Hyperlink"/>
            <w:rFonts w:ascii="Letter Gothic" w:hAnsi="Letter Gothic"/>
            <w:b w:val="0"/>
          </w:rPr>
          <w:t>http://icanhazip.com</w:t>
        </w:r>
      </w:hyperlink>
      <w:r w:rsidR="00F5651B" w:rsidRPr="009F51A5">
        <w:rPr>
          <w:rFonts w:ascii="Letter Gothic" w:hAnsi="Letter Gothic"/>
          <w:b w:val="0"/>
        </w:rPr>
        <w:t>"</w:t>
      </w:r>
    </w:p>
    <w:p w:rsidR="00EE0F26" w:rsidRDefault="00EE0F26" w:rsidP="008952BE">
      <w:r>
        <w:t xml:space="preserve">This is not the same IP </w:t>
      </w:r>
      <w:r w:rsidR="002E6013">
        <w:t>that</w:t>
      </w:r>
      <w:r>
        <w:t xml:space="preserve"> would be obtained by executing </w:t>
      </w:r>
      <w:r w:rsidR="005E290C" w:rsidRPr="009F51A5">
        <w:rPr>
          <w:b/>
        </w:rPr>
        <w:t>S</w:t>
      </w:r>
      <w:r w:rsidRPr="009F51A5">
        <w:rPr>
          <w:b/>
        </w:rPr>
        <w:t>ocket.my</w:t>
      </w:r>
      <w:r w:rsidR="005E290C" w:rsidRPr="009F51A5">
        <w:rPr>
          <w:b/>
        </w:rPr>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xml:space="preserve">, </w:t>
      </w:r>
      <w:r w:rsidRPr="009F51A5">
        <w:rPr>
          <w:b/>
        </w:rPr>
        <w:t>f32_</w:t>
      </w:r>
      <w:r w:rsidR="00192A15" w:rsidRPr="009F51A5">
        <w:rPr>
          <w:b/>
        </w:rPr>
        <w:t>tcp_</w:t>
      </w:r>
      <w:r w:rsidR="00184A86" w:rsidRPr="009F51A5">
        <w:rPr>
          <w:b/>
        </w:rPr>
        <w:t>ip_sockets</w:t>
      </w:r>
      <w:r w:rsidRPr="009F51A5">
        <w:rPr>
          <w:b/>
        </w:rPr>
        <w:t>.bas</w:t>
      </w:r>
      <w:r>
        <w:t>,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5369" w:name="_Toc436833084"/>
      <w:r>
        <w:t xml:space="preserve">TCP/IP </w:t>
      </w:r>
      <w:r w:rsidR="00D65DA8">
        <w:t xml:space="preserve">Client </w:t>
      </w:r>
      <w:r>
        <w:t>Socket Commands</w:t>
      </w:r>
      <w:bookmarkEnd w:id="5369"/>
    </w:p>
    <w:p w:rsidR="00DD1527" w:rsidRDefault="00DD1527" w:rsidP="005F4916">
      <w:pPr>
        <w:pStyle w:val="Heading3"/>
      </w:pPr>
      <w:bookmarkStart w:id="5370" w:name="_Toc436833085"/>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5370"/>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 a Client TCP/IP socket and attempt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w:t>
      </w:r>
      <w:r w:rsidR="009F51A5">
        <w:rPr>
          <w:b/>
        </w:rPr>
        <w:t>S</w:t>
      </w:r>
      <w:r w:rsidRPr="009F51A5">
        <w:rPr>
          <w:b/>
        </w:rPr>
        <w:t>ocket.server.status</w:t>
      </w:r>
      <w:r>
        <w:t xml:space="preserve">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5371" w:name="_Toc436833086"/>
      <w:r>
        <w:t>Socket.client.status &lt;status_nvar&gt;</w:t>
      </w:r>
      <w:bookmarkEnd w:id="5371"/>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5372" w:name="_Toc436833087"/>
      <w:r>
        <w:t>S</w:t>
      </w:r>
      <w:r w:rsidR="00CB062B">
        <w:t>ocket.client.server.ip &lt;svar&gt;</w:t>
      </w:r>
      <w:bookmarkEnd w:id="5372"/>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 the IP of the server that this client is connected to in the string variable.</w:t>
      </w:r>
    </w:p>
    <w:p w:rsidR="00BA7506" w:rsidRDefault="00BA7506" w:rsidP="005F4916">
      <w:pPr>
        <w:pStyle w:val="Heading3"/>
      </w:pPr>
      <w:bookmarkStart w:id="5373" w:name="_Toc436833088"/>
      <w:r>
        <w:t>Socket.client.read.line &lt;line_svar&gt;</w:t>
      </w:r>
      <w:bookmarkEnd w:id="5373"/>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 a line from the previously</w:t>
      </w:r>
      <w:r w:rsidR="00FD5E7C">
        <w:t>-</w:t>
      </w:r>
      <w:r>
        <w:t xml:space="preserve">connected Server and place the line into the line string variable. The command does not return until the Server sends a line. To avoid an infinite delay waiting for the Server to send a line, the </w:t>
      </w:r>
      <w:r w:rsidR="009F51A5">
        <w:rPr>
          <w:b/>
        </w:rPr>
        <w:t>S</w:t>
      </w:r>
      <w:r w:rsidRPr="009F51A5">
        <w:rPr>
          <w:b/>
        </w:rPr>
        <w:t>ocket.client.read.ready</w:t>
      </w:r>
      <w:r w:rsidR="00B562D5">
        <w:t xml:space="preserve"> command</w:t>
      </w:r>
      <w:r>
        <w:t xml:space="preserve"> can be repeatedly executed with timeouts.</w:t>
      </w:r>
    </w:p>
    <w:p w:rsidR="00D2574E" w:rsidRDefault="00D2574E" w:rsidP="005F4916">
      <w:pPr>
        <w:pStyle w:val="Heading3"/>
      </w:pPr>
      <w:bookmarkStart w:id="5374" w:name="_Toc436833089"/>
      <w:r>
        <w:t>Socket.client.read.ready &lt;nvar&gt;</w:t>
      </w:r>
      <w:bookmarkEnd w:id="5374"/>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 xml:space="preserve">received a line for reading by </w:t>
      </w:r>
      <w:r w:rsidR="009F51A5">
        <w:rPr>
          <w:b/>
        </w:rPr>
        <w:t>S</w:t>
      </w:r>
      <w:r w:rsidR="00D2574E" w:rsidRPr="009F51A5">
        <w:rPr>
          <w:b/>
        </w:rPr>
        <w:t>ocket.client.read.line</w:t>
      </w:r>
      <w:r w:rsidR="00D2574E">
        <w:t xml:space="preserve"> then</w:t>
      </w:r>
      <w:r w:rsidR="00F216DD">
        <w:t xml:space="preserve"> set the return variable</w:t>
      </w:r>
      <w:r w:rsidR="00D2574E">
        <w:t xml:space="preserve"> &lt;nvar&gt; </w:t>
      </w:r>
      <w:r w:rsidR="00F216DD">
        <w:t>to</w:t>
      </w:r>
      <w:r>
        <w:t xml:space="preserve"> zero. Otherwise </w:t>
      </w:r>
      <w:r w:rsidR="0080376D">
        <w:t>return</w:t>
      </w:r>
      <w:r w:rsidR="00F216DD">
        <w:t xml:space="preserve"> </w:t>
      </w:r>
      <w:r w:rsidR="00A1543D">
        <w:t>a non-zero value.</w:t>
      </w:r>
    </w:p>
    <w:p w:rsidR="00FB64D6" w:rsidRDefault="00FB64D6" w:rsidP="00BA7506">
      <w:r>
        <w:t xml:space="preserve">The </w:t>
      </w:r>
      <w:r w:rsidR="009F51A5">
        <w:rPr>
          <w:b/>
        </w:rPr>
        <w:t>S</w:t>
      </w:r>
      <w:r w:rsidRPr="009F51A5">
        <w:rPr>
          <w:b/>
        </w:rPr>
        <w:t>ocket.client.read.line command</w:t>
      </w:r>
      <w:r>
        <w:t xml:space="preserve"> does not return until a line has been received from the Server. This command can be used to allow your program to time out if a line has not been received within a pre-determined time span. You can be sure that </w:t>
      </w:r>
      <w:r w:rsidR="009F51A5">
        <w:rPr>
          <w:b/>
        </w:rPr>
        <w:t>S</w:t>
      </w:r>
      <w:r w:rsidRPr="009F51A5">
        <w:rPr>
          <w:b/>
        </w:rPr>
        <w:t>ocket.client.read.line</w:t>
      </w:r>
      <w:r>
        <w:t xml:space="preserve"> will return with a line of data if </w:t>
      </w:r>
      <w:r w:rsidR="0080376D" w:rsidRPr="0080376D">
        <w:rPr>
          <w:b/>
        </w:rPr>
        <w:t>S</w:t>
      </w:r>
      <w:r w:rsidR="0080376D">
        <w:rPr>
          <w:b/>
        </w:rPr>
        <w:t>ocket.client</w:t>
      </w:r>
      <w:r w:rsidR="0080376D" w:rsidRPr="0080376D">
        <w:rPr>
          <w:b/>
        </w:rPr>
        <w:t>.read.ready</w:t>
      </w:r>
      <w:r>
        <w:t xml:space="preserve"> returns a non-zero value.</w:t>
      </w:r>
    </w:p>
    <w:p w:rsidR="00A42D88" w:rsidRDefault="00A42D88" w:rsidP="005F4916">
      <w:pPr>
        <w:pStyle w:val="Heading3"/>
      </w:pPr>
      <w:bookmarkStart w:id="5375" w:name="_Toc436833090"/>
      <w:r>
        <w:t>Socket.client.read.file &lt;f</w:t>
      </w:r>
      <w:r w:rsidR="00FD5E7C">
        <w:t>ile</w:t>
      </w:r>
      <w:r>
        <w:t>_nexp&gt;</w:t>
      </w:r>
      <w:bookmarkEnd w:id="5375"/>
      <w:r w:rsidR="00520661">
        <w:fldChar w:fldCharType="begin"/>
      </w:r>
      <w:r w:rsidR="006B69F2">
        <w:instrText xml:space="preserve"> XE "</w:instrText>
      </w:r>
      <w:r w:rsidR="006B69F2" w:rsidRPr="00CD07F1">
        <w:instrText>Socket.client.read.file &lt;f</w:instrText>
      </w:r>
      <w:r w:rsidR="00FD5E7C">
        <w:instrText>ile</w:instrText>
      </w:r>
      <w:r w:rsidR="006B69F2" w:rsidRPr="00CD07F1">
        <w:instrText>_nexp&gt;</w:instrText>
      </w:r>
      <w:r w:rsidR="006B69F2">
        <w:instrText xml:space="preserve">" </w:instrText>
      </w:r>
      <w:r w:rsidR="00520661">
        <w:fldChar w:fldCharType="end"/>
      </w:r>
    </w:p>
    <w:p w:rsidR="00A42D88" w:rsidRDefault="00DB0C94" w:rsidP="00A42D88">
      <w:r>
        <w:t>Read</w:t>
      </w:r>
      <w:r w:rsidR="00A42D88">
        <w:t xml:space="preserve"> file</w:t>
      </w:r>
      <w:r>
        <w:t xml:space="preserve"> data</w:t>
      </w:r>
      <w:r w:rsidR="00A42D88">
        <w:t xml:space="preserve"> transmitted by </w:t>
      </w:r>
      <w:r w:rsidR="00962375">
        <w:t>the</w:t>
      </w:r>
      <w:r w:rsidR="00A42D88">
        <w:t xml:space="preserve"> </w:t>
      </w:r>
      <w:r w:rsidR="00F216DD">
        <w:t>S</w:t>
      </w:r>
      <w:r w:rsidR="00A42D88">
        <w:t xml:space="preserve">erver and write </w:t>
      </w:r>
      <w:r w:rsidR="00F216DD">
        <w:t xml:space="preserve">it </w:t>
      </w:r>
      <w:r w:rsidR="008E5AA0">
        <w:t>to</w:t>
      </w:r>
      <w:r w:rsidR="00A42D88">
        <w:t xml:space="preserve"> </w:t>
      </w:r>
      <w:r w:rsidR="00962375">
        <w:t>a</w:t>
      </w:r>
      <w:r w:rsidR="00A42D88">
        <w:t xml:space="preserve"> file</w:t>
      </w:r>
      <w:r w:rsidR="00962375">
        <w:t>.</w:t>
      </w:r>
      <w:r w:rsidR="00A42D88">
        <w:t xml:space="preserve"> </w:t>
      </w:r>
      <w:r w:rsidR="00962375">
        <w:t>The</w:t>
      </w:r>
      <w:r w:rsidR="006630C6">
        <w:t xml:space="preserve"> &lt;f</w:t>
      </w:r>
      <w:r w:rsidR="00FD5E7C">
        <w:t>ile</w:t>
      </w:r>
      <w:r w:rsidR="006630C6">
        <w:t>_nexp&gt; is</w:t>
      </w:r>
      <w:r w:rsidR="00A42D88">
        <w:t xml:space="preserve"> </w:t>
      </w:r>
      <w:r w:rsidR="00962375">
        <w:t xml:space="preserve">the file index of a file opened for write by </w:t>
      </w:r>
      <w:r w:rsidR="009F51A5">
        <w:rPr>
          <w:b/>
        </w:rPr>
        <w:t>B</w:t>
      </w:r>
      <w:r w:rsidR="00A42D88" w:rsidRPr="009F51A5">
        <w:rPr>
          <w:b/>
        </w:rPr>
        <w:t xml:space="preserve">yte.open </w:t>
      </w:r>
      <w:r w:rsidR="008E5AA0" w:rsidRPr="009F51A5">
        <w:rPr>
          <w:b/>
        </w:rPr>
        <w:t>write</w:t>
      </w:r>
      <w:r w:rsidR="008E5AA0">
        <w:t xml:space="preserve"> </w:t>
      </w:r>
      <w:r w:rsidR="00A42D88">
        <w:t>command. For example:</w:t>
      </w:r>
    </w:p>
    <w:p w:rsidR="00A42D88" w:rsidRPr="009F51A5" w:rsidRDefault="00A42D88" w:rsidP="007B2223">
      <w:pPr>
        <w:pStyle w:val="Codeexample"/>
        <w:rPr>
          <w:rFonts w:ascii="Letter Gothic" w:hAnsi="Letter Gothic"/>
          <w:b w:val="0"/>
        </w:rPr>
      </w:pPr>
      <w:r w:rsidRPr="009F51A5">
        <w:rPr>
          <w:rFonts w:ascii="Letter Gothic" w:hAnsi="Letter Gothic"/>
          <w:b w:val="0"/>
        </w:rPr>
        <w:t xml:space="preserve">Byte.open w, fw, </w:t>
      </w:r>
      <w:r w:rsidR="00F5651B" w:rsidRPr="009F51A5">
        <w:rPr>
          <w:rFonts w:ascii="Letter Gothic" w:hAnsi="Letter Gothic"/>
          <w:b w:val="0"/>
        </w:rPr>
        <w:t>"</w:t>
      </w:r>
      <w:r w:rsidRPr="009F51A5">
        <w:rPr>
          <w:rFonts w:ascii="Letter Gothic" w:hAnsi="Letter Gothic"/>
          <w:b w:val="0"/>
        </w:rPr>
        <w:t>image.jpg</w:t>
      </w:r>
      <w:r w:rsidR="00F5651B" w:rsidRPr="009F51A5">
        <w:rPr>
          <w:rFonts w:ascii="Letter Gothic" w:hAnsi="Letter Gothic"/>
          <w:b w:val="0"/>
        </w:rPr>
        <w:t>"</w:t>
      </w:r>
    </w:p>
    <w:p w:rsidR="00A42D88" w:rsidRPr="009F51A5" w:rsidRDefault="00A42D88" w:rsidP="007B2223">
      <w:pPr>
        <w:pStyle w:val="Codeexample"/>
        <w:rPr>
          <w:rFonts w:ascii="Letter Gothic" w:hAnsi="Letter Gothic"/>
          <w:b w:val="0"/>
        </w:rPr>
      </w:pPr>
      <w:r w:rsidRPr="009F51A5">
        <w:rPr>
          <w:rFonts w:ascii="Letter Gothic" w:hAnsi="Letter Gothic"/>
          <w:b w:val="0"/>
        </w:rPr>
        <w:t>Socket.client.read.file fw</w:t>
      </w:r>
    </w:p>
    <w:p w:rsidR="006B69F2" w:rsidRPr="009F51A5" w:rsidRDefault="00A42D88" w:rsidP="007B2223">
      <w:pPr>
        <w:pStyle w:val="Codeexample"/>
        <w:rPr>
          <w:rFonts w:ascii="Letter Gothic" w:hAnsi="Letter Gothic"/>
          <w:b w:val="0"/>
        </w:rPr>
      </w:pPr>
      <w:r w:rsidRPr="009F51A5">
        <w:rPr>
          <w:rFonts w:ascii="Letter Gothic" w:hAnsi="Letter Gothic"/>
          <w:b w:val="0"/>
        </w:rPr>
        <w:t>Byte.close</w:t>
      </w:r>
      <w:r w:rsidR="006B69F2" w:rsidRPr="009F51A5">
        <w:rPr>
          <w:rFonts w:ascii="Letter Gothic" w:hAnsi="Letter Gothic"/>
          <w:b w:val="0"/>
        </w:rPr>
        <w:t xml:space="preserve"> fw</w:t>
      </w:r>
    </w:p>
    <w:p w:rsidR="008731B4" w:rsidRDefault="008731B4" w:rsidP="005F4916">
      <w:pPr>
        <w:pStyle w:val="Heading3"/>
      </w:pPr>
      <w:bookmarkStart w:id="5376" w:name="_Toc436833091"/>
      <w:r>
        <w:t>Socket.client.write.line &lt;line_sexp&gt;</w:t>
      </w:r>
      <w:bookmarkEnd w:id="5376"/>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t xml:space="preserve"> to the previously</w:t>
      </w:r>
      <w:r w:rsidR="00FD5E7C">
        <w:t>-</w:t>
      </w:r>
      <w:r>
        <w:t>connected Server as UTF-16 characters. End of line characters will be added to the end of the line</w:t>
      </w:r>
      <w:r w:rsidR="006630C6">
        <w:t>.</w:t>
      </w:r>
    </w:p>
    <w:p w:rsidR="00B4434A" w:rsidRDefault="00B4434A" w:rsidP="005F4916">
      <w:pPr>
        <w:pStyle w:val="Heading3"/>
      </w:pPr>
      <w:bookmarkStart w:id="5377" w:name="_Toc436833092"/>
      <w:r>
        <w:t>Socket.client.write.bytes &lt;sexp&gt;</w:t>
      </w:r>
      <w:bookmarkEnd w:id="5377"/>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w:t>
      </w:r>
      <w:r w:rsidR="00FD5E7C">
        <w:t>-</w:t>
      </w:r>
      <w:r w:rsidR="00B4434A">
        <w:t xml:space="preserve">connected Server as </w:t>
      </w:r>
      <w:r w:rsidR="009F51A5">
        <w:t>8-bit bytes</w:t>
      </w:r>
      <w:r w:rsidR="00B4434A">
        <w:t>.</w:t>
      </w:r>
      <w:r w:rsidR="009F51A5">
        <w:t xml:space="preserve"> Each character of the string is sent as a single byte.</w:t>
      </w:r>
      <w:r w:rsidR="009F51A5" w:rsidRPr="009F51A5">
        <w:t xml:space="preserve"> </w:t>
      </w:r>
      <w:r w:rsidR="009F51A5">
        <w:t>The string is not encoded.</w:t>
      </w:r>
      <w:r w:rsidR="00B4434A">
        <w:t xml:space="preserve"> No end</w:t>
      </w:r>
      <w:r w:rsidR="00526911">
        <w:t>-</w:t>
      </w:r>
      <w:r w:rsidR="00B4434A">
        <w:t>of</w:t>
      </w:r>
      <w:r w:rsidR="00526911">
        <w:t>-</w:t>
      </w:r>
      <w:r w:rsidR="00B4434A">
        <w:t xml:space="preserve">line characters </w:t>
      </w:r>
      <w:r w:rsidR="0080376D">
        <w:t>are</w:t>
      </w:r>
      <w:r w:rsidR="00B4434A">
        <w:t xml:space="preserve"> added by BASIC!. If you need a CR o</w:t>
      </w:r>
      <w:r w:rsidR="00526911">
        <w:t>r</w:t>
      </w:r>
      <w:r w:rsidR="00B4434A">
        <w:t xml:space="preserve"> LF character, you </w:t>
      </w:r>
      <w:r w:rsidR="0080376D">
        <w:t>must</w:t>
      </w:r>
      <w:r w:rsidR="00B4434A">
        <w:t xml:space="preserve"> make </w:t>
      </w:r>
      <w:r w:rsidR="005F379C">
        <w:t>it</w:t>
      </w:r>
      <w:r w:rsidR="00B4434A">
        <w:t xml:space="preserve"> part of the </w:t>
      </w:r>
      <w:r w:rsidR="009F51A5">
        <w:t>string</w:t>
      </w:r>
      <w:r w:rsidR="00B4434A">
        <w:t>.</w:t>
      </w:r>
      <w:r>
        <w:t xml:space="preserve"> Note that if </w:t>
      </w:r>
      <w:r w:rsidR="009F51A5">
        <w:rPr>
          <w:b/>
        </w:rPr>
        <w:t>S</w:t>
      </w:r>
      <w:r w:rsidRPr="009F51A5">
        <w:rPr>
          <w:b/>
        </w:rPr>
        <w:t>ocket.server.read.line</w:t>
      </w:r>
      <w:r>
        <w:t xml:space="preserve"> is used to receive these bytes, the </w:t>
      </w:r>
      <w:r w:rsidRPr="0080376D">
        <w:rPr>
          <w:b/>
        </w:rPr>
        <w:t>read.line</w:t>
      </w:r>
      <w:r>
        <w:t xml:space="preserve"> command will not return until it receives a </w:t>
      </w:r>
      <w:r w:rsidR="00526911">
        <w:t>LF (</w:t>
      </w:r>
      <w:r>
        <w:t>10, 0x0A) character.</w:t>
      </w:r>
    </w:p>
    <w:p w:rsidR="005F7072" w:rsidRDefault="005F7072" w:rsidP="005F4916">
      <w:pPr>
        <w:pStyle w:val="Heading3"/>
      </w:pPr>
      <w:bookmarkStart w:id="5378" w:name="_Toc436833093"/>
      <w:r>
        <w:t>Socket.client.write.file &lt;f</w:t>
      </w:r>
      <w:r w:rsidR="00DB0C94">
        <w:t>ile</w:t>
      </w:r>
      <w:r>
        <w:t>_nexp&gt;</w:t>
      </w:r>
      <w:bookmarkEnd w:id="5378"/>
      <w:r w:rsidR="00520661">
        <w:fldChar w:fldCharType="begin"/>
      </w:r>
      <w:r>
        <w:instrText xml:space="preserve"> XE "</w:instrText>
      </w:r>
      <w:r w:rsidRPr="003F6EE6">
        <w:instrText>Socket.</w:instrText>
      </w:r>
      <w:r w:rsidR="00BE7189">
        <w:instrText>client</w:instrText>
      </w:r>
      <w:r w:rsidRPr="003F6EE6">
        <w:instrText>.write.file &lt;f</w:instrText>
      </w:r>
      <w:r w:rsidR="00DB0C94">
        <w:instrText>ile</w:instrText>
      </w:r>
      <w:r w:rsidRPr="003F6EE6">
        <w:instrText>_nexp&gt;</w:instrText>
      </w:r>
      <w:r>
        <w:instrText xml:space="preserve">" </w:instrText>
      </w:r>
      <w:r w:rsidR="00520661">
        <w:fldChar w:fldCharType="end"/>
      </w:r>
    </w:p>
    <w:p w:rsidR="005F7072" w:rsidRDefault="00DB0C94" w:rsidP="005F7072">
      <w:r>
        <w:t xml:space="preserve">Transmit </w:t>
      </w:r>
      <w:r w:rsidR="00F216DD">
        <w:t>a</w:t>
      </w:r>
      <w:r w:rsidR="005F7072">
        <w:t xml:space="preserve"> file</w:t>
      </w:r>
      <w:r>
        <w:t xml:space="preserve"> to the</w:t>
      </w:r>
      <w:r w:rsidR="00F216DD">
        <w:t xml:space="preserve"> Server. The</w:t>
      </w:r>
      <w:r>
        <w:t xml:space="preserve"> &lt;file_nexp&gt; is the file index of a file</w:t>
      </w:r>
      <w:r w:rsidR="005F7072">
        <w:t xml:space="preserve"> open</w:t>
      </w:r>
      <w:r w:rsidR="00526911">
        <w:t>ed</w:t>
      </w:r>
      <w:r w:rsidR="005F7072">
        <w:t xml:space="preserve"> for read by </w:t>
      </w:r>
      <w:r w:rsidR="00F216DD" w:rsidRPr="00F216DD">
        <w:rPr>
          <w:b/>
        </w:rPr>
        <w:t>B</w:t>
      </w:r>
      <w:r w:rsidR="005F7072" w:rsidRPr="00F216DD">
        <w:rPr>
          <w:b/>
        </w:rPr>
        <w:t>yte.open</w:t>
      </w:r>
      <w:r w:rsidR="005F7072">
        <w:t>. Example:</w:t>
      </w:r>
    </w:p>
    <w:p w:rsidR="005F7072" w:rsidRPr="00F216DD" w:rsidRDefault="005F7072" w:rsidP="007B2223">
      <w:pPr>
        <w:pStyle w:val="Codeexample"/>
        <w:rPr>
          <w:rFonts w:ascii="Letter Gothic" w:hAnsi="Letter Gothic"/>
          <w:b w:val="0"/>
        </w:rPr>
      </w:pPr>
      <w:r w:rsidRPr="00F216DD">
        <w:rPr>
          <w:rFonts w:ascii="Letter Gothic" w:hAnsi="Letter Gothic"/>
          <w:b w:val="0"/>
        </w:rPr>
        <w:t xml:space="preserve">Byte.open </w:t>
      </w:r>
      <w:r w:rsidR="00526911" w:rsidRPr="00F216DD">
        <w:rPr>
          <w:rFonts w:ascii="Letter Gothic" w:hAnsi="Letter Gothic"/>
          <w:b w:val="0"/>
        </w:rPr>
        <w:t>r</w:t>
      </w:r>
      <w:r w:rsidRPr="00F216DD">
        <w:rPr>
          <w:rFonts w:ascii="Letter Gothic" w:hAnsi="Letter Gothic"/>
          <w:b w:val="0"/>
        </w:rPr>
        <w:t xml:space="preserve">, fr, </w:t>
      </w:r>
      <w:r w:rsidR="00F5651B" w:rsidRPr="00F216DD">
        <w:rPr>
          <w:rFonts w:ascii="Letter Gothic" w:hAnsi="Letter Gothic"/>
          <w:b w:val="0"/>
        </w:rPr>
        <w:t>"</w:t>
      </w:r>
      <w:r w:rsidRPr="00F216DD">
        <w:rPr>
          <w:rFonts w:ascii="Letter Gothic" w:hAnsi="Letter Gothic"/>
          <w:b w:val="0"/>
        </w:rPr>
        <w:t>image.jpg</w:t>
      </w:r>
      <w:r w:rsidR="00F5651B" w:rsidRPr="00F216DD">
        <w:rPr>
          <w:rFonts w:ascii="Letter Gothic" w:hAnsi="Letter Gothic"/>
          <w:b w:val="0"/>
        </w:rPr>
        <w:t>"</w:t>
      </w:r>
    </w:p>
    <w:p w:rsidR="005F7072" w:rsidRPr="00F216DD" w:rsidRDefault="005F7072" w:rsidP="007B2223">
      <w:pPr>
        <w:pStyle w:val="Codeexample"/>
        <w:rPr>
          <w:rFonts w:ascii="Letter Gothic" w:hAnsi="Letter Gothic"/>
          <w:b w:val="0"/>
        </w:rPr>
      </w:pPr>
      <w:r w:rsidRPr="00F216DD">
        <w:rPr>
          <w:rFonts w:ascii="Letter Gothic" w:hAnsi="Letter Gothic"/>
          <w:b w:val="0"/>
        </w:rPr>
        <w:t>Socket.</w:t>
      </w:r>
      <w:r w:rsidR="00BE7189" w:rsidRPr="00F216DD">
        <w:rPr>
          <w:rFonts w:ascii="Letter Gothic" w:hAnsi="Letter Gothic"/>
          <w:b w:val="0"/>
        </w:rPr>
        <w:t>client</w:t>
      </w:r>
      <w:r w:rsidRPr="00F216DD">
        <w:rPr>
          <w:rFonts w:ascii="Letter Gothic" w:hAnsi="Letter Gothic"/>
          <w:b w:val="0"/>
        </w:rPr>
        <w:t>.write.file fr</w:t>
      </w:r>
    </w:p>
    <w:p w:rsidR="005F7072" w:rsidRPr="00F216DD" w:rsidRDefault="005F7072" w:rsidP="007B2223">
      <w:pPr>
        <w:pStyle w:val="Codeexample"/>
        <w:rPr>
          <w:rFonts w:ascii="Letter Gothic" w:hAnsi="Letter Gothic"/>
          <w:b w:val="0"/>
        </w:rPr>
      </w:pPr>
      <w:r w:rsidRPr="00F216DD">
        <w:rPr>
          <w:rFonts w:ascii="Letter Gothic" w:hAnsi="Letter Gothic"/>
          <w:b w:val="0"/>
        </w:rPr>
        <w:t>Byte.close fr</w:t>
      </w:r>
    </w:p>
    <w:p w:rsidR="00CB062B" w:rsidRDefault="00D51188" w:rsidP="005F4916">
      <w:pPr>
        <w:pStyle w:val="Heading3"/>
      </w:pPr>
      <w:bookmarkStart w:id="5379" w:name="_Toc436833094"/>
      <w:r>
        <w:t>S</w:t>
      </w:r>
      <w:r w:rsidR="00CB062B">
        <w:t>ocket.client.close</w:t>
      </w:r>
      <w:bookmarkEnd w:id="5379"/>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5380" w:name="_Toc436833095"/>
      <w:r>
        <w:t>TCP/IP Server Socket Commands</w:t>
      </w:r>
      <w:bookmarkEnd w:id="5380"/>
    </w:p>
    <w:p w:rsidR="0037623F" w:rsidRDefault="0037623F" w:rsidP="005F4916">
      <w:pPr>
        <w:pStyle w:val="Heading3"/>
      </w:pPr>
      <w:bookmarkStart w:id="5381" w:name="_Toc436833096"/>
      <w:r>
        <w:t>Socket.my</w:t>
      </w:r>
      <w:r w:rsidR="005E290C">
        <w:t>IP</w:t>
      </w:r>
      <w:r>
        <w:t xml:space="preserve"> &lt;svar&gt;</w:t>
      </w:r>
      <w:bookmarkEnd w:id="5381"/>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 the IP of the device in &lt;svar&gt;.</w:t>
      </w:r>
    </w:p>
    <w:p w:rsidR="0037623F" w:rsidRDefault="0037623F" w:rsidP="0037623F">
      <w:r>
        <w:t xml:space="preserve">If the device is on a </w:t>
      </w:r>
      <w:r w:rsidR="000C367E">
        <w:t xml:space="preserve">WiFi or Ethernet </w:t>
      </w:r>
      <w:r>
        <w:t>LAN then</w:t>
      </w:r>
      <w:r w:rsidR="00F216DD">
        <w:t xml:space="preserve"> the</w:t>
      </w:r>
      <w:r>
        <w:t xml:space="preserve"> IP returned </w:t>
      </w:r>
      <w:r w:rsidR="00F216DD">
        <w:t>is</w:t>
      </w:r>
      <w:r>
        <w:t xml:space="preserve"> the device’s LAN IP.</w:t>
      </w:r>
    </w:p>
    <w:p w:rsidR="00A42D88" w:rsidRDefault="00A42D88" w:rsidP="00A42D88">
      <w:r>
        <w:t>Note: Th</w:t>
      </w:r>
      <w:r w:rsidR="00912D50">
        <w:t>e</w:t>
      </w:r>
      <w:r>
        <w:t xml:space="preserve"> external or WAN IP can be found using:</w:t>
      </w:r>
    </w:p>
    <w:p w:rsidR="00A42D88" w:rsidRPr="00F216DD" w:rsidRDefault="00A42D88" w:rsidP="00526911">
      <w:pPr>
        <w:pStyle w:val="Codeexample"/>
        <w:rPr>
          <w:rFonts w:ascii="Letter Gothic" w:hAnsi="Letter Gothic"/>
          <w:b w:val="0"/>
        </w:rPr>
      </w:pPr>
      <w:r w:rsidRPr="00F216DD">
        <w:rPr>
          <w:rFonts w:ascii="Letter Gothic" w:hAnsi="Letter Gothic"/>
          <w:b w:val="0"/>
        </w:rPr>
        <w:t xml:space="preserve">Graburl ip$, </w:t>
      </w:r>
      <w:r w:rsidR="00F5651B" w:rsidRPr="00F216DD">
        <w:rPr>
          <w:rFonts w:ascii="Letter Gothic" w:hAnsi="Letter Gothic"/>
          <w:b w:val="0"/>
        </w:rPr>
        <w:t>"</w:t>
      </w:r>
      <w:hyperlink r:id="rId28" w:history="1">
        <w:r w:rsidR="00912D50" w:rsidRPr="00F216DD">
          <w:rPr>
            <w:rStyle w:val="Hyperlink"/>
            <w:rFonts w:ascii="Letter Gothic" w:hAnsi="Letter Gothic"/>
            <w:b w:val="0"/>
          </w:rPr>
          <w:t>http://icanhazip.com</w:t>
        </w:r>
      </w:hyperlink>
      <w:r w:rsidR="00F5651B" w:rsidRPr="00F216DD">
        <w:rPr>
          <w:rFonts w:ascii="Letter Gothic" w:hAnsi="Letter Gothic"/>
          <w:b w:val="0"/>
        </w:rPr>
        <w:t>"</w:t>
      </w:r>
    </w:p>
    <w:p w:rsidR="006B7DC7" w:rsidRDefault="006B7DC7" w:rsidP="005F4916">
      <w:pPr>
        <w:pStyle w:val="Heading3"/>
      </w:pPr>
      <w:bookmarkStart w:id="5382" w:name="_Toc436833097"/>
      <w:r>
        <w:t>Socket.server.create &lt;port_nexp&gt;</w:t>
      </w:r>
      <w:bookmarkEnd w:id="5382"/>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5383" w:name="_Toc436833098"/>
      <w:r>
        <w:t>Socket.server.connect</w:t>
      </w:r>
      <w:r w:rsidR="00795B6C">
        <w:t xml:space="preserve"> </w:t>
      </w:r>
      <w:r w:rsidR="00795B6C" w:rsidRPr="00795B6C">
        <w:t>{&lt;wait_</w:t>
      </w:r>
      <w:r w:rsidR="00C128F2">
        <w:t>l</w:t>
      </w:r>
      <w:r w:rsidR="00795B6C" w:rsidRPr="00795B6C">
        <w:t>exp&gt;}</w:t>
      </w:r>
      <w:bookmarkEnd w:id="5383"/>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xml:space="preserve">, the command waits for the connection. If the parameter is false (zero), the command completes immediately. Use </w:t>
      </w:r>
      <w:r w:rsidR="00F216DD" w:rsidRPr="00F216DD">
        <w:rPr>
          <w:b/>
        </w:rPr>
        <w:t>S</w:t>
      </w:r>
      <w:r w:rsidRPr="00F216DD">
        <w:rPr>
          <w:b/>
        </w:rPr>
        <w:t>ocket.server.status</w:t>
      </w:r>
      <w:r>
        <w:t xml:space="preserve"> to determine when the connection is made.</w:t>
      </w:r>
    </w:p>
    <w:p w:rsidR="006B7DC7" w:rsidRPr="00316700" w:rsidRDefault="00C128F2" w:rsidP="00C128F2">
      <w:r>
        <w:t>In general, it is safer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5384" w:name="_Toc436833099"/>
      <w:r>
        <w:t>Socket.server.status &lt;status_nvar&gt;</w:t>
      </w:r>
      <w:bookmarkEnd w:id="5384"/>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5385" w:name="_Toc436833100"/>
      <w:r>
        <w:t>Socket.server.read.line &lt;svar&gt;</w:t>
      </w:r>
      <w:bookmarkEnd w:id="5385"/>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Read a line sent from the previously</w:t>
      </w:r>
      <w:r w:rsidR="00FD5E7C">
        <w:t>-</w:t>
      </w:r>
      <w:r>
        <w:t xml:space="preserve">connected Client and place the line into the string variable </w:t>
      </w:r>
      <w:r w:rsidRPr="00B562D5">
        <w:t>&lt;svar&gt;</w:t>
      </w:r>
      <w:r>
        <w:t xml:space="preserve">. The command does not return until the Client sends a line. To avoid an infinite delay waiting for the Client to send a line, the </w:t>
      </w:r>
      <w:r w:rsidR="00F216DD" w:rsidRPr="0080376D">
        <w:rPr>
          <w:b/>
        </w:rPr>
        <w:t>S</w:t>
      </w:r>
      <w:r w:rsidRPr="0080376D">
        <w:rPr>
          <w:b/>
        </w:rPr>
        <w:t>ocket.server.read.ready</w:t>
      </w:r>
      <w:r>
        <w:t xml:space="preserve"> command can be repeatedly executed with timeouts.</w:t>
      </w:r>
    </w:p>
    <w:p w:rsidR="00D65DA8" w:rsidRDefault="00D65DA8" w:rsidP="005F4916">
      <w:pPr>
        <w:pStyle w:val="Heading3"/>
      </w:pPr>
      <w:bookmarkStart w:id="5386" w:name="_Toc436833101"/>
      <w:r>
        <w:t>Socket.server.read.ready &lt;nvar&gt;</w:t>
      </w:r>
      <w:bookmarkEnd w:id="5386"/>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w:t>
      </w:r>
      <w:r w:rsidR="001A042E">
        <w:t>-connec</w:t>
      </w:r>
      <w:r>
        <w:t xml:space="preserve">ted Client socket has not sent a line for reading by </w:t>
      </w:r>
      <w:r w:rsidR="0080376D" w:rsidRPr="0080376D">
        <w:rPr>
          <w:b/>
        </w:rPr>
        <w:t>S</w:t>
      </w:r>
      <w:r w:rsidRPr="0080376D">
        <w:rPr>
          <w:b/>
        </w:rPr>
        <w:t>ocket.server.read.line</w:t>
      </w:r>
      <w:r>
        <w:t xml:space="preserve"> then </w:t>
      </w:r>
      <w:r w:rsidR="0080376D">
        <w:t xml:space="preserve">set the return variable </w:t>
      </w:r>
      <w:r>
        <w:t xml:space="preserve">&lt;nvar&gt; </w:t>
      </w:r>
      <w:r w:rsidR="0080376D">
        <w:t>to</w:t>
      </w:r>
      <w:r>
        <w:t xml:space="preserve"> zero. Otherwise</w:t>
      </w:r>
      <w:r w:rsidR="0080376D">
        <w:t xml:space="preserve"> return</w:t>
      </w:r>
      <w:r>
        <w:t xml:space="preserve"> a non-zero value.</w:t>
      </w:r>
    </w:p>
    <w:p w:rsidR="000C367E" w:rsidRDefault="000C367E" w:rsidP="00D65DA8">
      <w:r>
        <w:t xml:space="preserve">The </w:t>
      </w:r>
      <w:r w:rsidR="0080376D" w:rsidRPr="0080376D">
        <w:rPr>
          <w:b/>
        </w:rPr>
        <w:t>S</w:t>
      </w:r>
      <w:r w:rsidRPr="0080376D">
        <w:rPr>
          <w:b/>
        </w:rPr>
        <w:t>ocket.server.read.line</w:t>
      </w:r>
      <w:r>
        <w:t xml:space="preserve"> command does not return until a line has been received from the Client. This command can be used to allow your program to time out if a line has not been received within a pre-determined time span. You can be sure that </w:t>
      </w:r>
      <w:r w:rsidR="0080376D" w:rsidRPr="0080376D">
        <w:rPr>
          <w:b/>
        </w:rPr>
        <w:t>S</w:t>
      </w:r>
      <w:r w:rsidRPr="0080376D">
        <w:rPr>
          <w:b/>
        </w:rPr>
        <w:t>ocket.server.read.line</w:t>
      </w:r>
      <w:r>
        <w:t xml:space="preserve"> will return with a line of data if  returns a non-zero value.</w:t>
      </w:r>
    </w:p>
    <w:p w:rsidR="00D65DA8" w:rsidRDefault="00D65DA8" w:rsidP="005F4916">
      <w:pPr>
        <w:pStyle w:val="Heading3"/>
      </w:pPr>
      <w:bookmarkStart w:id="5387" w:name="_Toc436833102"/>
      <w:r>
        <w:t>Socket.server.write.line &lt;</w:t>
      </w:r>
      <w:r w:rsidR="00DB0C94">
        <w:t>line_</w:t>
      </w:r>
      <w:r>
        <w:t>sexp&gt;</w:t>
      </w:r>
      <w:bookmarkEnd w:id="5387"/>
      <w:r w:rsidR="00520661">
        <w:fldChar w:fldCharType="begin"/>
      </w:r>
      <w:r w:rsidR="00D663E0">
        <w:instrText xml:space="preserve"> XE "</w:instrText>
      </w:r>
      <w:r w:rsidR="00D663E0" w:rsidRPr="00CE2B5E">
        <w:instrText>Socket.server.write.line &lt;</w:instrText>
      </w:r>
      <w:r w:rsidR="00DB0C94">
        <w:instrText>line_</w:instrText>
      </w:r>
      <w:r w:rsidR="00D663E0" w:rsidRPr="00CE2B5E">
        <w:instrTex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w:t>
      </w:r>
      <w:r w:rsidR="00DB0C94">
        <w:t>line_</w:t>
      </w:r>
      <w:r w:rsidR="00F72A94" w:rsidRPr="00F72A94">
        <w:t>sexp&gt;</w:t>
      </w:r>
      <w:r>
        <w:t xml:space="preserve"> to </w:t>
      </w:r>
      <w:r w:rsidR="00B4434A">
        <w:t>the previously</w:t>
      </w:r>
      <w:r w:rsidR="00FD5E7C">
        <w:t>-</w:t>
      </w:r>
      <w:r w:rsidR="00B4434A">
        <w:t>connected Client as UTF-16 characters. End of line characters will be added to the end of the line.</w:t>
      </w:r>
    </w:p>
    <w:p w:rsidR="00B4434A" w:rsidRDefault="00B4434A" w:rsidP="005F4916">
      <w:pPr>
        <w:pStyle w:val="Heading3"/>
      </w:pPr>
      <w:bookmarkStart w:id="5388" w:name="_Toc436833103"/>
      <w:r>
        <w:t>Socket.server.write.bytes &lt;sexp&gt;</w:t>
      </w:r>
      <w:bookmarkEnd w:id="5388"/>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w:t>
      </w:r>
      <w:r w:rsidR="00FD5E7C">
        <w:t>-</w:t>
      </w:r>
      <w:r w:rsidR="00B4434A">
        <w:t>connect</w:t>
      </w:r>
      <w:r w:rsidR="0080376D">
        <w:t>ed</w:t>
      </w:r>
      <w:r w:rsidR="00B4434A">
        <w:t xml:space="preserve"> Client as </w:t>
      </w:r>
      <w:r w:rsidR="0080376D">
        <w:t>8-bit bytes. Each character of the string is sent as a single byte. The string is not encoded</w:t>
      </w:r>
      <w:r w:rsidR="00B4434A">
        <w:t xml:space="preserve">. No end of line characters </w:t>
      </w:r>
      <w:r w:rsidR="0080376D">
        <w:t>are</w:t>
      </w:r>
      <w:r w:rsidR="00B4434A">
        <w:t xml:space="preserve"> added by BASIC!. If you need a CR o</w:t>
      </w:r>
      <w:r w:rsidR="005F379C">
        <w:t>r</w:t>
      </w:r>
      <w:r w:rsidR="00B4434A">
        <w:t xml:space="preserve"> LF character, you </w:t>
      </w:r>
      <w:r w:rsidR="0080376D">
        <w:t>must</w:t>
      </w:r>
      <w:r w:rsidR="00B4434A">
        <w:t xml:space="preserve"> make </w:t>
      </w:r>
      <w:r w:rsidR="005F379C">
        <w:t>it</w:t>
      </w:r>
      <w:r w:rsidR="00B4434A">
        <w:t xml:space="preserve"> part of the </w:t>
      </w:r>
      <w:r w:rsidR="0080376D">
        <w:t>string</w:t>
      </w:r>
      <w:r w:rsidR="00B4434A">
        <w:t>.</w:t>
      </w:r>
      <w:r>
        <w:t xml:space="preserve"> Note that if </w:t>
      </w:r>
      <w:r w:rsidR="0080376D" w:rsidRPr="0080376D">
        <w:rPr>
          <w:b/>
        </w:rPr>
        <w:t>S</w:t>
      </w:r>
      <w:r w:rsidRPr="0080376D">
        <w:rPr>
          <w:b/>
        </w:rPr>
        <w:t>ocket.client.read.line</w:t>
      </w:r>
      <w:r>
        <w:t xml:space="preserve"> is used to receive these bytes, the </w:t>
      </w:r>
      <w:r w:rsidRPr="0080376D">
        <w:rPr>
          <w:b/>
        </w:rPr>
        <w:t>read.line</w:t>
      </w:r>
      <w:r>
        <w:t xml:space="preserve"> command will not return until it receives a L</w:t>
      </w:r>
      <w:r w:rsidR="00F72A94">
        <w:t>F</w:t>
      </w:r>
      <w:r>
        <w:t xml:space="preserve"> (10, 0x0A) character.</w:t>
      </w:r>
    </w:p>
    <w:p w:rsidR="006B69F2" w:rsidRDefault="006B69F2" w:rsidP="005F4916">
      <w:pPr>
        <w:pStyle w:val="Heading3"/>
      </w:pPr>
      <w:bookmarkStart w:id="5389" w:name="_Toc436833104"/>
      <w:r>
        <w:t>Socket.server.write.file &lt;f</w:t>
      </w:r>
      <w:r w:rsidR="00FD5E7C">
        <w:t>ile</w:t>
      </w:r>
      <w:r>
        <w:t>_nexp&gt;</w:t>
      </w:r>
      <w:bookmarkEnd w:id="5389"/>
      <w:r w:rsidR="00520661">
        <w:fldChar w:fldCharType="begin"/>
      </w:r>
      <w:r>
        <w:instrText xml:space="preserve"> XE "</w:instrText>
      </w:r>
      <w:r w:rsidRPr="003F6EE6">
        <w:instrText>Socket.server.write.file &lt;f</w:instrText>
      </w:r>
      <w:r w:rsidR="00FD5E7C">
        <w:instrText>ile</w:instrText>
      </w:r>
      <w:r w:rsidRPr="003F6EE6">
        <w:instrText>_nexp&gt;</w:instrText>
      </w:r>
      <w:r>
        <w:instrText xml:space="preserve">" </w:instrText>
      </w:r>
      <w:r w:rsidR="00520661">
        <w:fldChar w:fldCharType="end"/>
      </w:r>
    </w:p>
    <w:p w:rsidR="006B69F2" w:rsidRDefault="00FD5E7C" w:rsidP="006B69F2">
      <w:r>
        <w:t>Transmit a</w:t>
      </w:r>
      <w:r w:rsidR="006B69F2">
        <w:t xml:space="preserve"> file</w:t>
      </w:r>
      <w:r>
        <w:t xml:space="preserve"> to the Client.</w:t>
      </w:r>
      <w:r w:rsidR="006B69F2">
        <w:t xml:space="preserve"> </w:t>
      </w:r>
      <w:r w:rsidR="000B604B">
        <w:t>The</w:t>
      </w:r>
      <w:r>
        <w:t xml:space="preserve"> &lt;file_nexp&gt; </w:t>
      </w:r>
      <w:r w:rsidR="000B604B">
        <w:t xml:space="preserve">is the file index of a file </w:t>
      </w:r>
      <w:r w:rsidR="006B69F2">
        <w:t>open</w:t>
      </w:r>
      <w:r>
        <w:t>ed</w:t>
      </w:r>
      <w:r w:rsidR="006B69F2">
        <w:t xml:space="preserve"> for read by </w:t>
      </w:r>
      <w:r w:rsidRPr="00FD5E7C">
        <w:rPr>
          <w:b/>
        </w:rPr>
        <w:t>B</w:t>
      </w:r>
      <w:r w:rsidR="006B69F2" w:rsidRPr="00FD5E7C">
        <w:rPr>
          <w:b/>
        </w:rPr>
        <w:t>yte.open</w:t>
      </w:r>
      <w:r w:rsidR="006B69F2">
        <w:t>. Example:</w:t>
      </w:r>
    </w:p>
    <w:p w:rsidR="006B69F2" w:rsidRPr="000B604B" w:rsidRDefault="006B69F2" w:rsidP="007B2223">
      <w:pPr>
        <w:pStyle w:val="Codeexample"/>
        <w:rPr>
          <w:rFonts w:ascii="Letter Gothic" w:hAnsi="Letter Gothic"/>
          <w:b w:val="0"/>
        </w:rPr>
      </w:pPr>
      <w:r w:rsidRPr="000B604B">
        <w:rPr>
          <w:rFonts w:ascii="Letter Gothic" w:hAnsi="Letter Gothic"/>
          <w:b w:val="0"/>
        </w:rPr>
        <w:t xml:space="preserve">Byte.open </w:t>
      </w:r>
      <w:r w:rsidR="00F72A94" w:rsidRPr="000B604B">
        <w:rPr>
          <w:rFonts w:ascii="Letter Gothic" w:hAnsi="Letter Gothic"/>
          <w:b w:val="0"/>
        </w:rPr>
        <w:t>r</w:t>
      </w:r>
      <w:r w:rsidRPr="000B604B">
        <w:rPr>
          <w:rFonts w:ascii="Letter Gothic" w:hAnsi="Letter Gothic"/>
          <w:b w:val="0"/>
        </w:rPr>
        <w:t xml:space="preserve">, fr, </w:t>
      </w:r>
      <w:r w:rsidR="00F5651B" w:rsidRPr="000B604B">
        <w:rPr>
          <w:rFonts w:ascii="Letter Gothic" w:hAnsi="Letter Gothic"/>
          <w:b w:val="0"/>
        </w:rPr>
        <w:t>"</w:t>
      </w:r>
      <w:r w:rsidRPr="000B604B">
        <w:rPr>
          <w:rFonts w:ascii="Letter Gothic" w:hAnsi="Letter Gothic"/>
          <w:b w:val="0"/>
        </w:rPr>
        <w:t>image.jpg</w:t>
      </w:r>
      <w:r w:rsidR="00F5651B" w:rsidRPr="000B604B">
        <w:rPr>
          <w:rFonts w:ascii="Letter Gothic" w:hAnsi="Letter Gothic"/>
          <w:b w:val="0"/>
        </w:rPr>
        <w:t>"</w:t>
      </w:r>
    </w:p>
    <w:p w:rsidR="006B69F2" w:rsidRPr="000B604B" w:rsidRDefault="006B69F2" w:rsidP="007B2223">
      <w:pPr>
        <w:pStyle w:val="Codeexample"/>
        <w:rPr>
          <w:rFonts w:ascii="Letter Gothic" w:hAnsi="Letter Gothic"/>
          <w:b w:val="0"/>
        </w:rPr>
      </w:pPr>
      <w:r w:rsidRPr="000B604B">
        <w:rPr>
          <w:rFonts w:ascii="Letter Gothic" w:hAnsi="Letter Gothic"/>
          <w:b w:val="0"/>
        </w:rPr>
        <w:t>Socket.server.write.file fr</w:t>
      </w:r>
    </w:p>
    <w:p w:rsidR="006B69F2" w:rsidRPr="000B604B" w:rsidRDefault="006B69F2" w:rsidP="007B2223">
      <w:pPr>
        <w:pStyle w:val="Codeexample"/>
        <w:rPr>
          <w:rFonts w:ascii="Letter Gothic" w:hAnsi="Letter Gothic"/>
          <w:b w:val="0"/>
        </w:rPr>
      </w:pPr>
      <w:r w:rsidRPr="000B604B">
        <w:rPr>
          <w:rFonts w:ascii="Letter Gothic" w:hAnsi="Letter Gothic"/>
          <w:b w:val="0"/>
        </w:rPr>
        <w:t>Byte.close fr</w:t>
      </w:r>
    </w:p>
    <w:p w:rsidR="00AD2D2D" w:rsidRDefault="00AD2D2D" w:rsidP="005F4916">
      <w:pPr>
        <w:pStyle w:val="Heading3"/>
      </w:pPr>
      <w:bookmarkStart w:id="5390" w:name="_Toc436833105"/>
      <w:r w:rsidRPr="00AD2D2D">
        <w:t>Socket.server.read.file &lt;f</w:t>
      </w:r>
      <w:r w:rsidR="000B604B">
        <w:t>ile</w:t>
      </w:r>
      <w:r w:rsidRPr="00AD2D2D">
        <w:t>_nexp&gt;</w:t>
      </w:r>
      <w:bookmarkEnd w:id="5390"/>
      <w:r w:rsidR="00520661">
        <w:fldChar w:fldCharType="begin"/>
      </w:r>
      <w:r w:rsidR="00F70FB7">
        <w:instrText xml:space="preserve"> XE "</w:instrText>
      </w:r>
      <w:r w:rsidR="00F70FB7" w:rsidRPr="00B2181A">
        <w:instrText>Socket.server.read.file &lt;f</w:instrText>
      </w:r>
      <w:r w:rsidR="000B604B">
        <w:instrText>ile</w:instrText>
      </w:r>
      <w:r w:rsidR="00F70FB7" w:rsidRPr="00B2181A">
        <w:instrText>_nexp&gt;</w:instrText>
      </w:r>
      <w:r w:rsidR="00F70FB7">
        <w:instrText xml:space="preserve">" </w:instrText>
      </w:r>
      <w:r w:rsidR="00520661">
        <w:fldChar w:fldCharType="end"/>
      </w:r>
    </w:p>
    <w:p w:rsidR="00AD2D2D" w:rsidRDefault="00DB0C94" w:rsidP="00AD2D2D">
      <w:r>
        <w:t>Read</w:t>
      </w:r>
      <w:r w:rsidR="00AD2D2D">
        <w:t xml:space="preserve"> file</w:t>
      </w:r>
      <w:r>
        <w:t xml:space="preserve"> </w:t>
      </w:r>
      <w:r w:rsidR="00173713">
        <w:t>data</w:t>
      </w:r>
      <w:r w:rsidR="00AD2D2D">
        <w:t xml:space="preserve"> transmitted by </w:t>
      </w:r>
      <w:r w:rsidR="00962375">
        <w:t>the</w:t>
      </w:r>
      <w:r w:rsidR="00AD2D2D">
        <w:t xml:space="preserve"> </w:t>
      </w:r>
      <w:r w:rsidR="00173713">
        <w:t>Client</w:t>
      </w:r>
      <w:r w:rsidR="00AD2D2D">
        <w:t xml:space="preserve"> and write</w:t>
      </w:r>
      <w:r w:rsidR="00173713">
        <w:t xml:space="preserve"> it</w:t>
      </w:r>
      <w:r w:rsidR="00AD2D2D">
        <w:t xml:space="preserve"> to </w:t>
      </w:r>
      <w:r w:rsidR="00173713">
        <w:t>a</w:t>
      </w:r>
      <w:r w:rsidR="00AD2D2D">
        <w:t xml:space="preserve"> file</w:t>
      </w:r>
      <w:r w:rsidR="00173713">
        <w:t>.</w:t>
      </w:r>
      <w:r w:rsidR="00AD2D2D">
        <w:t xml:space="preserve"> </w:t>
      </w:r>
      <w:r w:rsidR="00173713">
        <w:t>The</w:t>
      </w:r>
      <w:r w:rsidR="00AD2D2D">
        <w:t xml:space="preserve"> &lt;f</w:t>
      </w:r>
      <w:r w:rsidR="00962375">
        <w:t>ile</w:t>
      </w:r>
      <w:r w:rsidR="00AD2D2D">
        <w:t>_nexp&gt; is</w:t>
      </w:r>
      <w:r w:rsidR="00173713">
        <w:t xml:space="preserve"> the file index of a file opened for write by</w:t>
      </w:r>
      <w:r w:rsidR="00AD2D2D">
        <w:t xml:space="preserve"> </w:t>
      </w:r>
      <w:r w:rsidR="00173713" w:rsidRPr="00173713">
        <w:rPr>
          <w:b/>
        </w:rPr>
        <w:t>B</w:t>
      </w:r>
      <w:r w:rsidR="00AD2D2D" w:rsidRPr="00173713">
        <w:rPr>
          <w:b/>
        </w:rPr>
        <w:t>yte.open</w:t>
      </w:r>
      <w:r w:rsidR="00AD2D2D">
        <w:t xml:space="preserve">. </w:t>
      </w:r>
      <w:r w:rsidR="000B604B">
        <w:t>E</w:t>
      </w:r>
      <w:r w:rsidR="00AD2D2D">
        <w:t>xample:</w:t>
      </w:r>
    </w:p>
    <w:p w:rsidR="00AD2D2D" w:rsidRPr="000B604B" w:rsidRDefault="00AD2D2D" w:rsidP="00AD2D2D">
      <w:pPr>
        <w:pStyle w:val="Codeexample"/>
        <w:rPr>
          <w:rFonts w:ascii="Letter Gothic" w:hAnsi="Letter Gothic"/>
          <w:b w:val="0"/>
        </w:rPr>
      </w:pPr>
      <w:r w:rsidRPr="000B604B">
        <w:rPr>
          <w:rFonts w:ascii="Letter Gothic" w:hAnsi="Letter Gothic"/>
          <w:b w:val="0"/>
        </w:rPr>
        <w:t>Byte.open w, fw, "image.jpg"</w:t>
      </w:r>
    </w:p>
    <w:p w:rsidR="00AD2D2D" w:rsidRPr="000B604B" w:rsidRDefault="00AD2D2D" w:rsidP="00AD2D2D">
      <w:pPr>
        <w:pStyle w:val="Codeexample"/>
        <w:rPr>
          <w:rFonts w:ascii="Letter Gothic" w:hAnsi="Letter Gothic"/>
          <w:b w:val="0"/>
        </w:rPr>
      </w:pPr>
      <w:r w:rsidRPr="000B604B">
        <w:rPr>
          <w:rFonts w:ascii="Letter Gothic" w:hAnsi="Letter Gothic"/>
          <w:b w:val="0"/>
        </w:rPr>
        <w:t>Socket.server.read.file fw</w:t>
      </w:r>
    </w:p>
    <w:p w:rsidR="00AD2D2D" w:rsidRPr="000B604B" w:rsidRDefault="00AD2D2D" w:rsidP="00AD2D2D">
      <w:pPr>
        <w:pStyle w:val="Codeexample"/>
        <w:rPr>
          <w:rFonts w:ascii="Letter Gothic" w:hAnsi="Letter Gothic"/>
          <w:b w:val="0"/>
        </w:rPr>
      </w:pPr>
      <w:r w:rsidRPr="000B604B">
        <w:rPr>
          <w:rFonts w:ascii="Letter Gothic" w:hAnsi="Letter Gothic"/>
          <w:b w:val="0"/>
        </w:rPr>
        <w:t>Byte.close fw</w:t>
      </w:r>
    </w:p>
    <w:p w:rsidR="00D65DA8" w:rsidRDefault="00D65DA8" w:rsidP="005F4916">
      <w:pPr>
        <w:pStyle w:val="Heading3"/>
      </w:pPr>
      <w:bookmarkStart w:id="5391" w:name="_Toc436833106"/>
      <w:r>
        <w:t>Socket.server.disconnect</w:t>
      </w:r>
      <w:bookmarkEnd w:id="5391"/>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0B604B" w:rsidP="00D65DA8">
      <w:r>
        <w:t>Close t</w:t>
      </w:r>
      <w:r w:rsidR="00D65DA8">
        <w:t>he connection with the previously</w:t>
      </w:r>
      <w:r w:rsidR="00FD5E7C">
        <w:t>-</w:t>
      </w:r>
      <w:r w:rsidR="00D65DA8">
        <w:t xml:space="preserve">connected Client. A new </w:t>
      </w:r>
      <w:r w:rsidRPr="000B604B">
        <w:rPr>
          <w:b/>
        </w:rPr>
        <w:t>S</w:t>
      </w:r>
      <w:r w:rsidR="00D65DA8" w:rsidRPr="000B604B">
        <w:rPr>
          <w:b/>
        </w:rPr>
        <w:t>ocket.server.connect</w:t>
      </w:r>
      <w:r w:rsidR="00D65DA8">
        <w:t xml:space="preserve"> can then be executed to connect to the next client in the queue.</w:t>
      </w:r>
    </w:p>
    <w:p w:rsidR="00D663E0" w:rsidRDefault="00D663E0" w:rsidP="005F4916">
      <w:pPr>
        <w:pStyle w:val="Heading3"/>
      </w:pPr>
      <w:bookmarkStart w:id="5392" w:name="_Toc436833107"/>
      <w:r>
        <w:t>Socket.server.close</w:t>
      </w:r>
      <w:bookmarkEnd w:id="5392"/>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0B604B" w:rsidP="00D65DA8">
      <w:r>
        <w:t>Close t</w:t>
      </w:r>
      <w:r w:rsidR="00D663E0">
        <w:t>he previously created Server. Any currently connected client will be disconnected.</w:t>
      </w:r>
    </w:p>
    <w:p w:rsidR="000C367E" w:rsidRDefault="000C367E" w:rsidP="005F4916">
      <w:pPr>
        <w:pStyle w:val="Heading3"/>
      </w:pPr>
      <w:bookmarkStart w:id="5393" w:name="_Toc436833108"/>
      <w:r>
        <w:t>Socket.server.client.ip &lt;nvar&gt;</w:t>
      </w:r>
      <w:bookmarkEnd w:id="5393"/>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 the IP of the Client currently connected to the Server.</w:t>
      </w:r>
    </w:p>
    <w:p w:rsidR="000039BC" w:rsidRDefault="000039BC" w:rsidP="00E33967">
      <w:pPr>
        <w:pStyle w:val="Heading1"/>
      </w:pPr>
      <w:bookmarkStart w:id="5394" w:name="_Toc436833109"/>
      <w:r>
        <w:t>FTP</w:t>
      </w:r>
      <w:r w:rsidR="0081367E">
        <w:t xml:space="preserve"> Client</w:t>
      </w:r>
      <w:bookmarkEnd w:id="5394"/>
    </w:p>
    <w:p w:rsidR="000039BC" w:rsidRDefault="000039BC" w:rsidP="000039BC">
      <w:r>
        <w:t>These FTP commands implement a FTP Client</w:t>
      </w:r>
    </w:p>
    <w:p w:rsidR="000039BC" w:rsidRDefault="003A4712" w:rsidP="00EB1F62">
      <w:pPr>
        <w:pStyle w:val="Heading2"/>
      </w:pPr>
      <w:bookmarkStart w:id="5395" w:name="_Toc436833110"/>
      <w:r w:rsidRPr="004B7016">
        <w:t>Ftp.open</w:t>
      </w:r>
      <w:r w:rsidR="00A049E1">
        <w:t xml:space="preserve"> &lt;url_sexp&gt;, &lt;port_nexp&gt;, &lt;user_sexp&gt;, &lt;pw_sexp&gt;</w:t>
      </w:r>
      <w:bookmarkEnd w:id="5395"/>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6C7638" w:rsidP="007B2223">
      <w:pPr>
        <w:pStyle w:val="Codeexample"/>
      </w:pPr>
      <w:hyperlink r:id="rId29" w:history="1">
        <w:r w:rsidR="00A049E1" w:rsidRPr="00A049E1">
          <w:t>ftp.open</w:t>
        </w:r>
      </w:hyperlink>
      <w:r w:rsidR="00A049E1" w:rsidRPr="00A049E1">
        <w:t xml:space="preserve"> </w:t>
      </w:r>
      <w:r w:rsidR="00F5651B">
        <w:t>"</w:t>
      </w:r>
      <w:hyperlink r:id="rId30"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5396" w:name="_Toc436833111"/>
      <w:r>
        <w:t>Ftp.</w:t>
      </w:r>
      <w:r w:rsidR="00434FE2">
        <w:t>c</w:t>
      </w:r>
      <w:r w:rsidR="00FB227D">
        <w:t>lose</w:t>
      </w:r>
      <w:bookmarkEnd w:id="5396"/>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6C7638" w:rsidP="00EB1F62">
      <w:pPr>
        <w:pStyle w:val="Heading2"/>
      </w:pPr>
      <w:hyperlink r:id="rId31" w:history="1">
        <w:bookmarkStart w:id="5397" w:name="_Toc436833112"/>
        <w:r w:rsidR="003A4712">
          <w:t>Ftp.</w:t>
        </w:r>
        <w:r w:rsidR="00A049E1" w:rsidRPr="00A049E1">
          <w:t>put</w:t>
        </w:r>
      </w:hyperlink>
      <w:r w:rsidR="00A63278">
        <w:t xml:space="preserve"> &lt;source_sexp&gt;, &lt;destination_sexp&gt;</w:t>
      </w:r>
      <w:bookmarkEnd w:id="5397"/>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6C7638" w:rsidP="00EB1F62">
      <w:pPr>
        <w:pStyle w:val="Heading2"/>
      </w:pPr>
      <w:hyperlink r:id="rId32" w:history="1">
        <w:bookmarkStart w:id="5398" w:name="_Toc436833113"/>
        <w:r w:rsidR="003A4712">
          <w:t>Ftp.</w:t>
        </w:r>
        <w:r w:rsidR="00A049E1" w:rsidRPr="00A049E1">
          <w:t>get</w:t>
        </w:r>
      </w:hyperlink>
      <w:r w:rsidR="00A63278">
        <w:t xml:space="preserve"> &lt;source_sexp&gt;, &lt;destination_sexp&gt;</w:t>
      </w:r>
      <w:bookmarkEnd w:id="5398"/>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6C7638" w:rsidP="00EB1F62">
      <w:pPr>
        <w:pStyle w:val="Heading2"/>
      </w:pPr>
      <w:hyperlink r:id="rId33" w:history="1">
        <w:bookmarkStart w:id="5399" w:name="_Toc436833114"/>
        <w:r w:rsidR="003A4712">
          <w:t>Ftp.</w:t>
        </w:r>
        <w:r w:rsidR="00A049E1" w:rsidRPr="00A049E1">
          <w:t>dir</w:t>
        </w:r>
      </w:hyperlink>
      <w:r w:rsidR="0034592D">
        <w:t xml:space="preserve"> &lt;list_n</w:t>
      </w:r>
      <w:r w:rsidR="005F6213">
        <w:t>var&gt;</w:t>
      </w:r>
      <w:r w:rsidR="00EB7A4A">
        <w:t xml:space="preserve"> {,&lt;dirmark_sexp&gt;}</w:t>
      </w:r>
      <w:bookmarkEnd w:id="5399"/>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6C7638" w:rsidP="00EB1F62">
      <w:pPr>
        <w:pStyle w:val="Heading2"/>
      </w:pPr>
      <w:hyperlink r:id="rId34" w:history="1">
        <w:bookmarkStart w:id="5400" w:name="_Toc436833115"/>
        <w:r w:rsidR="003A4712">
          <w:t>Ftp.</w:t>
        </w:r>
        <w:r w:rsidR="00A049E1" w:rsidRPr="00A049E1">
          <w:t>cd</w:t>
        </w:r>
      </w:hyperlink>
      <w:r w:rsidR="005F6213">
        <w:t xml:space="preserve"> &lt;</w:t>
      </w:r>
      <w:r w:rsidR="00682711">
        <w:t>new_directory_sexp&gt;</w:t>
      </w:r>
      <w:bookmarkEnd w:id="5400"/>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6C7638" w:rsidP="00EB1F62">
      <w:pPr>
        <w:pStyle w:val="Heading2"/>
      </w:pPr>
      <w:hyperlink r:id="rId35" w:history="1">
        <w:bookmarkStart w:id="5401" w:name="_Toc436833116"/>
        <w:r w:rsidR="003A4712">
          <w:t>Ftp.</w:t>
        </w:r>
        <w:r w:rsidR="00A049E1" w:rsidRPr="00A049E1">
          <w:t>rename</w:t>
        </w:r>
      </w:hyperlink>
      <w:r w:rsidR="00682711">
        <w:t xml:space="preserve"> &lt;old_filename_sexp&gt;, &lt;new_filename_sexp&gt;</w:t>
      </w:r>
      <w:bookmarkEnd w:id="5401"/>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6C7638" w:rsidP="00EB1F62">
      <w:pPr>
        <w:pStyle w:val="Heading2"/>
      </w:pPr>
      <w:hyperlink r:id="rId36" w:history="1">
        <w:bookmarkStart w:id="5402" w:name="_Toc436833117"/>
        <w:r w:rsidR="003A4712">
          <w:t>Ftp.</w:t>
        </w:r>
        <w:r w:rsidR="00A049E1" w:rsidRPr="00A049E1">
          <w:t>delete</w:t>
        </w:r>
      </w:hyperlink>
      <w:r w:rsidR="00682711">
        <w:t xml:space="preserve"> &lt;filename_sexp&gt;</w:t>
      </w:r>
      <w:bookmarkEnd w:id="5402"/>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6C7638" w:rsidP="00EB1F62">
      <w:pPr>
        <w:pStyle w:val="Heading2"/>
      </w:pPr>
      <w:hyperlink r:id="rId37" w:history="1">
        <w:bookmarkStart w:id="5403" w:name="_Toc436833118"/>
        <w:r w:rsidR="003A4712">
          <w:t>Ftp.</w:t>
        </w:r>
        <w:r w:rsidR="00A049E1" w:rsidRPr="00A049E1">
          <w:t>rmdir</w:t>
        </w:r>
      </w:hyperlink>
      <w:r w:rsidR="00682711">
        <w:t xml:space="preserve"> &lt;directory_sexp&gt;</w:t>
      </w:r>
      <w:bookmarkEnd w:id="5403"/>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6C7638" w:rsidP="00EB1F62">
      <w:pPr>
        <w:pStyle w:val="Heading2"/>
      </w:pPr>
      <w:hyperlink r:id="rId38" w:history="1">
        <w:bookmarkStart w:id="5404" w:name="_Toc436833119"/>
        <w:r w:rsidR="003A4712">
          <w:t>Ftp.</w:t>
        </w:r>
        <w:r w:rsidR="00A049E1" w:rsidRPr="00A049E1">
          <w:t>mkdir</w:t>
        </w:r>
      </w:hyperlink>
      <w:r w:rsidR="00682711">
        <w:t xml:space="preserve"> &lt;directory_sexp&gt;</w:t>
      </w:r>
      <w:bookmarkEnd w:id="5404"/>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5405" w:name="_Toc436833120"/>
      <w:r>
        <w:t>Bluetooth</w:t>
      </w:r>
      <w:bookmarkEnd w:id="5405"/>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wait</w:t>
      </w:r>
      <w:r w:rsidR="0033264B">
        <w:t>s</w:t>
      </w:r>
      <w:r>
        <w:t xml:space="preserve">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t>
      </w:r>
      <w:r w:rsidR="0033264B">
        <w:t>is</w:t>
      </w:r>
      <w:r w:rsidR="003A0902">
        <w:t xml:space="preserve"> given a list of paired Bluetooth devices and asked</w:t>
      </w:r>
      <w:r w:rsidR="0033264B">
        <w:t>.</w:t>
      </w:r>
      <w:r w:rsidR="003A0902">
        <w:t xml:space="preserve"> </w:t>
      </w:r>
      <w:r w:rsidR="0033264B">
        <w:t>When the user</w:t>
      </w:r>
      <w:r w:rsidR="003A0902">
        <w:t xml:space="preserve"> select</w:t>
      </w:r>
      <w:r w:rsidR="0033264B">
        <w:t>s a device,</w:t>
      </w:r>
      <w:r w:rsidR="003A0902">
        <w:t xml:space="preserve"> BASIC! attempt</w:t>
      </w:r>
      <w:r w:rsidR="0033264B">
        <w:t>s</w:t>
      </w:r>
      <w:r w:rsidR="003A0902">
        <w:t xml:space="preserve"> to connect to it.</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5406" w:name="_Toc436833121"/>
      <w:r>
        <w:t>B</w:t>
      </w:r>
      <w:r w:rsidR="00D50FDC">
        <w:t>t.open</w:t>
      </w:r>
      <w:r w:rsidR="00296C24">
        <w:t xml:space="preserve"> {0|1}</w:t>
      </w:r>
      <w:bookmarkEnd w:id="5406"/>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5407" w:name="_Toc436833122"/>
      <w:r>
        <w:t>Bt.close</w:t>
      </w:r>
      <w:bookmarkEnd w:id="5407"/>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5408" w:name="_Toc436833123"/>
      <w:r>
        <w:t>Bt.connect</w:t>
      </w:r>
      <w:r w:rsidR="00296C24">
        <w:t xml:space="preserve"> {0|1}</w:t>
      </w:r>
      <w:bookmarkEnd w:id="5408"/>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5409" w:name="_Toc436833124"/>
      <w:r>
        <w:t>Bt.disconnect</w:t>
      </w:r>
      <w:bookmarkEnd w:id="5409"/>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5410" w:name="_Toc436833125"/>
      <w:r>
        <w:t>Bt.reconnect</w:t>
      </w:r>
      <w:bookmarkEnd w:id="5410"/>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5411" w:name="_Toc436833126"/>
      <w:r>
        <w:t xml:space="preserve">Bt.status </w:t>
      </w:r>
      <w:r w:rsidR="003A1A0A">
        <w:t>{{</w:t>
      </w:r>
      <w:r>
        <w:t>&lt;</w:t>
      </w:r>
      <w:r w:rsidR="009622C0">
        <w:t>connect</w:t>
      </w:r>
      <w:r w:rsidR="003A1A0A">
        <w:t>_</w:t>
      </w:r>
      <w:r>
        <w:t>var&gt;</w:t>
      </w:r>
      <w:r w:rsidR="003A1A0A">
        <w:t>}{, &lt;name_svar&gt;}{, &lt;address_svar&gt;}}</w:t>
      </w:r>
      <w:bookmarkEnd w:id="5411"/>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 xml:space="preserve">All </w:t>
      </w:r>
      <w:del w:id="5412" w:author="Sammartano, Marc (BIC USA)" w:date="2015-12-01T12:13:00Z">
        <w:r w:rsidDel="00FE73A4">
          <w:delText xml:space="preserve">of the </w:delText>
        </w:r>
      </w:del>
      <w:r>
        <w:t>parameters are optional</w:t>
      </w:r>
      <w:ins w:id="5413" w:author="Sammartano, Marc (BIC USA)" w:date="2015-12-01T12:13:00Z">
        <w:r w:rsidR="00FE73A4">
          <w:t>;</w:t>
        </w:r>
      </w:ins>
      <w:r>
        <w:t xml:space="preserve"> </w:t>
      </w:r>
      <w:del w:id="5414" w:author="Sammartano, Marc (BIC USA)" w:date="2015-12-01T12:21:00Z">
        <w:r w:rsidDel="00FE73A4">
          <w:delText xml:space="preserve">but positional: you can omit any parameter, but you must have the correct number of commas before any parameter you want to </w:delText>
        </w:r>
      </w:del>
      <w:r>
        <w:t>use</w:t>
      </w:r>
      <w:ins w:id="5415" w:author="Sammartano, Marc (BIC USA)" w:date="2015-12-01T12:21:00Z">
        <w:r w:rsidR="00FE73A4">
          <w:t xml:space="preserve"> commas to indicate omitted parameters (see Optional Parameters)</w:t>
        </w:r>
      </w:ins>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5416" w:name="_Toc436833127"/>
      <w:r>
        <w:t xml:space="preserve">Bt.write </w:t>
      </w:r>
      <w:r w:rsidR="00237A2A">
        <w:t>{</w:t>
      </w:r>
      <w:r w:rsidR="003C1FB8">
        <w:t>&lt;exp&gt; {,|;}</w:t>
      </w:r>
      <w:r w:rsidR="00237A2A">
        <w:t>}</w:t>
      </w:r>
      <w:r w:rsidR="003C1FB8">
        <w:t xml:space="preserve"> ...</w:t>
      </w:r>
      <w:bookmarkEnd w:id="5416"/>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w:t>
      </w:r>
      <w:r w:rsidR="0033264B">
        <w:t>dat</w:t>
      </w:r>
      <w:r>
        <w:t>a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33264B"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xml:space="preserve">, with </w:t>
      </w:r>
      <w:r w:rsidR="0033264B">
        <w:t>two</w:t>
      </w:r>
      <w:r w:rsidR="00F57F15" w:rsidRPr="00F57F15">
        <w:t xml:space="preserve"> difference</w:t>
      </w:r>
      <w:r w:rsidR="0033264B">
        <w:t>s</w:t>
      </w:r>
      <w:r w:rsidR="00F57F15" w:rsidRPr="00F57F15">
        <w:t>:</w:t>
      </w:r>
    </w:p>
    <w:p w:rsidR="0004730F" w:rsidRDefault="0004730F" w:rsidP="00156EC7">
      <w:pPr>
        <w:pStyle w:val="ListParagraph"/>
        <w:numPr>
          <w:ilvl w:val="0"/>
          <w:numId w:val="30"/>
        </w:numPr>
      </w:pPr>
      <w:r>
        <w:t>Only one byte is transmitted for each character; the upper byte is discarded. Binary data and ASCII text are sent correctly, but Unicode characters may not be.</w:t>
      </w:r>
    </w:p>
    <w:p w:rsidR="0004730F" w:rsidRDefault="0033264B" w:rsidP="00156EC7">
      <w:pPr>
        <w:pStyle w:val="ListParagraph"/>
        <w:numPr>
          <w:ilvl w:val="0"/>
          <w:numId w:val="30"/>
        </w:numPr>
      </w:pPr>
      <w:r>
        <w:t>A</w:t>
      </w:r>
      <w:r w:rsidR="00F57F15" w:rsidRPr="00F57F15">
        <w:t xml:space="preserve"> line that ends with a semicolon is</w:t>
      </w:r>
      <w:r w:rsidR="0010169A" w:rsidRPr="0010169A">
        <w:t xml:space="preserve"> </w:t>
      </w:r>
      <w:r w:rsidR="0004730F">
        <w:t>sent</w:t>
      </w:r>
      <w:r w:rsidR="0010169A" w:rsidRPr="00F57F15">
        <w:t xml:space="preserve"> immediately, with no newline character(s) added</w:t>
      </w:r>
      <w:r w:rsidR="004A0E75">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5417" w:name="_Toc436833128"/>
      <w:r>
        <w:t>Bt.read.ready &lt;nvar&gt;</w:t>
      </w:r>
      <w:bookmarkEnd w:id="5417"/>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5418" w:name="_Toc436833129"/>
      <w:r>
        <w:t>OnB</w:t>
      </w:r>
      <w:r w:rsidR="00010A3E">
        <w:t>t</w:t>
      </w:r>
      <w:r>
        <w:t>ReadReady:</w:t>
      </w:r>
      <w:bookmarkEnd w:id="5418"/>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w:t>
      </w:r>
      <w:r w:rsidRPr="003A1A0A">
        <w:rPr>
          <w:b/>
        </w:rPr>
        <w:t>B</w:t>
      </w:r>
      <w:r w:rsidR="00DB7920" w:rsidRPr="003A1A0A">
        <w:rPr>
          <w:b/>
        </w:rPr>
        <w:t>t</w:t>
      </w:r>
      <w:r w:rsidRPr="003A1A0A">
        <w:rPr>
          <w:b/>
        </w:rPr>
        <w:t>.</w:t>
      </w:r>
      <w:r w:rsidR="00DB7920" w:rsidRPr="003A1A0A">
        <w:rPr>
          <w:b/>
        </w:rPr>
        <w:t>read</w:t>
      </w:r>
      <w:r w:rsidRPr="003A1A0A">
        <w:rPr>
          <w:b/>
        </w:rPr>
        <w:t>.</w:t>
      </w:r>
      <w:r w:rsidR="00DB7920" w:rsidRPr="003A1A0A">
        <w:rPr>
          <w:b/>
        </w:rPr>
        <w:t>ready</w:t>
      </w:r>
      <w:r>
        <w:t xml:space="preserve"> </w:t>
      </w:r>
      <w:r w:rsidR="00F378FD">
        <w:t>would</w:t>
      </w:r>
      <w:r>
        <w:t xml:space="preserve"> return a </w:t>
      </w:r>
      <w:r w:rsidR="00F378FD">
        <w:t>non-zero</w:t>
      </w:r>
      <w:r>
        <w:t xml:space="preserve"> value) </w:t>
      </w:r>
      <w:r w:rsidR="00F378FD">
        <w:t xml:space="preserve">the currently running program will be interrupted and execution will resume at the statement after this label. You can then read and handle the message. When done, you can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5419" w:name="_Toc436833130"/>
      <w:r>
        <w:t>Bt.onRead</w:t>
      </w:r>
      <w:r w:rsidR="00F378FD">
        <w:t>Ready.</w:t>
      </w:r>
      <w:r w:rsidR="00A052E9">
        <w:t>r</w:t>
      </w:r>
      <w:r w:rsidR="00F378FD">
        <w:t>esume</w:t>
      </w:r>
      <w:bookmarkEnd w:id="5419"/>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5420" w:name="_Toc436833131"/>
      <w:r>
        <w:t>Bt.read.bytes &lt;svar&gt;</w:t>
      </w:r>
      <w:bookmarkEnd w:id="5420"/>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04730F" w:rsidRPr="0004730F" w:rsidRDefault="0004730F" w:rsidP="00D50FDC">
      <w:r>
        <w:t xml:space="preserve">Each message byte is placed in one character of the string; the upper byte of each character is 0. This is similar to </w:t>
      </w:r>
      <w:r>
        <w:rPr>
          <w:b/>
        </w:rPr>
        <w:t>Byte.read.buffer</w:t>
      </w:r>
      <w:r>
        <w:t>, which reads binary data from a file into a buffer string.</w:t>
      </w:r>
    </w:p>
    <w:p w:rsidR="00632194" w:rsidRDefault="00632194" w:rsidP="00EB1F62">
      <w:pPr>
        <w:pStyle w:val="Heading2"/>
      </w:pPr>
      <w:bookmarkStart w:id="5421" w:name="_Toc436833132"/>
      <w:r>
        <w:t>Bt.device.name &lt;svar&gt;</w:t>
      </w:r>
      <w:bookmarkEnd w:id="5421"/>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5422" w:name="_Toc436833133"/>
      <w:r>
        <w:t>Bt.set.</w:t>
      </w:r>
      <w:r w:rsidR="00A052E9">
        <w:t>UUID</w:t>
      </w:r>
      <w:r>
        <w:t xml:space="preserve"> &lt;sexp&gt;</w:t>
      </w:r>
      <w:bookmarkEnd w:id="5422"/>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6C7638" w:rsidP="0001590A">
      <w:pPr>
        <w:ind w:left="720"/>
      </w:pPr>
      <w:hyperlink r:id="rId39" w:history="1">
        <w:r w:rsidR="00833D3B">
          <w:rPr>
            <w:rStyle w:val="Hyperlink"/>
          </w:rPr>
          <w:t>http://farwestab.wordpress.com/2011/02/05/some-tips-on-android-and-bluetooth/</w:t>
        </w:r>
      </w:hyperlink>
    </w:p>
    <w:p w:rsidR="00012250" w:rsidRDefault="00012250" w:rsidP="00012250">
      <w:pPr>
        <w:pStyle w:val="Heading1"/>
      </w:pPr>
      <w:bookmarkStart w:id="5423" w:name="_Toc436833134"/>
      <w:r>
        <w:t>Communication: Phone and Text</w:t>
      </w:r>
      <w:bookmarkEnd w:id="5423"/>
    </w:p>
    <w:p w:rsidR="00012250" w:rsidRDefault="00012250" w:rsidP="00012250">
      <w:pPr>
        <w:pStyle w:val="Heading2"/>
      </w:pPr>
      <w:bookmarkStart w:id="5424" w:name="_Toc436833135"/>
      <w:r>
        <w:t>Email.send &lt;recipient_sexp&gt;, &lt;subject_sexp&gt;, &lt;body_sexp&gt;</w:t>
      </w:r>
      <w:bookmarkEnd w:id="5424"/>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rsidR="00012250" w:rsidRDefault="00012250" w:rsidP="00012250">
      <w:r>
        <w:t>The email message in the Body string expression will be sent to the named recipient with the named subject heading.</w:t>
      </w:r>
    </w:p>
    <w:p w:rsidR="00012250" w:rsidRDefault="00012250" w:rsidP="00012250">
      <w:pPr>
        <w:pStyle w:val="Heading2"/>
      </w:pPr>
      <w:bookmarkStart w:id="5425" w:name="_Toc436833136"/>
      <w:r>
        <w:t>MyPhoneNumber &lt;svar&gt;</w:t>
      </w:r>
      <w:bookmarkEnd w:id="5425"/>
      <w:r>
        <w:fldChar w:fldCharType="begin"/>
      </w:r>
      <w:r>
        <w:instrText xml:space="preserve"> XE "M</w:instrText>
      </w:r>
      <w:r w:rsidRPr="00E23581">
        <w:instrText>yPhoneNumber &lt;svar&gt;</w:instrText>
      </w:r>
      <w:r>
        <w:instrText xml:space="preserve">" </w:instrText>
      </w:r>
      <w:r>
        <w:fldChar w:fldCharType="end"/>
      </w:r>
    </w:p>
    <w:p w:rsidR="00012250" w:rsidRDefault="00012250" w:rsidP="00012250">
      <w:r>
        <w:t>The phone number of the Android device will be returned in the string variable. If the device is not connected to a cellular network, the returned value will be uncertain.</w:t>
      </w:r>
    </w:p>
    <w:p w:rsidR="00012250" w:rsidRDefault="00012250" w:rsidP="00012250">
      <w:pPr>
        <w:pStyle w:val="Heading2"/>
      </w:pPr>
      <w:bookmarkStart w:id="5426" w:name="_Toc436833137"/>
      <w:r>
        <w:t>Phone.call &lt;sexp&gt;</w:t>
      </w:r>
      <w:bookmarkEnd w:id="5426"/>
      <w:r>
        <w:fldChar w:fldCharType="begin"/>
      </w:r>
      <w:r>
        <w:instrText xml:space="preserve"> XE "</w:instrText>
      </w:r>
      <w:r w:rsidRPr="00E23581">
        <w:instrText>Phone.call &lt;sexp&gt;</w:instrText>
      </w:r>
      <w:r>
        <w:instrText xml:space="preserve">" </w:instrText>
      </w:r>
      <w:r>
        <w:fldChar w:fldCharType="end"/>
      </w:r>
    </w:p>
    <w:p w:rsidR="00012250" w:rsidRDefault="00012250" w:rsidP="00012250">
      <w:r>
        <w:t>The phone number contained in the string expression will be called. Your device must be connected to a cellular network to make phone calls.</w:t>
      </w:r>
    </w:p>
    <w:p w:rsidR="00012250" w:rsidRDefault="00012250" w:rsidP="00012250">
      <w:pPr>
        <w:pStyle w:val="Heading2"/>
      </w:pPr>
      <w:bookmarkStart w:id="5427" w:name="_Toc436833138"/>
      <w:r>
        <w:t>Phone.dial &lt;sexp&gt;</w:t>
      </w:r>
      <w:bookmarkEnd w:id="5427"/>
      <w:r>
        <w:fldChar w:fldCharType="begin"/>
      </w:r>
      <w:r>
        <w:instrText xml:space="preserve"> XE "Phone.dia</w:instrText>
      </w:r>
      <w:r w:rsidRPr="00E23581">
        <w:instrText>l &lt;sexp&gt;</w:instrText>
      </w:r>
      <w:r>
        <w:instrText xml:space="preserve">" </w:instrText>
      </w:r>
      <w:r>
        <w:fldChar w:fldCharType="end"/>
      </w:r>
    </w:p>
    <w:p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rsidR="00012250" w:rsidRDefault="00012250" w:rsidP="00012250">
      <w:pPr>
        <w:pStyle w:val="Heading2"/>
      </w:pPr>
      <w:bookmarkStart w:id="5428" w:name="_Toc436833139"/>
      <w:r>
        <w:t>Phone.rcv.init</w:t>
      </w:r>
      <w:bookmarkEnd w:id="5428"/>
      <w:r>
        <w:fldChar w:fldCharType="begin"/>
      </w:r>
      <w:r>
        <w:instrText xml:space="preserve"> XE "</w:instrText>
      </w:r>
      <w:r w:rsidRPr="009F3C9E">
        <w:instrText>Phone.rcv.init</w:instrText>
      </w:r>
      <w:r>
        <w:instrText xml:space="preserve">" </w:instrText>
      </w:r>
      <w:r>
        <w:fldChar w:fldCharType="end"/>
      </w:r>
    </w:p>
    <w:p w:rsidR="00D44CB5" w:rsidRDefault="00012250" w:rsidP="00012250">
      <w:pPr>
        <w:rPr>
          <w:ins w:id="5429" w:author="Sammartano, Marc (BIC USA)" w:date="2015-11-10T10:11:00Z"/>
        </w:rPr>
      </w:pPr>
      <w:r>
        <w:t xml:space="preserve">Prepare to detect </w:t>
      </w:r>
      <w:ins w:id="5430" w:author="Sammartano, Marc (BIC USA)" w:date="2015-11-10T10:09:00Z">
        <w:r w:rsidR="00D768E3">
          <w:t xml:space="preserve">the state of your </w:t>
        </w:r>
      </w:ins>
      <w:r>
        <w:t>phone</w:t>
      </w:r>
      <w:ins w:id="5431" w:author="Sammartano, Marc (BIC USA)" w:date="2015-11-10T10:10:00Z">
        <w:r w:rsidR="00D768E3">
          <w:t>. If you want to detect phone</w:t>
        </w:r>
      </w:ins>
      <w:r>
        <w:t xml:space="preserve"> calls using </w:t>
      </w:r>
      <w:del w:id="5432" w:author="Sammartano, Marc (BIC USA)" w:date="2015-11-10T10:10:00Z">
        <w:r w:rsidDel="00D768E3">
          <w:delText>p</w:delText>
        </w:r>
      </w:del>
      <w:ins w:id="5433" w:author="Sammartano, Marc (BIC USA)" w:date="2015-11-10T10:10:00Z">
        <w:r w:rsidR="00D768E3" w:rsidRPr="00D768E3">
          <w:rPr>
            <w:b/>
          </w:rPr>
          <w:t>P</w:t>
        </w:r>
      </w:ins>
      <w:r w:rsidRPr="00D768E3">
        <w:rPr>
          <w:b/>
        </w:rPr>
        <w:t>hone.rcv.next</w:t>
      </w:r>
      <w:ins w:id="5434" w:author="Sammartano, Marc (BIC USA)" w:date="2015-11-10T10:10:00Z">
        <w:r w:rsidR="00D768E3">
          <w:t xml:space="preserve">, or you want </w:t>
        </w:r>
        <w:r w:rsidR="00D768E3">
          <w:rPr>
            <w:b/>
          </w:rPr>
          <w:t>Phone.info</w:t>
        </w:r>
        <w:r w:rsidR="00D768E3">
          <w:t xml:space="preserve"> to attempt to report signal strength, you must</w:t>
        </w:r>
      </w:ins>
      <w:ins w:id="5435" w:author="Sammartano, Marc (BIC USA)" w:date="2015-11-10T10:11:00Z">
        <w:r w:rsidR="00D768E3">
          <w:t xml:space="preserve"> first run this command</w:t>
        </w:r>
      </w:ins>
      <w:r>
        <w:t>.</w:t>
      </w:r>
    </w:p>
    <w:p w:rsidR="00D768E3" w:rsidRPr="00D44CB5" w:rsidRDefault="00D768E3" w:rsidP="00012250">
      <w:ins w:id="5436" w:author="Sammartano, Marc (BIC USA)" w:date="2015-11-10T10:11:00Z">
        <w:r w:rsidRPr="00D768E3">
          <w:rPr>
            <w:b/>
          </w:rPr>
          <w:t>Phone.rcv.init</w:t>
        </w:r>
        <w:r>
          <w:t xml:space="preserve"> </w:t>
        </w:r>
      </w:ins>
      <w:ins w:id="5437" w:author="Sammartano, Marc (BIC USA)" w:date="2015-11-10T10:14:00Z">
        <w:r>
          <w:t xml:space="preserve">starts </w:t>
        </w:r>
      </w:ins>
      <w:ins w:id="5438" w:author="Sammartano, Marc (BIC USA)" w:date="2015-11-10T10:11:00Z">
        <w:r>
          <w:t>a background "listener"</w:t>
        </w:r>
      </w:ins>
      <w:ins w:id="5439" w:author="Sammartano, Marc (BIC USA)" w:date="2015-11-10T10:12:00Z">
        <w:r>
          <w:t xml:space="preserve"> </w:t>
        </w:r>
      </w:ins>
      <w:ins w:id="5440" w:author="Sammartano, Marc (BIC USA)" w:date="2015-11-10T10:14:00Z">
        <w:r>
          <w:t xml:space="preserve">task </w:t>
        </w:r>
      </w:ins>
      <w:ins w:id="5441" w:author="Sammartano, Marc (BIC USA)" w:date="2015-11-10T10:12:00Z">
        <w:r>
          <w:t xml:space="preserve">that detects changes in the phone state. There is no </w:t>
        </w:r>
      </w:ins>
      <w:ins w:id="5442" w:author="Sammartano, Marc (BIC USA)" w:date="2015-11-10T10:13:00Z">
        <w:r>
          <w:t>command</w:t>
        </w:r>
      </w:ins>
      <w:ins w:id="5443" w:author="Sammartano, Marc (BIC USA)" w:date="2015-11-10T10:12:00Z">
        <w:r>
          <w:t xml:space="preserve"> </w:t>
        </w:r>
      </w:ins>
      <w:ins w:id="5444" w:author="Sammartano, Marc (BIC USA)" w:date="2015-11-10T10:13:00Z">
        <w:r>
          <w:t>to disable this listener, but it is stopped when your program exits.</w:t>
        </w:r>
      </w:ins>
    </w:p>
    <w:p w:rsidR="00012250" w:rsidRDefault="00012250" w:rsidP="00012250">
      <w:pPr>
        <w:pStyle w:val="Heading2"/>
      </w:pPr>
      <w:bookmarkStart w:id="5445" w:name="_Toc436833140"/>
      <w:r>
        <w:t>Phone.rcv.next &lt;state_nvar&gt;, &lt;number_svar&gt;</w:t>
      </w:r>
      <w:bookmarkEnd w:id="5445"/>
      <w:r>
        <w:fldChar w:fldCharType="begin"/>
      </w:r>
      <w:r>
        <w:instrText xml:space="preserve"> XE "</w:instrText>
      </w:r>
      <w:r w:rsidRPr="009F3C9E">
        <w:instrText>Phone.rcv.next &lt;state_nvar&gt;, &lt;number_svar&gt;</w:instrText>
      </w:r>
      <w:r>
        <w:instrText xml:space="preserve">" </w:instrText>
      </w:r>
      <w:r>
        <w:fldChar w:fldCharType="end"/>
      </w:r>
    </w:p>
    <w:p w:rsidR="00012250" w:rsidRDefault="00012250" w:rsidP="00012250">
      <w:r>
        <w:t>The state of the phone will be returned in the state numeric value. A phone number may be returned in the string variable.</w:t>
      </w:r>
    </w:p>
    <w:p w:rsidR="00012250" w:rsidRDefault="00012250" w:rsidP="00012250">
      <w:r>
        <w:t>State = 0. The phone is idle. The phone number will be an empty string.</w:t>
      </w:r>
    </w:p>
    <w:p w:rsidR="00012250" w:rsidRDefault="00012250" w:rsidP="00012250">
      <w:r>
        <w:t>State = 1. The phone is ringing. The phone number will be in the string.</w:t>
      </w:r>
    </w:p>
    <w:p w:rsidR="00012250" w:rsidRDefault="00012250" w:rsidP="00012250">
      <w:r>
        <w:t>State = 2. The phone is off hook. If there is no phone number (an empty string) then an outgoing call is being made. If there is a phone number then an incoming phone call is in progress.</w:t>
      </w:r>
    </w:p>
    <w:p w:rsidR="00012250" w:rsidRPr="00BE6D9B" w:rsidRDefault="00012250" w:rsidP="00012250">
      <w:r>
        <w:t>States 1 and 2 will be continuously reported as long the phone is ringing or the phone remains off hook.</w:t>
      </w:r>
    </w:p>
    <w:p w:rsidR="00012250" w:rsidRDefault="00012250" w:rsidP="00012250">
      <w:pPr>
        <w:pStyle w:val="Heading2"/>
      </w:pPr>
      <w:bookmarkStart w:id="5446" w:name="_Toc436833141"/>
      <w:r>
        <w:t>Sms.send &lt;number_sexp&gt;, &lt;message_sexp&gt;</w:t>
      </w:r>
      <w:bookmarkEnd w:id="5446"/>
      <w:r>
        <w:fldChar w:fldCharType="begin"/>
      </w:r>
      <w:r>
        <w:instrText xml:space="preserve"> XE "</w:instrText>
      </w:r>
      <w:r w:rsidRPr="00E92743">
        <w:instrText>Sms.send &lt;number_sexp&gt;, &lt;message_sexp&gt;</w:instrText>
      </w:r>
      <w:r>
        <w:instrText xml:space="preserve">" </w:instrText>
      </w:r>
      <w:r>
        <w:fldChar w:fldCharType="end"/>
      </w:r>
    </w:p>
    <w:p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rsidR="00012250" w:rsidRDefault="00012250" w:rsidP="00012250">
      <w:pPr>
        <w:pStyle w:val="Heading2"/>
      </w:pPr>
      <w:bookmarkStart w:id="5447" w:name="_Toc436833142"/>
      <w:r>
        <w:t>Sms.rcv.init</w:t>
      </w:r>
      <w:bookmarkEnd w:id="5447"/>
      <w:r>
        <w:fldChar w:fldCharType="begin"/>
      </w:r>
      <w:r>
        <w:instrText xml:space="preserve"> XE "S</w:instrText>
      </w:r>
      <w:r w:rsidRPr="009F3C9E">
        <w:instrText>ms.rcv.init</w:instrText>
      </w:r>
      <w:r>
        <w:instrText xml:space="preserve">" </w:instrText>
      </w:r>
      <w:r>
        <w:fldChar w:fldCharType="end"/>
      </w:r>
    </w:p>
    <w:p w:rsidR="00012250" w:rsidRDefault="00012250" w:rsidP="00012250">
      <w:r>
        <w:t>Prepare to intercept received SMS using the</w:t>
      </w:r>
      <w:r w:rsidRPr="0042589B">
        <w:t xml:space="preserve"> sms.rcv.next</w:t>
      </w:r>
      <w:r>
        <w:t xml:space="preserve"> command.</w:t>
      </w:r>
    </w:p>
    <w:p w:rsidR="00012250" w:rsidRDefault="00012250" w:rsidP="00012250">
      <w:pPr>
        <w:pStyle w:val="Heading2"/>
      </w:pPr>
      <w:bookmarkStart w:id="5448" w:name="_Toc436833143"/>
      <w:r>
        <w:t>Sms.rcv.next &lt;svar&gt;</w:t>
      </w:r>
      <w:bookmarkEnd w:id="5448"/>
      <w:r>
        <w:fldChar w:fldCharType="begin"/>
      </w:r>
      <w:r>
        <w:instrText xml:space="preserve"> XE "S</w:instrText>
      </w:r>
      <w:r w:rsidRPr="009F3C9E">
        <w:instrText>ms.rcv.next &lt;svar&gt;</w:instrText>
      </w:r>
      <w:r>
        <w:instrText xml:space="preserve">" </w:instrText>
      </w:r>
      <w:r>
        <w:fldChar w:fldCharType="end"/>
      </w:r>
    </w:p>
    <w:p w:rsidR="00012250" w:rsidRDefault="00012250" w:rsidP="00012250">
      <w:r>
        <w:t>Read the next received SMS message from received SMS message queue in the string variable.</w:t>
      </w:r>
    </w:p>
    <w:p w:rsidR="00012250" w:rsidRDefault="00012250" w:rsidP="00012250">
      <w:r>
        <w:t>The returned string will contain "@" if there is no SMS message in the queue.</w:t>
      </w:r>
    </w:p>
    <w:p w:rsidR="00012250" w:rsidRDefault="00012250" w:rsidP="00012250">
      <w:r>
        <w:t>The sms.rcv.init command must be called before the first sms.rcv.next command is executed.</w:t>
      </w:r>
    </w:p>
    <w:p w:rsidR="00012250" w:rsidRDefault="00012250" w:rsidP="00012250">
      <w:r>
        <w:t>Example:</w:t>
      </w:r>
    </w:p>
    <w:p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rsidR="00012250" w:rsidRPr="00012250" w:rsidRDefault="00012250" w:rsidP="00012250">
      <w:pPr>
        <w:pStyle w:val="Codeexample"/>
        <w:rPr>
          <w:rFonts w:ascii="Letter Gothic" w:hAnsi="Letter Gothic"/>
          <w:b w:val="0"/>
        </w:rPr>
      </w:pPr>
      <w:r w:rsidRPr="00012250">
        <w:rPr>
          <w:rFonts w:ascii="Letter Gothic" w:hAnsi="Letter Gothic"/>
          <w:b w:val="0"/>
        </w:rPr>
        <w:t>DO</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DO % Loop until SMS received</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UNTIL m$ &lt;&gt; "@" % "@" indicates no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PRINT m$ % Print the new message</w:t>
      </w:r>
    </w:p>
    <w:p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rsidR="008C272E" w:rsidRDefault="008C272E" w:rsidP="008C272E">
      <w:pPr>
        <w:pStyle w:val="Heading1"/>
      </w:pPr>
      <w:bookmarkStart w:id="5449" w:name="_Toc436833144"/>
      <w:r>
        <w:t>Time and Timers</w:t>
      </w:r>
      <w:bookmarkEnd w:id="5449"/>
    </w:p>
    <w:p w:rsidR="008C272E" w:rsidRDefault="008C272E" w:rsidP="008C272E">
      <w:pPr>
        <w:pStyle w:val="Heading2"/>
      </w:pPr>
      <w:bookmarkStart w:id="5450" w:name="_Toc436833145"/>
      <w:r>
        <w:t>Time and TimeZone Commands</w:t>
      </w:r>
      <w:bookmarkEnd w:id="5450"/>
    </w:p>
    <w:p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rsidR="008C272E" w:rsidRDefault="008C272E" w:rsidP="008C272E">
      <w:pPr>
        <w:pStyle w:val="Heading3"/>
      </w:pPr>
      <w:bookmarkStart w:id="5451" w:name="_Toc436833146"/>
      <w:r>
        <w:t>Time {&lt;time_nexp&gt;,} Year$, Month$, Day$, Hour$, Minute$, Second$, WeekDay, isDST</w:t>
      </w:r>
      <w:bookmarkEnd w:id="5451"/>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8C272E" w:rsidRDefault="008C272E" w:rsidP="008C272E">
      <w:r>
        <w:t>Returns the current (default) or specified date, time, weekday, and Daylight Saving Time flag in the variables.</w:t>
      </w:r>
    </w:p>
    <w:p w:rsidR="008C272E" w:rsidRDefault="008C272E" w:rsidP="008C272E">
      <w:r>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rsidR="008C272E" w:rsidRDefault="008C272E" w:rsidP="008C272E">
      <w:r>
        <w:t>The day/date and time are returned as two-digit numeric strings with a leading zero when needed, except Year$ which is four characters.</w:t>
      </w:r>
    </w:p>
    <w:p w:rsidR="008C272E" w:rsidRDefault="008C272E" w:rsidP="008C272E">
      <w:r>
        <w:t>The WeekDay is a number from 1 to 7, where 1 means Sunday. You can use it to index an array of day names in your language of choice.</w:t>
      </w:r>
    </w:p>
    <w:p w:rsidR="008C272E" w:rsidRDefault="008C272E" w:rsidP="008C272E">
      <w:pPr>
        <w:spacing w:after="0"/>
      </w:pPr>
      <w:r>
        <w:t>The isDST flag is</w:t>
      </w:r>
    </w:p>
    <w:p w:rsidR="008C272E" w:rsidRDefault="008C272E" w:rsidP="008C272E">
      <w:pPr>
        <w:spacing w:after="0"/>
      </w:pPr>
      <w:r>
        <w:t xml:space="preserve">    1 if the current or specified time is in Daylight Saving Time in the current timezone</w:t>
      </w:r>
    </w:p>
    <w:p w:rsidR="008C272E" w:rsidRDefault="008C272E" w:rsidP="008C272E">
      <w:pPr>
        <w:spacing w:after="0"/>
      </w:pPr>
      <w:r>
        <w:t xml:space="preserve">    0 if the time is not in Daylight Saving Time (is Standard Time)</w:t>
      </w:r>
    </w:p>
    <w:p w:rsidR="008C272E" w:rsidRDefault="008C272E" w:rsidP="008C272E">
      <w:r>
        <w:t xml:space="preserve">   -1 if the system can't tell if the time is in DST</w:t>
      </w:r>
    </w:p>
    <w:p w:rsidR="008C272E" w:rsidRDefault="008C272E" w:rsidP="008C272E">
      <w:r>
        <w:t xml:space="preserve">The current timezone is your local timezone unless you change it with the </w:t>
      </w:r>
      <w:r w:rsidRPr="00043279">
        <w:rPr>
          <w:b/>
        </w:rPr>
        <w:t>TimeZone</w:t>
      </w:r>
      <w:r>
        <w:t xml:space="preserve"> command</w:t>
      </w:r>
      <w:r w:rsidR="00043279">
        <w:t>s</w:t>
      </w:r>
      <w:r>
        <w:t>.</w:t>
      </w:r>
    </w:p>
    <w:p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 sets only the year, month, and day</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rsidR="008C272E" w:rsidRDefault="008C272E" w:rsidP="008C272E">
      <w:r>
        <w:t>To do the same with the current time, leave out both the first parameter and its comma:</w:t>
      </w:r>
    </w:p>
    <w:p w:rsidR="008C272E" w:rsidRPr="008C272E" w:rsidRDefault="008C272E" w:rsidP="008C272E">
      <w:pPr>
        <w:pStyle w:val="Codeexample"/>
        <w:rPr>
          <w:rFonts w:ascii="Letter Gothic" w:hAnsi="Letter Gothic"/>
          <w:b w:val="0"/>
        </w:rPr>
      </w:pPr>
      <w:r w:rsidRPr="008C272E">
        <w:rPr>
          <w:rFonts w:ascii="Letter Gothic" w:hAnsi="Letter Gothic"/>
          <w:b w:val="0"/>
        </w:rPr>
        <w:t>Time ,, day$,,,, wkday    % returns the today's day and weekday</w:t>
      </w:r>
    </w:p>
    <w:p w:rsidR="008C272E" w:rsidRDefault="008C272E" w:rsidP="008C272E">
      <w:pPr>
        <w:pStyle w:val="Heading3"/>
      </w:pPr>
      <w:bookmarkStart w:id="5452" w:name="_Toc436833147"/>
      <w:r>
        <w:t>TimeZone.set { &lt;tz_sexp&gt; }</w:t>
      </w:r>
      <w:bookmarkEnd w:id="5452"/>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rsidR="008C272E" w:rsidRDefault="008C272E" w:rsidP="008C272E">
      <w:pPr>
        <w:pStyle w:val="Heading3"/>
      </w:pPr>
      <w:bookmarkStart w:id="5453" w:name="_Toc436833148"/>
      <w:r>
        <w:t>TimeZone.get &lt;tz_svar&gt;</w:t>
      </w:r>
      <w:bookmarkEnd w:id="5453"/>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rsidR="008C272E" w:rsidRDefault="008C272E" w:rsidP="008C272E">
      <w:r>
        <w:t>Returns the current timezone in the string variable. This is the default timezone for your device and location, unless you have changed it with TimeZone.set.</w:t>
      </w:r>
    </w:p>
    <w:p w:rsidR="008C272E" w:rsidRDefault="008C272E" w:rsidP="008C272E">
      <w:pPr>
        <w:pStyle w:val="Heading3"/>
      </w:pPr>
      <w:bookmarkStart w:id="5454" w:name="_Toc436833149"/>
      <w:r>
        <w:t>TimeZone.list &lt;tz_list_pointer_nexp&gt;</w:t>
      </w:r>
      <w:bookmarkEnd w:id="5454"/>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does not specify a valid string list, and the expression is a </w:t>
      </w:r>
      <w:r w:rsidR="0045486D">
        <w:t>numeric</w:t>
      </w:r>
      <w:r>
        <w:t xml:space="preserve"> variable, a new list is created and the variable is set to point to the new list.</w:t>
      </w:r>
    </w:p>
    <w:p w:rsidR="008C272E" w:rsidRDefault="008C272E" w:rsidP="008C272E">
      <w:pPr>
        <w:pStyle w:val="Heading2"/>
      </w:pPr>
      <w:bookmarkStart w:id="5455" w:name="_Toc436833150"/>
      <w:r>
        <w:t>Timer Interrupt and Commands</w:t>
      </w:r>
      <w:bookmarkEnd w:id="5455"/>
    </w:p>
    <w:p w:rsidR="008C272E" w:rsidRDefault="008C272E" w:rsidP="008C272E">
      <w:r>
        <w:t xml:space="preserve">You can set a timer that will interrupt the execution of your program at some set time interval. When this interrupt occurs program execution will transfer to the statements following the </w:t>
      </w:r>
      <w:r w:rsidRPr="001D1DC2">
        <w:rPr>
          <w:b/>
        </w:rPr>
        <w:t>onTimer:</w:t>
      </w:r>
      <w:r>
        <w:t xml:space="preserve"> label. When you have done whatever you need to do to handle this Timer event, you use the </w:t>
      </w:r>
      <w:r w:rsidRPr="001D1DC2">
        <w:rPr>
          <w:b/>
        </w:rPr>
        <w:t>Timer.Resume</w:t>
      </w:r>
      <w:r>
        <w:t xml:space="preserve"> command to resume the execution of the program at the point where the timer interrupt occurred.</w:t>
      </w:r>
    </w:p>
    <w:p w:rsidR="008C272E" w:rsidRDefault="008C272E" w:rsidP="008C272E">
      <w:r>
        <w:t xml:space="preserve">The timer cannot interrupt an executing command. When the timer expires, it arms the interrupt. When the current command completes, the timer triggers, transferring control to the timer interrupt code after the </w:t>
      </w:r>
      <w:r w:rsidRPr="00B15EE4">
        <w:rPr>
          <w:b/>
        </w:rPr>
        <w:t>onTimer:</w:t>
      </w:r>
      <w:r>
        <w:t xml:space="preserve"> label. If the current command takes a long time to finish, it may appear that your interrupt is late.</w:t>
      </w:r>
    </w:p>
    <w:p w:rsidR="008C272E" w:rsidRDefault="008C272E" w:rsidP="008C272E">
      <w:r>
        <w:t xml:space="preserve">The trigger disables the interrupt. Another timer expiration cannot arm the interrupt unless a Timer.Resume first enables the interrupt. The timer interrupt code must exit by running </w:t>
      </w:r>
      <w:r w:rsidRPr="00B15EE4">
        <w:rPr>
          <w:b/>
        </w:rPr>
        <w:t>Timer.Resume</w:t>
      </w:r>
      <w:r>
        <w:t>, or the interrupt can occur only once.</w:t>
      </w:r>
    </w:p>
    <w:p w:rsidR="008C272E" w:rsidRDefault="008C272E" w:rsidP="008C272E">
      <w:pPr>
        <w:pStyle w:val="Heading3"/>
      </w:pPr>
      <w:bookmarkStart w:id="5456" w:name="_Toc436833151"/>
      <w:r>
        <w:t>Timer.set &lt;interval_nexp&gt;</w:t>
      </w:r>
      <w:bookmarkEnd w:id="5456"/>
      <w:r>
        <w:fldChar w:fldCharType="begin"/>
      </w:r>
      <w:r>
        <w:instrText xml:space="preserve"> XE "</w:instrText>
      </w:r>
      <w:r w:rsidRPr="002A3BBA">
        <w:instrText>Timer.set &lt;interval_nexp&gt;</w:instrText>
      </w:r>
      <w:r>
        <w:instrText xml:space="preserve">" </w:instrText>
      </w:r>
      <w:r>
        <w:fldChar w:fldCharType="end"/>
      </w:r>
    </w:p>
    <w:p w:rsidR="008C272E" w:rsidRDefault="008C272E" w:rsidP="008C272E">
      <w:r>
        <w:t xml:space="preserve">Sets a timer that will repeatedly interrupt program execution after the specified time interval. The interval time units are milliseconds. The program must contain an </w:t>
      </w:r>
      <w:r w:rsidRPr="00B15EE4">
        <w:rPr>
          <w:b/>
        </w:rPr>
        <w:t>onTimer:</w:t>
      </w:r>
      <w:r>
        <w:t xml:space="preserve"> label when this command is executed.</w:t>
      </w:r>
    </w:p>
    <w:p w:rsidR="008C272E" w:rsidRDefault="008C272E" w:rsidP="008C272E">
      <w:pPr>
        <w:pStyle w:val="Heading3"/>
      </w:pPr>
      <w:bookmarkStart w:id="5457" w:name="_Toc436833152"/>
      <w:r>
        <w:t>OnTimer:</w:t>
      </w:r>
      <w:bookmarkEnd w:id="5457"/>
      <w:r>
        <w:fldChar w:fldCharType="begin"/>
      </w:r>
      <w:r>
        <w:instrText xml:space="preserve"> XE "O</w:instrText>
      </w:r>
      <w:r w:rsidRPr="002A3BBA">
        <w:instrText>nTimer\:</w:instrText>
      </w:r>
      <w:r>
        <w:instrText xml:space="preserve">" </w:instrText>
      </w:r>
      <w:r>
        <w:fldChar w:fldCharType="end"/>
      </w:r>
    </w:p>
    <w:p w:rsidR="008C272E" w:rsidRDefault="008C272E" w:rsidP="008C272E">
      <w:r>
        <w:t>The label after which the timer interrupt code will be placed.</w:t>
      </w:r>
    </w:p>
    <w:p w:rsidR="008C272E" w:rsidRDefault="008C272E" w:rsidP="008C272E">
      <w:pPr>
        <w:pStyle w:val="Heading3"/>
      </w:pPr>
      <w:bookmarkStart w:id="5458" w:name="_Toc436833153"/>
      <w:r>
        <w:t>Timer.resume</w:t>
      </w:r>
      <w:bookmarkEnd w:id="5458"/>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rsidR="008C272E" w:rsidRDefault="008C272E" w:rsidP="008C272E">
      <w:r>
        <w:t>Causes program execution to resume at the point where the timer interrupt occurred.</w:t>
      </w:r>
    </w:p>
    <w:p w:rsidR="008C272E" w:rsidRDefault="008C272E" w:rsidP="008C272E">
      <w:pPr>
        <w:pStyle w:val="Heading3"/>
      </w:pPr>
      <w:bookmarkStart w:id="5459" w:name="_Toc436833154"/>
      <w:r>
        <w:t>Timer.clear</w:t>
      </w:r>
      <w:bookmarkEnd w:id="5459"/>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rsidR="008C272E" w:rsidRDefault="008C272E" w:rsidP="008C272E">
      <w:r>
        <w:t>Clears the repeating timer. No further timer interrupts will occur.</w:t>
      </w:r>
    </w:p>
    <w:p w:rsidR="008C272E" w:rsidRDefault="008C272E" w:rsidP="008C272E">
      <w:pPr>
        <w:pStyle w:val="Heading3"/>
      </w:pPr>
      <w:bookmarkStart w:id="5460" w:name="_Toc436833155"/>
      <w:r>
        <w:t>Sample Code</w:t>
      </w:r>
      <w:bookmarkEnd w:id="5460"/>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n=4</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rsidR="008C272E" w:rsidRPr="008C272E" w:rsidRDefault="008C272E" w:rsidP="008C272E">
      <w:pPr>
        <w:pStyle w:val="Codeexample"/>
        <w:rPr>
          <w:rFonts w:ascii="Letter Gothic" w:hAnsi="Letter Gothic" w:cs="Courier New"/>
          <w:b w:val="0"/>
        </w:rPr>
      </w:pPr>
      <w:r>
        <w:rPr>
          <w:rFonts w:ascii="Letter Gothic" w:hAnsi="Letter Gothic" w:cs="Courier New"/>
          <w:b w:val="0"/>
        </w:rPr>
        <w:t>TIMER.RESUME</w:t>
      </w:r>
    </w:p>
    <w:p w:rsidR="008C272E" w:rsidRDefault="008C272E" w:rsidP="008C272E">
      <w:pPr>
        <w:pStyle w:val="Heading1"/>
      </w:pPr>
      <w:bookmarkStart w:id="5461" w:name="_Toc436833156"/>
      <w:r>
        <w:t>Miscellaneous Commands</w:t>
      </w:r>
      <w:bookmarkEnd w:id="5461"/>
    </w:p>
    <w:p w:rsidR="00917BFD" w:rsidRPr="00917BFD" w:rsidRDefault="00917BFD" w:rsidP="00EB1F62">
      <w:pPr>
        <w:pStyle w:val="Heading2"/>
      </w:pPr>
      <w:bookmarkStart w:id="5462" w:name="_Toc436833157"/>
      <w:r>
        <w:t>Clipboard</w:t>
      </w:r>
      <w:bookmarkEnd w:id="5462"/>
    </w:p>
    <w:p w:rsidR="00917BFD" w:rsidRPr="004414D8" w:rsidRDefault="00917BFD" w:rsidP="005F4916">
      <w:pPr>
        <w:pStyle w:val="Heading3"/>
      </w:pPr>
      <w:bookmarkStart w:id="5463" w:name="_Toc436833158"/>
      <w:r w:rsidRPr="004414D8">
        <w:t>Clipboard.get</w:t>
      </w:r>
      <w:r w:rsidR="00794F1D" w:rsidRPr="004414D8">
        <w:t xml:space="preserve"> &lt;svar&gt;</w:t>
      </w:r>
      <w:bookmarkEnd w:id="5463"/>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5464" w:name="_Toc436833159"/>
      <w:r>
        <w:t>Clipboard.put</w:t>
      </w:r>
      <w:r w:rsidR="00794F1D">
        <w:t xml:space="preserve"> &lt;sexp&gt;</w:t>
      </w:r>
      <w:bookmarkEnd w:id="5464"/>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5465" w:name="_Toc436833160"/>
      <w:r>
        <w:t>Echo.on</w:t>
      </w:r>
      <w:bookmarkEnd w:id="5465"/>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5466" w:name="_Toc436833161"/>
      <w:r>
        <w:t>Echo.off</w:t>
      </w:r>
      <w:bookmarkEnd w:id="5466"/>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5467" w:name="_Toc436833162"/>
      <w:r>
        <w:t>Encryption</w:t>
      </w:r>
      <w:bookmarkEnd w:id="5467"/>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5468" w:name="_Toc436833163"/>
      <w:r>
        <w:t>Encrypt</w:t>
      </w:r>
      <w:r w:rsidR="00794F1D">
        <w:t xml:space="preserve"> </w:t>
      </w:r>
      <w:r w:rsidR="00556426">
        <w:t>{</w:t>
      </w:r>
      <w:r w:rsidR="00794F1D">
        <w:t>&lt;pw_sexp&gt;</w:t>
      </w:r>
      <w:r w:rsidR="00556426">
        <w:t>}</w:t>
      </w:r>
      <w:r w:rsidR="00794F1D">
        <w:t>, &lt;source_sexp&gt;, &lt;encrypted_</w:t>
      </w:r>
      <w:r w:rsidR="008F6B1A">
        <w:t>svar&gt;</w:t>
      </w:r>
      <w:bookmarkEnd w:id="5468"/>
      <w:r w:rsidR="00520661">
        <w:fldChar w:fldCharType="begin"/>
      </w:r>
      <w:r w:rsidR="008A6BAC">
        <w:instrText xml:space="preserve"> XE "</w:instrText>
      </w:r>
      <w:r w:rsidR="008A6BAC" w:rsidRPr="002E6C8B">
        <w:instrText xml:space="preserve">Encrypt </w:instrText>
      </w:r>
      <w:r w:rsidR="00556426">
        <w:instrText>{</w:instrText>
      </w:r>
      <w:r w:rsidR="008A6BAC" w:rsidRPr="002E6C8B">
        <w:instrText>&lt;pw_sexp&gt;</w:instrText>
      </w:r>
      <w:r w:rsidR="00556426">
        <w:instrText>}</w:instrText>
      </w:r>
      <w:r w:rsidR="008A6BAC" w:rsidRPr="002E6C8B">
        <w:instrText>, &lt;source_sexp&gt;, &lt;encrypted_svar&gt;</w:instrText>
      </w:r>
      <w:r w:rsidR="008A6BAC">
        <w:instrText xml:space="preserve">" </w:instrText>
      </w:r>
      <w:r w:rsidR="00520661">
        <w:fldChar w:fldCharType="end"/>
      </w:r>
    </w:p>
    <w:p w:rsidR="00556426" w:rsidRDefault="004623ED" w:rsidP="008F6B1A">
      <w:r>
        <w:t>Encrypts t</w:t>
      </w:r>
      <w:r w:rsidR="008F6B1A">
        <w:t xml:space="preserve">he </w:t>
      </w:r>
      <w:r>
        <w:t xml:space="preserve">string </w:t>
      </w:r>
      <w:r w:rsidR="008F6B1A">
        <w:t>&lt;source_sexp&gt; using</w:t>
      </w:r>
      <w:r>
        <w:t xml:space="preserve"> the password</w:t>
      </w:r>
      <w:r w:rsidR="008F6B1A">
        <w:t xml:space="preserve"> &lt;pw_sexp&gt;. The result </w:t>
      </w:r>
      <w:r>
        <w:t>is</w:t>
      </w:r>
      <w:r w:rsidR="008F6B1A">
        <w:t xml:space="preserve"> placed into </w:t>
      </w:r>
      <w:r>
        <w:t xml:space="preserve">the variable </w:t>
      </w:r>
      <w:r w:rsidR="008F6B1A">
        <w:t>&lt;encrypted_svar&gt;.</w:t>
      </w:r>
    </w:p>
    <w:p w:rsidR="00556426" w:rsidRDefault="00556426" w:rsidP="008F6B1A">
      <w:r>
        <w:t>The password parameter is optional, but its comma is required. Omitting the password is the same as using an empty string, "".</w:t>
      </w:r>
    </w:p>
    <w:p w:rsidR="008F6B1A" w:rsidRPr="004623ED" w:rsidRDefault="004623ED" w:rsidP="008F6B1A">
      <w:r>
        <w:t xml:space="preserve">This command is the same as </w:t>
      </w:r>
      <w:r>
        <w:rPr>
          <w:b/>
        </w:rPr>
        <w:t>ENCODE</w:t>
      </w:r>
      <w:r w:rsidR="007A0D2C">
        <w:rPr>
          <w:b/>
        </w:rPr>
        <w:t>$</w:t>
      </w:r>
      <w:r>
        <w:rPr>
          <w:b/>
        </w:rPr>
        <w:t>("ENCRYPT", &lt;pw_sexp&gt;, &lt;source_sexp&gt;)</w:t>
      </w:r>
      <w:r>
        <w:t>.</w:t>
      </w:r>
    </w:p>
    <w:p w:rsidR="00917BFD" w:rsidRDefault="00917BFD" w:rsidP="005F4916">
      <w:pPr>
        <w:pStyle w:val="Heading3"/>
      </w:pPr>
      <w:bookmarkStart w:id="5469" w:name="_Toc436833164"/>
      <w:r>
        <w:t>Decrypt</w:t>
      </w:r>
      <w:r w:rsidR="008F6B1A">
        <w:t xml:space="preserve"> &lt;pw_sexp&gt;, &lt;encrypted_s</w:t>
      </w:r>
      <w:r w:rsidR="004623ED">
        <w:t>exp</w:t>
      </w:r>
      <w:r w:rsidR="008F6B1A">
        <w:t>&gt;, &lt;decrypted_svar&gt;</w:t>
      </w:r>
      <w:bookmarkEnd w:id="5469"/>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556426" w:rsidRDefault="004623ED" w:rsidP="008F6B1A">
      <w:r>
        <w:t>Decrypts t</w:t>
      </w:r>
      <w:r w:rsidR="008F6B1A">
        <w:t xml:space="preserve">he encrypted </w:t>
      </w:r>
      <w:r>
        <w:t>string</w:t>
      </w:r>
      <w:r w:rsidR="008F6B1A">
        <w:t xml:space="preserve"> &lt;encrypted_s</w:t>
      </w:r>
      <w:r>
        <w:t>exp</w:t>
      </w:r>
      <w:r w:rsidR="008F6B1A">
        <w:t>&gt; using</w:t>
      </w:r>
      <w:r>
        <w:t xml:space="preserve"> the password</w:t>
      </w:r>
      <w:r w:rsidR="008F6B1A">
        <w:t xml:space="preserve"> &lt;pw_sexp&gt;. The result </w:t>
      </w:r>
      <w:r>
        <w:t>is</w:t>
      </w:r>
      <w:r w:rsidR="008F6B1A">
        <w:t xml:space="preserve"> placed in &lt;decrypted_svar&gt;.</w:t>
      </w:r>
    </w:p>
    <w:p w:rsidR="00556426" w:rsidRDefault="00556426" w:rsidP="00556426">
      <w:r>
        <w:t>The password parameter is optional, but its comma is required. Omitting the password is the same as using an empty string, "".</w:t>
      </w:r>
    </w:p>
    <w:p w:rsidR="008F6B1A" w:rsidRDefault="004623ED" w:rsidP="008F6B1A">
      <w:r>
        <w:t xml:space="preserve">This command is the same as </w:t>
      </w:r>
      <w:r>
        <w:rPr>
          <w:b/>
        </w:rPr>
        <w:t>DECODE</w:t>
      </w:r>
      <w:r w:rsidR="007A0D2C">
        <w:rPr>
          <w:b/>
        </w:rPr>
        <w:t>$</w:t>
      </w:r>
      <w:r>
        <w:rPr>
          <w:b/>
        </w:rPr>
        <w:t>("ENCRYPT", &lt;pw_sexp&gt;, &lt;source_sexp&gt;)</w:t>
      </w:r>
      <w:r>
        <w:t>.</w:t>
      </w:r>
    </w:p>
    <w:p w:rsidR="00FB4786" w:rsidRDefault="00FB4786" w:rsidP="00FB4786">
      <w:pPr>
        <w:pStyle w:val="Heading2"/>
      </w:pPr>
      <w:bookmarkStart w:id="5470" w:name="_Toc436833165"/>
      <w:r>
        <w:t>Ringer</w:t>
      </w:r>
      <w:bookmarkEnd w:id="5470"/>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5471" w:name="_Toc436833166"/>
      <w:r>
        <w:t>Ringer.get.mode &lt;nvar&gt;</w:t>
      </w:r>
      <w:bookmarkEnd w:id="5471"/>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5472" w:name="_Toc436833167"/>
      <w:r>
        <w:t>Ringer.set.mode &lt;n</w:t>
      </w:r>
      <w:r w:rsidR="00554E83">
        <w:t>exp</w:t>
      </w:r>
      <w:r>
        <w:t>&gt;</w:t>
      </w:r>
      <w:bookmarkEnd w:id="5472"/>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5473" w:name="_Toc436833168"/>
      <w:r>
        <w:t>Ringer.get.volume &lt;</w:t>
      </w:r>
      <w:r w:rsidR="008837AF">
        <w:t>vol_</w:t>
      </w:r>
      <w:r>
        <w:t>nvar&gt; { , &lt;max_</w:t>
      </w:r>
      <w:r w:rsidR="008837AF">
        <w:t>n</w:t>
      </w:r>
      <w:r>
        <w:t>var&gt; }</w:t>
      </w:r>
      <w:bookmarkEnd w:id="5473"/>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5474" w:name="_Toc436833169"/>
      <w:r>
        <w:t>Ringer.</w:t>
      </w:r>
      <w:r w:rsidR="00F32843">
        <w:t>s</w:t>
      </w:r>
      <w:r>
        <w:t>et.volume &lt;n</w:t>
      </w:r>
      <w:r w:rsidR="001A2A2D">
        <w:t>exp</w:t>
      </w:r>
      <w:r>
        <w:t>&gt;</w:t>
      </w:r>
      <w:bookmarkEnd w:id="5474"/>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43279" w:rsidRDefault="00043279" w:rsidP="00043279">
      <w:pPr>
        <w:pStyle w:val="Heading2"/>
      </w:pPr>
      <w:bookmarkStart w:id="5475" w:name="_Toc436833170"/>
      <w:r>
        <w:t>String Operations</w:t>
      </w:r>
      <w:bookmarkEnd w:id="5475"/>
    </w:p>
    <w:p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rsidR="00043279" w:rsidRDefault="00043279" w:rsidP="00043279">
      <w:r>
        <w:t>See also the various String Functions.</w:t>
      </w:r>
    </w:p>
    <w:p w:rsidR="00043279" w:rsidRDefault="00043279" w:rsidP="00043279">
      <w:pPr>
        <w:pStyle w:val="Heading3"/>
      </w:pPr>
      <w:bookmarkStart w:id="5476" w:name="_Toc436833171"/>
      <w:r>
        <w:t>Join &lt;source_array$[]&gt;</w:t>
      </w:r>
      <w:r w:rsidRPr="000818E1">
        <w:t>, &lt;</w:t>
      </w:r>
      <w:r>
        <w:t>result_svar&gt; {, &lt;separator_sexp&gt;{, &lt;wrapper_sexp}</w:t>
      </w:r>
      <w:r w:rsidRPr="000818E1">
        <w:t>}</w:t>
      </w:r>
      <w:bookmarkEnd w:id="5476"/>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rsidR="00043279" w:rsidRDefault="00043279" w:rsidP="00043279">
      <w:pPr>
        <w:pStyle w:val="Heading3"/>
      </w:pPr>
      <w:bookmarkStart w:id="5477" w:name="_Toc436833172"/>
      <w:r>
        <w:t>Join.all &lt;source_array$[]&gt;</w:t>
      </w:r>
      <w:r w:rsidRPr="000818E1">
        <w:t xml:space="preserve">, </w:t>
      </w:r>
      <w:r w:rsidR="000548D0" w:rsidRPr="000818E1">
        <w:t>&lt;</w:t>
      </w:r>
      <w:r w:rsidR="000548D0">
        <w:t>result_svar&gt; {, &lt;separator_sexp&gt;{, &lt;wrapper_sexp}</w:t>
      </w:r>
      <w:r w:rsidRPr="000818E1">
        <w:t>}</w:t>
      </w:r>
      <w:bookmarkEnd w:id="5477"/>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rsidR="004C3561" w:rsidRDefault="004C3561" w:rsidP="000548D0">
      <w:r>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rsidR="00A24E02" w:rsidRDefault="00A24E02" w:rsidP="000548D0">
      <w:r>
        <w:t>An example of an operation that uses both separators and wrappers is a CSV</w:t>
      </w:r>
      <w:r w:rsidR="00C363AA">
        <w:t xml:space="preserve"> string</w:t>
      </w:r>
      <w:r>
        <w:t>, for "comma-separated values".</w:t>
      </w:r>
    </w:p>
    <w:p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rsidR="00C363AA" w:rsidRPr="00C363AA" w:rsidRDefault="00C363AA" w:rsidP="00C363AA">
      <w:pPr>
        <w:pStyle w:val="Codeexample"/>
        <w:rPr>
          <w:rFonts w:ascii="Letter Gothic" w:hAnsi="Letter Gothic"/>
          <w:b w:val="0"/>
        </w:rPr>
      </w:pPr>
      <w:r>
        <w:rPr>
          <w:rFonts w:ascii="Letter Gothic" w:hAnsi="Letter Gothic"/>
          <w:b w:val="0"/>
        </w:rPr>
        <w:t>SPLIT IP$[], InnerPlanets$</w:t>
      </w:r>
    </w:p>
    <w:p w:rsidR="00C363AA" w:rsidRDefault="00C363AA" w:rsidP="00C363AA">
      <w:pPr>
        <w:pStyle w:val="Codeexample"/>
        <w:rPr>
          <w:rFonts w:ascii="Letter Gothic" w:hAnsi="Letter Gothic"/>
          <w:b w:val="0"/>
        </w:rPr>
      </w:pPr>
      <w:r>
        <w:rPr>
          <w:rFonts w:ascii="Letter Gothic" w:hAnsi="Letter Gothic"/>
          <w:b w:val="0"/>
        </w:rPr>
        <w:t>JOIN IP$[], PlanetsCSV$, "\",\"", "\""</w:t>
      </w:r>
    </w:p>
    <w:p w:rsidR="00C363AA" w:rsidRDefault="00C363AA" w:rsidP="00C363AA">
      <w:pPr>
        <w:pStyle w:val="Codeexample"/>
        <w:rPr>
          <w:rFonts w:ascii="Letter Gothic" w:hAnsi="Letter Gothic"/>
          <w:b w:val="0"/>
        </w:rPr>
      </w:pPr>
      <w:r>
        <w:rPr>
          <w:rFonts w:ascii="Letter Gothic" w:hAnsi="Letter Gothic"/>
          <w:b w:val="0"/>
        </w:rPr>
        <w:t>PRINT PlanetsCSV$</w:t>
      </w:r>
    </w:p>
    <w:p w:rsidR="00C363AA" w:rsidRPr="00C363AA" w:rsidRDefault="00C363AA" w:rsidP="00C363AA">
      <w:r>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rsidR="00043279" w:rsidRDefault="00043279" w:rsidP="00043279">
      <w:pPr>
        <w:pStyle w:val="Heading3"/>
      </w:pPr>
      <w:bookmarkStart w:id="5478" w:name="_Toc436833173"/>
      <w:r>
        <w:t>Split &lt;result_array$[]&gt;</w:t>
      </w:r>
      <w:r w:rsidRPr="000818E1">
        <w:t>, &lt;</w:t>
      </w:r>
      <w:r>
        <w:t>sexp&gt; {, &lt;test_sexp&gt;</w:t>
      </w:r>
      <w:r w:rsidRPr="000818E1">
        <w:t>}</w:t>
      </w:r>
      <w:bookmarkEnd w:id="5478"/>
      <w:r>
        <w:fldChar w:fldCharType="begin"/>
      </w:r>
      <w:r>
        <w:instrText xml:space="preserve"> XE "</w:instrText>
      </w:r>
      <w:r w:rsidRPr="00A25E61">
        <w:instrText>Split &lt;result_</w:instrText>
      </w:r>
      <w:r>
        <w:instrText>a</w:instrText>
      </w:r>
      <w:r w:rsidRPr="00A25E61">
        <w:instrText>rray$[]&gt;, &lt;sexp&gt; {, &lt;test_sexp&gt;}</w:instrText>
      </w:r>
      <w:r>
        <w:instrText xml:space="preserve">" </w:instrText>
      </w:r>
      <w:r>
        <w:fldChar w:fldCharType="end"/>
      </w:r>
    </w:p>
    <w:p w:rsidR="00043279" w:rsidRDefault="00043279" w:rsidP="00043279">
      <w:pPr>
        <w:pStyle w:val="Heading3"/>
      </w:pPr>
      <w:bookmarkStart w:id="5479" w:name="_Toc436833174"/>
      <w:r>
        <w:t>Split.all &lt;result_array$[]&gt;</w:t>
      </w:r>
      <w:r w:rsidRPr="000818E1">
        <w:t>, &lt;</w:t>
      </w:r>
      <w:r>
        <w:t>sexp&gt; {, &lt;test_sexp&gt;</w:t>
      </w:r>
      <w:r w:rsidRPr="000818E1">
        <w:t>}</w:t>
      </w:r>
      <w:bookmarkEnd w:id="5479"/>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&lt;sexp&gt; {, &lt;test_sexp&gt;}</w:instrText>
      </w:r>
      <w:r>
        <w:instrText xml:space="preserve">" </w:instrText>
      </w:r>
      <w:r>
        <w:fldChar w:fldCharType="end"/>
      </w:r>
    </w:p>
    <w:p w:rsidR="00043279" w:rsidRDefault="00674334" w:rsidP="00043279">
      <w:r>
        <w:t>Split t</w:t>
      </w:r>
      <w:r w:rsidR="00043279">
        <w:t xml:space="preserve">he source string </w:t>
      </w:r>
      <w:r w:rsidR="00287148">
        <w:t xml:space="preserve">&lt;sexp&gt; </w:t>
      </w:r>
      <w:r w:rsidR="00043279">
        <w:t xml:space="preserve">into multiple strings </w:t>
      </w:r>
      <w:r>
        <w:t>and</w:t>
      </w:r>
      <w:r w:rsidR="00043279">
        <w:t xml:space="preserve"> place</w:t>
      </w:r>
      <w:r>
        <w:t xml:space="preserve"> them</w:t>
      </w:r>
      <w:r w:rsidR="00043279">
        <w:t xml:space="preserve"> into &lt;result_array$[]&gt;. The string is split at each location where &lt;test_sexp&gt; occurs. The &lt;test_sexp&gt; occurrences </w:t>
      </w:r>
      <w:r>
        <w:t>are</w:t>
      </w:r>
      <w:r w:rsidR="00043279">
        <w:t xml:space="preserve"> removed from the result strings. </w:t>
      </w:r>
      <w:r w:rsidR="00043279" w:rsidRPr="000818E1">
        <w:t>The &lt;text_sexp&gt;</w:t>
      </w:r>
      <w:r w:rsidR="00043279">
        <w:t xml:space="preserve"> parameter</w:t>
      </w:r>
      <w:r w:rsidR="00043279" w:rsidRPr="000818E1">
        <w:t xml:space="preserve"> is optional; if it is not given, the string is split on whitespace.</w:t>
      </w:r>
    </w:p>
    <w:p w:rsidR="00043279" w:rsidRDefault="00043279" w:rsidP="00043279">
      <w:r>
        <w:t>The &lt;result_array$[]&gt; is specified without an index. The array must not have been previously dimensioned.</w:t>
      </w:r>
    </w:p>
    <w:p w:rsidR="00043279" w:rsidRDefault="00043279" w:rsidP="00043279">
      <w:r>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rsidR="00043279" w:rsidRDefault="00043279" w:rsidP="00043279">
      <w:pPr>
        <w:pStyle w:val="NoSpacing"/>
      </w:pPr>
      <w:r>
        <w:t>Example:</w:t>
      </w:r>
    </w:p>
    <w:p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rsidR="00043279" w:rsidRPr="00043279" w:rsidRDefault="00043279" w:rsidP="00043279">
      <w:pPr>
        <w:pStyle w:val="Codeexample"/>
        <w:rPr>
          <w:rFonts w:ascii="Letter Gothic" w:hAnsi="Letter Gothic"/>
          <w:b w:val="0"/>
        </w:rPr>
      </w:pPr>
      <w:r w:rsidRPr="00043279">
        <w:rPr>
          <w:rFonts w:ascii="Letter Gothic" w:hAnsi="Letter Gothic"/>
          <w:b w:val="0"/>
        </w:rPr>
        <w:t>SPLIT result$[], string$, delimiter$</w:t>
      </w:r>
    </w:p>
    <w:p w:rsidR="00043279" w:rsidRPr="00043279" w:rsidRDefault="00043279" w:rsidP="00043279">
      <w:pPr>
        <w:pStyle w:val="Codeexample"/>
        <w:rPr>
          <w:rFonts w:ascii="Letter Gothic" w:hAnsi="Letter Gothic"/>
          <w:b w:val="0"/>
        </w:rPr>
      </w:pPr>
    </w:p>
    <w:p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rsidR="00043279" w:rsidRPr="00043279" w:rsidRDefault="00043279" w:rsidP="00043279">
      <w:pPr>
        <w:pStyle w:val="Codeexample"/>
        <w:rPr>
          <w:rFonts w:ascii="Letter Gothic" w:hAnsi="Letter Gothic"/>
          <w:b w:val="0"/>
        </w:rPr>
      </w:pPr>
      <w:r w:rsidRPr="00043279">
        <w:rPr>
          <w:rFonts w:ascii="Letter Gothic" w:hAnsi="Letter Gothic"/>
          <w:b w:val="0"/>
        </w:rPr>
        <w:t>NEXT i</w:t>
      </w:r>
    </w:p>
    <w:p w:rsidR="00043279" w:rsidRPr="00043279" w:rsidRDefault="00043279" w:rsidP="00043279">
      <w:pPr>
        <w:pStyle w:val="Codeexample"/>
        <w:rPr>
          <w:rFonts w:ascii="Letter Gothic" w:hAnsi="Letter Gothic"/>
          <w:b w:val="0"/>
        </w:rPr>
      </w:pPr>
      <w:r w:rsidRPr="00043279">
        <w:rPr>
          <w:rFonts w:ascii="Letter Gothic" w:hAnsi="Letter Gothic"/>
          <w:b w:val="0"/>
        </w:rPr>
        <w:t>PRINT ""</w:t>
      </w:r>
    </w:p>
    <w:p w:rsidR="00043279" w:rsidRPr="00674A65" w:rsidRDefault="00043279" w:rsidP="00043279">
      <w:r>
        <w:t>P</w:t>
      </w:r>
      <w:r w:rsidRPr="00674A65">
        <w:t>rint</w:t>
      </w:r>
      <w:r>
        <w:t>s</w:t>
      </w:r>
      <w:r w:rsidRPr="00674A65">
        <w:t xml:space="preserve">: </w:t>
      </w:r>
      <w:r w:rsidRPr="00043279">
        <w:rPr>
          <w:rFonts w:ascii="Letter Gothic" w:hAnsi="Letter Gothic"/>
          <w:sz w:val="20"/>
          <w:szCs w:val="20"/>
        </w:rPr>
        <w:t>a b c d</w:t>
      </w:r>
    </w:p>
    <w:p w:rsidR="00043279" w:rsidRDefault="00043279" w:rsidP="00043279">
      <w:r>
        <w:t>Note: The &lt;test_sexp&gt; is actually a Regular Expression. If you are not getting the results that you expect from the &lt;test_sexp&gt; then you should examine the rules for Regular Expressions at:</w:t>
      </w:r>
    </w:p>
    <w:p w:rsidR="00043279" w:rsidRDefault="006C7638" w:rsidP="00043279">
      <w:pPr>
        <w:ind w:left="720"/>
      </w:pPr>
      <w:hyperlink r:id="rId40" w:history="1">
        <w:r w:rsidR="00043279" w:rsidRPr="0001590A">
          <w:rPr>
            <w:rStyle w:val="Hyperlink"/>
          </w:rPr>
          <w:t>http://developer.android.com/reference/java/util/regex/Pattern.html</w:t>
        </w:r>
      </w:hyperlink>
    </w:p>
    <w:p w:rsidR="000039BC" w:rsidRDefault="000039BC" w:rsidP="00EB1F62">
      <w:pPr>
        <w:pStyle w:val="Heading2"/>
      </w:pPr>
      <w:bookmarkStart w:id="5480" w:name="_Toc436833175"/>
      <w:r>
        <w:t>Text To Speech</w:t>
      </w:r>
      <w:bookmarkEnd w:id="5480"/>
    </w:p>
    <w:p w:rsidR="002B3D9F" w:rsidRDefault="002B3D9F" w:rsidP="002B3D9F">
      <w:r>
        <w:t xml:space="preserve">Your program can synthesize speech from text, either for immediate playback with the </w:t>
      </w:r>
      <w:r w:rsidRPr="00085503">
        <w:rPr>
          <w:b/>
        </w:rPr>
        <w:t>T</w:t>
      </w:r>
      <w:r w:rsidR="00170659">
        <w:rPr>
          <w:b/>
        </w:rPr>
        <w:t>TS</w:t>
      </w:r>
      <w:r w:rsidRPr="00085503">
        <w:rPr>
          <w:b/>
        </w:rPr>
        <w:t>.speak</w:t>
      </w:r>
      <w:r>
        <w:t xml:space="preserve"> command or to create a sound file with </w:t>
      </w:r>
      <w:r w:rsidRPr="00085503">
        <w:rPr>
          <w:b/>
        </w:rPr>
        <w:t>T</w:t>
      </w:r>
      <w:r w:rsidR="00170659">
        <w:rPr>
          <w:b/>
        </w:rPr>
        <w:t>TS</w:t>
      </w:r>
      <w:r w:rsidRPr="00085503">
        <w:rPr>
          <w:b/>
        </w:rPr>
        <w:t>.speak.toFile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0039BC" w:rsidRDefault="000039BC" w:rsidP="005F4916">
      <w:pPr>
        <w:pStyle w:val="Heading3"/>
      </w:pPr>
      <w:bookmarkStart w:id="5481" w:name="_Toc436833176"/>
      <w:r>
        <w:t>T</w:t>
      </w:r>
      <w:r w:rsidR="00170659">
        <w:t>TS</w:t>
      </w:r>
      <w:r>
        <w:t>.init</w:t>
      </w:r>
      <w:bookmarkEnd w:id="5481"/>
      <w:r w:rsidR="00520661">
        <w:fldChar w:fldCharType="begin"/>
      </w:r>
      <w:r w:rsidR="00C3470D">
        <w:instrText xml:space="preserve"> XE "</w:instrText>
      </w:r>
      <w:r w:rsidR="00C3470D" w:rsidRPr="00971B8D">
        <w:instrText>T</w:instrText>
      </w:r>
      <w:r w:rsidR="00170659">
        <w:instrText>TS</w:instrText>
      </w:r>
      <w:r w:rsidR="00C3470D" w:rsidRPr="00971B8D">
        <w:instrText>.init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5482" w:name="_Toc436833177"/>
      <w:r>
        <w:t>T</w:t>
      </w:r>
      <w:r w:rsidR="00170659">
        <w:t>TS</w:t>
      </w:r>
      <w:r>
        <w:t>.speak</w:t>
      </w:r>
      <w:r w:rsidR="009159B8">
        <w:t xml:space="preserve"> </w:t>
      </w:r>
      <w:r>
        <w:t>&lt;sexp&gt;</w:t>
      </w:r>
      <w:r w:rsidR="00BC0590" w:rsidRPr="00BC0590">
        <w:t xml:space="preserve"> {,</w:t>
      </w:r>
      <w:r w:rsidR="00D85978">
        <w:t xml:space="preserve"> </w:t>
      </w:r>
      <w:r w:rsidR="00BC0590" w:rsidRPr="00BC0590">
        <w:t>&lt;wait_lexp&gt;}</w:t>
      </w:r>
      <w:bookmarkEnd w:id="5482"/>
      <w:r w:rsidR="00520661">
        <w:fldChar w:fldCharType="begin"/>
      </w:r>
      <w:r w:rsidR="00BC0590">
        <w:instrText xml:space="preserve"> XE "</w:instrText>
      </w:r>
      <w:r w:rsidR="00BC0590" w:rsidRPr="00E42DA9">
        <w:instrText>T</w:instrText>
      </w:r>
      <w:r w:rsidR="00170659">
        <w:instrText>TS</w:instrText>
      </w:r>
      <w:r w:rsidR="00BC0590" w:rsidRPr="00E42DA9">
        <w:instrText>.speak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 xml:space="preserve">The statement does not return until the string has been fully spoken, unless the optional "wait" parameter is present and evaluates to false (numeric 0). Spoken expressions cannot overlap. A second </w:t>
      </w:r>
      <w:r w:rsidR="00BC0590" w:rsidRPr="00170659">
        <w:rPr>
          <w:b/>
        </w:rPr>
        <w:t>T</w:t>
      </w:r>
      <w:r w:rsidR="00170659" w:rsidRPr="00170659">
        <w:rPr>
          <w:b/>
        </w:rPr>
        <w:t>TS</w:t>
      </w:r>
      <w:r w:rsidR="00BC0590" w:rsidRPr="00170659">
        <w:rPr>
          <w:b/>
        </w:rPr>
        <w:t>.speak</w:t>
      </w:r>
      <w:r w:rsidR="00BC0590">
        <w:t xml:space="preserve"> (or a </w:t>
      </w:r>
      <w:r w:rsidR="00BC0590" w:rsidRPr="00170659">
        <w:rPr>
          <w:b/>
        </w:rPr>
        <w:t>T</w:t>
      </w:r>
      <w:r w:rsidR="00170659" w:rsidRPr="00170659">
        <w:rPr>
          <w:b/>
        </w:rPr>
        <w:t>TS</w:t>
      </w:r>
      <w:r w:rsidR="00BC0590" w:rsidRPr="00170659">
        <w:rPr>
          <w:b/>
        </w:rPr>
        <w:t>.speak.toFile</w:t>
      </w:r>
      <w:r w:rsidR="00BC0590">
        <w:t xml:space="preserve">) will wait for the speech from an earlier </w:t>
      </w:r>
      <w:r w:rsidR="00BC0590" w:rsidRPr="00170659">
        <w:rPr>
          <w:b/>
        </w:rPr>
        <w:t>T</w:t>
      </w:r>
      <w:r w:rsidR="00170659" w:rsidRPr="00170659">
        <w:rPr>
          <w:b/>
        </w:rPr>
        <w:t>TS</w:t>
      </w:r>
      <w:r w:rsidR="00BC0590" w:rsidRPr="00170659">
        <w:rPr>
          <w:b/>
        </w:rPr>
        <w:t>ts.speak</w:t>
      </w:r>
      <w:r w:rsidR="00BC0590">
        <w:t xml:space="preserve"> to finish, even if the "wait" flag was false.</w:t>
      </w:r>
    </w:p>
    <w:p w:rsidR="00BC0590" w:rsidRDefault="00BC0590" w:rsidP="00D85978">
      <w:pPr>
        <w:pStyle w:val="Heading3"/>
      </w:pPr>
      <w:bookmarkStart w:id="5483" w:name="_Toc436833178"/>
      <w:r>
        <w:t>T</w:t>
      </w:r>
      <w:r w:rsidR="00170659">
        <w:t>TS</w:t>
      </w:r>
      <w:r>
        <w:t>.speak.toFile &lt;sexp&gt; {,</w:t>
      </w:r>
      <w:r w:rsidR="00D85978">
        <w:t xml:space="preserve"> </w:t>
      </w:r>
      <w:r>
        <w:t>&lt;path_sexp&gt;}</w:t>
      </w:r>
      <w:bookmarkEnd w:id="5483"/>
      <w:r w:rsidR="00520661">
        <w:fldChar w:fldCharType="begin"/>
      </w:r>
      <w:r w:rsidR="00D85978">
        <w:instrText xml:space="preserve"> XE "</w:instrText>
      </w:r>
      <w:r w:rsidR="00D85978" w:rsidRPr="0068450E">
        <w:instrText>T</w:instrText>
      </w:r>
      <w:r w:rsidR="00170659">
        <w:instrText>TS</w:instrText>
      </w:r>
      <w:r w:rsidR="00D85978" w:rsidRPr="0068450E">
        <w:instrText>.speak.toFile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 xml:space="preserve">If a previous </w:t>
      </w:r>
      <w:r w:rsidRPr="00170659">
        <w:rPr>
          <w:b/>
        </w:rPr>
        <w:t>T</w:t>
      </w:r>
      <w:r w:rsidR="00170659">
        <w:rPr>
          <w:b/>
        </w:rPr>
        <w:t>TS</w:t>
      </w:r>
      <w:r w:rsidRPr="00170659">
        <w:rPr>
          <w:b/>
        </w:rPr>
        <w:t>.speak</w:t>
      </w:r>
      <w:r>
        <w:t xml:space="preserve"> is still speaking, this statement will not start</w:t>
      </w:r>
      <w:r w:rsidR="00D85978">
        <w:t xml:space="preserve"> </w:t>
      </w:r>
      <w:r>
        <w:t>until that speech completes.</w:t>
      </w:r>
    </w:p>
    <w:p w:rsidR="00BC0590" w:rsidRDefault="00BC0590" w:rsidP="00D85978">
      <w:pPr>
        <w:pStyle w:val="Heading3"/>
      </w:pPr>
      <w:bookmarkStart w:id="5484" w:name="_Toc436833179"/>
      <w:r>
        <w:t>T</w:t>
      </w:r>
      <w:r w:rsidR="00170659">
        <w:t>TS</w:t>
      </w:r>
      <w:r>
        <w:t>.stop</w:t>
      </w:r>
      <w:bookmarkEnd w:id="5484"/>
      <w:r w:rsidR="00520661">
        <w:fldChar w:fldCharType="begin"/>
      </w:r>
      <w:r w:rsidR="00D85978">
        <w:instrText xml:space="preserve"> XE "</w:instrText>
      </w:r>
      <w:r w:rsidR="00D85978" w:rsidRPr="00F96360">
        <w:instrText>T</w:instrText>
      </w:r>
      <w:r w:rsidR="00170659">
        <w:instrText>TS</w:instrText>
      </w:r>
      <w:r w:rsidR="00D85978" w:rsidRPr="00F96360">
        <w:instrText>.stop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w:t>
      </w:r>
      <w:r w:rsidR="00D85978" w:rsidRPr="00170659">
        <w:rPr>
          <w:b/>
        </w:rPr>
        <w:t>T</w:t>
      </w:r>
      <w:r w:rsidR="00170659" w:rsidRPr="00170659">
        <w:rPr>
          <w:b/>
        </w:rPr>
        <w:t>TS</w:t>
      </w:r>
      <w:r w:rsidR="00D85978" w:rsidRPr="00170659">
        <w:rPr>
          <w:b/>
        </w:rPr>
        <w:t>.stop</w:t>
      </w:r>
      <w:r w:rsidR="00D85978" w:rsidRPr="00D85978">
        <w:t xml:space="preserve">, </w:t>
      </w:r>
      <w:r w:rsidR="00D85978">
        <w:t>if</w:t>
      </w:r>
      <w:r w:rsidR="00D85978" w:rsidRPr="00D85978">
        <w:t xml:space="preserve"> you want to run </w:t>
      </w:r>
      <w:r w:rsidR="00D85978" w:rsidRPr="00170659">
        <w:rPr>
          <w:b/>
        </w:rPr>
        <w:t>T</w:t>
      </w:r>
      <w:r w:rsidR="00170659" w:rsidRPr="00170659">
        <w:rPr>
          <w:b/>
        </w:rPr>
        <w:t>TS</w:t>
      </w:r>
      <w:r w:rsidR="00D85978" w:rsidRPr="00170659">
        <w:rPr>
          <w:b/>
        </w:rPr>
        <w:t>.speak</w:t>
      </w:r>
      <w:r w:rsidR="00D85978" w:rsidRPr="00D85978">
        <w:t xml:space="preserve"> or </w:t>
      </w:r>
      <w:r w:rsidR="00D85978" w:rsidRPr="00170659">
        <w:rPr>
          <w:b/>
        </w:rPr>
        <w:t>T</w:t>
      </w:r>
      <w:r w:rsidR="00170659" w:rsidRPr="00170659">
        <w:rPr>
          <w:b/>
        </w:rPr>
        <w:t>TS</w:t>
      </w:r>
      <w:r w:rsidR="00D85978" w:rsidRPr="00170659">
        <w:rPr>
          <w:b/>
        </w:rPr>
        <w:t>.speak.toFile</w:t>
      </w:r>
      <w:r w:rsidR="00D85978" w:rsidRPr="00D85978">
        <w:t xml:space="preserve"> again, you</w:t>
      </w:r>
      <w:r w:rsidR="00D85978">
        <w:t xml:space="preserve"> will</w:t>
      </w:r>
      <w:r w:rsidR="00D85978" w:rsidRPr="00D85978">
        <w:t xml:space="preserve"> have to run </w:t>
      </w:r>
      <w:r w:rsidR="00D85978" w:rsidRPr="00170659">
        <w:rPr>
          <w:b/>
        </w:rPr>
        <w:t>T</w:t>
      </w:r>
      <w:r w:rsidR="00170659" w:rsidRPr="00170659">
        <w:rPr>
          <w:b/>
        </w:rPr>
        <w:t>TS</w:t>
      </w:r>
      <w:r w:rsidR="00D85978" w:rsidRPr="00170659">
        <w:rPr>
          <w:b/>
        </w:rPr>
        <w:t>.init</w:t>
      </w:r>
      <w:r w:rsidR="00D85978" w:rsidRPr="00D85978">
        <w:t xml:space="preserve"> again.</w:t>
      </w:r>
    </w:p>
    <w:p w:rsidR="003A4600" w:rsidRDefault="003A4600" w:rsidP="00EB1F62">
      <w:pPr>
        <w:pStyle w:val="Heading2"/>
      </w:pPr>
      <w:bookmarkStart w:id="5485" w:name="_Toc436833180"/>
      <w:r>
        <w:t>Speech To Text (Voice Recognition)</w:t>
      </w:r>
      <w:bookmarkEnd w:id="5485"/>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FC2B94" w:rsidRPr="00FC2B94">
        <w:rPr>
          <w:b/>
        </w:rPr>
        <w:t>STT</w:t>
      </w:r>
      <w:r w:rsidRPr="00FC2B94">
        <w:rPr>
          <w:b/>
        </w:rPr>
        <w:t>.</w:t>
      </w:r>
      <w:r w:rsidR="004A7CF1" w:rsidRPr="00FC2B94">
        <w:rPr>
          <w:b/>
        </w:rPr>
        <w:t>listen</w:t>
      </w:r>
      <w:r>
        <w:t xml:space="preserve"> and </w:t>
      </w:r>
      <w:r w:rsidR="00FC2B94" w:rsidRPr="00FC2B94">
        <w:rPr>
          <w:b/>
        </w:rPr>
        <w:t>STT</w:t>
      </w:r>
      <w:r w:rsidRPr="00FC2B94">
        <w:rPr>
          <w:b/>
        </w:rPr>
        <w:t>.</w:t>
      </w:r>
      <w:r w:rsidR="004A7CF1" w:rsidRPr="00FC2B94">
        <w:rPr>
          <w:b/>
        </w:rPr>
        <w:t>results</w:t>
      </w:r>
      <w:r>
        <w:t>.</w:t>
      </w:r>
    </w:p>
    <w:p w:rsidR="003A75E2" w:rsidRDefault="004A7CF1" w:rsidP="004A7CF1">
      <w:r w:rsidRPr="00FC2B94">
        <w:rPr>
          <w:b/>
        </w:rPr>
        <w:t>S</w:t>
      </w:r>
      <w:r w:rsidR="00FC2B94" w:rsidRPr="00FC2B94">
        <w:rPr>
          <w:b/>
        </w:rPr>
        <w:t>TT</w:t>
      </w:r>
      <w:r w:rsidRPr="00FC2B94">
        <w:rPr>
          <w:b/>
        </w:rPr>
        <w:t>.listen</w:t>
      </w:r>
      <w:r w:rsidR="003A75E2">
        <w:t xml:space="preserve"> starts the voice recognition process with a dialog box. </w:t>
      </w:r>
      <w:r w:rsidRPr="00FC2B94">
        <w:rPr>
          <w:b/>
        </w:rPr>
        <w:t>S</w:t>
      </w:r>
      <w:r w:rsidR="00FC2B94" w:rsidRPr="00FC2B94">
        <w:rPr>
          <w:b/>
        </w:rPr>
        <w:t>TT</w:t>
      </w:r>
      <w:r w:rsidRPr="00FC2B94">
        <w:rPr>
          <w:b/>
        </w:rPr>
        <w: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5486" w:name="_Toc436833181"/>
      <w:r>
        <w:t>S</w:t>
      </w:r>
      <w:r w:rsidR="00170659">
        <w:t>TT</w:t>
      </w:r>
      <w:r>
        <w:t>.</w:t>
      </w:r>
      <w:r w:rsidR="004A7CF1">
        <w:t>listen</w:t>
      </w:r>
      <w:r w:rsidR="00170659">
        <w:t xml:space="preserve"> {&lt;prompt_sexp&gt;}</w:t>
      </w:r>
      <w:bookmarkEnd w:id="5486"/>
      <w:r w:rsidR="00520661">
        <w:fldChar w:fldCharType="begin"/>
      </w:r>
      <w:r>
        <w:instrText xml:space="preserve"> XE "</w:instrText>
      </w:r>
      <w:r w:rsidR="007E0F47" w:rsidRPr="007E0F47">
        <w:instrText xml:space="preserve"> </w:instrText>
      </w:r>
      <w:r w:rsidR="007E0F47">
        <w:instrText>S</w:instrText>
      </w:r>
      <w:r w:rsidR="00170659">
        <w:instrText>TT</w:instrText>
      </w:r>
      <w:r w:rsidR="007E0F47">
        <w:instrText xml:space="preserve">.listen </w:instrText>
      </w:r>
      <w:r>
        <w:instrText>"</w:instrText>
      </w:r>
      <w:r w:rsidR="00170659">
        <w:instrText xml:space="preserve"> {&lt;prompt_sexp&gt;}</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r w:rsidR="00170659">
        <w:t xml:space="preserve"> The optional prompt string expression &lt;prompt_sexp&gt; sets the dialog box’s prompt. If you do not </w:t>
      </w:r>
      <w:r w:rsidR="001D7F77">
        <w:t>provide</w:t>
      </w:r>
      <w:r w:rsidR="00170659">
        <w:t xml:space="preserve"> the prompt parameter, the default prompt "BASIC! Speech To Text"</w:t>
      </w:r>
      <w:r w:rsidR="001D7F77">
        <w:t xml:space="preserve"> is used</w:t>
      </w:r>
      <w:r w:rsidR="00170659">
        <w:t>.</w:t>
      </w:r>
    </w:p>
    <w:p w:rsidR="00D108B6" w:rsidRDefault="003A75E2" w:rsidP="004A7CF1">
      <w:r>
        <w:t>Begin speaking</w:t>
      </w:r>
      <w:r w:rsidR="001D7F77">
        <w:t xml:space="preserve"> when the dialog box appers</w:t>
      </w:r>
      <w:r>
        <w:t>.</w:t>
      </w:r>
    </w:p>
    <w:p w:rsidR="00D108B6" w:rsidRDefault="003A75E2" w:rsidP="004A7CF1">
      <w:r>
        <w:t xml:space="preserve">The recognition will stop </w:t>
      </w:r>
      <w:r w:rsidR="00AE44F3">
        <w:t>when there is a pause in the speaking.</w:t>
      </w:r>
    </w:p>
    <w:p w:rsidR="00F02B36" w:rsidRDefault="00AE44F3" w:rsidP="000E6862">
      <w:r w:rsidRPr="00FC2B94">
        <w:rPr>
          <w:b/>
        </w:rPr>
        <w:t>S</w:t>
      </w:r>
      <w:r w:rsidR="00FC2B94" w:rsidRPr="00FC2B94">
        <w:rPr>
          <w:b/>
        </w:rPr>
        <w:t>TT</w:t>
      </w:r>
      <w:r w:rsidRPr="00FC2B94">
        <w:rPr>
          <w:b/>
        </w:rPr>
        <w:t>.</w:t>
      </w:r>
      <w:r w:rsidR="0011754F" w:rsidRPr="00FC2B94">
        <w:rPr>
          <w:b/>
        </w:rPr>
        <w:t>results</w:t>
      </w:r>
      <w:r>
        <w:t xml:space="preserve"> should be executed next.</w:t>
      </w:r>
    </w:p>
    <w:p w:rsidR="000E6862" w:rsidRDefault="00F02B36" w:rsidP="000E6862">
      <w:r>
        <w:t xml:space="preserve">Note: </w:t>
      </w:r>
      <w:r w:rsidR="00FC2B94" w:rsidRPr="00FC2B94">
        <w:rPr>
          <w:b/>
        </w:rPr>
        <w:t>STT</w:t>
      </w:r>
      <w:r w:rsidR="0011754F" w:rsidRPr="00FC2B94">
        <w:rPr>
          <w:b/>
        </w:rPr>
        <w: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5487" w:name="_Toc436833182"/>
      <w:r w:rsidRPr="000E6862">
        <w:rPr>
          <w:rStyle w:val="Heading3Char"/>
        </w:rPr>
        <w:t>S</w:t>
      </w:r>
      <w:r w:rsidR="00170659">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w:t>
      </w:r>
      <w:r w:rsidR="0045486D">
        <w:rPr>
          <w:rStyle w:val="Heading3Char"/>
        </w:rPr>
        <w:t>exp</w:t>
      </w:r>
      <w:r w:rsidRPr="000E6862">
        <w:rPr>
          <w:rStyle w:val="Heading3Char"/>
        </w:rPr>
        <w:t>&gt;</w:t>
      </w:r>
      <w:bookmarkEnd w:id="5487"/>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170659">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list_ptr_n</w:instrText>
      </w:r>
      <w:r w:rsidR="0045486D">
        <w:rPr>
          <w:rStyle w:val="Heading3Char"/>
        </w:rPr>
        <w:instrText>exp</w:instrText>
      </w:r>
      <w:r w:rsidRPr="000E6862">
        <w:rPr>
          <w:rStyle w:val="Heading3Char"/>
        </w:rPr>
        <w:instrText xml:space="preserve">&gt;" </w:instrText>
      </w:r>
      <w:r w:rsidR="00520661" w:rsidRPr="000E6862">
        <w:rPr>
          <w:rStyle w:val="Heading3Char"/>
        </w:rPr>
        <w:fldChar w:fldCharType="end"/>
      </w:r>
    </w:p>
    <w:p w:rsidR="00F02B36" w:rsidRDefault="00F02B36" w:rsidP="003A4600">
      <w:r>
        <w:t>The command must not be executed until after a</w:t>
      </w:r>
      <w:r w:rsidR="0011754F">
        <w:t xml:space="preserve"> </w:t>
      </w:r>
      <w:r w:rsidR="00FC2B94" w:rsidRPr="00FC2B94">
        <w:rPr>
          <w:b/>
        </w:rPr>
        <w:t>STT</w:t>
      </w:r>
      <w:r w:rsidR="0011754F" w:rsidRPr="00FC2B94">
        <w:rPr>
          <w:b/>
        </w:rPr>
        <w: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45486D" w:rsidRDefault="0045486D" w:rsidP="003A4600">
      <w:r>
        <w:t>The strings are written into the list that &lt;string_list_ptr_nexp&gt; points to. The previous contents of the list are discarded. If the pointer does not specify a valid string list, and the expression is a numeric variable, a new list is created and the variable is set to point to the new list.</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 xml:space="preserve">1 </w:t>
      </w:r>
      <w:r w:rsidR="002E256E">
        <w:rPr>
          <w:rFonts w:ascii="Letter Gothic" w:hAnsi="Letter Gothic" w:cs="Courier New"/>
          <w:b w:val="0"/>
        </w:rPr>
        <w:t>TO</w:t>
      </w:r>
      <w:r w:rsidRPr="001D1DC2">
        <w:rPr>
          <w:rFonts w:ascii="Letter Gothic" w:hAnsi="Letter Gothic" w:cs="Courier New"/>
          <w:b w:val="0"/>
        </w:rPr>
        <w:t xml:space="preserve">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w:t>
      </w:r>
      <w:r w:rsidR="00170659" w:rsidRPr="00170659">
        <w:rPr>
          <w:b/>
        </w:rPr>
        <w:t>STT</w:t>
      </w:r>
      <w:r w:rsidRPr="00170659">
        <w:rPr>
          <w:b/>
        </w:rPr>
        <w:t>.</w:t>
      </w:r>
      <w:r w:rsidR="000E6862" w:rsidRPr="00170659">
        <w:rPr>
          <w:b/>
        </w:rPr>
        <w:t>listen</w:t>
      </w:r>
      <w:r>
        <w:t xml:space="preserve"> and before </w:t>
      </w:r>
      <w:r w:rsidR="00170659" w:rsidRPr="00170659">
        <w:rPr>
          <w:b/>
        </w:rPr>
        <w:t>STT</w:t>
      </w:r>
      <w:r w:rsidR="00201E5E" w:rsidRPr="00170659">
        <w:rPr>
          <w:b/>
        </w:rPr>
        <w: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TT.LISTEN</w:t>
      </w:r>
    </w:p>
    <w:p w:rsidR="00F02B36" w:rsidRPr="001D1DC2" w:rsidRDefault="002E256E" w:rsidP="00201E5E">
      <w:pPr>
        <w:pStyle w:val="Codeexample"/>
        <w:rPr>
          <w:rFonts w:ascii="Letter Gothic" w:hAnsi="Letter Gothic"/>
          <w:b w:val="0"/>
        </w:rPr>
      </w:pPr>
      <w:r>
        <w:rPr>
          <w:rFonts w:ascii="Letter Gothic" w:hAnsi="Letter Gothic"/>
          <w:b w:val="0"/>
        </w:rPr>
        <w:t>GR.RENDER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FOR k =1 </w:t>
      </w:r>
      <w:r w:rsidR="002E256E">
        <w:rPr>
          <w:rFonts w:ascii="Letter Gothic" w:hAnsi="Letter Gothic"/>
          <w:b w:val="0"/>
        </w:rPr>
        <w:t>TO</w:t>
      </w:r>
      <w:r w:rsidRPr="001D1DC2">
        <w:rPr>
          <w:rFonts w:ascii="Letter Gothic" w:hAnsi="Letter Gothic"/>
          <w:b w:val="0"/>
        </w:rPr>
        <w:t xml:space="preserve">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FC2B94" w:rsidRPr="00FC2B94">
        <w:rPr>
          <w:b/>
        </w:rPr>
        <w:t>HTML</w:t>
      </w:r>
      <w:r w:rsidR="00806FB5" w:rsidRPr="00FC2B94">
        <w:rPr>
          <w:b/>
        </w:rPr>
        <w:t>.open</w:t>
      </w:r>
      <w:r>
        <w:t xml:space="preserve"> and </w:t>
      </w:r>
      <w:r w:rsidR="002E256E">
        <w:t xml:space="preserve">before </w:t>
      </w:r>
      <w:r w:rsidR="002E256E" w:rsidRPr="002E256E">
        <w:rPr>
          <w:b/>
        </w:rPr>
        <w:t>HTML</w:t>
      </w:r>
      <w:r w:rsidR="00806FB5" w:rsidRPr="002E256E">
        <w:rPr>
          <w:b/>
        </w:rPr>
        <w:t>.close</w:t>
      </w:r>
      <w:r>
        <w:t>.</w:t>
      </w:r>
    </w:p>
    <w:p w:rsidR="00AF263F" w:rsidRDefault="008300F7" w:rsidP="008300F7">
      <w:r>
        <w:t xml:space="preserve">The primary difference is that the </w:t>
      </w:r>
      <w:r w:rsidR="00FC2B94" w:rsidRPr="00FC2B94">
        <w:rPr>
          <w:b/>
        </w:rPr>
        <w:t>STT</w:t>
      </w:r>
      <w:r w:rsidR="00806FB5" w:rsidRPr="00FC2B94">
        <w:rPr>
          <w:b/>
        </w:rPr>
        <w:t>.listen</w:t>
      </w:r>
      <w:r>
        <w:t xml:space="preserve"> command is </w:t>
      </w:r>
      <w:r w:rsidRPr="00806FB5">
        <w:rPr>
          <w:i/>
        </w:rPr>
        <w:t>not</w:t>
      </w:r>
      <w:r>
        <w:t xml:space="preserve"> used in HTML mode. </w:t>
      </w:r>
      <w:r w:rsidR="00AF263F">
        <w:t xml:space="preserve">The </w:t>
      </w:r>
      <w:r w:rsidR="00FC2B94" w:rsidRPr="00FC2B94">
        <w:rPr>
          <w:b/>
        </w:rPr>
        <w:t>STT</w:t>
      </w:r>
      <w:r w:rsidR="00806FB5" w:rsidRPr="00FC2B94">
        <w:rPr>
          <w:b/>
        </w:rPr>
        <w: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FC2B94" w:rsidRPr="00FC2B94">
        <w:rPr>
          <w:b/>
        </w:rPr>
        <w:t>STT</w:t>
      </w:r>
      <w:r w:rsidRPr="00FC2B94">
        <w:rPr>
          <w:b/>
        </w:rPr>
        <w:t>.</w:t>
      </w:r>
      <w:r w:rsidR="00806FB5" w:rsidRPr="00FC2B94">
        <w:rPr>
          <w:b/>
        </w:rPr>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9368A8" w:rsidRDefault="009368A8" w:rsidP="00EB1F62">
      <w:pPr>
        <w:pStyle w:val="Heading2"/>
      </w:pPr>
      <w:bookmarkStart w:id="5488" w:name="_Toc436833183"/>
      <w:r>
        <w:t>Device &lt;svar&gt;</w:t>
      </w:r>
      <w:bookmarkEnd w:id="5488"/>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r w:rsidR="003C7D79">
        <w:t xml:space="preserve">your </w:t>
      </w:r>
      <w:r>
        <w:t xml:space="preserve">Android device in the string variable. The </w:t>
      </w:r>
      <w:r w:rsidR="00C4704D">
        <w:t>items returned are:</w:t>
      </w:r>
    </w:p>
    <w:p w:rsidR="00C4704D" w:rsidRDefault="00C4704D" w:rsidP="00156EC7">
      <w:pPr>
        <w:pStyle w:val="ListParagraph"/>
        <w:numPr>
          <w:ilvl w:val="0"/>
          <w:numId w:val="22"/>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156EC7">
      <w:pPr>
        <w:pStyle w:val="ListParagraph"/>
        <w:numPr>
          <w:ilvl w:val="0"/>
          <w:numId w:val="22"/>
        </w:numPr>
      </w:pPr>
      <w:r>
        <w:t>T</w:t>
      </w:r>
      <w:r w:rsidR="002C0704">
        <w:t xml:space="preserve">he Language and </w:t>
      </w:r>
      <w:r w:rsidR="001657AE">
        <w:t>Locale</w:t>
      </w:r>
    </w:p>
    <w:p w:rsidR="00C4704D" w:rsidRDefault="00C4704D" w:rsidP="00156EC7">
      <w:pPr>
        <w:pStyle w:val="ListParagraph"/>
        <w:numPr>
          <w:ilvl w:val="0"/>
          <w:numId w:val="22"/>
        </w:numPr>
      </w:pPr>
      <w:r>
        <w:t>T</w:t>
      </w:r>
      <w:r w:rsidR="002C0704">
        <w:t>he PhoneType, Phone</w:t>
      </w:r>
      <w:r w:rsidR="001657AE">
        <w:t>Number</w:t>
      </w:r>
      <w:r w:rsidR="002C0704">
        <w:t>, and DeviceID</w:t>
      </w:r>
    </w:p>
    <w:p w:rsidR="00C4704D" w:rsidRDefault="00C4704D" w:rsidP="00156EC7">
      <w:pPr>
        <w:pStyle w:val="ListParagraph"/>
        <w:numPr>
          <w:ilvl w:val="0"/>
          <w:numId w:val="22"/>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5489" w:name="_Toc436833184"/>
      <w:r>
        <w:t>Device &lt;nvar&gt;</w:t>
      </w:r>
      <w:r w:rsidR="003C7D79">
        <w:t>|&lt;nexp&gt;</w:t>
      </w:r>
      <w:bookmarkEnd w:id="5489"/>
      <w:r>
        <w:fldChar w:fldCharType="begin"/>
      </w:r>
      <w:r>
        <w:instrText xml:space="preserve"> XE "Device &lt;n</w:instrText>
      </w:r>
      <w:r w:rsidRPr="006C2C8A">
        <w:instrText>var&gt;</w:instrText>
      </w:r>
      <w:r w:rsidR="003C7D79">
        <w:instrText>|&lt;nexp&gt;</w:instrText>
      </w:r>
      <w:r>
        <w:instrText xml:space="preserve">" </w:instrText>
      </w:r>
      <w:r>
        <w:fldChar w:fldCharType="end"/>
      </w:r>
    </w:p>
    <w:p w:rsidR="003C7D79" w:rsidRDefault="008D5718" w:rsidP="008D5718">
      <w:r>
        <w:t xml:space="preserve">Returns information about </w:t>
      </w:r>
      <w:r w:rsidR="003C7D79">
        <w:t>your</w:t>
      </w:r>
      <w:r>
        <w:t xml:space="preserve"> Android device</w:t>
      </w:r>
      <w:r w:rsidR="003C7D79">
        <w:t xml:space="preserve"> in a Bundle</w:t>
      </w:r>
      <w:r>
        <w:t xml:space="preserve">. </w:t>
      </w:r>
      <w:r w:rsidR="003C7D79">
        <w:t>If you provide a variable that is not a valid Bundle pointer, the command creates a new Bundle and returns the Bundle pointer in your variable. Otherwise it writes into the Bundle your variable or expression points to.</w:t>
      </w:r>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0548D0" w:rsidRDefault="000548D0" w:rsidP="000548D0">
      <w:pPr>
        <w:pStyle w:val="Heading2"/>
      </w:pPr>
      <w:bookmarkStart w:id="5490" w:name="_Toc436833185"/>
      <w:r>
        <w:t>Headset &lt;state_nvar&gt;, &lt;type_svar&gt;, &lt;mic_nvar&gt;</w:t>
      </w:r>
      <w:bookmarkEnd w:id="5490"/>
      <w:r>
        <w:fldChar w:fldCharType="begin"/>
      </w:r>
      <w:r>
        <w:instrText xml:space="preserve"> XE "</w:instrText>
      </w:r>
      <w:r w:rsidRPr="00E23581">
        <w:instrText>Headset &lt;state_nvar&gt;, &lt;type_svar&gt;, &lt;mic_nvar&gt;</w:instrText>
      </w:r>
      <w:r>
        <w:instrText xml:space="preserve">" </w:instrText>
      </w:r>
      <w:r>
        <w:fldChar w:fldCharType="end"/>
      </w:r>
    </w:p>
    <w:p w:rsidR="000548D0" w:rsidRDefault="000548D0" w:rsidP="000548D0">
      <w:r w:rsidRPr="00931A6D">
        <w:t>&lt;state_nvar&gt;</w:t>
      </w:r>
      <w:r>
        <w:t>: 1.0 if headset plugged in, -1 if no headset plugged in.</w:t>
      </w:r>
    </w:p>
    <w:p w:rsidR="000548D0" w:rsidRDefault="000548D0" w:rsidP="000548D0">
      <w:r w:rsidRPr="00931A6D">
        <w:t>&lt;</w:t>
      </w:r>
      <w:r>
        <w:t>type</w:t>
      </w:r>
      <w:r w:rsidRPr="00931A6D">
        <w:t>_</w:t>
      </w:r>
      <w:r>
        <w:t>s</w:t>
      </w:r>
      <w:r w:rsidRPr="00931A6D">
        <w:t>var&gt;</w:t>
      </w:r>
      <w:r>
        <w:t>: A string describing the device type.</w:t>
      </w:r>
    </w:p>
    <w:p w:rsidR="000548D0" w:rsidRDefault="000548D0" w:rsidP="000548D0">
      <w:r w:rsidRPr="00931A6D">
        <w:t>&lt;</w:t>
      </w:r>
      <w:r>
        <w:t>mic</w:t>
      </w:r>
      <w:r w:rsidRPr="00931A6D">
        <w:t>_nvar&gt;</w:t>
      </w:r>
      <w:r>
        <w:t>: 1.0 if the headset has a microphone, -1 if the headset does not have microphone.</w:t>
      </w:r>
    </w:p>
    <w:p w:rsidR="000548D0" w:rsidRDefault="000548D0" w:rsidP="000548D0">
      <w:pPr>
        <w:pStyle w:val="Heading2"/>
      </w:pPr>
      <w:bookmarkStart w:id="5491" w:name="_Toc436833186"/>
      <w:r>
        <w:t>Notify &lt;title_sexp&gt;, &lt;subtitle_sexp&gt;, &lt;alert_sexp&gt;, &lt;wait_lexp&gt;</w:t>
      </w:r>
      <w:bookmarkEnd w:id="5491"/>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rsidR="000548D0" w:rsidDel="00F4613C" w:rsidRDefault="000548D0" w:rsidP="000548D0">
      <w:pPr>
        <w:rPr>
          <w:del w:id="5492" w:author="Sammartano, Marc (BIC USA)" w:date="2015-10-30T19:12:00Z"/>
        </w:rPr>
      </w:pPr>
      <w:r>
        <w:t>This command will cause a Notify object to be placed in the Notify (Status) bar.</w:t>
      </w:r>
      <w:ins w:id="5493" w:author="Sammartano, Marc (BIC USA)" w:date="2015-10-30T19:10:00Z">
        <w:r w:rsidR="00F4613C">
          <w:t xml:space="preserve"> The</w:t>
        </w:r>
      </w:ins>
      <w:ins w:id="5494" w:author="Sammartano, Marc (BIC USA)" w:date="2015-10-30T19:12:00Z">
        <w:r w:rsidR="00F4613C">
          <w:t xml:space="preserve"> Notify object</w:t>
        </w:r>
      </w:ins>
      <w:ins w:id="5495" w:author="Sammartano, Marc (BIC USA)" w:date="2015-10-30T19:10:00Z">
        <w:r w:rsidR="00F4613C">
          <w:t xml:space="preserve"> </w:t>
        </w:r>
      </w:ins>
      <w:ins w:id="5496" w:author="Sammartano, Marc (BIC USA)" w:date="2015-10-30T19:12:00Z">
        <w:r w:rsidR="00F4613C">
          <w:t xml:space="preserve">displays </w:t>
        </w:r>
      </w:ins>
      <w:ins w:id="5497" w:author="Sammartano, Marc (BIC USA)" w:date="2015-10-30T19:16:00Z">
        <w:r w:rsidR="00F4613C">
          <w:t xml:space="preserve">the BASIC! app icon and </w:t>
        </w:r>
      </w:ins>
      <w:ins w:id="5498" w:author="Sammartano, Marc (BIC USA)" w:date="2015-10-30T19:12:00Z">
        <w:r w:rsidR="00F4613C">
          <w:t xml:space="preserve">the </w:t>
        </w:r>
      </w:ins>
      <w:ins w:id="5499" w:author="Sammartano, Marc (BIC USA)" w:date="2015-10-30T19:10:00Z">
        <w:r w:rsidR="00F4613C">
          <w:t>&lt;alert_sexp&gt;</w:t>
        </w:r>
      </w:ins>
      <w:ins w:id="5500" w:author="Sammartano, Marc (BIC USA)" w:date="2015-10-30T19:16:00Z">
        <w:r w:rsidR="00F4613C">
          <w:t xml:space="preserve"> text</w:t>
        </w:r>
      </w:ins>
      <w:ins w:id="5501" w:author="Sammartano, Marc (BIC USA)" w:date="2015-10-30T19:10:00Z">
        <w:r w:rsidR="00F4613C">
          <w:t xml:space="preserve">. </w:t>
        </w:r>
      </w:ins>
      <w:ins w:id="5502" w:author="Sammartano, Marc (BIC USA)" w:date="2015-10-30T19:16:00Z">
        <w:r w:rsidR="00F4613C">
          <w:t>T</w:t>
        </w:r>
      </w:ins>
      <w:ins w:id="5503" w:author="Sammartano, Marc (BIC USA)" w:date="2015-10-30T19:11:00Z">
        <w:r w:rsidR="00F4613C">
          <w:t xml:space="preserve">he user taps the </w:t>
        </w:r>
      </w:ins>
      <w:ins w:id="5504" w:author="Sammartano, Marc (BIC USA)" w:date="2015-10-30T19:12:00Z">
        <w:r w:rsidR="00F4613C">
          <w:t>Notify object</w:t>
        </w:r>
      </w:ins>
      <w:ins w:id="5505" w:author="Sammartano, Marc (BIC USA)" w:date="2015-10-30T19:16:00Z">
        <w:r w:rsidR="00F4613C">
          <w:t xml:space="preserve"> to open</w:t>
        </w:r>
      </w:ins>
      <w:ins w:id="5506" w:author="Sammartano, Marc (BIC USA)" w:date="2015-10-30T19:12:00Z">
        <w:r w:rsidR="00F4613C">
          <w:t xml:space="preserve"> </w:t>
        </w:r>
      </w:ins>
      <w:ins w:id="5507" w:author="Sammartano, Marc (BIC USA)" w:date="2015-10-30T19:13:00Z">
        <w:r w:rsidR="00F4613C">
          <w:t xml:space="preserve">the notification </w:t>
        </w:r>
      </w:ins>
      <w:ins w:id="5508" w:author="Sammartano, Marc (BIC USA)" w:date="2015-10-30T19:14:00Z">
        <w:r w:rsidR="00F4613C">
          <w:t>window. Your program’s notification</w:t>
        </w:r>
      </w:ins>
      <w:ins w:id="5509" w:author="Sammartano, Marc (BIC USA)" w:date="2015-10-30T19:15:00Z">
        <w:r w:rsidR="00F4613C">
          <w:t xml:space="preserve"> displays</w:t>
        </w:r>
      </w:ins>
      <w:ins w:id="5510" w:author="Sammartano, Marc (BIC USA)" w:date="2015-10-30T19:14:00Z">
        <w:r w:rsidR="00F4613C">
          <w:t xml:space="preserve"> the &lt;title_sexp&gt; and &lt;subtitle_sexp&gt; text.</w:t>
        </w:r>
      </w:ins>
      <w:ins w:id="5511" w:author="Sammartano, Marc (BIC USA)" w:date="2015-10-30T19:17:00Z">
        <w:r w:rsidR="00F4613C">
          <w:t xml:space="preserve"> The </w:t>
        </w:r>
      </w:ins>
      <w:ins w:id="5512" w:author="Sammartano, Marc (BIC USA)" w:date="2015-10-30T19:19:00Z">
        <w:r w:rsidR="00F4613C">
          <w:t xml:space="preserve">code snippet and </w:t>
        </w:r>
      </w:ins>
      <w:ins w:id="5513" w:author="Sammartano, Marc (BIC USA)" w:date="2015-10-30T19:18:00Z">
        <w:r w:rsidR="00F4613C">
          <w:t xml:space="preserve">screenshots shown below demonstrate the </w:t>
        </w:r>
      </w:ins>
      <w:ins w:id="5514" w:author="Sammartano, Marc (BIC USA)" w:date="2015-10-30T19:17:00Z">
        <w:r w:rsidR="00F4613C">
          <w:t>placement of the parameter strings.</w:t>
        </w:r>
      </w:ins>
    </w:p>
    <w:p w:rsidR="000548D0" w:rsidRDefault="000548D0" w:rsidP="000548D0">
      <w:r>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rsidR="000548D0" w:rsidRDefault="000548D0" w:rsidP="000548D0">
      <w:r>
        <w:t>The Notify object will be removed when the user taps the object</w:t>
      </w:r>
      <w:ins w:id="5515" w:author="Sammartano, Marc (BIC USA)" w:date="2015-10-30T19:09:00Z">
        <w:r w:rsidR="00F4613C">
          <w:t>, or when the program exits</w:t>
        </w:r>
      </w:ins>
      <w:r>
        <w:t>.</w:t>
      </w:r>
    </w:p>
    <w:p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rsidR="000548D0" w:rsidRDefault="000548D0" w:rsidP="000548D0">
      <w:pPr>
        <w:spacing w:after="0"/>
        <w:ind w:left="1440" w:firstLine="720"/>
        <w:rPr>
          <w:rFonts w:ascii="Bell MT" w:hAnsi="Bell MT"/>
        </w:rPr>
      </w:pPr>
      <w:r>
        <w:rPr>
          <w:rFonts w:ascii="Bell MT" w:hAnsi="Bell MT"/>
          <w:noProof/>
        </w:rPr>
        <w:drawing>
          <wp:inline distT="0" distB="0" distL="0" distR="0" wp14:anchorId="05E8CE03" wp14:editId="4F3405DB">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pPr>
        <w:spacing w:after="0"/>
        <w:ind w:left="1440" w:firstLine="720"/>
        <w:rPr>
          <w:rFonts w:ascii="Bell MT" w:hAnsi="Bell MT"/>
        </w:rPr>
      </w:pPr>
      <w:r>
        <w:rPr>
          <w:rFonts w:ascii="Bell MT" w:hAnsi="Bell MT"/>
          <w:noProof/>
        </w:rPr>
        <w:drawing>
          <wp:inline distT="0" distB="0" distL="0" distR="0" wp14:anchorId="19D18850" wp14:editId="1667322B">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r>
        <w:t>Note: the icon that appears in the Notify object will be the icon for the application in user-built apk.</w:t>
      </w:r>
    </w:p>
    <w:p w:rsidR="005B4C2C" w:rsidRDefault="005B4C2C" w:rsidP="005B4C2C">
      <w:pPr>
        <w:pStyle w:val="Heading2"/>
      </w:pPr>
      <w:bookmarkStart w:id="5516" w:name="_Toc436833187"/>
      <w:r>
        <w:t>Phone.info &lt;nvar&gt;</w:t>
      </w:r>
      <w:r w:rsidR="003C7D79">
        <w:t>|&lt;nexp&gt;</w:t>
      </w:r>
      <w:bookmarkEnd w:id="5516"/>
      <w:r>
        <w:fldChar w:fldCharType="begin"/>
      </w:r>
      <w:r>
        <w:instrText xml:space="preserve"> XE "Phone.info &lt;n</w:instrText>
      </w:r>
      <w:r w:rsidRPr="006C2C8A">
        <w:instrText>var&gt;</w:instrText>
      </w:r>
      <w:r w:rsidR="003C7D79">
        <w:instrText>|&lt;nexp&gt;</w:instrText>
      </w:r>
      <w:r>
        <w:instrText xml:space="preserve">" </w:instrText>
      </w:r>
      <w:r>
        <w:fldChar w:fldCharType="end"/>
      </w:r>
    </w:p>
    <w:p w:rsidR="00713887" w:rsidRDefault="005B4C2C" w:rsidP="005B4C2C">
      <w:r>
        <w:t xml:space="preserve">Returns information about </w:t>
      </w:r>
      <w:r w:rsidR="00713887">
        <w:t>the telephony radio in your</w:t>
      </w:r>
      <w:r>
        <w:t xml:space="preserve"> Android device</w:t>
      </w:r>
      <w:r w:rsidR="00713887">
        <w:t>, if it has one</w:t>
      </w:r>
      <w:r>
        <w:t xml:space="preserve">. </w:t>
      </w:r>
      <w:r w:rsidR="00713887">
        <w:t xml:space="preserve">The information is placed in a Bundle. If you provide a variable that is not a valid Bundle pointer, the command creates a new Bundle and </w:t>
      </w:r>
      <w:r w:rsidR="003C7D79">
        <w:t xml:space="preserve">returns </w:t>
      </w:r>
      <w:r w:rsidR="00713887">
        <w:t>the Bundle pointer</w:t>
      </w:r>
      <w:r w:rsidR="003C7D79">
        <w:t xml:space="preserve"> in your variable</w:t>
      </w:r>
      <w:r w:rsidR="00713887">
        <w:t>.</w:t>
      </w:r>
      <w:r w:rsidR="003C7D79">
        <w:t xml:space="preserve"> Otherwise it writes into the Bundle your variable or expression points to.</w:t>
      </w:r>
    </w:p>
    <w:p w:rsidR="005B4C2C" w:rsidRDefault="005B4C2C" w:rsidP="003B77A1">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3B77A1">
            <w:pPr>
              <w:keepNext/>
              <w:jc w:val="center"/>
              <w:rPr>
                <w:b/>
              </w:rPr>
            </w:pPr>
            <w:r>
              <w:rPr>
                <w:b/>
              </w:rPr>
              <w:t>Key</w:t>
            </w:r>
          </w:p>
        </w:tc>
        <w:tc>
          <w:tcPr>
            <w:tcW w:w="663" w:type="dxa"/>
          </w:tcPr>
          <w:p w:rsidR="005B4C2C" w:rsidRDefault="00734013" w:rsidP="003B77A1">
            <w:pPr>
              <w:keepNext/>
              <w:jc w:val="center"/>
              <w:rPr>
                <w:b/>
              </w:rPr>
            </w:pPr>
            <w:r>
              <w:rPr>
                <w:b/>
              </w:rPr>
              <w:t>Type</w:t>
            </w:r>
          </w:p>
        </w:tc>
        <w:tc>
          <w:tcPr>
            <w:tcW w:w="3207" w:type="dxa"/>
          </w:tcPr>
          <w:p w:rsidR="005B4C2C" w:rsidRPr="002C2F6D" w:rsidRDefault="005B4C2C" w:rsidP="003B77A1">
            <w:pPr>
              <w:keepNext/>
              <w:jc w:val="center"/>
              <w:rPr>
                <w:b/>
              </w:rPr>
            </w:pPr>
            <w:r>
              <w:rPr>
                <w:b/>
              </w:rPr>
              <w:t>Values</w:t>
            </w:r>
          </w:p>
        </w:tc>
        <w:tc>
          <w:tcPr>
            <w:tcW w:w="2790" w:type="dxa"/>
          </w:tcPr>
          <w:p w:rsidR="005B4C2C" w:rsidRDefault="005B4C2C" w:rsidP="003B77A1">
            <w:pPr>
              <w:keepNext/>
              <w:jc w:val="center"/>
              <w:rPr>
                <w:b/>
              </w:rPr>
            </w:pPr>
            <w:r>
              <w:rPr>
                <w:b/>
              </w:rPr>
              <w:t>Meaning</w:t>
            </w:r>
          </w:p>
        </w:tc>
        <w:tc>
          <w:tcPr>
            <w:tcW w:w="1344" w:type="dxa"/>
          </w:tcPr>
          <w:p w:rsidR="005B4C2C" w:rsidRPr="00D966DA" w:rsidRDefault="005B4C2C" w:rsidP="003B77A1">
            <w:pPr>
              <w:keepNext/>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3B77A1">
            <w:pPr>
              <w:keepNext/>
              <w:jc w:val="center"/>
              <w:rPr>
                <w:b/>
              </w:rPr>
            </w:pPr>
            <w:r>
              <w:rPr>
                <w:b/>
              </w:rPr>
              <w:t>PhoneType</w:t>
            </w:r>
          </w:p>
        </w:tc>
        <w:tc>
          <w:tcPr>
            <w:tcW w:w="663" w:type="dxa"/>
            <w:vAlign w:val="center"/>
          </w:tcPr>
          <w:p w:rsidR="00734013" w:rsidRDefault="005313DA" w:rsidP="003B77A1">
            <w:pPr>
              <w:keepNext/>
              <w:jc w:val="center"/>
            </w:pPr>
            <w:r>
              <w:t>S</w:t>
            </w:r>
          </w:p>
        </w:tc>
        <w:tc>
          <w:tcPr>
            <w:tcW w:w="3207" w:type="dxa"/>
            <w:vAlign w:val="center"/>
          </w:tcPr>
          <w:p w:rsidR="00734013" w:rsidRPr="005B3879" w:rsidRDefault="00734013" w:rsidP="003B77A1">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3B77A1">
            <w:pPr>
              <w:keepNext/>
            </w:pPr>
            <w:r>
              <w:t>Type of phone radio in this device</w:t>
            </w:r>
          </w:p>
        </w:tc>
        <w:tc>
          <w:tcPr>
            <w:tcW w:w="1344" w:type="dxa"/>
            <w:vAlign w:val="center"/>
          </w:tcPr>
          <w:p w:rsidR="00734013" w:rsidRPr="005B3879" w:rsidRDefault="00734013" w:rsidP="003B77A1">
            <w:pPr>
              <w:keepNext/>
              <w:jc w:val="center"/>
            </w:pPr>
            <w:r>
              <w:t>GSM</w:t>
            </w:r>
          </w:p>
        </w:tc>
      </w:tr>
      <w:tr w:rsidR="005B4C2C" w:rsidRPr="002C2F6D" w:rsidTr="0000782C">
        <w:trPr>
          <w:trHeight w:val="302"/>
          <w:jc w:val="center"/>
        </w:trPr>
        <w:tc>
          <w:tcPr>
            <w:tcW w:w="1524" w:type="dxa"/>
            <w:vAlign w:val="center"/>
          </w:tcPr>
          <w:p w:rsidR="005B4C2C" w:rsidRPr="001839EC" w:rsidRDefault="005B4C2C" w:rsidP="003B77A1">
            <w:pPr>
              <w:keepNext/>
              <w:jc w:val="center"/>
              <w:rPr>
                <w:b/>
              </w:rPr>
            </w:pPr>
            <w:r>
              <w:rPr>
                <w:b/>
              </w:rPr>
              <w:t>NetworkType</w:t>
            </w:r>
          </w:p>
        </w:tc>
        <w:tc>
          <w:tcPr>
            <w:tcW w:w="663" w:type="dxa"/>
            <w:vAlign w:val="center"/>
          </w:tcPr>
          <w:p w:rsidR="005B4C2C" w:rsidRDefault="005313DA" w:rsidP="003B77A1">
            <w:pPr>
              <w:keepNext/>
              <w:jc w:val="center"/>
            </w:pPr>
            <w:r>
              <w:t>S</w:t>
            </w:r>
          </w:p>
        </w:tc>
        <w:tc>
          <w:tcPr>
            <w:tcW w:w="3207" w:type="dxa"/>
            <w:vAlign w:val="center"/>
          </w:tcPr>
          <w:p w:rsidR="005B4C2C" w:rsidRDefault="00E4362C" w:rsidP="003B77A1">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3B77A1">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3B77A1">
            <w:pPr>
              <w:keepNext/>
            </w:pPr>
            <w:r>
              <w:t>Network type of the current data connection</w:t>
            </w:r>
          </w:p>
        </w:tc>
        <w:tc>
          <w:tcPr>
            <w:tcW w:w="1344" w:type="dxa"/>
            <w:vAlign w:val="center"/>
          </w:tcPr>
          <w:p w:rsidR="005B4C2C" w:rsidRPr="005B3879" w:rsidRDefault="008248EE" w:rsidP="003B77A1">
            <w:pPr>
              <w:keepNext/>
              <w:jc w:val="center"/>
            </w:pPr>
            <w:r>
              <w:t>LTE</w:t>
            </w:r>
          </w:p>
        </w:tc>
      </w:tr>
    </w:tbl>
    <w:p w:rsidR="003B77A1"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5313DA" w:rsidRDefault="005313DA" w:rsidP="003B77A1">
      <w:pPr>
        <w:keepNext/>
        <w:spacing w:before="120"/>
      </w:pPr>
      <w:r>
        <w:t xml:space="preserve">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3B77A1">
            <w:pPr>
              <w:keepNext/>
              <w:jc w:val="center"/>
              <w:rPr>
                <w:b/>
              </w:rPr>
            </w:pPr>
            <w:r>
              <w:rPr>
                <w:b/>
              </w:rPr>
              <w:t>Key</w:t>
            </w:r>
          </w:p>
        </w:tc>
        <w:tc>
          <w:tcPr>
            <w:tcW w:w="663" w:type="dxa"/>
          </w:tcPr>
          <w:p w:rsidR="005313DA" w:rsidRDefault="005313DA" w:rsidP="003B77A1">
            <w:pPr>
              <w:keepNext/>
              <w:jc w:val="center"/>
              <w:rPr>
                <w:b/>
              </w:rPr>
            </w:pPr>
            <w:r>
              <w:rPr>
                <w:b/>
              </w:rPr>
              <w:t>Type</w:t>
            </w:r>
          </w:p>
        </w:tc>
        <w:tc>
          <w:tcPr>
            <w:tcW w:w="3207" w:type="dxa"/>
          </w:tcPr>
          <w:p w:rsidR="005313DA" w:rsidRPr="002C2F6D" w:rsidRDefault="005313DA" w:rsidP="003B77A1">
            <w:pPr>
              <w:keepNext/>
              <w:jc w:val="center"/>
              <w:rPr>
                <w:b/>
              </w:rPr>
            </w:pPr>
            <w:r>
              <w:rPr>
                <w:b/>
              </w:rPr>
              <w:t>Values</w:t>
            </w:r>
          </w:p>
        </w:tc>
        <w:tc>
          <w:tcPr>
            <w:tcW w:w="2790" w:type="dxa"/>
          </w:tcPr>
          <w:p w:rsidR="005313DA" w:rsidRDefault="005313DA" w:rsidP="003B77A1">
            <w:pPr>
              <w:keepNext/>
              <w:jc w:val="center"/>
              <w:rPr>
                <w:b/>
              </w:rPr>
            </w:pPr>
            <w:r>
              <w:rPr>
                <w:b/>
              </w:rPr>
              <w:t>Meaning</w:t>
            </w:r>
          </w:p>
        </w:tc>
        <w:tc>
          <w:tcPr>
            <w:tcW w:w="1344" w:type="dxa"/>
          </w:tcPr>
          <w:p w:rsidR="005313DA" w:rsidRPr="00D966DA" w:rsidRDefault="005313DA" w:rsidP="003B77A1">
            <w:pPr>
              <w:keepNext/>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3B77A1">
            <w:pPr>
              <w:keepNext/>
              <w:jc w:val="center"/>
              <w:rPr>
                <w:b/>
              </w:rPr>
            </w:pPr>
            <w:r>
              <w:rPr>
                <w:b/>
              </w:rPr>
              <w:t>CID</w:t>
            </w:r>
          </w:p>
        </w:tc>
        <w:tc>
          <w:tcPr>
            <w:tcW w:w="663" w:type="dxa"/>
            <w:vAlign w:val="center"/>
          </w:tcPr>
          <w:p w:rsidR="005313DA" w:rsidRDefault="005313DA" w:rsidP="003B77A1">
            <w:pPr>
              <w:keepNext/>
              <w:jc w:val="center"/>
            </w:pPr>
            <w:r>
              <w:t>N</w:t>
            </w:r>
          </w:p>
        </w:tc>
        <w:tc>
          <w:tcPr>
            <w:tcW w:w="3207" w:type="dxa"/>
            <w:vAlign w:val="center"/>
          </w:tcPr>
          <w:p w:rsidR="005313DA" w:rsidRPr="005313DA" w:rsidRDefault="008248EE" w:rsidP="003B77A1">
            <w:pPr>
              <w:keepNext/>
              <w:jc w:val="center"/>
            </w:pPr>
            <w:r>
              <w:t>A positive number</w:t>
            </w:r>
            <w:r w:rsidR="005313DA">
              <w:br/>
              <w:t>or -1 if CID is unknown</w:t>
            </w:r>
          </w:p>
        </w:tc>
        <w:tc>
          <w:tcPr>
            <w:tcW w:w="2790" w:type="dxa"/>
            <w:vAlign w:val="center"/>
          </w:tcPr>
          <w:p w:rsidR="005313DA" w:rsidRDefault="005313DA" w:rsidP="003B77A1">
            <w:pPr>
              <w:keepNext/>
            </w:pPr>
            <w:r>
              <w:t>GSM Cell ID</w:t>
            </w:r>
          </w:p>
        </w:tc>
        <w:tc>
          <w:tcPr>
            <w:tcW w:w="1344" w:type="dxa"/>
            <w:vAlign w:val="center"/>
          </w:tcPr>
          <w:p w:rsidR="005313DA" w:rsidRPr="005B3879" w:rsidRDefault="005313DA" w:rsidP="003B77A1">
            <w:pPr>
              <w:keepNext/>
              <w:jc w:val="center"/>
            </w:pPr>
            <w:r>
              <w:t>342298497</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LAC</w:t>
            </w:r>
          </w:p>
        </w:tc>
        <w:tc>
          <w:tcPr>
            <w:tcW w:w="663" w:type="dxa"/>
            <w:vAlign w:val="center"/>
          </w:tcPr>
          <w:p w:rsidR="00475C02" w:rsidRDefault="00475C02" w:rsidP="003B77A1">
            <w:pPr>
              <w:keepNext/>
              <w:jc w:val="center"/>
            </w:pPr>
            <w:r>
              <w:t>N</w:t>
            </w:r>
          </w:p>
        </w:tc>
        <w:tc>
          <w:tcPr>
            <w:tcW w:w="3207" w:type="dxa"/>
            <w:vAlign w:val="center"/>
          </w:tcPr>
          <w:p w:rsidR="00475C02" w:rsidRPr="00E4362C" w:rsidRDefault="00475C02" w:rsidP="003B77A1">
            <w:pPr>
              <w:keepNext/>
              <w:jc w:val="center"/>
            </w:pPr>
            <w:r>
              <w:t>A positive number</w:t>
            </w:r>
            <w:r>
              <w:br/>
              <w:t xml:space="preserve">or -1 if </w:t>
            </w:r>
            <w:r w:rsidR="003E605E">
              <w:t>LAC</w:t>
            </w:r>
            <w:r>
              <w:t xml:space="preserve"> is unknown</w:t>
            </w:r>
          </w:p>
        </w:tc>
        <w:tc>
          <w:tcPr>
            <w:tcW w:w="2790" w:type="dxa"/>
            <w:vAlign w:val="center"/>
          </w:tcPr>
          <w:p w:rsidR="00475C02" w:rsidRDefault="00475C02" w:rsidP="003B77A1">
            <w:pPr>
              <w:keepNext/>
            </w:pPr>
            <w:r>
              <w:t>GSM Location Area Code</w:t>
            </w:r>
          </w:p>
        </w:tc>
        <w:tc>
          <w:tcPr>
            <w:tcW w:w="1344" w:type="dxa"/>
            <w:vAlign w:val="center"/>
          </w:tcPr>
          <w:p w:rsidR="00475C02" w:rsidRPr="005B3879" w:rsidRDefault="00475C02" w:rsidP="003B77A1">
            <w:pPr>
              <w:keepNext/>
              <w:jc w:val="center"/>
            </w:pPr>
            <w:r>
              <w:t>11090</w:t>
            </w:r>
          </w:p>
        </w:tc>
      </w:tr>
      <w:tr w:rsidR="00475C02" w:rsidRPr="002C2F6D" w:rsidTr="00743FE0">
        <w:trPr>
          <w:trHeight w:val="302"/>
          <w:jc w:val="center"/>
        </w:trPr>
        <w:tc>
          <w:tcPr>
            <w:tcW w:w="1524" w:type="dxa"/>
            <w:vAlign w:val="center"/>
          </w:tcPr>
          <w:p w:rsidR="00475C02" w:rsidRPr="001839EC" w:rsidRDefault="00475C02" w:rsidP="003B77A1">
            <w:pPr>
              <w:keepNext/>
              <w:jc w:val="center"/>
              <w:rPr>
                <w:b/>
              </w:rPr>
            </w:pPr>
            <w:r>
              <w:rPr>
                <w:b/>
              </w:rPr>
              <w:t>MCC/MNC</w:t>
            </w:r>
          </w:p>
        </w:tc>
        <w:tc>
          <w:tcPr>
            <w:tcW w:w="663" w:type="dxa"/>
            <w:vAlign w:val="center"/>
          </w:tcPr>
          <w:p w:rsidR="00475C02" w:rsidRDefault="00475C02" w:rsidP="003B77A1">
            <w:pPr>
              <w:keepNext/>
              <w:jc w:val="center"/>
            </w:pPr>
            <w:r>
              <w:t>S</w:t>
            </w:r>
          </w:p>
        </w:tc>
        <w:tc>
          <w:tcPr>
            <w:tcW w:w="3207" w:type="dxa"/>
            <w:vAlign w:val="center"/>
          </w:tcPr>
          <w:p w:rsidR="00475C02" w:rsidRPr="00E4362C" w:rsidRDefault="00475C02" w:rsidP="003B77A1">
            <w:pPr>
              <w:keepNext/>
              <w:jc w:val="center"/>
            </w:pPr>
            <w:r>
              <w:t>String of 5 or 6 decimal digits</w:t>
            </w:r>
          </w:p>
        </w:tc>
        <w:tc>
          <w:tcPr>
            <w:tcW w:w="2790" w:type="dxa"/>
            <w:vAlign w:val="center"/>
          </w:tcPr>
          <w:p w:rsidR="00475C02" w:rsidRDefault="00475C02" w:rsidP="003B77A1">
            <w:pPr>
              <w:keepNext/>
            </w:pPr>
            <w:r>
              <w:t>The "numeric name" of the registered network operator</w:t>
            </w:r>
          </w:p>
        </w:tc>
        <w:tc>
          <w:tcPr>
            <w:tcW w:w="1344" w:type="dxa"/>
            <w:vAlign w:val="center"/>
          </w:tcPr>
          <w:p w:rsidR="00475C02" w:rsidRPr="005B3879" w:rsidRDefault="00475C02" w:rsidP="003B77A1">
            <w:pPr>
              <w:keepNext/>
              <w:jc w:val="center"/>
            </w:pPr>
            <w:r>
              <w:t>310260</w:t>
            </w:r>
          </w:p>
        </w:tc>
      </w:tr>
      <w:tr w:rsidR="00BB2216" w:rsidRPr="002C2F6D" w:rsidTr="00475C02">
        <w:trPr>
          <w:trHeight w:val="302"/>
          <w:jc w:val="center"/>
        </w:trPr>
        <w:tc>
          <w:tcPr>
            <w:tcW w:w="1524" w:type="dxa"/>
            <w:vAlign w:val="center"/>
          </w:tcPr>
          <w:p w:rsidR="00BB2216" w:rsidRPr="001839EC" w:rsidRDefault="00475C02" w:rsidP="003B77A1">
            <w:pPr>
              <w:keepNext/>
              <w:jc w:val="center"/>
              <w:rPr>
                <w:b/>
              </w:rPr>
            </w:pPr>
            <w:r>
              <w:rPr>
                <w:b/>
              </w:rPr>
              <w:t>Operator</w:t>
            </w:r>
          </w:p>
        </w:tc>
        <w:tc>
          <w:tcPr>
            <w:tcW w:w="663" w:type="dxa"/>
            <w:vAlign w:val="center"/>
          </w:tcPr>
          <w:p w:rsidR="00BB2216" w:rsidRDefault="00BB2216" w:rsidP="003B77A1">
            <w:pPr>
              <w:keepNext/>
              <w:jc w:val="center"/>
            </w:pPr>
            <w:r>
              <w:t>N</w:t>
            </w:r>
          </w:p>
        </w:tc>
        <w:tc>
          <w:tcPr>
            <w:tcW w:w="3207" w:type="dxa"/>
            <w:vAlign w:val="center"/>
          </w:tcPr>
          <w:p w:rsidR="00BB2216" w:rsidRPr="00E4362C" w:rsidRDefault="008248EE" w:rsidP="003B77A1">
            <w:pPr>
              <w:keepNext/>
              <w:jc w:val="center"/>
            </w:pPr>
            <w:r>
              <w:t xml:space="preserve">A </w:t>
            </w:r>
            <w:r w:rsidR="00475C02">
              <w:t>name string</w:t>
            </w:r>
          </w:p>
        </w:tc>
        <w:tc>
          <w:tcPr>
            <w:tcW w:w="2790" w:type="dxa"/>
            <w:vAlign w:val="center"/>
          </w:tcPr>
          <w:p w:rsidR="00BB2216" w:rsidRDefault="00475C02" w:rsidP="003B77A1">
            <w:pPr>
              <w:keepNext/>
            </w:pPr>
            <w:r>
              <w:t>The name of the operator of the registered network</w:t>
            </w:r>
          </w:p>
        </w:tc>
        <w:tc>
          <w:tcPr>
            <w:tcW w:w="1344" w:type="dxa"/>
            <w:vAlign w:val="center"/>
          </w:tcPr>
          <w:p w:rsidR="00BB2216" w:rsidRPr="005B3879" w:rsidRDefault="00475C02" w:rsidP="003B77A1">
            <w:pPr>
              <w:keepNext/>
              <w:jc w:val="center"/>
            </w:pPr>
            <w:r>
              <w:t>T-Mobile</w:t>
            </w:r>
          </w:p>
        </w:tc>
      </w:tr>
    </w:tbl>
    <w:p w:rsidR="00475C02" w:rsidRDefault="00475C02" w:rsidP="005313DA">
      <w:pPr>
        <w:spacing w:before="120"/>
      </w:pPr>
      <w:r>
        <w:t>The "numeric name" is made up of the Mobile Country Code (MCC) and Mobile Network Code (MNC)</w:t>
      </w:r>
      <w:r w:rsidR="00C32C60">
        <w:t>.</w:t>
      </w:r>
    </w:p>
    <w:p w:rsidR="005313DA" w:rsidRDefault="00475C02" w:rsidP="003B77A1">
      <w:pPr>
        <w:keepNext/>
        <w:spacing w:before="120"/>
      </w:pPr>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3B77A1">
            <w:pPr>
              <w:keepNext/>
              <w:jc w:val="center"/>
              <w:rPr>
                <w:b/>
              </w:rPr>
            </w:pPr>
            <w:r>
              <w:rPr>
                <w:b/>
              </w:rPr>
              <w:t>Key</w:t>
            </w:r>
          </w:p>
        </w:tc>
        <w:tc>
          <w:tcPr>
            <w:tcW w:w="720" w:type="dxa"/>
          </w:tcPr>
          <w:p w:rsidR="003E605E" w:rsidRDefault="003E605E" w:rsidP="003B77A1">
            <w:pPr>
              <w:keepNext/>
              <w:jc w:val="center"/>
              <w:rPr>
                <w:b/>
              </w:rPr>
            </w:pPr>
            <w:r>
              <w:rPr>
                <w:b/>
              </w:rPr>
              <w:t>Type</w:t>
            </w:r>
          </w:p>
        </w:tc>
        <w:tc>
          <w:tcPr>
            <w:tcW w:w="3240" w:type="dxa"/>
          </w:tcPr>
          <w:p w:rsidR="003E605E" w:rsidRPr="002C2F6D" w:rsidRDefault="003E605E" w:rsidP="003B77A1">
            <w:pPr>
              <w:keepNext/>
              <w:jc w:val="center"/>
              <w:rPr>
                <w:b/>
              </w:rPr>
            </w:pPr>
            <w:r>
              <w:rPr>
                <w:b/>
              </w:rPr>
              <w:t>Values</w:t>
            </w:r>
          </w:p>
        </w:tc>
        <w:tc>
          <w:tcPr>
            <w:tcW w:w="4122" w:type="dxa"/>
          </w:tcPr>
          <w:p w:rsidR="003E605E" w:rsidRDefault="003E605E" w:rsidP="003B77A1">
            <w:pPr>
              <w:keepNext/>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BaseID</w:t>
            </w:r>
          </w:p>
        </w:tc>
        <w:tc>
          <w:tcPr>
            <w:tcW w:w="720" w:type="dxa"/>
            <w:vAlign w:val="center"/>
          </w:tcPr>
          <w:p w:rsidR="003E605E" w:rsidRDefault="003E605E" w:rsidP="003B77A1">
            <w:pPr>
              <w:keepNext/>
              <w:jc w:val="center"/>
            </w:pPr>
            <w:r>
              <w:t>N</w:t>
            </w:r>
          </w:p>
        </w:tc>
        <w:tc>
          <w:tcPr>
            <w:tcW w:w="3240" w:type="dxa"/>
            <w:vAlign w:val="center"/>
          </w:tcPr>
          <w:p w:rsidR="003E605E" w:rsidRPr="005313DA" w:rsidRDefault="003E605E" w:rsidP="003B77A1">
            <w:pPr>
              <w:keepNext/>
              <w:jc w:val="center"/>
            </w:pPr>
            <w:r>
              <w:t>A positive number</w:t>
            </w:r>
            <w:r>
              <w:br/>
              <w:t>or -1 if BaseID is unknown</w:t>
            </w:r>
          </w:p>
        </w:tc>
        <w:tc>
          <w:tcPr>
            <w:tcW w:w="4122" w:type="dxa"/>
            <w:vAlign w:val="center"/>
          </w:tcPr>
          <w:p w:rsidR="003E605E" w:rsidRDefault="003E605E" w:rsidP="003B77A1">
            <w:pPr>
              <w:keepNext/>
            </w:pPr>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3B77A1">
            <w:pPr>
              <w:keepNext/>
              <w:jc w:val="center"/>
              <w:rPr>
                <w:b/>
              </w:rPr>
            </w:pPr>
            <w:r>
              <w:rPr>
                <w:b/>
              </w:rPr>
              <w:t>NetworkID</w:t>
            </w:r>
          </w:p>
        </w:tc>
        <w:tc>
          <w:tcPr>
            <w:tcW w:w="720" w:type="dxa"/>
            <w:vAlign w:val="center"/>
          </w:tcPr>
          <w:p w:rsidR="003E605E" w:rsidRDefault="003E605E" w:rsidP="003B77A1">
            <w:pPr>
              <w:keepNext/>
              <w:jc w:val="center"/>
            </w:pPr>
            <w:r>
              <w:t>N</w:t>
            </w:r>
          </w:p>
        </w:tc>
        <w:tc>
          <w:tcPr>
            <w:tcW w:w="3240" w:type="dxa"/>
            <w:vAlign w:val="center"/>
          </w:tcPr>
          <w:p w:rsidR="003E605E" w:rsidRPr="00E4362C" w:rsidRDefault="003E605E" w:rsidP="003B77A1">
            <w:pPr>
              <w:keepNext/>
              <w:jc w:val="center"/>
            </w:pPr>
            <w:r>
              <w:t>A positive number</w:t>
            </w:r>
            <w:r>
              <w:br/>
              <w:t>or -1 if NetworkID is unknown</w:t>
            </w:r>
          </w:p>
        </w:tc>
        <w:tc>
          <w:tcPr>
            <w:tcW w:w="4122" w:type="dxa"/>
            <w:vAlign w:val="center"/>
          </w:tcPr>
          <w:p w:rsidR="003E605E" w:rsidRDefault="003E605E" w:rsidP="003B77A1">
            <w:pPr>
              <w:keepNext/>
            </w:pPr>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1B594E" w:rsidRDefault="001B594E" w:rsidP="001B594E">
      <w:pPr>
        <w:rPr>
          <w:ins w:id="5517" w:author="Sammartano, Marc (BIC USA)" w:date="2015-11-10T10:26:00Z"/>
        </w:rPr>
      </w:pPr>
    </w:p>
    <w:p w:rsidR="00917238" w:rsidRDefault="00917238" w:rsidP="001B594E">
      <w:pPr>
        <w:rPr>
          <w:ins w:id="5518" w:author="Sammartano, Marc (BIC USA)" w:date="2015-11-10T11:12:00Z"/>
        </w:rPr>
      </w:pPr>
      <w:ins w:id="5519" w:author="Sammartano, Marc (BIC USA)" w:date="2015-11-10T10:23:00Z">
        <w:r>
          <w:t>If you</w:t>
        </w:r>
        <w:r w:rsidR="00235EE9">
          <w:t>r program</w:t>
        </w:r>
      </w:ins>
      <w:ins w:id="5520" w:author="Sammartano, Marc (BIC USA)" w:date="2015-11-10T10:40:00Z">
        <w:r w:rsidR="00235EE9">
          <w:t xml:space="preserve"> has</w:t>
        </w:r>
      </w:ins>
      <w:ins w:id="5521" w:author="Sammartano, Marc (BIC USA)" w:date="2015-11-10T10:23:00Z">
        <w:r w:rsidR="00235EE9">
          <w:t xml:space="preserve"> execute</w:t>
        </w:r>
      </w:ins>
      <w:ins w:id="5522" w:author="Sammartano, Marc (BIC USA)" w:date="2015-11-10T10:40:00Z">
        <w:r w:rsidR="00235EE9">
          <w:t>d</w:t>
        </w:r>
      </w:ins>
      <w:ins w:id="5523" w:author="Sammartano, Marc (BIC USA)" w:date="2015-11-10T10:23:00Z">
        <w:r>
          <w:t xml:space="preserve"> </w:t>
        </w:r>
      </w:ins>
      <w:ins w:id="5524" w:author="Sammartano, Marc (BIC USA)" w:date="2015-11-10T10:24:00Z">
        <w:r>
          <w:rPr>
            <w:b/>
          </w:rPr>
          <w:t>Phone.rcv.init</w:t>
        </w:r>
        <w:r>
          <w:t>, then</w:t>
        </w:r>
      </w:ins>
      <w:ins w:id="5525" w:author="Sammartano, Marc (BIC USA)" w:date="2015-11-10T10:36:00Z">
        <w:r w:rsidR="00235EE9">
          <w:t xml:space="preserve"> </w:t>
        </w:r>
      </w:ins>
      <w:ins w:id="5526" w:author="Sammartano, Marc (BIC USA)" w:date="2015-11-10T10:24:00Z">
        <w:r>
          <w:rPr>
            <w:b/>
          </w:rPr>
          <w:t>Phone.info</w:t>
        </w:r>
        <w:r>
          <w:t xml:space="preserve"> </w:t>
        </w:r>
      </w:ins>
      <w:ins w:id="5527" w:author="Sammartano, Marc (BIC USA)" w:date="2015-11-10T10:39:00Z">
        <w:r w:rsidR="00235EE9">
          <w:t xml:space="preserve">may be able to </w:t>
        </w:r>
      </w:ins>
      <w:ins w:id="5528" w:author="Sammartano, Marc (BIC USA)" w:date="2015-11-10T10:36:00Z">
        <w:r w:rsidR="00235EE9">
          <w:t>report the strength</w:t>
        </w:r>
      </w:ins>
      <w:ins w:id="5529" w:author="Sammartano, Marc (BIC USA)" w:date="2015-11-10T10:40:00Z">
        <w:r w:rsidR="00235EE9">
          <w:t xml:space="preserve"> of the signal connecting your phone to the cell tower</w:t>
        </w:r>
      </w:ins>
      <w:ins w:id="5530" w:author="Sammartano, Marc (BIC USA)" w:date="2015-11-10T10:36:00Z">
        <w:r w:rsidR="00235EE9">
          <w:t>.</w:t>
        </w:r>
      </w:ins>
      <w:ins w:id="5531" w:author="Sammartano, Marc (BIC USA)" w:date="2015-11-10T10:24:00Z">
        <w:r>
          <w:t xml:space="preserve"> </w:t>
        </w:r>
        <w:r w:rsidR="001B594E">
          <w:t xml:space="preserve">If the </w:t>
        </w:r>
      </w:ins>
      <w:ins w:id="5532" w:author="Sammartano, Marc (BIC USA)" w:date="2015-11-10T10:41:00Z">
        <w:r w:rsidR="00235EE9">
          <w:t>signal strength</w:t>
        </w:r>
      </w:ins>
      <w:ins w:id="5533" w:author="Sammartano, Marc (BIC USA)" w:date="2015-11-10T11:22:00Z">
        <w:r w:rsidR="009510E5">
          <w:t xml:space="preserve"> is available</w:t>
        </w:r>
      </w:ins>
      <w:ins w:id="5534" w:author="Sammartano, Marc (BIC USA)" w:date="2015-11-10T10:24:00Z">
        <w:r w:rsidR="001B594E">
          <w:t xml:space="preserve">, </w:t>
        </w:r>
      </w:ins>
      <w:ins w:id="5535" w:author="Sammartano, Marc (BIC USA)" w:date="2015-11-10T10:41:00Z">
        <w:r w:rsidR="00235EE9" w:rsidRPr="00235EE9">
          <w:rPr>
            <w:b/>
          </w:rPr>
          <w:t>Phone.info</w:t>
        </w:r>
        <w:r w:rsidR="00235EE9">
          <w:t xml:space="preserve"> </w:t>
        </w:r>
      </w:ins>
      <w:ins w:id="5536" w:author="Sammartano, Marc (BIC USA)" w:date="2015-11-10T10:24:00Z">
        <w:r w:rsidR="001B594E" w:rsidRPr="00235EE9">
          <w:t>will</w:t>
        </w:r>
        <w:r w:rsidR="001B594E">
          <w:t xml:space="preserve"> try to report it in </w:t>
        </w:r>
      </w:ins>
      <w:ins w:id="5537" w:author="Sammartano, Marc (BIC USA)" w:date="2015-11-10T10:43:00Z">
        <w:r w:rsidR="00235EE9">
          <w:t xml:space="preserve">one or two of </w:t>
        </w:r>
      </w:ins>
      <w:ins w:id="5538" w:author="Sammartano, Marc (BIC USA)" w:date="2015-11-10T10:24:00Z">
        <w:r w:rsidR="001B594E">
          <w:t>the following bundle keys</w:t>
        </w:r>
      </w:ins>
      <w:ins w:id="5539" w:author="Sammartano, Marc (BIC USA)" w:date="2015-11-10T11:21:00Z">
        <w:r w:rsidR="00182441">
          <w:t xml:space="preserve"> (the first three are mutually exclusive)</w:t>
        </w:r>
      </w:ins>
      <w:ins w:id="5540" w:author="Sammartano, Marc (BIC USA)" w:date="2015-11-10T10:24:00Z">
        <w:r w:rsidR="001B594E">
          <w:t>:</w:t>
        </w:r>
      </w:ins>
    </w:p>
    <w:tbl>
      <w:tblPr>
        <w:tblStyle w:val="TableGrid"/>
        <w:tblW w:w="9505" w:type="dxa"/>
        <w:jc w:val="center"/>
        <w:tblLayout w:type="fixed"/>
        <w:tblLook w:val="04A0" w:firstRow="1" w:lastRow="0" w:firstColumn="1" w:lastColumn="0" w:noHBand="0" w:noVBand="1"/>
      </w:tblPr>
      <w:tblGrid>
        <w:gridCol w:w="1423"/>
        <w:gridCol w:w="720"/>
        <w:gridCol w:w="2880"/>
        <w:gridCol w:w="4482"/>
      </w:tblGrid>
      <w:tr w:rsidR="00182441" w:rsidRPr="002C2F6D" w:rsidTr="009510E5">
        <w:trPr>
          <w:trHeight w:val="302"/>
          <w:jc w:val="center"/>
          <w:ins w:id="5541" w:author="Sammartano, Marc (BIC USA)" w:date="2015-11-10T11:12:00Z"/>
        </w:trPr>
        <w:tc>
          <w:tcPr>
            <w:tcW w:w="1423" w:type="dxa"/>
          </w:tcPr>
          <w:p w:rsidR="00182441" w:rsidRPr="002C2F6D" w:rsidRDefault="00182441" w:rsidP="004E48AB">
            <w:pPr>
              <w:keepNext/>
              <w:jc w:val="center"/>
              <w:rPr>
                <w:ins w:id="5542" w:author="Sammartano, Marc (BIC USA)" w:date="2015-11-10T11:12:00Z"/>
                <w:b/>
              </w:rPr>
            </w:pPr>
            <w:ins w:id="5543" w:author="Sammartano, Marc (BIC USA)" w:date="2015-11-10T11:12:00Z">
              <w:r>
                <w:rPr>
                  <w:b/>
                </w:rPr>
                <w:t>Key</w:t>
              </w:r>
            </w:ins>
          </w:p>
        </w:tc>
        <w:tc>
          <w:tcPr>
            <w:tcW w:w="720" w:type="dxa"/>
          </w:tcPr>
          <w:p w:rsidR="00182441" w:rsidRDefault="00182441" w:rsidP="004E48AB">
            <w:pPr>
              <w:keepNext/>
              <w:jc w:val="center"/>
              <w:rPr>
                <w:ins w:id="5544" w:author="Sammartano, Marc (BIC USA)" w:date="2015-11-10T11:12:00Z"/>
                <w:b/>
              </w:rPr>
            </w:pPr>
            <w:ins w:id="5545" w:author="Sammartano, Marc (BIC USA)" w:date="2015-11-10T11:12:00Z">
              <w:r>
                <w:rPr>
                  <w:b/>
                </w:rPr>
                <w:t>Type</w:t>
              </w:r>
            </w:ins>
          </w:p>
        </w:tc>
        <w:tc>
          <w:tcPr>
            <w:tcW w:w="2880" w:type="dxa"/>
          </w:tcPr>
          <w:p w:rsidR="00182441" w:rsidRPr="002C2F6D" w:rsidRDefault="00182441" w:rsidP="004E48AB">
            <w:pPr>
              <w:keepNext/>
              <w:jc w:val="center"/>
              <w:rPr>
                <w:ins w:id="5546" w:author="Sammartano, Marc (BIC USA)" w:date="2015-11-10T11:12:00Z"/>
                <w:b/>
              </w:rPr>
            </w:pPr>
            <w:ins w:id="5547" w:author="Sammartano, Marc (BIC USA)" w:date="2015-11-10T11:12:00Z">
              <w:r>
                <w:rPr>
                  <w:b/>
                </w:rPr>
                <w:t>Values</w:t>
              </w:r>
            </w:ins>
          </w:p>
        </w:tc>
        <w:tc>
          <w:tcPr>
            <w:tcW w:w="4482" w:type="dxa"/>
          </w:tcPr>
          <w:p w:rsidR="00182441" w:rsidRDefault="00182441" w:rsidP="004E48AB">
            <w:pPr>
              <w:keepNext/>
              <w:jc w:val="center"/>
              <w:rPr>
                <w:ins w:id="5548" w:author="Sammartano, Marc (BIC USA)" w:date="2015-11-10T11:12:00Z"/>
                <w:b/>
              </w:rPr>
            </w:pPr>
            <w:ins w:id="5549" w:author="Sammartano, Marc (BIC USA)" w:date="2015-11-10T11:12:00Z">
              <w:r>
                <w:rPr>
                  <w:b/>
                </w:rPr>
                <w:t>Meaning</w:t>
              </w:r>
            </w:ins>
          </w:p>
        </w:tc>
      </w:tr>
      <w:tr w:rsidR="00182441" w:rsidRPr="002C2F6D" w:rsidTr="009510E5">
        <w:trPr>
          <w:trHeight w:val="302"/>
          <w:jc w:val="center"/>
          <w:ins w:id="5550" w:author="Sammartano, Marc (BIC USA)" w:date="2015-11-10T11:12:00Z"/>
        </w:trPr>
        <w:tc>
          <w:tcPr>
            <w:tcW w:w="1423" w:type="dxa"/>
            <w:vAlign w:val="center"/>
          </w:tcPr>
          <w:p w:rsidR="00182441" w:rsidRPr="001839EC" w:rsidRDefault="00182441" w:rsidP="004E48AB">
            <w:pPr>
              <w:keepNext/>
              <w:jc w:val="center"/>
              <w:rPr>
                <w:ins w:id="5551" w:author="Sammartano, Marc (BIC USA)" w:date="2015-11-10T11:12:00Z"/>
                <w:b/>
              </w:rPr>
            </w:pPr>
            <w:ins w:id="5552" w:author="Sammartano, Marc (BIC USA)" w:date="2015-11-10T11:13:00Z">
              <w:r>
                <w:rPr>
                  <w:b/>
                </w:rPr>
                <w:t>SignalLevel</w:t>
              </w:r>
            </w:ins>
          </w:p>
        </w:tc>
        <w:tc>
          <w:tcPr>
            <w:tcW w:w="720" w:type="dxa"/>
            <w:vAlign w:val="center"/>
          </w:tcPr>
          <w:p w:rsidR="00182441" w:rsidRDefault="00182441" w:rsidP="004E48AB">
            <w:pPr>
              <w:keepNext/>
              <w:jc w:val="center"/>
              <w:rPr>
                <w:ins w:id="5553" w:author="Sammartano, Marc (BIC USA)" w:date="2015-11-10T11:12:00Z"/>
              </w:rPr>
            </w:pPr>
            <w:ins w:id="5554" w:author="Sammartano, Marc (BIC USA)" w:date="2015-11-10T11:12:00Z">
              <w:r>
                <w:t>N</w:t>
              </w:r>
            </w:ins>
          </w:p>
        </w:tc>
        <w:tc>
          <w:tcPr>
            <w:tcW w:w="2880" w:type="dxa"/>
            <w:vAlign w:val="center"/>
          </w:tcPr>
          <w:p w:rsidR="00182441" w:rsidRPr="005313DA" w:rsidRDefault="00182441" w:rsidP="00182441">
            <w:pPr>
              <w:keepNext/>
              <w:jc w:val="center"/>
              <w:rPr>
                <w:ins w:id="5555" w:author="Sammartano, Marc (BIC USA)" w:date="2015-11-10T11:12:00Z"/>
              </w:rPr>
            </w:pPr>
            <w:ins w:id="5556" w:author="Sammartano, Marc (BIC USA)" w:date="2015-11-10T11:12:00Z">
              <w:r>
                <w:t>A positive number</w:t>
              </w:r>
            </w:ins>
            <w:ins w:id="5557" w:author="Sammartano, Marc (BIC USA)" w:date="2015-11-10T11:13:00Z">
              <w:r>
                <w:t xml:space="preserve"> 0 - 4</w:t>
              </w:r>
            </w:ins>
          </w:p>
        </w:tc>
        <w:tc>
          <w:tcPr>
            <w:tcW w:w="4482" w:type="dxa"/>
            <w:vAlign w:val="center"/>
          </w:tcPr>
          <w:p w:rsidR="00182441" w:rsidRDefault="00182441" w:rsidP="00182441">
            <w:pPr>
              <w:keepNext/>
              <w:rPr>
                <w:ins w:id="5558" w:author="Sammartano, Marc (BIC USA)" w:date="2015-11-10T11:12:00Z"/>
              </w:rPr>
            </w:pPr>
            <w:ins w:id="5559" w:author="Sammartano, Marc (BIC USA)" w:date="2015-11-10T11:13:00Z">
              <w:r>
                <w:t>General measure of signal quality</w:t>
              </w:r>
            </w:ins>
            <w:ins w:id="5560" w:author="Sammartano, Marc (BIC USA)" w:date="2015-11-10T11:19:00Z">
              <w:r>
                <w:t xml:space="preserve"> as shown in status bar. H</w:t>
              </w:r>
            </w:ins>
            <w:ins w:id="5561" w:author="Sammartano, Marc (BIC USA)" w:date="2015-11-10T11:13:00Z">
              <w:r>
                <w:t>igher is better</w:t>
              </w:r>
            </w:ins>
            <w:ins w:id="5562" w:author="Sammartano, Marc (BIC USA)" w:date="2015-11-10T11:19:00Z">
              <w:r>
                <w:t>.</w:t>
              </w:r>
            </w:ins>
          </w:p>
        </w:tc>
      </w:tr>
      <w:tr w:rsidR="00182441" w:rsidRPr="002C2F6D" w:rsidTr="009510E5">
        <w:trPr>
          <w:trHeight w:val="302"/>
          <w:jc w:val="center"/>
          <w:ins w:id="5563" w:author="Sammartano, Marc (BIC USA)" w:date="2015-11-10T11:12:00Z"/>
        </w:trPr>
        <w:tc>
          <w:tcPr>
            <w:tcW w:w="1423" w:type="dxa"/>
            <w:vAlign w:val="center"/>
          </w:tcPr>
          <w:p w:rsidR="00182441" w:rsidRPr="001839EC" w:rsidRDefault="00182441" w:rsidP="004E48AB">
            <w:pPr>
              <w:keepNext/>
              <w:jc w:val="center"/>
              <w:rPr>
                <w:ins w:id="5564" w:author="Sammartano, Marc (BIC USA)" w:date="2015-11-10T11:12:00Z"/>
                <w:b/>
              </w:rPr>
            </w:pPr>
            <w:ins w:id="5565" w:author="Sammartano, Marc (BIC USA)" w:date="2015-11-10T11:14:00Z">
              <w:r>
                <w:rPr>
                  <w:b/>
                </w:rPr>
                <w:t>GsmSignal</w:t>
              </w:r>
            </w:ins>
          </w:p>
        </w:tc>
        <w:tc>
          <w:tcPr>
            <w:tcW w:w="720" w:type="dxa"/>
            <w:vAlign w:val="center"/>
          </w:tcPr>
          <w:p w:rsidR="00182441" w:rsidRDefault="00182441" w:rsidP="004E48AB">
            <w:pPr>
              <w:keepNext/>
              <w:jc w:val="center"/>
              <w:rPr>
                <w:ins w:id="5566" w:author="Sammartano, Marc (BIC USA)" w:date="2015-11-10T11:12:00Z"/>
              </w:rPr>
            </w:pPr>
            <w:ins w:id="5567" w:author="Sammartano, Marc (BIC USA)" w:date="2015-11-10T11:12:00Z">
              <w:r>
                <w:t>N</w:t>
              </w:r>
            </w:ins>
          </w:p>
        </w:tc>
        <w:tc>
          <w:tcPr>
            <w:tcW w:w="2880" w:type="dxa"/>
            <w:vAlign w:val="center"/>
          </w:tcPr>
          <w:p w:rsidR="00182441" w:rsidRPr="00E4362C" w:rsidRDefault="00182441" w:rsidP="004E48AB">
            <w:pPr>
              <w:keepNext/>
              <w:jc w:val="center"/>
              <w:rPr>
                <w:ins w:id="5568" w:author="Sammartano, Marc (BIC USA)" w:date="2015-11-10T11:12:00Z"/>
              </w:rPr>
            </w:pPr>
            <w:ins w:id="5569" w:author="Sammartano, Marc (BIC USA)" w:date="2015-11-10T11:14:00Z">
              <w:r>
                <w:t>A positive number, 0 - 31</w:t>
              </w:r>
              <w:r>
                <w:br/>
                <w:t>or 99 if unknown</w:t>
              </w:r>
            </w:ins>
          </w:p>
        </w:tc>
        <w:tc>
          <w:tcPr>
            <w:tcW w:w="4482" w:type="dxa"/>
            <w:vAlign w:val="center"/>
          </w:tcPr>
          <w:p w:rsidR="00182441" w:rsidRDefault="00182441" w:rsidP="00182441">
            <w:pPr>
              <w:keepNext/>
              <w:rPr>
                <w:ins w:id="5570" w:author="Sammartano, Marc (BIC USA)" w:date="2015-11-10T11:12:00Z"/>
              </w:rPr>
            </w:pPr>
            <w:ins w:id="5571" w:author="Sammartano, Marc (BIC USA)" w:date="2015-11-10T11:14:00Z">
              <w:r>
                <w:t>"SignalLevel" unavailable, phone type</w:t>
              </w:r>
            </w:ins>
            <w:ins w:id="5572" w:author="Sammartano, Marc (BIC USA)" w:date="2015-11-10T11:24:00Z">
              <w:r w:rsidR="009510E5">
                <w:t xml:space="preserve"> is</w:t>
              </w:r>
            </w:ins>
            <w:ins w:id="5573" w:author="Sammartano, Marc (BIC USA)" w:date="2015-11-10T11:14:00Z">
              <w:r>
                <w:t xml:space="preserve"> GSM,</w:t>
              </w:r>
              <w:r>
                <w:br/>
                <w:t>get GSM level instead</w:t>
              </w:r>
            </w:ins>
            <w:ins w:id="5574" w:author="Sammartano, Marc (BIC USA)" w:date="2015-11-10T11:19:00Z">
              <w:r>
                <w:t>.</w:t>
              </w:r>
            </w:ins>
          </w:p>
        </w:tc>
      </w:tr>
      <w:tr w:rsidR="00182441" w:rsidRPr="002C2F6D" w:rsidTr="009510E5">
        <w:trPr>
          <w:trHeight w:val="302"/>
          <w:jc w:val="center"/>
          <w:ins w:id="5575" w:author="Sammartano, Marc (BIC USA)" w:date="2015-11-10T11:14:00Z"/>
        </w:trPr>
        <w:tc>
          <w:tcPr>
            <w:tcW w:w="1423" w:type="dxa"/>
            <w:vAlign w:val="center"/>
          </w:tcPr>
          <w:p w:rsidR="00182441" w:rsidRPr="001839EC" w:rsidRDefault="00182441" w:rsidP="004E48AB">
            <w:pPr>
              <w:jc w:val="center"/>
              <w:rPr>
                <w:ins w:id="5576" w:author="Sammartano, Marc (BIC USA)" w:date="2015-11-10T11:14:00Z"/>
                <w:b/>
              </w:rPr>
            </w:pPr>
            <w:ins w:id="5577" w:author="Sammartano, Marc (BIC USA)" w:date="2015-11-10T11:14:00Z">
              <w:r>
                <w:rPr>
                  <w:b/>
                </w:rPr>
                <w:t>CdmaDbm</w:t>
              </w:r>
            </w:ins>
          </w:p>
        </w:tc>
        <w:tc>
          <w:tcPr>
            <w:tcW w:w="720" w:type="dxa"/>
            <w:vAlign w:val="center"/>
          </w:tcPr>
          <w:p w:rsidR="00182441" w:rsidRDefault="00182441" w:rsidP="004E48AB">
            <w:pPr>
              <w:jc w:val="center"/>
              <w:rPr>
                <w:ins w:id="5578" w:author="Sammartano, Marc (BIC USA)" w:date="2015-11-10T11:14:00Z"/>
              </w:rPr>
            </w:pPr>
            <w:ins w:id="5579" w:author="Sammartano, Marc (BIC USA)" w:date="2015-11-10T11:14:00Z">
              <w:r>
                <w:t>N</w:t>
              </w:r>
            </w:ins>
          </w:p>
        </w:tc>
        <w:tc>
          <w:tcPr>
            <w:tcW w:w="2880" w:type="dxa"/>
            <w:vAlign w:val="center"/>
          </w:tcPr>
          <w:p w:rsidR="00182441" w:rsidRPr="00E4362C" w:rsidRDefault="00182441" w:rsidP="004E48AB">
            <w:pPr>
              <w:jc w:val="center"/>
              <w:rPr>
                <w:ins w:id="5580" w:author="Sammartano, Marc (BIC USA)" w:date="2015-11-10T11:14:00Z"/>
              </w:rPr>
            </w:pPr>
            <w:ins w:id="5581" w:author="Sammartano, Marc (BIC USA)" w:date="2015-11-10T11:14:00Z">
              <w:r>
                <w:t>A negative number, typically</w:t>
              </w:r>
              <w:r>
                <w:br/>
                <w:t>-90 (strong) to -105 (weak)</w:t>
              </w:r>
            </w:ins>
          </w:p>
        </w:tc>
        <w:tc>
          <w:tcPr>
            <w:tcW w:w="4482" w:type="dxa"/>
            <w:vAlign w:val="center"/>
          </w:tcPr>
          <w:p w:rsidR="00182441" w:rsidRDefault="00182441" w:rsidP="00182441">
            <w:pPr>
              <w:rPr>
                <w:ins w:id="5582" w:author="Sammartano, Marc (BIC USA)" w:date="2015-11-10T11:14:00Z"/>
              </w:rPr>
            </w:pPr>
            <w:ins w:id="5583" w:author="Sammartano, Marc (BIC USA)" w:date="2015-11-10T11:14:00Z">
              <w:r>
                <w:t>"SignalLevel" unavailable,</w:t>
              </w:r>
            </w:ins>
            <w:ins w:id="5584" w:author="Sammartano, Marc (BIC USA)" w:date="2015-11-10T11:15:00Z">
              <w:r>
                <w:t xml:space="preserve"> phone type </w:t>
              </w:r>
            </w:ins>
            <w:ins w:id="5585" w:author="Sammartano, Marc (BIC USA)" w:date="2015-11-10T11:24:00Z">
              <w:r w:rsidR="009510E5">
                <w:t xml:space="preserve">is </w:t>
              </w:r>
            </w:ins>
            <w:ins w:id="5586" w:author="Sammartano, Marc (BIC USA)" w:date="2015-11-10T11:15:00Z">
              <w:r>
                <w:t>CDMA</w:t>
              </w:r>
            </w:ins>
            <w:ins w:id="5587" w:author="Sammartano, Marc (BIC USA)" w:date="2015-11-10T11:16:00Z">
              <w:r>
                <w:t xml:space="preserve">, </w:t>
              </w:r>
            </w:ins>
            <w:ins w:id="5588" w:author="Sammartano, Marc (BIC USA)" w:date="2015-11-10T11:14:00Z">
              <w:r>
                <w:t>get raw power level in dBm instead</w:t>
              </w:r>
            </w:ins>
            <w:ins w:id="5589" w:author="Sammartano, Marc (BIC USA)" w:date="2015-11-10T11:20:00Z">
              <w:r>
                <w:t>.</w:t>
              </w:r>
            </w:ins>
          </w:p>
        </w:tc>
      </w:tr>
      <w:tr w:rsidR="00182441" w:rsidRPr="002C2F6D" w:rsidTr="009510E5">
        <w:trPr>
          <w:trHeight w:val="302"/>
          <w:jc w:val="center"/>
          <w:ins w:id="5590" w:author="Sammartano, Marc (BIC USA)" w:date="2015-11-10T11:12:00Z"/>
        </w:trPr>
        <w:tc>
          <w:tcPr>
            <w:tcW w:w="1423" w:type="dxa"/>
            <w:vAlign w:val="center"/>
          </w:tcPr>
          <w:p w:rsidR="00182441" w:rsidRPr="001839EC" w:rsidRDefault="00182441" w:rsidP="004E48AB">
            <w:pPr>
              <w:jc w:val="center"/>
              <w:rPr>
                <w:ins w:id="5591" w:author="Sammartano, Marc (BIC USA)" w:date="2015-11-10T11:12:00Z"/>
                <w:b/>
              </w:rPr>
            </w:pPr>
            <w:ins w:id="5592" w:author="Sammartano, Marc (BIC USA)" w:date="2015-11-10T11:16:00Z">
              <w:r>
                <w:rPr>
                  <w:b/>
                </w:rPr>
                <w:t>SignalASU</w:t>
              </w:r>
            </w:ins>
          </w:p>
        </w:tc>
        <w:tc>
          <w:tcPr>
            <w:tcW w:w="720" w:type="dxa"/>
            <w:vAlign w:val="center"/>
          </w:tcPr>
          <w:p w:rsidR="00182441" w:rsidRDefault="00182441" w:rsidP="004E48AB">
            <w:pPr>
              <w:jc w:val="center"/>
              <w:rPr>
                <w:ins w:id="5593" w:author="Sammartano, Marc (BIC USA)" w:date="2015-11-10T11:12:00Z"/>
              </w:rPr>
            </w:pPr>
            <w:ins w:id="5594" w:author="Sammartano, Marc (BIC USA)" w:date="2015-11-10T11:12:00Z">
              <w:r>
                <w:t>N</w:t>
              </w:r>
            </w:ins>
          </w:p>
        </w:tc>
        <w:tc>
          <w:tcPr>
            <w:tcW w:w="2880" w:type="dxa"/>
            <w:vAlign w:val="center"/>
          </w:tcPr>
          <w:p w:rsidR="00182441" w:rsidRPr="00E4362C" w:rsidRDefault="00182441" w:rsidP="004E48AB">
            <w:pPr>
              <w:jc w:val="center"/>
              <w:rPr>
                <w:ins w:id="5595" w:author="Sammartano, Marc (BIC USA)" w:date="2015-11-10T11:12:00Z"/>
              </w:rPr>
            </w:pPr>
            <w:ins w:id="5596" w:author="Sammartano, Marc (BIC USA)" w:date="2015-11-10T11:16:00Z">
              <w:r>
                <w:t>0 - 31, 99 (most)</w:t>
              </w:r>
              <w:r>
                <w:br/>
                <w:t>0 - 97, 99 (LTE)</w:t>
              </w:r>
            </w:ins>
          </w:p>
        </w:tc>
        <w:tc>
          <w:tcPr>
            <w:tcW w:w="4482" w:type="dxa"/>
            <w:vAlign w:val="center"/>
          </w:tcPr>
          <w:p w:rsidR="00182441" w:rsidRDefault="00182441" w:rsidP="004E48AB">
            <w:pPr>
              <w:rPr>
                <w:ins w:id="5597" w:author="Sammartano, Marc (BIC USA)" w:date="2015-11-10T11:12:00Z"/>
              </w:rPr>
            </w:pPr>
            <w:ins w:id="5598" w:author="Sammartano, Marc (BIC USA)" w:date="2015-11-10T11:16:00Z">
              <w:r>
                <w:t>"Arbitrary Strength Units",</w:t>
              </w:r>
              <w:r>
                <w:br/>
                <w:t>range depends on network type</w:t>
              </w:r>
            </w:ins>
            <w:ins w:id="5599" w:author="Sammartano, Marc (BIC USA)" w:date="2015-11-10T11:20:00Z">
              <w:r>
                <w:t>.</w:t>
              </w:r>
            </w:ins>
          </w:p>
        </w:tc>
      </w:tr>
    </w:tbl>
    <w:p w:rsidR="00182441" w:rsidRDefault="009510E5" w:rsidP="001B594E">
      <w:pPr>
        <w:rPr>
          <w:ins w:id="5600" w:author="Sammartano, Marc (BIC USA)" w:date="2015-11-10T10:23:00Z"/>
        </w:rPr>
      </w:pPr>
      <w:ins w:id="5601" w:author="Sammartano, Marc (BIC USA)" w:date="2015-11-10T11:23:00Z">
        <w:r>
          <w:t>This information is not available on some Android devices, depending on the device manufacturer and your wireless carrier.</w:t>
        </w:r>
      </w:ins>
    </w:p>
    <w:p w:rsidR="00917BFD" w:rsidRDefault="00917BFD" w:rsidP="00007CAA">
      <w:pPr>
        <w:pStyle w:val="Heading2"/>
      </w:pPr>
      <w:bookmarkStart w:id="5602" w:name="_Toc436833188"/>
      <w:r>
        <w:t>Pause</w:t>
      </w:r>
      <w:r w:rsidR="008B35C5">
        <w:t xml:space="preserve"> &lt;ticks_nexp&gt;</w:t>
      </w:r>
      <w:bookmarkEnd w:id="5602"/>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Default="008B35C5" w:rsidP="008B35C5">
      <w:pPr>
        <w:rPr>
          <w:ins w:id="5603" w:author="Sammartano, Marc (BIC USA)" w:date="2015-09-21T09:30:00Z"/>
        </w:rPr>
      </w:pPr>
      <w:r>
        <w:t>Stops the execution of the BASIC! progra</w:t>
      </w:r>
      <w:r w:rsidR="00BF1116">
        <w:t>m for &lt;ticks_nexp&gt; milliseconds. One millisecond = 1/1000 of a second. Pause 1000 will pause the program for one second.</w:t>
      </w:r>
      <w:ins w:id="5604" w:author="Sammartano, Marc (BIC USA)" w:date="2015-11-10T11:25:00Z">
        <w:r w:rsidR="00DF76C2">
          <w:t xml:space="preserve"> A pause </w:t>
        </w:r>
      </w:ins>
      <w:ins w:id="5605" w:author="Sammartano, Marc (BIC USA)" w:date="2015-11-10T11:26:00Z">
        <w:r w:rsidR="00DF76C2">
          <w:t>can not be interrupted.</w:t>
        </w:r>
      </w:ins>
    </w:p>
    <w:p w:rsidR="001D7638" w:rsidDel="000212DC" w:rsidRDefault="006A4DF6" w:rsidP="008B35C5">
      <w:pPr>
        <w:rPr>
          <w:del w:id="5606" w:author="Sammartano, Marc (BIC USA)" w:date="2015-09-21T09:30:00Z"/>
        </w:rPr>
      </w:pPr>
      <w:ins w:id="5607" w:author="Sammartano, Marc (BIC USA)" w:date="2015-09-21T09:34:00Z">
        <w:r>
          <w:t xml:space="preserve">An infinite loop </w:t>
        </w:r>
      </w:ins>
      <w:ins w:id="5608" w:author="Sammartano, Marc (BIC USA)" w:date="2015-09-21T09:35:00Z">
        <w:r>
          <w:t xml:space="preserve">can be </w:t>
        </w:r>
      </w:ins>
      <w:ins w:id="5609" w:author="Sammartano, Marc (BIC USA)" w:date="2015-09-21T09:34:00Z">
        <w:r>
          <w:t xml:space="preserve">a very useful construct in </w:t>
        </w:r>
      </w:ins>
      <w:ins w:id="5610" w:author="Sammartano, Marc (BIC USA)" w:date="2015-09-21T09:35:00Z">
        <w:r>
          <w:t xml:space="preserve">your programs. For example, you may use it </w:t>
        </w:r>
      </w:ins>
      <w:ins w:id="5611" w:author="Sammartano, Marc (BIC USA)" w:date="2015-09-21T09:47:00Z">
        <w:r w:rsidR="000443B2">
          <w:t>to</w:t>
        </w:r>
      </w:ins>
      <w:ins w:id="5612" w:author="Sammartano, Marc (BIC USA)" w:date="2015-09-21T09:35:00Z">
        <w:r>
          <w:t xml:space="preserve"> </w:t>
        </w:r>
      </w:ins>
      <w:ins w:id="5613" w:author="Sammartano, Marc (BIC USA)" w:date="2015-09-21T09:36:00Z">
        <w:r w:rsidR="000443B2">
          <w:t>wait</w:t>
        </w:r>
        <w:r>
          <w:t xml:space="preserve"> for the user to tap a control on the screen.</w:t>
        </w:r>
      </w:ins>
      <w:ins w:id="5614" w:author="Sammartano, Marc (BIC USA)" w:date="2015-09-21T09:42:00Z">
        <w:r w:rsidR="000212DC">
          <w:t xml:space="preserve"> </w:t>
        </w:r>
      </w:ins>
      <w:ins w:id="5615" w:author="Sammartano, Marc (BIC USA)" w:date="2015-09-21T09:45:00Z">
        <w:r w:rsidR="000212DC">
          <w:t>A</w:t>
        </w:r>
      </w:ins>
      <w:ins w:id="5616" w:author="Sammartano, Marc (BIC USA)" w:date="2015-09-21T09:36:00Z">
        <w:r w:rsidR="000212DC">
          <w:t xml:space="preserve"> tight spin loop keeps BASIC! very busy</w:t>
        </w:r>
      </w:ins>
      <w:ins w:id="5617" w:author="Sammartano, Marc (BIC USA)" w:date="2015-09-21T09:40:00Z">
        <w:r w:rsidR="000212DC">
          <w:t xml:space="preserve"> </w:t>
        </w:r>
      </w:ins>
      <w:ins w:id="5618" w:author="Sammartano, Marc (BIC USA)" w:date="2015-09-21T09:36:00Z">
        <w:r w:rsidR="000212DC">
          <w:t xml:space="preserve">doing nothing. </w:t>
        </w:r>
      </w:ins>
      <w:ins w:id="5619" w:author="Sammartano, Marc (BIC USA)" w:date="2015-09-21T09:38:00Z">
        <w:r w:rsidR="000212DC">
          <w:t xml:space="preserve">A </w:t>
        </w:r>
        <w:r w:rsidR="000212DC" w:rsidRPr="000212DC">
          <w:rPr>
            <w:b/>
          </w:rPr>
          <w:t>Pause</w:t>
        </w:r>
        <w:r w:rsidR="000212DC">
          <w:t>, even a short one</w:t>
        </w:r>
      </w:ins>
      <w:ins w:id="5620" w:author="Sammartano, Marc (BIC USA)" w:date="2015-09-21T09:39:00Z">
        <w:r w:rsidR="000212DC">
          <w:t xml:space="preserve">, reduces </w:t>
        </w:r>
      </w:ins>
      <w:ins w:id="5621" w:author="Sammartano, Marc (BIC USA)" w:date="2015-09-21T09:41:00Z">
        <w:r w:rsidR="000212DC">
          <w:t xml:space="preserve">the load on the CPU and the drain on the battery. </w:t>
        </w:r>
      </w:ins>
      <w:ins w:id="5622" w:author="Sammartano, Marc (BIC USA)" w:date="2015-09-21T09:30:00Z">
        <w:r>
          <w:t xml:space="preserve">Depending on your application, you may want to add a </w:t>
        </w:r>
        <w:r w:rsidRPr="00C32C60">
          <w:rPr>
            <w:b/>
          </w:rPr>
          <w:t>Pause</w:t>
        </w:r>
        <w:r>
          <w:t xml:space="preserve"> to the</w:t>
        </w:r>
        <w:r w:rsidR="000212DC">
          <w:t xml:space="preserve"> loop to conserve battery power:</w:t>
        </w:r>
      </w:ins>
    </w:p>
    <w:p w:rsidR="000212DC" w:rsidRPr="000212DC" w:rsidRDefault="000212DC" w:rsidP="000212DC">
      <w:pPr>
        <w:pStyle w:val="Codeexample"/>
        <w:rPr>
          <w:ins w:id="5623" w:author="Sammartano, Marc (BIC USA)" w:date="2015-09-21T09:41:00Z"/>
          <w:rFonts w:ascii="Letter Gothic" w:hAnsi="Letter Gothic"/>
          <w:b w:val="0"/>
        </w:rPr>
      </w:pPr>
      <w:ins w:id="5624" w:author="Sammartano, Marc (BIC USA)" w:date="2015-09-21T09:42:00Z">
        <w:r w:rsidRPr="003A1A3E">
          <w:rPr>
            <w:rFonts w:ascii="Letter Gothic" w:hAnsi="Letter Gothic"/>
            <w:b w:val="0"/>
          </w:rPr>
          <w:t>D</w:t>
        </w:r>
        <w:r>
          <w:rPr>
            <w:rFonts w:ascii="Letter Gothic" w:hAnsi="Letter Gothic"/>
            <w:b w:val="0"/>
          </w:rPr>
          <w:t xml:space="preserve">O : PAUSE 50 : UNTIL </w:t>
        </w:r>
      </w:ins>
      <w:ins w:id="5625" w:author="Sammartano, Marc (BIC USA)" w:date="2015-09-21T09:48:00Z">
        <w:r w:rsidR="000443B2">
          <w:rPr>
            <w:rFonts w:ascii="Letter Gothic" w:hAnsi="Letter Gothic"/>
            <w:b w:val="0"/>
          </w:rPr>
          <w:t xml:space="preserve">x &lt;&gt; </w:t>
        </w:r>
      </w:ins>
      <w:ins w:id="5626" w:author="Sammartano, Marc (BIC USA)" w:date="2015-09-21T09:42:00Z">
        <w:r>
          <w:rPr>
            <w:rFonts w:ascii="Letter Gothic" w:hAnsi="Letter Gothic"/>
            <w:b w:val="0"/>
          </w:rPr>
          <w:t>0</w:t>
        </w:r>
      </w:ins>
    </w:p>
    <w:p w:rsidR="009D6C4F" w:rsidRDefault="009D6C4F" w:rsidP="009D6C4F">
      <w:pPr>
        <w:pStyle w:val="Heading2"/>
      </w:pPr>
      <w:bookmarkStart w:id="5627" w:name="_Toc436833189"/>
      <w:r>
        <w:t>Swap &lt;nvar_a&gt;|&lt;svar_a&gt;, &lt;nvar_b&gt;|&lt;svar_b&gt;</w:t>
      </w:r>
      <w:bookmarkEnd w:id="5627"/>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FC07C4" w:rsidRDefault="00FC07C4" w:rsidP="00EB1F62">
      <w:pPr>
        <w:pStyle w:val="Heading2"/>
      </w:pPr>
      <w:bookmarkStart w:id="5628" w:name="_Toc436833190"/>
      <w:r>
        <w:t>Tone &lt;frequency_nexp&gt;, &lt;duration_nexp&gt;</w:t>
      </w:r>
      <w:r w:rsidR="00A35795">
        <w:t xml:space="preserve"> {, &lt;duration_chk_lexp}</w:t>
      </w:r>
      <w:bookmarkEnd w:id="5628"/>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5629" w:name="_Toc436833191"/>
      <w:r>
        <w:t>Vibrate &lt;pattern_array[</w:t>
      </w:r>
      <w:r w:rsidR="00CE4035">
        <w:t>{&lt;start&gt;,&lt;length&gt;}</w:t>
      </w:r>
      <w:r>
        <w:t>]&gt;</w:t>
      </w:r>
      <w:r w:rsidR="00714C04">
        <w:t>,&lt;nexp&gt;</w:t>
      </w:r>
      <w:bookmarkEnd w:id="5629"/>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4673EE" w:rsidRDefault="004673EE" w:rsidP="00EB1F62">
      <w:pPr>
        <w:pStyle w:val="Heading2"/>
      </w:pPr>
      <w:bookmarkStart w:id="5630" w:name="_Toc436833192"/>
      <w:r>
        <w:t>WakeLock &lt;code_nexp&gt;</w:t>
      </w:r>
      <w:bookmarkEnd w:id="5630"/>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t>
      </w:r>
      <w:r w:rsidRPr="00976B70">
        <w:rPr>
          <w:b/>
        </w:rPr>
        <w:t>WakeLock</w:t>
      </w:r>
      <w:r>
        <w:t xml:space="preserve">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6C7638" w:rsidP="00A73C5C">
            <w:pPr>
              <w:jc w:val="center"/>
            </w:pPr>
            <w:hyperlink r:id="rId43"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6C7638" w:rsidP="00A73C5C">
            <w:pPr>
              <w:jc w:val="center"/>
            </w:pPr>
            <w:hyperlink r:id="rId44"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6C7638" w:rsidP="00A73C5C">
            <w:pPr>
              <w:jc w:val="center"/>
            </w:pPr>
            <w:hyperlink r:id="rId45"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6C7638" w:rsidP="00A73C5C">
            <w:pPr>
              <w:jc w:val="center"/>
            </w:pPr>
            <w:hyperlink r:id="rId46"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Acquiring a WakeLock increases power </w:t>
      </w:r>
      <w:r w:rsidR="00D571D4">
        <w:t xml:space="preserve">usage </w:t>
      </w:r>
      <w:r>
        <w:t xml:space="preserve">and decreases battery life. </w:t>
      </w:r>
      <w:r w:rsidR="004F0685">
        <w:t xml:space="preserve">The WakeLock is </w:t>
      </w:r>
      <w:r w:rsidR="00502D48">
        <w:t xml:space="preserve">always </w:t>
      </w:r>
      <w:r w:rsidR="004F0685">
        <w:t>released when the program stops running.</w:t>
      </w:r>
    </w:p>
    <w:p w:rsidR="004F0685" w:rsidRDefault="004F0685" w:rsidP="0079151D">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4F0685" w:rsidRPr="009B7763" w:rsidRDefault="004F0685" w:rsidP="0079151D">
      <w:pPr>
        <w:pStyle w:val="Codeexample"/>
        <w:rPr>
          <w:rFonts w:ascii="Letter Gothic" w:hAnsi="Letter Gothic"/>
          <w:b w:val="0"/>
        </w:rPr>
      </w:pPr>
      <w:r w:rsidRPr="009B7763">
        <w:rPr>
          <w:rFonts w:ascii="Letter Gothic" w:hAnsi="Letter Gothic"/>
          <w:b w:val="0"/>
        </w:rPr>
        <w:t>Audio.load n,</w:t>
      </w:r>
      <w:r w:rsidR="00F5651B" w:rsidRPr="009B7763">
        <w:rPr>
          <w:rFonts w:ascii="Letter Gothic" w:hAnsi="Letter Gothic"/>
          <w:b w:val="0"/>
        </w:rPr>
        <w:t>"</w:t>
      </w:r>
      <w:r w:rsidRPr="009B7763">
        <w:rPr>
          <w:rFonts w:ascii="Letter Gothic" w:hAnsi="Letter Gothic"/>
          <w:b w:val="0"/>
        </w:rPr>
        <w:t>B5b.mp3</w:t>
      </w:r>
      <w:r w:rsidR="00F5651B" w:rsidRPr="009B7763">
        <w:rPr>
          <w:rFonts w:ascii="Letter Gothic" w:hAnsi="Letter Gothic"/>
          <w:b w:val="0"/>
        </w:rPr>
        <w:t>"</w:t>
      </w:r>
    </w:p>
    <w:p w:rsidR="004F0685" w:rsidRPr="009B7763" w:rsidRDefault="004F0685" w:rsidP="0079151D">
      <w:pPr>
        <w:pStyle w:val="Codeexample"/>
        <w:rPr>
          <w:rFonts w:ascii="Letter Gothic" w:hAnsi="Letter Gothic"/>
          <w:b w:val="0"/>
        </w:rPr>
      </w:pPr>
      <w:r w:rsidRPr="009B7763">
        <w:rPr>
          <w:rFonts w:ascii="Letter Gothic" w:hAnsi="Letter Gothic"/>
          <w:b w:val="0"/>
        </w:rPr>
        <w:t>Audio.play n</w:t>
      </w:r>
    </w:p>
    <w:p w:rsidR="004F0685" w:rsidRPr="009B7763" w:rsidRDefault="004F0685" w:rsidP="0079151D">
      <w:pPr>
        <w:pStyle w:val="Codeexample"/>
        <w:rPr>
          <w:rFonts w:ascii="Letter Gothic" w:hAnsi="Letter Gothic"/>
          <w:b w:val="0"/>
        </w:rPr>
      </w:pPr>
      <w:r w:rsidRPr="009B7763">
        <w:rPr>
          <w:rFonts w:ascii="Letter Gothic" w:hAnsi="Letter Gothic"/>
          <w:b w:val="0"/>
        </w:rPr>
        <w:t>WakeLock 1</w:t>
      </w:r>
    </w:p>
    <w:p w:rsidR="004F0685" w:rsidRPr="009B7763" w:rsidRDefault="004F0685" w:rsidP="0079151D">
      <w:pPr>
        <w:pStyle w:val="Codeexample"/>
        <w:rPr>
          <w:rFonts w:ascii="Letter Gothic" w:hAnsi="Letter Gothic"/>
          <w:b w:val="0"/>
        </w:rPr>
      </w:pPr>
      <w:r w:rsidRPr="009B7763">
        <w:rPr>
          <w:rFonts w:ascii="Letter Gothic" w:hAnsi="Letter Gothic"/>
          <w:b w:val="0"/>
        </w:rPr>
        <w:t>Do</w:t>
      </w:r>
    </w:p>
    <w:p w:rsidR="004673EE" w:rsidRPr="009B7763" w:rsidRDefault="004F0685" w:rsidP="0079151D">
      <w:pPr>
        <w:pStyle w:val="Codeexample"/>
        <w:rPr>
          <w:rFonts w:ascii="Letter Gothic" w:hAnsi="Letter Gothic"/>
          <w:b w:val="0"/>
        </w:rPr>
      </w:pPr>
      <w:r w:rsidRPr="009B7763">
        <w:rPr>
          <w:rFonts w:ascii="Letter Gothic" w:hAnsi="Letter Gothic"/>
          <w:b w:val="0"/>
        </w:rPr>
        <w:t xml:space="preserve">  Pause 30000</w:t>
      </w:r>
    </w:p>
    <w:p w:rsidR="004673EE" w:rsidRPr="009B7763" w:rsidRDefault="004F0685" w:rsidP="0079151D">
      <w:pPr>
        <w:pStyle w:val="Codeexample"/>
        <w:rPr>
          <w:rFonts w:ascii="Letter Gothic" w:hAnsi="Letter Gothic"/>
          <w:b w:val="0"/>
        </w:rPr>
      </w:pPr>
      <w:r w:rsidRPr="009B7763">
        <w:rPr>
          <w:rFonts w:ascii="Letter Gothic" w:hAnsi="Letter Gothic"/>
          <w:b w:val="0"/>
        </w:rPr>
        <w:t>Until 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5631" w:name="_Toc436833193"/>
      <w:r>
        <w:t>WifiLock &lt;code_nexp&gt;</w:t>
      </w:r>
      <w:bookmarkEnd w:id="5631"/>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 xml:space="preserve">The </w:t>
      </w:r>
      <w:r w:rsidRPr="00976B70">
        <w:rPr>
          <w:b/>
        </w:rPr>
        <w:t>WifiLock</w:t>
      </w:r>
      <w:r>
        <w:t xml:space="preserve">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6C7638" w:rsidP="00CD091A">
            <w:pPr>
              <w:jc w:val="center"/>
            </w:pPr>
            <w:hyperlink r:id="rId47"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6C7638" w:rsidP="00CD091A">
            <w:pPr>
              <w:jc w:val="center"/>
            </w:pPr>
            <w:hyperlink r:id="rId48"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6C7638" w:rsidP="00A73C5C">
            <w:pPr>
              <w:jc w:val="center"/>
            </w:pPr>
            <w:hyperlink r:id="rId49"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w:t>
      </w:r>
      <w:r w:rsidRPr="00976B70">
        <w:rPr>
          <w:b/>
        </w:rPr>
        <w:t>WifiLock</w:t>
      </w:r>
      <w:r>
        <w:t xml:space="preserve">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552141" w:rsidRDefault="00552141" w:rsidP="00552141">
      <w:pPr>
        <w:pStyle w:val="Heading2"/>
      </w:pPr>
      <w:bookmarkStart w:id="5632" w:name="_Toc436833194"/>
      <w:r>
        <w:t>WiFi.info {{&lt;SSID_svar&gt;}{, &lt;BSSID_svar&gt;}</w:t>
      </w:r>
      <w:r w:rsidR="002D5652">
        <w:t>{, &lt;MAC_svar&gt;}</w:t>
      </w:r>
      <w:r>
        <w:t>{, &lt;</w:t>
      </w:r>
      <w:r w:rsidR="002D5652">
        <w:t>IP</w:t>
      </w:r>
      <w:r>
        <w:t>_var&gt;}</w:t>
      </w:r>
      <w:r w:rsidR="002D5652">
        <w:t>{, &lt;speed_nvar&gt;}</w:t>
      </w:r>
      <w:r>
        <w:t>}</w:t>
      </w:r>
      <w:bookmarkEnd w:id="5632"/>
      <w:r>
        <w:fldChar w:fldCharType="begin"/>
      </w:r>
      <w:r>
        <w:instrText xml:space="preserve"> XE "WiFi.info</w:instrText>
      </w:r>
      <w:r w:rsidRPr="00F13361">
        <w:instrText xml:space="preserve"> </w:instrText>
      </w:r>
      <w:r>
        <w:instrText>{</w:instrText>
      </w:r>
      <w:r w:rsidR="002D5652">
        <w:instrText>{&lt;SSID_svar&gt;}{, &lt;BSSID_svar&gt;}{, &lt;MAC_svar&gt;}{, &lt;IP_var&gt;}{, &lt;speed_nvar&gt;}</w:instrText>
      </w:r>
      <w:r>
        <w:instrText xml:space="preserve">}" </w:instrText>
      </w:r>
      <w:r>
        <w:fldChar w:fldCharType="end"/>
      </w:r>
    </w:p>
    <w:p w:rsidR="00791335" w:rsidRDefault="00552141" w:rsidP="002D5652">
      <w:r>
        <w:t>Gets information about the current Wi-Fi connection and places it in the return variables.</w:t>
      </w:r>
    </w:p>
    <w:p w:rsidR="00552141" w:rsidRDefault="002D5652" w:rsidP="002D5652">
      <w:r>
        <w:t>All of the parameters are optional</w:t>
      </w:r>
      <w:ins w:id="5633" w:author="Sammartano, Marc (BIC USA)" w:date="2015-12-01T12:15:00Z">
        <w:r w:rsidR="00FE73A4">
          <w:t>;</w:t>
        </w:r>
      </w:ins>
      <w:r>
        <w:t xml:space="preserve"> </w:t>
      </w:r>
      <w:del w:id="5634" w:author="Sammartano, Marc (BIC USA)" w:date="2015-12-01T12:16:00Z">
        <w:r w:rsidDel="00FE73A4">
          <w:delText xml:space="preserve">but positional: you can omit any parameter, but you must have the correct number of commas before any parameter you want to </w:delText>
        </w:r>
      </w:del>
      <w:r>
        <w:t>use</w:t>
      </w:r>
      <w:ins w:id="5635" w:author="Sammartano, Marc (BIC USA)" w:date="2015-12-01T11:53:00Z">
        <w:r w:rsidR="00724907">
          <w:t xml:space="preserve"> commas </w:t>
        </w:r>
      </w:ins>
      <w:ins w:id="5636" w:author="Sammartano, Marc (BIC USA)" w:date="2015-12-01T12:09:00Z">
        <w:r w:rsidR="00CD343B">
          <w:t>to indicate</w:t>
        </w:r>
      </w:ins>
      <w:ins w:id="5637" w:author="Sammartano, Marc (BIC USA)" w:date="2015-12-01T11:53:00Z">
        <w:r w:rsidR="00724907">
          <w:t xml:space="preserve"> omitted parameters (see Optional Parameters)</w:t>
        </w:r>
      </w:ins>
      <w:r>
        <w:t>.</w:t>
      </w:r>
      <w:r w:rsidR="00552141">
        <w:t xml:space="preserve"> The </w:t>
      </w:r>
      <w:r>
        <w:t xml:space="preserve">table shows the </w:t>
      </w:r>
      <w:r w:rsidR="00552141">
        <w:t>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8A629C" w:rsidRPr="009622C0" w:rsidTr="00791335">
        <w:tc>
          <w:tcPr>
            <w:tcW w:w="1224" w:type="dxa"/>
          </w:tcPr>
          <w:p w:rsidR="008A629C" w:rsidRPr="009622C0" w:rsidRDefault="008A629C" w:rsidP="00BC5B1F">
            <w:pPr>
              <w:jc w:val="center"/>
              <w:rPr>
                <w:b/>
              </w:rPr>
            </w:pPr>
            <w:r>
              <w:rPr>
                <w:b/>
              </w:rPr>
              <w:t>Variable</w:t>
            </w:r>
          </w:p>
        </w:tc>
        <w:tc>
          <w:tcPr>
            <w:tcW w:w="1800" w:type="dxa"/>
          </w:tcPr>
          <w:p w:rsidR="008A629C" w:rsidRPr="009622C0" w:rsidRDefault="008A629C" w:rsidP="00BC5B1F">
            <w:pPr>
              <w:jc w:val="center"/>
              <w:rPr>
                <w:b/>
              </w:rPr>
            </w:pPr>
            <w:r>
              <w:rPr>
                <w:b/>
              </w:rPr>
              <w:t>Type</w:t>
            </w:r>
          </w:p>
        </w:tc>
        <w:tc>
          <w:tcPr>
            <w:tcW w:w="3060" w:type="dxa"/>
          </w:tcPr>
          <w:p w:rsidR="008A629C" w:rsidRPr="009622C0" w:rsidRDefault="008A629C" w:rsidP="00BC5B1F">
            <w:pPr>
              <w:jc w:val="center"/>
              <w:rPr>
                <w:b/>
              </w:rPr>
            </w:pPr>
            <w:r>
              <w:rPr>
                <w:b/>
              </w:rPr>
              <w:t>Returned Data</w:t>
            </w:r>
          </w:p>
        </w:tc>
        <w:tc>
          <w:tcPr>
            <w:tcW w:w="3150" w:type="dxa"/>
          </w:tcPr>
          <w:p w:rsidR="008A629C" w:rsidRDefault="008A629C" w:rsidP="00BC5B1F">
            <w:pPr>
              <w:jc w:val="center"/>
              <w:rPr>
                <w:b/>
              </w:rPr>
            </w:pPr>
            <w:r>
              <w:rPr>
                <w:b/>
              </w:rPr>
              <w:t>Format</w:t>
            </w:r>
          </w:p>
        </w:tc>
      </w:tr>
      <w:tr w:rsidR="008A629C" w:rsidRPr="009622C0" w:rsidTr="00791335">
        <w:tc>
          <w:tcPr>
            <w:tcW w:w="1224" w:type="dxa"/>
          </w:tcPr>
          <w:p w:rsidR="008A629C" w:rsidRPr="009622C0" w:rsidRDefault="008A629C" w:rsidP="002D5652">
            <w:pPr>
              <w:jc w:val="center"/>
            </w:pPr>
            <w:r>
              <w:t>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SSID of current 802.11 network</w:t>
            </w:r>
          </w:p>
        </w:tc>
        <w:tc>
          <w:tcPr>
            <w:tcW w:w="3150" w:type="dxa"/>
          </w:tcPr>
          <w:p w:rsidR="008A629C" w:rsidRDefault="00791335" w:rsidP="00791335">
            <w:r>
              <w:t>"name" or hex digits (see below)</w:t>
            </w:r>
          </w:p>
        </w:tc>
      </w:tr>
      <w:tr w:rsidR="008A629C" w:rsidRPr="009622C0" w:rsidTr="00791335">
        <w:tc>
          <w:tcPr>
            <w:tcW w:w="1224" w:type="dxa"/>
          </w:tcPr>
          <w:p w:rsidR="008A629C" w:rsidRPr="009622C0" w:rsidRDefault="008A629C" w:rsidP="00BC5B1F">
            <w:pPr>
              <w:jc w:val="center"/>
            </w:pPr>
            <w:r>
              <w:t>BSSID</w:t>
            </w:r>
          </w:p>
        </w:tc>
        <w:tc>
          <w:tcPr>
            <w:tcW w:w="1800" w:type="dxa"/>
          </w:tcPr>
          <w:p w:rsidR="008A629C" w:rsidRPr="009622C0" w:rsidRDefault="008A629C" w:rsidP="00BC5B1F">
            <w:pPr>
              <w:jc w:val="center"/>
            </w:pPr>
            <w:r>
              <w:t>String</w:t>
            </w:r>
          </w:p>
        </w:tc>
        <w:tc>
          <w:tcPr>
            <w:tcW w:w="3060" w:type="dxa"/>
          </w:tcPr>
          <w:p w:rsidR="008A629C" w:rsidRPr="009622C0" w:rsidRDefault="008A629C" w:rsidP="00BC5B1F">
            <w:r>
              <w:t>BSSID of current access point</w:t>
            </w:r>
          </w:p>
        </w:tc>
        <w:tc>
          <w:tcPr>
            <w:tcW w:w="3150" w:type="dxa"/>
          </w:tcPr>
          <w:p w:rsidR="008A629C" w:rsidRDefault="00791335" w:rsidP="00BC5B1F">
            <w:r>
              <w:t>xx:xx:xx:xx:xx:xx  (MAC address)</w:t>
            </w:r>
          </w:p>
        </w:tc>
      </w:tr>
      <w:tr w:rsidR="008A629C" w:rsidRPr="009622C0" w:rsidTr="00791335">
        <w:tc>
          <w:tcPr>
            <w:tcW w:w="1224" w:type="dxa"/>
          </w:tcPr>
          <w:p w:rsidR="008A629C" w:rsidRPr="009622C0" w:rsidRDefault="008A629C" w:rsidP="00BC5B1F">
            <w:pPr>
              <w:jc w:val="center"/>
            </w:pPr>
            <w:r>
              <w:t>MAC</w:t>
            </w:r>
          </w:p>
        </w:tc>
        <w:tc>
          <w:tcPr>
            <w:tcW w:w="1800" w:type="dxa"/>
          </w:tcPr>
          <w:p w:rsidR="008A629C" w:rsidRPr="009622C0" w:rsidRDefault="008A629C" w:rsidP="00BC5B1F">
            <w:pPr>
              <w:jc w:val="center"/>
            </w:pPr>
            <w:r>
              <w:t>String</w:t>
            </w:r>
          </w:p>
        </w:tc>
        <w:tc>
          <w:tcPr>
            <w:tcW w:w="3060" w:type="dxa"/>
          </w:tcPr>
          <w:p w:rsidR="008A629C" w:rsidRPr="009622C0" w:rsidRDefault="008A629C" w:rsidP="008A629C">
            <w:r>
              <w:t>MAC address of your WiFi</w:t>
            </w:r>
          </w:p>
        </w:tc>
        <w:tc>
          <w:tcPr>
            <w:tcW w:w="3150" w:type="dxa"/>
          </w:tcPr>
          <w:p w:rsidR="008A629C" w:rsidRDefault="008A629C" w:rsidP="008A629C">
            <w:r>
              <w:t>xx:xx:xx:xx:xx:xx</w:t>
            </w:r>
          </w:p>
        </w:tc>
      </w:tr>
      <w:tr w:rsidR="008A629C" w:rsidRPr="009622C0" w:rsidTr="00791335">
        <w:tc>
          <w:tcPr>
            <w:tcW w:w="1224" w:type="dxa"/>
          </w:tcPr>
          <w:p w:rsidR="008A629C" w:rsidRPr="009622C0" w:rsidRDefault="008A629C" w:rsidP="00BC5B1F">
            <w:pPr>
              <w:jc w:val="center"/>
            </w:pPr>
            <w:r>
              <w:t>IP</w:t>
            </w:r>
          </w:p>
        </w:tc>
        <w:tc>
          <w:tcPr>
            <w:tcW w:w="1800" w:type="dxa"/>
          </w:tcPr>
          <w:p w:rsidR="008A629C" w:rsidRPr="009622C0" w:rsidRDefault="008A629C" w:rsidP="00BC5B1F">
            <w:pPr>
              <w:jc w:val="center"/>
            </w:pPr>
            <w:r>
              <w:t>Numeric or String</w:t>
            </w:r>
          </w:p>
        </w:tc>
        <w:tc>
          <w:tcPr>
            <w:tcW w:w="3060" w:type="dxa"/>
          </w:tcPr>
          <w:p w:rsidR="008A629C" w:rsidRPr="009622C0" w:rsidRDefault="008A629C" w:rsidP="008A629C">
            <w:r>
              <w:t>IP address of your WiFi</w:t>
            </w:r>
          </w:p>
        </w:tc>
        <w:tc>
          <w:tcPr>
            <w:tcW w:w="3150" w:type="dxa"/>
          </w:tcPr>
          <w:p w:rsidR="008A629C" w:rsidRDefault="00791335" w:rsidP="00791335">
            <w:r>
              <w:t>Number or octets (see below)</w:t>
            </w:r>
          </w:p>
        </w:tc>
      </w:tr>
      <w:tr w:rsidR="008A629C" w:rsidRPr="009622C0" w:rsidTr="00791335">
        <w:tc>
          <w:tcPr>
            <w:tcW w:w="1224" w:type="dxa"/>
          </w:tcPr>
          <w:p w:rsidR="008A629C" w:rsidRPr="009622C0" w:rsidRDefault="008A629C" w:rsidP="00BC5B1F">
            <w:pPr>
              <w:jc w:val="center"/>
            </w:pPr>
            <w:r>
              <w:t>speed</w:t>
            </w:r>
          </w:p>
        </w:tc>
        <w:tc>
          <w:tcPr>
            <w:tcW w:w="1800" w:type="dxa"/>
          </w:tcPr>
          <w:p w:rsidR="008A629C" w:rsidRPr="009622C0" w:rsidRDefault="008A629C" w:rsidP="00BC5B1F">
            <w:pPr>
              <w:jc w:val="center"/>
            </w:pPr>
            <w:r>
              <w:t>Numeric</w:t>
            </w:r>
          </w:p>
        </w:tc>
        <w:tc>
          <w:tcPr>
            <w:tcW w:w="3060" w:type="dxa"/>
          </w:tcPr>
          <w:p w:rsidR="008A629C" w:rsidRPr="009622C0" w:rsidRDefault="008A629C" w:rsidP="00BC5B1F">
            <w:r>
              <w:t>Current link speed in Mbps</w:t>
            </w:r>
          </w:p>
        </w:tc>
        <w:tc>
          <w:tcPr>
            <w:tcW w:w="3150" w:type="dxa"/>
          </w:tcPr>
          <w:p w:rsidR="008A629C" w:rsidRDefault="00791335" w:rsidP="00BC5B1F">
            <w:r>
              <w:t>Number</w:t>
            </w:r>
          </w:p>
        </w:tc>
      </w:tr>
    </w:tbl>
    <w:p w:rsidR="00552141" w:rsidRDefault="00791335" w:rsidP="00791335">
      <w:pPr>
        <w:spacing w:before="200" w:after="0"/>
      </w:pPr>
      <w:r>
        <w:t>Format notes:</w:t>
      </w:r>
    </w:p>
    <w:p w:rsidR="00791335" w:rsidRDefault="00791335" w:rsidP="00156EC7">
      <w:pPr>
        <w:pStyle w:val="ListParagraph"/>
        <w:numPr>
          <w:ilvl w:val="0"/>
          <w:numId w:val="25"/>
        </w:numPr>
      </w:pPr>
      <w:r>
        <w:t>SSID: If the network is named, the name is returned, surrounded by double quotes. Otherwise the returned name is a string of hex digits.</w:t>
      </w:r>
    </w:p>
    <w:p w:rsidR="00552141" w:rsidRPr="009622C0" w:rsidRDefault="00791335" w:rsidP="00156EC7">
      <w:pPr>
        <w:pStyle w:val="ListParagraph"/>
        <w:numPr>
          <w:ilvl w:val="0"/>
          <w:numId w:val="25"/>
        </w:numPr>
      </w:pPr>
      <w:r>
        <w:t>IP: If you provide a numeric variable, your Wi-Fi IP address</w:t>
      </w:r>
      <w:r w:rsidR="00552141">
        <w:t xml:space="preserve"> </w:t>
      </w:r>
      <w:r>
        <w:t>is returned as a single number.</w:t>
      </w:r>
      <w:r w:rsidR="00465072">
        <w:t xml:space="preserve"> If you provide a string variable, the number is converted to a standard four-octet string. For example, the string format 10.70.13.143 is the same IP address as the number -1887287798 (hex 8f82460a).</w:t>
      </w:r>
    </w:p>
    <w:p w:rsidR="001F0D63" w:rsidRDefault="001F0D63" w:rsidP="00EB1F62">
      <w:pPr>
        <w:pStyle w:val="Heading2"/>
      </w:pPr>
      <w:bookmarkStart w:id="5638" w:name="_Toc436833195"/>
      <w:r>
        <w:t>Home</w:t>
      </w:r>
      <w:bookmarkEnd w:id="5638"/>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 xml:space="preserve">The </w:t>
      </w:r>
      <w:r w:rsidRPr="00036B42">
        <w:rPr>
          <w:b/>
        </w:rPr>
        <w:t>HOME</w:t>
      </w:r>
      <w:r>
        <w:t xml:space="preserve"> command does exactly what</w:t>
      </w:r>
      <w:r w:rsidR="00C16B63">
        <w:t xml:space="preserve"> tapp</w:t>
      </w:r>
      <w:r>
        <w:t>ing the H</w:t>
      </w:r>
      <w:r w:rsidR="00AA4B93">
        <w:t>OME</w:t>
      </w:r>
      <w:r>
        <w:t xml:space="preserve"> key would do. The Home Screen is displayed while the BASIC! program continues to run in the background.</w:t>
      </w:r>
    </w:p>
    <w:p w:rsidR="001F0D63" w:rsidRDefault="0014550A" w:rsidP="00EB1F62">
      <w:pPr>
        <w:pStyle w:val="Heading2"/>
      </w:pPr>
      <w:bookmarkStart w:id="5639" w:name="_Toc436833196"/>
      <w:r>
        <w:t>OnBackGround:</w:t>
      </w:r>
      <w:bookmarkEnd w:id="5639"/>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r w:rsidRPr="00036B42">
        <w:rPr>
          <w:b/>
        </w:rPr>
        <w:t>Background()</w:t>
      </w:r>
      <w:r>
        <w:t xml:space="preserve"> function should be used to determine the new state. The interrupted code should be resumed by executing </w:t>
      </w:r>
      <w:r w:rsidRPr="00036B42">
        <w:rPr>
          <w:b/>
        </w:rPr>
        <w:t>Background.Resume</w:t>
      </w:r>
      <w:r>
        <w:t>.</w:t>
      </w:r>
    </w:p>
    <w:p w:rsidR="0014550A" w:rsidRDefault="0014550A" w:rsidP="00EB1F62">
      <w:pPr>
        <w:pStyle w:val="Heading2"/>
      </w:pPr>
      <w:bookmarkStart w:id="5640" w:name="_Toc436833197"/>
      <w:r>
        <w:t>Background.</w:t>
      </w:r>
      <w:r w:rsidR="00A052E9">
        <w:t>r</w:t>
      </w:r>
      <w:r>
        <w:t>esume</w:t>
      </w:r>
      <w:bookmarkEnd w:id="5640"/>
      <w:r w:rsidR="00520661">
        <w:fldChar w:fldCharType="begin"/>
      </w:r>
      <w:r>
        <w:instrText xml:space="preserve"> XE "</w:instrText>
      </w:r>
      <w:r w:rsidRPr="00F8464D">
        <w:instrText>Background.</w:instrText>
      </w:r>
      <w:r w:rsidR="00A052E9">
        <w:instrText>r</w:instrText>
      </w:r>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5641" w:name="_Toc436833198"/>
      <w:r>
        <w:t>SQLITE</w:t>
      </w:r>
      <w:bookmarkEnd w:id="5641"/>
    </w:p>
    <w:p w:rsidR="009558AD" w:rsidRDefault="009558AD" w:rsidP="00EB1F62">
      <w:pPr>
        <w:pStyle w:val="Heading2"/>
      </w:pPr>
      <w:bookmarkStart w:id="5642" w:name="_Toc436833199"/>
      <w:r>
        <w:t>Overview</w:t>
      </w:r>
      <w:bookmarkEnd w:id="5642"/>
    </w:p>
    <w:p w:rsidR="00363649" w:rsidRDefault="009558AD" w:rsidP="009558AD">
      <w:pPr>
        <w:spacing w:after="240"/>
      </w:pPr>
      <w:r>
        <w:t xml:space="preserve">The Android operating system provides the ability to create, maintain and access SQLite databases. SQLite implements a </w:t>
      </w:r>
      <w:hyperlink r:id="rId50" w:history="1">
        <w:r>
          <w:rPr>
            <w:rStyle w:val="Hyperlink"/>
          </w:rPr>
          <w:t>self-contained</w:t>
        </w:r>
      </w:hyperlink>
      <w:r>
        <w:t xml:space="preserve">, </w:t>
      </w:r>
      <w:hyperlink r:id="rId51" w:history="1">
        <w:r>
          <w:rPr>
            <w:rStyle w:val="Hyperlink"/>
          </w:rPr>
          <w:t>serverless</w:t>
        </w:r>
      </w:hyperlink>
      <w:r>
        <w:t xml:space="preserve">, </w:t>
      </w:r>
      <w:hyperlink r:id="rId52" w:history="1">
        <w:r>
          <w:rPr>
            <w:rStyle w:val="Hyperlink"/>
          </w:rPr>
          <w:t>zero-configuration</w:t>
        </w:r>
      </w:hyperlink>
      <w:r>
        <w:t xml:space="preserve">, </w:t>
      </w:r>
      <w:hyperlink r:id="rId53" w:history="1">
        <w:r>
          <w:rPr>
            <w:rStyle w:val="Hyperlink"/>
          </w:rPr>
          <w:t>transactional</w:t>
        </w:r>
      </w:hyperlink>
      <w:r>
        <w:t xml:space="preserve"> SQL database engine. SQLite is the </w:t>
      </w:r>
      <w:hyperlink r:id="rId54" w:history="1">
        <w:r>
          <w:rPr>
            <w:rStyle w:val="Hyperlink"/>
          </w:rPr>
          <w:t>most widely deployed</w:t>
        </w:r>
      </w:hyperlink>
      <w:r>
        <w:t xml:space="preserve"> SQL database engine in the world. The full details about SQLite can be found at the </w:t>
      </w:r>
      <w:hyperlink r:id="rId55" w:history="1">
        <w:r>
          <w:rPr>
            <w:rStyle w:val="Hyperlink"/>
          </w:rPr>
          <w:t>SQLite Home Page</w:t>
        </w:r>
      </w:hyperlink>
      <w:r w:rsidR="009C069D">
        <w:rPr>
          <w:rStyle w:val="Hyperlink"/>
        </w:rPr>
        <w:t xml:space="preserve"> (</w:t>
      </w:r>
      <w:hyperlink r:id="rId56"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7"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5643" w:name="_Toc436833200"/>
      <w:r>
        <w:t>SQLITE Commands</w:t>
      </w:r>
      <w:bookmarkEnd w:id="5643"/>
    </w:p>
    <w:p w:rsidR="009558AD" w:rsidRPr="000631F6" w:rsidRDefault="003A4712" w:rsidP="005F4916">
      <w:pPr>
        <w:pStyle w:val="Heading3"/>
      </w:pPr>
      <w:bookmarkStart w:id="5644" w:name="_Toc436833201"/>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5644"/>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5645" w:name="_Toc436833202"/>
      <w:r>
        <w:t>Sql.</w:t>
      </w:r>
      <w:r w:rsidR="009558AD">
        <w:t xml:space="preserve">close </w:t>
      </w:r>
      <w:r w:rsidR="00363649">
        <w:t>&lt;</w:t>
      </w:r>
      <w:r w:rsidR="00363649" w:rsidRPr="000631F6">
        <w:t>DB_</w:t>
      </w:r>
      <w:r w:rsidR="000C3162">
        <w:t>p</w:t>
      </w:r>
      <w:r w:rsidR="00363649" w:rsidRPr="000631F6">
        <w:t>ointer</w:t>
      </w:r>
      <w:r w:rsidR="00363649">
        <w:t>_nvar&gt;</w:t>
      </w:r>
      <w:bookmarkEnd w:id="5645"/>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5646" w:name="_Toc436833203"/>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5646"/>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5647" w:name="_Toc436833204"/>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5647"/>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5648" w:name="_Toc436833205"/>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5648"/>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5649" w:name="_Toc436833206"/>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5649"/>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76698">
        <w:instrText xml:space="preserve"> {</w:instrText>
      </w:r>
      <w:r w:rsidR="0078615E" w:rsidRPr="002E6C8B">
        <w:instrText xml:space="preserve">, </w:instrText>
      </w:r>
      <w:r w:rsidR="000C3162">
        <w:instrText>&lt;o</w:instrText>
      </w:r>
      <w:r w:rsidR="0078615E" w:rsidRPr="002E6C8B">
        <w:instrText>rder</w:instrText>
      </w:r>
      <w:r w:rsidR="000C3162">
        <w:instrText>_sexp&gt;</w:instrText>
      </w:r>
      <w:r w:rsidR="00776698">
        <w:instrText>}</w:instrText>
      </w:r>
      <w:r w:rsidR="000C3162">
        <w:instrText xml:space="preserve">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8"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5650" w:name="_Toc436833207"/>
      <w:r>
        <w:t>Sql.query.length &lt;</w:t>
      </w:r>
      <w:r w:rsidR="000C3162">
        <w:t>l</w:t>
      </w:r>
      <w:r>
        <w:t>ength_nvar&gt;</w:t>
      </w:r>
      <w:r w:rsidR="00C2216F">
        <w:t>,</w:t>
      </w:r>
      <w:r>
        <w:t xml:space="preserve"> &lt;</w:t>
      </w:r>
      <w:r w:rsidR="000C3162">
        <w:t>c</w:t>
      </w:r>
      <w:r>
        <w:t>ursor_nvar&gt;</w:t>
      </w:r>
      <w:bookmarkEnd w:id="5650"/>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5651" w:name="_Toc436833208"/>
      <w:r>
        <w:t>Sql.query.position &lt;</w:t>
      </w:r>
      <w:r w:rsidR="000C3162">
        <w:t>p</w:t>
      </w:r>
      <w:r>
        <w:t>osition_nvar&gt;</w:t>
      </w:r>
      <w:r w:rsidR="00C2216F">
        <w:t>,</w:t>
      </w:r>
      <w:r>
        <w:t xml:space="preserve"> &lt;</w:t>
      </w:r>
      <w:r w:rsidR="000C3162">
        <w:t>c</w:t>
      </w:r>
      <w:r>
        <w:t>ursor_nvar&gt;</w:t>
      </w:r>
      <w:bookmarkEnd w:id="5651"/>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5652" w:name="_Toc436833209"/>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5652"/>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5653" w:name="_Toc436833210"/>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5653"/>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5654" w:name="_Toc436833211"/>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5654"/>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78615E">
        <w:instrText>"</w:instrText>
      </w:r>
      <w:r w:rsidR="001968D3">
        <w:instrTex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The C$,V$ parameters must be in pairs. The colon character terminates the C$,V$ list and must precede the Where$ in this command.</w:t>
      </w:r>
      <w:r w:rsidR="001968D3">
        <w:t xml:space="preserve"> The Where$ parameter and preceding colon are optional.</w:t>
      </w:r>
    </w:p>
    <w:p w:rsidR="00012250" w:rsidRDefault="00012250" w:rsidP="00721C1D">
      <w:r>
        <w:t xml:space="preserve">BASIC! also uses the colon character to separate multiple commands on a single line. The use of colon in this command conflicts with that feature, so </w:t>
      </w:r>
      <w:r w:rsidR="001968D3">
        <w:t>you must use caution when using both features together.</w:t>
      </w:r>
    </w:p>
    <w:p w:rsidR="001968D3" w:rsidRPr="001968D3" w:rsidRDefault="001968D3" w:rsidP="00721C1D">
      <w:r>
        <w:t xml:space="preserve">If you put a colon on a line </w:t>
      </w:r>
      <w:r w:rsidR="008C272E">
        <w:t>after</w:t>
      </w:r>
      <w:r>
        <w:t xml:space="preserve"> this command, the pre-processor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lne.</w:t>
      </w:r>
    </w:p>
    <w:p w:rsidR="009558AD" w:rsidRDefault="006C4174" w:rsidP="005F4916">
      <w:pPr>
        <w:pStyle w:val="Heading3"/>
      </w:pPr>
      <w:bookmarkStart w:id="5655" w:name="_Toc436833212"/>
      <w:r w:rsidRPr="006C4174">
        <w:t>Sql.exec &lt;DB_</w:t>
      </w:r>
      <w:r w:rsidR="003B3008">
        <w:t>p</w:t>
      </w:r>
      <w:r w:rsidRPr="006C4174">
        <w:t>ointer_nvar&gt;, &lt;</w:t>
      </w:r>
      <w:r w:rsidR="003B3008">
        <w:t>c</w:t>
      </w:r>
      <w:r w:rsidRPr="006C4174">
        <w:t>ommand_sexp&gt;</w:t>
      </w:r>
      <w:bookmarkEnd w:id="5655"/>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5656" w:name="_Toc436833213"/>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5656"/>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5657" w:name="_Toc436833214"/>
      <w:r>
        <w:t>Graphics</w:t>
      </w:r>
      <w:bookmarkEnd w:id="5657"/>
    </w:p>
    <w:p w:rsidR="009558AD" w:rsidRPr="009558AD" w:rsidRDefault="009558AD" w:rsidP="00EB1F62">
      <w:pPr>
        <w:pStyle w:val="Heading2"/>
      </w:pPr>
      <w:bookmarkStart w:id="5658" w:name="_Toc436833215"/>
      <w:r>
        <w:t>Introduction</w:t>
      </w:r>
      <w:bookmarkEnd w:id="5658"/>
    </w:p>
    <w:p w:rsidR="009558AD" w:rsidRDefault="009558AD" w:rsidP="005F4916">
      <w:pPr>
        <w:pStyle w:val="Heading3"/>
      </w:pPr>
      <w:bookmarkStart w:id="5659" w:name="_Toc436833216"/>
      <w:r>
        <w:t>The Graphics Screen and Graphics Mode</w:t>
      </w:r>
      <w:bookmarkEnd w:id="5659"/>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w:t>
      </w:r>
      <w:r w:rsidR="00692AD9">
        <w:t>text</w:t>
      </w:r>
      <w:r w:rsidR="00E343D8">
        <w:t xml:space="preserve">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w:t>
      </w:r>
      <w:r w:rsidR="00692AD9">
        <w:t xml:space="preserve">The </w:t>
      </w:r>
      <w:r w:rsidR="00692AD9">
        <w:rPr>
          <w:b/>
        </w:rPr>
        <w:t>Gr.</w:t>
      </w:r>
      <w:r w:rsidR="00692AD9" w:rsidRPr="00692AD9">
        <w:t>close</w:t>
      </w:r>
      <w:r w:rsidR="00692AD9">
        <w:t xml:space="preserve"> command closes the graphics screen and turns off graphics mode. </w:t>
      </w:r>
      <w:r w:rsidRPr="00692AD9">
        <w:t>The</w:t>
      </w:r>
      <w:r>
        <w:t xml:space="preserv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w:t>
      </w:r>
      <w:del w:id="5660" w:author="Sammartano, Marc (BIC USA)" w:date="2015-11-02T12:10:00Z">
        <w:r w:rsidR="009558AD" w:rsidDel="000D4623">
          <w:delText xml:space="preserve">can </w:delText>
        </w:r>
      </w:del>
      <w:r w:rsidR="009558AD">
        <w:t>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w:t>
      </w:r>
      <w:r w:rsidR="008A0088">
        <w:t>Tap</w:t>
      </w:r>
      <w:r w:rsidR="003A1A3E">
        <w:t xml:space="preserve"> the B</w:t>
      </w:r>
      <w:r w:rsidR="00976B70">
        <w:t>ACK</w:t>
      </w:r>
      <w:r w:rsidR="003A1A3E">
        <w:t xml:space="preserve"> key to break out of the infinite loop</w:t>
      </w:r>
      <w:r w:rsidR="008A0088">
        <w:t>.</w:t>
      </w:r>
      <w:r w:rsidR="003A1A3E">
        <w:t xml:space="preserve"> </w:t>
      </w:r>
      <w:r w:rsidR="008A0088">
        <w:t xml:space="preserve">The BACK key </w:t>
      </w:r>
      <w:r w:rsidR="003A1A3E">
        <w:t>end</w:t>
      </w:r>
      <w:r w:rsidR="008A0088">
        <w:t>s</w:t>
      </w:r>
      <w:r w:rsidR="003A1A3E">
        <w:t xml:space="preserve"> your program unless you trap it with the </w:t>
      </w:r>
      <w:r w:rsidR="003A1A3E" w:rsidRPr="003A1A3E">
        <w:rPr>
          <w:b/>
        </w:rPr>
        <w:t>OnBackKey:</w:t>
      </w:r>
      <w:r w:rsidR="003A1A3E">
        <w:t xml:space="preserve"> interrupt label.</w:t>
      </w:r>
    </w:p>
    <w:p w:rsidR="009558AD" w:rsidRDefault="009558AD" w:rsidP="005F4916">
      <w:pPr>
        <w:pStyle w:val="Heading3"/>
      </w:pPr>
      <w:bookmarkStart w:id="5661" w:name="_Toc436833217"/>
      <w:r>
        <w:t>Display Lists</w:t>
      </w:r>
      <w:bookmarkEnd w:id="5661"/>
    </w:p>
    <w:p w:rsidR="00372F11" w:rsidRDefault="009558AD" w:rsidP="009558AD">
      <w:r>
        <w:t xml:space="preserve">Each command </w:t>
      </w:r>
      <w:r w:rsidR="002D3844">
        <w:t xml:space="preserve">that draws a graphical object (line, circle, text, etc.) places that object on a list called the Object List. The command </w:t>
      </w:r>
      <w:r>
        <w:t>returns the object's Object Number</w:t>
      </w:r>
      <w:r w:rsidR="00B973CC">
        <w:t>. This Object Number, or Object Pointer, is the object’s position</w:t>
      </w:r>
      <w:r>
        <w:t xml:space="preserve"> </w:t>
      </w:r>
      <w:r w:rsidR="00A811EB">
        <w:t xml:space="preserve">in </w:t>
      </w:r>
      <w:r w:rsidR="002D3844">
        <w:t>the</w:t>
      </w:r>
      <w:r w:rsidR="00A811EB">
        <w:t xml:space="preserve"> Object List</w:t>
      </w:r>
      <w:r>
        <w:t xml:space="preserve">. This Object Number can be used to change the object on the fly. You can change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2D3844" w:rsidRDefault="002D3844" w:rsidP="002D3844">
      <w:r>
        <w:t xml:space="preserve">To draw graphical objects on the graphics screen, BASIC! uses a Display List. The Display List contains pointers to graphical objects on the Object List. Each time a graphical object is added to the Object List, its Object Number is also added to the Display List. Objects are drawn on the screen in the order in which they appear in the Display List. The Display List objects are not visible on the screen until the </w:t>
      </w:r>
      <w:r w:rsidRPr="00AB02C0">
        <w:rPr>
          <w:b/>
        </w:rPr>
        <w:t>Gr.render</w:t>
      </w:r>
      <w:r>
        <w:t xml:space="preserve"> command is called.</w:t>
      </w:r>
    </w:p>
    <w:p w:rsidR="00722644" w:rsidRDefault="002D3844" w:rsidP="009558AD">
      <w:r>
        <w:t>You</w:t>
      </w:r>
      <w:r w:rsidR="00A811EB">
        <w:t xml:space="preserve"> may </w:t>
      </w:r>
      <w:del w:id="5662" w:author="Sammartano, Marc (BIC USA)" w:date="2015-11-30T09:03:00Z">
        <w:r w:rsidR="00A811EB" w:rsidDel="007914A4">
          <w:delText xml:space="preserve">optionally </w:delText>
        </w:r>
      </w:del>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w:t>
      </w:r>
      <w:r w:rsidR="00CB6A1E">
        <w:t>current</w:t>
      </w:r>
      <w:r w:rsidR="0070786A">
        <w:t xml:space="preserve"> </w:t>
      </w:r>
      <w:r>
        <w:t>D</w:t>
      </w:r>
      <w:r w:rsidR="0070786A">
        <w:t xml:space="preserve">isplay </w:t>
      </w:r>
      <w:r>
        <w:t xml:space="preserve">List </w:t>
      </w:r>
      <w:r w:rsidR="0070786A">
        <w:t xml:space="preserve">with a </w:t>
      </w:r>
      <w:r w:rsidR="009D0A38">
        <w:t>custom display list</w:t>
      </w:r>
      <w:r w:rsidR="0070786A">
        <w:t xml:space="preserve"> array. This </w:t>
      </w:r>
      <w:r w:rsidR="009D0A38">
        <w:t>custom display list</w:t>
      </w:r>
      <w:r w:rsidR="0070786A">
        <w:t xml:space="preserve"> array </w:t>
      </w:r>
      <w:r w:rsidR="00CB6A1E">
        <w:t>may</w:t>
      </w:r>
      <w:r w:rsidR="0070786A">
        <w:t xml:space="preserve"> contain</w:t>
      </w:r>
      <w:r w:rsidR="00A811EB">
        <w:t xml:space="preserve"> some or all of</w:t>
      </w:r>
      <w:r w:rsidR="0070786A">
        <w:t xml:space="preserve"> the Object Numbers</w:t>
      </w:r>
      <w:r w:rsidR="00A811EB">
        <w:t xml:space="preserve"> in the Object</w:t>
      </w:r>
      <w:r w:rsidR="0070786A">
        <w:t xml:space="preserve"> List</w:t>
      </w:r>
      <w:r w:rsidR="00A811EB">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5663" w:name="_Toc436833218"/>
      <w:r>
        <w:t>Drawing Coordinates</w:t>
      </w:r>
      <w:bookmarkEnd w:id="5663"/>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5664" w:name="_Toc436833219"/>
      <w:r>
        <w:t>Drawing into Bitmaps</w:t>
      </w:r>
      <w:bookmarkEnd w:id="5664"/>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w:t>
      </w:r>
      <w:r w:rsidR="00CB6A1E">
        <w:t>O</w:t>
      </w:r>
      <w:r w:rsidR="00490D0B">
        <w:t xml:space="preserve">bject </w:t>
      </w:r>
      <w:r w:rsidR="00CB6A1E">
        <w:t>N</w:t>
      </w:r>
      <w:r w:rsidR="00490D0B">
        <w:t xml:space="preserve">umber returned by </w:t>
      </w:r>
      <w:r w:rsidR="00CB6A1E">
        <w:t>a</w:t>
      </w:r>
      <w:r w:rsidR="00490D0B">
        <w:t xml:space="preserve"> draw command while in this mode </w:t>
      </w:r>
      <w:r w:rsidR="00CB6A1E">
        <w:t>is</w:t>
      </w:r>
      <w:r w:rsidR="00490D0B">
        <w:t xml:space="preserve">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t>
      </w:r>
      <w:r w:rsidR="00CB6A1E">
        <w:t>by</w:t>
      </w:r>
      <w:r>
        <w:t xml:space="preserve"> the </w:t>
      </w:r>
      <w:r w:rsidR="00AB02C0" w:rsidRPr="00AB02C0">
        <w:rPr>
          <w:b/>
        </w:rPr>
        <w:t>G</w:t>
      </w:r>
      <w:r w:rsidRPr="00AB02C0">
        <w:rPr>
          <w:b/>
        </w:rPr>
        <w:t>r.bitmap.drawinto.end</w:t>
      </w:r>
      <w:r>
        <w:t xml:space="preserve"> command. Subsequent draw commands will place the objects o</w:t>
      </w:r>
      <w:r w:rsidR="00CB6A1E">
        <w:t>n</w:t>
      </w:r>
      <w:r>
        <w:t xml:space="preserve">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5665" w:name="_Toc436833220"/>
      <w:r>
        <w:t>Colors</w:t>
      </w:r>
      <w:bookmarkEnd w:id="5665"/>
    </w:p>
    <w:p w:rsidR="00372F11" w:rsidRDefault="009558AD" w:rsidP="009558AD">
      <w:del w:id="5666" w:author="Sammartano, Marc (BIC USA)" w:date="2015-10-23T16:55:00Z">
        <w:r w:rsidDel="00BB2247">
          <w:delText xml:space="preserve">Android </w:delText>
        </w:r>
      </w:del>
      <w:ins w:id="5667" w:author="Sammartano, Marc (BIC USA)" w:date="2015-10-23T16:55:00Z">
        <w:r w:rsidR="00BB2247">
          <w:t xml:space="preserve">BASIC! </w:t>
        </w:r>
      </w:ins>
      <w:r>
        <w:t>colors consist of a mixture of Red, Green</w:t>
      </w:r>
      <w:ins w:id="5668" w:author="Sammartano, Marc (BIC USA)" w:date="2015-10-23T16:47:00Z">
        <w:r w:rsidR="00BB2247">
          <w:t>,</w:t>
        </w:r>
      </w:ins>
      <w:r>
        <w:t xml:space="preserve"> and Blue. Each </w:t>
      </w:r>
      <w:del w:id="5669" w:author="Sammartano, Marc (BIC USA)" w:date="2015-10-23T16:52:00Z">
        <w:r w:rsidDel="00BB2247">
          <w:delText xml:space="preserve">of the </w:delText>
        </w:r>
      </w:del>
      <w:r>
        <w:t>co</w:t>
      </w:r>
      <w:ins w:id="5670" w:author="Sammartano, Marc (BIC USA)" w:date="2015-10-23T16:52:00Z">
        <w:r w:rsidR="00BB2247">
          <w:t>mp</w:t>
        </w:r>
      </w:ins>
      <w:del w:id="5671" w:author="Sammartano, Marc (BIC USA)" w:date="2015-10-23T16:52:00Z">
        <w:r w:rsidDel="00BB2247">
          <w:delText>l</w:delText>
        </w:r>
      </w:del>
      <w:r>
        <w:t>o</w:t>
      </w:r>
      <w:ins w:id="5672" w:author="Sammartano, Marc (BIC USA)" w:date="2015-10-23T16:52:00Z">
        <w:r w:rsidR="00BB2247">
          <w:t>nent</w:t>
        </w:r>
      </w:ins>
      <w:del w:id="5673" w:author="Sammartano, Marc (BIC USA)" w:date="2015-10-23T16:52:00Z">
        <w:r w:rsidDel="00BB2247">
          <w:delText>rs</w:delText>
        </w:r>
      </w:del>
      <w:del w:id="5674" w:author="Sammartano, Marc (BIC USA)" w:date="2015-10-23T16:53:00Z">
        <w:r w:rsidDel="00BB2247">
          <w:delText xml:space="preserve"> can</w:delText>
        </w:r>
      </w:del>
      <w:r>
        <w:t xml:space="preserve"> ha</w:t>
      </w:r>
      <w:ins w:id="5675" w:author="Sammartano, Marc (BIC USA)" w:date="2015-10-23T16:53:00Z">
        <w:r w:rsidR="00BB2247">
          <w:t>s</w:t>
        </w:r>
      </w:ins>
      <w:del w:id="5676" w:author="Sammartano, Marc (BIC USA)" w:date="2015-10-23T16:53:00Z">
        <w:r w:rsidDel="00BB2247">
          <w:delText>ve</w:delText>
        </w:r>
      </w:del>
      <w:ins w:id="5677" w:author="Sammartano, Marc (BIC USA)" w:date="2015-10-23T16:53:00Z">
        <w:r w:rsidR="00BB2247">
          <w:t xml:space="preserve"> a</w:t>
        </w:r>
      </w:ins>
      <w:r>
        <w:t xml:space="preserve"> </w:t>
      </w:r>
      <w:r w:rsidR="00393119">
        <w:t xml:space="preserve">numerical </w:t>
      </w:r>
      <w:r>
        <w:t>value</w:t>
      </w:r>
      <w:del w:id="5678" w:author="Sammartano, Marc (BIC USA)" w:date="2015-10-23T16:53:00Z">
        <w:r w:rsidDel="00BB2247">
          <w:delText>s</w:delText>
        </w:r>
      </w:del>
      <w:r>
        <w:t xml:space="preserve"> ranging from 0 to 255. Black occurs when all three values are zero. White occurs when all three values are 255. Solid Red </w:t>
      </w:r>
      <w:del w:id="5679" w:author="Sammartano, Marc (BIC USA)" w:date="2015-10-23T16:54:00Z">
        <w:r w:rsidDel="00BB2247">
          <w:delText xml:space="preserve">would </w:delText>
        </w:r>
      </w:del>
      <w:r>
        <w:t>occur</w:t>
      </w:r>
      <w:ins w:id="5680" w:author="Sammartano, Marc (BIC USA)" w:date="2015-10-23T16:54:00Z">
        <w:r w:rsidR="00BB2247">
          <w:t>s</w:t>
        </w:r>
      </w:ins>
      <w:r>
        <w:t xml:space="preserve"> with</w:t>
      </w:r>
      <w:ins w:id="5681" w:author="Sammartano, Marc (BIC USA)" w:date="2015-10-23T16:54:00Z">
        <w:r w:rsidR="00BB2247">
          <w:t xml:space="preserve"> a</w:t>
        </w:r>
      </w:ins>
      <w:r>
        <w:t xml:space="preserve"> Red</w:t>
      </w:r>
      <w:del w:id="5682" w:author="Sammartano, Marc (BIC USA)" w:date="2015-10-23T16:54:00Z">
        <w:r w:rsidDel="00BB2247">
          <w:delText xml:space="preserve"> having a </w:delText>
        </w:r>
      </w:del>
      <w:r>
        <w:t>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 xml:space="preserve">opaque. No object of any color can show through an object with an Alpha value of 255. An Alpha value of zero </w:t>
      </w:r>
      <w:del w:id="5683" w:author="Sammartano, Marc (BIC USA)" w:date="2015-10-23T16:55:00Z">
        <w:r w:rsidDel="00BB2247">
          <w:delText xml:space="preserve">will </w:delText>
        </w:r>
      </w:del>
      <w:r>
        <w:t>render</w:t>
      </w:r>
      <w:ins w:id="5684" w:author="Sammartano, Marc (BIC USA)" w:date="2015-10-23T16:55:00Z">
        <w:r w:rsidR="00BB2247">
          <w:t>s</w:t>
        </w:r>
      </w:ins>
      <w:r>
        <w:t xml:space="preserve"> the object</w:t>
      </w:r>
      <w:r w:rsidR="00AB02C0">
        <w:t xml:space="preserve"> </w:t>
      </w:r>
      <w:r w:rsidR="005A5756">
        <w:t>invisible</w:t>
      </w:r>
      <w:r>
        <w:t>.</w:t>
      </w:r>
    </w:p>
    <w:p w:rsidR="00AB02C0" w:rsidRDefault="00AB02C0" w:rsidP="00AB02C0">
      <w:pPr>
        <w:pStyle w:val="Heading3"/>
      </w:pPr>
      <w:bookmarkStart w:id="5685" w:name="_Toc436833221"/>
      <w:r>
        <w:t>Paints</w:t>
      </w:r>
      <w:bookmarkEnd w:id="5685"/>
    </w:p>
    <w:p w:rsidR="00AB02C0" w:rsidRDefault="00AB02C0" w:rsidP="00AB02C0">
      <w:r>
        <w:t xml:space="preserve">BASIC! </w:t>
      </w:r>
      <w:del w:id="5686" w:author="Sammartano, Marc (BIC USA)" w:date="2015-11-03T15:15:00Z">
        <w:r w:rsidDel="00AE7B60">
          <w:delText xml:space="preserve">has Paint objects. A Paint object </w:delText>
        </w:r>
      </w:del>
      <w:r w:rsidR="00CB6A1E">
        <w:t>holds drawing</w:t>
      </w:r>
      <w:r>
        <w:t xml:space="preserve"> information </w:t>
      </w:r>
      <w:ins w:id="5687" w:author="Sammartano, Marc (BIC USA)" w:date="2015-11-03T15:16:00Z">
        <w:r w:rsidR="009F57B4">
          <w:t>such as</w:t>
        </w:r>
      </w:ins>
      <w:del w:id="5688" w:author="Sammartano, Marc (BIC USA)" w:date="2015-11-03T15:17:00Z">
        <w:r w:rsidDel="009F57B4">
          <w:delText>about a graphical object. This includes the</w:delText>
        </w:r>
      </w:del>
      <w:r>
        <w:t xml:space="preserve"> color, font size, style and so forth</w:t>
      </w:r>
      <w:ins w:id="5689" w:author="Sammartano, Marc (BIC USA)" w:date="2015-11-03T15:17:00Z">
        <w:r w:rsidR="006747E6">
          <w:t>, in</w:t>
        </w:r>
        <w:r w:rsidR="009F57B4">
          <w:t xml:space="preserve"> Paint object</w:t>
        </w:r>
      </w:ins>
      <w:ins w:id="5690" w:author="Sammartano, Marc (BIC USA)" w:date="2015-11-10T11:27:00Z">
        <w:r w:rsidR="006747E6">
          <w:t>s</w:t>
        </w:r>
      </w:ins>
      <w:ins w:id="5691" w:author="Sammartano, Marc (BIC USA)" w:date="2015-12-01T10:55:00Z">
        <w:r w:rsidR="00140B75">
          <w:t>. The Paint objects are stored in a Paint List</w:t>
        </w:r>
      </w:ins>
      <w:r>
        <w:t xml:space="preserve">. The last created </w:t>
      </w:r>
      <w:r w:rsidR="00B973CC">
        <w:t>P</w:t>
      </w:r>
      <w:r>
        <w:t xml:space="preserve">aint </w:t>
      </w:r>
      <w:r w:rsidR="00B973CC">
        <w:t xml:space="preserve">object </w:t>
      </w:r>
      <w:ins w:id="5692" w:author="Sammartano, Marc (BIC USA)" w:date="2015-11-03T15:18:00Z">
        <w:r w:rsidR="000069D5">
          <w:t>(the "C</w:t>
        </w:r>
        <w:r w:rsidR="009F57B4">
          <w:t xml:space="preserve">urrent Paint") </w:t>
        </w:r>
      </w:ins>
      <w:r>
        <w:t xml:space="preserve">is associated with a </w:t>
      </w:r>
      <w:r w:rsidR="00B973CC">
        <w:t xml:space="preserve">graphical </w:t>
      </w:r>
      <w:r>
        <w:t>object when a draw command is executed.</w:t>
      </w:r>
      <w:ins w:id="5693" w:author="Sammartano, Marc (BIC USA)" w:date="2015-11-03T15:19:00Z">
        <w:r w:rsidR="009F57B4">
          <w:t xml:space="preserve"> The Paint tells the renderer (</w:t>
        </w:r>
      </w:ins>
      <w:ins w:id="5694" w:author="Sammartano, Marc (BIC USA)" w:date="2015-11-03T15:20:00Z">
        <w:r w:rsidR="009F57B4">
          <w:t xml:space="preserve">see </w:t>
        </w:r>
      </w:ins>
      <w:ins w:id="5695" w:author="Sammartano, Marc (BIC USA)" w:date="2015-11-03T15:19:00Z">
        <w:r w:rsidR="009F57B4">
          <w:rPr>
            <w:b/>
          </w:rPr>
          <w:t>Gr</w:t>
        </w:r>
        <w:r w:rsidR="009F57B4" w:rsidRPr="009F57B4">
          <w:rPr>
            <w:b/>
          </w:rPr>
          <w:t>.render</w:t>
        </w:r>
      </w:ins>
      <w:ins w:id="5696" w:author="Sammartano, Marc (BIC USA)" w:date="2015-11-03T15:20:00Z">
        <w:r w:rsidR="009F57B4">
          <w:t xml:space="preserve">) how to draw the graphical object. </w:t>
        </w:r>
      </w:ins>
      <w:ins w:id="5697" w:author="Sammartano, Marc (BIC USA)" w:date="2015-11-03T15:36:00Z">
        <w:r w:rsidR="00570EBB">
          <w:t>The same</w:t>
        </w:r>
      </w:ins>
      <w:ins w:id="5698" w:author="Sammartano, Marc (BIC USA)" w:date="2015-11-03T15:20:00Z">
        <w:r w:rsidR="009F57B4">
          <w:t xml:space="preserve"> Paint</w:t>
        </w:r>
      </w:ins>
      <w:ins w:id="5699" w:author="Sammartano, Marc (BIC USA)" w:date="2015-12-01T10:55:00Z">
        <w:r w:rsidR="00140B75">
          <w:t xml:space="preserve"> </w:t>
        </w:r>
      </w:ins>
      <w:ins w:id="5700" w:author="Sammartano, Marc (BIC USA)" w:date="2015-11-03T15:36:00Z">
        <w:r w:rsidR="00570EBB">
          <w:t>may</w:t>
        </w:r>
      </w:ins>
      <w:ins w:id="5701" w:author="Sammartano, Marc (BIC USA)" w:date="2015-11-03T15:20:00Z">
        <w:r w:rsidR="009F57B4">
          <w:t xml:space="preserve"> be attached to many graphical objects so they will all be drawn with the same color, style, etc.</w:t>
        </w:r>
      </w:ins>
    </w:p>
    <w:p w:rsidR="00EB4434" w:rsidRDefault="00EB4434" w:rsidP="00EB4434">
      <w:pPr>
        <w:pStyle w:val="Heading4"/>
        <w:rPr>
          <w:ins w:id="5702" w:author="Sammartano, Marc (BIC USA)" w:date="2015-11-30T14:29:00Z"/>
        </w:rPr>
      </w:pPr>
      <w:ins w:id="5703" w:author="Sammartano, Marc (BIC USA)" w:date="2015-11-30T14:29:00Z">
        <w:r>
          <w:t>Basic usage</w:t>
        </w:r>
      </w:ins>
    </w:p>
    <w:p w:rsidR="00D91857" w:rsidRDefault="00140B75" w:rsidP="00D91857">
      <w:pPr>
        <w:rPr>
          <w:ins w:id="5704" w:author="Sammartano, Marc (BIC USA)" w:date="2015-11-30T14:41:00Z"/>
        </w:rPr>
      </w:pPr>
      <w:ins w:id="5705" w:author="Sammartano, Marc (BIC USA)" w:date="2015-11-30T14:41:00Z">
        <w:r>
          <w:t>You can ignore Paint</w:t>
        </w:r>
        <w:r w:rsidR="00D91857">
          <w:t>s. This can keep your graphics programming simpler.</w:t>
        </w:r>
      </w:ins>
    </w:p>
    <w:p w:rsidR="00EB4434" w:rsidRDefault="005C7BCF" w:rsidP="00EB4434">
      <w:pPr>
        <w:rPr>
          <w:ins w:id="5706" w:author="Sammartano, Marc (BIC USA)" w:date="2015-11-30T14:31:00Z"/>
        </w:rPr>
      </w:pPr>
      <w:ins w:id="5707" w:author="Sammartano, Marc (BIC USA)" w:date="2015-11-30T14:31:00Z">
        <w:r>
          <w:t>Each command that</w:t>
        </w:r>
      </w:ins>
      <w:ins w:id="5708" w:author="Sammartano, Marc (BIC USA)" w:date="2015-11-30T14:30:00Z">
        <w:r w:rsidR="00EB4434">
          <w:t xml:space="preserve"> changes </w:t>
        </w:r>
      </w:ins>
      <w:ins w:id="5709" w:author="Sammartano, Marc (BIC USA)" w:date="2015-11-30T14:35:00Z">
        <w:r>
          <w:t xml:space="preserve">a </w:t>
        </w:r>
      </w:ins>
      <w:ins w:id="5710" w:author="Sammartano, Marc (BIC USA)" w:date="2015-11-30T14:34:00Z">
        <w:r>
          <w:t>drawing</w:t>
        </w:r>
      </w:ins>
      <w:ins w:id="5711" w:author="Sammartano, Marc (BIC USA)" w:date="2015-11-30T14:30:00Z">
        <w:r w:rsidR="00EB4434">
          <w:t xml:space="preserve"> </w:t>
        </w:r>
      </w:ins>
      <w:ins w:id="5712" w:author="Sammartano, Marc (BIC USA)" w:date="2015-11-30T14:31:00Z">
        <w:r>
          <w:t>setting</w:t>
        </w:r>
      </w:ins>
      <w:ins w:id="5713" w:author="Sammartano, Marc (BIC USA)" w:date="2015-11-30T14:30:00Z">
        <w:r w:rsidR="00EB4434">
          <w:t xml:space="preserve"> (</w:t>
        </w:r>
        <w:r w:rsidR="00EB4434" w:rsidRPr="00B973CC">
          <w:rPr>
            <w:b/>
          </w:rPr>
          <w:t>Gr.color</w:t>
        </w:r>
        <w:r w:rsidR="00EB4434">
          <w:t xml:space="preserve">, </w:t>
        </w:r>
        <w:r w:rsidR="00EB4434" w:rsidRPr="00B973CC">
          <w:rPr>
            <w:b/>
          </w:rPr>
          <w:t>Gr.text.size</w:t>
        </w:r>
        <w:r w:rsidR="00EB4434">
          <w:t>, etc.)</w:t>
        </w:r>
      </w:ins>
      <w:ins w:id="5714" w:author="Sammartano, Marc (BIC USA)" w:date="2015-11-30T14:31:00Z">
        <w:r>
          <w:t xml:space="preserve"> affects everything you draw from that point on, until you execute another such command.</w:t>
        </w:r>
      </w:ins>
    </w:p>
    <w:p w:rsidR="005C7BCF" w:rsidRDefault="005C7BCF" w:rsidP="005C7BCF">
      <w:pPr>
        <w:pStyle w:val="Heading4"/>
        <w:rPr>
          <w:ins w:id="5715" w:author="Sammartano, Marc (BIC USA)" w:date="2015-11-30T14:32:00Z"/>
        </w:rPr>
      </w:pPr>
      <w:ins w:id="5716" w:author="Sammartano, Marc (BIC USA)" w:date="2015-11-30T14:32:00Z">
        <w:r>
          <w:t>Advanced usage</w:t>
        </w:r>
      </w:ins>
    </w:p>
    <w:p w:rsidR="005C7BCF" w:rsidRPr="00EB4434" w:rsidRDefault="00140B75" w:rsidP="005C7BCF">
      <w:pPr>
        <w:rPr>
          <w:ins w:id="5717" w:author="Sammartano, Marc (BIC USA)" w:date="2015-11-30T14:40:00Z"/>
        </w:rPr>
      </w:pPr>
      <w:ins w:id="5718" w:author="Sammartano, Marc (BIC USA)" w:date="2015-11-30T14:40:00Z">
        <w:r>
          <w:t>You can control the Paint object</w:t>
        </w:r>
        <w:r w:rsidR="005C7BCF">
          <w:t>s used to draw graphical objects.</w:t>
        </w:r>
      </w:ins>
      <w:ins w:id="5719" w:author="Sammartano, Marc (BIC USA)" w:date="2015-11-30T15:12:00Z">
        <w:r w:rsidR="00613A2E">
          <w:t xml:space="preserve"> </w:t>
        </w:r>
      </w:ins>
      <w:ins w:id="5720" w:author="Sammartano, Marc (BIC USA)" w:date="2015-11-30T15:18:00Z">
        <w:r w:rsidR="00613A2E">
          <w:t xml:space="preserve">The extra complexity allows you to create special effects </w:t>
        </w:r>
      </w:ins>
      <w:ins w:id="5721" w:author="Sammartano, Marc (BIC USA)" w:date="2015-11-30T15:19:00Z">
        <w:r w:rsidR="00613A2E">
          <w:t xml:space="preserve">that ate </w:t>
        </w:r>
      </w:ins>
      <w:ins w:id="5722" w:author="Sammartano, Marc (BIC USA)" w:date="2015-11-30T15:18:00Z">
        <w:r w:rsidR="00613A2E">
          <w:t>not otherwise</w:t>
        </w:r>
      </w:ins>
      <w:ins w:id="5723" w:author="Sammartano, Marc (BIC USA)" w:date="2015-11-30T15:19:00Z">
        <w:r w:rsidR="00613A2E">
          <w:t xml:space="preserve"> possible</w:t>
        </w:r>
      </w:ins>
      <w:ins w:id="5724" w:author="Sammartano, Marc (BIC USA)" w:date="2015-11-30T15:18:00Z">
        <w:r w:rsidR="00613A2E">
          <w:t>.</w:t>
        </w:r>
      </w:ins>
      <w:ins w:id="5725" w:author="Sammartano, Marc (BIC USA)" w:date="2015-12-01T11:02:00Z">
        <w:r>
          <w:t xml:space="preserve"> </w:t>
        </w:r>
        <w:r w:rsidR="000069D5">
          <w:t>To use these effects, you must understand the Paint List and the Current Paint.</w:t>
        </w:r>
      </w:ins>
    </w:p>
    <w:p w:rsidR="00E56905" w:rsidDel="00B533C1" w:rsidRDefault="00AB02C0" w:rsidP="00B973CC">
      <w:pPr>
        <w:rPr>
          <w:del w:id="5726" w:author="Sammartano, Marc (BIC USA)" w:date="2015-12-01T10:48:00Z"/>
        </w:rPr>
      </w:pPr>
      <w:r>
        <w:t xml:space="preserve">Each command that </w:t>
      </w:r>
      <w:del w:id="5727" w:author="Sammartano, Marc (BIC USA)" w:date="2015-11-30T14:33:00Z">
        <w:r w:rsidDel="005C7BCF">
          <w:delText>affect</w:delText>
        </w:r>
      </w:del>
      <w:del w:id="5728" w:author="Sammartano, Marc (BIC USA)" w:date="2015-11-30T14:35:00Z">
        <w:r w:rsidDel="005C7BCF">
          <w:delText xml:space="preserve">s </w:delText>
        </w:r>
      </w:del>
      <w:del w:id="5729" w:author="Sammartano, Marc (BIC USA)" w:date="2015-11-30T14:34:00Z">
        <w:r w:rsidDel="005C7BCF">
          <w:delText>the</w:delText>
        </w:r>
      </w:del>
      <w:del w:id="5730" w:author="Sammartano, Marc (BIC USA)" w:date="2015-11-30T14:35:00Z">
        <w:r w:rsidDel="005C7BCF">
          <w:delText xml:space="preserve"> current </w:delText>
        </w:r>
      </w:del>
      <w:del w:id="5731" w:author="Sammartano, Marc (BIC USA)" w:date="2015-11-30T14:34:00Z">
        <w:r w:rsidR="00B973CC" w:rsidDel="005C7BCF">
          <w:delText>P</w:delText>
        </w:r>
        <w:r w:rsidDel="005C7BCF">
          <w:delText>aint</w:delText>
        </w:r>
      </w:del>
      <w:ins w:id="5732" w:author="Sammartano, Marc (BIC USA)" w:date="2015-11-30T14:35:00Z">
        <w:r w:rsidR="005C7BCF">
          <w:t>changes a drawing setting</w:t>
        </w:r>
      </w:ins>
      <w:r>
        <w:t xml:space="preserve"> (</w:t>
      </w:r>
      <w:r w:rsidR="00B973CC" w:rsidRPr="00B973CC">
        <w:rPr>
          <w:b/>
        </w:rPr>
        <w:t>G</w:t>
      </w:r>
      <w:r w:rsidRPr="00B973CC">
        <w:rPr>
          <w:b/>
        </w:rPr>
        <w:t>r.color</w:t>
      </w:r>
      <w:r>
        <w:t xml:space="preserve">, </w:t>
      </w:r>
      <w:r w:rsidR="00B973CC" w:rsidRPr="00B973CC">
        <w:rPr>
          <w:b/>
        </w:rPr>
        <w:t>G</w:t>
      </w:r>
      <w:r w:rsidRPr="00B973CC">
        <w:rPr>
          <w:b/>
        </w:rPr>
        <w:t>r.text.size</w:t>
      </w:r>
      <w:r>
        <w:t xml:space="preserve">, etc.) </w:t>
      </w:r>
      <w:ins w:id="5733" w:author="Sammartano, Marc (BIC USA)" w:date="2015-11-30T14:36:00Z">
        <w:r w:rsidR="005C7BCF">
          <w:t>creates or modifies a Paint.</w:t>
        </w:r>
      </w:ins>
      <w:ins w:id="5734" w:author="Sammartano, Marc (BIC USA)" w:date="2015-11-30T15:19:00Z">
        <w:r w:rsidR="00613A2E">
          <w:t xml:space="preserve"> Each of these commands has an optional </w:t>
        </w:r>
      </w:ins>
      <w:ins w:id="5735" w:author="Sammartano, Marc (BIC USA)" w:date="2015-11-30T15:20:00Z">
        <w:r w:rsidR="00613A2E">
          <w:t>"</w:t>
        </w:r>
      </w:ins>
      <w:ins w:id="5736" w:author="Sammartano, Marc (BIC USA)" w:date="2015-12-01T11:04:00Z">
        <w:r w:rsidR="000069D5">
          <w:t>P</w:t>
        </w:r>
      </w:ins>
      <w:ins w:id="5737" w:author="Sammartano, Marc (BIC USA)" w:date="2015-11-30T15:19:00Z">
        <w:r w:rsidR="00613A2E">
          <w:t>aint pointer</w:t>
        </w:r>
      </w:ins>
      <w:ins w:id="5738" w:author="Sammartano, Marc (BIC USA)" w:date="2015-11-30T15:20:00Z">
        <w:r w:rsidR="00613A2E">
          <w:t>"</w:t>
        </w:r>
      </w:ins>
      <w:ins w:id="5739" w:author="Sammartano, Marc (BIC USA)" w:date="2015-11-30T15:19:00Z">
        <w:r w:rsidR="00613A2E">
          <w:t xml:space="preserve"> parameter. </w:t>
        </w:r>
      </w:ins>
      <w:ins w:id="5740" w:author="Sammartano, Marc (BIC USA)" w:date="2015-11-30T14:38:00Z">
        <w:r w:rsidR="005C7BCF">
          <w:t xml:space="preserve">If you don’t specify which </w:t>
        </w:r>
      </w:ins>
      <w:ins w:id="5741" w:author="Sammartano, Marc (BIC USA)" w:date="2015-11-30T14:39:00Z">
        <w:r w:rsidR="005C7BCF">
          <w:t xml:space="preserve">Paint to use, the command </w:t>
        </w:r>
      </w:ins>
      <w:r>
        <w:t xml:space="preserve">first </w:t>
      </w:r>
      <w:r w:rsidR="00B973CC">
        <w:t>copies</w:t>
      </w:r>
      <w:r>
        <w:t xml:space="preserve"> the </w:t>
      </w:r>
      <w:del w:id="5742" w:author="Sammartano, Marc (BIC USA)" w:date="2015-12-01T11:03:00Z">
        <w:r w:rsidDel="000069D5">
          <w:delText>c</w:delText>
        </w:r>
      </w:del>
      <w:ins w:id="5743" w:author="Sammartano, Marc (BIC USA)" w:date="2015-12-01T11:03:00Z">
        <w:r w:rsidR="000069D5">
          <w:t>C</w:t>
        </w:r>
      </w:ins>
      <w:r>
        <w:t>urrent Paint and then modifies it to make a new Paint</w:t>
      </w:r>
      <w:r w:rsidR="00B973CC">
        <w:t>,</w:t>
      </w:r>
      <w:r>
        <w:t xml:space="preserve"> which then becomes the </w:t>
      </w:r>
      <w:del w:id="5744" w:author="Sammartano, Marc (BIC USA)" w:date="2015-12-01T11:03:00Z">
        <w:r w:rsidDel="000069D5">
          <w:delText>c</w:delText>
        </w:r>
      </w:del>
      <w:ins w:id="5745" w:author="Sammartano, Marc (BIC USA)" w:date="2015-12-01T11:03:00Z">
        <w:r w:rsidR="000069D5">
          <w:t>C</w:t>
        </w:r>
      </w:ins>
      <w:r>
        <w:t>urrent Paint.</w:t>
      </w:r>
      <w:ins w:id="5746" w:author="Sammartano, Marc (BIC USA)" w:date="2015-11-30T14:39:00Z">
        <w:r w:rsidR="005C7BCF">
          <w:t xml:space="preserve"> If you do specify which Paint to use, the command modifies only </w:t>
        </w:r>
      </w:ins>
      <w:ins w:id="5747" w:author="Sammartano, Marc (BIC USA)" w:date="2015-11-30T15:20:00Z">
        <w:r w:rsidR="00613A2E">
          <w:t>the specified</w:t>
        </w:r>
      </w:ins>
      <w:ins w:id="5748" w:author="Sammartano, Marc (BIC USA)" w:date="2015-11-30T14:39:00Z">
        <w:r w:rsidR="005C7BCF">
          <w:t xml:space="preserve"> Paint</w:t>
        </w:r>
        <w:r w:rsidR="00D91857">
          <w:t xml:space="preserve">, leaving the </w:t>
        </w:r>
      </w:ins>
      <w:ins w:id="5749" w:author="Sammartano, Marc (BIC USA)" w:date="2015-12-01T11:03:00Z">
        <w:r w:rsidR="000069D5">
          <w:t>C</w:t>
        </w:r>
      </w:ins>
      <w:ins w:id="5750" w:author="Sammartano, Marc (BIC USA)" w:date="2015-11-30T14:39:00Z">
        <w:r w:rsidR="00D91857">
          <w:t>urrent Paint unchanged.</w:t>
        </w:r>
      </w:ins>
      <w:ins w:id="5751" w:author="Sammartano, Marc (BIC USA)" w:date="2015-12-01T11:02:00Z">
        <w:r w:rsidR="00140B75">
          <w:t xml:space="preserve"> The </w:t>
        </w:r>
      </w:ins>
      <w:ins w:id="5752" w:author="Sammartano, Marc (BIC USA)" w:date="2015-12-01T11:04:00Z">
        <w:r w:rsidR="000069D5">
          <w:t>C</w:t>
        </w:r>
      </w:ins>
      <w:ins w:id="5753" w:author="Sammartano, Marc (BIC USA)" w:date="2015-12-01T11:02:00Z">
        <w:r w:rsidR="00140B75">
          <w:t>urrent Paint is always the last Paint on the Paint List.</w:t>
        </w:r>
      </w:ins>
    </w:p>
    <w:p w:rsidR="00B533C1" w:rsidRDefault="00B533C1" w:rsidP="00B973CC">
      <w:pPr>
        <w:rPr>
          <w:ins w:id="5754" w:author="Sammartano, Marc (BIC USA)" w:date="2015-12-01T10:50:00Z"/>
        </w:rPr>
      </w:pPr>
      <w:ins w:id="5755" w:author="Sammartano, Marc (BIC USA)" w:date="2015-12-01T10:49:00Z">
        <w:r>
          <w:t>If you specify the Paint object, pointer values -1 and 0 are special.</w:t>
        </w:r>
      </w:ins>
      <w:ins w:id="5756" w:author="Sammartano, Marc (BIC USA)" w:date="2015-12-01T10:50:00Z">
        <w:r>
          <w:t xml:space="preserve"> Pa</w:t>
        </w:r>
        <w:r w:rsidR="000069D5">
          <w:t>int pointer value -1 means the C</w:t>
        </w:r>
        <w:r>
          <w:t>urrent Paint. Using -1 is the same as omitting the Paint pointer parameter.</w:t>
        </w:r>
      </w:ins>
    </w:p>
    <w:p w:rsidR="00B533C1" w:rsidRPr="00B533C1" w:rsidRDefault="00B533C1" w:rsidP="00B973CC">
      <w:pPr>
        <w:rPr>
          <w:ins w:id="5757" w:author="Sammartano, Marc (BIC USA)" w:date="2015-12-01T10:49:00Z"/>
        </w:rPr>
      </w:pPr>
      <w:ins w:id="5758" w:author="Sammartano, Marc (BIC USA)" w:date="2015-12-01T10:50:00Z">
        <w:r>
          <w:t>Paint pointer value 0 refers to a "working</w:t>
        </w:r>
      </w:ins>
      <w:ins w:id="5759" w:author="Sammartano, Marc (BIC USA)" w:date="2015-12-01T10:49:00Z">
        <w:r>
          <w:t xml:space="preserve"> </w:t>
        </w:r>
      </w:ins>
      <w:ins w:id="5760" w:author="Sammartano, Marc (BIC USA)" w:date="2015-12-01T10:57:00Z">
        <w:r w:rsidR="00140B75">
          <w:t>P</w:t>
        </w:r>
      </w:ins>
      <w:ins w:id="5761" w:author="Sammartano, Marc (BIC USA)" w:date="2015-12-01T10:51:00Z">
        <w:r>
          <w:t xml:space="preserve">aint". You can change it as often as you like without generating a new Paint. Paint 0 can </w:t>
        </w:r>
      </w:ins>
      <w:ins w:id="5762" w:author="Sammartano, Marc (BIC USA)" w:date="2015-12-01T10:54:00Z">
        <w:r w:rsidR="00140B75">
          <w:t>not</w:t>
        </w:r>
      </w:ins>
      <w:ins w:id="5763" w:author="Sammartano, Marc (BIC USA)" w:date="2015-12-01T10:51:00Z">
        <w:r>
          <w:t xml:space="preserve"> be attached to a graphical object. </w:t>
        </w:r>
      </w:ins>
      <w:ins w:id="5764" w:author="Sammartano, Marc (BIC USA)" w:date="2015-12-01T10:54:00Z">
        <w:r w:rsidR="00140B75">
          <w:t>To make it useful</w:t>
        </w:r>
      </w:ins>
      <w:ins w:id="5765" w:author="Sammartano, Marc (BIC USA)" w:date="2015-12-01T10:51:00Z">
        <w:r>
          <w:t>, you must copy it (</w:t>
        </w:r>
        <w:r>
          <w:rPr>
            <w:b/>
          </w:rPr>
          <w:t>Gr.paint.copy</w:t>
        </w:r>
      </w:ins>
      <w:ins w:id="5766" w:author="Sammartano, Marc (BIC USA)" w:date="2015-12-01T10:52:00Z">
        <w:r w:rsidR="00140B75">
          <w:t xml:space="preserve">) to </w:t>
        </w:r>
      </w:ins>
      <w:ins w:id="5767" w:author="Sammartano, Marc (BIC USA)" w:date="2015-12-01T10:54:00Z">
        <w:r w:rsidR="00140B75">
          <w:t xml:space="preserve">another location in the Paint List, or </w:t>
        </w:r>
      </w:ins>
      <w:ins w:id="5768" w:author="Sammartano, Marc (BIC USA)" w:date="2015-12-01T10:56:00Z">
        <w:r w:rsidR="000069D5">
          <w:t>to the C</w:t>
        </w:r>
        <w:r w:rsidR="00140B75">
          <w:t>urrent Paint.</w:t>
        </w:r>
      </w:ins>
    </w:p>
    <w:p w:rsidR="00B973CC" w:rsidRDefault="00B973CC" w:rsidP="00B973CC">
      <w:pPr>
        <w:rPr>
          <w:ins w:id="5769" w:author="Sammartano, Marc (BIC USA)" w:date="2015-11-30T14:44:00Z"/>
        </w:rPr>
      </w:pPr>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ins w:id="5770" w:author="Sammartano, Marc (BIC USA)" w:date="2015-11-30T14:43:00Z">
        <w:r w:rsidR="00D91857">
          <w:t xml:space="preserve"> You can assign that Paint to any other graphical object by using</w:t>
        </w:r>
        <w:r w:rsidR="00D91857" w:rsidRPr="00D91857">
          <w:t xml:space="preserve"> </w:t>
        </w:r>
        <w:r w:rsidR="00D91857">
          <w:t xml:space="preserve">the "paint" tag with </w:t>
        </w:r>
        <w:r w:rsidR="00D91857" w:rsidRPr="00B973CC">
          <w:rPr>
            <w:b/>
          </w:rPr>
          <w:t>Gr.</w:t>
        </w:r>
      </w:ins>
      <w:ins w:id="5771" w:author="Sammartano, Marc (BIC USA)" w:date="2015-11-30T14:44:00Z">
        <w:r w:rsidR="00D91857">
          <w:rPr>
            <w:b/>
          </w:rPr>
          <w:t>modify</w:t>
        </w:r>
      </w:ins>
      <w:ins w:id="5772" w:author="Sammartano, Marc (BIC USA)" w:date="2015-11-30T14:43:00Z">
        <w:r w:rsidR="00D91857">
          <w:t xml:space="preserve"> command</w:t>
        </w:r>
      </w:ins>
      <w:ins w:id="5773" w:author="Sammartano, Marc (BIC USA)" w:date="2015-11-30T14:44:00Z">
        <w:r w:rsidR="00D91857">
          <w:t>.</w:t>
        </w:r>
      </w:ins>
    </w:p>
    <w:p w:rsidR="00551B4F" w:rsidRDefault="00551B4F" w:rsidP="00B973CC">
      <w:pPr>
        <w:rPr>
          <w:ins w:id="5774" w:author="Sammartano, Marc (BIC USA)" w:date="2015-12-01T10:48:00Z"/>
        </w:rPr>
      </w:pPr>
      <w:ins w:id="5775" w:author="Sammartano, Marc (BIC USA)" w:date="2015-10-06T12:26:00Z">
        <w:r>
          <w:t xml:space="preserve">Paints can not be individually deleted. You may delete </w:t>
        </w:r>
        <w:r>
          <w:rPr>
            <w:b/>
          </w:rPr>
          <w:t>all</w:t>
        </w:r>
        <w:r>
          <w:t xml:space="preserve"> Paint objects, along with all graphics objects, with </w:t>
        </w:r>
        <w:r>
          <w:rPr>
            <w:b/>
          </w:rPr>
          <w:t>Gr</w:t>
        </w:r>
        <w:r w:rsidRPr="00551B4F">
          <w:rPr>
            <w:b/>
          </w:rPr>
          <w:t>.</w:t>
        </w:r>
      </w:ins>
      <w:ins w:id="5776" w:author="Sammartano, Marc (BIC USA)" w:date="2015-10-06T12:28:00Z">
        <w:r>
          <w:rPr>
            <w:b/>
          </w:rPr>
          <w:t>c</w:t>
        </w:r>
      </w:ins>
      <w:ins w:id="5777" w:author="Sammartano, Marc (BIC USA)" w:date="2015-10-06T12:26:00Z">
        <w:r w:rsidRPr="00551B4F">
          <w:rPr>
            <w:b/>
          </w:rPr>
          <w:t>ls</w:t>
        </w:r>
      </w:ins>
      <w:ins w:id="5778" w:author="Sammartano, Marc (BIC USA)" w:date="2015-10-06T12:27:00Z">
        <w:r>
          <w:t>.</w:t>
        </w:r>
      </w:ins>
    </w:p>
    <w:p w:rsidR="00B533C1" w:rsidRPr="00551B4F" w:rsidRDefault="00B533C1" w:rsidP="00B973CC">
      <w:ins w:id="5779" w:author="Sammartano, Marc (BIC USA)" w:date="2015-12-01T10:48:00Z">
        <w:r>
          <w:t xml:space="preserve">The commands </w:t>
        </w:r>
        <w:r>
          <w:rPr>
            <w:b/>
          </w:rPr>
          <w:t>Gr.paint.copy</w:t>
        </w:r>
        <w:r>
          <w:t xml:space="preserve"> and </w:t>
        </w:r>
        <w:r>
          <w:rPr>
            <w:b/>
          </w:rPr>
          <w:t>Gr.paint.reset</w:t>
        </w:r>
        <w:r>
          <w:t xml:space="preserve"> operate directly on Paint objects.</w:t>
        </w:r>
      </w:ins>
    </w:p>
    <w:p w:rsidR="009D5B44" w:rsidRDefault="001A6D6A" w:rsidP="009D5B44">
      <w:pPr>
        <w:pStyle w:val="Heading3"/>
        <w:rPr>
          <w:ins w:id="5780" w:author="Sammartano, Marc (BIC USA)" w:date="2015-11-03T15:39:00Z"/>
        </w:rPr>
      </w:pPr>
      <w:bookmarkStart w:id="5781" w:name="_Toc436833222"/>
      <w:ins w:id="5782" w:author="Sammartano, Marc (BIC USA)" w:date="2015-11-03T15:39:00Z">
        <w:r>
          <w:t>Style</w:t>
        </w:r>
        <w:bookmarkEnd w:id="5781"/>
      </w:ins>
    </w:p>
    <w:p w:rsidR="009D5B44" w:rsidRDefault="009D5B44" w:rsidP="009D5B44">
      <w:pPr>
        <w:rPr>
          <w:ins w:id="5783" w:author="Sammartano, Marc (BIC USA)" w:date="2015-11-03T16:33:00Z"/>
        </w:rPr>
      </w:pPr>
      <w:ins w:id="5784" w:author="Sammartano, Marc (BIC USA)" w:date="2015-11-03T15:40:00Z">
        <w:r>
          <w:t>Most graphics objects are made up of two parts</w:t>
        </w:r>
      </w:ins>
      <w:ins w:id="5785" w:author="Sammartano, Marc (BIC USA)" w:date="2015-11-03T16:33:00Z">
        <w:r w:rsidR="009B7A25">
          <w:t>: an outline and the center</w:t>
        </w:r>
      </w:ins>
      <w:ins w:id="5786" w:author="Sammartano, Marc (BIC USA)" w:date="2015-11-03T15:40:00Z">
        <w:r>
          <w:t xml:space="preserve">. </w:t>
        </w:r>
      </w:ins>
      <w:ins w:id="5787" w:author="Sammartano, Marc (BIC USA)" w:date="2015-11-03T15:41:00Z">
        <w:r>
          <w:t xml:space="preserve">There is a subtle but important difference in the rules </w:t>
        </w:r>
      </w:ins>
      <w:ins w:id="5788" w:author="Sammartano, Marc (BIC USA)" w:date="2015-11-03T15:42:00Z">
        <w:r>
          <w:t>governing</w:t>
        </w:r>
      </w:ins>
      <w:ins w:id="5789" w:author="Sammartano, Marc (BIC USA)" w:date="2015-11-03T15:41:00Z">
        <w:r>
          <w:t xml:space="preserve"> </w:t>
        </w:r>
      </w:ins>
      <w:ins w:id="5790" w:author="Sammartano, Marc (BIC USA)" w:date="2015-11-03T15:42:00Z">
        <w:r>
          <w:t xml:space="preserve">how each part is drawn. The two parts are controlled by the </w:t>
        </w:r>
      </w:ins>
      <w:ins w:id="5791" w:author="Sammartano, Marc (BIC USA)" w:date="2015-11-03T15:43:00Z">
        <w:r>
          <w:t>s</w:t>
        </w:r>
      </w:ins>
      <w:ins w:id="5792" w:author="Sammartano, Marc (BIC USA)" w:date="2015-11-03T15:42:00Z">
        <w:r>
          <w:t xml:space="preserve">tyle setting of the Paint object, set by the </w:t>
        </w:r>
      </w:ins>
      <w:ins w:id="5793" w:author="Sammartano, Marc (BIC USA)" w:date="2015-11-03T15:43:00Z">
        <w:r>
          <w:t xml:space="preserve">style parameter of the </w:t>
        </w:r>
      </w:ins>
      <w:ins w:id="5794" w:author="Sammartano, Marc (BIC USA)" w:date="2015-11-03T15:42:00Z">
        <w:r w:rsidRPr="009D5B44">
          <w:rPr>
            <w:b/>
          </w:rPr>
          <w:t>Gr.</w:t>
        </w:r>
      </w:ins>
      <w:ins w:id="5795" w:author="Sammartano, Marc (BIC USA)" w:date="2015-11-03T15:43:00Z">
        <w:r w:rsidRPr="009D5B44">
          <w:rPr>
            <w:b/>
          </w:rPr>
          <w:t>c</w:t>
        </w:r>
      </w:ins>
      <w:ins w:id="5796" w:author="Sammartano, Marc (BIC USA)" w:date="2015-11-03T15:42:00Z">
        <w:r w:rsidRPr="009D5B44">
          <w:rPr>
            <w:b/>
          </w:rPr>
          <w:t>olor</w:t>
        </w:r>
        <w:r>
          <w:t xml:space="preserve"> command.</w:t>
        </w:r>
      </w:ins>
    </w:p>
    <w:p w:rsidR="009B7A25" w:rsidRDefault="009B7A25" w:rsidP="009D5B44">
      <w:pPr>
        <w:rPr>
          <w:ins w:id="5797" w:author="Sammartano, Marc (BIC USA)" w:date="2015-11-03T16:20:00Z"/>
        </w:rPr>
      </w:pPr>
      <w:ins w:id="5798" w:author="Sammartano, Marc (BIC USA)" w:date="2015-11-03T16:33:00Z">
        <w:r>
          <w:t>Note: Gr.Point and Gr.Line are not affected by style</w:t>
        </w:r>
      </w:ins>
      <w:ins w:id="5799" w:author="Sammartano, Marc (BIC USA)" w:date="2015-11-03T16:34:00Z">
        <w:r>
          <w:t>. Only the STROKE part (outline) is drawn.</w:t>
        </w:r>
      </w:ins>
      <w:ins w:id="5800" w:author="Sammartano, Marc (BIC USA)" w:date="2015-11-03T16:33:00Z">
        <w:r>
          <w:t xml:space="preserve"> </w:t>
        </w:r>
      </w:ins>
    </w:p>
    <w:p w:rsidR="001A6D6A" w:rsidRDefault="009B7A25" w:rsidP="001A6D6A">
      <w:pPr>
        <w:pStyle w:val="Heading4"/>
        <w:rPr>
          <w:ins w:id="5801" w:author="Sammartano, Marc (BIC USA)" w:date="2015-11-03T15:47:00Z"/>
        </w:rPr>
      </w:pPr>
      <w:ins w:id="5802" w:author="Sammartano, Marc (BIC USA)" w:date="2015-11-03T16:30:00Z">
        <w:r>
          <w:t>STROKE</w:t>
        </w:r>
      </w:ins>
    </w:p>
    <w:p w:rsidR="001D3001" w:rsidRDefault="001D3001" w:rsidP="001D3001">
      <w:pPr>
        <w:spacing w:after="0"/>
        <w:rPr>
          <w:ins w:id="5803" w:author="Sammartano, Marc (BIC USA)" w:date="2015-11-03T16:16:00Z"/>
        </w:rPr>
      </w:pPr>
      <w:ins w:id="5804" w:author="Sammartano, Marc (BIC USA)" w:date="2015-11-03T16:16:00Z">
        <w:r>
          <w:t>If you specify STROKE (style 0),</w:t>
        </w:r>
      </w:ins>
      <w:ins w:id="5805" w:author="Sammartano, Marc (BIC USA)" w:date="2015-11-03T16:36:00Z">
        <w:r w:rsidR="009B7A25">
          <w:t xml:space="preserve"> only</w:t>
        </w:r>
      </w:ins>
      <w:ins w:id="5806" w:author="Sammartano, Marc (BIC USA)" w:date="2015-11-03T16:16:00Z">
        <w:r>
          <w:t xml:space="preserve"> the outline is drawn</w:t>
        </w:r>
      </w:ins>
      <w:ins w:id="5807" w:author="Sammartano, Marc (BIC USA)" w:date="2015-11-03T16:36:00Z">
        <w:r w:rsidR="009B7A25">
          <w:t>. T</w:t>
        </w:r>
      </w:ins>
      <w:ins w:id="5808" w:author="Sammartano, Marc (BIC USA)" w:date="2015-11-03T16:16:00Z">
        <w:r>
          <w:t xml:space="preserve">he center of the </w:t>
        </w:r>
      </w:ins>
      <w:ins w:id="5809" w:author="Sammartano, Marc (BIC USA)" w:date="2015-11-03T16:36:00Z">
        <w:r w:rsidR="009B7A25">
          <w:t xml:space="preserve">shape </w:t>
        </w:r>
      </w:ins>
      <w:ins w:id="5810" w:author="Sammartano, Marc (BIC USA)" w:date="2015-11-03T16:16:00Z">
        <w:r>
          <w:t xml:space="preserve">is not colored. The width of the outline is controlled by the stroke weight setting of the Paint, set by the </w:t>
        </w:r>
        <w:r w:rsidRPr="00EA61DF">
          <w:rPr>
            <w:b/>
          </w:rPr>
          <w:t>Gr.stroke</w:t>
        </w:r>
        <w:r>
          <w:t xml:space="preserve"> command. If the stroke weight is 0 or 1 (they behave the same way), the outline is drawn exactly on the </w:t>
        </w:r>
      </w:ins>
      <w:ins w:id="5811" w:author="Sammartano, Marc (BIC USA)" w:date="2015-11-03T16:17:00Z">
        <w:r>
          <w:t>coordinates you provide. For examp</w:t>
        </w:r>
        <w:r w:rsidR="001A6D6A">
          <w:t>le, if the shape is a rectangle:</w:t>
        </w:r>
      </w:ins>
    </w:p>
    <w:p w:rsidR="001A6D6A" w:rsidRDefault="001A6D6A" w:rsidP="001A6D6A">
      <w:pPr>
        <w:pStyle w:val="ListParagraph"/>
        <w:rPr>
          <w:ins w:id="5812" w:author="Sammartano, Marc (BIC USA)" w:date="2015-11-03T16:18:00Z"/>
        </w:rPr>
      </w:pPr>
      <w:ins w:id="5813" w:author="Sammartano, Marc (BIC USA)" w:date="2015-11-03T16:18:00Z">
        <w:r>
          <w:rPr>
            <w:b/>
          </w:rPr>
          <w:t>left</w:t>
        </w:r>
        <w:r>
          <w:t xml:space="preserve">: The left-most edge. All pixels with x-coordinate </w:t>
        </w:r>
        <w:r>
          <w:rPr>
            <w:b/>
          </w:rPr>
          <w:t>left</w:t>
        </w:r>
        <w:r>
          <w:t xml:space="preserve"> are colored.</w:t>
        </w:r>
      </w:ins>
    </w:p>
    <w:p w:rsidR="001A6D6A" w:rsidRDefault="001A6D6A" w:rsidP="001A6D6A">
      <w:pPr>
        <w:pStyle w:val="ListParagraph"/>
        <w:rPr>
          <w:ins w:id="5814" w:author="Sammartano, Marc (BIC USA)" w:date="2015-11-03T16:18:00Z"/>
        </w:rPr>
      </w:pPr>
      <w:ins w:id="5815" w:author="Sammartano, Marc (BIC USA)" w:date="2015-11-03T16:18:00Z">
        <w:r w:rsidRPr="000E2720">
          <w:rPr>
            <w:b/>
          </w:rPr>
          <w:t>top</w:t>
        </w:r>
        <w:r>
          <w:t xml:space="preserve">: The upper-most edge. All pixels with y-coordinate </w:t>
        </w:r>
        <w:r>
          <w:rPr>
            <w:b/>
          </w:rPr>
          <w:t>top</w:t>
        </w:r>
        <w:r>
          <w:t xml:space="preserve"> are colored.</w:t>
        </w:r>
      </w:ins>
    </w:p>
    <w:p w:rsidR="001A6D6A" w:rsidRDefault="001A6D6A" w:rsidP="001A6D6A">
      <w:pPr>
        <w:pStyle w:val="ListParagraph"/>
        <w:rPr>
          <w:ins w:id="5816" w:author="Sammartano, Marc (BIC USA)" w:date="2015-11-03T16:18:00Z"/>
        </w:rPr>
      </w:pPr>
      <w:ins w:id="5817" w:author="Sammartano, Marc (BIC USA)" w:date="2015-11-03T16:18:00Z">
        <w:r>
          <w:rPr>
            <w:b/>
          </w:rPr>
          <w:t>right</w:t>
        </w:r>
        <w:r>
          <w:t xml:space="preserve">: The right-most edge. All pixels with x-coord </w:t>
        </w:r>
        <w:r>
          <w:rPr>
            <w:b/>
          </w:rPr>
          <w:t>right</w:t>
        </w:r>
        <w:r>
          <w:t xml:space="preserve"> are colored.</w:t>
        </w:r>
      </w:ins>
    </w:p>
    <w:p w:rsidR="001A6D6A" w:rsidRDefault="001A6D6A" w:rsidP="001A6D6A">
      <w:pPr>
        <w:pStyle w:val="ListParagraph"/>
        <w:rPr>
          <w:ins w:id="5818" w:author="Sammartano, Marc (BIC USA)" w:date="2015-11-03T16:18:00Z"/>
        </w:rPr>
      </w:pPr>
      <w:ins w:id="5819" w:author="Sammartano, Marc (BIC USA)" w:date="2015-11-03T16:18:00Z">
        <w:r>
          <w:rPr>
            <w:b/>
          </w:rPr>
          <w:t>bottom</w:t>
        </w:r>
        <w:r>
          <w:t xml:space="preserve">: The lower-most edge. All pixels with y-coord </w:t>
        </w:r>
        <w:r>
          <w:rPr>
            <w:b/>
          </w:rPr>
          <w:t>bottom</w:t>
        </w:r>
        <w:r>
          <w:t xml:space="preserve"> are colored.</w:t>
        </w:r>
      </w:ins>
    </w:p>
    <w:p w:rsidR="001A6D6A" w:rsidRDefault="001A6D6A" w:rsidP="001A6D6A">
      <w:pPr>
        <w:rPr>
          <w:ins w:id="5820" w:author="Sammartano, Marc (BIC USA)" w:date="2015-11-03T16:26:00Z"/>
        </w:rPr>
      </w:pPr>
      <w:ins w:id="5821" w:author="Sammartano, Marc (BIC USA)" w:date="2015-11-03T16:26:00Z">
        <w:r>
          <w:t>This is probably what you expect.</w:t>
        </w:r>
      </w:ins>
    </w:p>
    <w:p w:rsidR="001A6D6A" w:rsidRDefault="001A6D6A" w:rsidP="001A6D6A">
      <w:pPr>
        <w:rPr>
          <w:ins w:id="5822" w:author="Sammartano, Marc (BIC USA)" w:date="2015-11-03T16:26:00Z"/>
        </w:rPr>
      </w:pPr>
      <w:ins w:id="5823" w:author="Sammartano, Marc (BIC USA)" w:date="2015-11-03T16:19:00Z">
        <w:r>
          <w:t>When you increase the stroke weight</w:t>
        </w:r>
      </w:ins>
      <w:ins w:id="5824" w:author="Sammartano, Marc (BIC USA)" w:date="2015-11-03T16:22:00Z">
        <w:r>
          <w:t>, the lines get wider, but the centers of the lines do not change.</w:t>
        </w:r>
      </w:ins>
      <w:ins w:id="5825" w:author="Sammartano, Marc (BIC USA)" w:date="2015-11-03T16:23:00Z">
        <w:r>
          <w:t xml:space="preserve"> </w:t>
        </w:r>
      </w:ins>
      <w:ins w:id="5826" w:author="Sammartano, Marc (BIC USA)" w:date="2015-11-03T16:27:00Z">
        <w:r>
          <w:t>Additional lines of pixels are colored on both sides of the</w:t>
        </w:r>
      </w:ins>
      <w:ins w:id="5827" w:author="Sammartano, Marc (BIC USA)" w:date="2015-11-03T16:28:00Z">
        <w:r>
          <w:t xml:space="preserve"> outline.</w:t>
        </w:r>
      </w:ins>
      <w:ins w:id="5828" w:author="Sammartano, Marc (BIC USA)" w:date="2015-11-03T16:25:00Z">
        <w:r>
          <w:t xml:space="preserve"> I</w:t>
        </w:r>
      </w:ins>
      <w:ins w:id="5829" w:author="Sammartano, Marc (BIC USA)" w:date="2015-11-03T16:23:00Z">
        <w:r>
          <w:t>ncreasing the stroke weight generally increases the area of the shape</w:t>
        </w:r>
      </w:ins>
      <w:ins w:id="5830" w:author="Sammartano, Marc (BIC USA)" w:date="2015-11-03T16:40:00Z">
        <w:r w:rsidR="004C7106">
          <w:t>, making it larger than the dimensions you specify</w:t>
        </w:r>
      </w:ins>
      <w:ins w:id="5831" w:author="Sammartano, Marc (BIC USA)" w:date="2015-11-03T16:23:00Z">
        <w:r>
          <w:t>.</w:t>
        </w:r>
      </w:ins>
    </w:p>
    <w:p w:rsidR="001A6D6A" w:rsidRDefault="001A6D6A" w:rsidP="001A6D6A">
      <w:pPr>
        <w:rPr>
          <w:ins w:id="5832" w:author="Sammartano, Marc (BIC USA)" w:date="2015-11-03T16:20:00Z"/>
        </w:rPr>
      </w:pPr>
      <w:ins w:id="5833" w:author="Sammartano, Marc (BIC USA)" w:date="2015-11-03T16:26:00Z">
        <w:r>
          <w:t>This may not be what you expect. In some drawing systems, increasing the line width grows the line inward only, toward the center of the shape, so the shape does not get any bigger.</w:t>
        </w:r>
      </w:ins>
    </w:p>
    <w:p w:rsidR="001A6D6A" w:rsidRDefault="009B7A25" w:rsidP="001A6D6A">
      <w:pPr>
        <w:pStyle w:val="Heading4"/>
        <w:rPr>
          <w:ins w:id="5834" w:author="Sammartano, Marc (BIC USA)" w:date="2015-11-03T16:18:00Z"/>
        </w:rPr>
      </w:pPr>
      <w:ins w:id="5835" w:author="Sammartano, Marc (BIC USA)" w:date="2015-11-03T16:30:00Z">
        <w:r>
          <w:t>FILL</w:t>
        </w:r>
      </w:ins>
    </w:p>
    <w:p w:rsidR="009D5B44" w:rsidRDefault="001D3001" w:rsidP="000E2720">
      <w:pPr>
        <w:spacing w:after="0"/>
        <w:rPr>
          <w:ins w:id="5836" w:author="Sammartano, Marc (BIC USA)" w:date="2015-11-03T15:50:00Z"/>
        </w:rPr>
      </w:pPr>
      <w:ins w:id="5837" w:author="Sammartano, Marc (BIC USA)" w:date="2015-11-03T15:42:00Z">
        <w:r>
          <w:t>If you specify</w:t>
        </w:r>
        <w:r w:rsidR="009D5B44">
          <w:t xml:space="preserve"> FILL </w:t>
        </w:r>
      </w:ins>
      <w:ins w:id="5838" w:author="Sammartano, Marc (BIC USA)" w:date="2015-11-03T16:15:00Z">
        <w:r>
          <w:t>(</w:t>
        </w:r>
      </w:ins>
      <w:ins w:id="5839" w:author="Sammartano, Marc (BIC USA)" w:date="2015-11-03T15:42:00Z">
        <w:r w:rsidR="009D5B44">
          <w:t>style</w:t>
        </w:r>
      </w:ins>
      <w:ins w:id="5840" w:author="Sammartano, Marc (BIC USA)" w:date="2015-11-03T16:15:00Z">
        <w:r>
          <w:t xml:space="preserve"> 1)</w:t>
        </w:r>
      </w:ins>
      <w:ins w:id="5841" w:author="Sammartano, Marc (BIC USA)" w:date="2015-11-03T15:43:00Z">
        <w:r w:rsidR="009D5B44">
          <w:t xml:space="preserve">, the </w:t>
        </w:r>
      </w:ins>
      <w:ins w:id="5842" w:author="Sammartano, Marc (BIC USA)" w:date="2015-11-03T16:37:00Z">
        <w:r w:rsidR="009B7A25">
          <w:t xml:space="preserve">center of the shape </w:t>
        </w:r>
      </w:ins>
      <w:ins w:id="5843" w:author="Sammartano, Marc (BIC USA)" w:date="2015-11-03T15:43:00Z">
        <w:r w:rsidR="00EA61DF">
          <w:t>is filled</w:t>
        </w:r>
      </w:ins>
      <w:ins w:id="5844" w:author="Sammartano, Marc (BIC USA)" w:date="2015-11-03T16:37:00Z">
        <w:r w:rsidR="009B7A25">
          <w:t xml:space="preserve"> as if it had an outline. </w:t>
        </w:r>
      </w:ins>
      <w:ins w:id="5845" w:author="Sammartano, Marc (BIC USA)" w:date="2015-11-03T15:43:00Z">
        <w:r w:rsidR="00EA61DF">
          <w:t>T</w:t>
        </w:r>
        <w:r w:rsidR="009D5B44">
          <w:t>hat is, the center of the object is colored</w:t>
        </w:r>
      </w:ins>
      <w:ins w:id="5846" w:author="Sammartano, Marc (BIC USA)" w:date="2015-11-03T16:37:00Z">
        <w:r w:rsidR="009B7A25">
          <w:t>, but the pixels colored by STROKE may be left uncolored</w:t>
        </w:r>
      </w:ins>
      <w:ins w:id="5847" w:author="Sammartano, Marc (BIC USA)" w:date="2015-11-03T15:43:00Z">
        <w:r w:rsidR="009D5B44">
          <w:t xml:space="preserve">. The area that is colored </w:t>
        </w:r>
      </w:ins>
      <w:ins w:id="5848" w:author="Sammartano, Marc (BIC USA)" w:date="2015-11-03T15:49:00Z">
        <w:r w:rsidR="000E2720">
          <w:t>depends on the coordinates of the shape</w:t>
        </w:r>
      </w:ins>
      <w:ins w:id="5849" w:author="Sammartano, Marc (BIC USA)" w:date="2015-11-03T16:04:00Z">
        <w:r w:rsidR="00EA61DF">
          <w:t>. For example</w:t>
        </w:r>
      </w:ins>
      <w:ins w:id="5850" w:author="Sammartano, Marc (BIC USA)" w:date="2015-11-03T16:38:00Z">
        <w:r w:rsidR="009B7A25">
          <w:t>, consider</w:t>
        </w:r>
      </w:ins>
      <w:ins w:id="5851" w:author="Sammartano, Marc (BIC USA)" w:date="2015-11-03T16:04:00Z">
        <w:r w:rsidR="00EA61DF">
          <w:t xml:space="preserve"> a rectangle</w:t>
        </w:r>
      </w:ins>
      <w:ins w:id="5852" w:author="Sammartano, Marc (BIC USA)" w:date="2015-11-03T15:49:00Z">
        <w:r w:rsidR="000E2720">
          <w:t>:</w:t>
        </w:r>
      </w:ins>
    </w:p>
    <w:p w:rsidR="000E2720" w:rsidRDefault="00EA61DF" w:rsidP="000E2720">
      <w:pPr>
        <w:pStyle w:val="ListParagraph"/>
        <w:rPr>
          <w:ins w:id="5853" w:author="Sammartano, Marc (BIC USA)" w:date="2015-11-03T15:53:00Z"/>
        </w:rPr>
      </w:pPr>
      <w:ins w:id="5854" w:author="Sammartano, Marc (BIC USA)" w:date="2015-11-03T16:06:00Z">
        <w:r>
          <w:rPr>
            <w:b/>
          </w:rPr>
          <w:t>left</w:t>
        </w:r>
      </w:ins>
      <w:ins w:id="5855" w:author="Sammartano, Marc (BIC USA)" w:date="2015-11-03T15:51:00Z">
        <w:r w:rsidR="000E2720">
          <w:t xml:space="preserve">: The left-most edge. </w:t>
        </w:r>
      </w:ins>
      <w:ins w:id="5856" w:author="Sammartano, Marc (BIC USA)" w:date="2015-11-03T16:04:00Z">
        <w:r>
          <w:t>All pixels with x-coordinate</w:t>
        </w:r>
      </w:ins>
      <w:ins w:id="5857" w:author="Sammartano, Marc (BIC USA)" w:date="2015-11-03T15:55:00Z">
        <w:r w:rsidR="000E2720">
          <w:t xml:space="preserve"> </w:t>
        </w:r>
        <w:r>
          <w:rPr>
            <w:b/>
          </w:rPr>
          <w:t>left</w:t>
        </w:r>
      </w:ins>
      <w:ins w:id="5858" w:author="Sammartano, Marc (BIC USA)" w:date="2015-11-03T16:04:00Z">
        <w:r>
          <w:t xml:space="preserve"> are colored.</w:t>
        </w:r>
      </w:ins>
    </w:p>
    <w:p w:rsidR="000E2720" w:rsidRDefault="000E2720" w:rsidP="000E2720">
      <w:pPr>
        <w:pStyle w:val="ListParagraph"/>
        <w:rPr>
          <w:ins w:id="5859" w:author="Sammartano, Marc (BIC USA)" w:date="2015-11-03T15:54:00Z"/>
        </w:rPr>
      </w:pPr>
      <w:ins w:id="5860" w:author="Sammartano, Marc (BIC USA)" w:date="2015-11-03T15:53:00Z">
        <w:r w:rsidRPr="000E2720">
          <w:rPr>
            <w:b/>
          </w:rPr>
          <w:t>top</w:t>
        </w:r>
      </w:ins>
      <w:ins w:id="5861" w:author="Sammartano, Marc (BIC USA)" w:date="2015-11-03T15:54:00Z">
        <w:r>
          <w:t>: The upper-most edge.</w:t>
        </w:r>
      </w:ins>
      <w:ins w:id="5862" w:author="Sammartano, Marc (BIC USA)" w:date="2015-11-03T15:55:00Z">
        <w:r>
          <w:t xml:space="preserve"> </w:t>
        </w:r>
      </w:ins>
      <w:ins w:id="5863" w:author="Sammartano, Marc (BIC USA)" w:date="2015-11-03T16:04:00Z">
        <w:r w:rsidR="00EA61DF">
          <w:t xml:space="preserve">All pixels with y-coordinate </w:t>
        </w:r>
      </w:ins>
      <w:ins w:id="5864" w:author="Sammartano, Marc (BIC USA)" w:date="2015-11-03T16:05:00Z">
        <w:r w:rsidR="00EA61DF">
          <w:rPr>
            <w:b/>
          </w:rPr>
          <w:t>top</w:t>
        </w:r>
      </w:ins>
      <w:ins w:id="5865" w:author="Sammartano, Marc (BIC USA)" w:date="2015-11-03T16:04:00Z">
        <w:r w:rsidR="00EA61DF">
          <w:t xml:space="preserve"> are colored.</w:t>
        </w:r>
      </w:ins>
    </w:p>
    <w:p w:rsidR="000E2720" w:rsidRDefault="00EA61DF" w:rsidP="000E2720">
      <w:pPr>
        <w:pStyle w:val="ListParagraph"/>
        <w:rPr>
          <w:ins w:id="5866" w:author="Sammartano, Marc (BIC USA)" w:date="2015-11-03T15:56:00Z"/>
        </w:rPr>
      </w:pPr>
      <w:ins w:id="5867" w:author="Sammartano, Marc (BIC USA)" w:date="2015-11-03T16:06:00Z">
        <w:r>
          <w:rPr>
            <w:b/>
          </w:rPr>
          <w:t>right</w:t>
        </w:r>
      </w:ins>
      <w:ins w:id="5868" w:author="Sammartano, Marc (BIC USA)" w:date="2015-11-03T15:54:00Z">
        <w:r w:rsidR="000E2720">
          <w:t>: One more than the right-most edge.</w:t>
        </w:r>
      </w:ins>
      <w:ins w:id="5869" w:author="Sammartano, Marc (BIC USA)" w:date="2015-11-03T16:05:00Z">
        <w:r>
          <w:t xml:space="preserve"> All pixels with x-coord</w:t>
        </w:r>
      </w:ins>
      <w:ins w:id="5870" w:author="Sammartano, Marc (BIC USA)" w:date="2015-11-03T15:56:00Z">
        <w:r w:rsidR="000E2720">
          <w:t xml:space="preserve"> </w:t>
        </w:r>
        <w:r>
          <w:rPr>
            <w:b/>
          </w:rPr>
          <w:t>right</w:t>
        </w:r>
        <w:r w:rsidR="000E2720">
          <w:rPr>
            <w:b/>
          </w:rPr>
          <w:t xml:space="preserve"> - 1</w:t>
        </w:r>
      </w:ins>
      <w:ins w:id="5871" w:author="Sammartano, Marc (BIC USA)" w:date="2015-11-03T16:05:00Z">
        <w:r>
          <w:t xml:space="preserve"> are colored.</w:t>
        </w:r>
      </w:ins>
    </w:p>
    <w:p w:rsidR="000E2720" w:rsidRDefault="000E2720" w:rsidP="000E2720">
      <w:pPr>
        <w:pStyle w:val="ListParagraph"/>
        <w:rPr>
          <w:ins w:id="5872" w:author="Sammartano, Marc (BIC USA)" w:date="2015-11-03T16:07:00Z"/>
        </w:rPr>
      </w:pPr>
      <w:ins w:id="5873" w:author="Sammartano, Marc (BIC USA)" w:date="2015-11-03T15:56:00Z">
        <w:r>
          <w:rPr>
            <w:b/>
          </w:rPr>
          <w:t>bottom</w:t>
        </w:r>
        <w:r>
          <w:t xml:space="preserve">: One more than the lower-most edge. </w:t>
        </w:r>
      </w:ins>
      <w:ins w:id="5874" w:author="Sammartano, Marc (BIC USA)" w:date="2015-11-03T16:06:00Z">
        <w:r w:rsidR="00EA61DF">
          <w:t xml:space="preserve">Pixels with y-coord </w:t>
        </w:r>
      </w:ins>
      <w:ins w:id="5875" w:author="Sammartano, Marc (BIC USA)" w:date="2015-11-03T15:58:00Z">
        <w:r w:rsidR="00EA61DF" w:rsidRPr="00EA61DF">
          <w:rPr>
            <w:b/>
          </w:rPr>
          <w:t>bottom - 1</w:t>
        </w:r>
      </w:ins>
      <w:ins w:id="5876" w:author="Sammartano, Marc (BIC USA)" w:date="2015-11-03T16:07:00Z">
        <w:r w:rsidR="00EA61DF">
          <w:t xml:space="preserve"> are colored.</w:t>
        </w:r>
      </w:ins>
    </w:p>
    <w:p w:rsidR="001D3001" w:rsidRDefault="001D3001" w:rsidP="00EA61DF">
      <w:pPr>
        <w:rPr>
          <w:ins w:id="5877" w:author="Sammartano, Marc (BIC USA)" w:date="2015-11-03T16:08:00Z"/>
        </w:rPr>
      </w:pPr>
      <w:ins w:id="5878" w:author="Sammartano, Marc (BIC USA)" w:date="2015-11-03T16:07:00Z">
        <w:r>
          <w:rPr>
            <w:b/>
          </w:rPr>
          <w:t>left</w:t>
        </w:r>
        <w:r>
          <w:t xml:space="preserve"> and </w:t>
        </w:r>
      </w:ins>
      <w:ins w:id="5879" w:author="Sammartano, Marc (BIC USA)" w:date="2015-11-03T16:08:00Z">
        <w:r>
          <w:rPr>
            <w:b/>
          </w:rPr>
          <w:t>top</w:t>
        </w:r>
        <w:r>
          <w:t xml:space="preserve"> </w:t>
        </w:r>
      </w:ins>
      <w:ins w:id="5880" w:author="Sammartano, Marc (BIC USA)" w:date="2015-11-03T16:10:00Z">
        <w:r>
          <w:t xml:space="preserve">values </w:t>
        </w:r>
      </w:ins>
      <w:ins w:id="5881" w:author="Sammartano, Marc (BIC USA)" w:date="2015-11-03T16:08:00Z">
        <w:r>
          <w:t>are "inclusive": p</w:t>
        </w:r>
      </w:ins>
      <w:ins w:id="5882" w:author="Sammartano, Marc (BIC USA)" w:date="2015-11-03T16:09:00Z">
        <w:r>
          <w:t xml:space="preserve">ixels with x-coodinate </w:t>
        </w:r>
        <w:r>
          <w:rPr>
            <w:b/>
          </w:rPr>
          <w:t>left</w:t>
        </w:r>
        <w:r>
          <w:t xml:space="preserve"> are colored. Pixels with y-coordinate </w:t>
        </w:r>
        <w:r>
          <w:rPr>
            <w:b/>
          </w:rPr>
          <w:t>top</w:t>
        </w:r>
        <w:r>
          <w:t xml:space="preserve"> are colored.</w:t>
        </w:r>
      </w:ins>
    </w:p>
    <w:p w:rsidR="00EA61DF" w:rsidRDefault="001D3001" w:rsidP="00EA61DF">
      <w:pPr>
        <w:rPr>
          <w:ins w:id="5883" w:author="Sammartano, Marc (BIC USA)" w:date="2015-11-03T16:31:00Z"/>
        </w:rPr>
      </w:pPr>
      <w:ins w:id="5884" w:author="Sammartano, Marc (BIC USA)" w:date="2015-11-03T16:08:00Z">
        <w:r>
          <w:rPr>
            <w:b/>
          </w:rPr>
          <w:t>right</w:t>
        </w:r>
        <w:r>
          <w:t xml:space="preserve"> and </w:t>
        </w:r>
        <w:r>
          <w:rPr>
            <w:b/>
          </w:rPr>
          <w:t>bottom</w:t>
        </w:r>
        <w:r>
          <w:t xml:space="preserve"> </w:t>
        </w:r>
      </w:ins>
      <w:ins w:id="5885" w:author="Sammartano, Marc (BIC USA)" w:date="2015-11-03T16:10:00Z">
        <w:r>
          <w:t xml:space="preserve">values </w:t>
        </w:r>
      </w:ins>
      <w:ins w:id="5886" w:author="Sammartano, Marc (BIC USA)" w:date="2015-11-03T16:08:00Z">
        <w:r>
          <w:t>are "exclusive"</w:t>
        </w:r>
      </w:ins>
      <w:ins w:id="5887" w:author="Sammartano, Marc (BIC USA)" w:date="2015-11-03T16:10:00Z">
        <w:r>
          <w:t>: p</w:t>
        </w:r>
      </w:ins>
      <w:ins w:id="5888" w:author="Sammartano, Marc (BIC USA)" w:date="2015-11-03T16:08:00Z">
        <w:r>
          <w:t xml:space="preserve">ixels with x-coodinate </w:t>
        </w:r>
        <w:r>
          <w:rPr>
            <w:b/>
          </w:rPr>
          <w:t>right</w:t>
        </w:r>
        <w:r>
          <w:t xml:space="preserve"> are </w:t>
        </w:r>
      </w:ins>
      <w:ins w:id="5889" w:author="Sammartano, Marc (BIC USA)" w:date="2015-11-03T16:09:00Z">
        <w:r>
          <w:rPr>
            <w:b/>
          </w:rPr>
          <w:t>not</w:t>
        </w:r>
        <w:r>
          <w:t xml:space="preserve"> colored. Pixels with y-coordinate </w:t>
        </w:r>
        <w:r>
          <w:rPr>
            <w:b/>
          </w:rPr>
          <w:t>bottom</w:t>
        </w:r>
        <w:r>
          <w:t xml:space="preserve"> are </w:t>
        </w:r>
        <w:r>
          <w:rPr>
            <w:b/>
          </w:rPr>
          <w:t>not</w:t>
        </w:r>
        <w:r>
          <w:t xml:space="preserve"> colored.</w:t>
        </w:r>
      </w:ins>
    </w:p>
    <w:p w:rsidR="009B7A25" w:rsidRPr="001D3001" w:rsidRDefault="009B7A25" w:rsidP="00EA61DF">
      <w:pPr>
        <w:rPr>
          <w:ins w:id="5890" w:author="Sammartano, Marc (BIC USA)" w:date="2015-11-03T15:59:00Z"/>
        </w:rPr>
      </w:pPr>
      <w:ins w:id="5891" w:author="Sammartano, Marc (BIC USA)" w:date="2015-11-03T16:31:00Z">
        <w:r>
          <w:t>This is not what most people expect, but it is consistent with many operations in Java programming.</w:t>
        </w:r>
      </w:ins>
    </w:p>
    <w:p w:rsidR="00EA61DF" w:rsidRDefault="009B7A25" w:rsidP="001A6D6A">
      <w:pPr>
        <w:pStyle w:val="Heading4"/>
        <w:rPr>
          <w:ins w:id="5892" w:author="Sammartano, Marc (BIC USA)" w:date="2015-11-03T16:32:00Z"/>
        </w:rPr>
      </w:pPr>
      <w:ins w:id="5893" w:author="Sammartano, Marc (BIC USA)" w:date="2015-11-03T16:32:00Z">
        <w:r>
          <w:t xml:space="preserve">STROKE and </w:t>
        </w:r>
      </w:ins>
      <w:ins w:id="5894" w:author="Sammartano, Marc (BIC USA)" w:date="2015-11-03T16:20:00Z">
        <w:r>
          <w:t>FILL</w:t>
        </w:r>
      </w:ins>
    </w:p>
    <w:p w:rsidR="009B7A25" w:rsidRPr="009B7A25" w:rsidRDefault="009B7A25" w:rsidP="009B7A25">
      <w:pPr>
        <w:rPr>
          <w:ins w:id="5895" w:author="Sammartano, Marc (BIC USA)" w:date="2015-11-03T15:39:00Z"/>
        </w:rPr>
      </w:pPr>
      <w:ins w:id="5896" w:author="Sammartano, Marc (BIC USA)" w:date="2015-11-03T16:32:00Z">
        <w:r>
          <w:t xml:space="preserve">If you specify STROKE_AND_FILL (style 2), both </w:t>
        </w:r>
      </w:ins>
      <w:ins w:id="5897" w:author="Sammartano, Marc (BIC USA)" w:date="2015-11-03T16:34:00Z">
        <w:r>
          <w:t>parts of the shape are drawn</w:t>
        </w:r>
      </w:ins>
      <w:ins w:id="5898" w:author="Sammartano, Marc (BIC USA)" w:date="2015-11-03T16:35:00Z">
        <w:r>
          <w:t xml:space="preserve"> and superimposed</w:t>
        </w:r>
      </w:ins>
      <w:ins w:id="5899" w:author="Sammartano, Marc (BIC USA)" w:date="2015-11-03T16:34:00Z">
        <w:r>
          <w:t>. That is, the outline is drawn as described in STROKE, above, and the object is filled in</w:t>
        </w:r>
      </w:ins>
      <w:ins w:id="5900" w:author="Sammartano, Marc (BIC USA)" w:date="2015-11-03T16:39:00Z">
        <w:r w:rsidR="004C7106">
          <w:t xml:space="preserve"> as described in FILL</w:t>
        </w:r>
      </w:ins>
      <w:ins w:id="5901" w:author="Sammartano, Marc (BIC USA)" w:date="2015-11-03T16:34:00Z">
        <w:r>
          <w:t xml:space="preserve">. </w:t>
        </w:r>
      </w:ins>
      <w:ins w:id="5902" w:author="Sammartano, Marc (BIC USA)" w:date="2015-11-03T16:35:00Z">
        <w:r>
          <w:t xml:space="preserve">Because both </w:t>
        </w:r>
      </w:ins>
      <w:ins w:id="5903" w:author="Sammartano, Marc (BIC USA)" w:date="2015-11-03T16:39:00Z">
        <w:r w:rsidR="004C7106">
          <w:t xml:space="preserve">parts </w:t>
        </w:r>
      </w:ins>
      <w:ins w:id="5904" w:author="Sammartano, Marc (BIC USA)" w:date="2015-11-03T16:35:00Z">
        <w:r>
          <w:t>are the same color, and there are never uncolored pixels beween the STROKE line</w:t>
        </w:r>
      </w:ins>
      <w:ins w:id="5905" w:author="Sammartano, Marc (BIC USA)" w:date="2015-11-03T16:39:00Z">
        <w:r w:rsidR="004C7106">
          <w:t>s</w:t>
        </w:r>
      </w:ins>
      <w:ins w:id="5906" w:author="Sammartano, Marc (BIC USA)" w:date="2015-11-03T16:35:00Z">
        <w:r>
          <w:t xml:space="preserve"> and the FILL area, the effect is to draw a single</w:t>
        </w:r>
      </w:ins>
      <w:ins w:id="5907" w:author="Sammartano, Marc (BIC USA)" w:date="2015-11-03T16:36:00Z">
        <w:r>
          <w:t xml:space="preserve"> solid shape</w:t>
        </w:r>
      </w:ins>
      <w:ins w:id="5908" w:author="Sammartano, Marc (BIC USA)" w:date="2015-11-03T16:35:00Z">
        <w:r>
          <w:t>.</w:t>
        </w:r>
      </w:ins>
      <w:ins w:id="5909" w:author="Sammartano, Marc (BIC USA)" w:date="2015-11-03T16:39:00Z">
        <w:r w:rsidR="004C7106">
          <w:t xml:space="preserve"> Note that increasing the stroke weight generally </w:t>
        </w:r>
      </w:ins>
      <w:ins w:id="5910" w:author="Sammartano, Marc (BIC USA)" w:date="2015-11-03T16:40:00Z">
        <w:r w:rsidR="004C7106">
          <w:t>makes the shape bigger than the dimensions you specify.</w:t>
        </w:r>
      </w:ins>
    </w:p>
    <w:p w:rsidR="00BE6E61" w:rsidRDefault="00BE6E61" w:rsidP="00BE6E61">
      <w:pPr>
        <w:pStyle w:val="Heading3"/>
      </w:pPr>
      <w:bookmarkStart w:id="5911" w:name="_Toc436833223"/>
      <w:r>
        <w:t>Hardware-accelerated Graphics</w:t>
      </w:r>
      <w:bookmarkEnd w:id="5911"/>
    </w:p>
    <w:p w:rsidR="00BE6E61" w:rsidRDefault="00BE6E61" w:rsidP="00B973CC">
      <w:r>
        <w:t xml:space="preserve">Many Android devices since 3.0 (Honeycomb) support hardware acceleration of some graphical operations. An app that can use the hardware Graphics Processor (GPU) may run significantly faster than one that cannot use the GPU. Some of BASIC!’s graphical operations do not work with hardware-acceleration, so it is disabled by default. You can turn it on with the </w:t>
      </w:r>
      <w:r w:rsidRPr="00BE6E61">
        <w:rPr>
          <w:b/>
        </w:rPr>
        <w:t xml:space="preserve">Graphic </w:t>
      </w:r>
      <w:r w:rsidR="00CB18C6">
        <w:rPr>
          <w:b/>
        </w:rPr>
        <w:t>A</w:t>
      </w:r>
      <w:r w:rsidRPr="00BE6E61">
        <w:rPr>
          <w:b/>
        </w:rPr>
        <w:t>cceleration</w:t>
      </w:r>
      <w:r>
        <w:t xml:space="preserve"> item of the </w:t>
      </w:r>
      <w:r w:rsidRPr="00C232E6">
        <w:rPr>
          <w:b/>
        </w:rPr>
        <w:t>Editor-&gt;Menu-&gt;Preferences</w:t>
      </w:r>
      <w:r>
        <w:t xml:space="preserve"> screen.</w:t>
      </w:r>
    </w:p>
    <w:p w:rsidR="00BE6E61" w:rsidRPr="00AB02C0" w:rsidRDefault="00BE6E61" w:rsidP="00B973CC">
      <w:r>
        <w:t xml:space="preserve">If you enable accelerated graphics, test your app thoroughly, comparing </w:t>
      </w:r>
      <w:r w:rsidR="00CB18C6">
        <w:t>it to what you see with acceleration off. If you see blurring, missing objects, or other problems, leave acceleration disabled.</w:t>
      </w:r>
    </w:p>
    <w:p w:rsidR="009558AD" w:rsidRDefault="009558AD" w:rsidP="00EB1F62">
      <w:pPr>
        <w:pStyle w:val="Heading2"/>
      </w:pPr>
      <w:bookmarkStart w:id="5912" w:name="_Toc436833224"/>
      <w:r>
        <w:t xml:space="preserve">Graphics </w:t>
      </w:r>
      <w:r w:rsidR="005A5756">
        <w:t>Setup</w:t>
      </w:r>
      <w:r>
        <w:t xml:space="preserve"> Commands</w:t>
      </w:r>
      <w:bookmarkEnd w:id="5912"/>
    </w:p>
    <w:p w:rsidR="009558AD" w:rsidRDefault="003A4712" w:rsidP="005F4916">
      <w:pPr>
        <w:pStyle w:val="Heading3"/>
      </w:pPr>
      <w:bookmarkStart w:id="5913" w:name="_Toc436833225"/>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5913"/>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 xml:space="preserve">All </w:t>
      </w:r>
      <w:del w:id="5914" w:author="Sammartano, Marc (BIC USA)" w:date="2015-12-01T12:17:00Z">
        <w:r w:rsidDel="00FE73A4">
          <w:delText xml:space="preserve">of the </w:delText>
        </w:r>
      </w:del>
      <w:r>
        <w:t>parameters are optional</w:t>
      </w:r>
      <w:ins w:id="5915" w:author="Sammartano, Marc (BIC USA)" w:date="2015-12-01T12:17:00Z">
        <w:r w:rsidR="00FE73A4">
          <w:t>;</w:t>
        </w:r>
      </w:ins>
      <w:r>
        <w:t xml:space="preserve"> </w:t>
      </w:r>
      <w:del w:id="5916" w:author="Sammartano, Marc (BIC USA)" w:date="2015-12-01T12:17:00Z">
        <w:r w:rsidDel="00FE73A4">
          <w:delText xml:space="preserve">but positional: you can omit any parameter, but you must have the correct number of commas before any parameter you want to </w:delText>
        </w:r>
      </w:del>
      <w:r>
        <w:t>use</w:t>
      </w:r>
      <w:ins w:id="5917" w:author="Sammartano, Marc (BIC USA)" w:date="2015-12-01T11:54:00Z">
        <w:r w:rsidR="00724907">
          <w:t xml:space="preserve"> commas </w:t>
        </w:r>
      </w:ins>
      <w:ins w:id="5918" w:author="Sammartano, Marc (BIC USA)" w:date="2015-12-01T12:09:00Z">
        <w:r w:rsidR="00CD343B">
          <w:t>to indicate</w:t>
        </w:r>
      </w:ins>
      <w:ins w:id="5919" w:author="Sammartano, Marc (BIC USA)" w:date="2015-12-01T11:54:00Z">
        <w:r w:rsidR="00724907">
          <w:t xml:space="preserve"> omitted parameters (see Optional Parameters)</w:t>
        </w:r>
      </w:ins>
      <w:r>
        <w:t>.</w:t>
      </w:r>
    </w:p>
    <w:p w:rsidR="002D2DBD" w:rsidRDefault="002D2DBD" w:rsidP="002D2DBD">
      <w:r>
        <w:t xml:space="preserve">Each of the four color </w:t>
      </w:r>
      <w:del w:id="5920" w:author="Sammartano, Marc (BIC USA)" w:date="2015-11-10T12:26:00Z">
        <w:r w:rsidDel="00550ED6">
          <w:delText xml:space="preserve">parameters </w:delText>
        </w:r>
      </w:del>
      <w:ins w:id="5921" w:author="Sammartano, Marc (BIC USA)" w:date="2015-11-10T12:26:00Z">
        <w:r w:rsidR="00550ED6">
          <w:t xml:space="preserve">components </w:t>
        </w:r>
      </w:ins>
      <w:r>
        <w:t>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5922" w:name="_Toc436833226"/>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ins w:id="5923" w:author="Sammartano, Marc (BIC USA)" w:date="2015-11-10T11:29:00Z">
        <w:r w:rsidR="006747E6">
          <w:t>{, paint}</w:t>
        </w:r>
      </w:ins>
      <w:r w:rsidR="00A02833">
        <w:t>}</w:t>
      </w:r>
      <w:bookmarkEnd w:id="5922"/>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ins w:id="5924" w:author="Sammartano, Marc (BIC USA)" w:date="2015-11-10T11:29:00Z">
        <w:r w:rsidR="006747E6">
          <w:instrText>{, paint}</w:instrText>
        </w:r>
      </w:ins>
      <w:r w:rsidR="00A02833">
        <w:instrText>}</w:instrText>
      </w:r>
      <w:r w:rsidR="0078615E">
        <w:instrText xml:space="preserve">" </w:instrText>
      </w:r>
      <w:r w:rsidR="00520661">
        <w:fldChar w:fldCharType="end"/>
      </w:r>
    </w:p>
    <w:p w:rsidR="0093189B" w:rsidRDefault="009558AD" w:rsidP="0093189B">
      <w:pPr>
        <w:spacing w:after="0"/>
        <w:rPr>
          <w:ins w:id="5925" w:author="Sammartano, Marc (BIC USA)" w:date="2015-11-10T11:31:00Z"/>
        </w:rPr>
      </w:pPr>
      <w:r>
        <w:t xml:space="preserve">Sets the </w:t>
      </w:r>
      <w:del w:id="5926" w:author="Sammartano, Marc (BIC USA)" w:date="2015-11-10T11:29:00Z">
        <w:r w:rsidDel="006747E6">
          <w:delText xml:space="preserve">current </w:delText>
        </w:r>
      </w:del>
      <w:r>
        <w:t>color</w:t>
      </w:r>
      <w:r w:rsidR="00A02833">
        <w:t xml:space="preserve"> and style</w:t>
      </w:r>
      <w:r w:rsidR="00160660">
        <w:t xml:space="preserve"> for drawing objects</w:t>
      </w:r>
      <w:r>
        <w:t>.</w:t>
      </w:r>
      <w:ins w:id="5927" w:author="Sammartano, Marc (BIC USA)" w:date="2015-11-10T11:31:00Z">
        <w:r w:rsidR="006747E6">
          <w:t xml:space="preserve"> There are two ways to use this command.</w:t>
        </w:r>
      </w:ins>
    </w:p>
    <w:p w:rsidR="00372F11" w:rsidRDefault="00945012" w:rsidP="0093189B">
      <w:pPr>
        <w:pStyle w:val="ListParagraph"/>
        <w:numPr>
          <w:ilvl w:val="0"/>
          <w:numId w:val="40"/>
        </w:numPr>
        <w:rPr>
          <w:ins w:id="5928" w:author="Sammartano, Marc (BIC USA)" w:date="2015-11-10T11:34:00Z"/>
        </w:rPr>
      </w:pPr>
      <w:ins w:id="5929" w:author="Sammartano, Marc (BIC USA)" w:date="2015-11-10T11:59:00Z">
        <w:r w:rsidRPr="002A7E27">
          <w:rPr>
            <w:i/>
          </w:rPr>
          <w:t>Basic usage</w:t>
        </w:r>
        <w:r>
          <w:t xml:space="preserve">: </w:t>
        </w:r>
      </w:ins>
      <w:ins w:id="5930" w:author="Sammartano, Marc (BIC USA)" w:date="2015-11-30T14:10:00Z">
        <w:r w:rsidR="005A0575">
          <w:t xml:space="preserve">ignore </w:t>
        </w:r>
      </w:ins>
      <w:ins w:id="5931" w:author="Sammartano, Marc (BIC USA)" w:date="2015-11-10T11:59:00Z">
        <w:r>
          <w:t>the optional &lt;paint&gt; parameter</w:t>
        </w:r>
      </w:ins>
      <w:ins w:id="5932" w:author="Sammartano, Marc (BIC USA)" w:date="2015-11-10T11:33:00Z">
        <w:r w:rsidR="0093189B">
          <w:t>.</w:t>
        </w:r>
      </w:ins>
      <w:r w:rsidR="009558AD">
        <w:t xml:space="preserve"> The </w:t>
      </w:r>
      <w:del w:id="5933" w:author="Sammartano, Marc (BIC USA)" w:date="2015-12-01T11:08:00Z">
        <w:r w:rsidR="009558AD" w:rsidDel="000069D5">
          <w:delText>cu</w:delText>
        </w:r>
      </w:del>
      <w:del w:id="5934" w:author="Sammartano, Marc (BIC USA)" w:date="2015-12-01T11:09:00Z">
        <w:r w:rsidR="009558AD" w:rsidDel="000069D5">
          <w:delText>rrent</w:delText>
        </w:r>
      </w:del>
      <w:ins w:id="5935" w:author="Sammartano, Marc (BIC USA)" w:date="2015-12-01T11:09:00Z">
        <w:r w:rsidR="000069D5">
          <w:t>new</w:t>
        </w:r>
      </w:ins>
      <w:r w:rsidR="009558AD">
        <w:t xml:space="preserve"> color </w:t>
      </w:r>
      <w:ins w:id="5936" w:author="Sammartano, Marc (BIC USA)" w:date="2015-11-10T11:40:00Z">
        <w:r w:rsidR="0093189B">
          <w:t xml:space="preserve">and style </w:t>
        </w:r>
      </w:ins>
      <w:r w:rsidR="009558AD">
        <w:t>will be used for whatever graphic</w:t>
      </w:r>
      <w:r w:rsidR="00DE188B">
        <w:t>al</w:t>
      </w:r>
      <w:r w:rsidR="009558AD">
        <w:t xml:space="preserve"> objects are </w:t>
      </w:r>
      <w:r w:rsidR="006E6122">
        <w:t>subsequently</w:t>
      </w:r>
      <w:r w:rsidR="00AA0684">
        <w:t xml:space="preserve"> </w:t>
      </w:r>
      <w:r w:rsidR="009558AD">
        <w:t xml:space="preserve">drawn until the next </w:t>
      </w:r>
      <w:del w:id="5937" w:author="Sammartano, Marc (BIC USA)" w:date="2015-12-01T11:09:00Z">
        <w:r w:rsidR="009558AD" w:rsidDel="000069D5">
          <w:delText>c</w:delText>
        </w:r>
      </w:del>
      <w:ins w:id="5938" w:author="Sammartano, Marc (BIC USA)" w:date="2015-12-01T11:09:00Z">
        <w:r w:rsidR="000069D5" w:rsidRPr="000069D5">
          <w:rPr>
            <w:b/>
          </w:rPr>
          <w:t>Gr.c</w:t>
        </w:r>
      </w:ins>
      <w:r w:rsidR="009558AD" w:rsidRPr="000069D5">
        <w:rPr>
          <w:b/>
        </w:rPr>
        <w:t>olor</w:t>
      </w:r>
      <w:r w:rsidR="009558AD">
        <w:t xml:space="preserve"> command is executed.</w:t>
      </w:r>
    </w:p>
    <w:p w:rsidR="0093189B" w:rsidRDefault="0093189B" w:rsidP="0093189B">
      <w:pPr>
        <w:pStyle w:val="ListParagraph"/>
        <w:numPr>
          <w:ilvl w:val="0"/>
          <w:numId w:val="40"/>
        </w:numPr>
      </w:pPr>
      <w:ins w:id="5939" w:author="Sammartano, Marc (BIC USA)" w:date="2015-11-10T11:39:00Z">
        <w:r w:rsidRPr="002A7E27">
          <w:rPr>
            <w:i/>
          </w:rPr>
          <w:t>Advanced usage</w:t>
        </w:r>
        <w:r>
          <w:t>:</w:t>
        </w:r>
      </w:ins>
      <w:ins w:id="5940" w:author="Sammartano, Marc (BIC USA)" w:date="2015-11-10T12:00:00Z">
        <w:r w:rsidR="00945012">
          <w:t xml:space="preserve"> The "basic usage" of this command always creates a new Paint.</w:t>
        </w:r>
      </w:ins>
      <w:ins w:id="5941" w:author="Sammartano, Marc (BIC USA)" w:date="2015-11-10T11:39:00Z">
        <w:r>
          <w:t xml:space="preserve"> </w:t>
        </w:r>
      </w:ins>
      <w:ins w:id="5942" w:author="Sammartano, Marc (BIC USA)" w:date="2015-11-10T12:02:00Z">
        <w:r w:rsidR="00945012">
          <w:t xml:space="preserve">If you prefer, </w:t>
        </w:r>
      </w:ins>
      <w:ins w:id="5943" w:author="Sammartano, Marc (BIC USA)" w:date="2015-11-10T12:03:00Z">
        <w:r w:rsidR="00945012">
          <w:t>y</w:t>
        </w:r>
      </w:ins>
      <w:ins w:id="5944" w:author="Sammartano, Marc (BIC USA)" w:date="2015-11-10T11:37:00Z">
        <w:r>
          <w:t xml:space="preserve">ou can </w:t>
        </w:r>
      </w:ins>
      <w:ins w:id="5945" w:author="Sammartano, Marc (BIC USA)" w:date="2015-12-01T12:33:00Z">
        <w:r w:rsidR="002A7E27">
          <w:t xml:space="preserve">use the &lt;paint&gt; parameter to </w:t>
        </w:r>
      </w:ins>
      <w:ins w:id="5946" w:author="Sammartano, Marc (BIC USA)" w:date="2015-12-01T12:36:00Z">
        <w:r w:rsidR="002A7E27">
          <w:t xml:space="preserve">specify </w:t>
        </w:r>
      </w:ins>
      <w:ins w:id="5947" w:author="Sammartano, Marc (BIC USA)" w:date="2015-11-10T11:37:00Z">
        <w:r>
          <w:t>a</w:t>
        </w:r>
      </w:ins>
      <w:ins w:id="5948" w:author="Sammartano, Marc (BIC USA)" w:date="2015-12-01T12:35:00Z">
        <w:r w:rsidR="002A7E27">
          <w:t>n existing Paint</w:t>
        </w:r>
      </w:ins>
      <w:ins w:id="5949" w:author="Sammartano, Marc (BIC USA)" w:date="2015-11-10T11:37:00Z">
        <w:r>
          <w:t xml:space="preserve">. </w:t>
        </w:r>
      </w:ins>
      <w:ins w:id="5950" w:author="Sammartano, Marc (BIC USA)" w:date="2015-11-10T12:03:00Z">
        <w:r w:rsidR="00945012">
          <w:t>The</w:t>
        </w:r>
      </w:ins>
      <w:ins w:id="5951" w:author="Sammartano, Marc (BIC USA)" w:date="2015-11-10T11:37:00Z">
        <w:r>
          <w:t xml:space="preserve"> </w:t>
        </w:r>
      </w:ins>
      <w:ins w:id="5952" w:author="Sammartano, Marc (BIC USA)" w:date="2015-11-10T11:38:00Z">
        <w:r>
          <w:rPr>
            <w:b/>
          </w:rPr>
          <w:t>Gr.color</w:t>
        </w:r>
        <w:r>
          <w:t xml:space="preserve"> command</w:t>
        </w:r>
      </w:ins>
      <w:ins w:id="5953" w:author="Sammartano, Marc (BIC USA)" w:date="2015-11-10T12:03:00Z">
        <w:r w:rsidR="00945012">
          <w:t xml:space="preserve"> sets </w:t>
        </w:r>
      </w:ins>
      <w:ins w:id="5954" w:author="Sammartano, Marc (BIC USA)" w:date="2015-11-10T11:38:00Z">
        <w:r>
          <w:t xml:space="preserve">the color and style of that </w:t>
        </w:r>
      </w:ins>
      <w:ins w:id="5955" w:author="Sammartano, Marc (BIC USA)" w:date="2015-12-01T12:34:00Z">
        <w:r w:rsidR="002A7E27">
          <w:t xml:space="preserve">Paint, </w:t>
        </w:r>
      </w:ins>
      <w:ins w:id="5956" w:author="Sammartano, Marc (BIC USA)" w:date="2015-12-01T12:35:00Z">
        <w:r w:rsidR="002A7E27">
          <w:t>changing the appearance of</w:t>
        </w:r>
      </w:ins>
      <w:ins w:id="5957" w:author="Sammartano, Marc (BIC USA)" w:date="2015-11-10T11:38:00Z">
        <w:r>
          <w:t xml:space="preserve"> any </w:t>
        </w:r>
      </w:ins>
      <w:ins w:id="5958" w:author="Sammartano, Marc (BIC USA)" w:date="2015-12-01T12:35:00Z">
        <w:r w:rsidR="002A7E27">
          <w:t xml:space="preserve">graphical object </w:t>
        </w:r>
      </w:ins>
      <w:ins w:id="5959" w:author="Sammartano, Marc (BIC USA)" w:date="2015-12-01T12:36:00Z">
        <w:r w:rsidR="002A7E27">
          <w:t>to which it is attached</w:t>
        </w:r>
      </w:ins>
      <w:ins w:id="5960" w:author="Sammartano, Marc (BIC USA)" w:date="2015-11-10T11:39:00Z">
        <w:r>
          <w:t>.</w:t>
        </w:r>
      </w:ins>
      <w:ins w:id="5961" w:author="Sammartano, Marc (BIC USA)" w:date="2015-11-30T14:11:00Z">
        <w:r w:rsidR="005A0575">
          <w:t xml:space="preserve"> The current Paint is not changed</w:t>
        </w:r>
      </w:ins>
      <w:ins w:id="5962" w:author="Sammartano, Marc (BIC USA)" w:date="2015-11-30T14:12:00Z">
        <w:r w:rsidR="005A0575">
          <w:t xml:space="preserve">. See </w:t>
        </w:r>
      </w:ins>
      <w:ins w:id="5963" w:author="Sammartano, Marc (BIC USA)" w:date="2015-12-01T12:38:00Z">
        <w:r w:rsidR="002A7E27">
          <w:t>"Paints</w:t>
        </w:r>
      </w:ins>
      <w:ins w:id="5964" w:author="Sammartano, Marc (BIC USA)" w:date="2015-12-01T12:39:00Z">
        <w:r w:rsidR="002A7E27">
          <w:t xml:space="preserve"> </w:t>
        </w:r>
        <w:r w:rsidR="002A7E27">
          <w:rPr>
            <w:i/>
          </w:rPr>
          <w:t>Advanced Usage</w:t>
        </w:r>
      </w:ins>
      <w:ins w:id="5965" w:author="Sammartano, Marc (BIC USA)" w:date="2015-12-01T12:38:00Z">
        <w:r w:rsidR="002A7E27">
          <w:t xml:space="preserve">" above and </w:t>
        </w:r>
      </w:ins>
      <w:ins w:id="5966" w:author="Sammartano, Marc (BIC USA)" w:date="2015-11-30T14:12:00Z">
        <w:r w:rsidR="005A0575">
          <w:t>the example below</w:t>
        </w:r>
      </w:ins>
      <w:ins w:id="5967" w:author="Sammartano, Marc (BIC USA)" w:date="2015-11-30T14:11:00Z">
        <w:r w:rsidR="005A0575">
          <w:t>.</w:t>
        </w:r>
      </w:ins>
    </w:p>
    <w:p w:rsidR="00A02833" w:rsidRDefault="00A02833" w:rsidP="00A02833">
      <w:r>
        <w:t>All of the parameters are optional</w:t>
      </w:r>
      <w:del w:id="5968" w:author="Sammartano, Marc (BIC USA)" w:date="2015-12-01T11:57:00Z">
        <w:r w:rsidDel="00724907">
          <w:delText xml:space="preserve"> but positional: you can omit any parameter, but you must have the correct number of commas before any parameter you want to use</w:delText>
        </w:r>
      </w:del>
      <w:ins w:id="5969" w:author="Sammartano, Marc (BIC USA)" w:date="2015-11-10T12:06:00Z">
        <w:r w:rsidR="00945012">
          <w:t xml:space="preserve">. If </w:t>
        </w:r>
      </w:ins>
      <w:ins w:id="5970" w:author="Sammartano, Marc (BIC USA)" w:date="2015-11-10T12:44:00Z">
        <w:r w:rsidR="009117D1">
          <w:t>a color component or the style</w:t>
        </w:r>
      </w:ins>
      <w:ins w:id="5971" w:author="Sammartano, Marc (BIC USA)" w:date="2015-11-10T12:06:00Z">
        <w:r w:rsidR="00945012">
          <w:t xml:space="preserve"> is omitted,</w:t>
        </w:r>
      </w:ins>
      <w:ins w:id="5972" w:author="Sammartano, Marc (BIC USA)" w:date="2015-12-01T11:10:00Z">
        <w:r w:rsidR="000069D5">
          <w:t xml:space="preserve"> that component</w:t>
        </w:r>
      </w:ins>
      <w:ins w:id="5973" w:author="Sammartano, Marc (BIC USA)" w:date="2015-11-10T12:06:00Z">
        <w:r w:rsidR="00945012">
          <w:t xml:space="preserve"> is left unchanged. For example, </w:t>
        </w:r>
        <w:r w:rsidR="00945012" w:rsidRPr="00A02833">
          <w:rPr>
            <w:b/>
          </w:rPr>
          <w:t>G</w:t>
        </w:r>
        <w:r w:rsidR="00945012">
          <w:rPr>
            <w:b/>
          </w:rPr>
          <w:t>r</w:t>
        </w:r>
        <w:r w:rsidR="00945012" w:rsidRPr="00A02833">
          <w:rPr>
            <w:b/>
          </w:rPr>
          <w:t>.color ,</w:t>
        </w:r>
        <w:r w:rsidR="00945012">
          <w:rPr>
            <w:b/>
          </w:rPr>
          <w:t>,</w:t>
        </w:r>
        <w:r w:rsidR="00945012" w:rsidRPr="00A02833">
          <w:rPr>
            <w:b/>
          </w:rPr>
          <w:t>0</w:t>
        </w:r>
        <w:r w:rsidR="00945012">
          <w:t xml:space="preserve"> sets only green to 0, leaving alpha, red, blue, and style as they were</w:t>
        </w:r>
      </w:ins>
      <w:ins w:id="5974" w:author="Sammartano, Marc (BIC USA)" w:date="2015-12-01T11:58:00Z">
        <w:r w:rsidR="00724907">
          <w:t xml:space="preserve">. Use commas </w:t>
        </w:r>
      </w:ins>
      <w:ins w:id="5975" w:author="Sammartano, Marc (BIC USA)" w:date="2015-12-01T12:09:00Z">
        <w:r w:rsidR="00CD343B">
          <w:t>to indicate</w:t>
        </w:r>
      </w:ins>
      <w:ins w:id="5976" w:author="Sammartano, Marc (BIC USA)" w:date="2015-12-01T11:58:00Z">
        <w:r w:rsidR="00724907">
          <w:t xml:space="preserve"> omitted parameters (see Optional Parameters)</w:t>
        </w:r>
      </w:ins>
      <w:r>
        <w:t>.</w:t>
      </w:r>
    </w:p>
    <w:p w:rsidR="00A02833" w:rsidRDefault="00A02833" w:rsidP="00A02833">
      <w:r>
        <w:t xml:space="preserve">Each of the four color </w:t>
      </w:r>
      <w:del w:id="5977" w:author="Sammartano, Marc (BIC USA)" w:date="2015-11-10T12:08:00Z">
        <w:r w:rsidDel="00945012">
          <w:delText>parameter</w:delText>
        </w:r>
      </w:del>
      <w:ins w:id="5978" w:author="Sammartano, Marc (BIC USA)" w:date="2015-11-10T12:08:00Z">
        <w:r w:rsidR="00945012">
          <w:t>component</w:t>
        </w:r>
      </w:ins>
      <w:r>
        <w:t xml:space="preserve">s </w:t>
      </w:r>
      <w:ins w:id="5979" w:author="Sammartano, Marc (BIC USA)" w:date="2015-11-10T12:09:00Z">
        <w:r w:rsidR="00945012">
          <w:t xml:space="preserve">(alpha, red, green, blue) </w:t>
        </w:r>
      </w:ins>
      <w:r>
        <w:t xml:space="preserve">is a numeric expression with a value from 0 through 255. If a value is outside of this range, only the last eight bits of the value are used; for example, 257 and 1025 are </w:t>
      </w:r>
      <w:ins w:id="5980" w:author="Sammartano, Marc (BIC USA)" w:date="2015-11-10T12:44:00Z">
        <w:r w:rsidR="009117D1">
          <w:t xml:space="preserve">both </w:t>
        </w:r>
      </w:ins>
      <w:r>
        <w:t>the same as 1.</w:t>
      </w:r>
      <w:del w:id="5981" w:author="Sammartano, Marc (BIC USA)" w:date="2015-11-10T12:44:00Z">
        <w:r w:rsidR="00B64A75" w:rsidDel="009117D1">
          <w:delText xml:space="preserve"> If any parameter is omitted, that component of the current color is left unchanged. For example, </w:delText>
        </w:r>
        <w:r w:rsidR="00B64A75" w:rsidRPr="00A02833" w:rsidDel="009117D1">
          <w:rPr>
            <w:b/>
          </w:rPr>
          <w:delText>GR.color ,</w:delText>
        </w:r>
        <w:r w:rsidR="00B64A75" w:rsidDel="009117D1">
          <w:rPr>
            <w:b/>
          </w:rPr>
          <w:delText>,</w:delText>
        </w:r>
        <w:r w:rsidR="00B64A75" w:rsidRPr="00A02833" w:rsidDel="009117D1">
          <w:rPr>
            <w:b/>
          </w:rPr>
          <w:delText>0</w:delText>
        </w:r>
        <w:r w:rsidR="00B64A75" w:rsidDel="009117D1">
          <w:delText xml:space="preserve"> sets only green to 0, leaving alpha, red, blue, and style as they were.</w:delText>
        </w:r>
      </w:del>
    </w:p>
    <w:p w:rsidR="009558AD" w:rsidRDefault="009558AD" w:rsidP="004C7106">
      <w:pPr>
        <w:spacing w:after="0"/>
      </w:pPr>
      <w:r>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ins w:id="5982" w:author="Sammartano, Marc (BIC USA)" w:date="2015-11-03T16:41:00Z">
        <w:r w:rsidR="004C7106">
          <w:t xml:space="preserve">The effect of this parameter is explain in detail in the </w:t>
        </w:r>
      </w:ins>
      <w:ins w:id="5983" w:author="Sammartano, Marc (BIC USA)" w:date="2015-11-03T16:42:00Z">
        <w:r w:rsidR="004C7106">
          <w:t>"Style" sections, see above</w:t>
        </w:r>
      </w:ins>
      <w:del w:id="5984" w:author="Sammartano, Marc (BIC USA)" w:date="2015-11-03T16:42:00Z">
        <w:r w:rsidR="007B4313" w:rsidDel="004C7106">
          <w:delText>"Stroking" means only the perimeter of the object is drawn,</w:delText>
        </w:r>
        <w:r w:rsidR="00B64A75" w:rsidDel="004C7106">
          <w:delText xml:space="preserve"> while</w:delText>
        </w:r>
        <w:r w:rsidR="007B4313" w:rsidDel="004C7106">
          <w:delText xml:space="preserve"> leaving interior pixels unchanged. "Filling" means </w:delText>
        </w:r>
        <w:r w:rsidR="00B64A75" w:rsidDel="004C7106">
          <w:delText xml:space="preserve">only </w:delText>
        </w:r>
        <w:r w:rsidR="007B4313" w:rsidDel="004C7106">
          <w:delText>the interior pixels are colored</w:delText>
        </w:r>
      </w:del>
      <w:r w:rsidR="007B4313">
        <w:t>.</w:t>
      </w:r>
      <w:r w:rsidR="00844811">
        <w:t xml:space="preserve"> The possible values for </w:t>
      </w:r>
      <w:r w:rsidR="009A441D">
        <w:t xml:space="preserve">&lt;style_nexp&gt; </w:t>
      </w:r>
      <w:r w:rsidR="00844811">
        <w:t>are:</w:t>
      </w:r>
    </w:p>
    <w:p w:rsidR="00AF673E" w:rsidRDefault="00AF673E" w:rsidP="005524BB">
      <w:pPr>
        <w:pStyle w:val="ListParagraph"/>
        <w:numPr>
          <w:ilvl w:val="0"/>
          <w:numId w:val="39"/>
        </w:numPr>
      </w:pPr>
      <w:del w:id="5985" w:author="Sammartano, Marc (BIC USA)" w:date="2015-11-03T16:49:00Z">
        <w:r w:rsidRPr="00AF673E" w:rsidDel="005524BB">
          <w:delText xml:space="preserve">0: </w:delText>
        </w:r>
      </w:del>
      <w:r w:rsidRPr="00AF673E">
        <w:t>STROKE</w:t>
      </w:r>
      <w:del w:id="5986" w:author="Sammartano, Marc (BIC USA)" w:date="2015-11-03T16:51:00Z">
        <w:r w:rsidRPr="00AF673E" w:rsidDel="005524BB">
          <w:delText>.</w:delText>
        </w:r>
      </w:del>
      <w:ins w:id="5987" w:author="Sammartano, Marc (BIC USA)" w:date="2015-11-03T16:51:00Z">
        <w:r w:rsidR="005524BB">
          <w:t>:</w:t>
        </w:r>
      </w:ins>
      <w:r w:rsidRPr="00AF673E">
        <w:t xml:space="preserve"> Geometry and text drawn with this style will be stroked</w:t>
      </w:r>
      <w:ins w:id="5988" w:author="Sammartano, Marc (BIC USA)" w:date="2015-11-03T16:52:00Z">
        <w:r w:rsidR="005524BB">
          <w:t xml:space="preserve"> (outlined)</w:t>
        </w:r>
      </w:ins>
      <w:r w:rsidRPr="00AF673E">
        <w:t>, respecting the stroke-related fields on the paint.</w:t>
      </w:r>
    </w:p>
    <w:p w:rsidR="00AF673E" w:rsidRDefault="00AF673E" w:rsidP="005524BB">
      <w:pPr>
        <w:pStyle w:val="ListParagraph"/>
        <w:numPr>
          <w:ilvl w:val="0"/>
          <w:numId w:val="39"/>
        </w:numPr>
      </w:pPr>
      <w:del w:id="5989" w:author="Sammartano, Marc (BIC USA)" w:date="2015-11-03T16:49:00Z">
        <w:r w:rsidRPr="00AF673E" w:rsidDel="005524BB">
          <w:delText xml:space="preserve">1: </w:delText>
        </w:r>
      </w:del>
      <w:r w:rsidRPr="00AF673E">
        <w:t>FILL</w:t>
      </w:r>
      <w:ins w:id="5990" w:author="Sammartano, Marc (BIC USA)" w:date="2015-11-03T16:51:00Z">
        <w:r w:rsidR="005524BB">
          <w:t>:</w:t>
        </w:r>
      </w:ins>
      <w:del w:id="5991" w:author="Sammartano, Marc (BIC USA)" w:date="2015-11-03T16:51:00Z">
        <w:r w:rsidRPr="00AF673E" w:rsidDel="005524BB">
          <w:delText>.</w:delText>
        </w:r>
      </w:del>
      <w:r w:rsidRPr="00AF673E">
        <w:t xml:space="preserve"> Geometry and text drawn with this style will be filled, ignoring all stroke-related settings in the paint.</w:t>
      </w:r>
    </w:p>
    <w:p w:rsidR="00AF673E" w:rsidRDefault="00AF673E" w:rsidP="005524BB">
      <w:pPr>
        <w:pStyle w:val="ListParagraph"/>
        <w:numPr>
          <w:ilvl w:val="0"/>
          <w:numId w:val="39"/>
        </w:numPr>
      </w:pPr>
      <w:del w:id="5992" w:author="Sammartano, Marc (BIC USA)" w:date="2015-11-03T16:49:00Z">
        <w:r w:rsidRPr="00AF673E" w:rsidDel="005524BB">
          <w:delText xml:space="preserve">2: </w:delText>
        </w:r>
      </w:del>
      <w:r w:rsidRPr="00AF673E">
        <w:t>STROKE_AND_FILL</w:t>
      </w:r>
      <w:ins w:id="5993" w:author="Sammartano, Marc (BIC USA)" w:date="2015-11-03T16:51:00Z">
        <w:r w:rsidR="005524BB">
          <w:t>:</w:t>
        </w:r>
      </w:ins>
      <w:del w:id="5994" w:author="Sammartano, Marc (BIC USA)" w:date="2015-11-03T16:51:00Z">
        <w:r w:rsidRPr="00AF673E" w:rsidDel="005524BB">
          <w:delText>.</w:delText>
        </w:r>
      </w:del>
      <w:r w:rsidRPr="00AF673E">
        <w:t xml:space="preserve"> Geometry and text drawn with this style will be both filled and stroked at the same time, respecting the stroke-related fields on the paint.</w:t>
      </w:r>
    </w:p>
    <w:p w:rsidR="009117D1" w:rsidRDefault="009117D1" w:rsidP="00C93202">
      <w:pPr>
        <w:rPr>
          <w:ins w:id="5995" w:author="Sammartano, Marc (BIC USA)" w:date="2015-11-10T12:40:00Z"/>
        </w:rPr>
      </w:pPr>
      <w:ins w:id="5996" w:author="Sammartano, Marc (BIC USA)" w:date="2015-11-10T12:40:00Z">
        <w:r>
          <w:t>If you specify a value other than -1, 0, 1, or 2, then the style is set to 2. If you specify a style of -1, the style is left unchanged, just as if the style parameter were omitted. If you never set a style, the default value is 1, FILL.</w:t>
        </w:r>
      </w:ins>
    </w:p>
    <w:p w:rsidR="00551B4F" w:rsidRDefault="0092353F" w:rsidP="00C93202">
      <w:pPr>
        <w:rPr>
          <w:ins w:id="5997" w:author="Sammartano, Marc (BIC USA)" w:date="2015-11-10T12:45:00Z"/>
        </w:rPr>
      </w:pPr>
      <w:r>
        <w:t xml:space="preserve">You can change the stroke weight with commands such as </w:t>
      </w:r>
      <w:r w:rsidRPr="00D87F3E">
        <w:rPr>
          <w:b/>
        </w:rPr>
        <w:t>Gr.set.stroke</w:t>
      </w:r>
      <w:r>
        <w:t xml:space="preserve"> (see below) and the various text style commands.</w:t>
      </w:r>
      <w:del w:id="5998" w:author="Sammartano, Marc (BIC USA)" w:date="2015-11-10T12:22:00Z">
        <w:r w:rsidDel="00550ED6">
          <w:delText xml:space="preserve"> </w:delText>
        </w:r>
        <w:r w:rsidR="00B9726D" w:rsidDel="00550ED6">
          <w:delText>If you n</w:delText>
        </w:r>
        <w:r w:rsidDel="00550ED6">
          <w:delText>ever set the style, the default value is 1, FILL.</w:delText>
        </w:r>
      </w:del>
    </w:p>
    <w:p w:rsidR="009117D1" w:rsidRDefault="009117D1" w:rsidP="00A47ADB">
      <w:pPr>
        <w:pStyle w:val="NoSpacing"/>
        <w:rPr>
          <w:ins w:id="5999" w:author="Sammartano, Marc (BIC USA)" w:date="2015-11-10T12:45:00Z"/>
        </w:rPr>
      </w:pPr>
      <w:ins w:id="6000" w:author="Sammartano, Marc (BIC USA)" w:date="2015-11-10T12:45:00Z">
        <w:r>
          <w:t>Example:</w:t>
        </w:r>
      </w:ins>
    </w:p>
    <w:p w:rsidR="009117D1" w:rsidRPr="009117D1" w:rsidRDefault="009117D1" w:rsidP="009117D1">
      <w:pPr>
        <w:pStyle w:val="Codeexample"/>
        <w:rPr>
          <w:ins w:id="6001" w:author="Sammartano, Marc (BIC USA)" w:date="2015-11-10T12:46:00Z"/>
          <w:rFonts w:ascii="Letter Gothic" w:hAnsi="Letter Gothic"/>
          <w:b w:val="0"/>
        </w:rPr>
      </w:pPr>
      <w:ins w:id="6002" w:author="Sammartano, Marc (BIC USA)" w:date="2015-11-10T12:46:00Z">
        <w:r>
          <w:rPr>
            <w:rFonts w:ascii="Letter Gothic" w:hAnsi="Letter Gothic"/>
            <w:b w:val="0"/>
          </w:rPr>
          <w:t>GR.OPEN</w:t>
        </w:r>
      </w:ins>
    </w:p>
    <w:p w:rsidR="00A47ADB" w:rsidRDefault="00A47ADB" w:rsidP="009117D1">
      <w:pPr>
        <w:pStyle w:val="Codeexample"/>
        <w:rPr>
          <w:ins w:id="6003" w:author="Sammartano, Marc (BIC USA)" w:date="2015-11-10T12:50:00Z"/>
          <w:rFonts w:ascii="Letter Gothic" w:hAnsi="Letter Gothic"/>
          <w:b w:val="0"/>
        </w:rPr>
      </w:pPr>
      <w:ins w:id="6004" w:author="Sammartano, Marc (BIC USA)" w:date="2015-11-10T12:50:00Z">
        <w:r>
          <w:rPr>
            <w:rFonts w:ascii="Letter Gothic" w:hAnsi="Letter Gothic"/>
            <w:b w:val="0"/>
          </w:rPr>
          <w:t>! basic usage</w:t>
        </w:r>
      </w:ins>
    </w:p>
    <w:p w:rsidR="009117D1" w:rsidRDefault="009117D1" w:rsidP="009117D1">
      <w:pPr>
        <w:pStyle w:val="Codeexample"/>
        <w:rPr>
          <w:ins w:id="6005" w:author="Sammartano, Marc (BIC USA)" w:date="2015-11-10T12:46:00Z"/>
          <w:rFonts w:ascii="Letter Gothic" w:hAnsi="Letter Gothic"/>
          <w:b w:val="0"/>
        </w:rPr>
      </w:pPr>
      <w:ins w:id="6006" w:author="Sammartano, Marc (BIC USA)" w:date="2015-11-10T12:45:00Z">
        <w:r>
          <w:rPr>
            <w:rFonts w:ascii="Letter Gothic" w:hAnsi="Letter Gothic"/>
            <w:b w:val="0"/>
          </w:rPr>
          <w:t>GR.COLOR ,</w:t>
        </w:r>
      </w:ins>
      <w:ins w:id="6007" w:author="Sammartano, Marc (BIC USA)" w:date="2015-11-10T12:48:00Z">
        <w:r>
          <w:rPr>
            <w:rFonts w:ascii="Letter Gothic" w:hAnsi="Letter Gothic"/>
            <w:b w:val="0"/>
          </w:rPr>
          <w:t>0</w:t>
        </w:r>
      </w:ins>
      <w:ins w:id="6008" w:author="Sammartano, Marc (BIC USA)" w:date="2015-11-10T12:45:00Z">
        <w:r>
          <w:rPr>
            <w:rFonts w:ascii="Letter Gothic" w:hAnsi="Letter Gothic"/>
            <w:b w:val="0"/>
          </w:rPr>
          <w:t>,</w:t>
        </w:r>
      </w:ins>
      <w:ins w:id="6009" w:author="Sammartano, Marc (BIC USA)" w:date="2015-11-10T12:48:00Z">
        <w:r>
          <w:rPr>
            <w:rFonts w:ascii="Letter Gothic" w:hAnsi="Letter Gothic"/>
            <w:b w:val="0"/>
          </w:rPr>
          <w:t>0</w:t>
        </w:r>
      </w:ins>
      <w:ins w:id="6010" w:author="Sammartano, Marc (BIC USA)" w:date="2015-11-10T12:45:00Z">
        <w:r>
          <w:rPr>
            <w:rFonts w:ascii="Letter Gothic" w:hAnsi="Letter Gothic"/>
            <w:b w:val="0"/>
          </w:rPr>
          <w:t>,</w:t>
        </w:r>
      </w:ins>
      <w:ins w:id="6011" w:author="Sammartano, Marc (BIC USA)" w:date="2015-11-10T12:48:00Z">
        <w:r>
          <w:rPr>
            <w:rFonts w:ascii="Letter Gothic" w:hAnsi="Letter Gothic"/>
            <w:b w:val="0"/>
          </w:rPr>
          <w:t>255</w:t>
        </w:r>
      </w:ins>
      <w:ins w:id="6012" w:author="Sammartano, Marc (BIC USA)" w:date="2015-11-10T12:45:00Z">
        <w:r>
          <w:rPr>
            <w:rFonts w:ascii="Letter Gothic" w:hAnsi="Letter Gothic"/>
            <w:b w:val="0"/>
          </w:rPr>
          <w:t>,</w:t>
        </w:r>
      </w:ins>
      <w:ins w:id="6013" w:author="Sammartano, Marc (BIC USA)" w:date="2015-11-10T12:46:00Z">
        <w:r>
          <w:rPr>
            <w:rFonts w:ascii="Letter Gothic" w:hAnsi="Letter Gothic"/>
            <w:b w:val="0"/>
          </w:rPr>
          <w:t>2</w:t>
        </w:r>
        <w:r>
          <w:rPr>
            <w:rFonts w:ascii="Letter Gothic" w:hAnsi="Letter Gothic"/>
            <w:b w:val="0"/>
          </w:rPr>
          <w:tab/>
        </w:r>
        <w:r>
          <w:rPr>
            <w:rFonts w:ascii="Letter Gothic" w:hAnsi="Letter Gothic"/>
            <w:b w:val="0"/>
          </w:rPr>
          <w:tab/>
        </w:r>
      </w:ins>
      <w:ins w:id="6014" w:author="Sammartano, Marc (BIC USA)" w:date="2015-11-10T12:48:00Z">
        <w:r>
          <w:rPr>
            <w:rFonts w:ascii="Letter Gothic" w:hAnsi="Letter Gothic"/>
            <w:b w:val="0"/>
          </w:rPr>
          <w:tab/>
        </w:r>
      </w:ins>
      <w:ins w:id="6015" w:author="Sammartano, Marc (BIC USA)" w:date="2015-11-10T12:46:00Z">
        <w:r>
          <w:rPr>
            <w:rFonts w:ascii="Letter Gothic" w:hAnsi="Letter Gothic"/>
            <w:b w:val="0"/>
          </w:rPr>
          <w:t xml:space="preserve">% </w:t>
        </w:r>
      </w:ins>
      <w:ins w:id="6016" w:author="Sammartano, Marc (BIC USA)" w:date="2015-11-10T12:47:00Z">
        <w:r>
          <w:rPr>
            <w:rFonts w:ascii="Letter Gothic" w:hAnsi="Letter Gothic"/>
            <w:b w:val="0"/>
          </w:rPr>
          <w:t>opaque</w:t>
        </w:r>
      </w:ins>
      <w:ins w:id="6017" w:author="Sammartano, Marc (BIC USA)" w:date="2015-11-10T12:48:00Z">
        <w:r>
          <w:rPr>
            <w:rFonts w:ascii="Letter Gothic" w:hAnsi="Letter Gothic"/>
            <w:b w:val="0"/>
          </w:rPr>
          <w:t xml:space="preserve"> blue</w:t>
        </w:r>
      </w:ins>
      <w:ins w:id="6018" w:author="Sammartano, Marc (BIC USA)" w:date="2015-11-10T12:46:00Z">
        <w:r>
          <w:rPr>
            <w:rFonts w:ascii="Letter Gothic" w:hAnsi="Letter Gothic"/>
            <w:b w:val="0"/>
          </w:rPr>
          <w:t>, stroke and fill</w:t>
        </w:r>
      </w:ins>
    </w:p>
    <w:p w:rsidR="009117D1" w:rsidRPr="009117D1" w:rsidRDefault="009117D1" w:rsidP="009117D1">
      <w:pPr>
        <w:pStyle w:val="Codeexample"/>
        <w:rPr>
          <w:ins w:id="6019" w:author="Sammartano, Marc (BIC USA)" w:date="2015-11-10T12:46:00Z"/>
          <w:rFonts w:ascii="Letter Gothic" w:hAnsi="Letter Gothic"/>
          <w:b w:val="0"/>
        </w:rPr>
      </w:pPr>
      <w:ins w:id="6020" w:author="Sammartano, Marc (BIC USA)" w:date="2015-11-10T12:46:00Z">
        <w:r>
          <w:rPr>
            <w:rFonts w:ascii="Letter Gothic" w:hAnsi="Letter Gothic"/>
            <w:b w:val="0"/>
          </w:rPr>
          <w:t xml:space="preserve">GR.RECT </w:t>
        </w:r>
      </w:ins>
      <w:ins w:id="6021" w:author="Sammartano, Marc (BIC USA)" w:date="2015-11-10T12:47:00Z">
        <w:r>
          <w:rPr>
            <w:rFonts w:ascii="Letter Gothic" w:hAnsi="Letter Gothic"/>
            <w:b w:val="0"/>
          </w:rPr>
          <w:t>r</w:t>
        </w:r>
      </w:ins>
      <w:ins w:id="6022" w:author="Sammartano, Marc (BIC USA)" w:date="2015-11-10T12:49:00Z">
        <w:r>
          <w:rPr>
            <w:rFonts w:ascii="Letter Gothic" w:hAnsi="Letter Gothic"/>
            <w:b w:val="0"/>
          </w:rPr>
          <w:t>1</w:t>
        </w:r>
      </w:ins>
      <w:ins w:id="6023" w:author="Sammartano, Marc (BIC USA)" w:date="2015-11-10T12:47:00Z">
        <w:r>
          <w:rPr>
            <w:rFonts w:ascii="Letter Gothic" w:hAnsi="Letter Gothic"/>
            <w:b w:val="0"/>
          </w:rPr>
          <w:t xml:space="preserve">, </w:t>
        </w:r>
      </w:ins>
      <w:ins w:id="6024" w:author="Sammartano, Marc (BIC USA)" w:date="2015-11-10T12:46:00Z">
        <w:r w:rsidR="00A47ADB">
          <w:rPr>
            <w:rFonts w:ascii="Letter Gothic" w:hAnsi="Letter Gothic"/>
            <w:b w:val="0"/>
          </w:rPr>
          <w:t>5</w:t>
        </w:r>
        <w:r>
          <w:rPr>
            <w:rFonts w:ascii="Letter Gothic" w:hAnsi="Letter Gothic"/>
            <w:b w:val="0"/>
          </w:rPr>
          <w:t>0,</w:t>
        </w:r>
      </w:ins>
      <w:ins w:id="6025" w:author="Sammartano, Marc (BIC USA)" w:date="2015-11-10T12:51:00Z">
        <w:r w:rsidR="00A47ADB">
          <w:rPr>
            <w:rFonts w:ascii="Letter Gothic" w:hAnsi="Letter Gothic"/>
            <w:b w:val="0"/>
          </w:rPr>
          <w:t>5</w:t>
        </w:r>
      </w:ins>
      <w:ins w:id="6026" w:author="Sammartano, Marc (BIC USA)" w:date="2015-11-10T12:46:00Z">
        <w:r>
          <w:rPr>
            <w:rFonts w:ascii="Letter Gothic" w:hAnsi="Letter Gothic"/>
            <w:b w:val="0"/>
          </w:rPr>
          <w:t>0,</w:t>
        </w:r>
      </w:ins>
      <w:ins w:id="6027" w:author="Sammartano, Marc (BIC USA)" w:date="2015-11-10T12:51:00Z">
        <w:r w:rsidR="00A47ADB">
          <w:rPr>
            <w:rFonts w:ascii="Letter Gothic" w:hAnsi="Letter Gothic"/>
            <w:b w:val="0"/>
          </w:rPr>
          <w:t>1</w:t>
        </w:r>
      </w:ins>
      <w:ins w:id="6028" w:author="Sammartano, Marc (BIC USA)" w:date="2015-11-10T12:47:00Z">
        <w:r w:rsidR="00A47ADB">
          <w:rPr>
            <w:rFonts w:ascii="Letter Gothic" w:hAnsi="Letter Gothic"/>
            <w:b w:val="0"/>
          </w:rPr>
          <w:t>00,100</w:t>
        </w:r>
        <w:r w:rsidR="00A47ADB">
          <w:rPr>
            <w:rFonts w:ascii="Letter Gothic" w:hAnsi="Letter Gothic"/>
            <w:b w:val="0"/>
          </w:rPr>
          <w:tab/>
        </w:r>
        <w:r w:rsidR="00A47ADB">
          <w:rPr>
            <w:rFonts w:ascii="Letter Gothic" w:hAnsi="Letter Gothic"/>
            <w:b w:val="0"/>
          </w:rPr>
          <w:tab/>
          <w:t>% draw two</w:t>
        </w:r>
        <w:r>
          <w:rPr>
            <w:rFonts w:ascii="Letter Gothic" w:hAnsi="Letter Gothic"/>
            <w:b w:val="0"/>
          </w:rPr>
          <w:t xml:space="preserve"> </w:t>
        </w:r>
      </w:ins>
      <w:ins w:id="6029" w:author="Sammartano, Marc (BIC USA)" w:date="2015-11-10T12:51:00Z">
        <w:r w:rsidR="00A47ADB">
          <w:rPr>
            <w:rFonts w:ascii="Letter Gothic" w:hAnsi="Letter Gothic"/>
            <w:b w:val="0"/>
          </w:rPr>
          <w:t>squares</w:t>
        </w:r>
      </w:ins>
    </w:p>
    <w:p w:rsidR="00A47ADB" w:rsidRDefault="00A47ADB" w:rsidP="009117D1">
      <w:pPr>
        <w:pStyle w:val="Codeexample"/>
        <w:rPr>
          <w:ins w:id="6030" w:author="Sammartano, Marc (BIC USA)" w:date="2015-11-10T12:51:00Z"/>
          <w:rFonts w:ascii="Letter Gothic" w:hAnsi="Letter Gothic"/>
          <w:b w:val="0"/>
        </w:rPr>
      </w:pPr>
      <w:ins w:id="6031" w:author="Sammartano, Marc (BIC USA)" w:date="2015-11-10T12:51:00Z">
        <w:r>
          <w:rPr>
            <w:rFonts w:ascii="Letter Gothic" w:hAnsi="Letter Gothic"/>
            <w:b w:val="0"/>
          </w:rPr>
          <w:t>GR.RECT r2, 100,100,150,150</w:t>
        </w:r>
      </w:ins>
    </w:p>
    <w:p w:rsidR="009117D1" w:rsidRPr="009117D1" w:rsidRDefault="009117D1" w:rsidP="009117D1">
      <w:pPr>
        <w:pStyle w:val="Codeexample"/>
        <w:rPr>
          <w:ins w:id="6032" w:author="Sammartano, Marc (BIC USA)" w:date="2015-11-10T12:47:00Z"/>
          <w:rFonts w:ascii="Letter Gothic" w:hAnsi="Letter Gothic"/>
          <w:b w:val="0"/>
        </w:rPr>
      </w:pPr>
      <w:ins w:id="6033" w:author="Sammartano, Marc (BIC USA)" w:date="2015-11-10T12:47:00Z">
        <w:r>
          <w:rPr>
            <w:rFonts w:ascii="Letter Gothic" w:hAnsi="Letter Gothic"/>
            <w:b w:val="0"/>
          </w:rPr>
          <w:t xml:space="preserve">GR.COLOR </w:t>
        </w:r>
      </w:ins>
      <w:ins w:id="6034" w:author="Sammartano, Marc (BIC USA)" w:date="2015-11-10T12:48:00Z">
        <w:r>
          <w:rPr>
            <w:rFonts w:ascii="Letter Gothic" w:hAnsi="Letter Gothic"/>
            <w:b w:val="0"/>
          </w:rPr>
          <w:t>128,255,0,0</w:t>
        </w:r>
        <w:r>
          <w:rPr>
            <w:rFonts w:ascii="Letter Gothic" w:hAnsi="Letter Gothic"/>
            <w:b w:val="0"/>
          </w:rPr>
          <w:tab/>
        </w:r>
        <w:r>
          <w:rPr>
            <w:rFonts w:ascii="Letter Gothic" w:hAnsi="Letter Gothic"/>
            <w:b w:val="0"/>
          </w:rPr>
          <w:tab/>
        </w:r>
        <w:r>
          <w:rPr>
            <w:rFonts w:ascii="Letter Gothic" w:hAnsi="Letter Gothic"/>
            <w:b w:val="0"/>
          </w:rPr>
          <w:tab/>
          <w:t>% half-transparent red</w:t>
        </w:r>
      </w:ins>
    </w:p>
    <w:p w:rsidR="009117D1" w:rsidRPr="009117D1" w:rsidRDefault="009117D1" w:rsidP="009117D1">
      <w:pPr>
        <w:pStyle w:val="Codeexample"/>
        <w:rPr>
          <w:ins w:id="6035" w:author="Sammartano, Marc (BIC USA)" w:date="2015-11-10T12:49:00Z"/>
          <w:rFonts w:ascii="Letter Gothic" w:hAnsi="Letter Gothic"/>
          <w:b w:val="0"/>
        </w:rPr>
      </w:pPr>
      <w:ins w:id="6036" w:author="Sammartano, Marc (BIC USA)" w:date="2015-11-10T12:49:00Z">
        <w:r>
          <w:rPr>
            <w:rFonts w:ascii="Letter Gothic" w:hAnsi="Letter Gothic"/>
            <w:b w:val="0"/>
          </w:rPr>
          <w:t>GR.RECT r</w:t>
        </w:r>
      </w:ins>
      <w:ins w:id="6037" w:author="Sammartano, Marc (BIC USA)" w:date="2015-11-10T12:50:00Z">
        <w:r w:rsidR="00A47ADB">
          <w:rPr>
            <w:rFonts w:ascii="Letter Gothic" w:hAnsi="Letter Gothic"/>
            <w:b w:val="0"/>
          </w:rPr>
          <w:t>3</w:t>
        </w:r>
      </w:ins>
      <w:ins w:id="6038" w:author="Sammartano, Marc (BIC USA)" w:date="2015-11-10T12:49:00Z">
        <w:r>
          <w:rPr>
            <w:rFonts w:ascii="Letter Gothic" w:hAnsi="Letter Gothic"/>
            <w:b w:val="0"/>
          </w:rPr>
          <w:t xml:space="preserve">, </w:t>
        </w:r>
        <w:r w:rsidR="00A47ADB">
          <w:rPr>
            <w:rFonts w:ascii="Letter Gothic" w:hAnsi="Letter Gothic"/>
            <w:b w:val="0"/>
          </w:rPr>
          <w:t>7</w:t>
        </w:r>
        <w:r>
          <w:rPr>
            <w:rFonts w:ascii="Letter Gothic" w:hAnsi="Letter Gothic"/>
            <w:b w:val="0"/>
          </w:rPr>
          <w:t>5,</w:t>
        </w:r>
      </w:ins>
      <w:ins w:id="6039" w:author="Sammartano, Marc (BIC USA)" w:date="2015-11-10T12:52:00Z">
        <w:r w:rsidR="00A47ADB">
          <w:rPr>
            <w:rFonts w:ascii="Letter Gothic" w:hAnsi="Letter Gothic"/>
            <w:b w:val="0"/>
          </w:rPr>
          <w:t>7</w:t>
        </w:r>
      </w:ins>
      <w:ins w:id="6040" w:author="Sammartano, Marc (BIC USA)" w:date="2015-11-10T12:49:00Z">
        <w:r>
          <w:rPr>
            <w:rFonts w:ascii="Letter Gothic" w:hAnsi="Letter Gothic"/>
            <w:b w:val="0"/>
          </w:rPr>
          <w:t>5,</w:t>
        </w:r>
      </w:ins>
      <w:ins w:id="6041" w:author="Sammartano, Marc (BIC USA)" w:date="2015-11-10T12:52:00Z">
        <w:r w:rsidR="00A47ADB">
          <w:rPr>
            <w:rFonts w:ascii="Letter Gothic" w:hAnsi="Letter Gothic"/>
            <w:b w:val="0"/>
          </w:rPr>
          <w:t>125</w:t>
        </w:r>
      </w:ins>
      <w:ins w:id="6042" w:author="Sammartano, Marc (BIC USA)" w:date="2015-11-10T12:49:00Z">
        <w:r>
          <w:rPr>
            <w:rFonts w:ascii="Letter Gothic" w:hAnsi="Letter Gothic"/>
            <w:b w:val="0"/>
          </w:rPr>
          <w:t>,</w:t>
        </w:r>
      </w:ins>
      <w:ins w:id="6043" w:author="Sammartano, Marc (BIC USA)" w:date="2015-11-10T12:52:00Z">
        <w:r w:rsidR="00A47ADB">
          <w:rPr>
            <w:rFonts w:ascii="Letter Gothic" w:hAnsi="Letter Gothic"/>
            <w:b w:val="0"/>
          </w:rPr>
          <w:t>12</w:t>
        </w:r>
      </w:ins>
      <w:ins w:id="6044" w:author="Sammartano, Marc (BIC USA)" w:date="2015-11-10T12:49:00Z">
        <w:r>
          <w:rPr>
            <w:rFonts w:ascii="Letter Gothic" w:hAnsi="Letter Gothic"/>
            <w:b w:val="0"/>
          </w:rPr>
          <w:t>5</w:t>
        </w:r>
        <w:r>
          <w:rPr>
            <w:rFonts w:ascii="Letter Gothic" w:hAnsi="Letter Gothic"/>
            <w:b w:val="0"/>
          </w:rPr>
          <w:tab/>
        </w:r>
        <w:r>
          <w:rPr>
            <w:rFonts w:ascii="Letter Gothic" w:hAnsi="Letter Gothic"/>
            <w:b w:val="0"/>
          </w:rPr>
          <w:tab/>
          <w:t>% draw a</w:t>
        </w:r>
        <w:r w:rsidR="00A47ADB">
          <w:rPr>
            <w:rFonts w:ascii="Letter Gothic" w:hAnsi="Letter Gothic"/>
            <w:b w:val="0"/>
          </w:rPr>
          <w:t>n overlapping square</w:t>
        </w:r>
      </w:ins>
    </w:p>
    <w:p w:rsidR="00A47ADB" w:rsidRDefault="00A47ADB" w:rsidP="009117D1">
      <w:pPr>
        <w:pStyle w:val="Codeexample"/>
        <w:rPr>
          <w:ins w:id="6045" w:author="Sammartano, Marc (BIC USA)" w:date="2015-11-10T12:56:00Z"/>
          <w:rFonts w:ascii="Letter Gothic" w:hAnsi="Letter Gothic"/>
          <w:b w:val="0"/>
        </w:rPr>
      </w:pPr>
      <w:ins w:id="6046" w:author="Sammartano, Marc (BIC USA)" w:date="2015-11-10T12:56:00Z">
        <w:r>
          <w:rPr>
            <w:rFonts w:ascii="Letter Gothic" w:hAnsi="Letter Gothic"/>
            <w:b w:val="0"/>
          </w:rPr>
          <w:t>GR.RENDER : PAUSE 2000</w:t>
        </w:r>
      </w:ins>
    </w:p>
    <w:p w:rsidR="00A47ADB" w:rsidRDefault="00A47ADB" w:rsidP="009117D1">
      <w:pPr>
        <w:pStyle w:val="Codeexample"/>
        <w:rPr>
          <w:ins w:id="6047" w:author="Sammartano, Marc (BIC USA)" w:date="2015-11-10T12:54:00Z"/>
          <w:rFonts w:ascii="Letter Gothic" w:hAnsi="Letter Gothic"/>
          <w:b w:val="0"/>
        </w:rPr>
      </w:pPr>
      <w:ins w:id="6048" w:author="Sammartano, Marc (BIC USA)" w:date="2015-11-10T12:54:00Z">
        <w:r>
          <w:rPr>
            <w:rFonts w:ascii="Letter Gothic" w:hAnsi="Letter Gothic"/>
            <w:b w:val="0"/>
          </w:rPr>
          <w:t>! advanced usage</w:t>
        </w:r>
      </w:ins>
    </w:p>
    <w:p w:rsidR="00A47ADB" w:rsidRDefault="00A47ADB" w:rsidP="009117D1">
      <w:pPr>
        <w:pStyle w:val="Codeexample"/>
        <w:rPr>
          <w:ins w:id="6049" w:author="Sammartano, Marc (BIC USA)" w:date="2015-11-10T12:52:00Z"/>
          <w:rFonts w:ascii="Letter Gothic" w:hAnsi="Letter Gothic"/>
          <w:b w:val="0"/>
        </w:rPr>
      </w:pPr>
      <w:ins w:id="6050" w:author="Sammartano, Marc (BIC USA)" w:date="2015-11-10T12:53:00Z">
        <w:r>
          <w:rPr>
            <w:rFonts w:ascii="Letter Gothic" w:hAnsi="Letter Gothic"/>
            <w:b w:val="0"/>
          </w:rPr>
          <w:t>GR.GET.VALUE r1, "paint", p</w:t>
        </w:r>
        <w:r>
          <w:rPr>
            <w:rFonts w:ascii="Letter Gothic" w:hAnsi="Letter Gothic"/>
            <w:b w:val="0"/>
          </w:rPr>
          <w:tab/>
        </w:r>
        <w:r>
          <w:rPr>
            <w:rFonts w:ascii="Letter Gothic" w:hAnsi="Letter Gothic"/>
            <w:b w:val="0"/>
          </w:rPr>
          <w:tab/>
          <w:t xml:space="preserve">% get </w:t>
        </w:r>
      </w:ins>
      <w:ins w:id="6051" w:author="Sammartano, Marc (BIC USA)" w:date="2015-11-10T12:54:00Z">
        <w:r>
          <w:rPr>
            <w:rFonts w:ascii="Letter Gothic" w:hAnsi="Letter Gothic"/>
            <w:b w:val="0"/>
          </w:rPr>
          <w:t xml:space="preserve">index of first </w:t>
        </w:r>
      </w:ins>
      <w:ins w:id="6052" w:author="Sammartano, Marc (BIC USA)" w:date="2015-11-10T12:56:00Z">
        <w:r>
          <w:rPr>
            <w:rFonts w:ascii="Letter Gothic" w:hAnsi="Letter Gothic"/>
            <w:b w:val="0"/>
          </w:rPr>
          <w:t>P</w:t>
        </w:r>
      </w:ins>
      <w:ins w:id="6053" w:author="Sammartano, Marc (BIC USA)" w:date="2015-11-10T12:54:00Z">
        <w:r>
          <w:rPr>
            <w:rFonts w:ascii="Letter Gothic" w:hAnsi="Letter Gothic"/>
            <w:b w:val="0"/>
          </w:rPr>
          <w:t>aint</w:t>
        </w:r>
      </w:ins>
    </w:p>
    <w:p w:rsidR="00A47ADB" w:rsidRDefault="00A47ADB" w:rsidP="009117D1">
      <w:pPr>
        <w:pStyle w:val="Codeexample"/>
        <w:rPr>
          <w:ins w:id="6054" w:author="Sammartano, Marc (BIC USA)" w:date="2015-11-10T12:54:00Z"/>
          <w:rFonts w:ascii="Letter Gothic" w:hAnsi="Letter Gothic"/>
          <w:b w:val="0"/>
        </w:rPr>
      </w:pPr>
      <w:ins w:id="6055" w:author="Sammartano, Marc (BIC USA)" w:date="2015-11-10T12:54:00Z">
        <w:r>
          <w:rPr>
            <w:rFonts w:ascii="Letter Gothic" w:hAnsi="Letter Gothic"/>
            <w:b w:val="0"/>
          </w:rPr>
          <w:t xml:space="preserve">GR.COLOR </w:t>
        </w:r>
      </w:ins>
      <w:ins w:id="6056" w:author="Sammartano, Marc (BIC USA)" w:date="2015-11-30T17:22:00Z">
        <w:r w:rsidR="00E56905">
          <w:rPr>
            <w:rFonts w:ascii="Letter Gothic" w:hAnsi="Letter Gothic"/>
            <w:b w:val="0"/>
          </w:rPr>
          <w:t>255</w:t>
        </w:r>
      </w:ins>
      <w:ins w:id="6057" w:author="Sammartano, Marc (BIC USA)" w:date="2015-11-10T12:54:00Z">
        <w:r>
          <w:rPr>
            <w:rFonts w:ascii="Letter Gothic" w:hAnsi="Letter Gothic"/>
            <w:b w:val="0"/>
          </w:rPr>
          <w:t>,</w:t>
        </w:r>
      </w:ins>
      <w:ins w:id="6058" w:author="Sammartano, Marc (BIC USA)" w:date="2015-11-10T12:55:00Z">
        <w:r>
          <w:rPr>
            <w:rFonts w:ascii="Letter Gothic" w:hAnsi="Letter Gothic"/>
            <w:b w:val="0"/>
          </w:rPr>
          <w:t>0,255,0,,p</w:t>
        </w:r>
        <w:r>
          <w:rPr>
            <w:rFonts w:ascii="Letter Gothic" w:hAnsi="Letter Gothic"/>
            <w:b w:val="0"/>
          </w:rPr>
          <w:tab/>
        </w:r>
        <w:r>
          <w:rPr>
            <w:rFonts w:ascii="Letter Gothic" w:hAnsi="Letter Gothic"/>
            <w:b w:val="0"/>
          </w:rPr>
          <w:tab/>
          <w:t>%</w:t>
        </w:r>
      </w:ins>
      <w:ins w:id="6059" w:author="Sammartano, Marc (BIC USA)" w:date="2015-11-10T12:56:00Z">
        <w:r w:rsidR="00EB4434">
          <w:rPr>
            <w:rFonts w:ascii="Letter Gothic" w:hAnsi="Letter Gothic"/>
            <w:b w:val="0"/>
          </w:rPr>
          <w:t xml:space="preserve"> change that</w:t>
        </w:r>
        <w:r>
          <w:rPr>
            <w:rFonts w:ascii="Letter Gothic" w:hAnsi="Letter Gothic"/>
            <w:b w:val="0"/>
          </w:rPr>
          <w:t xml:space="preserve"> Paint</w:t>
        </w:r>
      </w:ins>
      <w:ins w:id="6060" w:author="Sammartano, Marc (BIC USA)" w:date="2015-11-30T14:26:00Z">
        <w:r w:rsidR="00EB4434">
          <w:rPr>
            <w:rFonts w:ascii="Letter Gothic" w:hAnsi="Letter Gothic"/>
            <w:b w:val="0"/>
          </w:rPr>
          <w:t>’s</w:t>
        </w:r>
      </w:ins>
      <w:ins w:id="6061" w:author="Sammartano, Marc (BIC USA)" w:date="2015-11-10T12:56:00Z">
        <w:r>
          <w:rPr>
            <w:rFonts w:ascii="Letter Gothic" w:hAnsi="Letter Gothic"/>
            <w:b w:val="0"/>
          </w:rPr>
          <w:t xml:space="preserve"> color to </w:t>
        </w:r>
      </w:ins>
      <w:ins w:id="6062" w:author="Sammartano, Marc (BIC USA)" w:date="2015-11-30T17:22:00Z">
        <w:r w:rsidR="00E56905">
          <w:rPr>
            <w:rFonts w:ascii="Letter Gothic" w:hAnsi="Letter Gothic"/>
            <w:b w:val="0"/>
          </w:rPr>
          <w:t xml:space="preserve">opaque </w:t>
        </w:r>
      </w:ins>
      <w:ins w:id="6063" w:author="Sammartano, Marc (BIC USA)" w:date="2015-11-10T12:56:00Z">
        <w:r>
          <w:rPr>
            <w:rFonts w:ascii="Letter Gothic" w:hAnsi="Letter Gothic"/>
            <w:b w:val="0"/>
          </w:rPr>
          <w:t>green</w:t>
        </w:r>
      </w:ins>
    </w:p>
    <w:p w:rsidR="00A47ADB" w:rsidRDefault="00A47ADB" w:rsidP="009117D1">
      <w:pPr>
        <w:pStyle w:val="Codeexample"/>
        <w:rPr>
          <w:ins w:id="6064" w:author="Sammartano, Marc (BIC USA)" w:date="2015-11-10T12:56:00Z"/>
          <w:rFonts w:ascii="Letter Gothic" w:hAnsi="Letter Gothic"/>
          <w:b w:val="0"/>
        </w:rPr>
      </w:pPr>
      <w:ins w:id="6065" w:author="Sammartano, Marc (BIC USA)" w:date="2015-11-10T12:56:00Z">
        <w:r>
          <w:rPr>
            <w:rFonts w:ascii="Letter Gothic" w:hAnsi="Letter Gothic"/>
            <w:b w:val="0"/>
          </w:rPr>
          <w:t>GR.RENDER : PAUSE 2000</w:t>
        </w:r>
        <w:r>
          <w:rPr>
            <w:rFonts w:ascii="Letter Gothic" w:hAnsi="Letter Gothic"/>
            <w:b w:val="0"/>
          </w:rPr>
          <w:tab/>
        </w:r>
        <w:r>
          <w:rPr>
            <w:rFonts w:ascii="Letter Gothic" w:hAnsi="Letter Gothic"/>
            <w:b w:val="0"/>
          </w:rPr>
          <w:tab/>
          <w:t>% both r1 and r2 change</w:t>
        </w:r>
      </w:ins>
    </w:p>
    <w:p w:rsidR="00EB4434" w:rsidRPr="00EB4434" w:rsidRDefault="005A0575" w:rsidP="00EB4434">
      <w:pPr>
        <w:pStyle w:val="Codeexample"/>
        <w:rPr>
          <w:ins w:id="6066" w:author="Sammartano, Marc (BIC USA)" w:date="2015-11-30T14:13:00Z"/>
          <w:rFonts w:ascii="Letter Gothic" w:hAnsi="Letter Gothic"/>
          <w:b w:val="0"/>
        </w:rPr>
      </w:pPr>
      <w:ins w:id="6067" w:author="Sammartano, Marc (BIC USA)" w:date="2015-11-30T14:14:00Z">
        <w:r>
          <w:rPr>
            <w:rFonts w:ascii="Letter Gothic" w:hAnsi="Letter Gothic"/>
            <w:b w:val="0"/>
          </w:rPr>
          <w:t xml:space="preserve">GR.RECT r4, </w:t>
        </w:r>
      </w:ins>
      <w:ins w:id="6068" w:author="Sammartano, Marc (BIC USA)" w:date="2015-11-30T14:25:00Z">
        <w:r w:rsidR="00EB4434">
          <w:rPr>
            <w:rFonts w:ascii="Letter Gothic" w:hAnsi="Letter Gothic"/>
            <w:b w:val="0"/>
          </w:rPr>
          <w:t>125,125,175,175</w:t>
        </w:r>
        <w:r w:rsidR="00EB4434">
          <w:rPr>
            <w:rFonts w:ascii="Letter Gothic" w:hAnsi="Letter Gothic"/>
            <w:b w:val="0"/>
          </w:rPr>
          <w:tab/>
        </w:r>
        <w:r w:rsidR="00EB4434">
          <w:rPr>
            <w:rFonts w:ascii="Letter Gothic" w:hAnsi="Letter Gothic"/>
            <w:b w:val="0"/>
          </w:rPr>
          <w:tab/>
          <w:t xml:space="preserve">% </w:t>
        </w:r>
      </w:ins>
      <w:ins w:id="6069" w:author="Sammartano, Marc (BIC USA)" w:date="2015-11-30T14:26:00Z">
        <w:r w:rsidR="00EB4434">
          <w:rPr>
            <w:rFonts w:ascii="Letter Gothic" w:hAnsi="Letter Gothic"/>
            <w:b w:val="0"/>
          </w:rPr>
          <w:t>use current Paint, unchanged</w:t>
        </w:r>
      </w:ins>
    </w:p>
    <w:p w:rsidR="00EB4434" w:rsidRDefault="00EB4434" w:rsidP="00EB4434">
      <w:pPr>
        <w:pStyle w:val="Codeexample"/>
        <w:rPr>
          <w:ins w:id="6070" w:author="Sammartano, Marc (BIC USA)" w:date="2015-11-30T14:25:00Z"/>
          <w:rFonts w:ascii="Letter Gothic" w:hAnsi="Letter Gothic"/>
          <w:b w:val="0"/>
        </w:rPr>
      </w:pPr>
      <w:ins w:id="6071" w:author="Sammartano, Marc (BIC USA)" w:date="2015-11-30T14:25:00Z">
        <w:r>
          <w:rPr>
            <w:rFonts w:ascii="Letter Gothic" w:hAnsi="Letter Gothic"/>
            <w:b w:val="0"/>
          </w:rPr>
          <w:t>GR.RENDER : PAUSE 2000</w:t>
        </w:r>
      </w:ins>
      <w:ins w:id="6072" w:author="Sammartano, Marc (BIC USA)" w:date="2015-11-30T14:26:00Z">
        <w:r>
          <w:rPr>
            <w:rFonts w:ascii="Letter Gothic" w:hAnsi="Letter Gothic"/>
            <w:b w:val="0"/>
          </w:rPr>
          <w:tab/>
        </w:r>
        <w:r>
          <w:rPr>
            <w:rFonts w:ascii="Letter Gothic" w:hAnsi="Letter Gothic"/>
            <w:b w:val="0"/>
          </w:rPr>
          <w:tab/>
          <w:t xml:space="preserve">% still draws </w:t>
        </w:r>
      </w:ins>
      <w:ins w:id="6073" w:author="Sammartano, Marc (BIC USA)" w:date="2015-11-30T17:21:00Z">
        <w:r w:rsidR="00E56905">
          <w:rPr>
            <w:rFonts w:ascii="Letter Gothic" w:hAnsi="Letter Gothic"/>
            <w:b w:val="0"/>
          </w:rPr>
          <w:t>half-transparent red</w:t>
        </w:r>
      </w:ins>
    </w:p>
    <w:p w:rsidR="009117D1" w:rsidRPr="009117D1" w:rsidRDefault="009117D1" w:rsidP="009117D1">
      <w:pPr>
        <w:pStyle w:val="Codeexample"/>
        <w:rPr>
          <w:rFonts w:ascii="Letter Gothic" w:hAnsi="Letter Gothic"/>
          <w:b w:val="0"/>
        </w:rPr>
      </w:pPr>
      <w:ins w:id="6074" w:author="Sammartano, Marc (BIC USA)" w:date="2015-11-10T12:47:00Z">
        <w:r>
          <w:rPr>
            <w:rFonts w:ascii="Letter Gothic" w:hAnsi="Letter Gothic"/>
            <w:b w:val="0"/>
          </w:rPr>
          <w:t>GR.CLOSE</w:t>
        </w:r>
      </w:ins>
      <w:ins w:id="6075" w:author="Sammartano, Marc (BIC USA)" w:date="2015-11-10T12:57:00Z">
        <w:r w:rsidR="00A47ADB">
          <w:rPr>
            <w:rFonts w:ascii="Letter Gothic" w:hAnsi="Letter Gothic"/>
            <w:b w:val="0"/>
          </w:rPr>
          <w:t xml:space="preserve"> : END</w:t>
        </w:r>
      </w:ins>
    </w:p>
    <w:p w:rsidR="00F0174A" w:rsidRDefault="003A4712" w:rsidP="005F4916">
      <w:pPr>
        <w:pStyle w:val="Heading3"/>
      </w:pPr>
      <w:bookmarkStart w:id="6076" w:name="_Toc436833227"/>
      <w:r>
        <w:t>Gr.</w:t>
      </w:r>
      <w:r w:rsidR="00F0174A">
        <w:t>set.</w:t>
      </w:r>
      <w:r w:rsidR="009B0614">
        <w:t>a</w:t>
      </w:r>
      <w:r w:rsidR="00F0174A">
        <w:t>nti</w:t>
      </w:r>
      <w:r w:rsidR="009B0614">
        <w:t>a</w:t>
      </w:r>
      <w:r w:rsidR="00F0174A">
        <w:t xml:space="preserve">lias </w:t>
      </w:r>
      <w:ins w:id="6077" w:author="Sammartano, Marc (BIC USA)" w:date="2015-12-01T11:11:00Z">
        <w:r w:rsidR="000069D5">
          <w:t>{{</w:t>
        </w:r>
      </w:ins>
      <w:r w:rsidR="00F0174A">
        <w:t>&lt;</w:t>
      </w:r>
      <w:r w:rsidR="009A441D">
        <w:t>l</w:t>
      </w:r>
      <w:r w:rsidR="00F0174A">
        <w:t>exp&gt;</w:t>
      </w:r>
      <w:ins w:id="6078" w:author="Sammartano, Marc (BIC USA)" w:date="2015-12-01T11:12:00Z">
        <w:r w:rsidR="000069D5">
          <w:t>}{</w:t>
        </w:r>
      </w:ins>
      <w:ins w:id="6079" w:author="Sammartano, Marc (BIC USA)" w:date="2015-12-01T11:11:00Z">
        <w:r w:rsidR="000069D5">
          <w:t>,&lt;paint</w:t>
        </w:r>
      </w:ins>
      <w:ins w:id="6080" w:author="Sammartano, Marc (BIC USA)" w:date="2015-12-01T11:12:00Z">
        <w:r w:rsidR="000069D5">
          <w:t>_nexp&gt;}}</w:t>
        </w:r>
      </w:ins>
      <w:bookmarkEnd w:id="6076"/>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 xml:space="preserve">lias </w:instrText>
      </w:r>
      <w:ins w:id="6081" w:author="Sammartano, Marc (BIC USA)" w:date="2015-12-01T11:12:00Z">
        <w:r w:rsidR="000069D5">
          <w:instrText>{{</w:instrText>
        </w:r>
      </w:ins>
      <w:r w:rsidR="00F0174A" w:rsidRPr="003609B5">
        <w:instrText>&lt;</w:instrText>
      </w:r>
      <w:r w:rsidR="00D70E1E">
        <w:instrText>l</w:instrText>
      </w:r>
      <w:r w:rsidR="00F0174A" w:rsidRPr="003609B5">
        <w:instrText>exp&gt;</w:instrText>
      </w:r>
      <w:ins w:id="6082" w:author="Sammartano, Marc (BIC USA)" w:date="2015-12-01T11:13:00Z">
        <w:r w:rsidR="00392316">
          <w:instrText>}{,&lt;paint_nexp&gt;}}</w:instrText>
        </w:r>
      </w:ins>
      <w:r w:rsidR="00F0174A">
        <w:instrText xml:space="preserve">" </w:instrText>
      </w:r>
      <w:r w:rsidR="00520661">
        <w:fldChar w:fldCharType="end"/>
      </w:r>
    </w:p>
    <w:p w:rsidR="002A7E27" w:rsidRDefault="002A7E27" w:rsidP="00C806B4">
      <w:pPr>
        <w:pStyle w:val="NoSpacing"/>
        <w:rPr>
          <w:ins w:id="6083" w:author="Sammartano, Marc (BIC USA)" w:date="2015-12-01T12:41:00Z"/>
        </w:rPr>
      </w:pPr>
      <w:ins w:id="6084" w:author="Sammartano, Marc (BIC USA)" w:date="2015-12-01T12:41:00Z">
        <w:r>
          <w:t>Turns antialiasing on or off on objects drawn after this command is issued:</w:t>
        </w:r>
      </w:ins>
    </w:p>
    <w:p w:rsidR="00C806B4" w:rsidRDefault="00F0174A" w:rsidP="002A7E27">
      <w:pPr>
        <w:pStyle w:val="ListParagraph"/>
        <w:numPr>
          <w:ilvl w:val="0"/>
          <w:numId w:val="41"/>
        </w:numPr>
        <w:rPr>
          <w:ins w:id="6085" w:author="Sammartano, Marc (BIC USA)" w:date="2015-12-01T12:27:00Z"/>
        </w:rPr>
      </w:pPr>
      <w:r>
        <w:t xml:space="preserve">If </w:t>
      </w:r>
      <w:ins w:id="6086" w:author="Sammartano, Marc (BIC USA)" w:date="2015-12-01T12:26:00Z">
        <w:r w:rsidR="00C806B4">
          <w:t xml:space="preserve">the </w:t>
        </w:r>
      </w:ins>
      <w:ins w:id="6087" w:author="Sammartano, Marc (BIC USA)" w:date="2015-12-01T12:27:00Z">
        <w:r w:rsidR="00C806B4">
          <w:t xml:space="preserve">value of the </w:t>
        </w:r>
      </w:ins>
      <w:ins w:id="6088" w:author="Sammartano, Marc (BIC USA)" w:date="2015-12-01T12:26:00Z">
        <w:r w:rsidR="00C806B4">
          <w:t xml:space="preserve">antialias setting parameter </w:t>
        </w:r>
      </w:ins>
      <w:r w:rsidR="006E6122" w:rsidRPr="006E6122">
        <w:t>&lt;</w:t>
      </w:r>
      <w:r w:rsidR="009A441D">
        <w:t>l</w:t>
      </w:r>
      <w:r w:rsidR="006E6122" w:rsidRPr="006E6122">
        <w:t>exp&gt;</w:t>
      </w:r>
      <w:r>
        <w:t xml:space="preserve"> is </w:t>
      </w:r>
      <w:r w:rsidR="009A441D">
        <w:t>false (0)</w:t>
      </w:r>
      <w:r>
        <w:t xml:space="preserve">, AntiAlias </w:t>
      </w:r>
      <w:del w:id="6089" w:author="Sammartano, Marc (BIC USA)" w:date="2015-12-01T11:14:00Z">
        <w:r w:rsidDel="00392316">
          <w:delText>will be</w:delText>
        </w:r>
      </w:del>
      <w:ins w:id="6090" w:author="Sammartano, Marc (BIC USA)" w:date="2015-12-01T11:14:00Z">
        <w:r w:rsidR="00392316">
          <w:t>is</w:t>
        </w:r>
      </w:ins>
      <w:r>
        <w:t xml:space="preserve"> turned off.</w:t>
      </w:r>
    </w:p>
    <w:p w:rsidR="00C806B4" w:rsidRDefault="00F0174A" w:rsidP="002A7E27">
      <w:pPr>
        <w:pStyle w:val="ListParagraph"/>
        <w:numPr>
          <w:ilvl w:val="0"/>
          <w:numId w:val="41"/>
        </w:numPr>
        <w:rPr>
          <w:ins w:id="6091" w:author="Sammartano, Marc (BIC USA)" w:date="2015-12-01T12:28:00Z"/>
        </w:rPr>
      </w:pPr>
      <w:del w:id="6092" w:author="Sammartano, Marc (BIC USA)" w:date="2015-12-01T12:28:00Z">
        <w:r w:rsidDel="00C806B4">
          <w:delText xml:space="preserve"> </w:delText>
        </w:r>
      </w:del>
      <w:r>
        <w:t xml:space="preserve">If the </w:t>
      </w:r>
      <w:ins w:id="6093" w:author="Sammartano, Marc (BIC USA)" w:date="2015-12-01T13:10:00Z">
        <w:r w:rsidR="004343AE">
          <w:t xml:space="preserve">parameter </w:t>
        </w:r>
      </w:ins>
      <w:r>
        <w:t xml:space="preserve">value is </w:t>
      </w:r>
      <w:r w:rsidR="009A441D">
        <w:t>true (</w:t>
      </w:r>
      <w:r>
        <w:t>not zero</w:t>
      </w:r>
      <w:r w:rsidR="009A441D">
        <w:t>)</w:t>
      </w:r>
      <w:ins w:id="6094" w:author="Sammartano, Marc (BIC USA)" w:date="2015-12-01T11:15:00Z">
        <w:r w:rsidR="00392316">
          <w:t>,</w:t>
        </w:r>
      </w:ins>
      <w:del w:id="6095" w:author="Sammartano, Marc (BIC USA)" w:date="2015-12-01T11:15:00Z">
        <w:r w:rsidDel="00392316">
          <w:delText xml:space="preserve"> then</w:delText>
        </w:r>
      </w:del>
      <w:r>
        <w:t xml:space="preserve"> AntiAlias</w:t>
      </w:r>
      <w:r w:rsidR="000F725A">
        <w:t xml:space="preserve"> </w:t>
      </w:r>
      <w:del w:id="6096" w:author="Sammartano, Marc (BIC USA)" w:date="2015-12-01T12:30:00Z">
        <w:r w:rsidR="000F725A" w:rsidDel="00C806B4">
          <w:delText>will be</w:delText>
        </w:r>
      </w:del>
      <w:ins w:id="6097" w:author="Sammartano, Marc (BIC USA)" w:date="2015-12-01T12:30:00Z">
        <w:r w:rsidR="00C806B4">
          <w:t>is</w:t>
        </w:r>
      </w:ins>
      <w:r w:rsidR="000F725A">
        <w:t xml:space="preserve"> turned on.</w:t>
      </w:r>
    </w:p>
    <w:p w:rsidR="00392316" w:rsidRDefault="000F725A" w:rsidP="002A7E27">
      <w:pPr>
        <w:pStyle w:val="ListParagraph"/>
        <w:numPr>
          <w:ilvl w:val="0"/>
          <w:numId w:val="41"/>
        </w:numPr>
        <w:rPr>
          <w:ins w:id="6098" w:author="Sammartano, Marc (BIC USA)" w:date="2015-12-01T11:14:00Z"/>
        </w:rPr>
      </w:pPr>
      <w:del w:id="6099" w:author="Sammartano, Marc (BIC USA)" w:date="2015-12-01T12:28:00Z">
        <w:r w:rsidDel="00C806B4">
          <w:delText xml:space="preserve"> </w:delText>
        </w:r>
      </w:del>
      <w:ins w:id="6100" w:author="Sammartano, Marc (BIC USA)" w:date="2015-12-01T11:13:00Z">
        <w:r w:rsidR="00392316">
          <w:t xml:space="preserve">If </w:t>
        </w:r>
      </w:ins>
      <w:ins w:id="6101" w:author="Sammartano, Marc (BIC USA)" w:date="2015-12-01T12:27:00Z">
        <w:r w:rsidR="00C806B4">
          <w:t>the parameter</w:t>
        </w:r>
      </w:ins>
      <w:ins w:id="6102" w:author="Sammartano, Marc (BIC USA)" w:date="2015-12-01T11:14:00Z">
        <w:r w:rsidR="00392316">
          <w:t xml:space="preserve"> is omitted, the AntiAlias setting is toggled.</w:t>
        </w:r>
      </w:ins>
    </w:p>
    <w:p w:rsidR="00F0174A" w:rsidRDefault="000F725A" w:rsidP="00F0174A">
      <w:r>
        <w:t xml:space="preserve">AntiAlias </w:t>
      </w:r>
      <w:r w:rsidR="00F0174A">
        <w:t>should generally be on. It is on by default.</w:t>
      </w:r>
    </w:p>
    <w:p w:rsidR="002659E0" w:rsidRDefault="002659E0" w:rsidP="00F0174A">
      <w:pPr>
        <w:rPr>
          <w:ins w:id="6103" w:author="Sammartano, Marc (BIC USA)" w:date="2015-10-06T12:31:00Z"/>
        </w:rPr>
      </w:pPr>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551B4F" w:rsidRPr="002A7E27" w:rsidRDefault="002A7E27" w:rsidP="00F0174A">
      <w:ins w:id="6104" w:author="Sammartano, Marc (BIC USA)" w:date="2015-12-01T12:40:00Z">
        <w:r>
          <w:t>You may use t</w:t>
        </w:r>
      </w:ins>
      <w:ins w:id="6105" w:author="Sammartano, Marc (BIC USA)" w:date="2015-12-01T12:30:00Z">
        <w:r w:rsidR="00C806B4">
          <w:t xml:space="preserve">he </w:t>
        </w:r>
      </w:ins>
      <w:ins w:id="6106" w:author="Sammartano, Marc (BIC USA)" w:date="2015-12-01T12:31:00Z">
        <w:r w:rsidR="00C806B4">
          <w:t xml:space="preserve">optional </w:t>
        </w:r>
      </w:ins>
      <w:ins w:id="6107" w:author="Sammartano, Marc (BIC USA)" w:date="2015-12-01T12:30:00Z">
        <w:r w:rsidR="00C806B4">
          <w:t>Paint pointer parameter &lt;paint_nexp&gt;</w:t>
        </w:r>
      </w:ins>
      <w:ins w:id="6108" w:author="Sammartano, Marc (BIC USA)" w:date="2015-12-01T12:39:00Z">
        <w:r>
          <w:t xml:space="preserve"> to</w:t>
        </w:r>
      </w:ins>
      <w:ins w:id="6109" w:author="Sammartano, Marc (BIC USA)" w:date="2015-12-01T12:31:00Z">
        <w:r w:rsidR="00BE7211">
          <w:t xml:space="preserve"> specif</w:t>
        </w:r>
        <w:r>
          <w:t>y</w:t>
        </w:r>
        <w:r w:rsidR="00C806B4">
          <w:t xml:space="preserve"> </w:t>
        </w:r>
      </w:ins>
      <w:ins w:id="6110" w:author="Sammartano, Marc (BIC USA)" w:date="2015-12-01T12:32:00Z">
        <w:r w:rsidR="00C806B4">
          <w:t xml:space="preserve">a </w:t>
        </w:r>
      </w:ins>
      <w:ins w:id="6111" w:author="Sammartano, Marc (BIC USA)" w:date="2015-12-01T12:31:00Z">
        <w:r w:rsidR="00C806B4">
          <w:t>Paint object to modify</w:t>
        </w:r>
      </w:ins>
      <w:ins w:id="6112" w:author="Sammartano, Marc (BIC USA)" w:date="2015-10-06T12:31:00Z">
        <w:r w:rsidR="00551B4F">
          <w:t>.</w:t>
        </w:r>
      </w:ins>
      <w:ins w:id="6113" w:author="Sammartano, Marc (BIC USA)" w:date="2015-12-01T12:32:00Z">
        <w:r w:rsidR="00C806B4">
          <w:t xml:space="preserve"> Normally this parameter is omitted</w:t>
        </w:r>
        <w:r>
          <w:t xml:space="preserve">. See </w:t>
        </w:r>
      </w:ins>
      <w:ins w:id="6114" w:author="Sammartano, Marc (BIC USA)" w:date="2015-12-01T12:37:00Z">
        <w:r>
          <w:rPr>
            <w:b/>
          </w:rPr>
          <w:t>Gr.color</w:t>
        </w:r>
        <w:r>
          <w:t xml:space="preserve">, </w:t>
        </w:r>
        <w:r>
          <w:rPr>
            <w:i/>
          </w:rPr>
          <w:t>Advanced usage</w:t>
        </w:r>
        <w:r>
          <w:t xml:space="preserve"> for more information.</w:t>
        </w:r>
      </w:ins>
    </w:p>
    <w:p w:rsidR="00C260E1" w:rsidRDefault="003A4712" w:rsidP="005F4916">
      <w:pPr>
        <w:pStyle w:val="Heading3"/>
      </w:pPr>
      <w:bookmarkStart w:id="6115" w:name="_Toc436833228"/>
      <w:r>
        <w:t>Gr.</w:t>
      </w:r>
      <w:r w:rsidR="00C260E1">
        <w:t>s</w:t>
      </w:r>
      <w:r w:rsidR="00B37AD8">
        <w:t xml:space="preserve">et.stroke </w:t>
      </w:r>
      <w:ins w:id="6116" w:author="Sammartano, Marc (BIC USA)" w:date="2015-12-01T12:44:00Z">
        <w:r w:rsidR="00BE7211">
          <w:t>{{</w:t>
        </w:r>
      </w:ins>
      <w:r w:rsidR="00B37AD8">
        <w:t>&lt;nexp&gt;</w:t>
      </w:r>
      <w:ins w:id="6117" w:author="Sammartano, Marc (BIC USA)" w:date="2015-12-01T12:44:00Z">
        <w:r w:rsidR="00BE7211">
          <w:t>}{,&lt;paint_nexp&gt;}}</w:t>
        </w:r>
      </w:ins>
      <w:bookmarkEnd w:id="6115"/>
      <w:r w:rsidR="00520661">
        <w:fldChar w:fldCharType="begin"/>
      </w:r>
      <w:r w:rsidR="00B37AD8">
        <w:instrText xml:space="preserve"> XE "</w:instrText>
      </w:r>
      <w:r w:rsidR="00D70E1E">
        <w:instrText>G</w:instrText>
      </w:r>
      <w:r w:rsidR="00B37AD8" w:rsidRPr="00036D28">
        <w:instrText xml:space="preserve">r.set.stroke </w:instrText>
      </w:r>
      <w:ins w:id="6118" w:author="Sammartano, Marc (BIC USA)" w:date="2015-12-01T12:44:00Z">
        <w:r w:rsidR="00BE7211">
          <w:instrText>{{</w:instrText>
        </w:r>
      </w:ins>
      <w:r w:rsidR="00B37AD8" w:rsidRPr="00036D28">
        <w:instrText>&lt;nexp&gt;</w:instrText>
      </w:r>
      <w:ins w:id="6119" w:author="Sammartano, Marc (BIC USA)" w:date="2015-12-01T12:44:00Z">
        <w:r w:rsidR="00BE7211">
          <w:instrText>}{,&lt;paint_nexp&gt;}}</w:instrText>
        </w:r>
      </w:ins>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pPr>
        <w:rPr>
          <w:ins w:id="6120" w:author="Sammartano, Marc (BIC USA)" w:date="2015-10-06T12:31:00Z"/>
        </w:rPr>
      </w:pPr>
      <w:r>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551B4F" w:rsidRDefault="00BE7211" w:rsidP="009558AD">
      <w:ins w:id="6121" w:author="Sammartano, Marc (BIC USA)" w:date="2015-12-01T12:45: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9558AD" w:rsidRDefault="003A4712" w:rsidP="005F4916">
      <w:pPr>
        <w:pStyle w:val="Heading3"/>
      </w:pPr>
      <w:bookmarkStart w:id="6122" w:name="_Toc436833229"/>
      <w:r>
        <w:t>Gr.</w:t>
      </w:r>
      <w:r w:rsidR="009558AD">
        <w:t xml:space="preserve">orientation </w:t>
      </w:r>
      <w:r w:rsidR="009A10E6">
        <w:t>&lt;nexp&gt;</w:t>
      </w:r>
      <w:bookmarkEnd w:id="6122"/>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B7165">
      <w:pPr>
        <w:spacing w:after="0"/>
        <w:ind w:left="720"/>
      </w:pPr>
      <w:r>
        <w:t>-1 = Orientation depends upon the sensors.</w:t>
      </w:r>
    </w:p>
    <w:p w:rsidR="007E5C08" w:rsidRDefault="007E5C08" w:rsidP="003B7165">
      <w:pPr>
        <w:spacing w:after="0"/>
        <w:ind w:left="720"/>
      </w:pPr>
      <w:r>
        <w:t xml:space="preserve"> 0 = Orientation is forced to Landscape.</w:t>
      </w:r>
    </w:p>
    <w:p w:rsidR="007E5C08" w:rsidRDefault="007E5C08" w:rsidP="003B7165">
      <w:pPr>
        <w:ind w:left="720"/>
      </w:pPr>
      <w:r>
        <w:t xml:space="preserve"> 1 = Orientation is forced to Portrait.</w:t>
      </w:r>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command.</w:t>
      </w:r>
    </w:p>
    <w:p w:rsidR="009E12C2" w:rsidRDefault="009E12C2" w:rsidP="009E12C2">
      <w:pPr>
        <w:pStyle w:val="Heading3"/>
      </w:pPr>
      <w:bookmarkStart w:id="6123" w:name="_Toc436833230"/>
      <w:r>
        <w:t xml:space="preserve">Gr.statusbar </w:t>
      </w:r>
      <w:r w:rsidR="007E50DC">
        <w:t>{</w:t>
      </w:r>
      <w:r>
        <w:t>&lt;height_nvar&gt;</w:t>
      </w:r>
      <w:r w:rsidR="007E50DC">
        <w:t>}</w:t>
      </w:r>
      <w:r>
        <w:t xml:space="preserve"> {, showing_</w:t>
      </w:r>
      <w:r w:rsidR="004E15B1">
        <w:t>l</w:t>
      </w:r>
      <w:r>
        <w:t>var}</w:t>
      </w:r>
      <w:bookmarkEnd w:id="6123"/>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The parameters are both optional</w:t>
      </w:r>
      <w:del w:id="6124" w:author="Sammartano, Marc (BIC USA)" w:date="2015-12-01T11:59:00Z">
        <w:r w:rsidDel="00724907">
          <w:delText xml:space="preserve"> but positional</w:delText>
        </w:r>
      </w:del>
      <w:r>
        <w:t xml:space="preserve">. </w:t>
      </w:r>
      <w:del w:id="6125" w:author="Sammartano, Marc (BIC USA)" w:date="2015-12-01T11:59:00Z">
        <w:r w:rsidDel="00724907">
          <w:delText>That is, i</w:delText>
        </w:r>
      </w:del>
      <w:ins w:id="6126" w:author="Sammartano, Marc (BIC USA)" w:date="2015-12-01T11:59:00Z">
        <w:r w:rsidR="00724907">
          <w:t>I</w:t>
        </w:r>
      </w:ins>
      <w:r>
        <w:t>f you omit the first parameter but use the second, you must keep the comma.</w:t>
      </w:r>
    </w:p>
    <w:p w:rsidR="00AE3BB6" w:rsidRDefault="003A4712" w:rsidP="005F4916">
      <w:pPr>
        <w:pStyle w:val="Heading3"/>
      </w:pPr>
      <w:bookmarkStart w:id="6127" w:name="_Toc436833231"/>
      <w:r>
        <w:t>Gr.</w:t>
      </w:r>
      <w:r w:rsidR="009B0614">
        <w:t>s</w:t>
      </w:r>
      <w:r w:rsidR="00AE3BB6">
        <w:t>tatus</w:t>
      </w:r>
      <w:r w:rsidR="009B0614">
        <w:t>b</w:t>
      </w:r>
      <w:r w:rsidR="00AE3BB6">
        <w:t>ar.</w:t>
      </w:r>
      <w:r w:rsidR="009B0614">
        <w:t>s</w:t>
      </w:r>
      <w:r w:rsidR="00AE3BB6">
        <w:t>how</w:t>
      </w:r>
      <w:r w:rsidR="00D70E1E">
        <w:t xml:space="preserve"> </w:t>
      </w:r>
      <w:r w:rsidR="00AE3BB6">
        <w:t>&lt;nexp&gt;</w:t>
      </w:r>
      <w:bookmarkEnd w:id="6127"/>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6128" w:name="_Toc436833232"/>
      <w:r>
        <w:t>Gr.</w:t>
      </w:r>
      <w:r w:rsidR="003E2113">
        <w:t>render</w:t>
      </w:r>
      <w:bookmarkEnd w:id="6128"/>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pPr>
        <w:rPr>
          <w:ins w:id="6129" w:author="Sammartano, Marc (BIC USA)" w:date="2015-11-03T15:22:00Z"/>
        </w:rPr>
      </w:pPr>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9F57B4" w:rsidRDefault="009F57B4" w:rsidP="009F57B4">
      <w:pPr>
        <w:tabs>
          <w:tab w:val="left" w:pos="1140"/>
        </w:tabs>
        <w:rPr>
          <w:ins w:id="6130" w:author="Sammartano, Marc (BIC USA)" w:date="2015-11-03T15:24:00Z"/>
        </w:rPr>
      </w:pPr>
      <w:ins w:id="6131" w:author="Sammartano, Marc (BIC USA)" w:date="2015-11-03T15:22:00Z">
        <w:r w:rsidRPr="009F57B4">
          <w:rPr>
            <w:b/>
          </w:rPr>
          <w:t>Gr</w:t>
        </w:r>
      </w:ins>
      <w:ins w:id="6132" w:author="Sammartano, Marc (BIC USA)" w:date="2015-11-03T15:23:00Z">
        <w:r w:rsidRPr="009F57B4">
          <w:rPr>
            <w:b/>
          </w:rPr>
          <w:t>.render</w:t>
        </w:r>
        <w:r>
          <w:t xml:space="preserve"> always waits until the next screen refresh. Most Android devices refresh the screen 60 times per second</w:t>
        </w:r>
      </w:ins>
      <w:ins w:id="6133" w:author="Sammartano, Marc (BIC USA)" w:date="2015-11-03T15:32:00Z">
        <w:r w:rsidR="00570EBB">
          <w:t>; your device may be faster or slower</w:t>
        </w:r>
      </w:ins>
      <w:ins w:id="6134" w:author="Sammartano, Marc (BIC USA)" w:date="2015-11-03T15:23:00Z">
        <w:r>
          <w:t xml:space="preserve">. </w:t>
        </w:r>
      </w:ins>
      <w:ins w:id="6135" w:author="Sammartano, Marc (BIC USA)" w:date="2015-11-03T15:33:00Z">
        <w:r w:rsidR="00570EBB">
          <w:t>Therefore, i</w:t>
        </w:r>
      </w:ins>
      <w:ins w:id="6136" w:author="Sammartano, Marc (BIC USA)" w:date="2015-11-03T15:24:00Z">
        <w:r>
          <w:t>f you</w:t>
        </w:r>
      </w:ins>
      <w:ins w:id="6137" w:author="Sammartano, Marc (BIC USA)" w:date="2015-11-03T15:25:00Z">
        <w:r>
          <w:t xml:space="preserve"> execute two consecutive </w:t>
        </w:r>
        <w:r w:rsidRPr="009F57B4">
          <w:rPr>
            <w:b/>
          </w:rPr>
          <w:t>Gr.render</w:t>
        </w:r>
        <w:r>
          <w:t xml:space="preserve"> commands</w:t>
        </w:r>
      </w:ins>
      <w:ins w:id="6138" w:author="Sammartano, Marc (BIC USA)" w:date="2015-11-03T15:24:00Z">
        <w:r>
          <w:t>, there will be a delay of 16.7 milliseconds (on most devices) between the two commands.</w:t>
        </w:r>
      </w:ins>
    </w:p>
    <w:p w:rsidR="009F57B4" w:rsidRDefault="009F57B4" w:rsidP="009F57B4">
      <w:pPr>
        <w:tabs>
          <w:tab w:val="left" w:pos="1140"/>
        </w:tabs>
      </w:pPr>
      <w:ins w:id="6139" w:author="Sammartano, Marc (BIC USA)" w:date="2015-11-03T15:26:00Z">
        <w:r>
          <w:t>For smooth animation,</w:t>
        </w:r>
      </w:ins>
      <w:ins w:id="6140" w:author="Sammartano, Marc (BIC USA)" w:date="2015-11-03T15:27:00Z">
        <w:r w:rsidR="00570EBB">
          <w:t xml:space="preserve"> try</w:t>
        </w:r>
      </w:ins>
      <w:ins w:id="6141" w:author="Sammartano, Marc (BIC USA)" w:date="2015-11-03T15:26:00Z">
        <w:r>
          <w:t xml:space="preserve"> to avoid doing more than 16.7 ms of work between </w:t>
        </w:r>
        <w:r w:rsidRPr="00570EBB">
          <w:rPr>
            <w:b/>
          </w:rPr>
          <w:t>Gr.render</w:t>
        </w:r>
        <w:r>
          <w:t xml:space="preserve"> commands, </w:t>
        </w:r>
      </w:ins>
      <w:ins w:id="6142" w:author="Sammartano, Marc (BIC USA)" w:date="2015-11-03T15:27:00Z">
        <w:r w:rsidR="00570EBB">
          <w:t>to achieve the maximum refresh rate.</w:t>
        </w:r>
      </w:ins>
      <w:ins w:id="6143" w:author="Sammartano, Marc (BIC USA)" w:date="2015-11-03T15:30:00Z">
        <w:r w:rsidR="00570EBB">
          <w:t xml:space="preserve"> T</w:t>
        </w:r>
      </w:ins>
      <w:ins w:id="6144" w:author="Sammartano, Marc (BIC USA)" w:date="2015-11-03T15:31:00Z">
        <w:r w:rsidR="00570EBB">
          <w:t>his</w:t>
        </w:r>
      </w:ins>
      <w:ins w:id="6145" w:author="Sammartano, Marc (BIC USA)" w:date="2015-11-03T15:30:00Z">
        <w:r w:rsidR="00570EBB">
          <w:t xml:space="preserve"> is not a lot of time for a BASIC! program, so you may have to settle for a lower frame rate.</w:t>
        </w:r>
      </w:ins>
      <w:ins w:id="6146" w:author="Sammartano, Marc (BIC USA)" w:date="2015-11-03T15:27:00Z">
        <w:r w:rsidR="00570EBB">
          <w:t xml:space="preserve"> However, there is no benefit to trying to render more often</w:t>
        </w:r>
      </w:ins>
      <w:ins w:id="6147" w:author="Sammartano, Marc (BIC USA)" w:date="2015-11-03T15:30:00Z">
        <w:r w:rsidR="00570EBB">
          <w:t xml:space="preserve"> than 16.7 ms</w:t>
        </w:r>
      </w:ins>
      <w:ins w:id="6148" w:author="Sammartano, Marc (BIC USA)" w:date="2015-11-03T15:27:00Z">
        <w:r w:rsidR="00570EBB">
          <w:t>.</w:t>
        </w:r>
      </w:ins>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6149" w:name="_Toc436833233"/>
      <w:r>
        <w:t>Gr.</w:t>
      </w:r>
      <w:r w:rsidR="00714DB8">
        <w:t>screen width, height{, density }</w:t>
      </w:r>
      <w:bookmarkEnd w:id="6149"/>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714DB8" w:rsidP="00714DB8">
      <w:r>
        <w:t xml:space="preserve">This command should be executed after the execution of any </w:t>
      </w:r>
      <w:r w:rsidR="004E15B1" w:rsidRPr="004E15B1">
        <w:rPr>
          <w:b/>
        </w:rPr>
        <w:t>G</w:t>
      </w:r>
      <w:r w:rsidRPr="004E15B1">
        <w:rPr>
          <w:b/>
        </w:rPr>
        <w:t>r.orientation</w:t>
      </w:r>
      <w:r>
        <w:t xml:space="preserve"> command. This is because the </w:t>
      </w:r>
      <w:r w:rsidR="004E15B1" w:rsidRPr="004E15B1">
        <w:rPr>
          <w:b/>
        </w:rPr>
        <w:t>G</w:t>
      </w:r>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6150" w:name="_Toc436833234"/>
      <w:r>
        <w:t>Gr.</w:t>
      </w:r>
      <w:r w:rsidR="00CD79D5">
        <w:t>scale x_factor, y_factor</w:t>
      </w:r>
      <w:bookmarkEnd w:id="6150"/>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166DEE" w:rsidRPr="003B7165" w:rsidDel="001D0F29" w:rsidRDefault="00A62E73" w:rsidP="001D0F29">
      <w:pPr>
        <w:pStyle w:val="Codeexample"/>
        <w:rPr>
          <w:del w:id="6151" w:author="Sammartano, Marc (BIC USA)" w:date="2015-08-17T14:42:00Z"/>
          <w:rFonts w:ascii="Letter Gothic" w:hAnsi="Letter Gothic"/>
          <w:b w:val="0"/>
        </w:rPr>
      </w:pPr>
      <w:r w:rsidRPr="003B7165">
        <w:rPr>
          <w:rFonts w:ascii="Letter Gothic" w:hAnsi="Letter Gothic"/>
          <w:b w:val="0"/>
        </w:rPr>
        <w:t>g</w:t>
      </w:r>
      <w:r w:rsidR="00166DEE" w:rsidRPr="003B7165">
        <w:rPr>
          <w:rFonts w:ascii="Letter Gothic" w:hAnsi="Letter Gothic"/>
          <w:b w:val="0"/>
        </w:rPr>
        <w:t>r.open</w:t>
      </w:r>
      <w:del w:id="6152" w:author="Sammartano, Marc (BIC USA)" w:date="2015-08-17T14:42:00Z">
        <w:r w:rsidR="00166DEE" w:rsidRPr="003B7165" w:rsidDel="001D0F29">
          <w:rPr>
            <w:rFonts w:ascii="Letter Gothic" w:hAnsi="Letter Gothic"/>
            <w:b w:val="0"/>
          </w:rPr>
          <w:delText xml:space="preserve"> 255, 255, 255, 255</w:delText>
        </w:r>
      </w:del>
    </w:p>
    <w:p w:rsidR="00C103C1" w:rsidRPr="003B7165" w:rsidRDefault="00A62E73" w:rsidP="001D0F29">
      <w:pPr>
        <w:pStyle w:val="Codeexample"/>
        <w:rPr>
          <w:rFonts w:ascii="Letter Gothic" w:hAnsi="Letter Gothic"/>
          <w:b w:val="0"/>
        </w:rPr>
      </w:pPr>
      <w:del w:id="6153" w:author="Sammartano, Marc (BIC USA)" w:date="2015-08-17T14:42:00Z">
        <w:r w:rsidRPr="003B7165" w:rsidDel="001D0F29">
          <w:rPr>
            <w:rFonts w:ascii="Letter Gothic" w:hAnsi="Letter Gothic"/>
            <w:b w:val="0"/>
          </w:rPr>
          <w:delText>g</w:delText>
        </w:r>
        <w:r w:rsidR="00166DEE" w:rsidRPr="003B7165" w:rsidDel="001D0F29">
          <w:rPr>
            <w:rFonts w:ascii="Letter Gothic" w:hAnsi="Letter Gothic"/>
            <w:b w:val="0"/>
          </w:rPr>
          <w:delText>r.orientation 0</w:delText>
        </w:r>
      </w:del>
      <w:ins w:id="6154" w:author="Sammartano, Marc (BIC USA)" w:date="2015-08-17T14:42:00Z">
        <w:r w:rsidR="001D0F29">
          <w:rPr>
            <w:rFonts w:ascii="Letter Gothic" w:hAnsi="Letter Gothic"/>
            <w:b w:val="0"/>
          </w:rPr>
          <w:tab/>
        </w:r>
        <w:r w:rsidR="001D0F29">
          <w:rPr>
            <w:rFonts w:ascii="Letter Gothic" w:hAnsi="Letter Gothic"/>
            <w:b w:val="0"/>
          </w:rPr>
          <w:tab/>
        </w:r>
      </w:ins>
      <w:ins w:id="6155" w:author="Sammartano, Marc (BIC USA)" w:date="2015-08-17T14:43:00Z">
        <w:r w:rsidR="001D0F29">
          <w:rPr>
            <w:rFonts w:ascii="Letter Gothic" w:hAnsi="Letter Gothic"/>
            <w:b w:val="0"/>
          </w:rPr>
          <w:t>% defaults: white, no status bar, landscape</w:t>
        </w:r>
      </w:ins>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6156" w:name="_Toc436833235"/>
      <w:r>
        <w:t>Gr.</w:t>
      </w:r>
      <w:r w:rsidR="009558AD">
        <w:t>cls</w:t>
      </w:r>
      <w:bookmarkEnd w:id="6156"/>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6157" w:name="_Toc436833236"/>
      <w:r>
        <w:t>Gr.</w:t>
      </w:r>
      <w:r w:rsidR="009558AD">
        <w:t>close</w:t>
      </w:r>
      <w:bookmarkEnd w:id="6157"/>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6158" w:name="_Toc436833237"/>
      <w:r>
        <w:t>Gr.</w:t>
      </w:r>
      <w:r w:rsidR="009558AD">
        <w:t>front</w:t>
      </w:r>
      <w:r w:rsidR="0078615E">
        <w:t xml:space="preserve"> </w:t>
      </w:r>
      <w:r w:rsidR="009558AD">
        <w:t>flag</w:t>
      </w:r>
      <w:bookmarkEnd w:id="6158"/>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w:t>
      </w:r>
      <w:ins w:id="6159" w:author="Sammartano, Marc (BIC USA)" w:date="2015-11-02T12:12:00Z">
        <w:r w:rsidR="000D4623">
          <w:t xml:space="preserve"> </w:t>
        </w:r>
      </w:ins>
      <w:r w:rsidR="009558AD">
        <w: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6160" w:name="_Toc436833238"/>
      <w:r>
        <w:t>Gr.</w:t>
      </w:r>
      <w:r w:rsidR="00330882">
        <w:t>brightness &lt;nexp&gt;</w:t>
      </w:r>
      <w:bookmarkEnd w:id="6160"/>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6161" w:name="_Toc436833239"/>
      <w:r>
        <w:t>Graphical Object Creation Commands</w:t>
      </w:r>
      <w:bookmarkEnd w:id="6161"/>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w:t>
      </w:r>
      <w:r w:rsidRPr="009D5B44">
        <w:rPr>
          <w:b/>
        </w:rPr>
        <w:t>Gr.text.draw</w:t>
      </w:r>
      <w:r>
        <w:t xml:space="preserve">,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6162" w:name="_Gr.point_&lt;object_number_nvar&gt;,_x,"/>
      <w:bookmarkStart w:id="6163" w:name="_Toc436833240"/>
      <w:bookmarkEnd w:id="6162"/>
      <w:r>
        <w:t>Gr.point &lt;</w:t>
      </w:r>
      <w:r w:rsidR="003B3008">
        <w:t>o</w:t>
      </w:r>
      <w:r>
        <w:t>bject_number_nvar&gt;, x, y</w:t>
      </w:r>
      <w:bookmarkEnd w:id="6163"/>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 xml:space="preserve">bject_number_nvar&gt;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6164" w:name="_Gr.line_&lt;object_number_nvar&gt;,_x1,"/>
      <w:bookmarkStart w:id="6165" w:name="_Toc436833241"/>
      <w:bookmarkEnd w:id="6164"/>
      <w:r>
        <w:t>Gr.</w:t>
      </w:r>
      <w:r w:rsidR="009558AD">
        <w:t xml:space="preserve">line </w:t>
      </w:r>
      <w:r w:rsidR="008A5D10">
        <w:t>&lt;</w:t>
      </w:r>
      <w:r w:rsidR="003B3008">
        <w:t>o</w:t>
      </w:r>
      <w:r w:rsidR="009558AD">
        <w:t>bject_number</w:t>
      </w:r>
      <w:r w:rsidR="008A5D10">
        <w:t>_nvar&gt;</w:t>
      </w:r>
      <w:r w:rsidR="009558AD">
        <w:t>, x1, y1, x2, y2</w:t>
      </w:r>
      <w:bookmarkEnd w:id="6165"/>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6166" w:name="_Gr.rect_&lt;object_number_nvar&gt;,_left,"/>
      <w:bookmarkStart w:id="6167" w:name="_Toc436833242"/>
      <w:bookmarkEnd w:id="6166"/>
      <w:r>
        <w:t>Gr.</w:t>
      </w:r>
      <w:r w:rsidR="009558AD">
        <w:t xml:space="preserve">rect </w:t>
      </w:r>
      <w:r w:rsidR="008A5D10">
        <w:t>&lt;</w:t>
      </w:r>
      <w:r w:rsidR="003B3008">
        <w:t>o</w:t>
      </w:r>
      <w:r w:rsidR="008A5D10">
        <w:t>bject_number_nvar&gt;</w:t>
      </w:r>
      <w:r w:rsidR="009558AD">
        <w:t>, left, top, right, bottom</w:t>
      </w:r>
      <w:bookmarkEnd w:id="6167"/>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6168" w:name="_Gr.oval_&lt;object_number_nvar&gt;,_left,"/>
      <w:bookmarkStart w:id="6169" w:name="_Toc436833243"/>
      <w:bookmarkEnd w:id="6168"/>
      <w:r>
        <w:t>Gr.</w:t>
      </w:r>
      <w:r w:rsidR="009558AD">
        <w:t xml:space="preserve">oval </w:t>
      </w:r>
      <w:r w:rsidR="008A5D10">
        <w:t>&lt;</w:t>
      </w:r>
      <w:r w:rsidR="003B3008">
        <w:t>o</w:t>
      </w:r>
      <w:r w:rsidR="008A5D10">
        <w:t>bject_number_nvar&gt;</w:t>
      </w:r>
      <w:r w:rsidR="009558AD">
        <w:t>, left, top, right, bottom</w:t>
      </w:r>
      <w:bookmarkEnd w:id="6169"/>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6170" w:name="_Gr.arc_&lt;object_number_nvar&gt;,_left,"/>
      <w:bookmarkStart w:id="6171" w:name="_Toc436833244"/>
      <w:bookmarkEnd w:id="6170"/>
      <w:r>
        <w:t>Gr.</w:t>
      </w:r>
      <w:r w:rsidR="009558AD">
        <w:t xml:space="preserve">arc </w:t>
      </w:r>
      <w:r w:rsidR="008A5D10">
        <w:t>&lt;</w:t>
      </w:r>
      <w:r w:rsidR="003B3008">
        <w:t>o</w:t>
      </w:r>
      <w:r w:rsidR="008A5D10">
        <w:t>bject_number_nvar&gt;</w:t>
      </w:r>
      <w:r w:rsidR="009558AD">
        <w:t>, left, top, right, bottom, start_angle, sweep_angle, fill_mode</w:t>
      </w:r>
      <w:bookmarkEnd w:id="6171"/>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156EC7">
      <w:pPr>
        <w:pStyle w:val="ListParagraph"/>
        <w:numPr>
          <w:ilvl w:val="0"/>
          <w:numId w:val="26"/>
        </w:numPr>
      </w:pPr>
      <w:r>
        <w:t>S</w:t>
      </w:r>
      <w:r w:rsidR="008D0061">
        <w:t>tyle 0</w:t>
      </w:r>
      <w:r>
        <w:t>,</w:t>
      </w:r>
      <w:r w:rsidR="008D0061">
        <w:t xml:space="preserve"> fill_mode false</w:t>
      </w:r>
      <w:r>
        <w:t>:</w:t>
      </w:r>
      <w:r w:rsidR="008D0061">
        <w:t xml:space="preserve"> </w:t>
      </w:r>
      <w:r>
        <w:t>Only the arc is drawn.</w:t>
      </w:r>
    </w:p>
    <w:p w:rsidR="00045D1C" w:rsidRDefault="00045D1C" w:rsidP="00156EC7">
      <w:pPr>
        <w:pStyle w:val="ListParagraph"/>
        <w:numPr>
          <w:ilvl w:val="0"/>
          <w:numId w:val="26"/>
        </w:numPr>
      </w:pPr>
      <w:r>
        <w:t>Style 0, fill_mode true: The arc is drawn with lines connecting each endpoint to the center of the bounding rectangle. The resulting closed figure is not filled.</w:t>
      </w:r>
    </w:p>
    <w:p w:rsidR="00045D1C" w:rsidRDefault="00045D1C" w:rsidP="00156EC7">
      <w:pPr>
        <w:pStyle w:val="ListParagraph"/>
        <w:numPr>
          <w:ilvl w:val="0"/>
          <w:numId w:val="26"/>
        </w:numPr>
      </w:pPr>
      <w:r>
        <w:t>Style non-0, fill_mode false: The endpoints of the arc are connected by a single straight line. The resulting figure is filled.</w:t>
      </w:r>
    </w:p>
    <w:p w:rsidR="00045D1C" w:rsidRDefault="00045D1C" w:rsidP="00156EC7">
      <w:pPr>
        <w:pStyle w:val="ListParagraph"/>
        <w:numPr>
          <w:ilvl w:val="0"/>
          <w:numId w:val="26"/>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bject_number_nvar&gt;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6172" w:name="_Gr.circle_&lt;object_number_nvar&gt;,_x,"/>
      <w:bookmarkStart w:id="6173" w:name="_Toc436833245"/>
      <w:bookmarkEnd w:id="6172"/>
      <w:r>
        <w:t>Gr.</w:t>
      </w:r>
      <w:r w:rsidR="009558AD">
        <w:t xml:space="preserve">circle </w:t>
      </w:r>
      <w:r w:rsidR="008A5D10">
        <w:t>&lt;</w:t>
      </w:r>
      <w:r w:rsidR="003B3008">
        <w:t>o</w:t>
      </w:r>
      <w:r w:rsidR="008A5D10">
        <w:t>bject_number_nvar&gt;</w:t>
      </w:r>
      <w:r w:rsidR="009558AD">
        <w:t>, x, y, radius</w:t>
      </w:r>
      <w:bookmarkEnd w:id="6173"/>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6174" w:name="_Gr.set.pixels_&lt;object_number_nvar&gt;,"/>
      <w:bookmarkStart w:id="6175" w:name="_Toc436833246"/>
      <w:bookmarkEnd w:id="6174"/>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6175"/>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t xml:space="preserve">The &lt;object_number_nvar&gt;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6176" w:name="_Gr.poly_&lt;object_number_nvar&gt;,_list_"/>
      <w:bookmarkStart w:id="6177" w:name="_Toc436833247"/>
      <w:bookmarkEnd w:id="6176"/>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6177"/>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p>
    <w:p w:rsidR="00087425" w:rsidRDefault="00087425" w:rsidP="00874F49">
      <w:r>
        <w:t>BASIC! automatically draw</w:t>
      </w:r>
      <w:r w:rsidR="00367535">
        <w:t>s</w:t>
      </w:r>
      <w:r>
        <w:t xml:space="preserve"> the final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r w:rsidR="003F5D44">
        <w:t>e</w:t>
      </w:r>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 xml:space="preserve">The polygon line width, line color, alpha and fill is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C37F71" w:rsidRDefault="00C37F71" w:rsidP="00874F49">
      <w:r>
        <w:t xml:space="preserve">The &lt;object_number_nvar&gt; returns the Object List object number for this polygon. This object will not be visible until the </w:t>
      </w:r>
      <w:r w:rsidRPr="00F94B03">
        <w:rPr>
          <w:b/>
        </w:rPr>
        <w:t>Gr.render</w:t>
      </w:r>
      <w:r>
        <w:t xml:space="preserve"> command is called.</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6178" w:name="_Toc436833248"/>
      <w:r>
        <w:t>Groups</w:t>
      </w:r>
      <w:bookmarkEnd w:id="6178"/>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t>In this version of BASIC!, you ca</w:t>
      </w:r>
      <w:r w:rsidR="00C37F71">
        <w:t xml:space="preserve">n </w:t>
      </w:r>
      <w:r>
        <w:t>use a Group Object in these commands:</w:t>
      </w:r>
    </w:p>
    <w:p w:rsidR="000E2C30" w:rsidRDefault="000E2C30" w:rsidP="00156EC7">
      <w:pPr>
        <w:pStyle w:val="ListParagraph"/>
        <w:numPr>
          <w:ilvl w:val="0"/>
          <w:numId w:val="27"/>
        </w:numPr>
      </w:pPr>
      <w:r w:rsidRPr="000E2C30">
        <w:rPr>
          <w:b/>
        </w:rPr>
        <w:t>Gr.move</w:t>
      </w:r>
      <w:r>
        <w:t>: moves all of the objects by the same x and y amounts</w:t>
      </w:r>
    </w:p>
    <w:p w:rsidR="000E2C30" w:rsidRDefault="000E2C30" w:rsidP="00156EC7">
      <w:pPr>
        <w:pStyle w:val="ListParagraph"/>
        <w:numPr>
          <w:ilvl w:val="0"/>
          <w:numId w:val="27"/>
        </w:numPr>
      </w:pPr>
      <w:r w:rsidRPr="000E2C30">
        <w:rPr>
          <w:b/>
        </w:rPr>
        <w:t>Gr.hide</w:t>
      </w:r>
      <w:r>
        <w:t>: hides all of the objects</w:t>
      </w:r>
    </w:p>
    <w:p w:rsidR="000E2C30" w:rsidRDefault="000E2C30" w:rsidP="00156EC7">
      <w:pPr>
        <w:pStyle w:val="ListParagraph"/>
        <w:numPr>
          <w:ilvl w:val="0"/>
          <w:numId w:val="27"/>
        </w:numPr>
      </w:pPr>
      <w:r w:rsidRPr="000E2C30">
        <w:rPr>
          <w:b/>
        </w:rPr>
        <w:t>Gr.show</w:t>
      </w:r>
      <w:r>
        <w:t>: shows (unhides) all of the objects</w:t>
      </w:r>
    </w:p>
    <w:p w:rsidR="000E2C30" w:rsidRDefault="000E2C30" w:rsidP="00156EC7">
      <w:pPr>
        <w:pStyle w:val="ListParagraph"/>
        <w:numPr>
          <w:ilvl w:val="0"/>
          <w:numId w:val="27"/>
        </w:numPr>
      </w:pPr>
      <w:r w:rsidRPr="000E2C30">
        <w:rPr>
          <w:b/>
        </w:rPr>
        <w:t>Gr.show.toggle</w:t>
      </w:r>
      <w:r>
        <w:t>: any objects that are showing will be hidden, and any objects that are hidden will be shown.</w:t>
      </w:r>
    </w:p>
    <w:p w:rsidR="000E2C30" w:rsidRDefault="00D878AD" w:rsidP="000E2C30">
      <w:pPr>
        <w:rPr>
          <w:ins w:id="6179" w:author="Sammartano, Marc (BIC USA)" w:date="2015-11-03T15:10:00Z"/>
        </w:rPr>
      </w:pPr>
      <w:r>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AE7B60" w:rsidRDefault="00AE7B60" w:rsidP="000E2C30">
      <w:pPr>
        <w:rPr>
          <w:ins w:id="6180" w:author="Sammartano, Marc (BIC USA)" w:date="2015-11-03T14:56:00Z"/>
        </w:rPr>
      </w:pPr>
      <w:ins w:id="6181" w:author="Sammartano, Marc (BIC USA)" w:date="2015-11-03T15:11:00Z">
        <w:r>
          <w:t>Try running this example. Watch as the top circle moves to the right, then the top two, and finally the top three, as circles are added one-by-one to the list attached to the group.</w:t>
        </w:r>
      </w:ins>
    </w:p>
    <w:p w:rsidR="00952744" w:rsidRPr="00952744" w:rsidRDefault="00952744" w:rsidP="00952744">
      <w:pPr>
        <w:pStyle w:val="Codeexample"/>
        <w:rPr>
          <w:ins w:id="6182" w:author="Sammartano, Marc (BIC USA)" w:date="2015-11-03T14:59:00Z"/>
          <w:rFonts w:ascii="Letter Gothic" w:hAnsi="Letter Gothic"/>
          <w:b w:val="0"/>
        </w:rPr>
      </w:pPr>
      <w:ins w:id="6183" w:author="Sammartano, Marc (BIC USA)" w:date="2015-11-03T14:59:00Z">
        <w:r>
          <w:rPr>
            <w:rFonts w:ascii="Letter Gothic" w:hAnsi="Letter Gothic"/>
            <w:b w:val="0"/>
          </w:rPr>
          <w:t>GR.OPEN ,,,,,1 : GR.COLOR ,255,0,0,2</w:t>
        </w:r>
      </w:ins>
    </w:p>
    <w:p w:rsidR="00952744" w:rsidRDefault="00952744" w:rsidP="00952744">
      <w:pPr>
        <w:pStyle w:val="Codeexample"/>
        <w:rPr>
          <w:ins w:id="6184" w:author="Sammartano, Marc (BIC USA)" w:date="2015-11-03T15:00:00Z"/>
          <w:rFonts w:ascii="Letter Gothic" w:hAnsi="Letter Gothic"/>
          <w:b w:val="0"/>
        </w:rPr>
      </w:pPr>
      <w:ins w:id="6185" w:author="Sammartano, Marc (BIC USA)" w:date="2015-11-03T14:59:00Z">
        <w:r>
          <w:rPr>
            <w:rFonts w:ascii="Letter Gothic" w:hAnsi="Letter Gothic"/>
            <w:b w:val="0"/>
          </w:rPr>
          <w:t xml:space="preserve">GR.CIRCLE c1,100,100,40 : </w:t>
        </w:r>
      </w:ins>
      <w:ins w:id="6186" w:author="Sammartano, Marc (BIC USA)" w:date="2015-11-03T15:00:00Z">
        <w:r>
          <w:rPr>
            <w:rFonts w:ascii="Letter Gothic" w:hAnsi="Letter Gothic"/>
            <w:b w:val="0"/>
          </w:rPr>
          <w:t>GR.CIRCLE c2,100,200,40</w:t>
        </w:r>
      </w:ins>
    </w:p>
    <w:p w:rsidR="00952744" w:rsidRPr="00952744" w:rsidRDefault="00952744" w:rsidP="00952744">
      <w:pPr>
        <w:pStyle w:val="Codeexample"/>
        <w:rPr>
          <w:ins w:id="6187" w:author="Sammartano, Marc (BIC USA)" w:date="2015-11-03T15:00:00Z"/>
          <w:rFonts w:ascii="Letter Gothic" w:hAnsi="Letter Gothic"/>
          <w:b w:val="0"/>
        </w:rPr>
      </w:pPr>
      <w:ins w:id="6188" w:author="Sammartano, Marc (BIC USA)" w:date="2015-11-03T15:00:00Z">
        <w:r>
          <w:rPr>
            <w:rFonts w:ascii="Letter Gothic" w:hAnsi="Letter Gothic"/>
            <w:b w:val="0"/>
          </w:rPr>
          <w:t>GR.CIRCLE c3,100,300,40 : GR.CIRCLE c4,100,400,40</w:t>
        </w:r>
      </w:ins>
    </w:p>
    <w:p w:rsidR="00952744" w:rsidRDefault="00952744" w:rsidP="00952744">
      <w:pPr>
        <w:pStyle w:val="Codeexample"/>
        <w:rPr>
          <w:ins w:id="6189" w:author="Sammartano, Marc (BIC USA)" w:date="2015-11-03T15:00:00Z"/>
          <w:rFonts w:ascii="Letter Gothic" w:hAnsi="Letter Gothic"/>
          <w:b w:val="0"/>
        </w:rPr>
      </w:pPr>
      <w:ins w:id="6190" w:author="Sammartano, Marc (BIC USA)" w:date="2015-11-03T15:04:00Z">
        <w:r>
          <w:rPr>
            <w:rFonts w:ascii="Letter Gothic" w:hAnsi="Letter Gothic"/>
            <w:b w:val="0"/>
          </w:rPr>
          <w:t>GR.RENDER : PAUSE 1000</w:t>
        </w:r>
      </w:ins>
      <w:ins w:id="6191" w:author="Sammartano, Marc (BIC USA)" w:date="2015-11-03T15:05:00Z">
        <w:r>
          <w:rPr>
            <w:rFonts w:ascii="Letter Gothic" w:hAnsi="Letter Gothic"/>
            <w:b w:val="0"/>
          </w:rPr>
          <w:tab/>
        </w:r>
      </w:ins>
      <w:ins w:id="6192" w:author="Sammartano, Marc (BIC USA)" w:date="2015-11-03T15:12:00Z">
        <w:r w:rsidR="00AE7B60">
          <w:rPr>
            <w:rFonts w:ascii="Letter Gothic" w:hAnsi="Letter Gothic"/>
            <w:b w:val="0"/>
          </w:rPr>
          <w:tab/>
        </w:r>
      </w:ins>
      <w:ins w:id="6193" w:author="Sammartano, Marc (BIC USA)" w:date="2015-11-03T15:05:00Z">
        <w:r>
          <w:rPr>
            <w:rFonts w:ascii="Letter Gothic" w:hAnsi="Letter Gothic"/>
            <w:b w:val="0"/>
          </w:rPr>
          <w:t>% draw four red circles</w:t>
        </w:r>
      </w:ins>
    </w:p>
    <w:p w:rsidR="00952744" w:rsidRDefault="00952744" w:rsidP="00952744">
      <w:pPr>
        <w:pStyle w:val="Codeexample"/>
        <w:rPr>
          <w:ins w:id="6194" w:author="Sammartano, Marc (BIC USA)" w:date="2015-11-03T15:05:00Z"/>
          <w:rFonts w:ascii="Letter Gothic" w:hAnsi="Letter Gothic"/>
          <w:b w:val="0"/>
        </w:rPr>
      </w:pPr>
    </w:p>
    <w:p w:rsidR="00AE7B60" w:rsidRDefault="00952744" w:rsidP="00952744">
      <w:pPr>
        <w:pStyle w:val="Codeexample"/>
        <w:rPr>
          <w:ins w:id="6195" w:author="Sammartano, Marc (BIC USA)" w:date="2015-11-03T15:02:00Z"/>
          <w:rFonts w:ascii="Letter Gothic" w:hAnsi="Letter Gothic"/>
          <w:b w:val="0"/>
        </w:rPr>
      </w:pPr>
      <w:ins w:id="6196" w:author="Sammartano, Marc (BIC USA)" w:date="2015-11-03T15:01:00Z">
        <w:r>
          <w:rPr>
            <w:rFonts w:ascii="Letter Gothic" w:hAnsi="Letter Gothic"/>
            <w:b w:val="0"/>
          </w:rPr>
          <w:t>GR.GROUP g, c1</w:t>
        </w:r>
      </w:ins>
      <w:ins w:id="6197" w:author="Sammartano, Marc (BIC USA)" w:date="2015-11-03T15:12:00Z">
        <w:r w:rsidR="00AE7B60">
          <w:rPr>
            <w:rFonts w:ascii="Letter Gothic" w:hAnsi="Letter Gothic"/>
            <w:b w:val="0"/>
          </w:rPr>
          <w:tab/>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xml:space="preserve">% create a group with one </w:t>
        </w:r>
      </w:ins>
      <w:ins w:id="6198" w:author="Sammartano, Marc (BIC USA)" w:date="2015-11-03T15:13:00Z">
        <w:r w:rsidR="00AE7B60">
          <w:rPr>
            <w:rFonts w:ascii="Letter Gothic" w:hAnsi="Letter Gothic"/>
            <w:b w:val="0"/>
          </w:rPr>
          <w:t>circle</w:t>
        </w:r>
      </w:ins>
    </w:p>
    <w:p w:rsidR="00952744" w:rsidRDefault="00952744" w:rsidP="00952744">
      <w:pPr>
        <w:pStyle w:val="Codeexample"/>
        <w:rPr>
          <w:ins w:id="6199" w:author="Sammartano, Marc (BIC USA)" w:date="2015-11-03T15:01:00Z"/>
          <w:rFonts w:ascii="Letter Gothic" w:hAnsi="Letter Gothic"/>
          <w:b w:val="0"/>
        </w:rPr>
      </w:pPr>
      <w:ins w:id="6200" w:author="Sammartano, Marc (BIC USA)" w:date="2015-11-03T15:02:00Z">
        <w:r>
          <w:rPr>
            <w:rFonts w:ascii="Letter Gothic" w:hAnsi="Letter Gothic"/>
            <w:b w:val="0"/>
          </w:rPr>
          <w:t xml:space="preserve">GR.GET.VALUE </w:t>
        </w:r>
      </w:ins>
      <w:ins w:id="6201" w:author="Sammartano, Marc (BIC USA)" w:date="2015-11-03T15:04:00Z">
        <w:r>
          <w:rPr>
            <w:rFonts w:ascii="Letter Gothic" w:hAnsi="Letter Gothic"/>
            <w:b w:val="0"/>
          </w:rPr>
          <w:t>g, "list", gList</w:t>
        </w:r>
      </w:ins>
      <w:ins w:id="6202" w:author="Sammartano, Marc (BIC USA)" w:date="2015-11-03T15:12:00Z">
        <w:r w:rsidR="00AE7B60">
          <w:rPr>
            <w:rFonts w:ascii="Letter Gothic" w:hAnsi="Letter Gothic"/>
            <w:b w:val="0"/>
          </w:rPr>
          <w:tab/>
          <w:t>% get the group</w:t>
        </w:r>
      </w:ins>
      <w:ins w:id="6203" w:author="Sammartano, Marc (BIC USA)" w:date="2015-11-03T15:13:00Z">
        <w:r w:rsidR="00AE7B60">
          <w:rPr>
            <w:rFonts w:ascii="Letter Gothic" w:hAnsi="Letter Gothic"/>
            <w:b w:val="0"/>
          </w:rPr>
          <w:t>’s</w:t>
        </w:r>
      </w:ins>
      <w:ins w:id="6204" w:author="Sammartano, Marc (BIC USA)" w:date="2015-11-03T15:12:00Z">
        <w:r w:rsidR="00AE7B60">
          <w:rPr>
            <w:rFonts w:ascii="Letter Gothic" w:hAnsi="Letter Gothic"/>
            <w:b w:val="0"/>
          </w:rPr>
          <w:t xml:space="preserve"> list of objects</w:t>
        </w:r>
      </w:ins>
    </w:p>
    <w:p w:rsidR="00AE7B60" w:rsidRDefault="00952744" w:rsidP="00952744">
      <w:pPr>
        <w:pStyle w:val="Codeexample"/>
        <w:rPr>
          <w:ins w:id="6205" w:author="Sammartano, Marc (BIC USA)" w:date="2015-11-03T15:09:00Z"/>
          <w:rFonts w:ascii="Letter Gothic" w:hAnsi="Letter Gothic"/>
          <w:b w:val="0"/>
        </w:rPr>
      </w:pPr>
      <w:ins w:id="6206" w:author="Sammartano, Marc (BIC USA)" w:date="2015-11-03T15:05:00Z">
        <w:r>
          <w:rPr>
            <w:rFonts w:ascii="Letter Gothic" w:hAnsi="Letter Gothic"/>
            <w:b w:val="0"/>
          </w:rPr>
          <w:t xml:space="preserve">GR.MOVE g, </w:t>
        </w:r>
      </w:ins>
      <w:ins w:id="6207" w:author="Sammartano, Marc (BIC USA)" w:date="2015-11-03T15:07:00Z">
        <w:r w:rsidR="00AE7B60">
          <w:rPr>
            <w:rFonts w:ascii="Letter Gothic" w:hAnsi="Letter Gothic"/>
            <w:b w:val="0"/>
          </w:rPr>
          <w:t>0, 50</w:t>
        </w:r>
      </w:ins>
      <w:ins w:id="6208" w:author="Sammartano, Marc (BIC USA)" w:date="2015-11-03T15:09:00Z">
        <w:r w:rsidR="00AE7B60">
          <w:rPr>
            <w:rFonts w:ascii="Letter Gothic" w:hAnsi="Letter Gothic"/>
            <w:b w:val="0"/>
          </w:rPr>
          <w:tab/>
        </w:r>
        <w:r w:rsidR="00AE7B60">
          <w:rPr>
            <w:rFonts w:ascii="Letter Gothic" w:hAnsi="Letter Gothic"/>
            <w:b w:val="0"/>
          </w:rPr>
          <w:tab/>
        </w:r>
      </w:ins>
      <w:ins w:id="6209" w:author="Sammartano, Marc (BIC USA)" w:date="2015-11-03T15:12:00Z">
        <w:r w:rsidR="00AE7B60">
          <w:rPr>
            <w:rFonts w:ascii="Letter Gothic" w:hAnsi="Letter Gothic"/>
            <w:b w:val="0"/>
          </w:rPr>
          <w:tab/>
        </w:r>
      </w:ins>
      <w:ins w:id="6210" w:author="Sammartano, Marc (BIC USA)" w:date="2015-11-03T15:09:00Z">
        <w:r w:rsidR="00AE7B60">
          <w:rPr>
            <w:rFonts w:ascii="Letter Gothic" w:hAnsi="Letter Gothic"/>
            <w:b w:val="0"/>
          </w:rPr>
          <w:t>% move</w:t>
        </w:r>
      </w:ins>
      <w:ins w:id="6211" w:author="Sammartano, Marc (BIC USA)" w:date="2015-11-03T15:13:00Z">
        <w:r w:rsidR="00AE7B60">
          <w:rPr>
            <w:rFonts w:ascii="Letter Gothic" w:hAnsi="Letter Gothic"/>
            <w:b w:val="0"/>
          </w:rPr>
          <w:t xml:space="preserve"> whole group</w:t>
        </w:r>
      </w:ins>
      <w:ins w:id="6212" w:author="Sammartano, Marc (BIC USA)" w:date="2015-11-03T15:09:00Z">
        <w:r w:rsidR="00AE7B60">
          <w:rPr>
            <w:rFonts w:ascii="Letter Gothic" w:hAnsi="Letter Gothic"/>
            <w:b w:val="0"/>
          </w:rPr>
          <w:t xml:space="preserve"> 0 up/down, 50 right</w:t>
        </w:r>
      </w:ins>
    </w:p>
    <w:p w:rsidR="00952744" w:rsidRDefault="00AE7B60" w:rsidP="00AE7B60">
      <w:pPr>
        <w:pStyle w:val="Codeexample"/>
        <w:rPr>
          <w:ins w:id="6213" w:author="Sammartano, Marc (BIC USA)" w:date="2015-11-03T15:05:00Z"/>
          <w:rFonts w:ascii="Letter Gothic" w:hAnsi="Letter Gothic"/>
          <w:b w:val="0"/>
        </w:rPr>
      </w:pPr>
      <w:ins w:id="6214" w:author="Sammartano, Marc (BIC USA)" w:date="2015-11-03T15:07:00Z">
        <w:r>
          <w:rPr>
            <w:rFonts w:ascii="Letter Gothic" w:hAnsi="Letter Gothic"/>
            <w:b w:val="0"/>
          </w:rPr>
          <w:t>GR.RENDER : PAUSE 1000</w:t>
        </w:r>
      </w:ins>
      <w:ins w:id="6215" w:author="Sammartano, Marc (BIC USA)" w:date="2015-11-03T15:09:00Z">
        <w:r>
          <w:rPr>
            <w:rFonts w:ascii="Letter Gothic" w:hAnsi="Letter Gothic"/>
            <w:b w:val="0"/>
          </w:rPr>
          <w:tab/>
        </w:r>
      </w:ins>
      <w:ins w:id="6216" w:author="Sammartano, Marc (BIC USA)" w:date="2015-11-03T15:12:00Z">
        <w:r>
          <w:rPr>
            <w:rFonts w:ascii="Letter Gothic" w:hAnsi="Letter Gothic"/>
            <w:b w:val="0"/>
          </w:rPr>
          <w:tab/>
        </w:r>
      </w:ins>
      <w:ins w:id="6217" w:author="Sammartano, Marc (BIC USA)" w:date="2015-11-03T15:09:00Z">
        <w:r>
          <w:rPr>
            <w:rFonts w:ascii="Letter Gothic" w:hAnsi="Letter Gothic"/>
            <w:b w:val="0"/>
          </w:rPr>
          <w:t>% only one circle moves</w:t>
        </w:r>
      </w:ins>
    </w:p>
    <w:p w:rsidR="00AE7B60" w:rsidRDefault="00AE7B60" w:rsidP="00952744">
      <w:pPr>
        <w:pStyle w:val="Codeexample"/>
        <w:rPr>
          <w:ins w:id="6218" w:author="Sammartano, Marc (BIC USA)" w:date="2015-11-03T15:07:00Z"/>
          <w:rFonts w:ascii="Letter Gothic" w:hAnsi="Letter Gothic"/>
          <w:b w:val="0"/>
        </w:rPr>
      </w:pPr>
    </w:p>
    <w:p w:rsidR="00AE7B60" w:rsidRDefault="00AE7B60" w:rsidP="00952744">
      <w:pPr>
        <w:pStyle w:val="Codeexample"/>
        <w:rPr>
          <w:ins w:id="6219" w:author="Sammartano, Marc (BIC USA)" w:date="2015-11-03T15:07:00Z"/>
          <w:rFonts w:ascii="Letter Gothic" w:hAnsi="Letter Gothic"/>
          <w:b w:val="0"/>
        </w:rPr>
      </w:pPr>
      <w:ins w:id="6220" w:author="Sammartano, Marc (BIC USA)" w:date="2015-11-03T15:07:00Z">
        <w:r>
          <w:rPr>
            <w:rFonts w:ascii="Letter Gothic" w:hAnsi="Letter Gothic"/>
            <w:b w:val="0"/>
          </w:rPr>
          <w:t>LIST.ADD gList, c2</w:t>
        </w:r>
      </w:ins>
      <w:ins w:id="6221" w:author="Sammartano, Marc (BIC USA)" w:date="2015-11-03T15:10:00Z">
        <w:r>
          <w:rPr>
            <w:rFonts w:ascii="Letter Gothic" w:hAnsi="Letter Gothic"/>
            <w:b w:val="0"/>
          </w:rPr>
          <w:tab/>
        </w:r>
        <w:r>
          <w:rPr>
            <w:rFonts w:ascii="Letter Gothic" w:hAnsi="Letter Gothic"/>
            <w:b w:val="0"/>
          </w:rPr>
          <w:tab/>
        </w:r>
      </w:ins>
      <w:ins w:id="6222" w:author="Sammartano, Marc (BIC USA)" w:date="2015-11-03T15:13:00Z">
        <w:r>
          <w:rPr>
            <w:rFonts w:ascii="Letter Gothic" w:hAnsi="Letter Gothic"/>
            <w:b w:val="0"/>
          </w:rPr>
          <w:tab/>
        </w:r>
      </w:ins>
      <w:ins w:id="6223" w:author="Sammartano, Marc (BIC USA)" w:date="2015-11-03T15:10:00Z">
        <w:r>
          <w:rPr>
            <w:rFonts w:ascii="Letter Gothic" w:hAnsi="Letter Gothic"/>
            <w:b w:val="0"/>
          </w:rPr>
          <w:t>% add another circle to the group’s list</w:t>
        </w:r>
      </w:ins>
    </w:p>
    <w:p w:rsidR="00AE7B60" w:rsidRDefault="00AE7B60" w:rsidP="00AE7B60">
      <w:pPr>
        <w:pStyle w:val="Codeexample"/>
        <w:rPr>
          <w:ins w:id="6224" w:author="Sammartano, Marc (BIC USA)" w:date="2015-11-03T15:08:00Z"/>
          <w:rFonts w:ascii="Letter Gothic" w:hAnsi="Letter Gothic"/>
          <w:b w:val="0"/>
        </w:rPr>
      </w:pPr>
      <w:ins w:id="6225" w:author="Sammartano, Marc (BIC USA)" w:date="2015-11-03T15:08:00Z">
        <w:r>
          <w:rPr>
            <w:rFonts w:ascii="Letter Gothic" w:hAnsi="Letter Gothic"/>
            <w:b w:val="0"/>
          </w:rPr>
          <w:t>GR.MOVE g, 0, 50</w:t>
        </w:r>
      </w:ins>
    </w:p>
    <w:p w:rsidR="00AE7B60" w:rsidRDefault="00AE7B60" w:rsidP="00AE7B60">
      <w:pPr>
        <w:pStyle w:val="Codeexample"/>
        <w:rPr>
          <w:ins w:id="6226" w:author="Sammartano, Marc (BIC USA)" w:date="2015-11-03T15:08:00Z"/>
          <w:rFonts w:ascii="Letter Gothic" w:hAnsi="Letter Gothic"/>
          <w:b w:val="0"/>
        </w:rPr>
      </w:pPr>
      <w:ins w:id="6227" w:author="Sammartano, Marc (BIC USA)" w:date="2015-11-03T15:08:00Z">
        <w:r>
          <w:rPr>
            <w:rFonts w:ascii="Letter Gothic" w:hAnsi="Letter Gothic"/>
            <w:b w:val="0"/>
          </w:rPr>
          <w:t>GR.RENDER : PAUSE 1000</w:t>
        </w:r>
      </w:ins>
      <w:ins w:id="6228" w:author="Sammartano, Marc (BIC USA)" w:date="2015-11-03T15:09:00Z">
        <w:r>
          <w:rPr>
            <w:rFonts w:ascii="Letter Gothic" w:hAnsi="Letter Gothic"/>
            <w:b w:val="0"/>
          </w:rPr>
          <w:tab/>
        </w:r>
      </w:ins>
      <w:ins w:id="6229" w:author="Sammartano, Marc (BIC USA)" w:date="2015-11-03T15:12:00Z">
        <w:r>
          <w:rPr>
            <w:rFonts w:ascii="Letter Gothic" w:hAnsi="Letter Gothic"/>
            <w:b w:val="0"/>
          </w:rPr>
          <w:tab/>
        </w:r>
      </w:ins>
      <w:ins w:id="6230" w:author="Sammartano, Marc (BIC USA)" w:date="2015-11-03T15:09:00Z">
        <w:r>
          <w:rPr>
            <w:rFonts w:ascii="Letter Gothic" w:hAnsi="Letter Gothic"/>
            <w:b w:val="0"/>
          </w:rPr>
          <w:t>% two circles move</w:t>
        </w:r>
      </w:ins>
    </w:p>
    <w:p w:rsidR="00AE7B60" w:rsidRDefault="00AE7B60" w:rsidP="00AE7B60">
      <w:pPr>
        <w:pStyle w:val="Codeexample"/>
        <w:rPr>
          <w:ins w:id="6231" w:author="Sammartano, Marc (BIC USA)" w:date="2015-11-03T15:08:00Z"/>
          <w:rFonts w:ascii="Letter Gothic" w:hAnsi="Letter Gothic"/>
          <w:b w:val="0"/>
        </w:rPr>
      </w:pPr>
    </w:p>
    <w:p w:rsidR="00AE7B60" w:rsidRDefault="00AE7B60" w:rsidP="00AE7B60">
      <w:pPr>
        <w:pStyle w:val="Codeexample"/>
        <w:rPr>
          <w:ins w:id="6232" w:author="Sammartano, Marc (BIC USA)" w:date="2015-11-03T15:08:00Z"/>
          <w:rFonts w:ascii="Letter Gothic" w:hAnsi="Letter Gothic"/>
          <w:b w:val="0"/>
        </w:rPr>
      </w:pPr>
      <w:ins w:id="6233" w:author="Sammartano, Marc (BIC USA)" w:date="2015-11-03T15:08:00Z">
        <w:r>
          <w:rPr>
            <w:rFonts w:ascii="Letter Gothic" w:hAnsi="Letter Gothic"/>
            <w:b w:val="0"/>
          </w:rPr>
          <w:t>LIST.ADD gList, c2</w:t>
        </w:r>
      </w:ins>
      <w:ins w:id="6234" w:author="Sammartano, Marc (BIC USA)" w:date="2015-11-03T15:10:00Z">
        <w:r>
          <w:rPr>
            <w:rFonts w:ascii="Letter Gothic" w:hAnsi="Letter Gothic"/>
            <w:b w:val="0"/>
          </w:rPr>
          <w:tab/>
        </w:r>
        <w:r>
          <w:rPr>
            <w:rFonts w:ascii="Letter Gothic" w:hAnsi="Letter Gothic"/>
            <w:b w:val="0"/>
          </w:rPr>
          <w:tab/>
        </w:r>
      </w:ins>
      <w:ins w:id="6235" w:author="Sammartano, Marc (BIC USA)" w:date="2015-11-03T15:13:00Z">
        <w:r>
          <w:rPr>
            <w:rFonts w:ascii="Letter Gothic" w:hAnsi="Letter Gothic"/>
            <w:b w:val="0"/>
          </w:rPr>
          <w:tab/>
        </w:r>
      </w:ins>
      <w:ins w:id="6236" w:author="Sammartano, Marc (BIC USA)" w:date="2015-11-03T15:10:00Z">
        <w:r>
          <w:rPr>
            <w:rFonts w:ascii="Letter Gothic" w:hAnsi="Letter Gothic"/>
            <w:b w:val="0"/>
          </w:rPr>
          <w:t>% add another circle to the group’s list</w:t>
        </w:r>
      </w:ins>
    </w:p>
    <w:p w:rsidR="00AE7B60" w:rsidRDefault="00AE7B60" w:rsidP="00AE7B60">
      <w:pPr>
        <w:pStyle w:val="Codeexample"/>
        <w:rPr>
          <w:ins w:id="6237" w:author="Sammartano, Marc (BIC USA)" w:date="2015-11-03T15:08:00Z"/>
          <w:rFonts w:ascii="Letter Gothic" w:hAnsi="Letter Gothic"/>
          <w:b w:val="0"/>
        </w:rPr>
      </w:pPr>
      <w:ins w:id="6238" w:author="Sammartano, Marc (BIC USA)" w:date="2015-11-03T15:08:00Z">
        <w:r>
          <w:rPr>
            <w:rFonts w:ascii="Letter Gothic" w:hAnsi="Letter Gothic"/>
            <w:b w:val="0"/>
          </w:rPr>
          <w:t>GR.MOVE g, 0, 50</w:t>
        </w:r>
        <w:r>
          <w:rPr>
            <w:rFonts w:ascii="Letter Gothic" w:hAnsi="Letter Gothic"/>
            <w:b w:val="0"/>
          </w:rPr>
          <w:tab/>
        </w:r>
        <w:r>
          <w:rPr>
            <w:rFonts w:ascii="Letter Gothic" w:hAnsi="Letter Gothic"/>
            <w:b w:val="0"/>
          </w:rPr>
          <w:tab/>
        </w:r>
      </w:ins>
      <w:ins w:id="6239" w:author="Sammartano, Marc (BIC USA)" w:date="2015-11-03T15:12:00Z">
        <w:r>
          <w:rPr>
            <w:rFonts w:ascii="Letter Gothic" w:hAnsi="Letter Gothic"/>
            <w:b w:val="0"/>
          </w:rPr>
          <w:tab/>
        </w:r>
      </w:ins>
      <w:ins w:id="6240" w:author="Sammartano, Marc (BIC USA)" w:date="2015-11-03T15:08:00Z">
        <w:r>
          <w:rPr>
            <w:rFonts w:ascii="Letter Gothic" w:hAnsi="Letter Gothic"/>
            <w:b w:val="0"/>
          </w:rPr>
          <w:t>% three circles move</w:t>
        </w:r>
      </w:ins>
    </w:p>
    <w:p w:rsidR="00AE7B60" w:rsidRDefault="00AE7B60" w:rsidP="00AE7B60">
      <w:pPr>
        <w:pStyle w:val="Codeexample"/>
        <w:rPr>
          <w:ins w:id="6241" w:author="Sammartano, Marc (BIC USA)" w:date="2015-11-03T15:08:00Z"/>
          <w:rFonts w:ascii="Letter Gothic" w:hAnsi="Letter Gothic"/>
          <w:b w:val="0"/>
        </w:rPr>
      </w:pPr>
      <w:ins w:id="6242" w:author="Sammartano, Marc (BIC USA)" w:date="2015-11-03T15:08:00Z">
        <w:r>
          <w:rPr>
            <w:rFonts w:ascii="Letter Gothic" w:hAnsi="Letter Gothic"/>
            <w:b w:val="0"/>
          </w:rPr>
          <w:t>GR.RENDER : PAUSE 1000</w:t>
        </w:r>
      </w:ins>
    </w:p>
    <w:p w:rsidR="00AE7B60" w:rsidRDefault="00AE7B60" w:rsidP="00952744">
      <w:pPr>
        <w:pStyle w:val="Codeexample"/>
        <w:rPr>
          <w:ins w:id="6243" w:author="Sammartano, Marc (BIC USA)" w:date="2015-11-03T15:08:00Z"/>
          <w:rFonts w:ascii="Letter Gothic" w:hAnsi="Letter Gothic"/>
          <w:b w:val="0"/>
        </w:rPr>
      </w:pPr>
    </w:p>
    <w:p w:rsidR="00952744" w:rsidRPr="00952744" w:rsidRDefault="00952744" w:rsidP="00952744">
      <w:pPr>
        <w:pStyle w:val="Codeexample"/>
        <w:rPr>
          <w:rFonts w:ascii="Letter Gothic" w:hAnsi="Letter Gothic"/>
          <w:b w:val="0"/>
        </w:rPr>
      </w:pPr>
      <w:ins w:id="6244" w:author="Sammartano, Marc (BIC USA)" w:date="2015-11-03T14:57:00Z">
        <w:r>
          <w:rPr>
            <w:rFonts w:ascii="Letter Gothic" w:hAnsi="Letter Gothic"/>
            <w:b w:val="0"/>
          </w:rPr>
          <w:t>GR.</w:t>
        </w:r>
      </w:ins>
      <w:ins w:id="6245" w:author="Sammartano, Marc (BIC USA)" w:date="2015-11-03T15:08:00Z">
        <w:r w:rsidR="00AE7B60">
          <w:rPr>
            <w:rFonts w:ascii="Letter Gothic" w:hAnsi="Letter Gothic"/>
            <w:b w:val="0"/>
          </w:rPr>
          <w:t>CLOSE : END</w:t>
        </w:r>
      </w:ins>
    </w:p>
    <w:p w:rsidR="000E2C30" w:rsidRDefault="000E2C30" w:rsidP="000E2C30">
      <w:pPr>
        <w:pStyle w:val="Heading3"/>
      </w:pPr>
      <w:bookmarkStart w:id="6246" w:name="_Gr.group_&lt;object_number_nvar&gt;,_{"/>
      <w:bookmarkStart w:id="6247" w:name="_Toc436833249"/>
      <w:bookmarkEnd w:id="6246"/>
      <w:r>
        <w:t>Gr.group &lt;object_number_nvar&gt;</w:t>
      </w:r>
      <w:r w:rsidR="00CB335A">
        <w:t>{, &lt;obj_nexp&gt;}...</w:t>
      </w:r>
      <w:bookmarkEnd w:id="6247"/>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6248" w:name="_Toc436833250"/>
      <w:r>
        <w:t>Gr.group.list &lt;object_number_nvar&gt;, &lt;list_ptr_nexp&gt;</w:t>
      </w:r>
      <w:bookmarkEnd w:id="6248"/>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w:t>
      </w:r>
      <w:r w:rsidR="00EE6D36">
        <w:t>supplies</w:t>
      </w:r>
      <w:r w:rsidR="00855BFA">
        <w:t xml:space="preserve"> the </w:t>
      </w:r>
      <w:r>
        <w:t xml:space="preserve">graphical objects </w:t>
      </w:r>
      <w:r w:rsidR="00EE6D36">
        <w:t xml:space="preserve">that are put </w:t>
      </w:r>
      <w:r>
        <w:t>in the g</w:t>
      </w:r>
      <w:r w:rsidR="00855BFA">
        <w:t xml:space="preserve">roup. Otherwise, </w:t>
      </w:r>
      <w:r w:rsidR="00EE6D36">
        <w:t>the group is empty. I</w:t>
      </w:r>
      <w:r w:rsidR="00855BFA">
        <w:t>f you provide a numeric variable</w:t>
      </w:r>
      <w:r w:rsidR="00EE6D36">
        <w:t xml:space="preserve"> that does not already point to a list</w:t>
      </w:r>
      <w:r w:rsidR="00855BFA">
        <w:t xml:space="preserve">, the variable is set to </w:t>
      </w:r>
      <w:r w:rsidR="00C37F71">
        <w:t>point to</w:t>
      </w:r>
      <w:r>
        <w:t xml:space="preserve"> the g</w:t>
      </w:r>
      <w:r w:rsidR="00855BFA">
        <w:t xml:space="preserve">roup’s </w:t>
      </w:r>
      <w:r w:rsidR="00EE6D36">
        <w:t xml:space="preserve">empty </w:t>
      </w:r>
      <w:r>
        <w:t>l</w:t>
      </w:r>
      <w:r w:rsidR="00855BFA">
        <w:t>ist.</w:t>
      </w:r>
    </w:p>
    <w:p w:rsidR="00C37F71" w:rsidRDefault="00C37F71" w:rsidP="000E2C30">
      <w:r>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6249" w:name="_Toc436833251"/>
      <w:r>
        <w:t>Gr.group.getDL &lt;object_number_nvar&gt;</w:t>
      </w:r>
      <w:bookmarkEnd w:id="6249"/>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6961C0" w:rsidRDefault="006961C0" w:rsidP="006961C0">
      <w:pPr>
        <w:pStyle w:val="Heading3"/>
      </w:pPr>
      <w:bookmarkStart w:id="6250" w:name="_Toc436833252"/>
      <w:r>
        <w:t>Gr.group.newDL &lt;object_number_nvar&gt;</w:t>
      </w:r>
      <w:bookmarkEnd w:id="6250"/>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9558AD" w:rsidRDefault="009558AD" w:rsidP="00EB1F62">
      <w:pPr>
        <w:pStyle w:val="Heading2"/>
      </w:pPr>
      <w:bookmarkStart w:id="6251" w:name="_Toc436833253"/>
      <w:r>
        <w:t>Hide and Show Commands</w:t>
      </w:r>
      <w:bookmarkEnd w:id="6251"/>
    </w:p>
    <w:p w:rsidR="009558AD" w:rsidRDefault="003A4712" w:rsidP="005F4916">
      <w:pPr>
        <w:pStyle w:val="Heading3"/>
      </w:pPr>
      <w:bookmarkStart w:id="6252" w:name="_Toc436833254"/>
      <w:r>
        <w:t>Gr.</w:t>
      </w:r>
      <w:r w:rsidR="009558AD">
        <w:t xml:space="preserve">hide </w:t>
      </w:r>
      <w:r w:rsidR="003B3008">
        <w:t>&lt;o</w:t>
      </w:r>
      <w:r w:rsidR="009558AD">
        <w:t>bject_number</w:t>
      </w:r>
      <w:r w:rsidR="003B3008">
        <w:t>_n</w:t>
      </w:r>
      <w:r w:rsidR="00324ED6">
        <w:t>exp</w:t>
      </w:r>
      <w:r w:rsidR="003B3008">
        <w:t>&gt;</w:t>
      </w:r>
      <w:bookmarkEnd w:id="6252"/>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6253" w:name="_Toc436833255"/>
      <w:r>
        <w:t>Gr.</w:t>
      </w:r>
      <w:r w:rsidR="009558AD">
        <w:t xml:space="preserve">show </w:t>
      </w:r>
      <w:r w:rsidR="003B3008">
        <w:t>&lt;o</w:t>
      </w:r>
      <w:r w:rsidR="009558AD">
        <w:t>bject_number</w:t>
      </w:r>
      <w:r w:rsidR="003B3008">
        <w:t>_n</w:t>
      </w:r>
      <w:r w:rsidR="00324ED6">
        <w:t>exp</w:t>
      </w:r>
      <w:r w:rsidR="003B3008">
        <w:t>&gt;</w:t>
      </w:r>
      <w:bookmarkEnd w:id="6253"/>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6254" w:name="_Toc436833256"/>
      <w:r>
        <w:t>Gr.show.toggle &lt;object_number_nexp&gt;</w:t>
      </w:r>
      <w:bookmarkEnd w:id="6254"/>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6255" w:name="_Toc436833257"/>
      <w:r>
        <w:t>Touch Query Commands</w:t>
      </w:r>
      <w:bookmarkEnd w:id="6255"/>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6256" w:name="_Toc436833258"/>
      <w:r>
        <w:t>Gr.</w:t>
      </w:r>
      <w:r w:rsidR="009558AD">
        <w:t xml:space="preserve">touch </w:t>
      </w:r>
      <w:r w:rsidR="003B3008">
        <w:t>t</w:t>
      </w:r>
      <w:r w:rsidR="009558AD">
        <w:t>ouched, x, y</w:t>
      </w:r>
      <w:bookmarkEnd w:id="6256"/>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rsidR="00A34D63" w:rsidRDefault="009F502C" w:rsidP="00E67851">
      <w:pPr>
        <w:pStyle w:val="NoSpacing"/>
      </w:pPr>
      <w:r>
        <w:t>If you want to detect a single</w:t>
      </w:r>
      <w:r w:rsidR="00A34D63">
        <w:t xml:space="preserve"> short tap, after detecting the touch, you should loop until touched is false.</w:t>
      </w:r>
    </w:p>
    <w:p w:rsidR="00A34D63" w:rsidRPr="009D222C" w:rsidRDefault="004F3D99" w:rsidP="009D222C">
      <w:pPr>
        <w:pStyle w:val="Codeexample"/>
        <w:rPr>
          <w:rFonts w:ascii="Letter Gothic" w:hAnsi="Letter Gothic"/>
          <w:b w:val="0"/>
        </w:rPr>
      </w:pPr>
      <w:ins w:id="6257" w:author="Sammartano, Marc (BIC USA)" w:date="2015-10-06T12:47:00Z">
        <w:r>
          <w:rPr>
            <w:rFonts w:ascii="Letter Gothic" w:hAnsi="Letter Gothic"/>
            <w:b w:val="0"/>
          </w:rPr>
          <w:t>DO</w:t>
        </w:r>
      </w:ins>
      <w:del w:id="6258" w:author="Sammartano, Marc (BIC USA)" w:date="2015-10-06T12:47:00Z">
        <w:r w:rsidR="00A34D63" w:rsidRPr="009D222C" w:rsidDel="004F3D99">
          <w:rPr>
            <w:rFonts w:ascii="Letter Gothic" w:hAnsi="Letter Gothic"/>
            <w:b w:val="0"/>
          </w:rPr>
          <w:delText>do</w:delText>
        </w:r>
      </w:del>
    </w:p>
    <w:p w:rsidR="00A34D63" w:rsidRPr="009D222C" w:rsidRDefault="004F3D99" w:rsidP="009D222C">
      <w:pPr>
        <w:pStyle w:val="Codeexample"/>
        <w:rPr>
          <w:rFonts w:ascii="Letter Gothic" w:hAnsi="Letter Gothic"/>
          <w:b w:val="0"/>
        </w:rPr>
      </w:pPr>
      <w:ins w:id="6259" w:author="Sammartano, Marc (BIC USA)" w:date="2015-10-06T12:47:00Z">
        <w:r>
          <w:rPr>
            <w:rFonts w:ascii="Letter Gothic" w:hAnsi="Letter Gothic"/>
            <w:b w:val="0"/>
          </w:rPr>
          <w:t>GR</w:t>
        </w:r>
      </w:ins>
      <w:del w:id="6260" w:author="Sammartano, Marc (BIC USA)" w:date="2015-10-06T12:47:00Z">
        <w:r w:rsidR="00A34D63" w:rsidRPr="009D222C" w:rsidDel="004F3D99">
          <w:rPr>
            <w:rFonts w:ascii="Letter Gothic" w:hAnsi="Letter Gothic"/>
            <w:b w:val="0"/>
          </w:rPr>
          <w:delText>gr</w:delText>
        </w:r>
      </w:del>
      <w:r w:rsidR="00A34D63" w:rsidRPr="009D222C">
        <w:rPr>
          <w:rFonts w:ascii="Letter Gothic" w:hAnsi="Letter Gothic"/>
          <w:b w:val="0"/>
        </w:rPr>
        <w:t>.</w:t>
      </w:r>
      <w:ins w:id="6261" w:author="Sammartano, Marc (BIC USA)" w:date="2015-10-06T12:47:00Z">
        <w:r>
          <w:rPr>
            <w:rFonts w:ascii="Letter Gothic" w:hAnsi="Letter Gothic"/>
            <w:b w:val="0"/>
          </w:rPr>
          <w:t>TOUCH</w:t>
        </w:r>
      </w:ins>
      <w:del w:id="6262" w:author="Sammartano, Marc (BIC USA)" w:date="2015-10-06T12:47:00Z">
        <w:r w:rsidR="00A34D63" w:rsidRPr="009D222C" w:rsidDel="004F3D99">
          <w:rPr>
            <w:rFonts w:ascii="Letter Gothic" w:hAnsi="Letter Gothic"/>
            <w:b w:val="0"/>
          </w:rPr>
          <w:delText>touch</w:delText>
        </w:r>
      </w:del>
      <w:r w:rsidR="00A34D63" w:rsidRPr="009D222C">
        <w:rPr>
          <w:rFonts w:ascii="Letter Gothic" w:hAnsi="Letter Gothic"/>
          <w:b w:val="0"/>
        </w:rPr>
        <w:t xml:space="preserve"> touched, x,</w:t>
      </w:r>
      <w:r w:rsidR="009F502C" w:rsidRPr="009D222C">
        <w:rPr>
          <w:rFonts w:ascii="Letter Gothic" w:hAnsi="Letter Gothic"/>
          <w:b w:val="0"/>
        </w:rPr>
        <w:t xml:space="preserve"> </w:t>
      </w:r>
      <w:r w:rsidR="00A34D63" w:rsidRPr="009D222C">
        <w:rPr>
          <w:rFonts w:ascii="Letter Gothic" w:hAnsi="Letter Gothic"/>
          <w:b w:val="0"/>
        </w:rPr>
        <w:t>y</w:t>
      </w:r>
    </w:p>
    <w:p w:rsidR="00A34D63" w:rsidRPr="009D222C" w:rsidRDefault="004F3D99" w:rsidP="009D222C">
      <w:pPr>
        <w:pStyle w:val="Codeexample"/>
        <w:rPr>
          <w:rFonts w:ascii="Letter Gothic" w:hAnsi="Letter Gothic"/>
          <w:b w:val="0"/>
        </w:rPr>
      </w:pPr>
      <w:ins w:id="6263" w:author="Sammartano, Marc (BIC USA)" w:date="2015-10-06T12:47:00Z">
        <w:r>
          <w:rPr>
            <w:rFonts w:ascii="Letter Gothic" w:hAnsi="Letter Gothic"/>
            <w:b w:val="0"/>
          </w:rPr>
          <w:t>UNTIL</w:t>
        </w:r>
      </w:ins>
      <w:del w:id="6264" w:author="Sammartano, Marc (BIC USA)" w:date="2015-10-06T12:47:00Z">
        <w:r w:rsidR="00A34D63" w:rsidRPr="009D222C" w:rsidDel="004F3D99">
          <w:rPr>
            <w:rFonts w:ascii="Letter Gothic" w:hAnsi="Letter Gothic"/>
            <w:b w:val="0"/>
          </w:rPr>
          <w:delText>until</w:delText>
        </w:r>
      </w:del>
      <w:r w:rsidR="00A34D63" w:rsidRPr="009D222C">
        <w:rPr>
          <w:rFonts w:ascii="Letter Gothic" w:hAnsi="Letter Gothic"/>
          <w:b w:val="0"/>
        </w:rPr>
        <w:t xml:space="preserve"> touched</w:t>
      </w:r>
    </w:p>
    <w:p w:rsidR="00F81910" w:rsidRPr="009D222C" w:rsidRDefault="00F81910" w:rsidP="009D222C">
      <w:pPr>
        <w:pStyle w:val="Codeexample"/>
        <w:rPr>
          <w:rFonts w:ascii="Letter Gothic" w:hAnsi="Letter Gothic"/>
          <w:b w:val="0"/>
        </w:rPr>
      </w:pPr>
    </w:p>
    <w:p w:rsidR="00A34D63" w:rsidRPr="009D222C" w:rsidRDefault="00CD109B" w:rsidP="009D222C">
      <w:pPr>
        <w:pStyle w:val="Codeexample"/>
        <w:rPr>
          <w:rFonts w:ascii="Letter Gothic" w:hAnsi="Letter Gothic"/>
          <w:b w:val="0"/>
        </w:rPr>
      </w:pPr>
      <w:del w:id="6265" w:author="Sammartano, Marc (BIC USA)" w:date="2015-10-06T12:47:00Z">
        <w:r w:rsidRPr="009D222C" w:rsidDel="004F3D99">
          <w:rPr>
            <w:rFonts w:ascii="Letter Gothic" w:hAnsi="Letter Gothic"/>
            <w:b w:val="0"/>
          </w:rPr>
          <w:delText>~</w:delText>
        </w:r>
      </w:del>
      <w:ins w:id="6266" w:author="Sammartano, Marc (BIC USA)" w:date="2015-10-06T12:47:00Z">
        <w:r w:rsidR="004F3D99">
          <w:rPr>
            <w:rFonts w:ascii="Letter Gothic" w:hAnsi="Letter Gothic"/>
            <w:b w:val="0"/>
          </w:rPr>
          <w:t>!</w:t>
        </w:r>
      </w:ins>
      <w:r w:rsidRPr="009D222C">
        <w:rPr>
          <w:rFonts w:ascii="Letter Gothic" w:hAnsi="Letter Gothic"/>
          <w:b w:val="0"/>
        </w:rPr>
        <w:t xml:space="preserve"> </w:t>
      </w:r>
      <w:r w:rsidR="00A34D63" w:rsidRPr="009D222C">
        <w:rPr>
          <w:rFonts w:ascii="Letter Gothic" w:hAnsi="Letter Gothic"/>
          <w:b w:val="0"/>
        </w:rPr>
        <w:t>Touch detected, now wait for</w:t>
      </w:r>
    </w:p>
    <w:p w:rsidR="00A34D63" w:rsidRPr="009D222C" w:rsidRDefault="00CD109B" w:rsidP="009D222C">
      <w:pPr>
        <w:pStyle w:val="Codeexample"/>
        <w:rPr>
          <w:rFonts w:ascii="Letter Gothic" w:hAnsi="Letter Gothic"/>
          <w:b w:val="0"/>
        </w:rPr>
      </w:pPr>
      <w:del w:id="6267" w:author="Sammartano, Marc (BIC USA)" w:date="2015-10-06T12:47:00Z">
        <w:r w:rsidRPr="009D222C" w:rsidDel="004F3D99">
          <w:rPr>
            <w:rFonts w:ascii="Letter Gothic" w:hAnsi="Letter Gothic"/>
            <w:b w:val="0"/>
          </w:rPr>
          <w:delText>~</w:delText>
        </w:r>
      </w:del>
      <w:ins w:id="6268" w:author="Sammartano, Marc (BIC USA)" w:date="2015-10-06T12:47:00Z">
        <w:r w:rsidR="004F3D99">
          <w:rPr>
            <w:rFonts w:ascii="Letter Gothic" w:hAnsi="Letter Gothic"/>
            <w:b w:val="0"/>
          </w:rPr>
          <w:t>!</w:t>
        </w:r>
      </w:ins>
      <w:r w:rsidRPr="009D222C">
        <w:rPr>
          <w:rFonts w:ascii="Letter Gothic" w:hAnsi="Letter Gothic"/>
          <w:b w:val="0"/>
        </w:rPr>
        <w:t xml:space="preserve"> </w:t>
      </w:r>
      <w:r w:rsidR="00F81910" w:rsidRPr="009D222C">
        <w:rPr>
          <w:rFonts w:ascii="Letter Gothic" w:hAnsi="Letter Gothic"/>
          <w:b w:val="0"/>
        </w:rPr>
        <w:t>finger lifted</w:t>
      </w:r>
    </w:p>
    <w:p w:rsidR="00A34D63" w:rsidRPr="009D222C" w:rsidRDefault="004F3D99" w:rsidP="009D222C">
      <w:pPr>
        <w:pStyle w:val="Codeexample"/>
        <w:rPr>
          <w:rFonts w:ascii="Letter Gothic" w:hAnsi="Letter Gothic"/>
          <w:b w:val="0"/>
        </w:rPr>
      </w:pPr>
      <w:ins w:id="6269" w:author="Sammartano, Marc (BIC USA)" w:date="2015-10-06T12:47:00Z">
        <w:r>
          <w:rPr>
            <w:rFonts w:ascii="Letter Gothic" w:hAnsi="Letter Gothic"/>
            <w:b w:val="0"/>
          </w:rPr>
          <w:t>DO</w:t>
        </w:r>
      </w:ins>
      <w:del w:id="6270" w:author="Sammartano, Marc (BIC USA)" w:date="2015-10-06T12:47:00Z">
        <w:r w:rsidR="00F81910" w:rsidRPr="009D222C" w:rsidDel="004F3D99">
          <w:rPr>
            <w:rFonts w:ascii="Letter Gothic" w:hAnsi="Letter Gothic"/>
            <w:b w:val="0"/>
          </w:rPr>
          <w:delText>d</w:delText>
        </w:r>
        <w:r w:rsidR="00A34D63" w:rsidRPr="009D222C" w:rsidDel="004F3D99">
          <w:rPr>
            <w:rFonts w:ascii="Letter Gothic" w:hAnsi="Letter Gothic"/>
            <w:b w:val="0"/>
          </w:rPr>
          <w:delText>o</w:delText>
        </w:r>
      </w:del>
    </w:p>
    <w:p w:rsidR="00A34D63" w:rsidRPr="009D222C" w:rsidRDefault="004F3D99" w:rsidP="009D222C">
      <w:pPr>
        <w:pStyle w:val="Codeexample"/>
        <w:rPr>
          <w:rFonts w:ascii="Letter Gothic" w:hAnsi="Letter Gothic"/>
          <w:b w:val="0"/>
        </w:rPr>
      </w:pPr>
      <w:ins w:id="6271" w:author="Sammartano, Marc (BIC USA)" w:date="2015-10-06T12:47:00Z">
        <w:r>
          <w:rPr>
            <w:rFonts w:ascii="Letter Gothic" w:hAnsi="Letter Gothic"/>
            <w:b w:val="0"/>
          </w:rPr>
          <w:t>GR</w:t>
        </w:r>
      </w:ins>
      <w:del w:id="6272" w:author="Sammartano, Marc (BIC USA)" w:date="2015-10-06T12:47:00Z">
        <w:r w:rsidR="00A34D63" w:rsidRPr="009D222C" w:rsidDel="004F3D99">
          <w:rPr>
            <w:rFonts w:ascii="Letter Gothic" w:hAnsi="Letter Gothic"/>
            <w:b w:val="0"/>
          </w:rPr>
          <w:delText>gr</w:delText>
        </w:r>
      </w:del>
      <w:r w:rsidR="00A34D63" w:rsidRPr="009D222C">
        <w:rPr>
          <w:rFonts w:ascii="Letter Gothic" w:hAnsi="Letter Gothic"/>
          <w:b w:val="0"/>
        </w:rPr>
        <w:t>.</w:t>
      </w:r>
      <w:ins w:id="6273" w:author="Sammartano, Marc (BIC USA)" w:date="2015-10-06T12:47:00Z">
        <w:r>
          <w:rPr>
            <w:rFonts w:ascii="Letter Gothic" w:hAnsi="Letter Gothic"/>
            <w:b w:val="0"/>
          </w:rPr>
          <w:t>TOUCH</w:t>
        </w:r>
      </w:ins>
      <w:del w:id="6274" w:author="Sammartano, Marc (BIC USA)" w:date="2015-10-06T12:47:00Z">
        <w:r w:rsidR="00A34D63" w:rsidRPr="009D222C" w:rsidDel="004F3D99">
          <w:rPr>
            <w:rFonts w:ascii="Letter Gothic" w:hAnsi="Letter Gothic"/>
            <w:b w:val="0"/>
          </w:rPr>
          <w:delText>touch</w:delText>
        </w:r>
      </w:del>
      <w:r w:rsidR="00A34D63" w:rsidRPr="009D222C">
        <w:rPr>
          <w:rFonts w:ascii="Letter Gothic" w:hAnsi="Letter Gothic"/>
          <w:b w:val="0"/>
        </w:rPr>
        <w:t xml:space="preserve"> touched, x, y</w:t>
      </w:r>
    </w:p>
    <w:p w:rsidR="00187DA7" w:rsidRPr="009D222C" w:rsidRDefault="004F3D99" w:rsidP="009D222C">
      <w:pPr>
        <w:pStyle w:val="Codeexample"/>
        <w:rPr>
          <w:rFonts w:ascii="Letter Gothic" w:hAnsi="Letter Gothic"/>
          <w:b w:val="0"/>
        </w:rPr>
      </w:pPr>
      <w:ins w:id="6275" w:author="Sammartano, Marc (BIC USA)" w:date="2015-10-06T12:47:00Z">
        <w:r>
          <w:rPr>
            <w:rFonts w:ascii="Letter Gothic" w:hAnsi="Letter Gothic"/>
            <w:b w:val="0"/>
          </w:rPr>
          <w:t>UNTIL</w:t>
        </w:r>
      </w:ins>
      <w:del w:id="6276" w:author="Sammartano, Marc (BIC USA)" w:date="2015-10-06T12:47:00Z">
        <w:r w:rsidR="00A34D63" w:rsidRPr="009D222C" w:rsidDel="004F3D99">
          <w:rPr>
            <w:rFonts w:ascii="Letter Gothic" w:hAnsi="Letter Gothic"/>
            <w:b w:val="0"/>
          </w:rPr>
          <w:delText>until</w:delText>
        </w:r>
      </w:del>
      <w:r w:rsidR="00A34D63" w:rsidRPr="009D222C">
        <w:rPr>
          <w:rFonts w:ascii="Letter Gothic" w:hAnsi="Letter Gothic"/>
          <w:b w:val="0"/>
        </w:rPr>
        <w:t xml:space="preserve"> !touched</w:t>
      </w:r>
      <w:del w:id="6277" w:author="Sammartano, Marc (BIC USA)" w:date="2015-11-11T14:47:00Z">
        <w:r w:rsidR="00A34D63" w:rsidRPr="009D222C" w:rsidDel="004E48AB">
          <w:rPr>
            <w:rFonts w:ascii="Letter Gothic" w:hAnsi="Letter Gothic"/>
            <w:b w:val="0"/>
          </w:rPr>
          <w:delText>.</w:delText>
        </w:r>
      </w:del>
    </w:p>
    <w:p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Pr="009D222C" w:rsidRDefault="004F3D99" w:rsidP="007B2223">
      <w:pPr>
        <w:pStyle w:val="Codeexample"/>
        <w:rPr>
          <w:rFonts w:ascii="Letter Gothic" w:hAnsi="Letter Gothic"/>
          <w:b w:val="0"/>
        </w:rPr>
      </w:pPr>
      <w:ins w:id="6278" w:author="Sammartano, Marc (BIC USA)" w:date="2015-10-06T12:47:00Z">
        <w:r>
          <w:rPr>
            <w:rFonts w:ascii="Letter Gothic" w:hAnsi="Letter Gothic"/>
            <w:b w:val="0"/>
          </w:rPr>
          <w:t>GR</w:t>
        </w:r>
      </w:ins>
      <w:del w:id="6279" w:author="Sammartano, Marc (BIC USA)" w:date="2015-10-06T12:47:00Z">
        <w:r w:rsidR="00187DA7" w:rsidRPr="009D222C" w:rsidDel="004F3D99">
          <w:rPr>
            <w:rFonts w:ascii="Letter Gothic" w:hAnsi="Letter Gothic"/>
            <w:b w:val="0"/>
          </w:rPr>
          <w:delText>gr</w:delText>
        </w:r>
      </w:del>
      <w:r w:rsidR="00187DA7" w:rsidRPr="009D222C">
        <w:rPr>
          <w:rFonts w:ascii="Letter Gothic" w:hAnsi="Letter Gothic"/>
          <w:b w:val="0"/>
        </w:rPr>
        <w:t>.</w:t>
      </w:r>
      <w:ins w:id="6280" w:author="Sammartano, Marc (BIC USA)" w:date="2015-10-06T12:48:00Z">
        <w:r>
          <w:rPr>
            <w:rFonts w:ascii="Letter Gothic" w:hAnsi="Letter Gothic"/>
            <w:b w:val="0"/>
          </w:rPr>
          <w:t>TOUCH</w:t>
        </w:r>
      </w:ins>
      <w:del w:id="6281" w:author="Sammartano, Marc (BIC USA)" w:date="2015-10-06T12:48:00Z">
        <w:r w:rsidR="00187DA7" w:rsidRPr="009D222C" w:rsidDel="004F3D99">
          <w:rPr>
            <w:rFonts w:ascii="Letter Gothic" w:hAnsi="Letter Gothic"/>
            <w:b w:val="0"/>
          </w:rPr>
          <w:delText>touch</w:delText>
        </w:r>
      </w:del>
      <w:r w:rsidR="00187DA7" w:rsidRPr="009D222C">
        <w:rPr>
          <w:rFonts w:ascii="Letter Gothic" w:hAnsi="Letter Gothic"/>
          <w:b w:val="0"/>
        </w:rPr>
        <w:t xml:space="preserve"> touched, x, y</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rsidR="009558AD" w:rsidRDefault="003A4712" w:rsidP="005F4916">
      <w:pPr>
        <w:pStyle w:val="Heading3"/>
      </w:pPr>
      <w:bookmarkStart w:id="6282" w:name="_Toc436833259"/>
      <w:r>
        <w:t>Gr.</w:t>
      </w:r>
      <w:r w:rsidR="009558AD">
        <w:t xml:space="preserve">bounded.touch </w:t>
      </w:r>
      <w:r w:rsidR="003B3008">
        <w:t>t</w:t>
      </w:r>
      <w:r w:rsidR="009558AD">
        <w:t>ouched, left, top, right, bottom</w:t>
      </w:r>
      <w:bookmarkEnd w:id="6282"/>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6283" w:name="_Toc436833260"/>
      <w:r>
        <w:t>Gr.</w:t>
      </w:r>
      <w:r w:rsidR="00345956">
        <w:t>touch2 touched, x, y</w:t>
      </w:r>
      <w:bookmarkEnd w:id="6283"/>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6284" w:name="_Toc436833261"/>
      <w:r>
        <w:t>Gr.</w:t>
      </w:r>
      <w:r w:rsidR="00345956">
        <w:t>bounded.touch2 touched, left, top, right, bottom</w:t>
      </w:r>
      <w:bookmarkEnd w:id="6284"/>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6285" w:name="_Toc436833262"/>
      <w:r>
        <w:t>O</w:t>
      </w:r>
      <w:r w:rsidR="00725691">
        <w:t>nG</w:t>
      </w:r>
      <w:r w:rsidR="001B1CBE">
        <w:t>r</w:t>
      </w:r>
      <w:r w:rsidR="00725691">
        <w:t>Touch</w:t>
      </w:r>
      <w:r w:rsidR="00583B62">
        <w:t>:</w:t>
      </w:r>
      <w:bookmarkEnd w:id="6285"/>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w:t>
      </w:r>
      <w:r w:rsidR="00CF450B" w:rsidRPr="00CF450B">
        <w:rPr>
          <w:b/>
        </w:rPr>
        <w:t>G</w:t>
      </w:r>
      <w:r w:rsidRPr="00CF450B">
        <w:rPr>
          <w:b/>
        </w:rPr>
        <w:t>r.touch</w:t>
      </w:r>
      <w:r>
        <w:t xml:space="preserve"> commands can be executed.</w:t>
      </w:r>
    </w:p>
    <w:p w:rsidR="00583B62" w:rsidRPr="00970C8A" w:rsidRDefault="003A4712" w:rsidP="005F4916">
      <w:pPr>
        <w:pStyle w:val="Heading3"/>
      </w:pPr>
      <w:bookmarkStart w:id="6286" w:name="_Toc436833263"/>
      <w:r>
        <w:t>Gr.</w:t>
      </w:r>
      <w:r w:rsidR="00583B62" w:rsidRPr="00970C8A">
        <w:t>on</w:t>
      </w:r>
      <w:r w:rsidR="005C7965" w:rsidRPr="00970C8A">
        <w:t>G</w:t>
      </w:r>
      <w:r w:rsidR="001B1CBE">
        <w:t>r</w:t>
      </w:r>
      <w:r w:rsidR="00583B62" w:rsidRPr="00970C8A">
        <w:t>Touch.</w:t>
      </w:r>
      <w:r w:rsidR="003B3008">
        <w:t>r</w:t>
      </w:r>
      <w:r w:rsidR="00583B62" w:rsidRPr="00970C8A">
        <w:t>esume</w:t>
      </w:r>
      <w:bookmarkEnd w:id="6286"/>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rPr>
          <w:ins w:id="6287" w:author="Sammartano, Marc (BIC USA)" w:date="2015-12-01T13:23:00Z"/>
        </w:rPr>
      </w:pPr>
      <w:bookmarkStart w:id="6288" w:name="_Toc436833264"/>
      <w:r>
        <w:t>Text Commands</w:t>
      </w:r>
      <w:bookmarkEnd w:id="6288"/>
    </w:p>
    <w:p w:rsidR="001E075B" w:rsidRPr="001E075B" w:rsidRDefault="0099257D" w:rsidP="001E075B">
      <w:pPr>
        <w:pStyle w:val="Heading3"/>
        <w:rPr>
          <w:ins w:id="6289" w:author="Sammartano, Marc (BIC USA)" w:date="2015-10-06T12:32:00Z"/>
        </w:rPr>
      </w:pPr>
      <w:bookmarkStart w:id="6290" w:name="_Toc436833265"/>
      <w:ins w:id="6291" w:author="Sammartano, Marc (BIC USA)" w:date="2015-12-01T13:24:00Z">
        <w:r>
          <w:t>Overview</w:t>
        </w:r>
      </w:ins>
      <w:bookmarkEnd w:id="6290"/>
    </w:p>
    <w:p w:rsidR="002455AF" w:rsidRPr="003F1245" w:rsidRDefault="002455AF" w:rsidP="00551B4F">
      <w:pPr>
        <w:rPr>
          <w:ins w:id="6292" w:author="Sammartano, Marc (BIC USA)" w:date="2015-10-07T15:51:00Z"/>
        </w:rPr>
      </w:pPr>
      <w:ins w:id="6293" w:author="Sammartano, Marc (BIC USA)" w:date="2015-10-07T15:51:00Z">
        <w:r>
          <w:rPr>
            <w:b/>
          </w:rPr>
          <w:t>Gr.text.draw</w:t>
        </w:r>
        <w:r>
          <w:t xml:space="preserve"> is the only </w:t>
        </w:r>
        <w:r>
          <w:rPr>
            <w:b/>
          </w:rPr>
          <w:t>text</w:t>
        </w:r>
        <w:r>
          <w:t xml:space="preserve"> command that creates a graphical object. The other </w:t>
        </w:r>
        <w:r>
          <w:rPr>
            <w:b/>
          </w:rPr>
          <w:t>text</w:t>
        </w:r>
        <w:r>
          <w:t xml:space="preserve"> commands set attributes of text </w:t>
        </w:r>
      </w:ins>
      <w:ins w:id="6294" w:author="Sammartano, Marc (BIC USA)" w:date="2015-12-01T12:57:00Z">
        <w:r w:rsidR="003F1245">
          <w:t xml:space="preserve">yet </w:t>
        </w:r>
      </w:ins>
      <w:ins w:id="6295" w:author="Sammartano, Marc (BIC USA)" w:date="2015-10-07T15:51:00Z">
        <w:r>
          <w:t>to be drawn</w:t>
        </w:r>
      </w:ins>
      <w:ins w:id="6296" w:author="Sammartano, Marc (BIC USA)" w:date="2015-12-01T12:53:00Z">
        <w:r w:rsidR="00BE7211">
          <w:t xml:space="preserve"> or report measurements of text</w:t>
        </w:r>
        <w:r w:rsidR="003F1245">
          <w:t>.</w:t>
        </w:r>
      </w:ins>
    </w:p>
    <w:p w:rsidR="00551B4F" w:rsidRPr="00BE7211" w:rsidRDefault="005B004F" w:rsidP="00551B4F">
      <w:pPr>
        <w:rPr>
          <w:ins w:id="6297" w:author="Sammartano, Marc (BIC USA)" w:date="2015-10-06T12:35:00Z"/>
        </w:rPr>
      </w:pPr>
      <w:ins w:id="6298" w:author="Sammartano, Marc (BIC USA)" w:date="2015-10-06T12:41:00Z">
        <w:r>
          <w:t>Each c</w:t>
        </w:r>
      </w:ins>
      <w:ins w:id="6299" w:author="Sammartano, Marc (BIC USA)" w:date="2015-10-06T12:32:00Z">
        <w:r w:rsidR="00551B4F">
          <w:t>ommand that set</w:t>
        </w:r>
      </w:ins>
      <w:ins w:id="6300" w:author="Sammartano, Marc (BIC USA)" w:date="2015-10-06T12:41:00Z">
        <w:r>
          <w:t>s</w:t>
        </w:r>
      </w:ins>
      <w:ins w:id="6301" w:author="Sammartano, Marc (BIC USA)" w:date="2015-10-06T12:32:00Z">
        <w:r w:rsidR="00551B4F">
          <w:t xml:space="preserve"> </w:t>
        </w:r>
      </w:ins>
      <w:ins w:id="6302" w:author="Sammartano, Marc (BIC USA)" w:date="2015-10-06T12:43:00Z">
        <w:r>
          <w:t>a</w:t>
        </w:r>
      </w:ins>
      <w:ins w:id="6303" w:author="Sammartano, Marc (BIC USA)" w:date="2015-10-07T15:52:00Z">
        <w:r w:rsidR="000B3E10">
          <w:t xml:space="preserve"> text</w:t>
        </w:r>
      </w:ins>
      <w:ins w:id="6304" w:author="Sammartano, Marc (BIC USA)" w:date="2015-10-06T12:43:00Z">
        <w:r>
          <w:t xml:space="preserve"> </w:t>
        </w:r>
      </w:ins>
      <w:ins w:id="6305" w:author="Sammartano, Marc (BIC USA)" w:date="2015-10-06T12:32:00Z">
        <w:r w:rsidR="00551B4F">
          <w:t xml:space="preserve">attribute </w:t>
        </w:r>
      </w:ins>
      <w:ins w:id="6306" w:author="Sammartano, Marc (BIC USA)" w:date="2015-12-01T12:58:00Z">
        <w:r w:rsidR="003F1245">
          <w:t xml:space="preserve">(the </w:t>
        </w:r>
        <w:r w:rsidR="003F1245" w:rsidRPr="00551B4F">
          <w:rPr>
            <w:b/>
          </w:rPr>
          <w:t>Gr.text.align</w:t>
        </w:r>
        <w:r w:rsidR="003F1245">
          <w:t xml:space="preserve">, </w:t>
        </w:r>
        <w:r w:rsidR="003F1245" w:rsidRPr="005B004F">
          <w:rPr>
            <w:b/>
          </w:rPr>
          <w:t>bold</w:t>
        </w:r>
        <w:r w:rsidR="003F1245">
          <w:t xml:space="preserve">, </w:t>
        </w:r>
      </w:ins>
      <w:ins w:id="6307" w:author="Sammartano, Marc (BIC USA)" w:date="2015-12-01T13:19:00Z">
        <w:r w:rsidR="001E075B" w:rsidRPr="00551B4F">
          <w:rPr>
            <w:b/>
          </w:rPr>
          <w:t>size</w:t>
        </w:r>
        <w:r w:rsidR="001E075B">
          <w:t xml:space="preserve">, </w:t>
        </w:r>
      </w:ins>
      <w:ins w:id="6308" w:author="Sammartano, Marc (BIC USA)" w:date="2015-12-01T12:58:00Z">
        <w:r w:rsidR="003F1245" w:rsidRPr="005B004F">
          <w:rPr>
            <w:b/>
          </w:rPr>
          <w:t>skew</w:t>
        </w:r>
        <w:r w:rsidR="003F1245">
          <w:t xml:space="preserve">, </w:t>
        </w:r>
        <w:r w:rsidR="003F1245" w:rsidRPr="005B004F">
          <w:rPr>
            <w:b/>
          </w:rPr>
          <w:t>strike</w:t>
        </w:r>
        <w:r w:rsidR="003F1245">
          <w:t xml:space="preserve">, and </w:t>
        </w:r>
        <w:r w:rsidR="003F1245" w:rsidRPr="005B004F">
          <w:rPr>
            <w:b/>
          </w:rPr>
          <w:t>underline</w:t>
        </w:r>
        <w:r w:rsidR="003F1245">
          <w:t xml:space="preserve"> commands, as well as </w:t>
        </w:r>
        <w:r w:rsidR="003F1245" w:rsidRPr="005B004F">
          <w:rPr>
            <w:b/>
          </w:rPr>
          <w:t>Gr.text.setfont</w:t>
        </w:r>
        <w:r w:rsidR="003F1245">
          <w:t xml:space="preserve"> and </w:t>
        </w:r>
        <w:r w:rsidR="003F1245" w:rsidRPr="005B004F">
          <w:rPr>
            <w:b/>
          </w:rPr>
          <w:t>typeface</w:t>
        </w:r>
        <w:r w:rsidR="003F1245">
          <w:t xml:space="preserve">) </w:t>
        </w:r>
      </w:ins>
      <w:ins w:id="6309" w:author="Sammartano, Marc (BIC USA)" w:date="2015-12-01T12:47:00Z">
        <w:r w:rsidR="00BE7211">
          <w:t xml:space="preserve">has an optional </w:t>
        </w:r>
      </w:ins>
      <w:ins w:id="6310" w:author="Sammartano, Marc (BIC USA)" w:date="2015-12-01T12:48:00Z">
        <w:r w:rsidR="00BE7211">
          <w:t xml:space="preserve">"Paint pointer" </w:t>
        </w:r>
      </w:ins>
      <w:ins w:id="6311" w:author="Sammartano, Marc (BIC USA)" w:date="2015-12-01T12:47:00Z">
        <w:r w:rsidR="00BE7211">
          <w:t xml:space="preserve">parameter that </w:t>
        </w:r>
      </w:ins>
      <w:ins w:id="6312" w:author="Sammartano, Marc (BIC USA)" w:date="2015-12-01T12:48:00Z">
        <w:r w:rsidR="00BE7211">
          <w:t>may be used to specify a Paint object to modify</w:t>
        </w:r>
      </w:ins>
      <w:ins w:id="6313" w:author="Sammartano, Marc (BIC USA)" w:date="2015-10-06T12:32:00Z">
        <w:r w:rsidR="00551B4F">
          <w:t xml:space="preserve">. </w:t>
        </w:r>
      </w:ins>
      <w:ins w:id="6314" w:author="Sammartano, Marc (BIC USA)" w:date="2015-12-01T12:48:00Z">
        <w:r w:rsidR="00BE7211">
          <w:t>Normally this par</w:t>
        </w:r>
      </w:ins>
      <w:ins w:id="6315" w:author="Sammartano, Marc (BIC USA)" w:date="2015-12-01T12:49:00Z">
        <w:r w:rsidR="00BE7211">
          <w:t xml:space="preserve">ameter is omitted, and the </w:t>
        </w:r>
      </w:ins>
      <w:ins w:id="6316" w:author="Sammartano, Marc (BIC USA)" w:date="2015-12-01T12:50:00Z">
        <w:r w:rsidR="00BE7211">
          <w:t xml:space="preserve">command sets a text attribute for all text objects drawn after the command is executed. For usage of the Paint pointer, see </w:t>
        </w:r>
      </w:ins>
      <w:ins w:id="6317" w:author="Sammartano, Marc (BIC USA)" w:date="2015-12-01T12:51:00Z">
        <w:r w:rsidR="00BE7211">
          <w:t xml:space="preserve">"Paints </w:t>
        </w:r>
        <w:r w:rsidR="00BE7211">
          <w:rPr>
            <w:i/>
          </w:rPr>
          <w:t>Advanced Usage</w:t>
        </w:r>
        <w:r w:rsidR="00BE7211">
          <w:t>", above.</w:t>
        </w:r>
      </w:ins>
    </w:p>
    <w:p w:rsidR="000B3E10" w:rsidRDefault="005B004F" w:rsidP="00551B4F">
      <w:pPr>
        <w:rPr>
          <w:ins w:id="6318" w:author="Sammartano, Marc (BIC USA)" w:date="2015-10-07T15:53:00Z"/>
        </w:rPr>
      </w:pPr>
      <w:ins w:id="6319" w:author="Sammartano, Marc (BIC USA)" w:date="2015-10-06T12:37:00Z">
        <w:r w:rsidRPr="005B004F">
          <w:rPr>
            <w:b/>
          </w:rPr>
          <w:t>Gr.text.height</w:t>
        </w:r>
      </w:ins>
      <w:ins w:id="6320" w:author="Sammartano, Marc (BIC USA)" w:date="2015-10-07T15:53:00Z">
        <w:r w:rsidR="000B3E10">
          <w:t xml:space="preserve"> returns information about how text would be drawn. It does not measure a drawn text object, but uses information from the current Paint.</w:t>
        </w:r>
      </w:ins>
    </w:p>
    <w:p w:rsidR="005B004F" w:rsidRPr="005B004F" w:rsidRDefault="002455AF" w:rsidP="00551B4F">
      <w:ins w:id="6321" w:author="Sammartano, Marc (BIC USA)" w:date="2015-10-07T15:49:00Z">
        <w:r w:rsidRPr="005B004F">
          <w:rPr>
            <w:b/>
          </w:rPr>
          <w:t>Gr.text.</w:t>
        </w:r>
      </w:ins>
      <w:ins w:id="6322" w:author="Sammartano, Marc (BIC USA)" w:date="2015-10-06T12:40:00Z">
        <w:r w:rsidR="005B004F">
          <w:rPr>
            <w:b/>
          </w:rPr>
          <w:t>w</w:t>
        </w:r>
      </w:ins>
      <w:ins w:id="6323" w:author="Sammartano, Marc (BIC USA)" w:date="2015-10-06T12:37:00Z">
        <w:r w:rsidR="005B004F" w:rsidRPr="005B004F">
          <w:rPr>
            <w:b/>
          </w:rPr>
          <w:t>idth</w:t>
        </w:r>
      </w:ins>
      <w:ins w:id="6324" w:author="Sammartano, Marc (BIC USA)" w:date="2015-10-07T15:49:00Z">
        <w:r>
          <w:t xml:space="preserve"> and </w:t>
        </w:r>
        <w:r w:rsidRPr="005B004F">
          <w:rPr>
            <w:b/>
          </w:rPr>
          <w:t>Gr.get.textbounds</w:t>
        </w:r>
        <w:r>
          <w:t xml:space="preserve"> </w:t>
        </w:r>
      </w:ins>
      <w:ins w:id="6325" w:author="Sammartano, Marc (BIC USA)" w:date="2015-10-06T12:35:00Z">
        <w:r w:rsidR="005B004F" w:rsidRPr="005B004F">
          <w:t>commands</w:t>
        </w:r>
        <w:r w:rsidR="005B004F">
          <w:t xml:space="preserve"> </w:t>
        </w:r>
      </w:ins>
      <w:ins w:id="6326" w:author="Sammartano, Marc (BIC USA)" w:date="2015-10-07T15:54:00Z">
        <w:r w:rsidR="000B3E10">
          <w:t xml:space="preserve">can </w:t>
        </w:r>
      </w:ins>
      <w:ins w:id="6327" w:author="Sammartano, Marc (BIC USA)" w:date="2015-10-06T12:35:00Z">
        <w:r w:rsidR="005B004F">
          <w:t>return information about</w:t>
        </w:r>
      </w:ins>
      <w:ins w:id="6328" w:author="Sammartano, Marc (BIC USA)" w:date="2015-10-06T12:38:00Z">
        <w:r w:rsidR="000B3E10">
          <w:t xml:space="preserve"> how text would be drawn or how a text object was actually drawn</w:t>
        </w:r>
        <w:r w:rsidR="005B004F">
          <w:t>.</w:t>
        </w:r>
      </w:ins>
      <w:ins w:id="6329" w:author="Sammartano, Marc (BIC USA)" w:date="2015-10-07T15:55:00Z">
        <w:r w:rsidR="000B3E10">
          <w:t xml:space="preserve"> If used to measure the text of a string </w:t>
        </w:r>
      </w:ins>
      <w:ins w:id="6330" w:author="Sammartano, Marc (BIC USA)" w:date="2015-10-07T15:56:00Z">
        <w:r w:rsidR="000B3E10">
          <w:t>expression</w:t>
        </w:r>
      </w:ins>
      <w:ins w:id="6331" w:author="Sammartano, Marc (BIC USA)" w:date="2015-10-07T15:55:00Z">
        <w:r w:rsidR="000B3E10">
          <w:t>,</w:t>
        </w:r>
      </w:ins>
      <w:ins w:id="6332" w:author="Sammartano, Marc (BIC USA)" w:date="2015-10-07T15:56:00Z">
        <w:r w:rsidR="000B3E10">
          <w:t xml:space="preserve"> they</w:t>
        </w:r>
      </w:ins>
      <w:ins w:id="6333" w:author="Sammartano, Marc (BIC USA)" w:date="2015-10-07T15:55:00Z">
        <w:r w:rsidR="000B3E10">
          <w:t xml:space="preserve"> us</w:t>
        </w:r>
      </w:ins>
      <w:ins w:id="6334" w:author="Sammartano, Marc (BIC USA)" w:date="2015-10-07T15:56:00Z">
        <w:r w:rsidR="000B3E10">
          <w:t>e</w:t>
        </w:r>
      </w:ins>
      <w:ins w:id="6335" w:author="Sammartano, Marc (BIC USA)" w:date="2015-10-07T15:55:00Z">
        <w:r w:rsidR="000B3E10">
          <w:t xml:space="preserve"> information from the current Paint</w:t>
        </w:r>
      </w:ins>
      <w:ins w:id="6336" w:author="Sammartano, Marc (BIC USA)" w:date="2015-10-07T15:56:00Z">
        <w:r w:rsidR="000B3E10">
          <w:t>. If used to measure the text of a text object that was already drawn, they use information from the text object.</w:t>
        </w:r>
      </w:ins>
    </w:p>
    <w:p w:rsidR="009558AD" w:rsidRDefault="003A4712" w:rsidP="005F4916">
      <w:pPr>
        <w:pStyle w:val="Heading3"/>
      </w:pPr>
      <w:bookmarkStart w:id="6337" w:name="_Toc436833266"/>
      <w:r>
        <w:t>Gr.</w:t>
      </w:r>
      <w:r w:rsidR="009558AD">
        <w:t xml:space="preserve">text.align </w:t>
      </w:r>
      <w:ins w:id="6338" w:author="Sammartano, Marc (BIC USA)" w:date="2015-12-01T12:59:00Z">
        <w:r w:rsidR="003F1245">
          <w:t>{{&lt;</w:t>
        </w:r>
      </w:ins>
      <w:r w:rsidR="009558AD">
        <w:t>type</w:t>
      </w:r>
      <w:ins w:id="6339" w:author="Sammartano, Marc (BIC USA)" w:date="2015-12-01T12:59:00Z">
        <w:r w:rsidR="003F1245">
          <w:t>_</w:t>
        </w:r>
      </w:ins>
      <w:ins w:id="6340" w:author="Sammartano, Marc (BIC USA)" w:date="2015-12-01T12:54:00Z">
        <w:r w:rsidR="003F1245">
          <w:t>nexp&gt;}{,</w:t>
        </w:r>
      </w:ins>
      <w:ins w:id="6341" w:author="Sammartano, Marc (BIC USA)" w:date="2015-12-01T12:55:00Z">
        <w:r w:rsidR="003F1245">
          <w:t>&lt;</w:t>
        </w:r>
      </w:ins>
      <w:ins w:id="6342" w:author="Sammartano, Marc (BIC USA)" w:date="2015-12-01T12:54:00Z">
        <w:r w:rsidR="003F1245">
          <w:t>paint</w:t>
        </w:r>
      </w:ins>
      <w:ins w:id="6343" w:author="Sammartano, Marc (BIC USA)" w:date="2015-12-01T12:55:00Z">
        <w:r w:rsidR="003F1245">
          <w:t>_nexp&gt;}</w:t>
        </w:r>
      </w:ins>
      <w:ins w:id="6344" w:author="Sammartano, Marc (BIC USA)" w:date="2015-12-01T12:54:00Z">
        <w:r w:rsidR="003F1245">
          <w:t>}</w:t>
        </w:r>
      </w:ins>
      <w:bookmarkEnd w:id="6337"/>
      <w:r w:rsidR="00520661">
        <w:fldChar w:fldCharType="begin"/>
      </w:r>
      <w:r w:rsidR="0078615E">
        <w:instrText xml:space="preserve"> XE "</w:instrText>
      </w:r>
      <w:r w:rsidR="00DB0B71">
        <w:instrText>G</w:instrText>
      </w:r>
      <w:r w:rsidR="0078615E" w:rsidRPr="002E6C8B">
        <w:instrText xml:space="preserve">r.text.align </w:instrText>
      </w:r>
      <w:ins w:id="6345" w:author="Sammartano, Marc (BIC USA)" w:date="2015-12-01T12:59:00Z">
        <w:r w:rsidR="003F1245">
          <w:instrText>{{&lt;</w:instrText>
        </w:r>
      </w:ins>
      <w:r w:rsidR="0078615E" w:rsidRPr="002E6C8B">
        <w:instrText>type</w:instrText>
      </w:r>
      <w:ins w:id="6346" w:author="Sammartano, Marc (BIC USA)" w:date="2015-12-01T12:59:00Z">
        <w:r w:rsidR="003F1245">
          <w:instrText>_</w:instrText>
        </w:r>
      </w:ins>
      <w:ins w:id="6347" w:author="Sammartano, Marc (BIC USA)" w:date="2015-12-01T12:55:00Z">
        <w:r w:rsidR="003F1245">
          <w:instrText>nexp&gt;}{,&lt;</w:instrText>
        </w:r>
      </w:ins>
      <w:ins w:id="6348" w:author="Sammartano, Marc (BIC USA)" w:date="2015-12-01T13:00:00Z">
        <w:r w:rsidR="003F1245">
          <w:instrText>p</w:instrText>
        </w:r>
      </w:ins>
      <w:ins w:id="6349" w:author="Sammartano, Marc (BIC USA)" w:date="2015-12-01T12:55:00Z">
        <w:r w:rsidR="003F1245">
          <w:instrText>aint_nexp&gt;}}</w:instrText>
        </w:r>
      </w:ins>
      <w:r w:rsidR="0078615E">
        <w:instrText xml:space="preserve">" </w:instrText>
      </w:r>
      <w:r w:rsidR="00520661">
        <w:fldChar w:fldCharType="end"/>
      </w:r>
    </w:p>
    <w:p w:rsidR="009558AD" w:rsidRDefault="009558AD" w:rsidP="00D173FA">
      <w:pPr>
        <w:rPr>
          <w:ins w:id="6350" w:author="Sammartano, Marc (BIC USA)" w:date="2015-12-01T12:56:00Z"/>
        </w:rPr>
      </w:pPr>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3F1245" w:rsidRDefault="003F1245" w:rsidP="00D173FA">
      <w:ins w:id="6351" w:author="Sammartano, Marc (BIC USA)" w:date="2015-12-01T12:56: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6352" w:author="Sammartano, Marc (BIC USA)" w:date="2015-12-01T13:19:00Z"/>
        </w:rPr>
      </w:pPr>
      <w:bookmarkStart w:id="6353" w:name="_Toc436833267"/>
      <w:ins w:id="6354" w:author="Sammartano, Marc (BIC USA)" w:date="2015-12-01T13:19:00Z">
        <w:r>
          <w:t>Gr.text.bold {{&lt;lexp&gt;}{,&lt;paint_nexp&gt;}}</w:t>
        </w:r>
        <w:bookmarkEnd w:id="6353"/>
        <w:r>
          <w:fldChar w:fldCharType="begin"/>
        </w:r>
        <w:r>
          <w:instrText xml:space="preserve"> XE "</w:instrText>
        </w:r>
        <w:r w:rsidRPr="0003228C">
          <w:instrText xml:space="preserve">Gr.text.bold </w:instrText>
        </w:r>
        <w:r>
          <w:instrText>{{</w:instrText>
        </w:r>
        <w:r w:rsidRPr="0003228C">
          <w:instrText>&lt;lexp&gt;</w:instrText>
        </w:r>
        <w:r>
          <w:instrText xml:space="preserve">}{,&lt;paint_nexp&gt;}}" </w:instrText>
        </w:r>
        <w:r>
          <w:fldChar w:fldCharType="end"/>
        </w:r>
      </w:ins>
    </w:p>
    <w:p w:rsidR="001E075B" w:rsidRDefault="001E075B" w:rsidP="001E075B">
      <w:pPr>
        <w:pStyle w:val="NoSpacing"/>
        <w:rPr>
          <w:ins w:id="6355" w:author="Sammartano, Marc (BIC USA)" w:date="2015-12-01T13:19:00Z"/>
        </w:rPr>
      </w:pPr>
      <w:ins w:id="6356" w:author="Sammartano, Marc (BIC USA)" w:date="2015-12-01T13:19:00Z">
        <w:r>
          <w:t>Turns bold on or off on text objects drawn after this command is issued:</w:t>
        </w:r>
      </w:ins>
    </w:p>
    <w:p w:rsidR="001E075B" w:rsidRDefault="001E075B" w:rsidP="001E075B">
      <w:pPr>
        <w:pStyle w:val="ListParagraph"/>
        <w:numPr>
          <w:ilvl w:val="0"/>
          <w:numId w:val="41"/>
        </w:numPr>
        <w:rPr>
          <w:ins w:id="6357" w:author="Sammartano, Marc (BIC USA)" w:date="2015-12-01T13:19:00Z"/>
        </w:rPr>
      </w:pPr>
      <w:ins w:id="6358" w:author="Sammartano, Marc (BIC USA)" w:date="2015-12-01T13:19:00Z">
        <w:r>
          <w:t xml:space="preserve">If the value of the bold parameter </w:t>
        </w:r>
        <w:r w:rsidRPr="006E6122">
          <w:t>&lt;</w:t>
        </w:r>
        <w:r>
          <w:t>l</w:t>
        </w:r>
        <w:r w:rsidRPr="006E6122">
          <w:t>exp&gt;</w:t>
        </w:r>
        <w:r>
          <w:t xml:space="preserve"> is false (0), text bold is turned off.</w:t>
        </w:r>
      </w:ins>
    </w:p>
    <w:p w:rsidR="001E075B" w:rsidRDefault="001E075B" w:rsidP="001E075B">
      <w:pPr>
        <w:pStyle w:val="ListParagraph"/>
        <w:numPr>
          <w:ilvl w:val="0"/>
          <w:numId w:val="41"/>
        </w:numPr>
        <w:rPr>
          <w:ins w:id="6359" w:author="Sammartano, Marc (BIC USA)" w:date="2015-12-01T13:19:00Z"/>
        </w:rPr>
      </w:pPr>
      <w:ins w:id="6360" w:author="Sammartano, Marc (BIC USA)" w:date="2015-12-01T13:19:00Z">
        <w:r>
          <w:t>If the parameter value is true (not zero), makes text appear bold.</w:t>
        </w:r>
      </w:ins>
    </w:p>
    <w:p w:rsidR="001E075B" w:rsidRDefault="001E075B" w:rsidP="001E075B">
      <w:pPr>
        <w:pStyle w:val="ListParagraph"/>
        <w:numPr>
          <w:ilvl w:val="0"/>
          <w:numId w:val="41"/>
        </w:numPr>
        <w:rPr>
          <w:ins w:id="6361" w:author="Sammartano, Marc (BIC USA)" w:date="2015-12-01T13:19:00Z"/>
        </w:rPr>
      </w:pPr>
      <w:ins w:id="6362" w:author="Sammartano, Marc (BIC USA)" w:date="2015-12-01T13:19:00Z">
        <w:r>
          <w:t>If the parameter is omitted, the bold setting is toggled.</w:t>
        </w:r>
      </w:ins>
    </w:p>
    <w:p w:rsidR="001E075B" w:rsidRDefault="001E075B" w:rsidP="001E075B">
      <w:pPr>
        <w:rPr>
          <w:ins w:id="6363" w:author="Sammartano, Marc (BIC USA)" w:date="2015-12-01T13:19:00Z"/>
        </w:rPr>
      </w:pPr>
      <w:ins w:id="6364" w:author="Sammartano, Marc (BIC USA)" w:date="2015-12-01T13:19:00Z">
        <w:r>
          <w:t>If the color fill parameter is 0, only the outline of the bold text will be shown. If fill &lt;&gt;0, the text outline will be filled.</w:t>
        </w:r>
      </w:ins>
    </w:p>
    <w:p w:rsidR="001E075B" w:rsidRDefault="001E075B" w:rsidP="001E075B">
      <w:pPr>
        <w:rPr>
          <w:ins w:id="6365" w:author="Sammartano, Marc (BIC USA)" w:date="2015-12-01T13:19:00Z"/>
        </w:rPr>
      </w:pPr>
      <w:ins w:id="6366" w:author="Sammartano, Marc (BIC USA)" w:date="2015-12-01T13:19:00Z">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ins>
    </w:p>
    <w:p w:rsidR="001E075B" w:rsidRPr="00930520" w:rsidRDefault="001E075B" w:rsidP="001E075B">
      <w:pPr>
        <w:rPr>
          <w:ins w:id="6367" w:author="Sammartano, Marc (BIC USA)" w:date="2015-12-01T13:19:00Z"/>
        </w:rPr>
      </w:pPr>
      <w:ins w:id="6368" w:author="Sammartano, Marc (BIC USA)" w:date="2015-12-01T13:19: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9558AD" w:rsidRDefault="003A4712" w:rsidP="005F4916">
      <w:pPr>
        <w:pStyle w:val="Heading3"/>
      </w:pPr>
      <w:bookmarkStart w:id="6369" w:name="_Toc436833268"/>
      <w:r>
        <w:t>Gr.</w:t>
      </w:r>
      <w:r w:rsidR="009558AD">
        <w:t xml:space="preserve">text.size </w:t>
      </w:r>
      <w:ins w:id="6370" w:author="Sammartano, Marc (BIC USA)" w:date="2015-12-01T12:59:00Z">
        <w:r w:rsidR="003F1245">
          <w:t>{{</w:t>
        </w:r>
      </w:ins>
      <w:r w:rsidR="00DB0B71">
        <w:t>&lt;</w:t>
      </w:r>
      <w:ins w:id="6371" w:author="Sammartano, Marc (BIC USA)" w:date="2015-12-01T13:00:00Z">
        <w:r w:rsidR="003F1245">
          <w:t>size_</w:t>
        </w:r>
      </w:ins>
      <w:r w:rsidR="00DB0B71">
        <w:t>nexp&gt;</w:t>
      </w:r>
      <w:ins w:id="6372" w:author="Sammartano, Marc (BIC USA)" w:date="2015-12-01T13:00:00Z">
        <w:r w:rsidR="003F1245">
          <w:t>}{,&lt;paint_nexp&gt;}}</w:t>
        </w:r>
      </w:ins>
      <w:bookmarkEnd w:id="6369"/>
      <w:r w:rsidR="00520661">
        <w:fldChar w:fldCharType="begin"/>
      </w:r>
      <w:r w:rsidR="00DB0B71">
        <w:instrText xml:space="preserve"> XE "</w:instrText>
      </w:r>
      <w:r w:rsidR="00DB0B71" w:rsidRPr="005C3F0F">
        <w:instrText xml:space="preserve">Gr.text.size </w:instrText>
      </w:r>
      <w:ins w:id="6373" w:author="Sammartano, Marc (BIC USA)" w:date="2015-12-01T13:00:00Z">
        <w:r w:rsidR="003F1245">
          <w:instrText>{{</w:instrText>
        </w:r>
      </w:ins>
      <w:r w:rsidR="00DB0B71" w:rsidRPr="005C3F0F">
        <w:instrText>&lt;</w:instrText>
      </w:r>
      <w:ins w:id="6374" w:author="Sammartano, Marc (BIC USA)" w:date="2015-12-01T13:00:00Z">
        <w:r w:rsidR="003F1245">
          <w:instrText>size_</w:instrText>
        </w:r>
      </w:ins>
      <w:r w:rsidR="00DB0B71" w:rsidRPr="005C3F0F">
        <w:instrText>nexp&gt;</w:instrText>
      </w:r>
      <w:ins w:id="6375" w:author="Sammartano, Marc (BIC USA)" w:date="2015-12-01T13:00:00Z">
        <w:r w:rsidR="003F1245">
          <w:instrText>}{,&lt;paint_nexp&gt;}}</w:instrText>
        </w:r>
      </w:ins>
      <w:r w:rsidR="00DB0B71">
        <w:instrText xml:space="preserve">" </w:instrText>
      </w:r>
      <w:r w:rsidR="00520661">
        <w:fldChar w:fldCharType="end"/>
      </w:r>
    </w:p>
    <w:p w:rsidR="00D173FA" w:rsidRDefault="009558AD" w:rsidP="00F87047">
      <w:pPr>
        <w:rPr>
          <w:ins w:id="6376" w:author="Sammartano, Marc (BIC USA)" w:date="2015-12-01T13:01:00Z"/>
        </w:rPr>
      </w:pPr>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3F1245" w:rsidRDefault="003F1245" w:rsidP="00F87047">
      <w:ins w:id="6377" w:author="Sammartano, Marc (BIC USA)" w:date="2015-12-01T13:01: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6378" w:author="Sammartano, Marc (BIC USA)" w:date="2015-12-01T13:20:00Z"/>
        </w:rPr>
      </w:pPr>
      <w:bookmarkStart w:id="6379" w:name="_Toc436833269"/>
      <w:ins w:id="6380" w:author="Sammartano, Marc (BIC USA)" w:date="2015-12-01T13:20:00Z">
        <w:r>
          <w:t>Gr.text.skew {{&lt;skew_nexp&gt;}{,&lt;paint_nexp&gt;}}</w:t>
        </w:r>
        <w:bookmarkEnd w:id="6379"/>
        <w:r>
          <w:fldChar w:fldCharType="begin"/>
        </w:r>
        <w:r>
          <w:instrText xml:space="preserve"> XE "</w:instrText>
        </w:r>
        <w:r w:rsidRPr="00370275">
          <w:instrText xml:space="preserve">Gr.text.skew </w:instrText>
        </w:r>
        <w:r>
          <w:instrText>{{</w:instrText>
        </w:r>
        <w:r w:rsidRPr="00370275">
          <w:instrText>&lt;</w:instrText>
        </w:r>
        <w:r>
          <w:instrText>skew_</w:instrText>
        </w:r>
        <w:r w:rsidRPr="00370275">
          <w:instrText>nexp&gt;</w:instrText>
        </w:r>
        <w:r>
          <w:instrText xml:space="preserve">}{,&lt;paint_nexp&gt;}}" </w:instrText>
        </w:r>
        <w:r>
          <w:fldChar w:fldCharType="end"/>
        </w:r>
      </w:ins>
    </w:p>
    <w:p w:rsidR="001E075B" w:rsidRDefault="001E075B" w:rsidP="001E075B">
      <w:pPr>
        <w:rPr>
          <w:ins w:id="6381" w:author="Sammartano, Marc (BIC USA)" w:date="2015-12-01T13:20:00Z"/>
        </w:rPr>
      </w:pPr>
      <w:ins w:id="6382" w:author="Sammartano, Marc (BIC USA)" w:date="2015-12-01T13:20:00Z">
        <w:r>
          <w:t>Skews the text to give an italic effect. Negative values of &lt;nexp&gt; skew the bottom of the text left. This makes the text lean forward. Positive values do the opposite. Traditional italics can be best imitated with &lt;nexp&gt; = -0.25.</w:t>
        </w:r>
      </w:ins>
    </w:p>
    <w:p w:rsidR="001E075B" w:rsidRDefault="001E075B" w:rsidP="001E075B">
      <w:pPr>
        <w:rPr>
          <w:ins w:id="6383" w:author="Sammartano, Marc (BIC USA)" w:date="2015-12-01T13:20:00Z"/>
        </w:rPr>
      </w:pPr>
      <w:ins w:id="6384" w:author="Sammartano, Marc (BIC USA)" w:date="2015-12-01T13:20: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6385" w:author="Sammartano, Marc (BIC USA)" w:date="2015-12-01T13:20:00Z"/>
        </w:rPr>
      </w:pPr>
      <w:bookmarkStart w:id="6386" w:name="_Toc436833270"/>
      <w:ins w:id="6387" w:author="Sammartano, Marc (BIC USA)" w:date="2015-12-01T13:20:00Z">
        <w:r>
          <w:t>Gr.text.strike &lt;lexp&gt;</w:t>
        </w:r>
        <w:bookmarkEnd w:id="6386"/>
        <w:r>
          <w:fldChar w:fldCharType="begin"/>
        </w:r>
        <w:r>
          <w:instrText xml:space="preserve"> XE "</w:instrText>
        </w:r>
        <w:r w:rsidRPr="0064206A">
          <w:instrText>Gr.text.strike &lt;lexp&gt;</w:instrText>
        </w:r>
        <w:r>
          <w:instrText xml:space="preserve">" </w:instrText>
        </w:r>
        <w:r>
          <w:fldChar w:fldCharType="end"/>
        </w:r>
      </w:ins>
    </w:p>
    <w:p w:rsidR="001E075B" w:rsidRDefault="001E075B" w:rsidP="001E075B">
      <w:pPr>
        <w:pStyle w:val="NoSpacing"/>
        <w:rPr>
          <w:ins w:id="6388" w:author="Sammartano, Marc (BIC USA)" w:date="2015-12-01T13:20:00Z"/>
        </w:rPr>
      </w:pPr>
      <w:ins w:id="6389" w:author="Sammartano, Marc (BIC USA)" w:date="2015-12-01T13:20:00Z">
        <w:r>
          <w:t>Turns overstrike on or off on text objects drawn after this command is issued:</w:t>
        </w:r>
      </w:ins>
    </w:p>
    <w:p w:rsidR="001E075B" w:rsidRDefault="001E075B" w:rsidP="001E075B">
      <w:pPr>
        <w:pStyle w:val="ListParagraph"/>
        <w:numPr>
          <w:ilvl w:val="0"/>
          <w:numId w:val="41"/>
        </w:numPr>
        <w:rPr>
          <w:ins w:id="6390" w:author="Sammartano, Marc (BIC USA)" w:date="2015-12-01T13:20:00Z"/>
        </w:rPr>
      </w:pPr>
      <w:ins w:id="6391" w:author="Sammartano, Marc (BIC USA)" w:date="2015-12-01T13:20:00Z">
        <w:r>
          <w:t xml:space="preserve">If the value of the bold parameter </w:t>
        </w:r>
        <w:r w:rsidRPr="006E6122">
          <w:t>&lt;</w:t>
        </w:r>
        <w:r>
          <w:t>l</w:t>
        </w:r>
        <w:r w:rsidRPr="006E6122">
          <w:t>exp&gt;</w:t>
        </w:r>
        <w:r>
          <w:t xml:space="preserve"> is false (0), text strike is turned off.</w:t>
        </w:r>
      </w:ins>
    </w:p>
    <w:p w:rsidR="001E075B" w:rsidRDefault="001E075B" w:rsidP="001E075B">
      <w:pPr>
        <w:pStyle w:val="ListParagraph"/>
        <w:numPr>
          <w:ilvl w:val="0"/>
          <w:numId w:val="41"/>
        </w:numPr>
        <w:rPr>
          <w:ins w:id="6392" w:author="Sammartano, Marc (BIC USA)" w:date="2015-12-01T13:20:00Z"/>
        </w:rPr>
      </w:pPr>
      <w:ins w:id="6393" w:author="Sammartano, Marc (BIC USA)" w:date="2015-12-01T13:20:00Z">
        <w:r>
          <w:t>If the parameter value is true (not zero), text will be drawn with a strike-through line.</w:t>
        </w:r>
      </w:ins>
    </w:p>
    <w:p w:rsidR="001E075B" w:rsidRDefault="001E075B" w:rsidP="001E075B">
      <w:pPr>
        <w:pStyle w:val="ListParagraph"/>
        <w:numPr>
          <w:ilvl w:val="0"/>
          <w:numId w:val="41"/>
        </w:numPr>
        <w:rPr>
          <w:ins w:id="6394" w:author="Sammartano, Marc (BIC USA)" w:date="2015-12-01T13:20:00Z"/>
        </w:rPr>
      </w:pPr>
      <w:ins w:id="6395" w:author="Sammartano, Marc (BIC USA)" w:date="2015-12-01T13:20:00Z">
        <w:r>
          <w:t>If the parameter is omitted, the bold setting is toggled.</w:t>
        </w:r>
      </w:ins>
    </w:p>
    <w:p w:rsidR="001E075B" w:rsidRDefault="001E075B" w:rsidP="001E075B">
      <w:pPr>
        <w:rPr>
          <w:ins w:id="6396" w:author="Sammartano, Marc (BIC USA)" w:date="2015-12-01T13:20:00Z"/>
        </w:rPr>
      </w:pPr>
      <w:ins w:id="6397" w:author="Sammartano, Marc (BIC USA)" w:date="2015-12-01T13:20:00Z">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6398" w:author="Sammartano, Marc (BIC USA)" w:date="2015-12-01T13:20:00Z"/>
        </w:rPr>
      </w:pPr>
      <w:bookmarkStart w:id="6399" w:name="_Toc436833271"/>
      <w:ins w:id="6400" w:author="Sammartano, Marc (BIC USA)" w:date="2015-12-01T13:20:00Z">
        <w:r>
          <w:t>Gr.text.underline &lt;lexp&gt;</w:t>
        </w:r>
        <w:bookmarkEnd w:id="6399"/>
        <w:r>
          <w:fldChar w:fldCharType="begin"/>
        </w:r>
        <w:r>
          <w:instrText xml:space="preserve"> XE "</w:instrText>
        </w:r>
        <w:r w:rsidRPr="004165CB">
          <w:instrText>Gr.text.underline &lt;lexp&gt;</w:instrText>
        </w:r>
        <w:r>
          <w:instrText xml:space="preserve">" </w:instrText>
        </w:r>
        <w:r>
          <w:fldChar w:fldCharType="end"/>
        </w:r>
      </w:ins>
    </w:p>
    <w:p w:rsidR="001E075B" w:rsidRDefault="001E075B" w:rsidP="001E075B">
      <w:pPr>
        <w:pStyle w:val="NoSpacing"/>
        <w:rPr>
          <w:ins w:id="6401" w:author="Sammartano, Marc (BIC USA)" w:date="2015-12-01T13:20:00Z"/>
        </w:rPr>
      </w:pPr>
      <w:ins w:id="6402" w:author="Sammartano, Marc (BIC USA)" w:date="2015-12-01T13:20:00Z">
        <w:r>
          <w:t>Turns underlining on or off on text objects drawn after this command is issued:</w:t>
        </w:r>
      </w:ins>
    </w:p>
    <w:p w:rsidR="001E075B" w:rsidRDefault="001E075B" w:rsidP="001E075B">
      <w:pPr>
        <w:pStyle w:val="ListParagraph"/>
        <w:numPr>
          <w:ilvl w:val="0"/>
          <w:numId w:val="41"/>
        </w:numPr>
        <w:rPr>
          <w:ins w:id="6403" w:author="Sammartano, Marc (BIC USA)" w:date="2015-12-01T13:20:00Z"/>
        </w:rPr>
      </w:pPr>
      <w:ins w:id="6404" w:author="Sammartano, Marc (BIC USA)" w:date="2015-12-01T13:20:00Z">
        <w:r>
          <w:t xml:space="preserve">If the value of the bold parameter </w:t>
        </w:r>
        <w:r w:rsidRPr="006E6122">
          <w:t>&lt;</w:t>
        </w:r>
        <w:r>
          <w:t>l</w:t>
        </w:r>
        <w:r w:rsidRPr="006E6122">
          <w:t>exp&gt;</w:t>
        </w:r>
        <w:r>
          <w:t xml:space="preserve"> is false (0), text underlining is turned off.</w:t>
        </w:r>
      </w:ins>
    </w:p>
    <w:p w:rsidR="001E075B" w:rsidRDefault="001E075B" w:rsidP="001E075B">
      <w:pPr>
        <w:pStyle w:val="ListParagraph"/>
        <w:numPr>
          <w:ilvl w:val="0"/>
          <w:numId w:val="41"/>
        </w:numPr>
        <w:rPr>
          <w:ins w:id="6405" w:author="Sammartano, Marc (BIC USA)" w:date="2015-12-01T13:20:00Z"/>
        </w:rPr>
      </w:pPr>
      <w:ins w:id="6406" w:author="Sammartano, Marc (BIC USA)" w:date="2015-12-01T13:20:00Z">
        <w:r>
          <w:t>If the parameter value is true (not zero), drawn text will be underlined.</w:t>
        </w:r>
      </w:ins>
    </w:p>
    <w:p w:rsidR="001E075B" w:rsidRDefault="001E075B" w:rsidP="001E075B">
      <w:pPr>
        <w:pStyle w:val="ListParagraph"/>
        <w:numPr>
          <w:ilvl w:val="0"/>
          <w:numId w:val="41"/>
        </w:numPr>
        <w:rPr>
          <w:ins w:id="6407" w:author="Sammartano, Marc (BIC USA)" w:date="2015-12-01T13:20:00Z"/>
        </w:rPr>
      </w:pPr>
      <w:ins w:id="6408" w:author="Sammartano, Marc (BIC USA)" w:date="2015-12-01T13:20:00Z">
        <w:r>
          <w:t>If the parameter is omitted, the underline setting is toggled.</w:t>
        </w:r>
      </w:ins>
    </w:p>
    <w:p w:rsidR="001E075B" w:rsidRDefault="001E075B" w:rsidP="001E075B">
      <w:pPr>
        <w:rPr>
          <w:ins w:id="6409" w:author="Sammartano, Marc (BIC USA)" w:date="2015-12-01T13:20:00Z"/>
        </w:rPr>
      </w:pPr>
      <w:ins w:id="6410" w:author="Sammartano, Marc (BIC USA)" w:date="2015-12-01T13:20:00Z">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6411" w:author="Sammartano, Marc (BIC USA)" w:date="2015-12-01T13:22:00Z"/>
        </w:rPr>
      </w:pPr>
      <w:bookmarkStart w:id="6412" w:name="_Toc436833272"/>
      <w:ins w:id="6413" w:author="Sammartano, Marc (BIC USA)" w:date="2015-12-01T13:22:00Z">
        <w:r>
          <w:t>Gr.text.setfont {{&lt;font_ptr_nexp&gt;|&lt;font_family_sexp&gt;} {, &lt;style_sexp&gt;} {,&lt;paint_nexp&gt;}}</w:t>
        </w:r>
        <w:bookmarkEnd w:id="6412"/>
        <w:r>
          <w:fldChar w:fldCharType="begin"/>
        </w:r>
        <w:r>
          <w:instrText xml:space="preserve"> XE "Gr.text.setfont</w:instrText>
        </w:r>
        <w:r w:rsidRPr="00B35654">
          <w:instrText xml:space="preserve"> </w:instrText>
        </w:r>
        <w:r>
          <w:instrText xml:space="preserve">{{&lt;font_ptr_nexp&gt;|&lt;font_family_sexp&gt;} {, &lt;style_sexp&gt;} {,&lt;paint_nexp}}" </w:instrText>
        </w:r>
        <w:r>
          <w:fldChar w:fldCharType="end"/>
        </w:r>
      </w:ins>
    </w:p>
    <w:p w:rsidR="001E075B" w:rsidRDefault="001E075B" w:rsidP="001E075B">
      <w:pPr>
        <w:rPr>
          <w:ins w:id="6414" w:author="Sammartano, Marc (BIC USA)" w:date="2015-12-01T13:22:00Z"/>
        </w:rPr>
      </w:pPr>
      <w:ins w:id="6415" w:author="Sammartano, Marc (BIC USA)" w:date="2015-12-01T13:22:00Z">
        <w:r>
          <w:t xml:space="preserve">Set the text font, specifying typeface and style. Both of these parameters are optional. This command is similar to the older </w:t>
        </w:r>
        <w:r>
          <w:rPr>
            <w:b/>
          </w:rPr>
          <w:t>Gr.text.typeface</w:t>
        </w:r>
        <w:r>
          <w:t>, but it is more flexible.</w:t>
        </w:r>
      </w:ins>
    </w:p>
    <w:p w:rsidR="001E075B" w:rsidRDefault="001E075B" w:rsidP="001E075B">
      <w:pPr>
        <w:rPr>
          <w:ins w:id="6416" w:author="Sammartano, Marc (BIC USA)" w:date="2015-12-01T13:22:00Z"/>
        </w:rPr>
      </w:pPr>
      <w:ins w:id="6417" w:author="Sammartano, Marc (BIC USA)" w:date="2015-12-01T13:22:00Z">
        <w:r>
          <w:t xml:space="preserve">If the font parameter is a numerical expression &lt;font_ptr_nexp&gt;, it must be a font pointer value returned by the </w:t>
        </w:r>
        <w:r w:rsidRPr="00951CEA">
          <w:rPr>
            <w:b/>
          </w:rPr>
          <w:t>Font.load</w:t>
        </w:r>
        <w:r>
          <w:t xml:space="preserve"> command. You cannot modify the style of a font once it is loaded, so the the style parameter &lt;style_sexp&gt; is ignored.</w:t>
        </w:r>
      </w:ins>
    </w:p>
    <w:p w:rsidR="001E075B" w:rsidRDefault="001E075B" w:rsidP="001E075B">
      <w:pPr>
        <w:rPr>
          <w:ins w:id="6418" w:author="Sammartano, Marc (BIC USA)" w:date="2015-12-01T13:22:00Z"/>
        </w:rPr>
      </w:pPr>
      <w:ins w:id="6419" w:author="Sammartano, Marc (BIC USA)" w:date="2015-12-01T13:22:00Z">
        <w:r>
          <w:t xml:space="preserve">If the font parameter is a string expression &lt;font_family_sexp&gt;, it must specify one of the font families available on your Android device. If your device does not recognize the string, the font is set to the system default font typeface. On most systems, the default is </w:t>
        </w:r>
        <w:r w:rsidRPr="003B3951">
          <w:rPr>
            <w:b/>
          </w:rPr>
          <w:t>"sans serif"</w:t>
        </w:r>
        <w:r>
          <w:t>.</w:t>
        </w:r>
      </w:ins>
    </w:p>
    <w:p w:rsidR="001E075B" w:rsidRPr="001B19AA" w:rsidRDefault="001E075B" w:rsidP="001E075B">
      <w:pPr>
        <w:rPr>
          <w:ins w:id="6420" w:author="Sammartano, Marc (BIC USA)" w:date="2015-12-01T13:22:00Z"/>
        </w:rPr>
      </w:pPr>
      <w:ins w:id="6421" w:author="Sammartano, Marc (BIC USA)" w:date="2015-12-01T13:22:00Z">
        <w:r>
          <w:t xml:space="preserve">The standard font families are </w:t>
        </w:r>
        <w:r w:rsidRPr="003B3951">
          <w:rPr>
            <w:b/>
          </w:rPr>
          <w:t>"monospace"</w:t>
        </w:r>
        <w:r>
          <w:t xml:space="preserve">, </w:t>
        </w:r>
        <w:r w:rsidRPr="003B3951">
          <w:rPr>
            <w:b/>
          </w:rPr>
          <w:t>"serif"</w:t>
        </w:r>
        <w:r>
          <w:t xml:space="preserve">, and </w:t>
        </w:r>
        <w:r w:rsidRPr="003B3951">
          <w:rPr>
            <w:b/>
          </w:rPr>
          <w:t>"sans serif"</w:t>
        </w:r>
        <w:r>
          <w:t xml:space="preserve">. Some more recent versions of Android also support </w:t>
        </w:r>
        <w:r w:rsidRPr="003B3951">
          <w:rPr>
            <w:b/>
          </w:rPr>
          <w:t>"sans-serif"</w:t>
        </w:r>
        <w:r>
          <w:t xml:space="preserve">, </w:t>
        </w:r>
        <w:r w:rsidRPr="003B3951">
          <w:rPr>
            <w:b/>
          </w:rPr>
          <w:t>"sans-serif-light"</w:t>
        </w:r>
        <w:r>
          <w:t xml:space="preserve">, </w:t>
        </w:r>
        <w:r w:rsidRPr="003B3951">
          <w:rPr>
            <w:b/>
          </w:rPr>
          <w:t>"sans-serif-condensed"</w:t>
        </w:r>
        <w:r>
          <w:t xml:space="preserve">, and </w:t>
        </w:r>
        <w:r w:rsidRPr="003B3951">
          <w:rPr>
            <w:b/>
          </w:rPr>
          <w:t>"sans-serif-thin"</w:t>
        </w:r>
        <w:r>
          <w:t>. The font family names are not case-sensitive</w:t>
        </w:r>
        <w:r w:rsidRPr="001B19AA">
          <w:t>: "Serif" or "SERIF" works as well as "serif".</w:t>
        </w:r>
      </w:ins>
    </w:p>
    <w:p w:rsidR="001E075B" w:rsidRPr="003B3951" w:rsidRDefault="001E075B" w:rsidP="001E075B">
      <w:pPr>
        <w:rPr>
          <w:ins w:id="6422" w:author="Sammartano, Marc (BIC USA)" w:date="2015-12-01T13:22:00Z"/>
        </w:rPr>
      </w:pPr>
      <w:ins w:id="6423" w:author="Sammartano, Marc (BIC USA)" w:date="2015-12-01T13:22:00Z">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ins>
    </w:p>
    <w:p w:rsidR="001E075B" w:rsidRPr="000E1BC3" w:rsidRDefault="001E075B" w:rsidP="001E075B">
      <w:pPr>
        <w:rPr>
          <w:ins w:id="6424" w:author="Sammartano, Marc (BIC USA)" w:date="2015-12-01T13:22:00Z"/>
        </w:rPr>
      </w:pPr>
      <w:ins w:id="6425" w:author="Sammartano, Marc (BIC USA)" w:date="2015-12-01T13:22:00Z">
        <w:r>
          <w:t xml:space="preserve">If you specify a font family, you can use the style parameter &lt;style_sexp&gt; to change the font’s appearance. The parameter value must be one of the style strings shown in the table below. You may use either the full style name or an abbreviation as shown. The parameter is not case-senstive: "BOLD", "bold", "Bold", and "bOlD" are all the same. If you use any other string, or if you omit the style parameter, the style is set to </w:t>
        </w:r>
        <w:r w:rsidRPr="003B3951">
          <w:rPr>
            <w:b/>
          </w:rPr>
          <w:t>"NORMAL"</w:t>
        </w:r>
        <w:r>
          <w:t>.</w:t>
        </w:r>
      </w:ins>
    </w:p>
    <w:tbl>
      <w:tblPr>
        <w:tblStyle w:val="TableGrid"/>
        <w:tblW w:w="0" w:type="auto"/>
        <w:tblInd w:w="918" w:type="dxa"/>
        <w:tblLook w:val="04A0" w:firstRow="1" w:lastRow="0" w:firstColumn="1" w:lastColumn="0" w:noHBand="0" w:noVBand="1"/>
      </w:tblPr>
      <w:tblGrid>
        <w:gridCol w:w="2340"/>
        <w:gridCol w:w="1530"/>
      </w:tblGrid>
      <w:tr w:rsidR="001E075B" w:rsidRPr="006D27CC" w:rsidTr="001E075B">
        <w:trPr>
          <w:trHeight w:val="269"/>
          <w:ins w:id="6426" w:author="Sammartano, Marc (BIC USA)" w:date="2015-12-01T13:22:00Z"/>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rPr>
                <w:ins w:id="6427" w:author="Sammartano, Marc (BIC USA)" w:date="2015-12-01T13:22:00Z"/>
              </w:rPr>
            </w:pPr>
            <w:ins w:id="6428" w:author="Sammartano, Marc (BIC USA)" w:date="2015-12-01T13:22:00Z">
              <w:r>
                <w:t>Style Name</w:t>
              </w:r>
            </w:ins>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1E075B" w:rsidRDefault="001E075B" w:rsidP="001E075B">
            <w:pPr>
              <w:keepNext/>
              <w:jc w:val="center"/>
              <w:rPr>
                <w:ins w:id="6429" w:author="Sammartano, Marc (BIC USA)" w:date="2015-12-01T13:22:00Z"/>
              </w:rPr>
            </w:pPr>
            <w:ins w:id="6430" w:author="Sammartano, Marc (BIC USA)" w:date="2015-12-01T13:22:00Z">
              <w:r>
                <w:t>Abbreviation</w:t>
              </w:r>
            </w:ins>
          </w:p>
        </w:tc>
      </w:tr>
      <w:tr w:rsidR="001E075B" w:rsidRPr="006D27CC" w:rsidTr="001E075B">
        <w:trPr>
          <w:trHeight w:val="269"/>
          <w:ins w:id="6431" w:author="Sammartano, Marc (BIC USA)" w:date="2015-12-01T13:22:00Z"/>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rPr>
                <w:ins w:id="6432" w:author="Sammartano, Marc (BIC USA)" w:date="2015-12-01T13:22:00Z"/>
              </w:rPr>
            </w:pPr>
            <w:ins w:id="6433" w:author="Sammartano, Marc (BIC USA)" w:date="2015-12-01T13:22:00Z">
              <w:r>
                <w:t>"NORMAL"</w:t>
              </w:r>
            </w:ins>
          </w:p>
        </w:tc>
        <w:tc>
          <w:tcPr>
            <w:tcW w:w="1530" w:type="dxa"/>
            <w:tcBorders>
              <w:top w:val="single" w:sz="12" w:space="0" w:color="auto"/>
              <w:left w:val="single" w:sz="12" w:space="0" w:color="auto"/>
              <w:right w:val="single" w:sz="12" w:space="0" w:color="auto"/>
            </w:tcBorders>
            <w:shd w:val="clear" w:color="auto" w:fill="auto"/>
          </w:tcPr>
          <w:p w:rsidR="001E075B" w:rsidRPr="006D27CC" w:rsidRDefault="001E075B" w:rsidP="001E075B">
            <w:pPr>
              <w:keepNext/>
              <w:jc w:val="center"/>
              <w:rPr>
                <w:ins w:id="6434" w:author="Sammartano, Marc (BIC USA)" w:date="2015-12-01T13:22:00Z"/>
              </w:rPr>
            </w:pPr>
            <w:ins w:id="6435" w:author="Sammartano, Marc (BIC USA)" w:date="2015-12-01T13:22:00Z">
              <w:r>
                <w:t>"N"</w:t>
              </w:r>
            </w:ins>
          </w:p>
        </w:tc>
      </w:tr>
      <w:tr w:rsidR="001E075B" w:rsidRPr="006D27CC" w:rsidTr="001E075B">
        <w:trPr>
          <w:trHeight w:val="269"/>
          <w:ins w:id="6436" w:author="Sammartano, Marc (BIC USA)" w:date="2015-12-01T13:22:00Z"/>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rPr>
                <w:ins w:id="6437" w:author="Sammartano, Marc (BIC USA)" w:date="2015-12-01T13:22:00Z"/>
              </w:rPr>
            </w:pPr>
            <w:ins w:id="6438" w:author="Sammartano, Marc (BIC USA)" w:date="2015-12-01T13:22:00Z">
              <w:r>
                <w:t>"BOLD"</w:t>
              </w:r>
            </w:ins>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rPr>
                <w:ins w:id="6439" w:author="Sammartano, Marc (BIC USA)" w:date="2015-12-01T13:22:00Z"/>
              </w:rPr>
            </w:pPr>
            <w:ins w:id="6440" w:author="Sammartano, Marc (BIC USA)" w:date="2015-12-01T13:22:00Z">
              <w:r>
                <w:t>"B"</w:t>
              </w:r>
            </w:ins>
          </w:p>
        </w:tc>
      </w:tr>
      <w:tr w:rsidR="001E075B" w:rsidRPr="006D27CC" w:rsidTr="001E075B">
        <w:trPr>
          <w:trHeight w:val="269"/>
          <w:ins w:id="6441" w:author="Sammartano, Marc (BIC USA)" w:date="2015-12-01T13:22:00Z"/>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rPr>
                <w:ins w:id="6442" w:author="Sammartano, Marc (BIC USA)" w:date="2015-12-01T13:22:00Z"/>
              </w:rPr>
            </w:pPr>
            <w:ins w:id="6443" w:author="Sammartano, Marc (BIC USA)" w:date="2015-12-01T13:22:00Z">
              <w:r>
                <w:t>"ITALIC"</w:t>
              </w:r>
            </w:ins>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rPr>
                <w:ins w:id="6444" w:author="Sammartano, Marc (BIC USA)" w:date="2015-12-01T13:22:00Z"/>
              </w:rPr>
            </w:pPr>
            <w:ins w:id="6445" w:author="Sammartano, Marc (BIC USA)" w:date="2015-12-01T13:22:00Z">
              <w:r>
                <w:t>"I"</w:t>
              </w:r>
            </w:ins>
          </w:p>
        </w:tc>
      </w:tr>
      <w:tr w:rsidR="001E075B" w:rsidRPr="006D27CC" w:rsidTr="001E075B">
        <w:trPr>
          <w:trHeight w:val="269"/>
          <w:ins w:id="6446" w:author="Sammartano, Marc (BIC USA)" w:date="2015-12-01T13:22:00Z"/>
        </w:trPr>
        <w:tc>
          <w:tcPr>
            <w:tcW w:w="2340" w:type="dxa"/>
            <w:tcBorders>
              <w:left w:val="single" w:sz="12" w:space="0" w:color="auto"/>
              <w:bottom w:val="single" w:sz="12" w:space="0" w:color="auto"/>
              <w:right w:val="single" w:sz="12" w:space="0" w:color="auto"/>
            </w:tcBorders>
            <w:shd w:val="clear" w:color="auto" w:fill="auto"/>
          </w:tcPr>
          <w:p w:rsidR="001E075B" w:rsidRPr="006D27CC" w:rsidRDefault="001E075B" w:rsidP="001E075B">
            <w:pPr>
              <w:jc w:val="center"/>
              <w:rPr>
                <w:ins w:id="6447" w:author="Sammartano, Marc (BIC USA)" w:date="2015-12-01T13:22:00Z"/>
              </w:rPr>
            </w:pPr>
            <w:ins w:id="6448" w:author="Sammartano, Marc (BIC USA)" w:date="2015-12-01T13:22:00Z">
              <w:r>
                <w:t>"BOLD_ITALIC"</w:t>
              </w:r>
            </w:ins>
          </w:p>
        </w:tc>
        <w:tc>
          <w:tcPr>
            <w:tcW w:w="1530" w:type="dxa"/>
            <w:tcBorders>
              <w:left w:val="single" w:sz="12" w:space="0" w:color="auto"/>
              <w:bottom w:val="single" w:sz="12" w:space="0" w:color="auto"/>
              <w:right w:val="single" w:sz="12" w:space="0" w:color="auto"/>
            </w:tcBorders>
            <w:shd w:val="clear" w:color="auto" w:fill="auto"/>
          </w:tcPr>
          <w:p w:rsidR="001E075B" w:rsidRPr="000E1BC3" w:rsidRDefault="001E075B" w:rsidP="001E075B">
            <w:pPr>
              <w:jc w:val="center"/>
              <w:rPr>
                <w:ins w:id="6449" w:author="Sammartano, Marc (BIC USA)" w:date="2015-12-01T13:22:00Z"/>
              </w:rPr>
            </w:pPr>
            <w:ins w:id="6450" w:author="Sammartano, Marc (BIC USA)" w:date="2015-12-01T13:22:00Z">
              <w:r>
                <w:t>"BI"</w:t>
              </w:r>
            </w:ins>
          </w:p>
        </w:tc>
      </w:tr>
    </w:tbl>
    <w:p w:rsidR="001E075B" w:rsidRDefault="001E075B" w:rsidP="001E075B">
      <w:pPr>
        <w:spacing w:before="120"/>
        <w:rPr>
          <w:ins w:id="6451" w:author="Sammartano, Marc (BIC USA)" w:date="2015-12-01T13:22:00Z"/>
        </w:rPr>
      </w:pPr>
      <w:ins w:id="6452" w:author="Sammartano, Marc (BIC USA)" w:date="2015-12-01T13:22:00Z">
        <w:r>
          <w:rPr>
            <w:b/>
          </w:rPr>
          <w:t>Notes:</w:t>
        </w:r>
        <w:r>
          <w:t xml:space="preserve"> The </w:t>
        </w:r>
        <w:r>
          <w:rPr>
            <w:b/>
          </w:rPr>
          <w:t>"m</w:t>
        </w:r>
        <w:r w:rsidRPr="000E1BC3">
          <w:rPr>
            <w:b/>
          </w:rPr>
          <w:t>onospace"</w:t>
        </w:r>
        <w:r>
          <w:t xml:space="preserve"> font family always displays as </w:t>
        </w:r>
        <w:r>
          <w:rPr>
            <w:b/>
          </w:rPr>
          <w:t>"n</w:t>
        </w:r>
        <w:r w:rsidRPr="000E1BC3">
          <w:rPr>
            <w:b/>
          </w:rPr>
          <w:t>ormal"</w:t>
        </w:r>
        <w:r>
          <w:t>, regardless of the style parameter. Some devices do not support all of the styles.</w:t>
        </w:r>
      </w:ins>
    </w:p>
    <w:p w:rsidR="001E075B" w:rsidRPr="004F4E60" w:rsidRDefault="001E075B" w:rsidP="001E075B">
      <w:pPr>
        <w:spacing w:before="120"/>
        <w:rPr>
          <w:ins w:id="6453" w:author="Sammartano, Marc (BIC USA)" w:date="2015-12-01T13:22:00Z"/>
        </w:rPr>
      </w:pPr>
      <w:ins w:id="6454" w:author="Sammartano, Marc (BIC USA)" w:date="2015-12-01T13:22: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1E075B" w:rsidRDefault="001E075B" w:rsidP="001E075B">
      <w:pPr>
        <w:pStyle w:val="Heading3"/>
        <w:rPr>
          <w:ins w:id="6455" w:author="Sammartano, Marc (BIC USA)" w:date="2015-12-01T13:22:00Z"/>
        </w:rPr>
      </w:pPr>
      <w:bookmarkStart w:id="6456" w:name="_Toc436833273"/>
      <w:ins w:id="6457" w:author="Sammartano, Marc (BIC USA)" w:date="2015-12-01T13:22:00Z">
        <w:r>
          <w:t>Gr.text.typeface {{&lt;font_nexp&gt;} {, &lt;style_nexp&gt;} {,&lt;paint_nexp&gt;}}</w:t>
        </w:r>
        <w:bookmarkEnd w:id="6456"/>
        <w:r>
          <w:fldChar w:fldCharType="begin"/>
        </w:r>
        <w:r>
          <w:instrText xml:space="preserve"> XE "G</w:instrText>
        </w:r>
        <w:r w:rsidRPr="00B35654">
          <w:instrText xml:space="preserve">r.text.typeface </w:instrText>
        </w:r>
        <w:r>
          <w:instrText xml:space="preserve">{{&lt;nexp&gt;} {, &lt;style_nexp&gt;} {,&lt;paint_nexp&gt;}}" </w:instrText>
        </w:r>
        <w:r>
          <w:fldChar w:fldCharType="end"/>
        </w:r>
      </w:ins>
    </w:p>
    <w:p w:rsidR="001E075B" w:rsidRDefault="001E075B" w:rsidP="001E075B">
      <w:pPr>
        <w:rPr>
          <w:ins w:id="6458" w:author="Sammartano, Marc (BIC USA)" w:date="2015-12-01T13:22:00Z"/>
        </w:rPr>
      </w:pPr>
      <w:ins w:id="6459" w:author="Sammartano, Marc (BIC USA)" w:date="2015-12-01T13:22:00Z">
        <w:r>
          <w:t>Set the text typeface and style. Both of these parameters are optional. The default value if you omit either parameter is 1. All valid values and their meanings are shown in this table:</w:t>
        </w:r>
      </w:ins>
    </w:p>
    <w:tbl>
      <w:tblPr>
        <w:tblStyle w:val="TableGrid"/>
        <w:tblW w:w="0" w:type="auto"/>
        <w:tblInd w:w="918" w:type="dxa"/>
        <w:tblLook w:val="04A0" w:firstRow="1" w:lastRow="0" w:firstColumn="1" w:lastColumn="0" w:noHBand="0" w:noVBand="1"/>
      </w:tblPr>
      <w:tblGrid>
        <w:gridCol w:w="720"/>
        <w:gridCol w:w="3185"/>
        <w:gridCol w:w="685"/>
        <w:gridCol w:w="3420"/>
      </w:tblGrid>
      <w:tr w:rsidR="001E075B" w:rsidRPr="006D27CC" w:rsidTr="001E075B">
        <w:trPr>
          <w:ins w:id="6460" w:author="Sammartano, Marc (BIC USA)" w:date="2015-12-01T13:22:00Z"/>
        </w:trPr>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pPr>
              <w:rPr>
                <w:ins w:id="6461" w:author="Sammartano, Marc (BIC USA)" w:date="2015-12-01T13:22:00Z"/>
              </w:rPr>
            </w:pPr>
            <w:ins w:id="6462" w:author="Sammartano, Marc (BIC USA)" w:date="2015-12-01T13:22:00Z">
              <w:r w:rsidRPr="006D27CC">
                <w:t>The values for &lt;</w:t>
              </w:r>
              <w:r>
                <w:t>font_</w:t>
              </w:r>
              <w:r w:rsidRPr="006D27CC">
                <w:t>nexp&gt; are:</w:t>
              </w:r>
            </w:ins>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pPr>
              <w:rPr>
                <w:ins w:id="6463" w:author="Sammartano, Marc (BIC USA)" w:date="2015-12-01T13:22:00Z"/>
              </w:rPr>
            </w:pPr>
            <w:ins w:id="6464" w:author="Sammartano, Marc (BIC USA)" w:date="2015-12-01T13:22:00Z">
              <w:r w:rsidRPr="006D27CC">
                <w:t>The values for &lt;</w:t>
              </w:r>
              <w:r>
                <w:t>style_</w:t>
              </w:r>
              <w:r w:rsidRPr="006D27CC">
                <w:t>nexp&gt; are:</w:t>
              </w:r>
            </w:ins>
          </w:p>
        </w:tc>
      </w:tr>
      <w:tr w:rsidR="001E075B" w:rsidRPr="006D27CC" w:rsidTr="001E075B">
        <w:trPr>
          <w:ins w:id="6465" w:author="Sammartano, Marc (BIC USA)" w:date="2015-12-01T13:22:00Z"/>
        </w:trPr>
        <w:tc>
          <w:tcPr>
            <w:tcW w:w="720" w:type="dxa"/>
            <w:tcBorders>
              <w:top w:val="single" w:sz="12" w:space="0" w:color="auto"/>
              <w:left w:val="single" w:sz="12" w:space="0" w:color="auto"/>
            </w:tcBorders>
            <w:shd w:val="clear" w:color="auto" w:fill="auto"/>
          </w:tcPr>
          <w:p w:rsidR="001E075B" w:rsidRDefault="001E075B" w:rsidP="001E075B">
            <w:pPr>
              <w:jc w:val="center"/>
              <w:rPr>
                <w:ins w:id="6466" w:author="Sammartano, Marc (BIC USA)" w:date="2015-12-01T13:22:00Z"/>
              </w:rPr>
            </w:pPr>
            <w:ins w:id="6467" w:author="Sammartano, Marc (BIC USA)" w:date="2015-12-01T13:22:00Z">
              <w:r>
                <w:t>1</w:t>
              </w:r>
            </w:ins>
          </w:p>
        </w:tc>
        <w:tc>
          <w:tcPr>
            <w:tcW w:w="3185" w:type="dxa"/>
            <w:tcBorders>
              <w:top w:val="single" w:sz="12" w:space="0" w:color="auto"/>
              <w:right w:val="single" w:sz="12" w:space="0" w:color="auto"/>
            </w:tcBorders>
            <w:shd w:val="clear" w:color="auto" w:fill="auto"/>
          </w:tcPr>
          <w:p w:rsidR="001E075B" w:rsidRDefault="001E075B" w:rsidP="001E075B">
            <w:pPr>
              <w:rPr>
                <w:ins w:id="6468" w:author="Sammartano, Marc (BIC USA)" w:date="2015-12-01T13:22:00Z"/>
              </w:rPr>
            </w:pPr>
            <w:ins w:id="6469" w:author="Sammartano, Marc (BIC USA)" w:date="2015-12-01T13:22:00Z">
              <w:r w:rsidRPr="006D27CC">
                <w:t>Default font</w:t>
              </w:r>
            </w:ins>
          </w:p>
        </w:tc>
        <w:tc>
          <w:tcPr>
            <w:tcW w:w="685" w:type="dxa"/>
            <w:tcBorders>
              <w:top w:val="single" w:sz="12" w:space="0" w:color="auto"/>
              <w:left w:val="single" w:sz="12" w:space="0" w:color="auto"/>
            </w:tcBorders>
            <w:shd w:val="clear" w:color="auto" w:fill="auto"/>
          </w:tcPr>
          <w:p w:rsidR="001E075B" w:rsidRDefault="001E075B" w:rsidP="001E075B">
            <w:pPr>
              <w:jc w:val="center"/>
              <w:rPr>
                <w:ins w:id="6470" w:author="Sammartano, Marc (BIC USA)" w:date="2015-12-01T13:22:00Z"/>
              </w:rPr>
            </w:pPr>
            <w:ins w:id="6471" w:author="Sammartano, Marc (BIC USA)" w:date="2015-12-01T13:22:00Z">
              <w:r>
                <w:t>1</w:t>
              </w:r>
            </w:ins>
          </w:p>
        </w:tc>
        <w:tc>
          <w:tcPr>
            <w:tcW w:w="3420" w:type="dxa"/>
            <w:tcBorders>
              <w:top w:val="single" w:sz="12" w:space="0" w:color="auto"/>
              <w:right w:val="single" w:sz="12" w:space="0" w:color="auto"/>
            </w:tcBorders>
            <w:shd w:val="clear" w:color="auto" w:fill="auto"/>
          </w:tcPr>
          <w:p w:rsidR="001E075B" w:rsidRPr="006D27CC" w:rsidRDefault="001E075B" w:rsidP="001E075B">
            <w:pPr>
              <w:rPr>
                <w:ins w:id="6472" w:author="Sammartano, Marc (BIC USA)" w:date="2015-12-01T13:22:00Z"/>
              </w:rPr>
            </w:pPr>
            <w:ins w:id="6473" w:author="Sammartano, Marc (BIC USA)" w:date="2015-12-01T13:22:00Z">
              <w:r>
                <w:t>Normal (not bold or italic)</w:t>
              </w:r>
            </w:ins>
          </w:p>
        </w:tc>
      </w:tr>
      <w:tr w:rsidR="001E075B" w:rsidRPr="006D27CC" w:rsidTr="001E075B">
        <w:trPr>
          <w:ins w:id="6474" w:author="Sammartano, Marc (BIC USA)" w:date="2015-12-01T13:22:00Z"/>
        </w:trPr>
        <w:tc>
          <w:tcPr>
            <w:tcW w:w="720" w:type="dxa"/>
            <w:tcBorders>
              <w:left w:val="single" w:sz="12" w:space="0" w:color="auto"/>
            </w:tcBorders>
            <w:shd w:val="clear" w:color="auto" w:fill="auto"/>
          </w:tcPr>
          <w:p w:rsidR="001E075B" w:rsidRPr="006D27CC" w:rsidRDefault="001E075B" w:rsidP="001E075B">
            <w:pPr>
              <w:jc w:val="center"/>
              <w:rPr>
                <w:ins w:id="6475" w:author="Sammartano, Marc (BIC USA)" w:date="2015-12-01T13:22:00Z"/>
              </w:rPr>
            </w:pPr>
            <w:ins w:id="6476" w:author="Sammartano, Marc (BIC USA)" w:date="2015-12-01T13:22:00Z">
              <w:r>
                <w:t>2</w:t>
              </w:r>
            </w:ins>
          </w:p>
        </w:tc>
        <w:tc>
          <w:tcPr>
            <w:tcW w:w="3185" w:type="dxa"/>
            <w:tcBorders>
              <w:right w:val="single" w:sz="12" w:space="0" w:color="auto"/>
            </w:tcBorders>
            <w:shd w:val="clear" w:color="auto" w:fill="auto"/>
          </w:tcPr>
          <w:p w:rsidR="001E075B" w:rsidRPr="006D27CC" w:rsidRDefault="001E075B" w:rsidP="001E075B">
            <w:pPr>
              <w:rPr>
                <w:ins w:id="6477" w:author="Sammartano, Marc (BIC USA)" w:date="2015-12-01T13:22:00Z"/>
              </w:rPr>
            </w:pPr>
            <w:ins w:id="6478" w:author="Sammartano, Marc (BIC USA)" w:date="2015-12-01T13:22:00Z">
              <w:r w:rsidRPr="006D27CC">
                <w:t>Monospace font</w:t>
              </w:r>
            </w:ins>
          </w:p>
        </w:tc>
        <w:tc>
          <w:tcPr>
            <w:tcW w:w="685" w:type="dxa"/>
            <w:tcBorders>
              <w:left w:val="single" w:sz="12" w:space="0" w:color="auto"/>
            </w:tcBorders>
            <w:shd w:val="clear" w:color="auto" w:fill="auto"/>
          </w:tcPr>
          <w:p w:rsidR="001E075B" w:rsidRPr="006D27CC" w:rsidRDefault="001E075B" w:rsidP="001E075B">
            <w:pPr>
              <w:jc w:val="center"/>
              <w:rPr>
                <w:ins w:id="6479" w:author="Sammartano, Marc (BIC USA)" w:date="2015-12-01T13:22:00Z"/>
              </w:rPr>
            </w:pPr>
            <w:ins w:id="6480" w:author="Sammartano, Marc (BIC USA)" w:date="2015-12-01T13:22:00Z">
              <w:r>
                <w:t>2</w:t>
              </w:r>
            </w:ins>
          </w:p>
        </w:tc>
        <w:tc>
          <w:tcPr>
            <w:tcW w:w="3420" w:type="dxa"/>
            <w:tcBorders>
              <w:right w:val="single" w:sz="12" w:space="0" w:color="auto"/>
            </w:tcBorders>
            <w:shd w:val="clear" w:color="auto" w:fill="auto"/>
          </w:tcPr>
          <w:p w:rsidR="001E075B" w:rsidRPr="006D27CC" w:rsidRDefault="001E075B" w:rsidP="001E075B">
            <w:pPr>
              <w:rPr>
                <w:ins w:id="6481" w:author="Sammartano, Marc (BIC USA)" w:date="2015-12-01T13:22:00Z"/>
              </w:rPr>
            </w:pPr>
            <w:ins w:id="6482" w:author="Sammartano, Marc (BIC USA)" w:date="2015-12-01T13:22:00Z">
              <w:r>
                <w:t>Bold</w:t>
              </w:r>
            </w:ins>
          </w:p>
        </w:tc>
      </w:tr>
      <w:tr w:rsidR="001E075B" w:rsidRPr="006D27CC" w:rsidTr="001E075B">
        <w:trPr>
          <w:ins w:id="6483" w:author="Sammartano, Marc (BIC USA)" w:date="2015-12-01T13:22:00Z"/>
        </w:trPr>
        <w:tc>
          <w:tcPr>
            <w:tcW w:w="720" w:type="dxa"/>
            <w:tcBorders>
              <w:left w:val="single" w:sz="12" w:space="0" w:color="auto"/>
            </w:tcBorders>
            <w:shd w:val="clear" w:color="auto" w:fill="auto"/>
          </w:tcPr>
          <w:p w:rsidR="001E075B" w:rsidRPr="006D27CC" w:rsidRDefault="001E075B" w:rsidP="001E075B">
            <w:pPr>
              <w:jc w:val="center"/>
              <w:rPr>
                <w:ins w:id="6484" w:author="Sammartano, Marc (BIC USA)" w:date="2015-12-01T13:22:00Z"/>
              </w:rPr>
            </w:pPr>
            <w:ins w:id="6485" w:author="Sammartano, Marc (BIC USA)" w:date="2015-12-01T13:22:00Z">
              <w:r>
                <w:t>3</w:t>
              </w:r>
            </w:ins>
          </w:p>
        </w:tc>
        <w:tc>
          <w:tcPr>
            <w:tcW w:w="3185" w:type="dxa"/>
            <w:tcBorders>
              <w:right w:val="single" w:sz="12" w:space="0" w:color="auto"/>
            </w:tcBorders>
            <w:shd w:val="clear" w:color="auto" w:fill="auto"/>
          </w:tcPr>
          <w:p w:rsidR="001E075B" w:rsidRPr="006D27CC" w:rsidRDefault="001E075B" w:rsidP="001E075B">
            <w:pPr>
              <w:rPr>
                <w:ins w:id="6486" w:author="Sammartano, Marc (BIC USA)" w:date="2015-12-01T13:22:00Z"/>
              </w:rPr>
            </w:pPr>
            <w:ins w:id="6487" w:author="Sammartano, Marc (BIC USA)" w:date="2015-12-01T13:22:00Z">
              <w:r w:rsidRPr="006D27CC">
                <w:t>Sans-serif font</w:t>
              </w:r>
            </w:ins>
          </w:p>
        </w:tc>
        <w:tc>
          <w:tcPr>
            <w:tcW w:w="685" w:type="dxa"/>
            <w:tcBorders>
              <w:left w:val="single" w:sz="12" w:space="0" w:color="auto"/>
            </w:tcBorders>
            <w:shd w:val="clear" w:color="auto" w:fill="auto"/>
          </w:tcPr>
          <w:p w:rsidR="001E075B" w:rsidRPr="006D27CC" w:rsidRDefault="001E075B" w:rsidP="001E075B">
            <w:pPr>
              <w:jc w:val="center"/>
              <w:rPr>
                <w:ins w:id="6488" w:author="Sammartano, Marc (BIC USA)" w:date="2015-12-01T13:22:00Z"/>
              </w:rPr>
            </w:pPr>
            <w:ins w:id="6489" w:author="Sammartano, Marc (BIC USA)" w:date="2015-12-01T13:22:00Z">
              <w:r>
                <w:t>3</w:t>
              </w:r>
            </w:ins>
          </w:p>
        </w:tc>
        <w:tc>
          <w:tcPr>
            <w:tcW w:w="3420" w:type="dxa"/>
            <w:tcBorders>
              <w:right w:val="single" w:sz="12" w:space="0" w:color="auto"/>
            </w:tcBorders>
            <w:shd w:val="clear" w:color="auto" w:fill="auto"/>
          </w:tcPr>
          <w:p w:rsidR="001E075B" w:rsidRPr="006D27CC" w:rsidRDefault="001E075B" w:rsidP="001E075B">
            <w:pPr>
              <w:rPr>
                <w:ins w:id="6490" w:author="Sammartano, Marc (BIC USA)" w:date="2015-12-01T13:22:00Z"/>
              </w:rPr>
            </w:pPr>
            <w:ins w:id="6491" w:author="Sammartano, Marc (BIC USA)" w:date="2015-12-01T13:22:00Z">
              <w:r>
                <w:t>Italic</w:t>
              </w:r>
            </w:ins>
          </w:p>
        </w:tc>
      </w:tr>
      <w:tr w:rsidR="001E075B" w:rsidRPr="006D27CC" w:rsidTr="001E075B">
        <w:trPr>
          <w:ins w:id="6492" w:author="Sammartano, Marc (BIC USA)" w:date="2015-12-01T13:22:00Z"/>
        </w:trPr>
        <w:tc>
          <w:tcPr>
            <w:tcW w:w="720" w:type="dxa"/>
            <w:tcBorders>
              <w:left w:val="single" w:sz="12" w:space="0" w:color="auto"/>
              <w:bottom w:val="single" w:sz="12" w:space="0" w:color="auto"/>
            </w:tcBorders>
            <w:shd w:val="clear" w:color="auto" w:fill="auto"/>
          </w:tcPr>
          <w:p w:rsidR="001E075B" w:rsidRPr="006D27CC" w:rsidRDefault="001E075B" w:rsidP="001E075B">
            <w:pPr>
              <w:jc w:val="center"/>
              <w:rPr>
                <w:ins w:id="6493" w:author="Sammartano, Marc (BIC USA)" w:date="2015-12-01T13:22:00Z"/>
              </w:rPr>
            </w:pPr>
            <w:ins w:id="6494" w:author="Sammartano, Marc (BIC USA)" w:date="2015-12-01T13:22:00Z">
              <w:r>
                <w:t>4</w:t>
              </w:r>
            </w:ins>
          </w:p>
        </w:tc>
        <w:tc>
          <w:tcPr>
            <w:tcW w:w="3185" w:type="dxa"/>
            <w:tcBorders>
              <w:bottom w:val="single" w:sz="12" w:space="0" w:color="auto"/>
              <w:right w:val="single" w:sz="12" w:space="0" w:color="auto"/>
            </w:tcBorders>
            <w:shd w:val="clear" w:color="auto" w:fill="auto"/>
          </w:tcPr>
          <w:p w:rsidR="001E075B" w:rsidRPr="006D27CC" w:rsidRDefault="001E075B" w:rsidP="001E075B">
            <w:pPr>
              <w:rPr>
                <w:ins w:id="6495" w:author="Sammartano, Marc (BIC USA)" w:date="2015-12-01T13:22:00Z"/>
              </w:rPr>
            </w:pPr>
            <w:ins w:id="6496" w:author="Sammartano, Marc (BIC USA)" w:date="2015-12-01T13:22:00Z">
              <w:r w:rsidRPr="006D27CC">
                <w:t>Serif font</w:t>
              </w:r>
            </w:ins>
          </w:p>
        </w:tc>
        <w:tc>
          <w:tcPr>
            <w:tcW w:w="685" w:type="dxa"/>
            <w:tcBorders>
              <w:left w:val="single" w:sz="12" w:space="0" w:color="auto"/>
              <w:bottom w:val="single" w:sz="12" w:space="0" w:color="auto"/>
            </w:tcBorders>
            <w:shd w:val="clear" w:color="auto" w:fill="auto"/>
          </w:tcPr>
          <w:p w:rsidR="001E075B" w:rsidRPr="006D27CC" w:rsidRDefault="001E075B" w:rsidP="001E075B">
            <w:pPr>
              <w:jc w:val="center"/>
              <w:rPr>
                <w:ins w:id="6497" w:author="Sammartano, Marc (BIC USA)" w:date="2015-12-01T13:22:00Z"/>
              </w:rPr>
            </w:pPr>
            <w:ins w:id="6498" w:author="Sammartano, Marc (BIC USA)" w:date="2015-12-01T13:22:00Z">
              <w:r>
                <w:t>4</w:t>
              </w:r>
            </w:ins>
          </w:p>
        </w:tc>
        <w:tc>
          <w:tcPr>
            <w:tcW w:w="3420" w:type="dxa"/>
            <w:tcBorders>
              <w:bottom w:val="single" w:sz="12" w:space="0" w:color="auto"/>
              <w:right w:val="single" w:sz="12" w:space="0" w:color="auto"/>
            </w:tcBorders>
            <w:shd w:val="clear" w:color="auto" w:fill="auto"/>
          </w:tcPr>
          <w:p w:rsidR="001E075B" w:rsidRPr="006D27CC" w:rsidRDefault="001E075B" w:rsidP="001E075B">
            <w:pPr>
              <w:rPr>
                <w:ins w:id="6499" w:author="Sammartano, Marc (BIC USA)" w:date="2015-12-01T13:22:00Z"/>
              </w:rPr>
            </w:pPr>
            <w:ins w:id="6500" w:author="Sammartano, Marc (BIC USA)" w:date="2015-12-01T13:22:00Z">
              <w:r>
                <w:t>Bold and italic</w:t>
              </w:r>
            </w:ins>
          </w:p>
        </w:tc>
      </w:tr>
    </w:tbl>
    <w:p w:rsidR="001E075B" w:rsidRDefault="001E075B" w:rsidP="001E075B">
      <w:pPr>
        <w:spacing w:before="120"/>
        <w:rPr>
          <w:ins w:id="6501" w:author="Sammartano, Marc (BIC USA)" w:date="2015-12-01T13:22:00Z"/>
        </w:rPr>
      </w:pPr>
      <w:ins w:id="6502" w:author="Sammartano, Marc (BIC USA)" w:date="2015-12-01T13:22:00Z">
        <w:r>
          <w:t xml:space="preserve">This command is similar to the newer </w:t>
        </w:r>
        <w:r w:rsidRPr="00930520">
          <w:rPr>
            <w:b/>
          </w:rPr>
          <w:t>Gr.text.setfont</w:t>
        </w:r>
        <w:r>
          <w:t xml:space="preserve">, except that it is limited to the four typefaces listed in the table. It cannot specify fonts loaded by the </w:t>
        </w:r>
        <w:r w:rsidRPr="00930520">
          <w:rPr>
            <w:b/>
          </w:rPr>
          <w:t>Font.load</w:t>
        </w:r>
        <w:r>
          <w:t xml:space="preserve"> command.</w:t>
        </w:r>
      </w:ins>
    </w:p>
    <w:p w:rsidR="001E075B" w:rsidRDefault="001E075B" w:rsidP="001E075B">
      <w:pPr>
        <w:rPr>
          <w:ins w:id="6503" w:author="Sammartano, Marc (BIC USA)" w:date="2015-12-01T13:22:00Z"/>
        </w:rPr>
      </w:pPr>
      <w:ins w:id="6504" w:author="Sammartano, Marc (BIC USA)" w:date="2015-12-01T13:22:00Z">
        <w:r>
          <w:rPr>
            <w:b/>
          </w:rPr>
          <w:t>Notes:</w:t>
        </w:r>
        <w:r>
          <w:t xml:space="preserve"> The "Monospace" font (font 2) always displays as "Normal" (style 1), regardless of the style parameter. Some devices do not support all of the styles.</w:t>
        </w:r>
      </w:ins>
    </w:p>
    <w:p w:rsidR="001E075B" w:rsidRPr="006D27CC" w:rsidRDefault="001E075B" w:rsidP="001E075B">
      <w:pPr>
        <w:rPr>
          <w:ins w:id="6505" w:author="Sammartano, Marc (BIC USA)" w:date="2015-12-01T13:22:00Z"/>
        </w:rPr>
      </w:pPr>
      <w:ins w:id="6506" w:author="Sammartano, Marc (BIC USA)" w:date="2015-12-01T13:22:00Z">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ins>
    </w:p>
    <w:p w:rsidR="007E50DC" w:rsidRPr="00D173FA" w:rsidRDefault="007E50DC" w:rsidP="007E50DC">
      <w:pPr>
        <w:pStyle w:val="Heading3"/>
      </w:pPr>
      <w:bookmarkStart w:id="6507" w:name="_Toc436833274"/>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6507"/>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w:t>
      </w:r>
      <w:ins w:id="6508" w:author="Sammartano, Marc (BIC USA)" w:date="2015-12-01T12:18:00Z">
        <w:r w:rsidR="00FE73A4">
          <w:t>;</w:t>
        </w:r>
      </w:ins>
      <w:r w:rsidR="00182ADD">
        <w:t xml:space="preserve"> </w:t>
      </w:r>
      <w:del w:id="6509" w:author="Sammartano, Marc (BIC USA)" w:date="2015-12-01T12:18:00Z">
        <w:r w:rsidR="00182ADD" w:rsidDel="00FE73A4">
          <w:delText>but positional: y</w:delText>
        </w:r>
        <w:r w:rsidR="00310D9A" w:rsidDel="00FE73A4">
          <w:delText xml:space="preserve">ou can omit any parameter, but you must have the correct number of commas before any parameter you want to </w:delText>
        </w:r>
      </w:del>
      <w:r w:rsidR="00310D9A">
        <w:t>use</w:t>
      </w:r>
      <w:ins w:id="6510" w:author="Sammartano, Marc (BIC USA)" w:date="2015-12-01T12:00:00Z">
        <w:r w:rsidR="00724907">
          <w:t xml:space="preserve"> commas </w:t>
        </w:r>
      </w:ins>
      <w:ins w:id="6511" w:author="Sammartano, Marc (BIC USA)" w:date="2015-12-01T12:10:00Z">
        <w:r w:rsidR="00CD343B">
          <w:t>to indicate</w:t>
        </w:r>
      </w:ins>
      <w:ins w:id="6512" w:author="Sammartano, Marc (BIC USA)" w:date="2015-12-01T12:00:00Z">
        <w:r w:rsidR="00724907">
          <w:t xml:space="preserve"> omitted parameters (see Optional Parameters)</w:t>
        </w:r>
      </w:ins>
      <w:r w:rsidR="00310D9A">
        <w:t>.</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 xml:space="preserve">In typeface terminology, it is the "acsent"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Pr="009D222C" w:rsidRDefault="00D41A03" w:rsidP="00D41A03">
      <w:pPr>
        <w:pStyle w:val="Codeexample"/>
        <w:rPr>
          <w:rFonts w:ascii="Letter Gothic" w:hAnsi="Letter Gothic"/>
          <w:b w:val="0"/>
        </w:rPr>
      </w:pPr>
      <w:r w:rsidRPr="009D222C">
        <w:rPr>
          <w:rFonts w:ascii="Letter Gothic" w:hAnsi="Letter Gothic"/>
          <w:b w:val="0"/>
        </w:rPr>
        <w:t>G</w:t>
      </w:r>
      <w:ins w:id="6513" w:author="Sammartano, Marc (BIC USA)" w:date="2015-10-06T12:46:00Z">
        <w:r w:rsidR="004F3D99">
          <w:rPr>
            <w:rFonts w:ascii="Letter Gothic" w:hAnsi="Letter Gothic"/>
            <w:b w:val="0"/>
          </w:rPr>
          <w:t>R</w:t>
        </w:r>
      </w:ins>
      <w:del w:id="6514" w:author="Sammartano, Marc (BIC USA)" w:date="2015-10-06T12:46:00Z">
        <w:r w:rsidRPr="009D222C" w:rsidDel="004F3D99">
          <w:rPr>
            <w:rFonts w:ascii="Letter Gothic" w:hAnsi="Letter Gothic"/>
            <w:b w:val="0"/>
          </w:rPr>
          <w:delText>r</w:delText>
        </w:r>
      </w:del>
      <w:r w:rsidRPr="009D222C">
        <w:rPr>
          <w:rFonts w:ascii="Letter Gothic" w:hAnsi="Letter Gothic"/>
          <w:b w:val="0"/>
        </w:rPr>
        <w:t>.</w:t>
      </w:r>
      <w:ins w:id="6515" w:author="Sammartano, Marc (BIC USA)" w:date="2015-10-06T12:46:00Z">
        <w:r w:rsidR="004F3D99">
          <w:rPr>
            <w:rFonts w:ascii="Letter Gothic" w:hAnsi="Letter Gothic"/>
            <w:b w:val="0"/>
          </w:rPr>
          <w:t>TEXT</w:t>
        </w:r>
      </w:ins>
      <w:del w:id="6516" w:author="Sammartano, Marc (BIC USA)" w:date="2015-10-06T12:46:00Z">
        <w:r w:rsidRPr="009D222C" w:rsidDel="004F3D99">
          <w:rPr>
            <w:rFonts w:ascii="Letter Gothic" w:hAnsi="Letter Gothic"/>
            <w:b w:val="0"/>
          </w:rPr>
          <w:delText>text</w:delText>
        </w:r>
      </w:del>
      <w:r w:rsidRPr="009D222C">
        <w:rPr>
          <w:rFonts w:ascii="Letter Gothic" w:hAnsi="Letter Gothic"/>
          <w:b w:val="0"/>
        </w:rPr>
        <w:t>.</w:t>
      </w:r>
      <w:ins w:id="6517" w:author="Sammartano, Marc (BIC USA)" w:date="2015-10-06T12:46:00Z">
        <w:r w:rsidR="004F3D99">
          <w:rPr>
            <w:rFonts w:ascii="Letter Gothic" w:hAnsi="Letter Gothic"/>
            <w:b w:val="0"/>
          </w:rPr>
          <w:t>SIZE</w:t>
        </w:r>
      </w:ins>
      <w:del w:id="6518" w:author="Sammartano, Marc (BIC USA)" w:date="2015-10-06T12:46:00Z">
        <w:r w:rsidRPr="009D222C" w:rsidDel="004F3D99">
          <w:rPr>
            <w:rFonts w:ascii="Letter Gothic" w:hAnsi="Letter Gothic"/>
            <w:b w:val="0"/>
          </w:rPr>
          <w:delText>size</w:delText>
        </w:r>
      </w:del>
      <w:r w:rsidRPr="009D222C">
        <w:rPr>
          <w:rFonts w:ascii="Letter Gothic" w:hAnsi="Letter Gothic"/>
          <w:b w:val="0"/>
        </w:rPr>
        <w:t xml:space="preserve">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ins w:id="6519" w:author="Sammartano, Marc (BIC USA)" w:date="2015-10-06T12:46:00Z">
        <w:r w:rsidR="004F3D99">
          <w:rPr>
            <w:rFonts w:ascii="Letter Gothic" w:hAnsi="Letter Gothic"/>
            <w:b w:val="0"/>
          </w:rPr>
          <w:t>R</w:t>
        </w:r>
      </w:ins>
      <w:del w:id="6520" w:author="Sammartano, Marc (BIC USA)" w:date="2015-10-06T12:46:00Z">
        <w:r w:rsidRPr="009D222C" w:rsidDel="004F3D99">
          <w:rPr>
            <w:rFonts w:ascii="Letter Gothic" w:hAnsi="Letter Gothic"/>
            <w:b w:val="0"/>
          </w:rPr>
          <w:delText>r</w:delText>
        </w:r>
      </w:del>
      <w:r w:rsidRPr="009D222C">
        <w:rPr>
          <w:rFonts w:ascii="Letter Gothic" w:hAnsi="Letter Gothic"/>
          <w:b w:val="0"/>
        </w:rPr>
        <w:t>.</w:t>
      </w:r>
      <w:ins w:id="6521" w:author="Sammartano, Marc (BIC USA)" w:date="2015-10-06T12:46:00Z">
        <w:r w:rsidR="004F3D99">
          <w:rPr>
            <w:rFonts w:ascii="Letter Gothic" w:hAnsi="Letter Gothic"/>
            <w:b w:val="0"/>
          </w:rPr>
          <w:t>TEXT</w:t>
        </w:r>
      </w:ins>
      <w:del w:id="6522" w:author="Sammartano, Marc (BIC USA)" w:date="2015-10-06T12:46:00Z">
        <w:r w:rsidRPr="009D222C" w:rsidDel="004F3D99">
          <w:rPr>
            <w:rFonts w:ascii="Letter Gothic" w:hAnsi="Letter Gothic"/>
            <w:b w:val="0"/>
          </w:rPr>
          <w:delText>text</w:delText>
        </w:r>
      </w:del>
      <w:r w:rsidRPr="009D222C">
        <w:rPr>
          <w:rFonts w:ascii="Letter Gothic" w:hAnsi="Letter Gothic"/>
          <w:b w:val="0"/>
        </w:rPr>
        <w:t>.</w:t>
      </w:r>
      <w:ins w:id="6523" w:author="Sammartano, Marc (BIC USA)" w:date="2015-10-06T12:46:00Z">
        <w:r w:rsidR="004F3D99">
          <w:rPr>
            <w:rFonts w:ascii="Letter Gothic" w:hAnsi="Letter Gothic"/>
            <w:b w:val="0"/>
          </w:rPr>
          <w:t>HEIGHT</w:t>
        </w:r>
      </w:ins>
      <w:del w:id="6524" w:author="Sammartano, Marc (BIC USA)" w:date="2015-10-06T12:46:00Z">
        <w:r w:rsidRPr="009D222C" w:rsidDel="004F3D99">
          <w:rPr>
            <w:rFonts w:ascii="Letter Gothic" w:hAnsi="Letter Gothic"/>
            <w:b w:val="0"/>
          </w:rPr>
          <w:delText>height</w:delText>
        </w:r>
      </w:del>
      <w:r w:rsidRPr="009D222C">
        <w:rPr>
          <w:rFonts w:ascii="Letter Gothic" w:hAnsi="Letter Gothic"/>
          <w:b w:val="0"/>
        </w:rPr>
        <w:t xml:space="preserve"> ht, up, dn</w:t>
      </w:r>
      <w:r w:rsidR="005902CE" w:rsidRPr="009D222C">
        <w:rPr>
          <w:rFonts w:ascii="Letter Gothic" w:hAnsi="Letter Gothic"/>
          <w:b w:val="0"/>
        </w:rPr>
        <w:tab/>
        <w:t>% ht is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ins w:id="6525" w:author="Sammartano, Marc (BIC USA)" w:date="2015-10-06T12:46:00Z">
        <w:r w:rsidR="004F3D99">
          <w:rPr>
            <w:rFonts w:ascii="Letter Gothic" w:hAnsi="Letter Gothic"/>
            <w:b w:val="0"/>
          </w:rPr>
          <w:t>R</w:t>
        </w:r>
      </w:ins>
      <w:del w:id="6526" w:author="Sammartano, Marc (BIC USA)" w:date="2015-10-06T12:46:00Z">
        <w:r w:rsidRPr="009D222C" w:rsidDel="004F3D99">
          <w:rPr>
            <w:rFonts w:ascii="Letter Gothic" w:hAnsi="Letter Gothic"/>
            <w:b w:val="0"/>
          </w:rPr>
          <w:delText>r</w:delText>
        </w:r>
      </w:del>
      <w:r w:rsidRPr="009D222C">
        <w:rPr>
          <w:rFonts w:ascii="Letter Gothic" w:hAnsi="Letter Gothic"/>
          <w:b w:val="0"/>
        </w:rPr>
        <w:t>.</w:t>
      </w:r>
      <w:ins w:id="6527" w:author="Sammartano, Marc (BIC USA)" w:date="2015-10-06T12:46:00Z">
        <w:r w:rsidR="004F3D99">
          <w:rPr>
            <w:rFonts w:ascii="Letter Gothic" w:hAnsi="Letter Gothic"/>
            <w:b w:val="0"/>
          </w:rPr>
          <w:t>TEXT</w:t>
        </w:r>
      </w:ins>
      <w:del w:id="6528" w:author="Sammartano, Marc (BIC USA)" w:date="2015-10-06T12:46:00Z">
        <w:r w:rsidRPr="009D222C" w:rsidDel="004F3D99">
          <w:rPr>
            <w:rFonts w:ascii="Letter Gothic" w:hAnsi="Letter Gothic"/>
            <w:b w:val="0"/>
          </w:rPr>
          <w:delText>text</w:delText>
        </w:r>
      </w:del>
      <w:r w:rsidRPr="009D222C">
        <w:rPr>
          <w:rFonts w:ascii="Letter Gothic" w:hAnsi="Letter Gothic"/>
          <w:b w:val="0"/>
        </w:rPr>
        <w:t>.</w:t>
      </w:r>
      <w:ins w:id="6529" w:author="Sammartano, Marc (BIC USA)" w:date="2015-10-06T12:46:00Z">
        <w:r w:rsidR="004F3D99">
          <w:rPr>
            <w:rFonts w:ascii="Letter Gothic" w:hAnsi="Letter Gothic"/>
            <w:b w:val="0"/>
          </w:rPr>
          <w:t>DRAW</w:t>
        </w:r>
      </w:ins>
      <w:del w:id="6530" w:author="Sammartano, Marc (BIC USA)" w:date="2015-10-06T12:46:00Z">
        <w:r w:rsidRPr="009D222C" w:rsidDel="004F3D99">
          <w:rPr>
            <w:rFonts w:ascii="Letter Gothic" w:hAnsi="Letter Gothic"/>
            <w:b w:val="0"/>
          </w:rPr>
          <w:delText>draw</w:delText>
        </w:r>
      </w:del>
      <w:r w:rsidRPr="009D222C">
        <w:rPr>
          <w:rFonts w:ascii="Letter Gothic" w:hAnsi="Letter Gothic"/>
          <w:b w:val="0"/>
        </w:rPr>
        <w:t xml:space="preserve"> t, x, y, "Hello, World!"</w:t>
      </w:r>
    </w:p>
    <w:p w:rsidR="00D41A03" w:rsidRPr="009D222C" w:rsidRDefault="005902CE" w:rsidP="00D41A03">
      <w:pPr>
        <w:pStyle w:val="Codeexample"/>
        <w:rPr>
          <w:rFonts w:ascii="Letter Gothic" w:hAnsi="Letter Gothic"/>
          <w:b w:val="0"/>
        </w:rPr>
      </w:pPr>
      <w:r w:rsidRPr="009D222C">
        <w:rPr>
          <w:rFonts w:ascii="Letter Gothic" w:hAnsi="Letter Gothic"/>
          <w:b w:val="0"/>
        </w:rPr>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rsidR="004118E1" w:rsidRPr="00D173FA" w:rsidRDefault="003A4712" w:rsidP="005F4916">
      <w:pPr>
        <w:pStyle w:val="Heading3"/>
      </w:pPr>
      <w:bookmarkStart w:id="6531" w:name="_Toc436833275"/>
      <w:r>
        <w:t>Gr.</w:t>
      </w:r>
      <w:r w:rsidR="004118E1" w:rsidRPr="00D173FA">
        <w:t>text.width &lt;nvar&gt;, &lt;</w:t>
      </w:r>
      <w:del w:id="6532" w:author="Sammartano, Marc (BIC USA)" w:date="2015-10-07T15:01:00Z">
        <w:r w:rsidR="004118E1" w:rsidRPr="00D173FA" w:rsidDel="00AD2AA1">
          <w:delText>s</w:delText>
        </w:r>
      </w:del>
      <w:r w:rsidR="004118E1" w:rsidRPr="00D173FA">
        <w:t>exp&gt;</w:t>
      </w:r>
      <w:bookmarkEnd w:id="6531"/>
      <w:r w:rsidR="00520661" w:rsidRPr="00D173FA">
        <w:fldChar w:fldCharType="begin"/>
      </w:r>
      <w:r w:rsidR="004118E1" w:rsidRPr="00D173FA">
        <w:instrText xml:space="preserve"> XE "</w:instrText>
      </w:r>
      <w:r w:rsidR="00DB0B71">
        <w:instrText>G</w:instrText>
      </w:r>
      <w:r w:rsidR="004118E1" w:rsidRPr="00D173FA">
        <w:instrText>r.text.width &lt;nvar&gt;, &lt;</w:instrText>
      </w:r>
      <w:del w:id="6533" w:author="Sammartano, Marc (BIC USA)" w:date="2015-10-07T15:01:00Z">
        <w:r w:rsidR="004118E1" w:rsidRPr="00D173FA" w:rsidDel="00AD2AA1">
          <w:delInstrText>s</w:delInstrText>
        </w:r>
      </w:del>
      <w:r w:rsidR="004118E1" w:rsidRPr="00D173FA">
        <w:instrText xml:space="preserve">exp&gt;" </w:instrText>
      </w:r>
      <w:r w:rsidR="00520661" w:rsidRPr="00D173FA">
        <w:fldChar w:fldCharType="end"/>
      </w:r>
    </w:p>
    <w:p w:rsidR="00AD2AA1" w:rsidRDefault="004118E1" w:rsidP="00AD2AA1">
      <w:pPr>
        <w:pStyle w:val="NoSpacing"/>
        <w:rPr>
          <w:ins w:id="6534" w:author="Sammartano, Marc (BIC USA)" w:date="2015-10-07T15:02:00Z"/>
        </w:rPr>
      </w:pPr>
      <w:r>
        <w:t>Returns the pixel width of &lt;</w:t>
      </w:r>
      <w:del w:id="6535" w:author="Sammartano, Marc (BIC USA)" w:date="2015-10-07T15:01:00Z">
        <w:r w:rsidDel="00AD2AA1">
          <w:delText>s</w:delText>
        </w:r>
      </w:del>
      <w:r>
        <w:t>exp&gt; in &lt;nvar&gt;</w:t>
      </w:r>
      <w:ins w:id="6536" w:author="Sammartano, Marc (BIC USA)" w:date="2015-10-07T15:03:00Z">
        <w:r w:rsidR="00AD2AA1">
          <w:t>:</w:t>
        </w:r>
      </w:ins>
      <w:del w:id="6537" w:author="Sammartano, Marc (BIC USA)" w:date="2015-10-07T15:03:00Z">
        <w:r w:rsidDel="00AD2AA1">
          <w:delText>.</w:delText>
        </w:r>
      </w:del>
    </w:p>
    <w:p w:rsidR="004118E1" w:rsidRDefault="00AD2AA1" w:rsidP="00AD2AA1">
      <w:pPr>
        <w:pStyle w:val="ListParagraph"/>
        <w:numPr>
          <w:ilvl w:val="0"/>
          <w:numId w:val="36"/>
        </w:numPr>
        <w:rPr>
          <w:ins w:id="6538" w:author="Sammartano, Marc (BIC USA)" w:date="2015-10-07T15:07:00Z"/>
        </w:rPr>
      </w:pPr>
      <w:ins w:id="6539" w:author="Sammartano, Marc (BIC USA)" w:date="2015-10-07T15:02:00Z">
        <w:r>
          <w:t>If the parameter &lt;exp&gt; is a string expression</w:t>
        </w:r>
      </w:ins>
      <w:ins w:id="6540" w:author="Sammartano, Marc (BIC USA)" w:date="2015-10-07T15:03:00Z">
        <w:r>
          <w:t>,</w:t>
        </w:r>
      </w:ins>
      <w:ins w:id="6541" w:author="Sammartano, Marc (BIC USA)" w:date="2015-10-07T15:06:00Z">
        <w:r>
          <w:t xml:space="preserve"> </w:t>
        </w:r>
      </w:ins>
      <w:ins w:id="6542" w:author="Sammartano, Marc (BIC USA)" w:date="2015-10-07T15:17:00Z">
        <w:r w:rsidR="004A22D7">
          <w:t>the return value is</w:t>
        </w:r>
      </w:ins>
      <w:ins w:id="6543" w:author="Sammartano, Marc (BIC USA)" w:date="2015-10-07T15:03:00Z">
        <w:r>
          <w:t xml:space="preserve"> the width of the string</w:t>
        </w:r>
      </w:ins>
      <w:ins w:id="6544" w:author="Sammartano, Marc (BIC USA)" w:date="2015-10-07T15:06:00Z">
        <w:r>
          <w:t xml:space="preserve"> as if it </w:t>
        </w:r>
      </w:ins>
      <w:ins w:id="6545" w:author="Sammartano, Marc (BIC USA)" w:date="2015-10-07T15:12:00Z">
        <w:r w:rsidR="004A22D7">
          <w:t>were</w:t>
        </w:r>
      </w:ins>
      <w:ins w:id="6546" w:author="Sammartano, Marc (BIC USA)" w:date="2015-10-07T15:06:00Z">
        <w:r>
          <w:t xml:space="preserve"> drawn on the screen.</w:t>
        </w:r>
      </w:ins>
      <w:r w:rsidR="004118E1">
        <w:t xml:space="preserve"> The width is determined by the latest</w:t>
      </w:r>
      <w:ins w:id="6547" w:author="Sammartano, Marc (BIC USA)" w:date="2015-10-07T15:31:00Z">
        <w:r w:rsidR="00574AD1">
          <w:t xml:space="preserve"> typeface and</w:t>
        </w:r>
      </w:ins>
      <w:r w:rsidR="004118E1">
        <w:t xml:space="preserve"> </w:t>
      </w:r>
      <w:r w:rsidR="00182ADD" w:rsidRPr="00182ADD">
        <w:rPr>
          <w:b/>
        </w:rPr>
        <w:t>G</w:t>
      </w:r>
      <w:r w:rsidR="004118E1" w:rsidRPr="00182ADD">
        <w:rPr>
          <w:b/>
        </w:rPr>
        <w:t>r.text.size</w:t>
      </w:r>
      <w:r w:rsidR="004118E1">
        <w:t xml:space="preserve"> parameter.</w:t>
      </w:r>
    </w:p>
    <w:p w:rsidR="00AD2AA1" w:rsidRDefault="00AD2AA1" w:rsidP="00AD2AA1">
      <w:pPr>
        <w:pStyle w:val="ListParagraph"/>
        <w:numPr>
          <w:ilvl w:val="0"/>
          <w:numId w:val="36"/>
        </w:numPr>
      </w:pPr>
      <w:ins w:id="6548" w:author="Sammartano, Marc (BIC USA)" w:date="2015-10-07T15:07:00Z">
        <w:r>
          <w:t xml:space="preserve">If the parameter &lt;exp&gt; is a numeric expression, </w:t>
        </w:r>
      </w:ins>
      <w:ins w:id="6549" w:author="Sammartano, Marc (BIC USA)" w:date="2015-10-07T15:18:00Z">
        <w:r w:rsidR="004A22D7">
          <w:t xml:space="preserve">its </w:t>
        </w:r>
      </w:ins>
      <w:ins w:id="6550" w:author="Sammartano, Marc (BIC USA)" w:date="2015-10-07T15:07:00Z">
        <w:r w:rsidR="004A22D7">
          <w:t>value i</w:t>
        </w:r>
        <w:r>
          <w:t xml:space="preserve">s a graphic object </w:t>
        </w:r>
      </w:ins>
      <w:ins w:id="6551" w:author="Sammartano, Marc (BIC USA)" w:date="2015-10-07T16:00:00Z">
        <w:r w:rsidR="000B3E10">
          <w:t>number</w:t>
        </w:r>
      </w:ins>
      <w:ins w:id="6552" w:author="Sammartano, Marc (BIC USA)" w:date="2015-10-07T15:07:00Z">
        <w:r>
          <w:t xml:space="preserve">. </w:t>
        </w:r>
      </w:ins>
      <w:ins w:id="6553" w:author="Sammartano, Marc (BIC USA)" w:date="2015-10-07T15:17:00Z">
        <w:r w:rsidR="004A22D7">
          <w:t>The return</w:t>
        </w:r>
      </w:ins>
      <w:ins w:id="6554" w:author="Sammartano, Marc (BIC USA)" w:date="2015-10-07T15:18:00Z">
        <w:r w:rsidR="004A22D7">
          <w:t xml:space="preserve"> value i</w:t>
        </w:r>
      </w:ins>
      <w:ins w:id="6555" w:author="Sammartano, Marc (BIC USA)" w:date="2015-10-07T15:17:00Z">
        <w:r w:rsidR="004A22D7">
          <w:t>s</w:t>
        </w:r>
      </w:ins>
      <w:ins w:id="6556" w:author="Sammartano, Marc (BIC USA)" w:date="2015-10-07T15:07:00Z">
        <w:r>
          <w:t xml:space="preserve"> the width of the text </w:t>
        </w:r>
      </w:ins>
      <w:ins w:id="6557" w:author="Sammartano, Marc (BIC USA)" w:date="2015-10-07T15:13:00Z">
        <w:r w:rsidR="004A22D7">
          <w:t xml:space="preserve">of the </w:t>
        </w:r>
      </w:ins>
      <w:ins w:id="6558" w:author="Sammartano, Marc (BIC USA)" w:date="2015-10-07T15:07:00Z">
        <w:r>
          <w:t>object</w:t>
        </w:r>
        <w:r w:rsidR="004A22D7">
          <w:t xml:space="preserve"> as</w:t>
        </w:r>
      </w:ins>
      <w:ins w:id="6559" w:author="Sammartano, Marc (BIC USA)" w:date="2015-10-07T15:19:00Z">
        <w:r w:rsidR="00243DA8">
          <w:t xml:space="preserve"> drawn, which</w:t>
        </w:r>
      </w:ins>
      <w:ins w:id="6560" w:author="Sammartano, Marc (BIC USA)" w:date="2015-10-07T15:26:00Z">
        <w:r w:rsidR="00243DA8">
          <w:t xml:space="preserve"> depends on</w:t>
        </w:r>
      </w:ins>
      <w:ins w:id="6561" w:author="Sammartano, Marc (BIC USA)" w:date="2015-10-07T15:07:00Z">
        <w:r w:rsidR="004A22D7">
          <w:t xml:space="preserve"> the </w:t>
        </w:r>
      </w:ins>
      <w:ins w:id="6562" w:author="Sammartano, Marc (BIC USA)" w:date="2015-10-07T15:27:00Z">
        <w:r w:rsidR="00243DA8">
          <w:t>values</w:t>
        </w:r>
      </w:ins>
      <w:ins w:id="6563" w:author="Sammartano, Marc (BIC USA)" w:date="2015-10-07T15:07:00Z">
        <w:r w:rsidR="004A22D7">
          <w:t xml:space="preserve"> used to draw the text.</w:t>
        </w:r>
      </w:ins>
    </w:p>
    <w:p w:rsidR="00C72B28" w:rsidRDefault="003A4712" w:rsidP="005F4916">
      <w:pPr>
        <w:pStyle w:val="Heading3"/>
      </w:pPr>
      <w:bookmarkStart w:id="6564" w:name="_Toc436833276"/>
      <w:r>
        <w:t>Gr.</w:t>
      </w:r>
      <w:r w:rsidR="00C72B28">
        <w:t>get.textbounds &lt;</w:t>
      </w:r>
      <w:del w:id="6565" w:author="Sammartano, Marc (BIC USA)" w:date="2015-10-07T15:22:00Z">
        <w:r w:rsidR="00C72B28" w:rsidDel="00243DA8">
          <w:delText>s</w:delText>
        </w:r>
      </w:del>
      <w:r w:rsidR="00C72B28">
        <w:t>exp&gt;, left, top, right, bottom</w:t>
      </w:r>
      <w:bookmarkEnd w:id="6564"/>
      <w:r w:rsidR="00520661">
        <w:fldChar w:fldCharType="begin"/>
      </w:r>
      <w:r w:rsidR="00C72B28">
        <w:instrText xml:space="preserve"> XE "</w:instrText>
      </w:r>
      <w:r w:rsidR="00DB0B71">
        <w:instrText>G</w:instrText>
      </w:r>
      <w:r w:rsidR="00C72B28" w:rsidRPr="00AE5612">
        <w:instrText>r.get.textbounds &lt;</w:instrText>
      </w:r>
      <w:del w:id="6566" w:author="Sammartano, Marc (BIC USA)" w:date="2015-10-07T15:22:00Z">
        <w:r w:rsidR="00C72B28" w:rsidRPr="00AE5612" w:rsidDel="00243DA8">
          <w:delInstrText>s</w:delInstrText>
        </w:r>
      </w:del>
      <w:r w:rsidR="00C72B28" w:rsidRPr="00AE5612">
        <w:instrText>exp&gt;, left, top, right, bottom</w:instrText>
      </w:r>
      <w:r w:rsidR="00C72B28">
        <w:instrText xml:space="preserve">" </w:instrText>
      </w:r>
      <w:r w:rsidR="00520661">
        <w:fldChar w:fldCharType="end"/>
      </w:r>
    </w:p>
    <w:p w:rsidR="004A22D7" w:rsidRDefault="00C72B28" w:rsidP="004A22D7">
      <w:pPr>
        <w:pStyle w:val="NoSpacing"/>
        <w:rPr>
          <w:ins w:id="6567" w:author="Sammartano, Marc (BIC USA)" w:date="2015-10-07T15:14:00Z"/>
        </w:rPr>
      </w:pPr>
      <w:r>
        <w:t>Gets the boundary rectangle of the string expression</w:t>
      </w:r>
      <w:r w:rsidR="00D173FA">
        <w:t xml:space="preserve"> </w:t>
      </w:r>
      <w:r w:rsidR="00D173FA" w:rsidRPr="00D173FA">
        <w:t>&lt;sexp&gt;</w:t>
      </w:r>
      <w:ins w:id="6568" w:author="Sammartano, Marc (BIC USA)" w:date="2015-10-07T15:15:00Z">
        <w:r w:rsidR="004A22D7">
          <w:t>:</w:t>
        </w:r>
      </w:ins>
    </w:p>
    <w:p w:rsidR="004A22D7" w:rsidRDefault="004A22D7" w:rsidP="004A22D7">
      <w:pPr>
        <w:pStyle w:val="ListParagraph"/>
        <w:numPr>
          <w:ilvl w:val="0"/>
          <w:numId w:val="37"/>
        </w:numPr>
        <w:rPr>
          <w:ins w:id="6569" w:author="Sammartano, Marc (BIC USA)" w:date="2015-10-07T15:17:00Z"/>
        </w:rPr>
      </w:pPr>
      <w:ins w:id="6570" w:author="Sammartano, Marc (BIC USA)" w:date="2015-10-07T15:15:00Z">
        <w:r>
          <w:t xml:space="preserve">If the parameter &lt;exp&gt; is a string expression, </w:t>
        </w:r>
      </w:ins>
      <w:ins w:id="6571" w:author="Sammartano, Marc (BIC USA)" w:date="2015-10-07T15:20:00Z">
        <w:r>
          <w:t>the return values are</w:t>
        </w:r>
      </w:ins>
      <w:ins w:id="6572" w:author="Sammartano, Marc (BIC USA)" w:date="2015-10-07T15:15:00Z">
        <w:r>
          <w:t xml:space="preserve"> the bounds of the string as if it were drawn on the screen</w:t>
        </w:r>
      </w:ins>
      <w:r w:rsidR="00C72B28">
        <w:t xml:space="preserve">. </w:t>
      </w:r>
      <w:ins w:id="6573" w:author="Sammartano, Marc (BIC USA)" w:date="2015-10-07T15:23:00Z">
        <w:r w:rsidR="00243DA8">
          <w:t>They</w:t>
        </w:r>
      </w:ins>
      <w:ins w:id="6574" w:author="Sammartano, Marc (BIC USA)" w:date="2015-10-07T15:16:00Z">
        <w:r>
          <w:t xml:space="preserve"> are determined by </w:t>
        </w:r>
      </w:ins>
      <w:ins w:id="6575" w:author="Sammartano, Marc (BIC USA)" w:date="2015-10-07T15:32:00Z">
        <w:r w:rsidR="00574AD1">
          <w:t xml:space="preserve">the latest typeface and </w:t>
        </w:r>
      </w:ins>
      <w:ins w:id="6576" w:author="Sammartano, Marc (BIC USA)" w:date="2015-10-07T15:16:00Z">
        <w:r w:rsidRPr="00182ADD">
          <w:rPr>
            <w:b/>
          </w:rPr>
          <w:t>Gr.text.size</w:t>
        </w:r>
        <w:r>
          <w:t xml:space="preserve"> parameter</w:t>
        </w:r>
      </w:ins>
      <w:ins w:id="6577" w:author="Sammartano, Marc (BIC USA)" w:date="2015-10-07T15:15:00Z">
        <w:r>
          <w:t>.</w:t>
        </w:r>
      </w:ins>
    </w:p>
    <w:p w:rsidR="004A22D7" w:rsidRDefault="004A22D7" w:rsidP="004A22D7">
      <w:pPr>
        <w:pStyle w:val="ListParagraph"/>
        <w:numPr>
          <w:ilvl w:val="0"/>
          <w:numId w:val="37"/>
        </w:numPr>
        <w:rPr>
          <w:ins w:id="6578" w:author="Sammartano, Marc (BIC USA)" w:date="2015-10-07T15:14:00Z"/>
        </w:rPr>
      </w:pPr>
      <w:ins w:id="6579" w:author="Sammartano, Marc (BIC USA)" w:date="2015-10-07T15:17:00Z">
        <w:r>
          <w:t xml:space="preserve">If the parameter &lt;exp&gt; is a numeric expression, </w:t>
        </w:r>
      </w:ins>
      <w:ins w:id="6580" w:author="Sammartano, Marc (BIC USA)" w:date="2015-10-07T15:24:00Z">
        <w:r w:rsidR="00243DA8">
          <w:t xml:space="preserve">its </w:t>
        </w:r>
      </w:ins>
      <w:ins w:id="6581" w:author="Sammartano, Marc (BIC USA)" w:date="2015-10-07T15:17:00Z">
        <w:r>
          <w:t xml:space="preserve">value is a graphic object </w:t>
        </w:r>
      </w:ins>
      <w:ins w:id="6582" w:author="Sammartano, Marc (BIC USA)" w:date="2015-10-07T16:00:00Z">
        <w:r w:rsidR="000B3E10">
          <w:t>number</w:t>
        </w:r>
      </w:ins>
      <w:ins w:id="6583" w:author="Sammartano, Marc (BIC USA)" w:date="2015-10-07T15:17:00Z">
        <w:r>
          <w:t xml:space="preserve">. </w:t>
        </w:r>
      </w:ins>
      <w:ins w:id="6584" w:author="Sammartano, Marc (BIC USA)" w:date="2015-10-07T15:24:00Z">
        <w:r w:rsidR="00243DA8">
          <w:t xml:space="preserve">The return values are </w:t>
        </w:r>
      </w:ins>
      <w:ins w:id="6585" w:author="Sammartano, Marc (BIC USA)" w:date="2015-10-07T15:17:00Z">
        <w:r>
          <w:t xml:space="preserve">the </w:t>
        </w:r>
      </w:ins>
      <w:ins w:id="6586" w:author="Sammartano, Marc (BIC USA)" w:date="2015-10-07T15:24:00Z">
        <w:r w:rsidR="00243DA8">
          <w:t>boun</w:t>
        </w:r>
      </w:ins>
      <w:ins w:id="6587" w:author="Sammartano, Marc (BIC USA)" w:date="2015-10-07T15:30:00Z">
        <w:r w:rsidR="00243DA8">
          <w:t>d</w:t>
        </w:r>
      </w:ins>
      <w:ins w:id="6588" w:author="Sammartano, Marc (BIC USA)" w:date="2015-10-07T15:24:00Z">
        <w:r w:rsidR="00243DA8">
          <w:t xml:space="preserve">s </w:t>
        </w:r>
      </w:ins>
      <w:ins w:id="6589" w:author="Sammartano, Marc (BIC USA)" w:date="2015-10-07T15:17:00Z">
        <w:r>
          <w:t>of the text of the object</w:t>
        </w:r>
      </w:ins>
      <w:ins w:id="6590" w:author="Sammartano, Marc (BIC USA)" w:date="2015-10-07T15:30:00Z">
        <w:r w:rsidR="00243DA8">
          <w:t xml:space="preserve"> as drawn</w:t>
        </w:r>
      </w:ins>
      <w:ins w:id="6591" w:author="Sammartano, Marc (BIC USA)" w:date="2015-10-07T15:31:00Z">
        <w:r w:rsidR="00243DA8">
          <w:t>, which were determined by</w:t>
        </w:r>
      </w:ins>
      <w:ins w:id="6592" w:author="Sammartano, Marc (BIC USA)" w:date="2015-10-07T15:17:00Z">
        <w:r>
          <w:t xml:space="preserve"> the parameters used to draw the text.</w:t>
        </w:r>
      </w:ins>
    </w:p>
    <w:p w:rsidR="00372F11" w:rsidRDefault="00C72B28" w:rsidP="00D173FA">
      <w:r>
        <w:t xml:space="preserve">The </w:t>
      </w:r>
      <w:r w:rsidR="00945569">
        <w:t>co</w:t>
      </w:r>
      <w:ins w:id="6593" w:author="Sammartano, Marc (BIC USA)" w:date="2015-10-07T15:20:00Z">
        <w:r w:rsidR="004A22D7">
          <w:t>o</w:t>
        </w:r>
      </w:ins>
      <w:r w:rsidR="00945569">
        <w:t>r</w:t>
      </w:r>
      <w:ins w:id="6594" w:author="Sammartano, Marc (BIC USA)" w:date="2015-10-07T15:20:00Z">
        <w:r w:rsidR="004A22D7">
          <w:t>di</w:t>
        </w:r>
      </w:ins>
      <w:r w:rsidR="00945569">
        <w:t>n</w:t>
      </w:r>
      <w:ins w:id="6595" w:author="Sammartano, Marc (BIC USA)" w:date="2015-10-07T15:20:00Z">
        <w:r w:rsidR="004A22D7">
          <w:t>at</w:t>
        </w:r>
      </w:ins>
      <w:r w:rsidR="00945569">
        <w:t>e</w:t>
      </w:r>
      <w:del w:id="6596" w:author="Sammartano, Marc (BIC USA)" w:date="2015-10-07T15:20:00Z">
        <w:r w:rsidR="00945569" w:rsidDel="004A22D7">
          <w:delText>r</w:delText>
        </w:r>
      </w:del>
      <w:r w:rsidR="00945569">
        <w:t>s</w:t>
      </w:r>
      <w:r>
        <w:t xml:space="preserve"> of the rectangle </w:t>
      </w:r>
      <w:r w:rsidR="00945569">
        <w:t xml:space="preserve">are reported as offsets from the </w:t>
      </w:r>
      <w:ins w:id="6597" w:author="Sammartano, Marc (BIC USA)" w:date="2015-10-07T15:33:00Z">
        <w:r w:rsidR="00574AD1">
          <w:t>beginning of the bas</w:t>
        </w:r>
      </w:ins>
      <w:ins w:id="6598" w:author="Sammartano, Marc (BIC USA)" w:date="2015-10-07T15:34:00Z">
        <w:r w:rsidR="00574AD1">
          <w:t>e</w:t>
        </w:r>
      </w:ins>
      <w:ins w:id="6599" w:author="Sammartano, Marc (BIC USA)" w:date="2015-10-07T15:33:00Z">
        <w:r w:rsidR="00574AD1">
          <w:t xml:space="preserve">line of the text. </w:t>
        </w:r>
      </w:ins>
      <w:del w:id="6600" w:author="Sammartano, Marc (BIC USA)" w:date="2015-10-07T15:36:00Z">
        <w:r w:rsidR="00945569" w:rsidDel="00574AD1">
          <w:delText xml:space="preserve">x,y coordinates of the </w:delText>
        </w:r>
        <w:r w:rsidR="00945569" w:rsidRPr="00945569" w:rsidDel="00574AD1">
          <w:rPr>
            <w:b/>
          </w:rPr>
          <w:delText>Gr.text.draw</w:delText>
        </w:r>
        <w:r w:rsidR="00945569" w:rsidDel="00574AD1">
          <w:delText xml:space="preserve"> command.</w:delText>
        </w:r>
        <w:r w:rsidR="00745042" w:rsidDel="00574AD1">
          <w:delText xml:space="preserve"> </w:delText>
        </w:r>
      </w:del>
      <w:r w:rsidR="00745042">
        <w:t>T</w:t>
      </w:r>
      <w:ins w:id="6601" w:author="Sammartano, Marc (BIC USA)" w:date="2015-10-07T15:36:00Z">
        <w:r w:rsidR="00574AD1">
          <w:t>his means that t</w:t>
        </w:r>
      </w:ins>
      <w:r w:rsidR="00745042">
        <w:t xml:space="preserve">he value returned for </w:t>
      </w:r>
      <w:r w:rsidR="00F5651B">
        <w:t>"</w:t>
      </w:r>
      <w:r w:rsidR="00745042">
        <w:t>top</w:t>
      </w:r>
      <w:r w:rsidR="00F5651B">
        <w:t>"</w:t>
      </w:r>
      <w:r w:rsidR="00745042">
        <w:t xml:space="preserve"> </w:t>
      </w:r>
      <w:ins w:id="6602" w:author="Sammartano, Marc (BIC USA)" w:date="2015-10-07T15:45:00Z">
        <w:r w:rsidR="002455AF">
          <w:t>is</w:t>
        </w:r>
      </w:ins>
      <w:del w:id="6603" w:author="Sammartano, Marc (BIC USA)" w:date="2015-10-07T15:45:00Z">
        <w:r w:rsidR="00745042" w:rsidDel="002455AF">
          <w:delText>will be</w:delText>
        </w:r>
      </w:del>
      <w:r w:rsidR="00745042">
        <w:t xml:space="preserve"> a negative number. </w:t>
      </w:r>
      <w:ins w:id="6604" w:author="Sammartano, Marc (BIC USA)" w:date="2015-10-07T15:37:00Z">
        <w:r w:rsidR="00574AD1">
          <w:t xml:space="preserve">You get the </w:t>
        </w:r>
      </w:ins>
      <w:ins w:id="6605" w:author="Sammartano, Marc (BIC USA)" w:date="2015-10-07T15:38:00Z">
        <w:r w:rsidR="00574AD1">
          <w:t xml:space="preserve">actual boundaries of a text object </w:t>
        </w:r>
      </w:ins>
      <w:ins w:id="6606" w:author="Sammartano, Marc (BIC USA)" w:date="2015-10-07T15:41:00Z">
        <w:r w:rsidR="002455AF">
          <w:t xml:space="preserve">by adding </w:t>
        </w:r>
      </w:ins>
      <w:ins w:id="6607" w:author="Sammartano, Marc (BIC USA)" w:date="2015-10-07T15:44:00Z">
        <w:r w:rsidR="002455AF">
          <w:t xml:space="preserve">the textbounds offsets to </w:t>
        </w:r>
      </w:ins>
      <w:ins w:id="6608" w:author="Sammartano, Marc (BIC USA)" w:date="2015-10-07T15:41:00Z">
        <w:r w:rsidR="002455AF">
          <w:t>the x,y coordinat</w:t>
        </w:r>
      </w:ins>
      <w:ins w:id="6609" w:author="Sammartano, Marc (BIC USA)" w:date="2015-10-07T15:42:00Z">
        <w:r w:rsidR="002455AF">
          <w:t>e</w:t>
        </w:r>
      </w:ins>
      <w:ins w:id="6610" w:author="Sammartano, Marc (BIC USA)" w:date="2015-10-07T15:41:00Z">
        <w:r w:rsidR="002455AF">
          <w:t xml:space="preserve">s of the </w:t>
        </w:r>
        <w:r w:rsidR="002455AF" w:rsidRPr="002455AF">
          <w:rPr>
            <w:b/>
          </w:rPr>
          <w:t>Gr.text.draw</w:t>
        </w:r>
      </w:ins>
      <w:ins w:id="6611" w:author="Sammartano, Marc (BIC USA)" w:date="2015-10-07T15:42:00Z">
        <w:r w:rsidR="002455AF">
          <w:t xml:space="preserve"> command</w:t>
        </w:r>
      </w:ins>
      <w:del w:id="6612" w:author="Sammartano, Marc (BIC USA)" w:date="2015-10-07T15:44:00Z">
        <w:r w:rsidR="00745042" w:rsidDel="002455AF">
          <w:delText xml:space="preserve">This is because </w:delText>
        </w:r>
        <w:r w:rsidR="00945569" w:rsidDel="002455AF">
          <w:delText>y</w:delText>
        </w:r>
        <w:r w:rsidR="00745042" w:rsidDel="002455AF">
          <w:delText xml:space="preserve"> coordinate of the </w:delText>
        </w:r>
        <w:r w:rsidR="00945569" w:rsidRPr="00945569" w:rsidDel="002455AF">
          <w:rPr>
            <w:b/>
          </w:rPr>
          <w:delText>G</w:delText>
        </w:r>
        <w:r w:rsidR="003A4712" w:rsidRPr="00945569" w:rsidDel="002455AF">
          <w:rPr>
            <w:b/>
          </w:rPr>
          <w:delText>r.</w:delText>
        </w:r>
        <w:r w:rsidR="00745042" w:rsidRPr="00945569" w:rsidDel="002455AF">
          <w:rPr>
            <w:b/>
          </w:rPr>
          <w:delText>text.draw</w:delText>
        </w:r>
        <w:r w:rsidR="00745042" w:rsidDel="002455AF">
          <w:delText xml:space="preserve"> command specifies the </w:delText>
        </w:r>
        <w:r w:rsidR="00945569" w:rsidDel="002455AF">
          <w:delText>baseline</w:delText>
        </w:r>
        <w:r w:rsidR="00745042" w:rsidDel="002455AF">
          <w:delText xml:space="preserve"> of the text</w:delText>
        </w:r>
      </w:del>
      <w:r w:rsidR="00745042">
        <w:t>.</w:t>
      </w:r>
      <w:r w:rsidR="00AB64CC">
        <w:t xml:space="preserve"> See </w:t>
      </w:r>
      <w:r w:rsidR="00AB64CC" w:rsidRPr="00945569">
        <w:rPr>
          <w:b/>
        </w:rPr>
        <w:t>Gr.text.draw</w:t>
      </w:r>
      <w:r w:rsidR="00AB64CC">
        <w:t xml:space="preserve"> and </w:t>
      </w:r>
      <w:r w:rsidR="00AB64CC" w:rsidRPr="00945569">
        <w:rPr>
          <w:b/>
        </w:rPr>
        <w:t>Gr.</w:t>
      </w:r>
      <w:r w:rsidR="00AB64CC">
        <w:rPr>
          <w:b/>
        </w:rPr>
        <w:t>text.height</w:t>
      </w:r>
      <w:r w:rsidR="00AB64CC">
        <w:t xml:space="preserve"> for more explanation of the lines that define where text is drawn.</w:t>
      </w:r>
    </w:p>
    <w:p w:rsidR="00077111" w:rsidRDefault="00E71DB6" w:rsidP="00D173FA">
      <w:r>
        <w:t>If this is confusing, try running this example:</w:t>
      </w:r>
    </w:p>
    <w:p w:rsidR="005757F3" w:rsidRPr="009D222C" w:rsidRDefault="004F3D99" w:rsidP="007B2223">
      <w:pPr>
        <w:pStyle w:val="Codeexample"/>
        <w:rPr>
          <w:rFonts w:ascii="Letter Gothic" w:hAnsi="Letter Gothic"/>
          <w:b w:val="0"/>
        </w:rPr>
      </w:pPr>
      <w:ins w:id="6613" w:author="Sammartano, Marc (BIC USA)" w:date="2015-10-06T12:48:00Z">
        <w:r>
          <w:rPr>
            <w:rFonts w:ascii="Letter Gothic" w:hAnsi="Letter Gothic"/>
            <w:b w:val="0"/>
          </w:rPr>
          <w:t>GR</w:t>
        </w:r>
      </w:ins>
      <w:del w:id="6614" w:author="Sammartano, Marc (BIC USA)" w:date="2015-10-06T12:48:00Z">
        <w:r w:rsidR="005757F3" w:rsidRPr="009D222C" w:rsidDel="004F3D99">
          <w:rPr>
            <w:rFonts w:ascii="Letter Gothic" w:hAnsi="Letter Gothic"/>
            <w:b w:val="0"/>
          </w:rPr>
          <w:delText>gr</w:delText>
        </w:r>
      </w:del>
      <w:r w:rsidR="005757F3" w:rsidRPr="009D222C">
        <w:rPr>
          <w:rFonts w:ascii="Letter Gothic" w:hAnsi="Letter Gothic"/>
          <w:b w:val="0"/>
        </w:rPr>
        <w:t>.</w:t>
      </w:r>
      <w:ins w:id="6615" w:author="Sammartano, Marc (BIC USA)" w:date="2015-10-06T12:48:00Z">
        <w:r>
          <w:rPr>
            <w:rFonts w:ascii="Letter Gothic" w:hAnsi="Letter Gothic"/>
            <w:b w:val="0"/>
          </w:rPr>
          <w:t>OPEN</w:t>
        </w:r>
      </w:ins>
      <w:del w:id="6616" w:author="Sammartano, Marc (BIC USA)" w:date="2015-10-06T12:48:00Z">
        <w:r w:rsidR="005757F3" w:rsidRPr="009D222C" w:rsidDel="004F3D99">
          <w:rPr>
            <w:rFonts w:ascii="Letter Gothic" w:hAnsi="Letter Gothic"/>
            <w:b w:val="0"/>
          </w:rPr>
          <w:delText>open</w:delText>
        </w:r>
      </w:del>
      <w:r w:rsidR="005757F3" w:rsidRPr="009D222C">
        <w:rPr>
          <w:rFonts w:ascii="Letter Gothic" w:hAnsi="Letter Gothic"/>
          <w:b w:val="0"/>
        </w:rPr>
        <w:t xml:space="preserve"> </w:t>
      </w:r>
      <w:del w:id="6617" w:author="Sammartano, Marc (BIC USA)" w:date="2015-08-17T14:45:00Z">
        <w:r w:rsidR="005757F3" w:rsidRPr="009D222C" w:rsidDel="001D0F29">
          <w:rPr>
            <w:rFonts w:ascii="Letter Gothic" w:hAnsi="Letter Gothic"/>
            <w:b w:val="0"/>
          </w:rPr>
          <w:delText>255</w:delText>
        </w:r>
      </w:del>
      <w:r w:rsidR="005757F3" w:rsidRPr="009D222C">
        <w:rPr>
          <w:rFonts w:ascii="Letter Gothic" w:hAnsi="Letter Gothic"/>
          <w:b w:val="0"/>
        </w:rPr>
        <w:t>,</w:t>
      </w:r>
      <w:del w:id="6618" w:author="Sammartano, Marc (BIC USA)" w:date="2015-08-17T14:45:00Z">
        <w:r w:rsidR="005757F3" w:rsidRPr="009D222C" w:rsidDel="001D0F29">
          <w:rPr>
            <w:rFonts w:ascii="Letter Gothic" w:hAnsi="Letter Gothic"/>
            <w:b w:val="0"/>
          </w:rPr>
          <w:delText>255</w:delText>
        </w:r>
      </w:del>
      <w:r w:rsidR="005757F3" w:rsidRPr="009D222C">
        <w:rPr>
          <w:rFonts w:ascii="Letter Gothic" w:hAnsi="Letter Gothic"/>
          <w:b w:val="0"/>
        </w:rPr>
        <w:t>,</w:t>
      </w:r>
      <w:del w:id="6619" w:author="Sammartano, Marc (BIC USA)" w:date="2015-08-17T14:45:00Z">
        <w:r w:rsidR="005757F3" w:rsidRPr="009D222C" w:rsidDel="001D0F29">
          <w:rPr>
            <w:rFonts w:ascii="Letter Gothic" w:hAnsi="Letter Gothic"/>
            <w:b w:val="0"/>
          </w:rPr>
          <w:delText>255</w:delText>
        </w:r>
      </w:del>
      <w:r w:rsidR="005757F3" w:rsidRPr="009D222C">
        <w:rPr>
          <w:rFonts w:ascii="Letter Gothic" w:hAnsi="Letter Gothic"/>
          <w:b w:val="0"/>
        </w:rPr>
        <w:t>,</w:t>
      </w:r>
      <w:del w:id="6620" w:author="Sammartano, Marc (BIC USA)" w:date="2015-08-17T14:45:00Z">
        <w:r w:rsidR="005757F3" w:rsidRPr="009D222C" w:rsidDel="001D0F29">
          <w:rPr>
            <w:rFonts w:ascii="Letter Gothic" w:hAnsi="Letter Gothic"/>
            <w:b w:val="0"/>
          </w:rPr>
          <w:delText>255</w:delText>
        </w:r>
      </w:del>
      <w:ins w:id="6621" w:author="Sammartano, Marc (BIC USA)" w:date="2015-08-17T14:45:00Z">
        <w:r w:rsidR="001D0F29">
          <w:rPr>
            <w:rFonts w:ascii="Letter Gothic" w:hAnsi="Letter Gothic"/>
            <w:b w:val="0"/>
          </w:rPr>
          <w:t>,,-1</w:t>
        </w:r>
      </w:ins>
    </w:p>
    <w:p w:rsidR="005757F3" w:rsidRPr="009D222C" w:rsidRDefault="004F3D99" w:rsidP="007B2223">
      <w:pPr>
        <w:pStyle w:val="Codeexample"/>
        <w:rPr>
          <w:rFonts w:ascii="Letter Gothic" w:hAnsi="Letter Gothic"/>
          <w:b w:val="0"/>
        </w:rPr>
      </w:pPr>
      <w:ins w:id="6622" w:author="Sammartano, Marc (BIC USA)" w:date="2015-10-06T12:48:00Z">
        <w:r>
          <w:rPr>
            <w:rFonts w:ascii="Letter Gothic" w:hAnsi="Letter Gothic"/>
            <w:b w:val="0"/>
          </w:rPr>
          <w:t>GR</w:t>
        </w:r>
      </w:ins>
      <w:del w:id="6623" w:author="Sammartano, Marc (BIC USA)" w:date="2015-10-06T12:48:00Z">
        <w:r w:rsidR="005757F3" w:rsidRPr="009D222C" w:rsidDel="004F3D99">
          <w:rPr>
            <w:rFonts w:ascii="Letter Gothic" w:hAnsi="Letter Gothic"/>
            <w:b w:val="0"/>
          </w:rPr>
          <w:delText>gr</w:delText>
        </w:r>
      </w:del>
      <w:r w:rsidR="005757F3" w:rsidRPr="009D222C">
        <w:rPr>
          <w:rFonts w:ascii="Letter Gothic" w:hAnsi="Letter Gothic"/>
          <w:b w:val="0"/>
        </w:rPr>
        <w:t>.</w:t>
      </w:r>
      <w:ins w:id="6624" w:author="Sammartano, Marc (BIC USA)" w:date="2015-10-06T12:48:00Z">
        <w:r>
          <w:rPr>
            <w:rFonts w:ascii="Letter Gothic" w:hAnsi="Letter Gothic"/>
            <w:b w:val="0"/>
          </w:rPr>
          <w:t>COLOR</w:t>
        </w:r>
      </w:ins>
      <w:del w:id="6625" w:author="Sammartano, Marc (BIC USA)" w:date="2015-10-06T12:48:00Z">
        <w:r w:rsidR="005757F3" w:rsidRPr="009D222C" w:rsidDel="004F3D99">
          <w:rPr>
            <w:rFonts w:ascii="Letter Gothic" w:hAnsi="Letter Gothic"/>
            <w:b w:val="0"/>
          </w:rPr>
          <w:delText>color</w:delText>
        </w:r>
      </w:del>
      <w:r w:rsidR="005757F3" w:rsidRPr="009D222C">
        <w:rPr>
          <w:rFonts w:ascii="Letter Gothic" w:hAnsi="Letter Gothic"/>
          <w:b w:val="0"/>
        </w:rPr>
        <w:t xml:space="preserve"> 255,255,0,0,0</w:t>
      </w:r>
    </w:p>
    <w:p w:rsidR="005757F3" w:rsidRPr="009D222C" w:rsidRDefault="004F3D99" w:rsidP="007B2223">
      <w:pPr>
        <w:pStyle w:val="Codeexample"/>
        <w:rPr>
          <w:rFonts w:ascii="Letter Gothic" w:hAnsi="Letter Gothic"/>
          <w:b w:val="0"/>
        </w:rPr>
      </w:pPr>
      <w:ins w:id="6626" w:author="Sammartano, Marc (BIC USA)" w:date="2015-10-06T12:48:00Z">
        <w:r>
          <w:rPr>
            <w:rFonts w:ascii="Letter Gothic" w:hAnsi="Letter Gothic"/>
            <w:b w:val="0"/>
          </w:rPr>
          <w:t>GR</w:t>
        </w:r>
      </w:ins>
      <w:del w:id="6627" w:author="Sammartano, Marc (BIC USA)" w:date="2015-10-06T12:48:00Z">
        <w:r w:rsidR="005757F3" w:rsidRPr="009D222C" w:rsidDel="004F3D99">
          <w:rPr>
            <w:rFonts w:ascii="Letter Gothic" w:hAnsi="Letter Gothic"/>
            <w:b w:val="0"/>
          </w:rPr>
          <w:delText>gr</w:delText>
        </w:r>
      </w:del>
      <w:r w:rsidR="005757F3" w:rsidRPr="009D222C">
        <w:rPr>
          <w:rFonts w:ascii="Letter Gothic" w:hAnsi="Letter Gothic"/>
          <w:b w:val="0"/>
        </w:rPr>
        <w:t>.</w:t>
      </w:r>
      <w:ins w:id="6628" w:author="Sammartano, Marc (BIC USA)" w:date="2015-10-06T12:48:00Z">
        <w:r>
          <w:rPr>
            <w:rFonts w:ascii="Letter Gothic" w:hAnsi="Letter Gothic"/>
            <w:b w:val="0"/>
          </w:rPr>
          <w:t>TEXT</w:t>
        </w:r>
      </w:ins>
      <w:del w:id="6629" w:author="Sammartano, Marc (BIC USA)" w:date="2015-10-06T12:48:00Z">
        <w:r w:rsidR="005757F3" w:rsidRPr="009D222C" w:rsidDel="004F3D99">
          <w:rPr>
            <w:rFonts w:ascii="Letter Gothic" w:hAnsi="Letter Gothic"/>
            <w:b w:val="0"/>
          </w:rPr>
          <w:delText>text</w:delText>
        </w:r>
      </w:del>
      <w:r w:rsidR="005757F3" w:rsidRPr="009D222C">
        <w:rPr>
          <w:rFonts w:ascii="Letter Gothic" w:hAnsi="Letter Gothic"/>
          <w:b w:val="0"/>
        </w:rPr>
        <w:t>.</w:t>
      </w:r>
      <w:ins w:id="6630" w:author="Sammartano, Marc (BIC USA)" w:date="2015-10-06T12:48:00Z">
        <w:r>
          <w:rPr>
            <w:rFonts w:ascii="Letter Gothic" w:hAnsi="Letter Gothic"/>
            <w:b w:val="0"/>
          </w:rPr>
          <w:t>SIZE</w:t>
        </w:r>
      </w:ins>
      <w:del w:id="6631" w:author="Sammartano, Marc (BIC USA)" w:date="2015-10-06T12:48:00Z">
        <w:r w:rsidR="005757F3" w:rsidRPr="009D222C" w:rsidDel="004F3D99">
          <w:rPr>
            <w:rFonts w:ascii="Letter Gothic" w:hAnsi="Letter Gothic"/>
            <w:b w:val="0"/>
          </w:rPr>
          <w:delText>size</w:delText>
        </w:r>
      </w:del>
      <w:r w:rsidR="005757F3" w:rsidRPr="009D222C">
        <w:rPr>
          <w:rFonts w:ascii="Letter Gothic" w:hAnsi="Letter Gothic"/>
          <w:b w:val="0"/>
        </w:rPr>
        <w:t xml:space="preserve"> 40</w:t>
      </w:r>
    </w:p>
    <w:p w:rsidR="005757F3" w:rsidRPr="009D222C" w:rsidRDefault="004F3D99" w:rsidP="007B2223">
      <w:pPr>
        <w:pStyle w:val="Codeexample"/>
        <w:rPr>
          <w:rFonts w:ascii="Letter Gothic" w:hAnsi="Letter Gothic"/>
          <w:b w:val="0"/>
        </w:rPr>
      </w:pPr>
      <w:ins w:id="6632" w:author="Sammartano, Marc (BIC USA)" w:date="2015-10-06T12:48:00Z">
        <w:r>
          <w:rPr>
            <w:rFonts w:ascii="Letter Gothic" w:hAnsi="Letter Gothic"/>
            <w:b w:val="0"/>
          </w:rPr>
          <w:t>GR</w:t>
        </w:r>
      </w:ins>
      <w:del w:id="6633" w:author="Sammartano, Marc (BIC USA)" w:date="2015-10-06T12:48:00Z">
        <w:r w:rsidR="005757F3" w:rsidRPr="009D222C" w:rsidDel="004F3D99">
          <w:rPr>
            <w:rFonts w:ascii="Letter Gothic" w:hAnsi="Letter Gothic"/>
            <w:b w:val="0"/>
          </w:rPr>
          <w:delText>gr</w:delText>
        </w:r>
      </w:del>
      <w:r w:rsidR="005757F3" w:rsidRPr="009D222C">
        <w:rPr>
          <w:rFonts w:ascii="Letter Gothic" w:hAnsi="Letter Gothic"/>
          <w:b w:val="0"/>
        </w:rPr>
        <w:t>.</w:t>
      </w:r>
      <w:ins w:id="6634" w:author="Sammartano, Marc (BIC USA)" w:date="2015-10-06T12:49:00Z">
        <w:r>
          <w:rPr>
            <w:rFonts w:ascii="Letter Gothic" w:hAnsi="Letter Gothic"/>
            <w:b w:val="0"/>
          </w:rPr>
          <w:t>TEXT</w:t>
        </w:r>
      </w:ins>
      <w:del w:id="6635" w:author="Sammartano, Marc (BIC USA)" w:date="2015-10-06T12:49:00Z">
        <w:r w:rsidR="005757F3" w:rsidRPr="009D222C" w:rsidDel="004F3D99">
          <w:rPr>
            <w:rFonts w:ascii="Letter Gothic" w:hAnsi="Letter Gothic"/>
            <w:b w:val="0"/>
          </w:rPr>
          <w:delText>text</w:delText>
        </w:r>
      </w:del>
      <w:r w:rsidR="005757F3" w:rsidRPr="009D222C">
        <w:rPr>
          <w:rFonts w:ascii="Letter Gothic" w:hAnsi="Letter Gothic"/>
          <w:b w:val="0"/>
        </w:rPr>
        <w:t>.</w:t>
      </w:r>
      <w:ins w:id="6636" w:author="Sammartano, Marc (BIC USA)" w:date="2015-10-06T12:48:00Z">
        <w:r>
          <w:rPr>
            <w:rFonts w:ascii="Letter Gothic" w:hAnsi="Letter Gothic"/>
            <w:b w:val="0"/>
          </w:rPr>
          <w:t>ALIGN</w:t>
        </w:r>
      </w:ins>
      <w:del w:id="6637" w:author="Sammartano, Marc (BIC USA)" w:date="2015-10-06T12:48:00Z">
        <w:r w:rsidR="005757F3" w:rsidRPr="009D222C" w:rsidDel="004F3D99">
          <w:rPr>
            <w:rFonts w:ascii="Letter Gothic" w:hAnsi="Letter Gothic"/>
            <w:b w:val="0"/>
          </w:rPr>
          <w:delText>align</w:delText>
        </w:r>
      </w:del>
      <w:r w:rsidR="005757F3" w:rsidRPr="009D222C">
        <w:rPr>
          <w:rFonts w:ascii="Letter Gothic" w:hAnsi="Letter Gothic"/>
          <w:b w:val="0"/>
        </w:rPr>
        <w:t xml:space="preserve"> 1</w:t>
      </w:r>
    </w:p>
    <w:p w:rsidR="005757F3" w:rsidRPr="009D222C" w:rsidRDefault="005757F3" w:rsidP="007B2223">
      <w:pPr>
        <w:pStyle w:val="Codeexample"/>
        <w:rPr>
          <w:rFonts w:ascii="Letter Gothic" w:hAnsi="Letter Gothic"/>
          <w:b w:val="0"/>
        </w:rPr>
      </w:pPr>
      <w:r w:rsidRPr="009D222C">
        <w:rPr>
          <w:rFonts w:ascii="Letter Gothic" w:hAnsi="Letter Gothic"/>
          <w:b w:val="0"/>
        </w:rPr>
        <w:t xml:space="preserve">s$ = "This is </w:t>
      </w:r>
      <w:ins w:id="6638" w:author="Sammartano, Marc (BIC USA)" w:date="2015-08-17T14:29:00Z">
        <w:r w:rsidR="00D86E19">
          <w:rPr>
            <w:rFonts w:ascii="Letter Gothic" w:hAnsi="Letter Gothic"/>
            <w:b w:val="0"/>
          </w:rPr>
          <w:t xml:space="preserve">only </w:t>
        </w:r>
      </w:ins>
      <w:r w:rsidRPr="009D222C">
        <w:rPr>
          <w:rFonts w:ascii="Letter Gothic" w:hAnsi="Letter Gothic"/>
          <w:b w:val="0"/>
        </w:rPr>
        <w:t>a test"</w:t>
      </w:r>
    </w:p>
    <w:p w:rsidR="005757F3" w:rsidRPr="009D222C" w:rsidRDefault="004F3D99" w:rsidP="007B2223">
      <w:pPr>
        <w:pStyle w:val="Codeexample"/>
        <w:rPr>
          <w:rFonts w:ascii="Letter Gothic" w:hAnsi="Letter Gothic"/>
          <w:b w:val="0"/>
        </w:rPr>
      </w:pPr>
      <w:ins w:id="6639" w:author="Sammartano, Marc (BIC USA)" w:date="2015-10-06T12:49:00Z">
        <w:r>
          <w:rPr>
            <w:rFonts w:ascii="Letter Gothic" w:hAnsi="Letter Gothic"/>
            <w:b w:val="0"/>
          </w:rPr>
          <w:t>GR</w:t>
        </w:r>
      </w:ins>
      <w:del w:id="6640" w:author="Sammartano, Marc (BIC USA)" w:date="2015-10-06T12:49:00Z">
        <w:r w:rsidR="005757F3" w:rsidRPr="009D222C" w:rsidDel="004F3D99">
          <w:rPr>
            <w:rFonts w:ascii="Letter Gothic" w:hAnsi="Letter Gothic"/>
            <w:b w:val="0"/>
          </w:rPr>
          <w:delText>gr</w:delText>
        </w:r>
      </w:del>
      <w:r w:rsidR="005757F3" w:rsidRPr="009D222C">
        <w:rPr>
          <w:rFonts w:ascii="Letter Gothic" w:hAnsi="Letter Gothic"/>
          <w:b w:val="0"/>
        </w:rPr>
        <w:t>.</w:t>
      </w:r>
      <w:ins w:id="6641" w:author="Sammartano, Marc (BIC USA)" w:date="2015-10-06T12:49:00Z">
        <w:r>
          <w:rPr>
            <w:rFonts w:ascii="Letter Gothic" w:hAnsi="Letter Gothic"/>
            <w:b w:val="0"/>
          </w:rPr>
          <w:t>GET</w:t>
        </w:r>
      </w:ins>
      <w:del w:id="6642" w:author="Sammartano, Marc (BIC USA)" w:date="2015-10-06T12:49:00Z">
        <w:r w:rsidR="005757F3" w:rsidRPr="009D222C" w:rsidDel="004F3D99">
          <w:rPr>
            <w:rFonts w:ascii="Letter Gothic" w:hAnsi="Letter Gothic"/>
            <w:b w:val="0"/>
          </w:rPr>
          <w:delText>get</w:delText>
        </w:r>
      </w:del>
      <w:r w:rsidR="005757F3" w:rsidRPr="009D222C">
        <w:rPr>
          <w:rFonts w:ascii="Letter Gothic" w:hAnsi="Letter Gothic"/>
          <w:b w:val="0"/>
        </w:rPr>
        <w:t>.</w:t>
      </w:r>
      <w:ins w:id="6643" w:author="Sammartano, Marc (BIC USA)" w:date="2015-10-06T12:49:00Z">
        <w:r>
          <w:rPr>
            <w:rFonts w:ascii="Letter Gothic" w:hAnsi="Letter Gothic"/>
            <w:b w:val="0"/>
          </w:rPr>
          <w:t>TEXTBOUNDS</w:t>
        </w:r>
      </w:ins>
      <w:del w:id="6644" w:author="Sammartano, Marc (BIC USA)" w:date="2015-10-06T12:49:00Z">
        <w:r w:rsidR="005757F3" w:rsidRPr="009D222C" w:rsidDel="004F3D99">
          <w:rPr>
            <w:rFonts w:ascii="Letter Gothic" w:hAnsi="Letter Gothic"/>
            <w:b w:val="0"/>
          </w:rPr>
          <w:delText>textbounds</w:delText>
        </w:r>
      </w:del>
      <w:r w:rsidR="005757F3" w:rsidRPr="009D222C">
        <w:rPr>
          <w:rFonts w:ascii="Letter Gothic" w:hAnsi="Letter Gothic"/>
          <w:b w:val="0"/>
        </w:rPr>
        <w:t xml:space="preserve"> s$,l,t,r,b</w:t>
      </w:r>
    </w:p>
    <w:p w:rsidR="005757F3" w:rsidRPr="009D222C" w:rsidRDefault="004F3D99" w:rsidP="007B2223">
      <w:pPr>
        <w:pStyle w:val="Codeexample"/>
        <w:rPr>
          <w:rFonts w:ascii="Letter Gothic" w:hAnsi="Letter Gothic"/>
          <w:b w:val="0"/>
        </w:rPr>
      </w:pPr>
      <w:ins w:id="6645" w:author="Sammartano, Marc (BIC USA)" w:date="2015-10-06T12:49:00Z">
        <w:r>
          <w:rPr>
            <w:rFonts w:ascii="Letter Gothic" w:hAnsi="Letter Gothic"/>
            <w:b w:val="0"/>
          </w:rPr>
          <w:t>PRINT</w:t>
        </w:r>
      </w:ins>
      <w:del w:id="6646" w:author="Sammartano, Marc (BIC USA)" w:date="2015-10-06T12:49:00Z">
        <w:r w:rsidR="005757F3" w:rsidRPr="009D222C" w:rsidDel="004F3D99">
          <w:rPr>
            <w:rFonts w:ascii="Letter Gothic" w:hAnsi="Letter Gothic"/>
            <w:b w:val="0"/>
          </w:rPr>
          <w:delText>print</w:delText>
        </w:r>
      </w:del>
      <w:r w:rsidR="005757F3" w:rsidRPr="009D222C">
        <w:rPr>
          <w:rFonts w:ascii="Letter Gothic" w:hAnsi="Letter Gothic"/>
          <w:b w:val="0"/>
        </w:rPr>
        <w:t xml:space="preserve"> l,t,r,b</w:t>
      </w:r>
    </w:p>
    <w:p w:rsidR="000C1967" w:rsidRPr="009D222C" w:rsidRDefault="00D86E19" w:rsidP="000C1967">
      <w:pPr>
        <w:pStyle w:val="Codeexample"/>
        <w:rPr>
          <w:ins w:id="6647" w:author="Sammartano, Marc (BIC USA)" w:date="2015-08-17T14:21:00Z"/>
          <w:rFonts w:ascii="Letter Gothic" w:hAnsi="Letter Gothic"/>
          <w:b w:val="0"/>
        </w:rPr>
      </w:pPr>
      <w:ins w:id="6648" w:author="Sammartano, Marc (BIC USA)" w:date="2015-08-17T14:21:00Z">
        <w:r>
          <w:rPr>
            <w:rFonts w:ascii="Letter Gothic" w:hAnsi="Letter Gothic"/>
            <w:b w:val="0"/>
          </w:rPr>
          <w:t>x=10 : y=</w:t>
        </w:r>
        <w:r w:rsidR="000C1967">
          <w:rPr>
            <w:rFonts w:ascii="Letter Gothic" w:hAnsi="Letter Gothic"/>
            <w:b w:val="0"/>
          </w:rPr>
          <w:t>50</w:t>
        </w:r>
      </w:ins>
    </w:p>
    <w:p w:rsidR="005757F3" w:rsidRPr="009D222C" w:rsidRDefault="004F3D99" w:rsidP="007B2223">
      <w:pPr>
        <w:pStyle w:val="Codeexample"/>
        <w:rPr>
          <w:rFonts w:ascii="Letter Gothic" w:hAnsi="Letter Gothic"/>
          <w:b w:val="0"/>
        </w:rPr>
      </w:pPr>
      <w:ins w:id="6649" w:author="Sammartano, Marc (BIC USA)" w:date="2015-10-06T12:49:00Z">
        <w:r>
          <w:rPr>
            <w:rFonts w:ascii="Letter Gothic" w:hAnsi="Letter Gothic"/>
            <w:b w:val="0"/>
          </w:rPr>
          <w:t>GR</w:t>
        </w:r>
      </w:ins>
      <w:del w:id="6650" w:author="Sammartano, Marc (BIC USA)" w:date="2015-10-06T12:49:00Z">
        <w:r w:rsidR="005757F3" w:rsidRPr="009D222C" w:rsidDel="004F3D99">
          <w:rPr>
            <w:rFonts w:ascii="Letter Gothic" w:hAnsi="Letter Gothic"/>
            <w:b w:val="0"/>
          </w:rPr>
          <w:delText>gr</w:delText>
        </w:r>
      </w:del>
      <w:r w:rsidR="005757F3" w:rsidRPr="009D222C">
        <w:rPr>
          <w:rFonts w:ascii="Letter Gothic" w:hAnsi="Letter Gothic"/>
          <w:b w:val="0"/>
        </w:rPr>
        <w:t>.</w:t>
      </w:r>
      <w:ins w:id="6651" w:author="Sammartano, Marc (BIC USA)" w:date="2015-10-06T12:49:00Z">
        <w:r>
          <w:rPr>
            <w:rFonts w:ascii="Letter Gothic" w:hAnsi="Letter Gothic"/>
            <w:b w:val="0"/>
          </w:rPr>
          <w:t>RECT</w:t>
        </w:r>
      </w:ins>
      <w:del w:id="6652" w:author="Sammartano, Marc (BIC USA)" w:date="2015-10-06T12:49:00Z">
        <w:r w:rsidR="005757F3" w:rsidRPr="009D222C" w:rsidDel="004F3D99">
          <w:rPr>
            <w:rFonts w:ascii="Letter Gothic" w:hAnsi="Letter Gothic"/>
            <w:b w:val="0"/>
          </w:rPr>
          <w:delText>rect</w:delText>
        </w:r>
      </w:del>
      <w:r w:rsidR="005757F3" w:rsidRPr="009D222C">
        <w:rPr>
          <w:rFonts w:ascii="Letter Gothic" w:hAnsi="Letter Gothic"/>
          <w:b w:val="0"/>
        </w:rPr>
        <w:t xml:space="preserve"> </w:t>
      </w:r>
      <w:ins w:id="6653" w:author="Sammartano, Marc (BIC USA)" w:date="2015-08-17T14:22:00Z">
        <w:r w:rsidR="000C1967">
          <w:rPr>
            <w:rFonts w:ascii="Letter Gothic" w:hAnsi="Letter Gothic"/>
            <w:b w:val="0"/>
          </w:rPr>
          <w:t>rct</w:t>
        </w:r>
      </w:ins>
      <w:del w:id="6654" w:author="Sammartano, Marc (BIC USA)" w:date="2015-08-17T14:22:00Z">
        <w:r w:rsidR="005757F3" w:rsidRPr="009D222C" w:rsidDel="000C1967">
          <w:rPr>
            <w:rFonts w:ascii="Letter Gothic" w:hAnsi="Letter Gothic"/>
            <w:b w:val="0"/>
          </w:rPr>
          <w:delText>x</w:delText>
        </w:r>
      </w:del>
      <w:r w:rsidR="005757F3" w:rsidRPr="009D222C">
        <w:rPr>
          <w:rFonts w:ascii="Letter Gothic" w:hAnsi="Letter Gothic"/>
          <w:b w:val="0"/>
        </w:rPr>
        <w:t>,l+</w:t>
      </w:r>
      <w:ins w:id="6655" w:author="Sammartano, Marc (BIC USA)" w:date="2015-08-17T14:22:00Z">
        <w:r w:rsidR="000C1967">
          <w:rPr>
            <w:rFonts w:ascii="Letter Gothic" w:hAnsi="Letter Gothic"/>
            <w:b w:val="0"/>
          </w:rPr>
          <w:t>x</w:t>
        </w:r>
      </w:ins>
      <w:del w:id="6656" w:author="Sammartano, Marc (BIC USA)" w:date="2015-08-17T14:22:00Z">
        <w:r w:rsidR="005757F3" w:rsidRPr="009D222C" w:rsidDel="000C1967">
          <w:rPr>
            <w:rFonts w:ascii="Letter Gothic" w:hAnsi="Letter Gothic"/>
            <w:b w:val="0"/>
          </w:rPr>
          <w:delText>10</w:delText>
        </w:r>
      </w:del>
      <w:r w:rsidR="005757F3" w:rsidRPr="009D222C">
        <w:rPr>
          <w:rFonts w:ascii="Letter Gothic" w:hAnsi="Letter Gothic"/>
          <w:b w:val="0"/>
        </w:rPr>
        <w:t>,t+</w:t>
      </w:r>
      <w:ins w:id="6657" w:author="Sammartano, Marc (BIC USA)" w:date="2015-08-17T14:22:00Z">
        <w:r w:rsidR="000C1967">
          <w:rPr>
            <w:rFonts w:ascii="Letter Gothic" w:hAnsi="Letter Gothic"/>
            <w:b w:val="0"/>
          </w:rPr>
          <w:t>y</w:t>
        </w:r>
      </w:ins>
      <w:del w:id="6658" w:author="Sammartano, Marc (BIC USA)" w:date="2015-08-17T14:22:00Z">
        <w:r w:rsidR="005757F3" w:rsidRPr="009D222C" w:rsidDel="000C1967">
          <w:rPr>
            <w:rFonts w:ascii="Letter Gothic" w:hAnsi="Letter Gothic"/>
            <w:b w:val="0"/>
          </w:rPr>
          <w:delText>50</w:delText>
        </w:r>
      </w:del>
      <w:r w:rsidR="005757F3" w:rsidRPr="009D222C">
        <w:rPr>
          <w:rFonts w:ascii="Letter Gothic" w:hAnsi="Letter Gothic"/>
          <w:b w:val="0"/>
        </w:rPr>
        <w:t>,r+</w:t>
      </w:r>
      <w:ins w:id="6659" w:author="Sammartano, Marc (BIC USA)" w:date="2015-08-17T14:22:00Z">
        <w:r w:rsidR="000C1967">
          <w:rPr>
            <w:rFonts w:ascii="Letter Gothic" w:hAnsi="Letter Gothic"/>
            <w:b w:val="0"/>
          </w:rPr>
          <w:t>x</w:t>
        </w:r>
      </w:ins>
      <w:del w:id="6660" w:author="Sammartano, Marc (BIC USA)" w:date="2015-08-17T14:22:00Z">
        <w:r w:rsidR="005757F3" w:rsidRPr="009D222C" w:rsidDel="000C1967">
          <w:rPr>
            <w:rFonts w:ascii="Letter Gothic" w:hAnsi="Letter Gothic"/>
            <w:b w:val="0"/>
          </w:rPr>
          <w:delText>10</w:delText>
        </w:r>
      </w:del>
      <w:r w:rsidR="005757F3" w:rsidRPr="009D222C">
        <w:rPr>
          <w:rFonts w:ascii="Letter Gothic" w:hAnsi="Letter Gothic"/>
          <w:b w:val="0"/>
        </w:rPr>
        <w:t>,b+</w:t>
      </w:r>
      <w:ins w:id="6661" w:author="Sammartano, Marc (BIC USA)" w:date="2015-08-17T14:22:00Z">
        <w:r w:rsidR="000C1967">
          <w:rPr>
            <w:rFonts w:ascii="Letter Gothic" w:hAnsi="Letter Gothic"/>
            <w:b w:val="0"/>
          </w:rPr>
          <w:t>y</w:t>
        </w:r>
      </w:ins>
      <w:del w:id="6662" w:author="Sammartano, Marc (BIC USA)" w:date="2015-08-17T14:22:00Z">
        <w:r w:rsidR="005757F3" w:rsidRPr="009D222C" w:rsidDel="000C1967">
          <w:rPr>
            <w:rFonts w:ascii="Letter Gothic" w:hAnsi="Letter Gothic"/>
            <w:b w:val="0"/>
          </w:rPr>
          <w:delText>50</w:delText>
        </w:r>
      </w:del>
    </w:p>
    <w:p w:rsidR="005757F3" w:rsidRPr="009D222C" w:rsidRDefault="004F3D99" w:rsidP="007B2223">
      <w:pPr>
        <w:pStyle w:val="Codeexample"/>
        <w:rPr>
          <w:rFonts w:ascii="Letter Gothic" w:hAnsi="Letter Gothic"/>
          <w:b w:val="0"/>
        </w:rPr>
      </w:pPr>
      <w:ins w:id="6663" w:author="Sammartano, Marc (BIC USA)" w:date="2015-10-06T12:49:00Z">
        <w:r>
          <w:rPr>
            <w:rFonts w:ascii="Letter Gothic" w:hAnsi="Letter Gothic"/>
            <w:b w:val="0"/>
          </w:rPr>
          <w:t>GR</w:t>
        </w:r>
      </w:ins>
      <w:del w:id="6664" w:author="Sammartano, Marc (BIC USA)" w:date="2015-10-06T12:49:00Z">
        <w:r w:rsidR="005757F3" w:rsidRPr="009D222C" w:rsidDel="004F3D99">
          <w:rPr>
            <w:rFonts w:ascii="Letter Gothic" w:hAnsi="Letter Gothic"/>
            <w:b w:val="0"/>
          </w:rPr>
          <w:delText>gr</w:delText>
        </w:r>
      </w:del>
      <w:r w:rsidR="005757F3" w:rsidRPr="009D222C">
        <w:rPr>
          <w:rFonts w:ascii="Letter Gothic" w:hAnsi="Letter Gothic"/>
          <w:b w:val="0"/>
        </w:rPr>
        <w:t>.</w:t>
      </w:r>
      <w:ins w:id="6665" w:author="Sammartano, Marc (BIC USA)" w:date="2015-10-06T12:49:00Z">
        <w:r>
          <w:rPr>
            <w:rFonts w:ascii="Letter Gothic" w:hAnsi="Letter Gothic"/>
            <w:b w:val="0"/>
          </w:rPr>
          <w:t>TEXT</w:t>
        </w:r>
      </w:ins>
      <w:del w:id="6666" w:author="Sammartano, Marc (BIC USA)" w:date="2015-10-06T12:49:00Z">
        <w:r w:rsidR="005757F3" w:rsidRPr="009D222C" w:rsidDel="004F3D99">
          <w:rPr>
            <w:rFonts w:ascii="Letter Gothic" w:hAnsi="Letter Gothic"/>
            <w:b w:val="0"/>
          </w:rPr>
          <w:delText>text</w:delText>
        </w:r>
      </w:del>
      <w:r w:rsidR="005757F3" w:rsidRPr="009D222C">
        <w:rPr>
          <w:rFonts w:ascii="Letter Gothic" w:hAnsi="Letter Gothic"/>
          <w:b w:val="0"/>
        </w:rPr>
        <w:t>.</w:t>
      </w:r>
      <w:ins w:id="6667" w:author="Sammartano, Marc (BIC USA)" w:date="2015-10-06T12:49:00Z">
        <w:r>
          <w:rPr>
            <w:rFonts w:ascii="Letter Gothic" w:hAnsi="Letter Gothic"/>
            <w:b w:val="0"/>
          </w:rPr>
          <w:t>DRAW</w:t>
        </w:r>
      </w:ins>
      <w:del w:id="6668" w:author="Sammartano, Marc (BIC USA)" w:date="2015-10-06T12:49:00Z">
        <w:r w:rsidR="005757F3" w:rsidRPr="009D222C" w:rsidDel="004F3D99">
          <w:rPr>
            <w:rFonts w:ascii="Letter Gothic" w:hAnsi="Letter Gothic"/>
            <w:b w:val="0"/>
          </w:rPr>
          <w:delText>draw</w:delText>
        </w:r>
      </w:del>
      <w:r w:rsidR="005757F3" w:rsidRPr="009D222C">
        <w:rPr>
          <w:rFonts w:ascii="Letter Gothic" w:hAnsi="Letter Gothic"/>
          <w:b w:val="0"/>
        </w:rPr>
        <w:t xml:space="preserve"> </w:t>
      </w:r>
      <w:ins w:id="6669" w:author="Sammartano, Marc (BIC USA)" w:date="2015-08-17T14:22:00Z">
        <w:r w:rsidR="000C1967">
          <w:rPr>
            <w:rFonts w:ascii="Letter Gothic" w:hAnsi="Letter Gothic"/>
            <w:b w:val="0"/>
          </w:rPr>
          <w:t>t</w:t>
        </w:r>
      </w:ins>
      <w:r w:rsidR="005757F3" w:rsidRPr="009D222C">
        <w:rPr>
          <w:rFonts w:ascii="Letter Gothic" w:hAnsi="Letter Gothic"/>
          <w:b w:val="0"/>
        </w:rPr>
        <w:t>x</w:t>
      </w:r>
      <w:ins w:id="6670" w:author="Sammartano, Marc (BIC USA)" w:date="2015-08-17T14:22:00Z">
        <w:r w:rsidR="000C1967">
          <w:rPr>
            <w:rFonts w:ascii="Letter Gothic" w:hAnsi="Letter Gothic"/>
            <w:b w:val="0"/>
          </w:rPr>
          <w:t>t</w:t>
        </w:r>
      </w:ins>
      <w:r w:rsidR="005757F3" w:rsidRPr="009D222C">
        <w:rPr>
          <w:rFonts w:ascii="Letter Gothic" w:hAnsi="Letter Gothic"/>
          <w:b w:val="0"/>
        </w:rPr>
        <w:t>,</w:t>
      </w:r>
      <w:ins w:id="6671" w:author="Sammartano, Marc (BIC USA)" w:date="2015-08-17T14:22:00Z">
        <w:r w:rsidR="000C1967">
          <w:rPr>
            <w:rFonts w:ascii="Letter Gothic" w:hAnsi="Letter Gothic"/>
            <w:b w:val="0"/>
          </w:rPr>
          <w:t>x</w:t>
        </w:r>
      </w:ins>
      <w:del w:id="6672" w:author="Sammartano, Marc (BIC USA)" w:date="2015-08-17T14:22:00Z">
        <w:r w:rsidR="005757F3" w:rsidRPr="009D222C" w:rsidDel="000C1967">
          <w:rPr>
            <w:rFonts w:ascii="Letter Gothic" w:hAnsi="Letter Gothic"/>
            <w:b w:val="0"/>
          </w:rPr>
          <w:delText>10</w:delText>
        </w:r>
      </w:del>
      <w:r w:rsidR="005757F3" w:rsidRPr="009D222C">
        <w:rPr>
          <w:rFonts w:ascii="Letter Gothic" w:hAnsi="Letter Gothic"/>
          <w:b w:val="0"/>
        </w:rPr>
        <w:t>,</w:t>
      </w:r>
      <w:ins w:id="6673" w:author="Sammartano, Marc (BIC USA)" w:date="2015-08-17T14:22:00Z">
        <w:r w:rsidR="000C1967">
          <w:rPr>
            <w:rFonts w:ascii="Letter Gothic" w:hAnsi="Letter Gothic"/>
            <w:b w:val="0"/>
          </w:rPr>
          <w:t>y</w:t>
        </w:r>
      </w:ins>
      <w:del w:id="6674" w:author="Sammartano, Marc (BIC USA)" w:date="2015-08-17T14:22:00Z">
        <w:r w:rsidR="005757F3" w:rsidRPr="009D222C" w:rsidDel="000C1967">
          <w:rPr>
            <w:rFonts w:ascii="Letter Gothic" w:hAnsi="Letter Gothic"/>
            <w:b w:val="0"/>
          </w:rPr>
          <w:delText>50</w:delText>
        </w:r>
      </w:del>
      <w:r w:rsidR="005757F3" w:rsidRPr="009D222C">
        <w:rPr>
          <w:rFonts w:ascii="Letter Gothic" w:hAnsi="Letter Gothic"/>
          <w:b w:val="0"/>
        </w:rPr>
        <w:t>,s$</w:t>
      </w:r>
    </w:p>
    <w:p w:rsidR="005757F3" w:rsidRPr="009D222C" w:rsidRDefault="004F3D99" w:rsidP="007B2223">
      <w:pPr>
        <w:pStyle w:val="Codeexample"/>
        <w:rPr>
          <w:rFonts w:ascii="Letter Gothic" w:hAnsi="Letter Gothic"/>
          <w:b w:val="0"/>
        </w:rPr>
      </w:pPr>
      <w:ins w:id="6675" w:author="Sammartano, Marc (BIC USA)" w:date="2015-10-06T12:49:00Z">
        <w:r>
          <w:rPr>
            <w:rFonts w:ascii="Letter Gothic" w:hAnsi="Letter Gothic"/>
            <w:b w:val="0"/>
          </w:rPr>
          <w:t>GR</w:t>
        </w:r>
      </w:ins>
      <w:del w:id="6676" w:author="Sammartano, Marc (BIC USA)" w:date="2015-10-06T12:49:00Z">
        <w:r w:rsidR="005757F3" w:rsidRPr="009D222C" w:rsidDel="004F3D99">
          <w:rPr>
            <w:rFonts w:ascii="Letter Gothic" w:hAnsi="Letter Gothic"/>
            <w:b w:val="0"/>
          </w:rPr>
          <w:delText>gr</w:delText>
        </w:r>
      </w:del>
      <w:r w:rsidR="005757F3" w:rsidRPr="009D222C">
        <w:rPr>
          <w:rFonts w:ascii="Letter Gothic" w:hAnsi="Letter Gothic"/>
          <w:b w:val="0"/>
        </w:rPr>
        <w:t>.</w:t>
      </w:r>
      <w:ins w:id="6677" w:author="Sammartano, Marc (BIC USA)" w:date="2015-10-06T12:49:00Z">
        <w:r>
          <w:rPr>
            <w:rFonts w:ascii="Letter Gothic" w:hAnsi="Letter Gothic"/>
            <w:b w:val="0"/>
          </w:rPr>
          <w:t>RENDER</w:t>
        </w:r>
      </w:ins>
      <w:del w:id="6678" w:author="Sammartano, Marc (BIC USA)" w:date="2015-10-06T12:49:00Z">
        <w:r w:rsidR="005757F3" w:rsidRPr="009D222C" w:rsidDel="004F3D99">
          <w:rPr>
            <w:rFonts w:ascii="Letter Gothic" w:hAnsi="Letter Gothic"/>
            <w:b w:val="0"/>
          </w:rPr>
          <w:delText>render</w:delText>
        </w:r>
      </w:del>
    </w:p>
    <w:p w:rsidR="005757F3" w:rsidRPr="009D222C" w:rsidRDefault="004F3D99" w:rsidP="007B2223">
      <w:pPr>
        <w:pStyle w:val="Codeexample"/>
        <w:rPr>
          <w:rFonts w:ascii="Letter Gothic" w:hAnsi="Letter Gothic"/>
          <w:b w:val="0"/>
        </w:rPr>
      </w:pPr>
      <w:ins w:id="6679" w:author="Sammartano, Marc (BIC USA)" w:date="2015-10-06T12:49:00Z">
        <w:r>
          <w:rPr>
            <w:rFonts w:ascii="Letter Gothic" w:hAnsi="Letter Gothic"/>
            <w:b w:val="0"/>
          </w:rPr>
          <w:t>PAUSE</w:t>
        </w:r>
      </w:ins>
      <w:del w:id="6680" w:author="Sammartano, Marc (BIC USA)" w:date="2015-10-06T12:49:00Z">
        <w:r w:rsidR="005757F3" w:rsidRPr="009D222C" w:rsidDel="004F3D99">
          <w:rPr>
            <w:rFonts w:ascii="Letter Gothic" w:hAnsi="Letter Gothic"/>
            <w:b w:val="0"/>
          </w:rPr>
          <w:delText>pause</w:delText>
        </w:r>
      </w:del>
      <w:r w:rsidR="005757F3" w:rsidRPr="009D222C">
        <w:rPr>
          <w:rFonts w:ascii="Letter Gothic" w:hAnsi="Letter Gothic"/>
          <w:b w:val="0"/>
        </w:rPr>
        <w:t xml:space="preserve"> 5000</w:t>
      </w:r>
    </w:p>
    <w:p w:rsidR="00930520" w:rsidDel="001E075B" w:rsidRDefault="00930520" w:rsidP="00930520">
      <w:pPr>
        <w:pStyle w:val="Heading3"/>
        <w:rPr>
          <w:del w:id="6681" w:author="Sammartano, Marc (BIC USA)" w:date="2015-12-01T13:22:00Z"/>
        </w:rPr>
      </w:pPr>
      <w:del w:id="6682" w:author="Sammartano, Marc (BIC USA)" w:date="2015-12-01T13:22:00Z">
        <w:r w:rsidDel="001E075B">
          <w:delText xml:space="preserve">Gr.text.setfont </w:delText>
        </w:r>
        <w:r w:rsidR="00951CEA" w:rsidDel="001E075B">
          <w:delText>{</w:delText>
        </w:r>
        <w:r w:rsidDel="001E075B">
          <w:delText>{&lt;font_</w:delText>
        </w:r>
        <w:r w:rsidR="00951CEA" w:rsidDel="001E075B">
          <w:delText>ptr_</w:delText>
        </w:r>
        <w:r w:rsidDel="001E075B">
          <w:delText>nexp&gt;|&lt;font_family_sexp&gt;}</w:delText>
        </w:r>
        <w:r w:rsidR="00951CEA" w:rsidDel="001E075B">
          <w:delText xml:space="preserve"> {</w:delText>
        </w:r>
        <w:r w:rsidDel="001E075B">
          <w:delText>, &lt;style_sexp&gt;</w:delText>
        </w:r>
        <w:r w:rsidR="00951CEA" w:rsidDel="001E075B">
          <w:delText>}}</w:delText>
        </w:r>
        <w:r w:rsidDel="001E075B">
          <w:fldChar w:fldCharType="begin"/>
        </w:r>
        <w:r w:rsidDel="001E075B">
          <w:delInstrText xml:space="preserve"> XE "Gr.text.setfont</w:delInstrText>
        </w:r>
        <w:r w:rsidRPr="00B35654" w:rsidDel="001E075B">
          <w:delInstrText xml:space="preserve"> </w:delInstrText>
        </w:r>
        <w:r w:rsidR="00951CEA" w:rsidDel="001E075B">
          <w:delInstrText>{</w:delInstrText>
        </w:r>
        <w:r w:rsidDel="001E075B">
          <w:delInstrText>&lt;font_</w:delInstrText>
        </w:r>
        <w:r w:rsidR="00951CEA" w:rsidDel="001E075B">
          <w:delInstrText>ptr_</w:delInstrText>
        </w:r>
        <w:r w:rsidDel="001E075B">
          <w:delInstrText>nexp&gt;|&lt;font_family_sexp&gt;</w:delInstrText>
        </w:r>
        <w:r w:rsidR="00951CEA" w:rsidDel="001E075B">
          <w:delInstrText>} {</w:delInstrText>
        </w:r>
        <w:r w:rsidDel="001E075B">
          <w:delInstrText>, &lt;style_sexp&gt;</w:delInstrText>
        </w:r>
        <w:r w:rsidR="00951CEA" w:rsidDel="001E075B">
          <w:delInstrText>}</w:delInstrText>
        </w:r>
        <w:r w:rsidDel="001E075B">
          <w:delInstrText xml:space="preserve">" </w:delInstrText>
        </w:r>
        <w:r w:rsidDel="001E075B">
          <w:fldChar w:fldCharType="end"/>
        </w:r>
      </w:del>
    </w:p>
    <w:p w:rsidR="00930520" w:rsidDel="001E075B" w:rsidRDefault="00930520" w:rsidP="00951CEA">
      <w:pPr>
        <w:rPr>
          <w:del w:id="6683" w:author="Sammartano, Marc (BIC USA)" w:date="2015-12-01T13:22:00Z"/>
        </w:rPr>
      </w:pPr>
      <w:del w:id="6684" w:author="Sammartano, Marc (BIC USA)" w:date="2015-12-01T13:22:00Z">
        <w:r w:rsidDel="001E075B">
          <w:delText>Set the text font</w:delText>
        </w:r>
        <w:r w:rsidR="000E1BC3" w:rsidDel="001E075B">
          <w:delText xml:space="preserve">, specifying </w:delText>
        </w:r>
        <w:r w:rsidDel="001E075B">
          <w:delText>typeface and style. Both parameters are optional</w:delText>
        </w:r>
        <w:r w:rsidR="00951CEA" w:rsidDel="001E075B">
          <w:delText>.</w:delText>
        </w:r>
        <w:r w:rsidR="003777B0" w:rsidDel="001E075B">
          <w:delText xml:space="preserve"> This command is similar to the older </w:delText>
        </w:r>
        <w:r w:rsidR="003777B0" w:rsidDel="001E075B">
          <w:rPr>
            <w:b/>
          </w:rPr>
          <w:delText>Gr.text.typeface</w:delText>
        </w:r>
        <w:r w:rsidR="003777B0" w:rsidDel="001E075B">
          <w:delText>, but it is more flexible.</w:delText>
        </w:r>
      </w:del>
    </w:p>
    <w:p w:rsidR="003B3951" w:rsidDel="001E075B" w:rsidRDefault="00951CEA" w:rsidP="00951CEA">
      <w:pPr>
        <w:rPr>
          <w:del w:id="6685" w:author="Sammartano, Marc (BIC USA)" w:date="2015-12-01T13:22:00Z"/>
        </w:rPr>
      </w:pPr>
      <w:del w:id="6686" w:author="Sammartano, Marc (BIC USA)" w:date="2015-12-01T13:22:00Z">
        <w:r w:rsidDel="001E075B">
          <w:delText xml:space="preserve">If the </w:delText>
        </w:r>
        <w:r w:rsidR="003B3951" w:rsidDel="001E075B">
          <w:delText>font</w:delText>
        </w:r>
        <w:r w:rsidDel="001E075B">
          <w:delText xml:space="preserve"> parameter is </w:delText>
        </w:r>
        <w:r w:rsidR="003B3951" w:rsidDel="001E075B">
          <w:delText xml:space="preserve">a </w:delText>
        </w:r>
        <w:r w:rsidDel="001E075B">
          <w:delText>numerical</w:delText>
        </w:r>
        <w:r w:rsidR="003B3951" w:rsidDel="001E075B">
          <w:delText xml:space="preserve"> expression &lt;font_ptr_nexp&gt;</w:delText>
        </w:r>
        <w:r w:rsidDel="001E075B">
          <w:delText xml:space="preserve">, it </w:delText>
        </w:r>
        <w:r w:rsidR="001B19AA" w:rsidDel="001E075B">
          <w:delText xml:space="preserve">must be </w:delText>
        </w:r>
        <w:r w:rsidDel="001E075B">
          <w:delText xml:space="preserve">a font pointer </w:delText>
        </w:r>
        <w:r w:rsidR="001B19AA" w:rsidDel="001E075B">
          <w:delText xml:space="preserve">value </w:delText>
        </w:r>
        <w:r w:rsidDel="001E075B">
          <w:delText xml:space="preserve">returned by the </w:delText>
        </w:r>
        <w:r w:rsidRPr="00951CEA" w:rsidDel="001E075B">
          <w:rPr>
            <w:b/>
          </w:rPr>
          <w:delText>Font.load</w:delText>
        </w:r>
        <w:r w:rsidDel="001E075B">
          <w:delText xml:space="preserve"> command.</w:delText>
        </w:r>
        <w:r w:rsidR="003B3951" w:rsidDel="001E075B">
          <w:delText xml:space="preserve"> You cannot modify the style of a font once it is loaded, so the the style parameter &lt;style_sexp&gt; is ignored.</w:delText>
        </w:r>
      </w:del>
    </w:p>
    <w:p w:rsidR="00951CEA" w:rsidDel="001E075B" w:rsidRDefault="00951CEA" w:rsidP="00951CEA">
      <w:pPr>
        <w:rPr>
          <w:del w:id="6687" w:author="Sammartano, Marc (BIC USA)" w:date="2015-12-01T13:22:00Z"/>
        </w:rPr>
      </w:pPr>
      <w:del w:id="6688" w:author="Sammartano, Marc (BIC USA)" w:date="2015-12-01T13:22:00Z">
        <w:r w:rsidDel="001E075B">
          <w:delText xml:space="preserve">If </w:delText>
        </w:r>
        <w:r w:rsidR="003B3951" w:rsidDel="001E075B">
          <w:delText xml:space="preserve">the font parameter </w:delText>
        </w:r>
        <w:r w:rsidDel="001E075B">
          <w:delText>is a string</w:delText>
        </w:r>
        <w:r w:rsidR="003B3951" w:rsidDel="001E075B">
          <w:delText xml:space="preserve"> expression &lt;font_family_sexp&gt;</w:delText>
        </w:r>
        <w:r w:rsidDel="001E075B">
          <w:delText>, it must specify one of the font families available on your Android device. If your device does not recognize the string, the font is set to the sys</w:delText>
        </w:r>
        <w:r w:rsidR="000E1BC3" w:rsidDel="001E075B">
          <w:delText>tem default font typeface.</w:delText>
        </w:r>
        <w:r w:rsidR="001B19AA" w:rsidDel="001E075B">
          <w:delText xml:space="preserve"> On most systems, the default is </w:delText>
        </w:r>
        <w:r w:rsidR="001B19AA" w:rsidRPr="003B3951" w:rsidDel="001E075B">
          <w:rPr>
            <w:b/>
          </w:rPr>
          <w:delText>"sans serif"</w:delText>
        </w:r>
        <w:r w:rsidR="001B19AA" w:rsidDel="001E075B">
          <w:delText>.</w:delText>
        </w:r>
      </w:del>
    </w:p>
    <w:p w:rsidR="007C18B5" w:rsidRPr="001B19AA" w:rsidDel="001E075B" w:rsidRDefault="00315AD3" w:rsidP="00951CEA">
      <w:pPr>
        <w:rPr>
          <w:del w:id="6689" w:author="Sammartano, Marc (BIC USA)" w:date="2015-12-01T13:22:00Z"/>
        </w:rPr>
      </w:pPr>
      <w:del w:id="6690" w:author="Sammartano, Marc (BIC USA)" w:date="2015-12-01T13:22:00Z">
        <w:r w:rsidDel="001E075B">
          <w:delText>The standard</w:delText>
        </w:r>
        <w:r w:rsidR="007C18B5" w:rsidDel="001E075B">
          <w:delText xml:space="preserve"> font families are </w:delText>
        </w:r>
        <w:r w:rsidR="007C18B5" w:rsidRPr="003B3951" w:rsidDel="001E075B">
          <w:rPr>
            <w:b/>
          </w:rPr>
          <w:delText>"monospace"</w:delText>
        </w:r>
        <w:r w:rsidR="007C18B5" w:rsidDel="001E075B">
          <w:delText xml:space="preserve">, </w:delText>
        </w:r>
        <w:r w:rsidR="007C18B5" w:rsidRPr="003B3951" w:rsidDel="001E075B">
          <w:rPr>
            <w:b/>
          </w:rPr>
          <w:delText>"serif"</w:delText>
        </w:r>
        <w:r w:rsidR="007C18B5" w:rsidDel="001E075B">
          <w:delText xml:space="preserve">, and </w:delText>
        </w:r>
        <w:r w:rsidR="007C18B5" w:rsidRPr="003B3951" w:rsidDel="001E075B">
          <w:rPr>
            <w:b/>
          </w:rPr>
          <w:delText>"sans</w:delText>
        </w:r>
        <w:r w:rsidR="00D35156" w:rsidRPr="003B3951" w:rsidDel="001E075B">
          <w:rPr>
            <w:b/>
          </w:rPr>
          <w:delText xml:space="preserve"> </w:delText>
        </w:r>
        <w:r w:rsidR="007C18B5" w:rsidRPr="003B3951" w:rsidDel="001E075B">
          <w:rPr>
            <w:b/>
          </w:rPr>
          <w:delText>serif"</w:delText>
        </w:r>
        <w:r w:rsidR="007C18B5" w:rsidDel="001E075B">
          <w:delText xml:space="preserve">. </w:delText>
        </w:r>
        <w:r w:rsidR="003B3951" w:rsidDel="001E075B">
          <w:delText xml:space="preserve">Some more recent versions of Android also support </w:delText>
        </w:r>
        <w:r w:rsidR="003B3951" w:rsidRPr="003B3951" w:rsidDel="001E075B">
          <w:rPr>
            <w:b/>
          </w:rPr>
          <w:delText>"sans-serif"</w:delText>
        </w:r>
        <w:r w:rsidR="003B3951" w:rsidDel="001E075B">
          <w:delText xml:space="preserve">, </w:delText>
        </w:r>
        <w:r w:rsidR="007C18B5" w:rsidRPr="003B3951" w:rsidDel="001E075B">
          <w:rPr>
            <w:b/>
          </w:rPr>
          <w:delText>"sans-serif-light</w:delText>
        </w:r>
        <w:r w:rsidR="003B3951" w:rsidRPr="003B3951" w:rsidDel="001E075B">
          <w:rPr>
            <w:b/>
          </w:rPr>
          <w:delText>"</w:delText>
        </w:r>
        <w:r w:rsidR="003B3951" w:rsidDel="001E075B">
          <w:delText xml:space="preserve">, </w:delText>
        </w:r>
        <w:r w:rsidR="007C18B5" w:rsidRPr="003B3951" w:rsidDel="001E075B">
          <w:rPr>
            <w:b/>
          </w:rPr>
          <w:delText>"sans-serif-condensed"</w:delText>
        </w:r>
        <w:r w:rsidR="007C18B5" w:rsidDel="001E075B">
          <w:delText>, and</w:delText>
        </w:r>
        <w:r w:rsidDel="001E075B">
          <w:delText xml:space="preserve"> </w:delText>
        </w:r>
        <w:r w:rsidR="007C18B5" w:rsidRPr="003B3951" w:rsidDel="001E075B">
          <w:rPr>
            <w:b/>
          </w:rPr>
          <w:delText>"sans-serif-thin"</w:delText>
        </w:r>
        <w:r w:rsidR="007C18B5" w:rsidDel="001E075B">
          <w:delText>.</w:delText>
        </w:r>
        <w:r w:rsidR="001B19AA" w:rsidDel="001E075B">
          <w:delText xml:space="preserve"> The font family names are not case-sensitive</w:delText>
        </w:r>
        <w:r w:rsidR="001B19AA" w:rsidRPr="001B19AA" w:rsidDel="001E075B">
          <w:delText>: "Serif" or "SERIF" works as well as "serif".</w:delText>
        </w:r>
      </w:del>
    </w:p>
    <w:p w:rsidR="00F355D5" w:rsidRPr="003B3951" w:rsidDel="001E075B" w:rsidRDefault="00F355D5" w:rsidP="00F355D5">
      <w:pPr>
        <w:rPr>
          <w:del w:id="6691" w:author="Sammartano, Marc (BIC USA)" w:date="2015-12-01T13:22:00Z"/>
        </w:rPr>
      </w:pPr>
      <w:del w:id="6692" w:author="Sammartano, Marc (BIC USA)" w:date="2015-12-01T13:22:00Z">
        <w:r w:rsidDel="001E075B">
          <w:delText xml:space="preserve">If you omit the font parameter, the command sets the most recently loaded font (see </w:delText>
        </w:r>
        <w:r w:rsidDel="001E075B">
          <w:rPr>
            <w:b/>
          </w:rPr>
          <w:delText>Font.load</w:delText>
        </w:r>
        <w:r w:rsidDel="001E075B">
          <w:delText xml:space="preserve">). If you have deleted fonts (see </w:delText>
        </w:r>
        <w:r w:rsidDel="001E075B">
          <w:rPr>
            <w:b/>
          </w:rPr>
          <w:delText>Font.delete</w:delText>
        </w:r>
        <w:r w:rsidDel="001E075B">
          <w:delText xml:space="preserve">), the command sets the most recently loaded font that has not been deleted. If you have not loaded any fonts, or if you have cleared them (see </w:delText>
        </w:r>
        <w:r w:rsidDel="001E075B">
          <w:rPr>
            <w:b/>
          </w:rPr>
          <w:delText>Font.clear</w:delText>
        </w:r>
        <w:r w:rsidDel="001E075B">
          <w:delText>), the command sets the default font family.</w:delText>
        </w:r>
      </w:del>
    </w:p>
    <w:p w:rsidR="000E1BC3" w:rsidRPr="000E1BC3" w:rsidDel="001E075B" w:rsidRDefault="004F4E60" w:rsidP="00951CEA">
      <w:pPr>
        <w:rPr>
          <w:del w:id="6693" w:author="Sammartano, Marc (BIC USA)" w:date="2015-12-01T13:22:00Z"/>
        </w:rPr>
      </w:pPr>
      <w:del w:id="6694" w:author="Sammartano, Marc (BIC USA)" w:date="2015-12-01T13:22:00Z">
        <w:r w:rsidDel="001E075B">
          <w:delText>If you specify a font family, you can use t</w:delText>
        </w:r>
        <w:r w:rsidR="000E1BC3" w:rsidDel="001E075B">
          <w:delText>he style parameter</w:delText>
        </w:r>
        <w:r w:rsidDel="001E075B">
          <w:delText xml:space="preserve"> &lt;style_sexp&gt; to</w:delText>
        </w:r>
        <w:r w:rsidR="000E1BC3" w:rsidDel="001E075B">
          <w:delText xml:space="preserve"> </w:delText>
        </w:r>
        <w:r w:rsidDel="001E075B">
          <w:delText>change</w:delText>
        </w:r>
        <w:r w:rsidR="001B19AA" w:rsidDel="001E075B">
          <w:delText xml:space="preserve"> the font’s</w:delText>
        </w:r>
        <w:r w:rsidDel="001E075B">
          <w:delText xml:space="preserve"> appearance. The parameter value </w:delText>
        </w:r>
        <w:r w:rsidR="000E1BC3" w:rsidDel="001E075B">
          <w:delText xml:space="preserve">must be one of the </w:delText>
        </w:r>
        <w:r w:rsidDel="001E075B">
          <w:delText xml:space="preserve">style </w:delText>
        </w:r>
        <w:r w:rsidR="000E1BC3" w:rsidDel="001E075B">
          <w:delText>strings shown in the table below</w:delText>
        </w:r>
        <w:r w:rsidR="007C18B5" w:rsidDel="001E075B">
          <w:delText xml:space="preserve">. </w:delText>
        </w:r>
        <w:r w:rsidR="000E1BC3" w:rsidDel="001E075B">
          <w:delText>You may use either</w:delText>
        </w:r>
        <w:r w:rsidR="001B19AA" w:rsidDel="001E075B">
          <w:delText xml:space="preserve"> the full style name or an abbreviation as shown</w:delText>
        </w:r>
        <w:r w:rsidR="000E1BC3" w:rsidDel="001E075B">
          <w:delText>. The parameter</w:delText>
        </w:r>
        <w:r w:rsidR="007C18B5" w:rsidDel="001E075B">
          <w:delText xml:space="preserve"> i</w:delText>
        </w:r>
        <w:r w:rsidR="000E1BC3" w:rsidDel="001E075B">
          <w:delText>s not case-senstive: "BOLD", "bold", "Bold", and "bOlD" are all the same</w:delText>
        </w:r>
        <w:r w:rsidR="00F355D5" w:rsidDel="001E075B">
          <w:delText xml:space="preserve">. If you use any other string, or if you omit the style parameter, the style is set to </w:delText>
        </w:r>
        <w:r w:rsidR="00F355D5" w:rsidRPr="003B3951" w:rsidDel="001E075B">
          <w:rPr>
            <w:b/>
          </w:rPr>
          <w:delText>"NORMAL"</w:delText>
        </w:r>
        <w:r w:rsidR="000E1BC3" w:rsidDel="001E075B">
          <w:delText>.</w:delText>
        </w:r>
      </w:del>
    </w:p>
    <w:tbl>
      <w:tblPr>
        <w:tblStyle w:val="TableGrid"/>
        <w:tblW w:w="0" w:type="auto"/>
        <w:tblInd w:w="918" w:type="dxa"/>
        <w:tblLook w:val="04A0" w:firstRow="1" w:lastRow="0" w:firstColumn="1" w:lastColumn="0" w:noHBand="0" w:noVBand="1"/>
      </w:tblPr>
      <w:tblGrid>
        <w:gridCol w:w="2340"/>
        <w:gridCol w:w="1530"/>
      </w:tblGrid>
      <w:tr w:rsidR="004F4E60" w:rsidRPr="006D27CC" w:rsidDel="001E075B" w:rsidTr="004F4E60">
        <w:trPr>
          <w:trHeight w:val="269"/>
          <w:del w:id="6695" w:author="Sammartano, Marc (BIC USA)" w:date="2015-12-01T13:22:00Z"/>
        </w:trPr>
        <w:tc>
          <w:tcPr>
            <w:tcW w:w="2340" w:type="dxa"/>
            <w:tcBorders>
              <w:top w:val="single" w:sz="12" w:space="0" w:color="auto"/>
              <w:left w:val="single" w:sz="12" w:space="0" w:color="auto"/>
              <w:right w:val="single" w:sz="12" w:space="0" w:color="auto"/>
            </w:tcBorders>
            <w:shd w:val="clear" w:color="auto" w:fill="auto"/>
          </w:tcPr>
          <w:p w:rsidR="004F4E60" w:rsidDel="001E075B" w:rsidRDefault="001B19AA" w:rsidP="00C5667E">
            <w:pPr>
              <w:keepNext/>
              <w:jc w:val="center"/>
              <w:rPr>
                <w:del w:id="6696" w:author="Sammartano, Marc (BIC USA)" w:date="2015-12-01T13:22:00Z"/>
              </w:rPr>
            </w:pPr>
            <w:del w:id="6697" w:author="Sammartano, Marc (BIC USA)" w:date="2015-12-01T13:22:00Z">
              <w:r w:rsidDel="001E075B">
                <w:delText>Style N</w:delText>
              </w:r>
              <w:r w:rsidR="004F4E60" w:rsidDel="001E075B">
                <w:delText>ame</w:delText>
              </w:r>
            </w:del>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4F4E60" w:rsidDel="001E075B" w:rsidRDefault="004F4E60" w:rsidP="00C5667E">
            <w:pPr>
              <w:keepNext/>
              <w:jc w:val="center"/>
              <w:rPr>
                <w:del w:id="6698" w:author="Sammartano, Marc (BIC USA)" w:date="2015-12-01T13:22:00Z"/>
              </w:rPr>
            </w:pPr>
            <w:del w:id="6699" w:author="Sammartano, Marc (BIC USA)" w:date="2015-12-01T13:22:00Z">
              <w:r w:rsidDel="001E075B">
                <w:delText>Abbreviation</w:delText>
              </w:r>
            </w:del>
          </w:p>
        </w:tc>
      </w:tr>
      <w:tr w:rsidR="000E1BC3" w:rsidRPr="006D27CC" w:rsidDel="001E075B" w:rsidTr="004F4E60">
        <w:trPr>
          <w:trHeight w:val="269"/>
          <w:del w:id="6700" w:author="Sammartano, Marc (BIC USA)" w:date="2015-12-01T13:22:00Z"/>
        </w:trPr>
        <w:tc>
          <w:tcPr>
            <w:tcW w:w="2340" w:type="dxa"/>
            <w:tcBorders>
              <w:top w:val="single" w:sz="12" w:space="0" w:color="auto"/>
              <w:left w:val="single" w:sz="12" w:space="0" w:color="auto"/>
              <w:right w:val="single" w:sz="12" w:space="0" w:color="auto"/>
            </w:tcBorders>
            <w:shd w:val="clear" w:color="auto" w:fill="auto"/>
          </w:tcPr>
          <w:p w:rsidR="000E1BC3" w:rsidDel="001E075B" w:rsidRDefault="000E1BC3" w:rsidP="00C5667E">
            <w:pPr>
              <w:keepNext/>
              <w:jc w:val="center"/>
              <w:rPr>
                <w:del w:id="6701" w:author="Sammartano, Marc (BIC USA)" w:date="2015-12-01T13:22:00Z"/>
              </w:rPr>
            </w:pPr>
            <w:del w:id="6702" w:author="Sammartano, Marc (BIC USA)" w:date="2015-12-01T13:22:00Z">
              <w:r w:rsidDel="001E075B">
                <w:delText>"NORMAL"</w:delText>
              </w:r>
            </w:del>
          </w:p>
        </w:tc>
        <w:tc>
          <w:tcPr>
            <w:tcW w:w="1530" w:type="dxa"/>
            <w:tcBorders>
              <w:top w:val="single" w:sz="12" w:space="0" w:color="auto"/>
              <w:left w:val="single" w:sz="12" w:space="0" w:color="auto"/>
              <w:right w:val="single" w:sz="12" w:space="0" w:color="auto"/>
            </w:tcBorders>
            <w:shd w:val="clear" w:color="auto" w:fill="auto"/>
          </w:tcPr>
          <w:p w:rsidR="000E1BC3" w:rsidRPr="006D27CC" w:rsidDel="001E075B" w:rsidRDefault="000E1BC3" w:rsidP="00C5667E">
            <w:pPr>
              <w:keepNext/>
              <w:jc w:val="center"/>
              <w:rPr>
                <w:del w:id="6703" w:author="Sammartano, Marc (BIC USA)" w:date="2015-12-01T13:22:00Z"/>
              </w:rPr>
            </w:pPr>
            <w:del w:id="6704" w:author="Sammartano, Marc (BIC USA)" w:date="2015-12-01T13:22:00Z">
              <w:r w:rsidDel="001E075B">
                <w:delText>"N"</w:delText>
              </w:r>
            </w:del>
          </w:p>
        </w:tc>
      </w:tr>
      <w:tr w:rsidR="000E1BC3" w:rsidRPr="006D27CC" w:rsidDel="001E075B" w:rsidTr="004F4E60">
        <w:trPr>
          <w:trHeight w:val="269"/>
          <w:del w:id="6705" w:author="Sammartano, Marc (BIC USA)" w:date="2015-12-01T13:22:00Z"/>
        </w:trPr>
        <w:tc>
          <w:tcPr>
            <w:tcW w:w="2340" w:type="dxa"/>
            <w:tcBorders>
              <w:left w:val="single" w:sz="12" w:space="0" w:color="auto"/>
              <w:right w:val="single" w:sz="12" w:space="0" w:color="auto"/>
            </w:tcBorders>
            <w:shd w:val="clear" w:color="auto" w:fill="auto"/>
          </w:tcPr>
          <w:p w:rsidR="000E1BC3" w:rsidRPr="006D27CC" w:rsidDel="001E075B" w:rsidRDefault="000E1BC3" w:rsidP="00C5667E">
            <w:pPr>
              <w:keepNext/>
              <w:jc w:val="center"/>
              <w:rPr>
                <w:del w:id="6706" w:author="Sammartano, Marc (BIC USA)" w:date="2015-12-01T13:22:00Z"/>
              </w:rPr>
            </w:pPr>
            <w:del w:id="6707" w:author="Sammartano, Marc (BIC USA)" w:date="2015-12-01T13:22:00Z">
              <w:r w:rsidDel="001E075B">
                <w:delText>"BOLD"</w:delText>
              </w:r>
            </w:del>
          </w:p>
        </w:tc>
        <w:tc>
          <w:tcPr>
            <w:tcW w:w="1530" w:type="dxa"/>
            <w:tcBorders>
              <w:left w:val="single" w:sz="12" w:space="0" w:color="auto"/>
              <w:right w:val="single" w:sz="12" w:space="0" w:color="auto"/>
            </w:tcBorders>
            <w:shd w:val="clear" w:color="auto" w:fill="auto"/>
          </w:tcPr>
          <w:p w:rsidR="000E1BC3" w:rsidRPr="006D27CC" w:rsidDel="001E075B" w:rsidRDefault="000E1BC3" w:rsidP="00C5667E">
            <w:pPr>
              <w:keepNext/>
              <w:jc w:val="center"/>
              <w:rPr>
                <w:del w:id="6708" w:author="Sammartano, Marc (BIC USA)" w:date="2015-12-01T13:22:00Z"/>
              </w:rPr>
            </w:pPr>
            <w:del w:id="6709" w:author="Sammartano, Marc (BIC USA)" w:date="2015-12-01T13:22:00Z">
              <w:r w:rsidDel="001E075B">
                <w:delText>"B"</w:delText>
              </w:r>
            </w:del>
          </w:p>
        </w:tc>
      </w:tr>
      <w:tr w:rsidR="000E1BC3" w:rsidRPr="006D27CC" w:rsidDel="001E075B" w:rsidTr="004F4E60">
        <w:trPr>
          <w:trHeight w:val="269"/>
          <w:del w:id="6710" w:author="Sammartano, Marc (BIC USA)" w:date="2015-12-01T13:22:00Z"/>
        </w:trPr>
        <w:tc>
          <w:tcPr>
            <w:tcW w:w="2340" w:type="dxa"/>
            <w:tcBorders>
              <w:left w:val="single" w:sz="12" w:space="0" w:color="auto"/>
              <w:right w:val="single" w:sz="12" w:space="0" w:color="auto"/>
            </w:tcBorders>
            <w:shd w:val="clear" w:color="auto" w:fill="auto"/>
          </w:tcPr>
          <w:p w:rsidR="000E1BC3" w:rsidRPr="006D27CC" w:rsidDel="001E075B" w:rsidRDefault="000E1BC3" w:rsidP="00C5667E">
            <w:pPr>
              <w:keepNext/>
              <w:jc w:val="center"/>
              <w:rPr>
                <w:del w:id="6711" w:author="Sammartano, Marc (BIC USA)" w:date="2015-12-01T13:22:00Z"/>
              </w:rPr>
            </w:pPr>
            <w:del w:id="6712" w:author="Sammartano, Marc (BIC USA)" w:date="2015-12-01T13:22:00Z">
              <w:r w:rsidDel="001E075B">
                <w:delText>"ITALIC"</w:delText>
              </w:r>
            </w:del>
          </w:p>
        </w:tc>
        <w:tc>
          <w:tcPr>
            <w:tcW w:w="1530" w:type="dxa"/>
            <w:tcBorders>
              <w:left w:val="single" w:sz="12" w:space="0" w:color="auto"/>
              <w:right w:val="single" w:sz="12" w:space="0" w:color="auto"/>
            </w:tcBorders>
            <w:shd w:val="clear" w:color="auto" w:fill="auto"/>
          </w:tcPr>
          <w:p w:rsidR="000E1BC3" w:rsidRPr="006D27CC" w:rsidDel="001E075B" w:rsidRDefault="000E1BC3" w:rsidP="00C5667E">
            <w:pPr>
              <w:keepNext/>
              <w:jc w:val="center"/>
              <w:rPr>
                <w:del w:id="6713" w:author="Sammartano, Marc (BIC USA)" w:date="2015-12-01T13:22:00Z"/>
              </w:rPr>
            </w:pPr>
            <w:del w:id="6714" w:author="Sammartano, Marc (BIC USA)" w:date="2015-12-01T13:22:00Z">
              <w:r w:rsidDel="001E075B">
                <w:delText>"I"</w:delText>
              </w:r>
            </w:del>
          </w:p>
        </w:tc>
      </w:tr>
      <w:tr w:rsidR="000E1BC3" w:rsidRPr="006D27CC" w:rsidDel="001E075B" w:rsidTr="004F4E60">
        <w:trPr>
          <w:trHeight w:val="269"/>
          <w:del w:id="6715" w:author="Sammartano, Marc (BIC USA)" w:date="2015-12-01T13:22:00Z"/>
        </w:trPr>
        <w:tc>
          <w:tcPr>
            <w:tcW w:w="2340" w:type="dxa"/>
            <w:tcBorders>
              <w:left w:val="single" w:sz="12" w:space="0" w:color="auto"/>
              <w:bottom w:val="single" w:sz="12" w:space="0" w:color="auto"/>
              <w:right w:val="single" w:sz="12" w:space="0" w:color="auto"/>
            </w:tcBorders>
            <w:shd w:val="clear" w:color="auto" w:fill="auto"/>
          </w:tcPr>
          <w:p w:rsidR="000E1BC3" w:rsidRPr="006D27CC" w:rsidDel="001E075B" w:rsidRDefault="000E1BC3" w:rsidP="000E1BC3">
            <w:pPr>
              <w:jc w:val="center"/>
              <w:rPr>
                <w:del w:id="6716" w:author="Sammartano, Marc (BIC USA)" w:date="2015-12-01T13:22:00Z"/>
              </w:rPr>
            </w:pPr>
            <w:del w:id="6717" w:author="Sammartano, Marc (BIC USA)" w:date="2015-12-01T13:22:00Z">
              <w:r w:rsidDel="001E075B">
                <w:delText>"BOLD_ITALIC"</w:delText>
              </w:r>
            </w:del>
          </w:p>
        </w:tc>
        <w:tc>
          <w:tcPr>
            <w:tcW w:w="1530" w:type="dxa"/>
            <w:tcBorders>
              <w:left w:val="single" w:sz="12" w:space="0" w:color="auto"/>
              <w:bottom w:val="single" w:sz="12" w:space="0" w:color="auto"/>
              <w:right w:val="single" w:sz="12" w:space="0" w:color="auto"/>
            </w:tcBorders>
            <w:shd w:val="clear" w:color="auto" w:fill="auto"/>
          </w:tcPr>
          <w:p w:rsidR="000E1BC3" w:rsidRPr="000E1BC3" w:rsidDel="001E075B" w:rsidRDefault="000E1BC3" w:rsidP="000E1BC3">
            <w:pPr>
              <w:jc w:val="center"/>
              <w:rPr>
                <w:del w:id="6718" w:author="Sammartano, Marc (BIC USA)" w:date="2015-12-01T13:22:00Z"/>
              </w:rPr>
            </w:pPr>
            <w:del w:id="6719" w:author="Sammartano, Marc (BIC USA)" w:date="2015-12-01T13:22:00Z">
              <w:r w:rsidDel="001E075B">
                <w:delText>"BI"</w:delText>
              </w:r>
            </w:del>
          </w:p>
        </w:tc>
      </w:tr>
    </w:tbl>
    <w:p w:rsidR="003F1245" w:rsidRPr="004F4E60" w:rsidDel="001E075B" w:rsidRDefault="001B19AA" w:rsidP="003777B0">
      <w:pPr>
        <w:spacing w:before="120"/>
        <w:rPr>
          <w:del w:id="6720" w:author="Sammartano, Marc (BIC USA)" w:date="2015-12-01T13:22:00Z"/>
        </w:rPr>
      </w:pPr>
      <w:del w:id="6721" w:author="Sammartano, Marc (BIC USA)" w:date="2015-12-01T13:22:00Z">
        <w:r w:rsidDel="001E075B">
          <w:rPr>
            <w:b/>
          </w:rPr>
          <w:delText>Notes:</w:delText>
        </w:r>
        <w:r w:rsidDel="001E075B">
          <w:delText xml:space="preserve"> </w:delText>
        </w:r>
        <w:r w:rsidR="00930520" w:rsidDel="001E075B">
          <w:delText xml:space="preserve">The </w:delText>
        </w:r>
        <w:r w:rsidR="003777B0" w:rsidDel="001E075B">
          <w:rPr>
            <w:b/>
          </w:rPr>
          <w:delText>"m</w:delText>
        </w:r>
        <w:r w:rsidR="00930520" w:rsidRPr="000E1BC3" w:rsidDel="001E075B">
          <w:rPr>
            <w:b/>
          </w:rPr>
          <w:delText>onospace"</w:delText>
        </w:r>
        <w:r w:rsidR="00930520" w:rsidDel="001E075B">
          <w:delText xml:space="preserve"> font</w:delText>
        </w:r>
        <w:r w:rsidR="000E1BC3" w:rsidDel="001E075B">
          <w:delText xml:space="preserve"> family</w:delText>
        </w:r>
        <w:r w:rsidR="00930520" w:rsidDel="001E075B">
          <w:delText xml:space="preserve"> always displays as </w:delText>
        </w:r>
        <w:r w:rsidR="003777B0" w:rsidDel="001E075B">
          <w:rPr>
            <w:b/>
          </w:rPr>
          <w:delText>"n</w:delText>
        </w:r>
        <w:r w:rsidR="00930520" w:rsidRPr="000E1BC3" w:rsidDel="001E075B">
          <w:rPr>
            <w:b/>
          </w:rPr>
          <w:delText>ormal"</w:delText>
        </w:r>
        <w:r w:rsidR="000E1BC3" w:rsidDel="001E075B">
          <w:delText>, regardless of the style parameter.</w:delText>
        </w:r>
        <w:r w:rsidR="004F4E60" w:rsidDel="001E075B">
          <w:delText xml:space="preserve"> Some devices do not support all of the styles.</w:delText>
        </w:r>
      </w:del>
    </w:p>
    <w:p w:rsidR="00E95069" w:rsidDel="001E075B" w:rsidRDefault="003A4712" w:rsidP="005F4916">
      <w:pPr>
        <w:pStyle w:val="Heading3"/>
        <w:rPr>
          <w:del w:id="6722" w:author="Sammartano, Marc (BIC USA)" w:date="2015-12-01T13:22:00Z"/>
        </w:rPr>
      </w:pPr>
      <w:del w:id="6723" w:author="Sammartano, Marc (BIC USA)" w:date="2015-12-01T13:22:00Z">
        <w:r w:rsidDel="001E075B">
          <w:delText>Gr.</w:delText>
        </w:r>
        <w:r w:rsidR="00E95069" w:rsidDel="001E075B">
          <w:delText xml:space="preserve">text.typeface </w:delText>
        </w:r>
        <w:r w:rsidR="009B541F" w:rsidDel="001E075B">
          <w:delText>{{</w:delText>
        </w:r>
        <w:r w:rsidR="00DB0B71" w:rsidDel="001E075B">
          <w:delText>&lt;</w:delText>
        </w:r>
        <w:r w:rsidR="006D27CC" w:rsidDel="001E075B">
          <w:delText>font_</w:delText>
        </w:r>
        <w:r w:rsidR="00DB0B71" w:rsidDel="001E075B">
          <w:delText>nexp&gt;</w:delText>
        </w:r>
        <w:r w:rsidR="009B541F" w:rsidDel="001E075B">
          <w:delText>} {</w:delText>
        </w:r>
        <w:r w:rsidR="006D27CC" w:rsidDel="001E075B">
          <w:delText>, &lt;style_nexp&gt;</w:delText>
        </w:r>
        <w:r w:rsidR="009B541F" w:rsidDel="001E075B">
          <w:delText>}}</w:delText>
        </w:r>
        <w:r w:rsidR="00520661" w:rsidDel="001E075B">
          <w:fldChar w:fldCharType="begin"/>
        </w:r>
        <w:r w:rsidR="00E94276" w:rsidDel="001E075B">
          <w:delInstrText xml:space="preserve"> XE "</w:delInstrText>
        </w:r>
        <w:r w:rsidR="00DB0B71" w:rsidDel="001E075B">
          <w:delInstrText>G</w:delInstrText>
        </w:r>
        <w:r w:rsidR="00E94276" w:rsidRPr="00B35654" w:rsidDel="001E075B">
          <w:delInstrText xml:space="preserve">r.text.typeface </w:delInstrText>
        </w:r>
        <w:r w:rsidR="009B541F" w:rsidDel="001E075B">
          <w:delInstrText>{</w:delInstrText>
        </w:r>
        <w:r w:rsidR="00DB0B71" w:rsidDel="001E075B">
          <w:delInstrText>&lt;nexp&gt;</w:delInstrText>
        </w:r>
        <w:r w:rsidR="009B541F" w:rsidDel="001E075B">
          <w:delInstrText>} {</w:delInstrText>
        </w:r>
        <w:r w:rsidR="006D27CC" w:rsidDel="001E075B">
          <w:delInstrText>, &lt;style_nexp&gt;</w:delInstrText>
        </w:r>
        <w:r w:rsidR="009B541F" w:rsidDel="001E075B">
          <w:delInstrText>}</w:delInstrText>
        </w:r>
        <w:r w:rsidR="00E94276" w:rsidDel="001E075B">
          <w:delInstrText xml:space="preserve">" </w:delInstrText>
        </w:r>
        <w:r w:rsidR="00520661" w:rsidDel="001E075B">
          <w:fldChar w:fldCharType="end"/>
        </w:r>
      </w:del>
    </w:p>
    <w:p w:rsidR="00E95069" w:rsidDel="001E075B" w:rsidRDefault="00E95069" w:rsidP="00D173FA">
      <w:pPr>
        <w:rPr>
          <w:del w:id="6724" w:author="Sammartano, Marc (BIC USA)" w:date="2015-12-01T13:22:00Z"/>
        </w:rPr>
      </w:pPr>
      <w:del w:id="6725" w:author="Sammartano, Marc (BIC USA)" w:date="2015-12-01T13:22:00Z">
        <w:r w:rsidDel="001E075B">
          <w:delText>Set the text typeface and style.</w:delText>
        </w:r>
        <w:r w:rsidR="006D27CC" w:rsidDel="001E075B">
          <w:delText xml:space="preserve"> Both parameters are optional. The default value if you omit either parameter is 1.</w:delText>
        </w:r>
        <w:r w:rsidR="007C18B5" w:rsidDel="001E075B">
          <w:delText xml:space="preserve"> All valid </w:delText>
        </w:r>
      </w:del>
      <w:del w:id="6726" w:author="Sammartano, Marc (BIC USA)" w:date="2015-12-01T13:09:00Z">
        <w:r w:rsidR="007C18B5" w:rsidDel="004343AE">
          <w:delText xml:space="preserve">parameter </w:delText>
        </w:r>
      </w:del>
      <w:del w:id="6727" w:author="Sammartano, Marc (BIC USA)" w:date="2015-12-01T13:22:00Z">
        <w:r w:rsidR="007C18B5" w:rsidDel="001E075B">
          <w:delText>values and their meanings are shown in this table:</w:delText>
        </w:r>
      </w:del>
    </w:p>
    <w:tbl>
      <w:tblPr>
        <w:tblStyle w:val="TableGrid"/>
        <w:tblW w:w="0" w:type="auto"/>
        <w:tblInd w:w="918" w:type="dxa"/>
        <w:tblLook w:val="04A0" w:firstRow="1" w:lastRow="0" w:firstColumn="1" w:lastColumn="0" w:noHBand="0" w:noVBand="1"/>
      </w:tblPr>
      <w:tblGrid>
        <w:gridCol w:w="720"/>
        <w:gridCol w:w="3185"/>
        <w:gridCol w:w="685"/>
        <w:gridCol w:w="3420"/>
      </w:tblGrid>
      <w:tr w:rsidR="009843B2" w:rsidRPr="006D27CC" w:rsidDel="001E075B" w:rsidTr="009843B2">
        <w:trPr>
          <w:del w:id="6728" w:author="Sammartano, Marc (BIC USA)" w:date="2015-12-01T13:22:00Z"/>
        </w:trPr>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Del="001E075B" w:rsidRDefault="009843B2" w:rsidP="00F733A7">
            <w:pPr>
              <w:rPr>
                <w:del w:id="6729" w:author="Sammartano, Marc (BIC USA)" w:date="2015-12-01T13:22:00Z"/>
              </w:rPr>
            </w:pPr>
            <w:del w:id="6730" w:author="Sammartano, Marc (BIC USA)" w:date="2015-12-01T13:22:00Z">
              <w:r w:rsidRPr="006D27CC" w:rsidDel="001E075B">
                <w:delText>The values for &lt;</w:delText>
              </w:r>
              <w:r w:rsidDel="001E075B">
                <w:delText>font_</w:delText>
              </w:r>
              <w:r w:rsidRPr="006D27CC" w:rsidDel="001E075B">
                <w:delText>nexp&gt; are:</w:delText>
              </w:r>
            </w:del>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Del="001E075B" w:rsidRDefault="009843B2" w:rsidP="00F733A7">
            <w:pPr>
              <w:rPr>
                <w:del w:id="6731" w:author="Sammartano, Marc (BIC USA)" w:date="2015-12-01T13:22:00Z"/>
              </w:rPr>
            </w:pPr>
            <w:del w:id="6732" w:author="Sammartano, Marc (BIC USA)" w:date="2015-12-01T13:22:00Z">
              <w:r w:rsidRPr="006D27CC" w:rsidDel="001E075B">
                <w:delText>The values for &lt;</w:delText>
              </w:r>
              <w:r w:rsidDel="001E075B">
                <w:delText>style_</w:delText>
              </w:r>
              <w:r w:rsidRPr="006D27CC" w:rsidDel="001E075B">
                <w:delText>nexp&gt; are:</w:delText>
              </w:r>
            </w:del>
          </w:p>
        </w:tc>
      </w:tr>
      <w:tr w:rsidR="009843B2" w:rsidRPr="006D27CC" w:rsidDel="001E075B" w:rsidTr="009843B2">
        <w:trPr>
          <w:del w:id="6733" w:author="Sammartano, Marc (BIC USA)" w:date="2015-12-01T13:22:00Z"/>
        </w:trPr>
        <w:tc>
          <w:tcPr>
            <w:tcW w:w="720" w:type="dxa"/>
            <w:tcBorders>
              <w:top w:val="single" w:sz="12" w:space="0" w:color="auto"/>
              <w:left w:val="single" w:sz="12" w:space="0" w:color="auto"/>
            </w:tcBorders>
            <w:shd w:val="clear" w:color="auto" w:fill="auto"/>
          </w:tcPr>
          <w:p w:rsidR="009843B2" w:rsidDel="001E075B" w:rsidRDefault="009843B2" w:rsidP="009843B2">
            <w:pPr>
              <w:jc w:val="center"/>
              <w:rPr>
                <w:del w:id="6734" w:author="Sammartano, Marc (BIC USA)" w:date="2015-12-01T13:22:00Z"/>
              </w:rPr>
            </w:pPr>
            <w:del w:id="6735" w:author="Sammartano, Marc (BIC USA)" w:date="2015-12-01T13:22:00Z">
              <w:r w:rsidDel="001E075B">
                <w:delText>1</w:delText>
              </w:r>
            </w:del>
          </w:p>
        </w:tc>
        <w:tc>
          <w:tcPr>
            <w:tcW w:w="3185" w:type="dxa"/>
            <w:tcBorders>
              <w:top w:val="single" w:sz="12" w:space="0" w:color="auto"/>
              <w:right w:val="single" w:sz="12" w:space="0" w:color="auto"/>
            </w:tcBorders>
            <w:shd w:val="clear" w:color="auto" w:fill="auto"/>
          </w:tcPr>
          <w:p w:rsidR="009843B2" w:rsidDel="001E075B" w:rsidRDefault="009843B2" w:rsidP="009843B2">
            <w:pPr>
              <w:rPr>
                <w:del w:id="6736" w:author="Sammartano, Marc (BIC USA)" w:date="2015-12-01T13:22:00Z"/>
              </w:rPr>
            </w:pPr>
            <w:del w:id="6737" w:author="Sammartano, Marc (BIC USA)" w:date="2015-12-01T13:22:00Z">
              <w:r w:rsidRPr="006D27CC" w:rsidDel="001E075B">
                <w:delText>Default font</w:delText>
              </w:r>
            </w:del>
          </w:p>
        </w:tc>
        <w:tc>
          <w:tcPr>
            <w:tcW w:w="685" w:type="dxa"/>
            <w:tcBorders>
              <w:top w:val="single" w:sz="12" w:space="0" w:color="auto"/>
              <w:left w:val="single" w:sz="12" w:space="0" w:color="auto"/>
            </w:tcBorders>
            <w:shd w:val="clear" w:color="auto" w:fill="auto"/>
          </w:tcPr>
          <w:p w:rsidR="009843B2" w:rsidDel="001E075B" w:rsidRDefault="009843B2" w:rsidP="009843B2">
            <w:pPr>
              <w:jc w:val="center"/>
              <w:rPr>
                <w:del w:id="6738" w:author="Sammartano, Marc (BIC USA)" w:date="2015-12-01T13:22:00Z"/>
              </w:rPr>
            </w:pPr>
            <w:del w:id="6739" w:author="Sammartano, Marc (BIC USA)" w:date="2015-12-01T13:22:00Z">
              <w:r w:rsidDel="001E075B">
                <w:delText>1</w:delText>
              </w:r>
            </w:del>
          </w:p>
        </w:tc>
        <w:tc>
          <w:tcPr>
            <w:tcW w:w="3420" w:type="dxa"/>
            <w:tcBorders>
              <w:top w:val="single" w:sz="12" w:space="0" w:color="auto"/>
              <w:right w:val="single" w:sz="12" w:space="0" w:color="auto"/>
            </w:tcBorders>
            <w:shd w:val="clear" w:color="auto" w:fill="auto"/>
          </w:tcPr>
          <w:p w:rsidR="009843B2" w:rsidRPr="006D27CC" w:rsidDel="001E075B" w:rsidRDefault="009843B2" w:rsidP="009843B2">
            <w:pPr>
              <w:rPr>
                <w:del w:id="6740" w:author="Sammartano, Marc (BIC USA)" w:date="2015-12-01T13:22:00Z"/>
              </w:rPr>
            </w:pPr>
            <w:del w:id="6741" w:author="Sammartano, Marc (BIC USA)" w:date="2015-12-01T13:22:00Z">
              <w:r w:rsidDel="001E075B">
                <w:delText>Normal (not bold or italic)</w:delText>
              </w:r>
            </w:del>
          </w:p>
        </w:tc>
      </w:tr>
      <w:tr w:rsidR="009843B2" w:rsidRPr="006D27CC" w:rsidDel="001E075B" w:rsidTr="009843B2">
        <w:trPr>
          <w:del w:id="6742" w:author="Sammartano, Marc (BIC USA)" w:date="2015-12-01T13:22:00Z"/>
        </w:trPr>
        <w:tc>
          <w:tcPr>
            <w:tcW w:w="720" w:type="dxa"/>
            <w:tcBorders>
              <w:left w:val="single" w:sz="12" w:space="0" w:color="auto"/>
            </w:tcBorders>
            <w:shd w:val="clear" w:color="auto" w:fill="auto"/>
          </w:tcPr>
          <w:p w:rsidR="009843B2" w:rsidRPr="006D27CC" w:rsidDel="001E075B" w:rsidRDefault="009843B2" w:rsidP="009843B2">
            <w:pPr>
              <w:jc w:val="center"/>
              <w:rPr>
                <w:del w:id="6743" w:author="Sammartano, Marc (BIC USA)" w:date="2015-12-01T13:22:00Z"/>
              </w:rPr>
            </w:pPr>
            <w:del w:id="6744" w:author="Sammartano, Marc (BIC USA)" w:date="2015-12-01T13:22:00Z">
              <w:r w:rsidDel="001E075B">
                <w:delText>2</w:delText>
              </w:r>
            </w:del>
          </w:p>
        </w:tc>
        <w:tc>
          <w:tcPr>
            <w:tcW w:w="3185" w:type="dxa"/>
            <w:tcBorders>
              <w:right w:val="single" w:sz="12" w:space="0" w:color="auto"/>
            </w:tcBorders>
            <w:shd w:val="clear" w:color="auto" w:fill="auto"/>
          </w:tcPr>
          <w:p w:rsidR="009843B2" w:rsidRPr="006D27CC" w:rsidDel="001E075B" w:rsidRDefault="009843B2" w:rsidP="009843B2">
            <w:pPr>
              <w:rPr>
                <w:del w:id="6745" w:author="Sammartano, Marc (BIC USA)" w:date="2015-12-01T13:22:00Z"/>
              </w:rPr>
            </w:pPr>
            <w:del w:id="6746" w:author="Sammartano, Marc (BIC USA)" w:date="2015-12-01T13:22:00Z">
              <w:r w:rsidRPr="006D27CC" w:rsidDel="001E075B">
                <w:delText>Monospace font</w:delText>
              </w:r>
            </w:del>
          </w:p>
        </w:tc>
        <w:tc>
          <w:tcPr>
            <w:tcW w:w="685" w:type="dxa"/>
            <w:tcBorders>
              <w:left w:val="single" w:sz="12" w:space="0" w:color="auto"/>
            </w:tcBorders>
            <w:shd w:val="clear" w:color="auto" w:fill="auto"/>
          </w:tcPr>
          <w:p w:rsidR="009843B2" w:rsidRPr="006D27CC" w:rsidDel="001E075B" w:rsidRDefault="009843B2" w:rsidP="009843B2">
            <w:pPr>
              <w:jc w:val="center"/>
              <w:rPr>
                <w:del w:id="6747" w:author="Sammartano, Marc (BIC USA)" w:date="2015-12-01T13:22:00Z"/>
              </w:rPr>
            </w:pPr>
            <w:del w:id="6748" w:author="Sammartano, Marc (BIC USA)" w:date="2015-12-01T13:22:00Z">
              <w:r w:rsidDel="001E075B">
                <w:delText>2</w:delText>
              </w:r>
            </w:del>
          </w:p>
        </w:tc>
        <w:tc>
          <w:tcPr>
            <w:tcW w:w="3420" w:type="dxa"/>
            <w:tcBorders>
              <w:right w:val="single" w:sz="12" w:space="0" w:color="auto"/>
            </w:tcBorders>
            <w:shd w:val="clear" w:color="auto" w:fill="auto"/>
          </w:tcPr>
          <w:p w:rsidR="009843B2" w:rsidRPr="006D27CC" w:rsidDel="001E075B" w:rsidRDefault="009843B2" w:rsidP="009843B2">
            <w:pPr>
              <w:rPr>
                <w:del w:id="6749" w:author="Sammartano, Marc (BIC USA)" w:date="2015-12-01T13:22:00Z"/>
              </w:rPr>
            </w:pPr>
            <w:del w:id="6750" w:author="Sammartano, Marc (BIC USA)" w:date="2015-12-01T13:22:00Z">
              <w:r w:rsidDel="001E075B">
                <w:delText>Bold</w:delText>
              </w:r>
            </w:del>
          </w:p>
        </w:tc>
      </w:tr>
      <w:tr w:rsidR="009843B2" w:rsidRPr="006D27CC" w:rsidDel="001E075B" w:rsidTr="009843B2">
        <w:trPr>
          <w:del w:id="6751" w:author="Sammartano, Marc (BIC USA)" w:date="2015-12-01T13:22:00Z"/>
        </w:trPr>
        <w:tc>
          <w:tcPr>
            <w:tcW w:w="720" w:type="dxa"/>
            <w:tcBorders>
              <w:left w:val="single" w:sz="12" w:space="0" w:color="auto"/>
            </w:tcBorders>
            <w:shd w:val="clear" w:color="auto" w:fill="auto"/>
          </w:tcPr>
          <w:p w:rsidR="009843B2" w:rsidRPr="006D27CC" w:rsidDel="001E075B" w:rsidRDefault="009843B2" w:rsidP="009843B2">
            <w:pPr>
              <w:jc w:val="center"/>
              <w:rPr>
                <w:del w:id="6752" w:author="Sammartano, Marc (BIC USA)" w:date="2015-12-01T13:22:00Z"/>
              </w:rPr>
            </w:pPr>
            <w:del w:id="6753" w:author="Sammartano, Marc (BIC USA)" w:date="2015-12-01T13:22:00Z">
              <w:r w:rsidDel="001E075B">
                <w:delText>3</w:delText>
              </w:r>
            </w:del>
          </w:p>
        </w:tc>
        <w:tc>
          <w:tcPr>
            <w:tcW w:w="3185" w:type="dxa"/>
            <w:tcBorders>
              <w:right w:val="single" w:sz="12" w:space="0" w:color="auto"/>
            </w:tcBorders>
            <w:shd w:val="clear" w:color="auto" w:fill="auto"/>
          </w:tcPr>
          <w:p w:rsidR="009843B2" w:rsidRPr="006D27CC" w:rsidDel="001E075B" w:rsidRDefault="009843B2" w:rsidP="009843B2">
            <w:pPr>
              <w:rPr>
                <w:del w:id="6754" w:author="Sammartano, Marc (BIC USA)" w:date="2015-12-01T13:22:00Z"/>
              </w:rPr>
            </w:pPr>
            <w:del w:id="6755" w:author="Sammartano, Marc (BIC USA)" w:date="2015-12-01T13:22:00Z">
              <w:r w:rsidRPr="006D27CC" w:rsidDel="001E075B">
                <w:delText>Sans-serif font</w:delText>
              </w:r>
            </w:del>
          </w:p>
        </w:tc>
        <w:tc>
          <w:tcPr>
            <w:tcW w:w="685" w:type="dxa"/>
            <w:tcBorders>
              <w:left w:val="single" w:sz="12" w:space="0" w:color="auto"/>
            </w:tcBorders>
            <w:shd w:val="clear" w:color="auto" w:fill="auto"/>
          </w:tcPr>
          <w:p w:rsidR="009843B2" w:rsidRPr="006D27CC" w:rsidDel="001E075B" w:rsidRDefault="009843B2" w:rsidP="009843B2">
            <w:pPr>
              <w:jc w:val="center"/>
              <w:rPr>
                <w:del w:id="6756" w:author="Sammartano, Marc (BIC USA)" w:date="2015-12-01T13:22:00Z"/>
              </w:rPr>
            </w:pPr>
            <w:del w:id="6757" w:author="Sammartano, Marc (BIC USA)" w:date="2015-12-01T13:22:00Z">
              <w:r w:rsidDel="001E075B">
                <w:delText>3</w:delText>
              </w:r>
            </w:del>
          </w:p>
        </w:tc>
        <w:tc>
          <w:tcPr>
            <w:tcW w:w="3420" w:type="dxa"/>
            <w:tcBorders>
              <w:right w:val="single" w:sz="12" w:space="0" w:color="auto"/>
            </w:tcBorders>
            <w:shd w:val="clear" w:color="auto" w:fill="auto"/>
          </w:tcPr>
          <w:p w:rsidR="009843B2" w:rsidRPr="006D27CC" w:rsidDel="001E075B" w:rsidRDefault="009843B2" w:rsidP="009843B2">
            <w:pPr>
              <w:rPr>
                <w:del w:id="6758" w:author="Sammartano, Marc (BIC USA)" w:date="2015-12-01T13:22:00Z"/>
              </w:rPr>
            </w:pPr>
            <w:del w:id="6759" w:author="Sammartano, Marc (BIC USA)" w:date="2015-12-01T13:22:00Z">
              <w:r w:rsidDel="001E075B">
                <w:delText>Italic</w:delText>
              </w:r>
            </w:del>
          </w:p>
        </w:tc>
      </w:tr>
      <w:tr w:rsidR="009843B2" w:rsidRPr="006D27CC" w:rsidDel="001E075B" w:rsidTr="009843B2">
        <w:trPr>
          <w:del w:id="6760" w:author="Sammartano, Marc (BIC USA)" w:date="2015-12-01T13:22:00Z"/>
        </w:trPr>
        <w:tc>
          <w:tcPr>
            <w:tcW w:w="720" w:type="dxa"/>
            <w:tcBorders>
              <w:left w:val="single" w:sz="12" w:space="0" w:color="auto"/>
              <w:bottom w:val="single" w:sz="12" w:space="0" w:color="auto"/>
            </w:tcBorders>
            <w:shd w:val="clear" w:color="auto" w:fill="auto"/>
          </w:tcPr>
          <w:p w:rsidR="009843B2" w:rsidRPr="006D27CC" w:rsidDel="001E075B" w:rsidRDefault="009843B2" w:rsidP="009843B2">
            <w:pPr>
              <w:jc w:val="center"/>
              <w:rPr>
                <w:del w:id="6761" w:author="Sammartano, Marc (BIC USA)" w:date="2015-12-01T13:22:00Z"/>
              </w:rPr>
            </w:pPr>
            <w:del w:id="6762" w:author="Sammartano, Marc (BIC USA)" w:date="2015-12-01T13:22:00Z">
              <w:r w:rsidDel="001E075B">
                <w:delText>4</w:delText>
              </w:r>
            </w:del>
          </w:p>
        </w:tc>
        <w:tc>
          <w:tcPr>
            <w:tcW w:w="3185" w:type="dxa"/>
            <w:tcBorders>
              <w:bottom w:val="single" w:sz="12" w:space="0" w:color="auto"/>
              <w:right w:val="single" w:sz="12" w:space="0" w:color="auto"/>
            </w:tcBorders>
            <w:shd w:val="clear" w:color="auto" w:fill="auto"/>
          </w:tcPr>
          <w:p w:rsidR="009843B2" w:rsidRPr="006D27CC" w:rsidDel="001E075B" w:rsidRDefault="009843B2" w:rsidP="009843B2">
            <w:pPr>
              <w:rPr>
                <w:del w:id="6763" w:author="Sammartano, Marc (BIC USA)" w:date="2015-12-01T13:22:00Z"/>
              </w:rPr>
            </w:pPr>
            <w:del w:id="6764" w:author="Sammartano, Marc (BIC USA)" w:date="2015-12-01T13:22:00Z">
              <w:r w:rsidRPr="006D27CC" w:rsidDel="001E075B">
                <w:delText>Serif font</w:delText>
              </w:r>
            </w:del>
          </w:p>
        </w:tc>
        <w:tc>
          <w:tcPr>
            <w:tcW w:w="685" w:type="dxa"/>
            <w:tcBorders>
              <w:left w:val="single" w:sz="12" w:space="0" w:color="auto"/>
              <w:bottom w:val="single" w:sz="12" w:space="0" w:color="auto"/>
            </w:tcBorders>
            <w:shd w:val="clear" w:color="auto" w:fill="auto"/>
          </w:tcPr>
          <w:p w:rsidR="009843B2" w:rsidRPr="006D27CC" w:rsidDel="001E075B" w:rsidRDefault="009843B2" w:rsidP="009843B2">
            <w:pPr>
              <w:jc w:val="center"/>
              <w:rPr>
                <w:del w:id="6765" w:author="Sammartano, Marc (BIC USA)" w:date="2015-12-01T13:22:00Z"/>
              </w:rPr>
            </w:pPr>
            <w:del w:id="6766" w:author="Sammartano, Marc (BIC USA)" w:date="2015-12-01T13:22:00Z">
              <w:r w:rsidDel="001E075B">
                <w:delText>4</w:delText>
              </w:r>
            </w:del>
          </w:p>
        </w:tc>
        <w:tc>
          <w:tcPr>
            <w:tcW w:w="3420" w:type="dxa"/>
            <w:tcBorders>
              <w:bottom w:val="single" w:sz="12" w:space="0" w:color="auto"/>
              <w:right w:val="single" w:sz="12" w:space="0" w:color="auto"/>
            </w:tcBorders>
            <w:shd w:val="clear" w:color="auto" w:fill="auto"/>
          </w:tcPr>
          <w:p w:rsidR="009843B2" w:rsidRPr="006D27CC" w:rsidDel="001E075B" w:rsidRDefault="009843B2" w:rsidP="009843B2">
            <w:pPr>
              <w:rPr>
                <w:del w:id="6767" w:author="Sammartano, Marc (BIC USA)" w:date="2015-12-01T13:22:00Z"/>
              </w:rPr>
            </w:pPr>
            <w:del w:id="6768" w:author="Sammartano, Marc (BIC USA)" w:date="2015-12-01T13:22:00Z">
              <w:r w:rsidDel="001E075B">
                <w:delText>Bold and italic</w:delText>
              </w:r>
            </w:del>
          </w:p>
        </w:tc>
      </w:tr>
    </w:tbl>
    <w:p w:rsidR="009843B2" w:rsidDel="001E075B" w:rsidRDefault="009843B2" w:rsidP="007C18B5">
      <w:pPr>
        <w:spacing w:before="120"/>
        <w:rPr>
          <w:del w:id="6769" w:author="Sammartano, Marc (BIC USA)" w:date="2015-12-01T13:22:00Z"/>
        </w:rPr>
      </w:pPr>
      <w:del w:id="6770" w:author="Sammartano, Marc (BIC USA)" w:date="2015-12-01T13:22:00Z">
        <w:r w:rsidDel="001E075B">
          <w:delText>This command is similar to</w:delText>
        </w:r>
        <w:r w:rsidR="00930520" w:rsidDel="001E075B">
          <w:delText xml:space="preserve"> the newer</w:delText>
        </w:r>
        <w:r w:rsidDel="001E075B">
          <w:delText xml:space="preserve"> </w:delText>
        </w:r>
        <w:r w:rsidRPr="00930520" w:rsidDel="001E075B">
          <w:rPr>
            <w:b/>
          </w:rPr>
          <w:delText>Gr.text.setfont</w:delText>
        </w:r>
        <w:r w:rsidR="00930520" w:rsidDel="001E075B">
          <w:delText xml:space="preserve">, except that it is limited to the four typefaces listed in the table. It cannot specify fonts loaded by the </w:delText>
        </w:r>
        <w:r w:rsidR="00930520" w:rsidRPr="00930520" w:rsidDel="001E075B">
          <w:rPr>
            <w:b/>
          </w:rPr>
          <w:delText>Font.load</w:delText>
        </w:r>
        <w:r w:rsidR="00930520" w:rsidDel="001E075B">
          <w:delText xml:space="preserve"> command.</w:delText>
        </w:r>
      </w:del>
    </w:p>
    <w:p w:rsidR="004343AE" w:rsidRPr="006D27CC" w:rsidDel="001E075B" w:rsidRDefault="001B19AA" w:rsidP="00930520">
      <w:pPr>
        <w:rPr>
          <w:del w:id="6771" w:author="Sammartano, Marc (BIC USA)" w:date="2015-12-01T13:22:00Z"/>
        </w:rPr>
      </w:pPr>
      <w:del w:id="6772" w:author="Sammartano, Marc (BIC USA)" w:date="2015-12-01T13:22:00Z">
        <w:r w:rsidDel="001E075B">
          <w:rPr>
            <w:b/>
          </w:rPr>
          <w:delText>Notes:</w:delText>
        </w:r>
        <w:r w:rsidDel="001E075B">
          <w:delText xml:space="preserve"> </w:delText>
        </w:r>
        <w:r w:rsidR="00930520" w:rsidDel="001E075B">
          <w:delText xml:space="preserve">The "Monospace" font </w:delText>
        </w:r>
        <w:r w:rsidR="00D35156" w:rsidDel="001E075B">
          <w:delText xml:space="preserve">(font 2) </w:delText>
        </w:r>
        <w:r w:rsidR="00930520" w:rsidDel="001E075B">
          <w:delText>always displays as "Normal"</w:delText>
        </w:r>
        <w:r w:rsidR="00D35156" w:rsidDel="001E075B">
          <w:delText xml:space="preserve"> (style 1)</w:delText>
        </w:r>
        <w:r w:rsidR="000E1BC3" w:rsidDel="001E075B">
          <w:delText>, regardless of the style parameter.</w:delText>
        </w:r>
        <w:r w:rsidDel="001E075B">
          <w:delText xml:space="preserve"> Some devices do not support all of the styles.</w:delText>
        </w:r>
      </w:del>
    </w:p>
    <w:p w:rsidR="009558AD" w:rsidDel="001E075B" w:rsidRDefault="003A4712" w:rsidP="005F4916">
      <w:pPr>
        <w:pStyle w:val="Heading3"/>
        <w:rPr>
          <w:del w:id="6773" w:author="Sammartano, Marc (BIC USA)" w:date="2015-12-01T13:19:00Z"/>
        </w:rPr>
      </w:pPr>
      <w:del w:id="6774" w:author="Sammartano, Marc (BIC USA)" w:date="2015-12-01T13:19:00Z">
        <w:r w:rsidDel="001E075B">
          <w:delText>Gr.</w:delText>
        </w:r>
        <w:r w:rsidR="009558AD" w:rsidDel="001E075B">
          <w:delText xml:space="preserve">text.bold </w:delText>
        </w:r>
        <w:r w:rsidR="00634DDF" w:rsidDel="001E075B">
          <w:delText>&lt;lexp&gt;</w:delText>
        </w:r>
        <w:r w:rsidR="00520661" w:rsidDel="001E075B">
          <w:fldChar w:fldCharType="begin"/>
        </w:r>
        <w:r w:rsidR="00DB0B71" w:rsidDel="001E075B">
          <w:delInstrText xml:space="preserve"> XE "</w:delInstrText>
        </w:r>
        <w:r w:rsidR="00DB0B71" w:rsidRPr="0003228C" w:rsidDel="001E075B">
          <w:delInstrText>Gr.text.bold &lt;lexp&gt;</w:delInstrText>
        </w:r>
        <w:r w:rsidR="00DB0B71" w:rsidDel="001E075B">
          <w:delInstrText xml:space="preserve">" </w:delInstrText>
        </w:r>
        <w:r w:rsidR="00520661" w:rsidDel="001E075B">
          <w:fldChar w:fldCharType="end"/>
        </w:r>
      </w:del>
    </w:p>
    <w:p w:rsidR="009558AD" w:rsidDel="001E075B" w:rsidRDefault="009558AD" w:rsidP="009558AD">
      <w:pPr>
        <w:rPr>
          <w:del w:id="6775" w:author="Sammartano, Marc (BIC USA)" w:date="2015-12-01T13:19:00Z"/>
        </w:rPr>
      </w:pPr>
      <w:del w:id="6776" w:author="Sammartano, Marc (BIC USA)" w:date="2015-12-01T13:13:00Z">
        <w:r w:rsidDel="001E075B">
          <w:delText>Makes the text</w:delText>
        </w:r>
        <w:r w:rsidDel="001E075B">
          <w:rPr>
            <w:b/>
            <w:bCs/>
          </w:rPr>
          <w:delText xml:space="preserve"> </w:delText>
        </w:r>
        <w:r w:rsidR="00E94276" w:rsidRPr="00E94276" w:rsidDel="001E075B">
          <w:delText>appear</w:delText>
        </w:r>
        <w:r w:rsidR="00E94276" w:rsidDel="001E075B">
          <w:rPr>
            <w:b/>
            <w:bCs/>
          </w:rPr>
          <w:delText xml:space="preserve"> </w:delText>
        </w:r>
        <w:r w:rsidDel="001E075B">
          <w:delText>bold if</w:delText>
        </w:r>
        <w:r w:rsidR="00634DDF" w:rsidDel="001E075B">
          <w:delText>&lt;lexp&gt; is true (&lt;&gt; 0)</w:delText>
        </w:r>
        <w:r w:rsidDel="001E075B">
          <w:delText xml:space="preserve">. </w:delText>
        </w:r>
      </w:del>
      <w:del w:id="6777" w:author="Sammartano, Marc (BIC USA)" w:date="2015-12-01T13:19:00Z">
        <w:r w:rsidDel="001E075B">
          <w:delText xml:space="preserve">If the color fill parameter is 0, </w:delText>
        </w:r>
        <w:r w:rsidR="00E94276" w:rsidDel="001E075B">
          <w:delText>only the outline of the bold tex</w:delText>
        </w:r>
        <w:r w:rsidDel="001E075B">
          <w:delText>t will be shown. If fill &lt;&gt;0, the text outline will be filled.</w:delText>
        </w:r>
      </w:del>
    </w:p>
    <w:p w:rsidR="001E075B" w:rsidRPr="00930520" w:rsidDel="001E075B" w:rsidRDefault="00930520" w:rsidP="00930520">
      <w:pPr>
        <w:rPr>
          <w:del w:id="6778" w:author="Sammartano, Marc (BIC USA)" w:date="2015-12-01T13:19:00Z"/>
        </w:rPr>
      </w:pPr>
      <w:del w:id="6779" w:author="Sammartano, Marc (BIC USA)" w:date="2015-12-01T13:19:00Z">
        <w:r w:rsidDel="001E075B">
          <w:delText xml:space="preserve">This is a "fake bold", simulated by graphical techniques. It may not look the same as text drawn after setting "Bold" style with </w:delText>
        </w:r>
        <w:r w:rsidRPr="00930520" w:rsidDel="001E075B">
          <w:rPr>
            <w:b/>
          </w:rPr>
          <w:delText>Gr.text.setfont</w:delText>
        </w:r>
        <w:r w:rsidDel="001E075B">
          <w:delText xml:space="preserve"> or </w:delText>
        </w:r>
        <w:r w:rsidDel="001E075B">
          <w:rPr>
            <w:b/>
          </w:rPr>
          <w:delText>Gr.text.typeface</w:delText>
        </w:r>
        <w:r w:rsidDel="001E075B">
          <w:delText>.</w:delText>
        </w:r>
      </w:del>
    </w:p>
    <w:p w:rsidR="00E94276" w:rsidDel="001E075B" w:rsidRDefault="003A4712" w:rsidP="005F4916">
      <w:pPr>
        <w:pStyle w:val="Heading3"/>
        <w:rPr>
          <w:del w:id="6780" w:author="Sammartano, Marc (BIC USA)" w:date="2015-12-01T13:20:00Z"/>
        </w:rPr>
      </w:pPr>
      <w:del w:id="6781" w:author="Sammartano, Marc (BIC USA)" w:date="2015-12-01T13:20:00Z">
        <w:r w:rsidDel="001E075B">
          <w:delText>Gr.</w:delText>
        </w:r>
        <w:r w:rsidR="00E94276" w:rsidDel="001E075B">
          <w:delText xml:space="preserve">text.skew </w:delText>
        </w:r>
        <w:r w:rsidR="00634DDF" w:rsidDel="001E075B">
          <w:delText>&lt;nexp&gt;</w:delText>
        </w:r>
        <w:r w:rsidR="00520661" w:rsidDel="001E075B">
          <w:fldChar w:fldCharType="begin"/>
        </w:r>
        <w:r w:rsidR="00DB0B71" w:rsidDel="001E075B">
          <w:delInstrText xml:space="preserve"> XE "</w:delInstrText>
        </w:r>
        <w:r w:rsidR="00DB0B71" w:rsidRPr="00370275" w:rsidDel="001E075B">
          <w:delInstrText>Gr.text.skew &lt;nexp&gt;</w:delInstrText>
        </w:r>
        <w:r w:rsidR="00DB0B71" w:rsidDel="001E075B">
          <w:delInstrText xml:space="preserve">" </w:delInstrText>
        </w:r>
        <w:r w:rsidR="00520661" w:rsidDel="001E075B">
          <w:fldChar w:fldCharType="end"/>
        </w:r>
      </w:del>
    </w:p>
    <w:p w:rsidR="001E075B" w:rsidDel="001E075B" w:rsidRDefault="00E94276" w:rsidP="00F169C2">
      <w:pPr>
        <w:rPr>
          <w:del w:id="6782" w:author="Sammartano, Marc (BIC USA)" w:date="2015-12-01T13:20:00Z"/>
        </w:rPr>
      </w:pPr>
      <w:del w:id="6783" w:author="Sammartano, Marc (BIC USA)" w:date="2015-12-01T13:20:00Z">
        <w:r w:rsidDel="001E075B">
          <w:delText>Skews the text to give an italic effect. Negative values</w:delText>
        </w:r>
        <w:r w:rsidR="00634DDF" w:rsidDel="001E075B">
          <w:delText xml:space="preserve"> of &lt;nexp&gt;</w:delText>
        </w:r>
        <w:r w:rsidDel="001E075B">
          <w:delText xml:space="preserve"> skew the bottom of the text left. This makes the text lean forward. Positive values do the opposite. Traditional italics</w:delText>
        </w:r>
        <w:r w:rsidR="008E60CA" w:rsidDel="001E075B">
          <w:delText xml:space="preserve"> </w:delText>
        </w:r>
        <w:r w:rsidDel="001E075B">
          <w:delText>can b</w:delText>
        </w:r>
        <w:r w:rsidR="00F169C2" w:rsidDel="001E075B">
          <w:delText xml:space="preserve">e best imitated with </w:delText>
        </w:r>
        <w:r w:rsidR="00634DDF" w:rsidDel="001E075B">
          <w:delText xml:space="preserve">&lt;nexp&gt; </w:delText>
        </w:r>
        <w:r w:rsidR="00F169C2" w:rsidDel="001E075B">
          <w:delText>= -0.25</w:delText>
        </w:r>
        <w:r w:rsidR="00C103C1" w:rsidDel="001E075B">
          <w:delText>.</w:delText>
        </w:r>
      </w:del>
    </w:p>
    <w:p w:rsidR="009558AD" w:rsidDel="001E075B" w:rsidRDefault="003A4712" w:rsidP="005F4916">
      <w:pPr>
        <w:pStyle w:val="Heading3"/>
        <w:rPr>
          <w:del w:id="6784" w:author="Sammartano, Marc (BIC USA)" w:date="2015-12-01T13:20:00Z"/>
        </w:rPr>
      </w:pPr>
      <w:del w:id="6785" w:author="Sammartano, Marc (BIC USA)" w:date="2015-12-01T13:20:00Z">
        <w:r w:rsidDel="001E075B">
          <w:delText>Gr.</w:delText>
        </w:r>
        <w:r w:rsidR="009558AD" w:rsidDel="001E075B">
          <w:delText xml:space="preserve">text.underline </w:delText>
        </w:r>
        <w:r w:rsidR="00634DDF" w:rsidDel="001E075B">
          <w:delText>&lt;lexp&gt;</w:delText>
        </w:r>
        <w:r w:rsidR="00520661" w:rsidDel="001E075B">
          <w:fldChar w:fldCharType="begin"/>
        </w:r>
        <w:r w:rsidR="00DB0B71" w:rsidDel="001E075B">
          <w:delInstrText xml:space="preserve"> XE "</w:delInstrText>
        </w:r>
        <w:r w:rsidR="00DB0B71" w:rsidRPr="004165CB" w:rsidDel="001E075B">
          <w:delInstrText>Gr.text.underline &lt;lexp&gt;</w:delInstrText>
        </w:r>
        <w:r w:rsidR="00DB0B71" w:rsidDel="001E075B">
          <w:delInstrText xml:space="preserve">" </w:delInstrText>
        </w:r>
        <w:r w:rsidR="00520661" w:rsidDel="001E075B">
          <w:fldChar w:fldCharType="end"/>
        </w:r>
      </w:del>
    </w:p>
    <w:p w:rsidR="009558AD" w:rsidDel="001E075B" w:rsidRDefault="009558AD" w:rsidP="009558AD">
      <w:pPr>
        <w:rPr>
          <w:del w:id="6786" w:author="Sammartano, Marc (BIC USA)" w:date="2015-12-01T13:20:00Z"/>
        </w:rPr>
      </w:pPr>
      <w:del w:id="6787" w:author="Sammartano, Marc (BIC USA)" w:date="2015-12-01T13:15:00Z">
        <w:r w:rsidDel="001E075B">
          <w:delText xml:space="preserve">The drawn text will be underlined if </w:delText>
        </w:r>
        <w:r w:rsidR="00634DDF" w:rsidDel="001E075B">
          <w:delText>&lt;lexp&gt; is true (</w:delText>
        </w:r>
        <w:r w:rsidDel="001E075B">
          <w:delText>&lt;&gt; 0</w:delText>
        </w:r>
        <w:r w:rsidR="00634DDF" w:rsidDel="001E075B">
          <w:delText>)</w:delText>
        </w:r>
      </w:del>
      <w:del w:id="6788" w:author="Sammartano, Marc (BIC USA)" w:date="2015-12-01T13:20:00Z">
        <w:r w:rsidDel="001E075B">
          <w:delText>.</w:delText>
        </w:r>
      </w:del>
    </w:p>
    <w:p w:rsidR="009558AD" w:rsidDel="001E075B" w:rsidRDefault="003A4712" w:rsidP="005F4916">
      <w:pPr>
        <w:pStyle w:val="Heading3"/>
        <w:rPr>
          <w:del w:id="6789" w:author="Sammartano, Marc (BIC USA)" w:date="2015-12-01T13:20:00Z"/>
        </w:rPr>
      </w:pPr>
      <w:del w:id="6790" w:author="Sammartano, Marc (BIC USA)" w:date="2015-12-01T13:20:00Z">
        <w:r w:rsidDel="001E075B">
          <w:delText>Gr.</w:delText>
        </w:r>
        <w:r w:rsidR="009558AD" w:rsidDel="001E075B">
          <w:delText xml:space="preserve">text.strike </w:delText>
        </w:r>
        <w:r w:rsidR="00634DDF" w:rsidDel="001E075B">
          <w:delText>&lt;lexp&gt;</w:delText>
        </w:r>
        <w:r w:rsidR="00520661" w:rsidDel="001E075B">
          <w:fldChar w:fldCharType="begin"/>
        </w:r>
        <w:r w:rsidR="00231401" w:rsidDel="001E075B">
          <w:delInstrText xml:space="preserve"> XE "</w:delInstrText>
        </w:r>
        <w:r w:rsidR="00231401" w:rsidRPr="0064206A" w:rsidDel="001E075B">
          <w:delInstrText>Gr.text.strike &lt;lexp&gt;</w:delInstrText>
        </w:r>
        <w:r w:rsidR="00231401" w:rsidDel="001E075B">
          <w:delInstrText xml:space="preserve">" </w:delInstrText>
        </w:r>
        <w:r w:rsidR="00520661" w:rsidDel="001E075B">
          <w:fldChar w:fldCharType="end"/>
        </w:r>
      </w:del>
    </w:p>
    <w:p w:rsidR="009558AD" w:rsidDel="001E075B" w:rsidRDefault="00587132" w:rsidP="009558AD">
      <w:pPr>
        <w:rPr>
          <w:del w:id="6791" w:author="Sammartano, Marc (BIC USA)" w:date="2015-12-01T13:20:00Z"/>
        </w:rPr>
      </w:pPr>
      <w:del w:id="6792" w:author="Sammartano, Marc (BIC USA)" w:date="2015-12-01T13:16:00Z">
        <w:r w:rsidDel="001E075B">
          <w:delText>The text will be drawn with a strike</w:delText>
        </w:r>
        <w:r w:rsidR="008E60CA" w:rsidDel="001E075B">
          <w:delText>-</w:delText>
        </w:r>
        <w:r w:rsidDel="001E075B">
          <w:delText xml:space="preserve">through line if </w:delText>
        </w:r>
        <w:r w:rsidR="00634DDF" w:rsidDel="001E075B">
          <w:delText>&lt;lexp&gt; is true (&lt;&gt; 0)</w:delText>
        </w:r>
      </w:del>
      <w:del w:id="6793" w:author="Sammartano, Marc (BIC USA)" w:date="2015-12-01T13:20:00Z">
        <w:r w:rsidR="00634DDF" w:rsidDel="001E075B">
          <w:delText>.</w:delText>
        </w:r>
      </w:del>
    </w:p>
    <w:p w:rsidR="009558AD" w:rsidRDefault="003A4712" w:rsidP="005F4916">
      <w:pPr>
        <w:pStyle w:val="Heading3"/>
      </w:pPr>
      <w:bookmarkStart w:id="6794" w:name="_Gr.text.draw_&lt;object_number_nvar&gt;,_"/>
      <w:bookmarkStart w:id="6795" w:name="_Toc436833277"/>
      <w:bookmarkEnd w:id="6794"/>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6795"/>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body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6796" w:name="_Toc436833278"/>
      <w:r>
        <w:t>Bitmap Commands</w:t>
      </w:r>
      <w:bookmarkEnd w:id="6796"/>
    </w:p>
    <w:p w:rsidR="0099257D" w:rsidRPr="001E075B" w:rsidRDefault="0099257D" w:rsidP="0099257D">
      <w:pPr>
        <w:pStyle w:val="Heading3"/>
        <w:rPr>
          <w:ins w:id="6797" w:author="Sammartano, Marc (BIC USA)" w:date="2015-12-01T13:24:00Z"/>
        </w:rPr>
      </w:pPr>
      <w:bookmarkStart w:id="6798" w:name="_Toc436833279"/>
      <w:ins w:id="6799" w:author="Sammartano, Marc (BIC USA)" w:date="2015-12-01T13:24:00Z">
        <w:r>
          <w:t>Overview</w:t>
        </w:r>
        <w:bookmarkEnd w:id="6798"/>
      </w:ins>
    </w:p>
    <w:p w:rsidR="007C4918" w:rsidRDefault="007C4918" w:rsidP="006019DD">
      <w:r>
        <w:t>When a bitmap is created, it is added to a list of bitmaps. Commands that create bitmaps return a pointer to the bitmap.</w:t>
      </w:r>
      <w:r w:rsidR="00CB6A1E">
        <w:t xml:space="preserve"> T</w:t>
      </w:r>
      <w:r>
        <w:t>he pointer is an index into the bitmap list. Your program works with the bitmap through the bitmap pointer.</w:t>
      </w:r>
    </w:p>
    <w:p w:rsidR="00CB6A1E" w:rsidRPr="007C4918" w:rsidRDefault="00CB6A1E" w:rsidP="00CB6A1E">
      <w:r>
        <w:t>If you want to draw the bitmap on the screen, you must add a graphical object to the Object List</w:t>
      </w:r>
      <w:r w:rsidR="006B2707">
        <w:t xml:space="preserve">. The </w:t>
      </w:r>
      <w:r w:rsidR="006B2707" w:rsidRPr="00093C3B">
        <w:rPr>
          <w:b/>
        </w:rPr>
        <w:t>Gr.bitmap.draw</w:t>
      </w:r>
      <w:r w:rsidR="006B2707">
        <w:t xml:space="preserve"> command</w:t>
      </w:r>
      <w:r w:rsidR="00093C3B">
        <w:t xml:space="preserve"> creates</w:t>
      </w:r>
      <w:r w:rsidR="006B2707">
        <w:t xml:space="preserve"> </w:t>
      </w:r>
      <w:r w:rsidR="00093C3B">
        <w:t xml:space="preserve">a </w:t>
      </w:r>
      <w:r w:rsidR="006B2707">
        <w:t>graphical object</w:t>
      </w:r>
      <w:r w:rsidR="00093C3B">
        <w:t xml:space="preserve"> that holds a pointer to the bitmap. Do not confuse the bitmap with the graphical object. You cannot use the Object Number to access the bitmap, and you cannot use the bitmap pointer to modify the graphical object.</w:t>
      </w:r>
    </w:p>
    <w:p w:rsidR="00CB6A1E" w:rsidRDefault="006019DD" w:rsidP="006019DD">
      <w:r>
        <w:t>Android devices limit the amount of memory available to your program.</w:t>
      </w:r>
      <w:r w:rsidRPr="006019DD">
        <w:t xml:space="preserve"> </w:t>
      </w:r>
      <w:r>
        <w:t xml:space="preserve">Bitmaps may use large blocks of memory, and so may exceed the application memory limit. If </w:t>
      </w:r>
      <w:r w:rsidR="00CB6A1E">
        <w:t xml:space="preserve">a command that creates a bitmap exceeds </w:t>
      </w:r>
      <w:r>
        <w:t>the limit</w:t>
      </w:r>
      <w:r w:rsidR="006B2707">
        <w:t>, the bitmap</w:t>
      </w:r>
      <w:r>
        <w:t xml:space="preserve"> is </w:t>
      </w:r>
      <w:r w:rsidR="006B2707">
        <w:t>not created</w:t>
      </w:r>
      <w:r>
        <w:t xml:space="preserve">, </w:t>
      </w:r>
      <w:r w:rsidR="006B2707">
        <w:t xml:space="preserve">and the </w:t>
      </w:r>
      <w:r w:rsidR="00CB6A1E">
        <w:t>command</w:t>
      </w:r>
      <w:r w:rsidR="006B2707">
        <w:t xml:space="preserve"> returns </w:t>
      </w:r>
      <w:r w:rsidR="00CB6A1E">
        <w:t>-1</w:t>
      </w:r>
      <w:r w:rsidR="006B2707">
        <w:t>, an invalid</w:t>
      </w:r>
      <w:r w:rsidR="00CB6A1E">
        <w:t xml:space="preserve"> bitmap pointer.</w:t>
      </w:r>
      <w:r w:rsidR="006B2707">
        <w:t xml:space="preserve"> Your program should test the bitmap pointer to find out if the bitmap was created. If the bitmap pointer is -1, you can call the </w:t>
      </w:r>
      <w:r w:rsidR="006B2707" w:rsidRPr="006B2707">
        <w:rPr>
          <w:b/>
        </w:rPr>
        <w:t>GETERROR$()</w:t>
      </w:r>
      <w:r w:rsidR="006B2707">
        <w:t xml:space="preserve"> function to get information about the error.</w:t>
      </w:r>
    </w:p>
    <w:p w:rsidR="006019DD" w:rsidRDefault="006B2707" w:rsidP="006019DD">
      <w:r>
        <w:t xml:space="preserve">If a command exceeds the memory limit, but BASIC! does not catch the out-of-memory condition, </w:t>
      </w:r>
      <w:r w:rsidR="006019DD">
        <w:t>your program terminate</w:t>
      </w:r>
      <w:r>
        <w:t>s</w:t>
      </w:r>
      <w:r w:rsidR="006019DD">
        <w:t xml:space="preserve"> with an error message displayed on the </w:t>
      </w:r>
      <w:r>
        <w:t>C</w:t>
      </w:r>
      <w:r w:rsidR="006019DD">
        <w:t xml:space="preserve">onsole screen. If you return the Editor, a line will be highlighted near the one that </w:t>
      </w:r>
      <w:r w:rsidR="00097F7B">
        <w:t>exceeded the</w:t>
      </w:r>
      <w:r w:rsidR="006019DD">
        <w:t xml:space="preserve"> memory</w:t>
      </w:r>
      <w:r w:rsidR="00097F7B">
        <w:t xml:space="preserve"> limit</w:t>
      </w:r>
      <w:r w:rsidR="006019DD">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D05EDD" w:rsidRDefault="00D05EDD" w:rsidP="005F4916">
      <w:pPr>
        <w:pStyle w:val="Heading3"/>
      </w:pPr>
      <w:bookmarkStart w:id="6800" w:name="_Toc436833280"/>
      <w:r>
        <w:t xml:space="preserve">Gr.bitmap.create </w:t>
      </w:r>
      <w:r w:rsidR="00231401">
        <w:t>&lt;</w:t>
      </w:r>
      <w:r>
        <w:t>bitmap_ptr</w:t>
      </w:r>
      <w:r w:rsidR="00231401">
        <w:t>_nvar&gt;</w:t>
      </w:r>
      <w:r>
        <w:t>, width, height</w:t>
      </w:r>
      <w:bookmarkEnd w:id="6800"/>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 xml:space="preserve">Returns a pointer to the created bitmap </w:t>
      </w:r>
      <w:r w:rsidR="006B2707">
        <w:t>in the &lt;bitmap_ptr_nvar&gt; variable</w:t>
      </w:r>
      <w:r>
        <w:t xml:space="preserve"> for use with the other </w:t>
      </w:r>
      <w:r w:rsidR="00093C3B" w:rsidRPr="00093C3B">
        <w:rPr>
          <w:b/>
        </w:rPr>
        <w:t>G</w:t>
      </w:r>
      <w:r w:rsidRPr="00093C3B">
        <w:rPr>
          <w:b/>
        </w:rPr>
        <w:t>r.bitmap</w:t>
      </w:r>
      <w:r>
        <w:t xml:space="preserve"> commands.</w:t>
      </w:r>
      <w:r w:rsidR="006B2707">
        <w:t xml:space="preserve"> If there is not enough memory available to create the bitmap, the returned bitmap pointer is -1. </w:t>
      </w:r>
      <w:r w:rsidR="00DD5DB6">
        <w:t>C</w:t>
      </w:r>
      <w:r w:rsidR="006B2707">
        <w:t xml:space="preserve">all </w:t>
      </w:r>
      <w:r w:rsidR="006B2707" w:rsidRPr="006B2707">
        <w:rPr>
          <w:b/>
        </w:rPr>
        <w:t>GETERROR$()</w:t>
      </w:r>
      <w:r w:rsidR="006B2707">
        <w:t xml:space="preserve"> </w:t>
      </w:r>
      <w:r w:rsidR="00DD5DB6">
        <w:t>for</w:t>
      </w:r>
      <w:r w:rsidR="006B2707">
        <w:t xml:space="preserve"> information about the failure.</w:t>
      </w:r>
    </w:p>
    <w:p w:rsidR="009558AD" w:rsidRDefault="003A4712" w:rsidP="005F4916">
      <w:pPr>
        <w:pStyle w:val="Heading3"/>
      </w:pPr>
      <w:bookmarkStart w:id="6801" w:name="_Toc436833281"/>
      <w:r>
        <w:t>Gr.</w:t>
      </w:r>
      <w:r w:rsidR="009558AD">
        <w:t xml:space="preserve">bitmap.load </w:t>
      </w:r>
      <w:r w:rsidR="00231401">
        <w:t>&lt;bitmap_ptr_nvar&gt;</w:t>
      </w:r>
      <w:r w:rsidR="009558AD">
        <w:t xml:space="preserve">, </w:t>
      </w:r>
      <w:r w:rsidR="00327AB9">
        <w:t>&lt;f</w:t>
      </w:r>
      <w:r w:rsidR="009558AD">
        <w:t>ile_name</w:t>
      </w:r>
      <w:r w:rsidR="00327AB9">
        <w:t>_sexp&gt;</w:t>
      </w:r>
      <w:bookmarkEnd w:id="6801"/>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4D3745">
      <w:r>
        <w:t xml:space="preserve">Creates a bitmap from the file specified in the </w:t>
      </w:r>
      <w:r w:rsidR="00327AB9">
        <w:t>f</w:t>
      </w:r>
      <w:r>
        <w:t>ile_name string</w:t>
      </w:r>
      <w:r w:rsidR="00327AB9">
        <w:t xml:space="preserve"> expression</w:t>
      </w:r>
      <w:r>
        <w:t>. Return</w:t>
      </w:r>
      <w:r w:rsidR="00D05EDD">
        <w:t>s</w:t>
      </w:r>
      <w:r>
        <w:t xml:space="preserve"> a pointer to the created bitmap for use with </w:t>
      </w:r>
      <w:r w:rsidR="00093C3B">
        <w:t>other</w:t>
      </w:r>
      <w:r>
        <w:t xml:space="preserve"> </w:t>
      </w:r>
      <w:r w:rsidR="00CF450B">
        <w:rPr>
          <w:b/>
        </w:rPr>
        <w:t>G</w:t>
      </w:r>
      <w:r w:rsidR="00D05EDD" w:rsidRPr="00327AB9">
        <w:rPr>
          <w:b/>
        </w:rPr>
        <w:t>r.bitmap</w:t>
      </w:r>
      <w:r>
        <w:t xml:space="preserve"> commands.</w:t>
      </w:r>
      <w:r w:rsidR="00093C3B">
        <w:t xml:space="preserve"> If there is not enough memory available to create the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6802" w:name="_Toc436833282"/>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6802"/>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6803" w:name="_Toc436833283"/>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6803"/>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r w:rsidR="00093C3B">
        <w:t xml:space="preserve"> If there is not enough memory available to create the new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093C3B" w:rsidP="009558AD">
      <w:r>
        <w:t>Use t</w:t>
      </w:r>
      <w:r w:rsidR="004069B2">
        <w:t xml:space="preserve">he optional </w:t>
      </w:r>
      <w:r w:rsidR="008C1657">
        <w:t>s</w:t>
      </w:r>
      <w:r w:rsidR="004069B2">
        <w:t xml:space="preserve">moothing </w:t>
      </w:r>
      <w:r w:rsidR="008C1657">
        <w:t>logical</w:t>
      </w:r>
      <w:r w:rsidR="004069B2">
        <w:t xml:space="preserve"> expression </w:t>
      </w:r>
      <w:r w:rsidR="001E42B4">
        <w:t>(&lt;smoothing_l</w:t>
      </w:r>
      <w:r w:rsidR="009E12C2">
        <w:t>exp</w:t>
      </w:r>
      <w:r w:rsidR="001E42B4">
        <w:t xml:space="preserve">&gt;) </w:t>
      </w:r>
      <w:r w:rsidR="008C1657">
        <w:t xml:space="preserve">to </w:t>
      </w:r>
      <w:r w:rsidR="004069B2">
        <w:t xml:space="preserve">request that the scaled image not be smoothed. If the expression is </w:t>
      </w:r>
      <w:r>
        <w:t>false</w:t>
      </w:r>
      <w:r w:rsidR="004069B2">
        <w:t xml:space="preserve"> </w:t>
      </w:r>
      <w:r w:rsidR="008C1657">
        <w:t>(</w:t>
      </w:r>
      <w:r>
        <w:t>zero</w:t>
      </w:r>
      <w:r w:rsidR="008C1657">
        <w:t xml:space="preserve">) </w:t>
      </w:r>
      <w:r w:rsidR="004069B2">
        <w:t xml:space="preserve">then the image will not be smoothed. If the optional parameter is </w:t>
      </w:r>
      <w:r>
        <w:t>true (</w:t>
      </w:r>
      <w:r w:rsidR="004069B2">
        <w:t>not</w:t>
      </w:r>
      <w:r w:rsidR="008C1657">
        <w:t xml:space="preserve"> zero) or not</w:t>
      </w:r>
      <w:r w:rsidR="004069B2">
        <w:t xml:space="preserve"> specified then the image will be smoothed.</w:t>
      </w:r>
    </w:p>
    <w:p w:rsidR="009558AD" w:rsidRDefault="003A4712" w:rsidP="005F4916">
      <w:pPr>
        <w:pStyle w:val="Heading3"/>
      </w:pPr>
      <w:bookmarkStart w:id="6804" w:name="_Toc436833284"/>
      <w:r>
        <w:t>Gr.</w:t>
      </w:r>
      <w:r w:rsidR="009558AD">
        <w:t xml:space="preserve">bitmap.delete </w:t>
      </w:r>
      <w:r w:rsidR="00231401">
        <w:t>&lt;bitmap_ptr_n</w:t>
      </w:r>
      <w:r w:rsidR="00E502B3">
        <w:t>exp</w:t>
      </w:r>
      <w:r w:rsidR="00231401">
        <w:t>&gt;</w:t>
      </w:r>
      <w:bookmarkEnd w:id="6804"/>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r>
        <w:t>Deletes a</w:t>
      </w:r>
      <w:r w:rsidR="005462CA">
        <w:t>n existing</w:t>
      </w:r>
      <w:r>
        <w:t xml:space="preserve"> bitmap. The bitmap's memory is returned to the system.</w:t>
      </w:r>
    </w:p>
    <w:p w:rsidR="00093C3B" w:rsidRPr="005462CA" w:rsidRDefault="00093C3B" w:rsidP="009558AD">
      <w:r>
        <w:t xml:space="preserve">This does not destroy any graphical object that </w:t>
      </w:r>
      <w:r w:rsidR="005462CA">
        <w:t xml:space="preserve">points to the bitmap. If you do not </w:t>
      </w:r>
      <w:r w:rsidR="005462CA" w:rsidRPr="005462CA">
        <w:rPr>
          <w:b/>
        </w:rPr>
        <w:t>Gr.hide</w:t>
      </w:r>
      <w:r w:rsidR="005462CA">
        <w:t xml:space="preserve"> such objects, or remove them from the Display List, you will get a run-time error from the next </w:t>
      </w:r>
      <w:r w:rsidR="005462CA">
        <w:rPr>
          <w:b/>
        </w:rPr>
        <w:t>Gr.render</w:t>
      </w:r>
      <w:r w:rsidR="005462CA">
        <w:t xml:space="preserve"> command.</w:t>
      </w:r>
    </w:p>
    <w:p w:rsidR="00963048" w:rsidRDefault="003A4712" w:rsidP="005F4916">
      <w:pPr>
        <w:pStyle w:val="Heading3"/>
      </w:pPr>
      <w:bookmarkStart w:id="6805" w:name="_Toc436833285"/>
      <w:r>
        <w:t>Gr.</w:t>
      </w:r>
      <w:r w:rsidR="00963048">
        <w:t xml:space="preserve">bitmap.crop </w:t>
      </w:r>
      <w:r w:rsidR="000F725A">
        <w:t>&lt;new_bitmap_</w:t>
      </w:r>
      <w:r w:rsidR="00DD5DB6">
        <w:t>ptr</w:t>
      </w:r>
      <w:r w:rsidR="000F725A">
        <w:t>_n</w:t>
      </w:r>
      <w:r w:rsidR="0007633F">
        <w:t>var&gt;, &lt;source_bitmap_</w:t>
      </w:r>
      <w:r w:rsidR="00DD5DB6">
        <w:t>ptr</w:t>
      </w:r>
      <w:r w:rsidR="0007633F">
        <w:t>_nexp&gt;, &lt;x_nexp&gt;, &lt;y_nexp&gt;, &lt;width_nexp&gt;, &lt;height_nexp&gt;</w:t>
      </w:r>
      <w:bookmarkEnd w:id="6805"/>
      <w:r w:rsidR="00520661">
        <w:fldChar w:fldCharType="begin"/>
      </w:r>
      <w:r w:rsidR="00622D55">
        <w:instrText xml:space="preserve"> XE "</w:instrText>
      </w:r>
      <w:r w:rsidR="00622D55" w:rsidRPr="00EA61D4">
        <w:instrText>Gr.bitmap.crop &lt;new_bitmap_</w:instrText>
      </w:r>
      <w:r w:rsidR="00DD5DB6">
        <w:instrText>ptr</w:instrText>
      </w:r>
      <w:r w:rsidR="00622D55" w:rsidRPr="00EA61D4">
        <w:instrText>_nvar&gt;, &lt;source_bitmap_</w:instrText>
      </w:r>
      <w:r w:rsidR="00DD5DB6">
        <w:instrText>ptr</w:instrText>
      </w:r>
      <w:r w:rsidR="00622D55" w:rsidRPr="00EA61D4">
        <w:instrText>_nexp&gt;, &lt;x_nexp&gt;, &lt;y_nexp&gt;, &lt;width_nexp&gt;, &lt;height_nexp&gt;</w:instrText>
      </w:r>
      <w:r w:rsidR="00622D55">
        <w:instrText xml:space="preserve">" </w:instrText>
      </w:r>
      <w:r w:rsidR="00520661">
        <w:fldChar w:fldCharType="end"/>
      </w:r>
    </w:p>
    <w:p w:rsidR="0007633F" w:rsidRDefault="005462CA" w:rsidP="0007633F">
      <w:r>
        <w:t>Creates a cropped copy of an existing</w:t>
      </w:r>
      <w:r w:rsidR="008C1657">
        <w:t xml:space="preserve"> source bit</w:t>
      </w:r>
      <w:r w:rsidR="0007633F">
        <w:t xml:space="preserve">map </w:t>
      </w:r>
      <w:r>
        <w:t>specifi</w:t>
      </w:r>
      <w:r w:rsidR="0007633F">
        <w:t>ed by &lt;source_bitmap_</w:t>
      </w:r>
      <w:r w:rsidR="00DD5DB6">
        <w:t>ptr</w:t>
      </w:r>
      <w:r w:rsidR="0007633F">
        <w:t xml:space="preserve">_nexp&gt;. </w:t>
      </w:r>
      <w:r w:rsidR="00AC0CD1">
        <w:t xml:space="preserve">The source bitmap is unaffected; a rectangular section is copied into a new bitmap. A </w:t>
      </w:r>
      <w:r w:rsidR="0007633F">
        <w:t xml:space="preserve">pointer </w:t>
      </w:r>
      <w:r w:rsidR="00AC0CD1">
        <w:t xml:space="preserve">to the </w:t>
      </w:r>
      <w:r w:rsidR="00097F7B">
        <w:t xml:space="preserve">new </w:t>
      </w:r>
      <w:r w:rsidR="00AC0CD1">
        <w:t>bitmap</w:t>
      </w:r>
      <w:r w:rsidR="00097F7B">
        <w:t xml:space="preserve"> is returned</w:t>
      </w:r>
      <w:r w:rsidR="0007633F">
        <w:t xml:space="preserve"> in </w:t>
      </w:r>
      <w:r w:rsidR="000F725A">
        <w:t>&lt;new_bitmap_n</w:t>
      </w:r>
      <w:r w:rsidR="0007633F">
        <w:t>var&gt;.</w:t>
      </w:r>
      <w:r w:rsidR="00DD5DB6">
        <w:t xml:space="preserve"> If there is not enough memory available to create the new bitmap, the returned bitmap pointer is -1. Call </w:t>
      </w:r>
      <w:r w:rsidR="00DD5DB6" w:rsidRPr="006B2707">
        <w:rPr>
          <w:b/>
        </w:rPr>
        <w:t>GETERROR$()</w:t>
      </w:r>
      <w:r w:rsidR="00DD5DB6">
        <w:t xml:space="preserve"> for information about the failure.</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0FFC4B94" wp14:editId="5CEC29D5">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6806" w:name="_Toc436833286"/>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6806"/>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6807" w:name="_Gr.bitmap.draw_&lt;object_ptr_nvar&gt;,_&lt;"/>
      <w:bookmarkStart w:id="6808" w:name="_Toc436833287"/>
      <w:bookmarkEnd w:id="6807"/>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6808"/>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w:t>
      </w:r>
      <w:r w:rsidR="00DD5DB6">
        <w:t xml:space="preserve">a graphical object that contains </w:t>
      </w:r>
      <w:r w:rsidR="0015576A">
        <w:t xml:space="preserve">a bitmap </w:t>
      </w:r>
      <w:r>
        <w:t xml:space="preserve">and inserts </w:t>
      </w:r>
      <w:r w:rsidR="00DD5DB6">
        <w:t>the</w:t>
      </w:r>
      <w:r>
        <w:t xml:space="preserve"> object into the </w:t>
      </w:r>
      <w:r w:rsidR="007B78EF">
        <w:t>Object</w:t>
      </w:r>
      <w:r>
        <w:t xml:space="preserve"> List. </w:t>
      </w:r>
      <w:r w:rsidR="0015576A">
        <w:t xml:space="preserve">The bitmap is specified by the bitmap pointer &lt;bitmap_ptr_nexp&gt;. </w:t>
      </w:r>
      <w:r>
        <w:t xml:space="preserve">The bitmap will be drawn with its upper left corner at the provided (x,y) coordinates. </w:t>
      </w:r>
      <w:r w:rsidR="004D446C">
        <w:t>The command r</w:t>
      </w:r>
      <w:r>
        <w:t xml:space="preserve">eturns the </w:t>
      </w:r>
      <w:r w:rsidR="00DD5DB6">
        <w:t>Object</w:t>
      </w:r>
      <w:r>
        <w:t xml:space="preserve"> List object number </w:t>
      </w:r>
      <w:r w:rsidR="0015576A">
        <w:t>of the graphical object in the &lt;object_ptr_nvar&gt; variable</w:t>
      </w:r>
      <w:r>
        <w:t xml:space="preserve">.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6809" w:name="_Toc436833288"/>
      <w:r>
        <w:t>Gr.</w:t>
      </w:r>
      <w:r w:rsidR="005B2415">
        <w:t>get.bm</w:t>
      </w:r>
      <w:r w:rsidR="005B2415" w:rsidRPr="0042524E">
        <w:t>pixel</w:t>
      </w:r>
      <w:r w:rsidR="005B2415">
        <w:t xml:space="preserve"> </w:t>
      </w:r>
      <w:r w:rsidR="00622D55">
        <w:t>&lt;bitmap_ptr_nvar&gt;</w:t>
      </w:r>
      <w:r w:rsidR="005B2415">
        <w:t>, x, y, alpha, red, green, blue</w:t>
      </w:r>
      <w:bookmarkEnd w:id="6809"/>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 the color data for the pixel of the specified bitmap at the specified x, y coordinate. The x and y values must not exceed</w:t>
      </w:r>
      <w:r w:rsidR="00A45912">
        <w:t xml:space="preserve"> </w:t>
      </w:r>
      <w:r w:rsidR="00A45912" w:rsidRPr="00A45912">
        <w:t>the length or width of the bitmap.</w:t>
      </w:r>
    </w:p>
    <w:p w:rsidR="00933845" w:rsidRDefault="00933845" w:rsidP="00933845">
      <w:pPr>
        <w:pStyle w:val="Heading3"/>
      </w:pPr>
      <w:bookmarkStart w:id="6810" w:name="_Toc436833289"/>
      <w:r>
        <w:t>Gr.bitmap.fill &lt;bitmap_ptr_nexp&gt;, &lt;x_nexp&gt;, &lt;y_nexp&gt;</w:t>
      </w:r>
      <w:bookmarkEnd w:id="6810"/>
      <w:r>
        <w:fldChar w:fldCharType="begin"/>
      </w:r>
      <w:r>
        <w:instrText xml:space="preserve"> XE "G</w:instrText>
      </w:r>
      <w:r w:rsidRPr="00272A5D">
        <w:instrText>r.bitmap.</w:instrText>
      </w:r>
      <w:r>
        <w:instrText xml:space="preserve">fill &lt;bitmap_ptr_nexp&gt;, &lt;x_nexp&gt;, &lt;y_nexp&gt;" </w:instrText>
      </w:r>
      <w:r>
        <w:fldChar w:fldCharType="end"/>
      </w:r>
    </w:p>
    <w:p w:rsidR="00933845" w:rsidRDefault="00933845" w:rsidP="00933845">
      <w:r>
        <w:t>Change all of the points in an area of a bitmap to the current drawing color. The bitmap pointer parameter &lt;bitmap_ptr_nexp&gt; must specify an existing bitmap.</w:t>
      </w:r>
      <w:r w:rsidR="00F32355">
        <w:t xml:space="preserve"> The x and y parameters &lt;x_nexp&gt; and &lt;y_nexp&gt; must specify a point (x,y) in the bitmap. The area to color is a set of connected pixels all the same color. The area may be any shape, and the point (x,y) may be any point in the area.</w:t>
      </w:r>
    </w:p>
    <w:p w:rsidR="00F32355" w:rsidRDefault="00A15E55" w:rsidP="00933845">
      <w:r>
        <w:t>This command reads actual bitmap pixel colors, so it is affected by the antialiasing setting. If antialiasing is on, the pixels at the edge of the colored area may not be re-colored correctly.</w:t>
      </w:r>
    </w:p>
    <w:p w:rsidR="00490D0B" w:rsidRDefault="003A4712" w:rsidP="005F4916">
      <w:pPr>
        <w:pStyle w:val="Heading3"/>
      </w:pPr>
      <w:bookmarkStart w:id="6811" w:name="_Toc436833290"/>
      <w:r>
        <w:t>Gr.</w:t>
      </w:r>
      <w:r w:rsidR="00490D0B">
        <w:t xml:space="preserve">bitmap.drawinto.start </w:t>
      </w:r>
      <w:r w:rsidR="00B37C37">
        <w:t>&lt;bitmap_ptr_n</w:t>
      </w:r>
      <w:r w:rsidR="00E502B3">
        <w:t>exp</w:t>
      </w:r>
      <w:r w:rsidR="00B37C37">
        <w:t>&gt;</w:t>
      </w:r>
      <w:bookmarkEnd w:id="6811"/>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 BASIC! into the draw-into-bitmap mode.</w:t>
      </w:r>
    </w:p>
    <w:p w:rsidR="00D05EDD" w:rsidRDefault="00D05EDD" w:rsidP="000D0D71">
      <w:r>
        <w:t xml:space="preserve">All draw commands issued while in this mode draw directly into the bitmap. The objects drawn in this mode </w:t>
      </w:r>
      <w:r w:rsidR="00A15E55">
        <w:t>are</w:t>
      </w:r>
      <w:r>
        <w:t xml:space="preserve"> not placed into the display list. The object number returned by the draw commands while in this mode </w:t>
      </w:r>
      <w:r w:rsidR="00A15E55">
        <w:t>is</w:t>
      </w:r>
      <w:r>
        <w:t xml:space="preserve">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w:t>
      </w:r>
      <w:r w:rsidR="00CF450B" w:rsidRPr="00CF450B">
        <w:rPr>
          <w:b/>
        </w:rPr>
        <w:t>G</w:t>
      </w:r>
      <w:r w:rsidRPr="00CF450B">
        <w:rPr>
          <w:b/>
        </w:rPr>
        <w:t>r.bitmap.drawinto</w:t>
      </w:r>
      <w:r>
        <w:t>. To draw into an image loaded from a file, first create an empty bitmap then draw the loaded bitmap into the empty bitmap.</w:t>
      </w:r>
    </w:p>
    <w:p w:rsidR="00D05EDD" w:rsidRDefault="003A4712" w:rsidP="005F4916">
      <w:pPr>
        <w:pStyle w:val="Heading3"/>
      </w:pPr>
      <w:bookmarkStart w:id="6812" w:name="_Toc436833291"/>
      <w:r>
        <w:t>Gr.</w:t>
      </w:r>
      <w:r w:rsidR="00D05EDD">
        <w:t>bitmap.drawinto.end</w:t>
      </w:r>
      <w:bookmarkEnd w:id="6812"/>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 xml:space="preserve">End the draw-into-bitmap mode.Subsequent draw commands will place the objects into the display list for rendering on the screen. If you wish to display the drawn-into bitmap on the screen, issue a </w:t>
      </w:r>
      <w:r w:rsidR="009924FE" w:rsidRPr="009924FE">
        <w:rPr>
          <w:b/>
        </w:rPr>
        <w:t>B</w:t>
      </w:r>
      <w:r w:rsidRPr="009924FE">
        <w:rPr>
          <w:b/>
        </w:rPr>
        <w:t>itmap.draw</w:t>
      </w:r>
      <w:r>
        <w:t xml:space="preserve"> command for that bitmap.</w:t>
      </w:r>
    </w:p>
    <w:p w:rsidR="00977684" w:rsidRDefault="00977684" w:rsidP="00977684">
      <w:pPr>
        <w:pStyle w:val="Heading2"/>
        <w:rPr>
          <w:ins w:id="6813" w:author="Sammartano, Marc (BIC USA)" w:date="2015-11-30T16:05:00Z"/>
        </w:rPr>
      </w:pPr>
      <w:bookmarkStart w:id="6814" w:name="_Toc436833292"/>
      <w:ins w:id="6815" w:author="Sammartano, Marc (BIC USA)" w:date="2015-11-30T16:05:00Z">
        <w:r>
          <w:t>Paint Commands</w:t>
        </w:r>
        <w:bookmarkEnd w:id="6814"/>
      </w:ins>
    </w:p>
    <w:p w:rsidR="00977684" w:rsidRDefault="00977684" w:rsidP="00977684">
      <w:pPr>
        <w:pStyle w:val="Heading3"/>
        <w:rPr>
          <w:ins w:id="6816" w:author="Sammartano, Marc (BIC USA)" w:date="2015-11-30T16:15:00Z"/>
        </w:rPr>
      </w:pPr>
      <w:bookmarkStart w:id="6817" w:name="_Toc436833293"/>
      <w:ins w:id="6818" w:author="Sammartano, Marc (BIC USA)" w:date="2015-11-30T16:14:00Z">
        <w:r>
          <w:t xml:space="preserve">Gr.paint.copy </w:t>
        </w:r>
      </w:ins>
      <w:ins w:id="6819" w:author="Sammartano, Marc (BIC USA)" w:date="2015-11-30T16:15:00Z">
        <w:r>
          <w:t>{{</w:t>
        </w:r>
      </w:ins>
      <w:ins w:id="6820" w:author="Sammartano, Marc (BIC USA)" w:date="2015-11-30T16:14:00Z">
        <w:r>
          <w:t>&lt;src_nexp&gt;</w:t>
        </w:r>
      </w:ins>
      <w:ins w:id="6821" w:author="Sammartano, Marc (BIC USA)" w:date="2015-11-30T16:15:00Z">
        <w:r>
          <w:t xml:space="preserve">}{, </w:t>
        </w:r>
      </w:ins>
      <w:ins w:id="6822" w:author="Sammartano, Marc (BIC USA)" w:date="2015-11-30T16:16:00Z">
        <w:r w:rsidR="00FB5B71">
          <w:t>&lt;</w:t>
        </w:r>
      </w:ins>
      <w:ins w:id="6823" w:author="Sammartano, Marc (BIC USA)" w:date="2015-11-30T16:15:00Z">
        <w:r>
          <w:t>dst_nexp</w:t>
        </w:r>
      </w:ins>
      <w:ins w:id="6824" w:author="Sammartano, Marc (BIC USA)" w:date="2015-11-30T16:16:00Z">
        <w:r w:rsidR="00FB5B71">
          <w:t>&gt;</w:t>
        </w:r>
      </w:ins>
      <w:ins w:id="6825" w:author="Sammartano, Marc (BIC USA)" w:date="2015-11-30T16:15:00Z">
        <w:r>
          <w:t>}}</w:t>
        </w:r>
      </w:ins>
      <w:bookmarkEnd w:id="6817"/>
      <w:ins w:id="6826" w:author="Sammartano, Marc (BIC USA)" w:date="2015-11-30T16:14:00Z">
        <w:r>
          <w:fldChar w:fldCharType="begin"/>
        </w:r>
        <w:r>
          <w:instrText xml:space="preserve"> XE "</w:instrText>
        </w:r>
        <w:r w:rsidRPr="008F7B31">
          <w:instrText>Gr.paint.</w:instrText>
        </w:r>
        <w:r>
          <w:instrText xml:space="preserve">copy </w:instrText>
        </w:r>
      </w:ins>
      <w:ins w:id="6827" w:author="Sammartano, Marc (BIC USA)" w:date="2015-11-30T16:15:00Z">
        <w:r>
          <w:instrText xml:space="preserve">{{&lt;src_nexp&gt;}{, </w:instrText>
        </w:r>
      </w:ins>
      <w:ins w:id="6828" w:author="Sammartano, Marc (BIC USA)" w:date="2015-11-30T16:16:00Z">
        <w:r w:rsidR="00FB5B71">
          <w:instrText>&lt;</w:instrText>
        </w:r>
      </w:ins>
      <w:ins w:id="6829" w:author="Sammartano, Marc (BIC USA)" w:date="2015-11-30T16:15:00Z">
        <w:r>
          <w:instrText>dst_nexp</w:instrText>
        </w:r>
      </w:ins>
      <w:ins w:id="6830" w:author="Sammartano, Marc (BIC USA)" w:date="2015-11-30T16:16:00Z">
        <w:r w:rsidR="00FB5B71">
          <w:instrText>&gt;</w:instrText>
        </w:r>
      </w:ins>
      <w:ins w:id="6831" w:author="Sammartano, Marc (BIC USA)" w:date="2015-11-30T16:15:00Z">
        <w:r>
          <w:instrText>}}</w:instrText>
        </w:r>
      </w:ins>
      <w:ins w:id="6832" w:author="Sammartano, Marc (BIC USA)" w:date="2015-11-30T16:14:00Z">
        <w:r>
          <w:instrText xml:space="preserve">" </w:instrText>
        </w:r>
        <w:r>
          <w:fldChar w:fldCharType="end"/>
        </w:r>
      </w:ins>
    </w:p>
    <w:p w:rsidR="00771386" w:rsidRDefault="00FB5B71" w:rsidP="00FB5B71">
      <w:pPr>
        <w:rPr>
          <w:ins w:id="6833" w:author="Sammartano, Marc (BIC USA)" w:date="2015-11-30T16:17:00Z"/>
        </w:rPr>
      </w:pPr>
      <w:ins w:id="6834" w:author="Sammartano, Marc (BIC USA)" w:date="2015-11-30T16:16:00Z">
        <w:r>
          <w:t xml:space="preserve">Copy </w:t>
        </w:r>
      </w:ins>
      <w:ins w:id="6835" w:author="Sammartano, Marc (BIC USA)" w:date="2015-11-30T16:17:00Z">
        <w:r>
          <w:t>the</w:t>
        </w:r>
      </w:ins>
      <w:ins w:id="6836" w:author="Sammartano, Marc (BIC USA)" w:date="2015-11-30T16:16:00Z">
        <w:r>
          <w:t xml:space="preserve"> Paint object </w:t>
        </w:r>
      </w:ins>
      <w:ins w:id="6837" w:author="Sammartano, Marc (BIC USA)" w:date="2015-11-30T16:17:00Z">
        <w:r>
          <w:t xml:space="preserve">at the source </w:t>
        </w:r>
      </w:ins>
      <w:ins w:id="6838" w:author="Sammartano, Marc (BIC USA)" w:date="2015-11-30T16:23:00Z">
        <w:r>
          <w:t>pointer</w:t>
        </w:r>
      </w:ins>
      <w:ins w:id="6839" w:author="Sammartano, Marc (BIC USA)" w:date="2015-11-30T16:17:00Z">
        <w:r>
          <w:t xml:space="preserve"> &lt;src_nexp&gt; to the destination </w:t>
        </w:r>
      </w:ins>
      <w:ins w:id="6840" w:author="Sammartano, Marc (BIC USA)" w:date="2015-11-30T16:23:00Z">
        <w:r>
          <w:t>pointer</w:t>
        </w:r>
      </w:ins>
      <w:ins w:id="6841" w:author="Sammartano, Marc (BIC USA)" w:date="2015-11-30T16:17:00Z">
        <w:r w:rsidR="00771386">
          <w:t xml:space="preserve"> &lt;dst_next&gt;.</w:t>
        </w:r>
      </w:ins>
    </w:p>
    <w:p w:rsidR="00771386" w:rsidRDefault="00FB5B71" w:rsidP="00FB5B71">
      <w:pPr>
        <w:rPr>
          <w:ins w:id="6842" w:author="Sammartano, Marc (BIC USA)" w:date="2015-11-30T16:20:00Z"/>
        </w:rPr>
      </w:pPr>
      <w:ins w:id="6843" w:author="Sammartano, Marc (BIC USA)" w:date="2015-11-30T16:17:00Z">
        <w:r>
          <w:t xml:space="preserve">Both parameters are optional. If you wish to specify a destination, you must </w:t>
        </w:r>
      </w:ins>
      <w:ins w:id="6844" w:author="Sammartano, Marc (BIC USA)" w:date="2015-11-30T16:41:00Z">
        <w:r w:rsidR="00771386">
          <w:t>include a</w:t>
        </w:r>
      </w:ins>
      <w:ins w:id="6845" w:author="Sammartano, Marc (BIC USA)" w:date="2015-11-30T16:17:00Z">
        <w:r>
          <w:t xml:space="preserve"> comma, </w:t>
        </w:r>
      </w:ins>
      <w:ins w:id="6846" w:author="Sammartano, Marc (BIC USA)" w:date="2015-11-30T16:18:00Z">
        <w:r>
          <w:t>whether or not you specify a source.</w:t>
        </w:r>
      </w:ins>
      <w:ins w:id="6847" w:author="Sammartano, Marc (BIC USA)" w:date="2015-11-30T16:19:00Z">
        <w:r>
          <w:t xml:space="preserve"> If either parameter is omitted, </w:t>
        </w:r>
      </w:ins>
      <w:ins w:id="6848" w:author="Sammartano, Marc (BIC USA)" w:date="2015-11-30T16:20:00Z">
        <w:r>
          <w:t xml:space="preserve">or if its value is -1, </w:t>
        </w:r>
        <w:r w:rsidR="00771386">
          <w:t>the current Paint is used.</w:t>
        </w:r>
      </w:ins>
    </w:p>
    <w:p w:rsidR="00FB5B71" w:rsidRDefault="00771386" w:rsidP="00FB5B71">
      <w:pPr>
        <w:rPr>
          <w:ins w:id="6849" w:author="Sammartano, Marc (BIC USA)" w:date="2015-11-30T16:20:00Z"/>
        </w:rPr>
      </w:pPr>
      <w:ins w:id="6850" w:author="Sammartano, Marc (BIC USA)" w:date="2015-11-30T16:39:00Z">
        <w:r>
          <w:t xml:space="preserve">The Paint already at the destination </w:t>
        </w:r>
      </w:ins>
      <w:ins w:id="6851" w:author="Sammartano, Marc (BIC USA)" w:date="2015-11-30T16:41:00Z">
        <w:r>
          <w:t>pointer</w:t>
        </w:r>
      </w:ins>
      <w:ins w:id="6852" w:author="Sammartano, Marc (BIC USA)" w:date="2015-11-30T16:39:00Z">
        <w:r>
          <w:t xml:space="preserve"> is replaced</w:t>
        </w:r>
      </w:ins>
      <w:ins w:id="6853" w:author="Sammartano, Marc (BIC USA)" w:date="2015-11-30T16:40:00Z">
        <w:r>
          <w:t>. If</w:t>
        </w:r>
      </w:ins>
      <w:ins w:id="6854" w:author="Sammartano, Marc (BIC USA)" w:date="2015-11-30T16:39:00Z">
        <w:r>
          <w:t xml:space="preserve"> </w:t>
        </w:r>
      </w:ins>
      <w:ins w:id="6855" w:author="Sammartano, Marc (BIC USA)" w:date="2015-11-30T16:41:00Z">
        <w:r>
          <w:t>the destination</w:t>
        </w:r>
      </w:ins>
      <w:ins w:id="6856" w:author="Sammartano, Marc (BIC USA)" w:date="2015-11-30T16:39:00Z">
        <w:r>
          <w:t xml:space="preserve"> is the current Paint, a new</w:t>
        </w:r>
      </w:ins>
      <w:ins w:id="6857" w:author="Sammartano, Marc (BIC USA)" w:date="2015-11-30T16:41:00Z">
        <w:r>
          <w:t>ly-created paint</w:t>
        </w:r>
      </w:ins>
      <w:ins w:id="6858" w:author="Sammartano, Marc (BIC USA)" w:date="2015-11-30T16:40:00Z">
        <w:r>
          <w:t xml:space="preserve"> </w:t>
        </w:r>
      </w:ins>
      <w:ins w:id="6859" w:author="Sammartano, Marc (BIC USA)" w:date="2015-11-30T16:39:00Z">
        <w:r>
          <w:t>becomes the current Paint</w:t>
        </w:r>
      </w:ins>
      <w:ins w:id="6860" w:author="Sammartano, Marc (BIC USA)" w:date="2015-11-30T16:20:00Z">
        <w:r w:rsidR="00FB5B71">
          <w:t>.</w:t>
        </w:r>
      </w:ins>
    </w:p>
    <w:p w:rsidR="00FB5B71" w:rsidRDefault="00FB5B71" w:rsidP="00FB5B71">
      <w:pPr>
        <w:pStyle w:val="NoSpacing"/>
        <w:rPr>
          <w:ins w:id="6861" w:author="Sammartano, Marc (BIC USA)" w:date="2015-11-30T16:21:00Z"/>
        </w:rPr>
      </w:pPr>
      <w:ins w:id="6862" w:author="Sammartano, Marc (BIC USA)" w:date="2015-11-30T16:20:00Z">
        <w:r>
          <w:t>This command has four forms</w:t>
        </w:r>
      </w:ins>
      <w:ins w:id="6863" w:author="Sammartano, Marc (BIC USA)" w:date="2015-11-30T16:21:00Z">
        <w:r>
          <w:t>, depending on which parameters are present:</w:t>
        </w:r>
      </w:ins>
    </w:p>
    <w:p w:rsidR="00FB5B71" w:rsidRPr="00FB5B71" w:rsidRDefault="00FB5B71" w:rsidP="00FB5B71">
      <w:pPr>
        <w:pStyle w:val="Codeexample"/>
        <w:rPr>
          <w:ins w:id="6864" w:author="Sammartano, Marc (BIC USA)" w:date="2015-11-30T16:25:00Z"/>
          <w:rFonts w:ascii="Letter Gothic" w:hAnsi="Letter Gothic"/>
          <w:b w:val="0"/>
        </w:rPr>
      </w:pPr>
      <w:ins w:id="6865" w:author="Sammartano, Marc (BIC USA)" w:date="2015-11-30T16:25:00Z">
        <w:r>
          <w:rPr>
            <w:rFonts w:ascii="Letter Gothic" w:hAnsi="Letter Gothic"/>
            <w:b w:val="0"/>
          </w:rPr>
          <w:t>GR.PAINT</w:t>
        </w:r>
      </w:ins>
      <w:ins w:id="6866" w:author="Sammartano, Marc (BIC USA)" w:date="2015-11-30T16:27:00Z">
        <w:r w:rsidR="004D6CCA">
          <w:rPr>
            <w:rFonts w:ascii="Letter Gothic" w:hAnsi="Letter Gothic"/>
            <w:b w:val="0"/>
          </w:rPr>
          <w:t>.COPY</w:t>
        </w:r>
      </w:ins>
      <w:ins w:id="6867" w:author="Sammartano, Marc (BIC USA)" w:date="2015-11-30T16:25:00Z">
        <w:r>
          <w:rPr>
            <w:rFonts w:ascii="Letter Gothic" w:hAnsi="Letter Gothic"/>
            <w:b w:val="0"/>
          </w:rPr>
          <w:tab/>
        </w:r>
        <w:r>
          <w:rPr>
            <w:rFonts w:ascii="Letter Gothic" w:hAnsi="Letter Gothic"/>
            <w:b w:val="0"/>
          </w:rPr>
          <w:tab/>
          <w:t xml:space="preserve">% </w:t>
        </w:r>
      </w:ins>
      <w:ins w:id="6868" w:author="Sammartano, Marc (BIC USA)" w:date="2015-11-30T16:26:00Z">
        <w:r w:rsidR="004D6CCA">
          <w:rPr>
            <w:rFonts w:ascii="Letter Gothic" w:hAnsi="Letter Gothic"/>
            <w:b w:val="0"/>
          </w:rPr>
          <w:t>Duplicate</w:t>
        </w:r>
      </w:ins>
      <w:ins w:id="6869" w:author="Sammartano, Marc (BIC USA)" w:date="2015-11-30T16:25:00Z">
        <w:r>
          <w:rPr>
            <w:rFonts w:ascii="Letter Gothic" w:hAnsi="Letter Gothic"/>
            <w:b w:val="0"/>
          </w:rPr>
          <w:t xml:space="preserve"> the current Paint</w:t>
        </w:r>
      </w:ins>
    </w:p>
    <w:p w:rsidR="00FB5B71" w:rsidRPr="00FB5B71" w:rsidRDefault="00FB5B71" w:rsidP="00FB5B71">
      <w:pPr>
        <w:pStyle w:val="Codeexample"/>
        <w:rPr>
          <w:ins w:id="6870" w:author="Sammartano, Marc (BIC USA)" w:date="2015-11-30T16:23:00Z"/>
          <w:rFonts w:ascii="Letter Gothic" w:hAnsi="Letter Gothic"/>
          <w:b w:val="0"/>
        </w:rPr>
      </w:pPr>
      <w:ins w:id="6871" w:author="Sammartano, Marc (BIC USA)" w:date="2015-11-30T16:23:00Z">
        <w:r>
          <w:rPr>
            <w:rFonts w:ascii="Letter Gothic" w:hAnsi="Letter Gothic"/>
            <w:b w:val="0"/>
          </w:rPr>
          <w:t>GR.PAINT</w:t>
        </w:r>
      </w:ins>
      <w:ins w:id="6872" w:author="Sammartano, Marc (BIC USA)" w:date="2015-11-30T16:27:00Z">
        <w:r w:rsidR="004D6CCA">
          <w:rPr>
            <w:rFonts w:ascii="Letter Gothic" w:hAnsi="Letter Gothic"/>
            <w:b w:val="0"/>
          </w:rPr>
          <w:t>.COPY</w:t>
        </w:r>
      </w:ins>
      <w:ins w:id="6873" w:author="Sammartano, Marc (BIC USA)" w:date="2015-11-30T16:25:00Z">
        <w:r>
          <w:rPr>
            <w:rFonts w:ascii="Letter Gothic" w:hAnsi="Letter Gothic"/>
            <w:b w:val="0"/>
          </w:rPr>
          <w:t xml:space="preserve"> m</w:t>
        </w:r>
      </w:ins>
      <w:ins w:id="6874" w:author="Sammartano, Marc (BIC USA)" w:date="2015-11-30T16:23:00Z">
        <w:r>
          <w:rPr>
            <w:rFonts w:ascii="Letter Gothic" w:hAnsi="Letter Gothic"/>
            <w:b w:val="0"/>
          </w:rPr>
          <w:tab/>
          <w:t xml:space="preserve">% Copy </w:t>
        </w:r>
      </w:ins>
      <w:ins w:id="6875" w:author="Sammartano, Marc (BIC USA)" w:date="2015-11-30T16:25:00Z">
        <w:r w:rsidR="004D6CCA">
          <w:rPr>
            <w:rFonts w:ascii="Letter Gothic" w:hAnsi="Letter Gothic"/>
            <w:b w:val="0"/>
          </w:rPr>
          <w:t xml:space="preserve">Paint m to </w:t>
        </w:r>
      </w:ins>
      <w:ins w:id="6876" w:author="Sammartano, Marc (BIC USA)" w:date="2015-11-30T16:23:00Z">
        <w:r>
          <w:rPr>
            <w:rFonts w:ascii="Letter Gothic" w:hAnsi="Letter Gothic"/>
            <w:b w:val="0"/>
          </w:rPr>
          <w:t>the current Paint</w:t>
        </w:r>
      </w:ins>
    </w:p>
    <w:p w:rsidR="00FB5B71" w:rsidRPr="00FB5B71" w:rsidRDefault="00FB5B71" w:rsidP="00FB5B71">
      <w:pPr>
        <w:pStyle w:val="Codeexample"/>
        <w:rPr>
          <w:ins w:id="6877" w:author="Sammartano, Marc (BIC USA)" w:date="2015-11-30T16:24:00Z"/>
          <w:rFonts w:ascii="Letter Gothic" w:hAnsi="Letter Gothic"/>
          <w:b w:val="0"/>
        </w:rPr>
      </w:pPr>
      <w:ins w:id="6878" w:author="Sammartano, Marc (BIC USA)" w:date="2015-11-30T16:24:00Z">
        <w:r>
          <w:rPr>
            <w:rFonts w:ascii="Letter Gothic" w:hAnsi="Letter Gothic"/>
            <w:b w:val="0"/>
          </w:rPr>
          <w:t>GR.PAINT</w:t>
        </w:r>
      </w:ins>
      <w:ins w:id="6879" w:author="Sammartano, Marc (BIC USA)" w:date="2015-11-30T16:27:00Z">
        <w:r w:rsidR="004D6CCA">
          <w:rPr>
            <w:rFonts w:ascii="Letter Gothic" w:hAnsi="Letter Gothic"/>
            <w:b w:val="0"/>
          </w:rPr>
          <w:t>.COPY</w:t>
        </w:r>
      </w:ins>
      <w:ins w:id="6880" w:author="Sammartano, Marc (BIC USA)" w:date="2015-11-30T16:24:00Z">
        <w:r>
          <w:rPr>
            <w:rFonts w:ascii="Letter Gothic" w:hAnsi="Letter Gothic"/>
            <w:b w:val="0"/>
          </w:rPr>
          <w:t xml:space="preserve"> , n</w:t>
        </w:r>
        <w:r>
          <w:rPr>
            <w:rFonts w:ascii="Letter Gothic" w:hAnsi="Letter Gothic"/>
            <w:b w:val="0"/>
          </w:rPr>
          <w:tab/>
          <w:t>% Overwrite Paint n so it is the same as the current Paint</w:t>
        </w:r>
      </w:ins>
    </w:p>
    <w:p w:rsidR="00FB5B71" w:rsidRPr="00FB5B71" w:rsidRDefault="00FB5B71" w:rsidP="00FB5B71">
      <w:pPr>
        <w:pStyle w:val="Codeexample"/>
        <w:rPr>
          <w:ins w:id="6881" w:author="Sammartano, Marc (BIC USA)" w:date="2015-11-30T16:14:00Z"/>
          <w:rFonts w:ascii="Letter Gothic" w:hAnsi="Letter Gothic"/>
          <w:b w:val="0"/>
        </w:rPr>
      </w:pPr>
      <w:ins w:id="6882" w:author="Sammartano, Marc (BIC USA)" w:date="2015-11-30T16:21:00Z">
        <w:r>
          <w:rPr>
            <w:rFonts w:ascii="Letter Gothic" w:hAnsi="Letter Gothic"/>
            <w:b w:val="0"/>
          </w:rPr>
          <w:t>GR.PAINT</w:t>
        </w:r>
      </w:ins>
      <w:ins w:id="6883" w:author="Sammartano, Marc (BIC USA)" w:date="2015-11-30T16:27:00Z">
        <w:r w:rsidR="004D6CCA">
          <w:rPr>
            <w:rFonts w:ascii="Letter Gothic" w:hAnsi="Letter Gothic"/>
            <w:b w:val="0"/>
          </w:rPr>
          <w:t>.COPY</w:t>
        </w:r>
      </w:ins>
      <w:ins w:id="6884" w:author="Sammartano, Marc (BIC USA)" w:date="2015-11-30T16:23:00Z">
        <w:r>
          <w:rPr>
            <w:rFonts w:ascii="Letter Gothic" w:hAnsi="Letter Gothic"/>
            <w:b w:val="0"/>
          </w:rPr>
          <w:t xml:space="preserve"> m, n</w:t>
        </w:r>
      </w:ins>
      <w:ins w:id="6885" w:author="Sammartano, Marc (BIC USA)" w:date="2015-11-30T16:22:00Z">
        <w:r w:rsidR="004D6CCA">
          <w:rPr>
            <w:rFonts w:ascii="Letter Gothic" w:hAnsi="Letter Gothic"/>
            <w:b w:val="0"/>
          </w:rPr>
          <w:tab/>
        </w:r>
        <w:r>
          <w:rPr>
            <w:rFonts w:ascii="Letter Gothic" w:hAnsi="Letter Gothic"/>
            <w:b w:val="0"/>
          </w:rPr>
          <w:t xml:space="preserve">% </w:t>
        </w:r>
      </w:ins>
      <w:ins w:id="6886" w:author="Sammartano, Marc (BIC USA)" w:date="2015-11-30T16:24:00Z">
        <w:r>
          <w:rPr>
            <w:rFonts w:ascii="Letter Gothic" w:hAnsi="Letter Gothic"/>
            <w:b w:val="0"/>
          </w:rPr>
          <w:t>Overwrite Paint n so it is the same as Paint m</w:t>
        </w:r>
      </w:ins>
    </w:p>
    <w:p w:rsidR="00977684" w:rsidRDefault="00977684" w:rsidP="00977684">
      <w:pPr>
        <w:pStyle w:val="Heading3"/>
        <w:rPr>
          <w:ins w:id="6887" w:author="Sammartano, Marc (BIC USA)" w:date="2015-11-30T16:06:00Z"/>
        </w:rPr>
      </w:pPr>
      <w:bookmarkStart w:id="6888" w:name="_Toc436833294"/>
      <w:ins w:id="6889" w:author="Sammartano, Marc (BIC USA)" w:date="2015-11-30T16:06:00Z">
        <w:r>
          <w:t>Gr.paint.get &lt;object_ptr_n</w:t>
        </w:r>
      </w:ins>
      <w:ins w:id="6890" w:author="Sammartano, Marc (BIC USA)" w:date="2015-11-30T16:07:00Z">
        <w:r>
          <w:t>var</w:t>
        </w:r>
      </w:ins>
      <w:ins w:id="6891" w:author="Sammartano, Marc (BIC USA)" w:date="2015-11-30T16:06:00Z">
        <w:r>
          <w:t>&gt;</w:t>
        </w:r>
        <w:bookmarkEnd w:id="6888"/>
        <w:r>
          <w:fldChar w:fldCharType="begin"/>
        </w:r>
        <w:r>
          <w:instrText xml:space="preserve"> XE "</w:instrText>
        </w:r>
        <w:r w:rsidRPr="008F7B31">
          <w:instrText>Gr.paint.get &lt;object_ptr_nvar&gt;</w:instrText>
        </w:r>
        <w:r>
          <w:instrText xml:space="preserve">" </w:instrText>
        </w:r>
        <w:r>
          <w:fldChar w:fldCharType="end"/>
        </w:r>
      </w:ins>
    </w:p>
    <w:p w:rsidR="00977684" w:rsidRDefault="00977684" w:rsidP="00977684">
      <w:pPr>
        <w:rPr>
          <w:ins w:id="6892" w:author="Sammartano, Marc (BIC USA)" w:date="2015-11-30T16:06:00Z"/>
        </w:rPr>
      </w:pPr>
      <w:ins w:id="6893" w:author="Sammartano, Marc (BIC USA)" w:date="2015-11-30T16:06:00Z">
        <w:r>
          <w:t xml:space="preserve">Gets a pointer (&lt;object_ptr_nvar&gt;) to the last created Paint object. 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ins>
    </w:p>
    <w:p w:rsidR="00977684" w:rsidRDefault="00977684" w:rsidP="00977684">
      <w:pPr>
        <w:rPr>
          <w:ins w:id="6894" w:author="Sammartano, Marc (BIC USA)" w:date="2015-11-30T16:06:00Z"/>
        </w:rPr>
      </w:pPr>
      <w:ins w:id="6895" w:author="Sammartano, Marc (BIC USA)" w:date="2015-11-30T16:06:00Z">
        <w:r>
          <w:t xml:space="preserve">This pointer can be used to change the Paint object associated with a draw object by means of the </w:t>
        </w:r>
        <w:r w:rsidRPr="006B371C">
          <w:rPr>
            <w:b/>
          </w:rPr>
          <w:t>Gr.modify</w:t>
        </w:r>
        <w:r w:rsidRPr="007A7950">
          <w:t xml:space="preserve"> command</w:t>
        </w:r>
        <w:r>
          <w:t xml:space="preserve">. The </w:t>
        </w:r>
        <w:r w:rsidRPr="006B371C">
          <w:rPr>
            <w:b/>
          </w:rPr>
          <w:t>Gr.modify</w:t>
        </w:r>
        <w:r w:rsidRPr="007A7950">
          <w:t xml:space="preserve"> parameter</w:t>
        </w:r>
        <w:r>
          <w:t xml:space="preserve"> is "paint".</w:t>
        </w:r>
      </w:ins>
    </w:p>
    <w:p w:rsidR="00977684" w:rsidRDefault="00977684" w:rsidP="00977684">
      <w:pPr>
        <w:rPr>
          <w:ins w:id="6896" w:author="Sammartano, Marc (BIC USA)" w:date="2015-11-30T16:06:00Z"/>
        </w:rPr>
      </w:pPr>
      <w:ins w:id="6897" w:author="Sammartano, Marc (BIC USA)" w:date="2015-11-30T16:06:00Z">
        <w:r>
          <w:t>If you want to modify any of the paint characteristics of an object then you will need to create a current Paint object with those parameters changed. For example:</w:t>
        </w:r>
      </w:ins>
    </w:p>
    <w:p w:rsidR="00977684" w:rsidRPr="001627F5" w:rsidRDefault="00FB5B71" w:rsidP="00977684">
      <w:pPr>
        <w:pStyle w:val="Codeexample"/>
        <w:rPr>
          <w:ins w:id="6898" w:author="Sammartano, Marc (BIC USA)" w:date="2015-11-30T16:06:00Z"/>
          <w:rFonts w:ascii="Letter Gothic" w:hAnsi="Letter Gothic"/>
          <w:b w:val="0"/>
        </w:rPr>
      </w:pPr>
      <w:ins w:id="6899" w:author="Sammartano, Marc (BIC USA)" w:date="2015-11-30T16:22:00Z">
        <w:r>
          <w:rPr>
            <w:rFonts w:ascii="Letter Gothic" w:hAnsi="Letter Gothic"/>
            <w:b w:val="0"/>
          </w:rPr>
          <w:t>GR.COLOR</w:t>
        </w:r>
      </w:ins>
      <w:ins w:id="6900" w:author="Sammartano, Marc (BIC USA)" w:date="2015-11-30T16:06:00Z">
        <w:r w:rsidR="00977684" w:rsidRPr="001627F5">
          <w:rPr>
            <w:rFonts w:ascii="Letter Gothic" w:hAnsi="Letter Gothic"/>
            <w:b w:val="0"/>
          </w:rPr>
          <w:t xml:space="preserve"> 255,0,255,0,0</w:t>
        </w:r>
      </w:ins>
    </w:p>
    <w:p w:rsidR="00977684" w:rsidRPr="001627F5" w:rsidRDefault="00FB5B71" w:rsidP="00977684">
      <w:pPr>
        <w:pStyle w:val="Codeexample"/>
        <w:rPr>
          <w:ins w:id="6901" w:author="Sammartano, Marc (BIC USA)" w:date="2015-11-30T16:06:00Z"/>
          <w:rFonts w:ascii="Letter Gothic" w:hAnsi="Letter Gothic"/>
          <w:b w:val="0"/>
        </w:rPr>
      </w:pPr>
      <w:ins w:id="6902" w:author="Sammartano, Marc (BIC USA)" w:date="2015-11-30T16:22:00Z">
        <w:r>
          <w:rPr>
            <w:rFonts w:ascii="Letter Gothic" w:hAnsi="Letter Gothic"/>
            <w:b w:val="0"/>
          </w:rPr>
          <w:t>GR.TEXT.SIZE</w:t>
        </w:r>
      </w:ins>
      <w:ins w:id="6903" w:author="Sammartano, Marc (BIC USA)" w:date="2015-11-30T16:06:00Z">
        <w:r w:rsidR="00977684" w:rsidRPr="001627F5">
          <w:rPr>
            <w:rFonts w:ascii="Letter Gothic" w:hAnsi="Letter Gothic"/>
            <w:b w:val="0"/>
          </w:rPr>
          <w:t xml:space="preserve"> 20</w:t>
        </w:r>
      </w:ins>
    </w:p>
    <w:p w:rsidR="00977684" w:rsidRPr="001627F5" w:rsidRDefault="00B76B8F" w:rsidP="00977684">
      <w:pPr>
        <w:pStyle w:val="Codeexample"/>
        <w:rPr>
          <w:ins w:id="6904" w:author="Sammartano, Marc (BIC USA)" w:date="2015-11-30T16:06:00Z"/>
          <w:rFonts w:ascii="Letter Gothic" w:hAnsi="Letter Gothic"/>
          <w:b w:val="0"/>
        </w:rPr>
      </w:pPr>
      <w:ins w:id="6905" w:author="Sammartano, Marc (BIC USA)" w:date="2015-11-30T16:22:00Z">
        <w:r>
          <w:rPr>
            <w:rFonts w:ascii="Letter Gothic" w:hAnsi="Letter Gothic"/>
            <w:b w:val="0"/>
          </w:rPr>
          <w:t>GR.TEXT.ALIG</w:t>
        </w:r>
        <w:r w:rsidR="00FB5B71">
          <w:rPr>
            <w:rFonts w:ascii="Letter Gothic" w:hAnsi="Letter Gothic"/>
            <w:b w:val="0"/>
          </w:rPr>
          <w:t>N</w:t>
        </w:r>
      </w:ins>
      <w:ins w:id="6906" w:author="Sammartano, Marc (BIC USA)" w:date="2015-11-30T16:06:00Z">
        <w:r w:rsidR="00977684" w:rsidRPr="001627F5">
          <w:rPr>
            <w:rFonts w:ascii="Letter Gothic" w:hAnsi="Letter Gothic"/>
            <w:b w:val="0"/>
          </w:rPr>
          <w:t xml:space="preserve"> 2</w:t>
        </w:r>
      </w:ins>
    </w:p>
    <w:p w:rsidR="00977684" w:rsidRPr="001627F5" w:rsidRDefault="00FB5B71" w:rsidP="00977684">
      <w:pPr>
        <w:pStyle w:val="Codeexample"/>
        <w:rPr>
          <w:ins w:id="6907" w:author="Sammartano, Marc (BIC USA)" w:date="2015-11-30T16:06:00Z"/>
          <w:rFonts w:ascii="Letter Gothic" w:hAnsi="Letter Gothic"/>
          <w:b w:val="0"/>
        </w:rPr>
      </w:pPr>
      <w:ins w:id="6908" w:author="Sammartano, Marc (BIC USA)" w:date="2015-11-30T16:22:00Z">
        <w:r>
          <w:rPr>
            <w:rFonts w:ascii="Letter Gothic" w:hAnsi="Letter Gothic"/>
            <w:b w:val="0"/>
          </w:rPr>
          <w:t>GR.PAINT.GET</w:t>
        </w:r>
      </w:ins>
      <w:ins w:id="6909" w:author="Sammartano, Marc (BIC USA)" w:date="2015-11-30T16:06:00Z">
        <w:r w:rsidR="00977684" w:rsidRPr="001627F5">
          <w:rPr>
            <w:rFonts w:ascii="Letter Gothic" w:hAnsi="Letter Gothic"/>
            <w:b w:val="0"/>
          </w:rPr>
          <w:t xml:space="preserve"> the_paint</w:t>
        </w:r>
      </w:ins>
    </w:p>
    <w:p w:rsidR="00977684" w:rsidRPr="001627F5" w:rsidRDefault="00FB5B71" w:rsidP="00977684">
      <w:pPr>
        <w:pStyle w:val="Codeexample"/>
        <w:rPr>
          <w:ins w:id="6910" w:author="Sammartano, Marc (BIC USA)" w:date="2015-11-30T16:06:00Z"/>
          <w:rFonts w:ascii="Letter Gothic" w:hAnsi="Letter Gothic"/>
          <w:b w:val="0"/>
        </w:rPr>
      </w:pPr>
      <w:ins w:id="6911" w:author="Sammartano, Marc (BIC USA)" w:date="2015-11-30T16:22:00Z">
        <w:r>
          <w:rPr>
            <w:rFonts w:ascii="Letter Gothic" w:hAnsi="Letter Gothic"/>
            <w:b w:val="0"/>
          </w:rPr>
          <w:t>GR.MODIFY</w:t>
        </w:r>
      </w:ins>
      <w:ins w:id="6912" w:author="Sammartano, Marc (BIC USA)" w:date="2015-11-30T16:06:00Z">
        <w:r w:rsidR="00977684" w:rsidRPr="001627F5">
          <w:rPr>
            <w:rFonts w:ascii="Letter Gothic" w:hAnsi="Letter Gothic"/>
            <w:b w:val="0"/>
          </w:rPr>
          <w:t xml:space="preserve"> shot, "paint", the_paint</w:t>
        </w:r>
      </w:ins>
    </w:p>
    <w:p w:rsidR="00977684" w:rsidRDefault="00977684" w:rsidP="00977684">
      <w:pPr>
        <w:rPr>
          <w:ins w:id="6913" w:author="Sammartano, Marc (BIC USA)" w:date="2015-11-30T16:06:00Z"/>
        </w:rPr>
      </w:pPr>
      <w:ins w:id="6914" w:author="Sammartano, Marc (BIC USA)" w:date="2015-11-30T16:06:00Z">
        <w:r>
          <w:t>changes the current text size and alignment as well as the color.</w:t>
        </w:r>
      </w:ins>
    </w:p>
    <w:p w:rsidR="004D6CCA" w:rsidRDefault="004D6CCA" w:rsidP="004D6CCA">
      <w:pPr>
        <w:pStyle w:val="Heading3"/>
        <w:rPr>
          <w:ins w:id="6915" w:author="Sammartano, Marc (BIC USA)" w:date="2015-11-30T16:29:00Z"/>
        </w:rPr>
      </w:pPr>
      <w:bookmarkStart w:id="6916" w:name="_Toc436833295"/>
      <w:ins w:id="6917" w:author="Sammartano, Marc (BIC USA)" w:date="2015-11-30T16:28:00Z">
        <w:r>
          <w:t>Gr.paint.reset {</w:t>
        </w:r>
      </w:ins>
      <w:ins w:id="6918" w:author="Sammartano, Marc (BIC USA)" w:date="2015-11-30T16:29:00Z">
        <w:r>
          <w:t>&lt;</w:t>
        </w:r>
      </w:ins>
      <w:ins w:id="6919" w:author="Sammartano, Marc (BIC USA)" w:date="2015-11-30T16:28:00Z">
        <w:r>
          <w:t>nexp&gt;}</w:t>
        </w:r>
        <w:bookmarkEnd w:id="6916"/>
        <w:r>
          <w:fldChar w:fldCharType="begin"/>
        </w:r>
        <w:r>
          <w:instrText xml:space="preserve"> XE "</w:instrText>
        </w:r>
        <w:r w:rsidRPr="008F7B31">
          <w:instrText>Gr.paint.</w:instrText>
        </w:r>
      </w:ins>
      <w:ins w:id="6920" w:author="Sammartano, Marc (BIC USA)" w:date="2015-11-30T16:29:00Z">
        <w:r>
          <w:instrText>reset</w:instrText>
        </w:r>
      </w:ins>
      <w:ins w:id="6921" w:author="Sammartano, Marc (BIC USA)" w:date="2015-11-30T16:28:00Z">
        <w:r>
          <w:instrText xml:space="preserve"> {&lt;nexp&gt;}" </w:instrText>
        </w:r>
        <w:r>
          <w:fldChar w:fldCharType="end"/>
        </w:r>
      </w:ins>
    </w:p>
    <w:p w:rsidR="004D6CCA" w:rsidRDefault="004D6CCA" w:rsidP="004D6CCA">
      <w:pPr>
        <w:pStyle w:val="NoSpacing"/>
        <w:rPr>
          <w:ins w:id="6922" w:author="Sammartano, Marc (BIC USA)" w:date="2015-11-30T16:33:00Z"/>
        </w:rPr>
      </w:pPr>
      <w:ins w:id="6923" w:author="Sammartano, Marc (BIC USA)" w:date="2015-11-30T16:29:00Z">
        <w:r>
          <w:t xml:space="preserve">Force the </w:t>
        </w:r>
      </w:ins>
      <w:ins w:id="6924" w:author="Sammartano, Marc (BIC USA)" w:date="2015-11-30T16:30:00Z">
        <w:r>
          <w:t>specified Paint to default settings:</w:t>
        </w:r>
      </w:ins>
    </w:p>
    <w:p w:rsidR="004D6CCA" w:rsidRDefault="00771386" w:rsidP="004D6CCA">
      <w:pPr>
        <w:pStyle w:val="ListParagraph"/>
        <w:rPr>
          <w:ins w:id="6925" w:author="Sammartano, Marc (BIC USA)" w:date="2015-11-30T16:33:00Z"/>
        </w:rPr>
      </w:pPr>
      <w:ins w:id="6926" w:author="Sammartano, Marc (BIC USA)" w:date="2015-11-30T16:37:00Z">
        <w:r>
          <w:t>Color o</w:t>
        </w:r>
      </w:ins>
      <w:ins w:id="6927" w:author="Sammartano, Marc (BIC USA)" w:date="2015-11-30T16:33:00Z">
        <w:r w:rsidR="004D6CCA">
          <w:t>paque black (255, 0, 0, 0)</w:t>
        </w:r>
      </w:ins>
    </w:p>
    <w:p w:rsidR="004D6CCA" w:rsidRDefault="004D6CCA" w:rsidP="004D6CCA">
      <w:pPr>
        <w:pStyle w:val="ListParagraph"/>
        <w:rPr>
          <w:ins w:id="6928" w:author="Sammartano, Marc (BIC USA)" w:date="2015-11-30T16:34:00Z"/>
        </w:rPr>
      </w:pPr>
      <w:ins w:id="6929" w:author="Sammartano, Marc (BIC USA)" w:date="2015-11-30T16:34:00Z">
        <w:r>
          <w:t>Antialias ON</w:t>
        </w:r>
      </w:ins>
    </w:p>
    <w:p w:rsidR="004D6CCA" w:rsidRDefault="004D6CCA" w:rsidP="004D6CCA">
      <w:pPr>
        <w:pStyle w:val="ListParagraph"/>
        <w:rPr>
          <w:ins w:id="6930" w:author="Sammartano, Marc (BIC USA)" w:date="2015-11-30T16:34:00Z"/>
        </w:rPr>
      </w:pPr>
      <w:ins w:id="6931" w:author="Sammartano, Marc (BIC USA)" w:date="2015-11-30T16:34:00Z">
        <w:r>
          <w:t>Style FILL (0)</w:t>
        </w:r>
      </w:ins>
    </w:p>
    <w:p w:rsidR="004D6CCA" w:rsidRDefault="00771386" w:rsidP="004D6CCA">
      <w:pPr>
        <w:pStyle w:val="ListParagraph"/>
        <w:rPr>
          <w:ins w:id="6932" w:author="Sammartano, Marc (BIC USA)" w:date="2015-11-30T16:35:00Z"/>
        </w:rPr>
      </w:pPr>
      <w:ins w:id="6933" w:author="Sammartano, Marc (BIC USA)" w:date="2015-11-30T16:37:00Z">
        <w:r>
          <w:t>Minimum s</w:t>
        </w:r>
      </w:ins>
      <w:ins w:id="6934" w:author="Sammartano, Marc (BIC USA)" w:date="2015-11-30T16:34:00Z">
        <w:r w:rsidR="004D6CCA">
          <w:t xml:space="preserve">troke </w:t>
        </w:r>
      </w:ins>
      <w:ins w:id="6935" w:author="Sammartano, Marc (BIC USA)" w:date="2015-11-30T16:35:00Z">
        <w:r w:rsidR="004D6CCA">
          <w:t xml:space="preserve">width </w:t>
        </w:r>
      </w:ins>
      <w:ins w:id="6936" w:author="Sammartano, Marc (BIC USA)" w:date="2015-11-30T16:37:00Z">
        <w:r>
          <w:t>(</w:t>
        </w:r>
      </w:ins>
      <w:ins w:id="6937" w:author="Sammartano, Marc (BIC USA)" w:date="2015-11-30T16:35:00Z">
        <w:r w:rsidR="004D6CCA">
          <w:t>0.0</w:t>
        </w:r>
      </w:ins>
      <w:ins w:id="6938" w:author="Sammartano, Marc (BIC USA)" w:date="2015-11-30T16:37:00Z">
        <w:r>
          <w:t>)</w:t>
        </w:r>
      </w:ins>
    </w:p>
    <w:p w:rsidR="004D6CCA" w:rsidRPr="004D6CCA" w:rsidRDefault="004D6CCA" w:rsidP="004D6CCA">
      <w:pPr>
        <w:rPr>
          <w:ins w:id="6939" w:author="Sammartano, Marc (BIC USA)" w:date="2015-11-30T16:28:00Z"/>
        </w:rPr>
      </w:pPr>
      <w:ins w:id="6940" w:author="Sammartano, Marc (BIC USA)" w:date="2015-11-30T16:35:00Z">
        <w:r>
          <w:t xml:space="preserve">The </w:t>
        </w:r>
        <w:r w:rsidR="00771386">
          <w:t xml:space="preserve">parameter is optional. If the parameter is </w:t>
        </w:r>
        <w:r>
          <w:t>omitted</w:t>
        </w:r>
      </w:ins>
      <w:ins w:id="6941" w:author="Sammartano, Marc (BIC USA)" w:date="2015-11-30T16:36:00Z">
        <w:r w:rsidR="00771386">
          <w:t xml:space="preserve"> or set to -1</w:t>
        </w:r>
      </w:ins>
      <w:ins w:id="6942" w:author="Sammartano, Marc (BIC USA)" w:date="2015-11-30T16:35:00Z">
        <w:r>
          <w:t xml:space="preserve">, </w:t>
        </w:r>
      </w:ins>
      <w:ins w:id="6943" w:author="Sammartano, Marc (BIC USA)" w:date="2015-11-30T16:36:00Z">
        <w:r w:rsidR="00771386">
          <w:t>a new</w:t>
        </w:r>
      </w:ins>
      <w:ins w:id="6944" w:author="Sammartano, Marc (BIC USA)" w:date="2015-11-30T16:35:00Z">
        <w:r>
          <w:t xml:space="preserve"> current Paint</w:t>
        </w:r>
      </w:ins>
      <w:ins w:id="6945" w:author="Sammartano, Marc (BIC USA)" w:date="2015-11-30T16:36:00Z">
        <w:r w:rsidR="00771386">
          <w:t xml:space="preserve"> is created with default settings.</w:t>
        </w:r>
      </w:ins>
    </w:p>
    <w:p w:rsidR="009558AD" w:rsidRDefault="009558AD" w:rsidP="00EB1F62">
      <w:pPr>
        <w:pStyle w:val="Heading2"/>
        <w:rPr>
          <w:ins w:id="6946" w:author="Sammartano, Marc (BIC USA)" w:date="2015-11-02T16:27:00Z"/>
        </w:rPr>
      </w:pPr>
      <w:bookmarkStart w:id="6947" w:name="_Toc436833296"/>
      <w:r>
        <w:t>Rotate Commands</w:t>
      </w:r>
      <w:bookmarkEnd w:id="6947"/>
    </w:p>
    <w:p w:rsidR="004F6B64" w:rsidRDefault="002D1687" w:rsidP="002D1687">
      <w:pPr>
        <w:rPr>
          <w:ins w:id="6948" w:author="Sammartano, Marc (BIC USA)" w:date="2015-11-02T16:43:00Z"/>
        </w:rPr>
      </w:pPr>
      <w:ins w:id="6949" w:author="Sammartano, Marc (BIC USA)" w:date="2015-11-02T16:27:00Z">
        <w:r>
          <w:t xml:space="preserve">These </w:t>
        </w:r>
        <w:r w:rsidR="00F37E92">
          <w:t>commands put graphics objects on the Display List like the GR drawing commands, but they don</w:t>
        </w:r>
      </w:ins>
      <w:ins w:id="6950" w:author="Sammartano, Marc (BIC USA)" w:date="2015-11-02T16:28:00Z">
        <w:r w:rsidR="00F37E92">
          <w:t>’t draw anything. Instead they work as markers in the list.</w:t>
        </w:r>
      </w:ins>
      <w:ins w:id="6951" w:author="Sammartano, Marc (BIC USA)" w:date="2015-11-02T16:29:00Z">
        <w:r w:rsidR="00F37E92">
          <w:t xml:space="preserve"> </w:t>
        </w:r>
      </w:ins>
      <w:ins w:id="6952" w:author="Sammartano, Marc (BIC USA)" w:date="2015-11-02T16:33:00Z">
        <w:r w:rsidR="00F37E92">
          <w:t xml:space="preserve">When the renderer sees the start marker, it </w:t>
        </w:r>
      </w:ins>
      <w:ins w:id="6953" w:author="Sammartano, Marc (BIC USA)" w:date="2015-11-02T16:34:00Z">
        <w:r w:rsidR="00F37E92">
          <w:t xml:space="preserve">temporarily </w:t>
        </w:r>
      </w:ins>
      <w:ins w:id="6954" w:author="Sammartano, Marc (BIC USA)" w:date="2015-11-02T16:44:00Z">
        <w:r w:rsidR="004F6B64">
          <w:t>rotates</w:t>
        </w:r>
      </w:ins>
      <w:ins w:id="6955" w:author="Sammartano, Marc (BIC USA)" w:date="2015-11-02T16:33:00Z">
        <w:r w:rsidR="00F37E92">
          <w:t xml:space="preserve"> its coordinate system</w:t>
        </w:r>
      </w:ins>
      <w:ins w:id="6956" w:author="Sammartano, Marc (BIC USA)" w:date="2015-11-02T16:45:00Z">
        <w:r w:rsidR="004F6B64">
          <w:t>.</w:t>
        </w:r>
      </w:ins>
      <w:ins w:id="6957" w:author="Sammartano, Marc (BIC USA)" w:date="2015-11-02T16:34:00Z">
        <w:r w:rsidR="00F37E92">
          <w:t xml:space="preserve"> </w:t>
        </w:r>
      </w:ins>
      <w:ins w:id="6958" w:author="Sammartano, Marc (BIC USA)" w:date="2015-11-02T16:43:00Z">
        <w:r w:rsidR="004F6B64">
          <w:t>The end marker tells the renderer to restore the coordinate system to normal.</w:t>
        </w:r>
      </w:ins>
    </w:p>
    <w:p w:rsidR="002D1687" w:rsidRDefault="004F6B64" w:rsidP="002D1687">
      <w:pPr>
        <w:rPr>
          <w:ins w:id="6959" w:author="Sammartano, Marc (BIC USA)" w:date="2015-11-02T16:54:00Z"/>
        </w:rPr>
      </w:pPr>
      <w:ins w:id="6960" w:author="Sammartano, Marc (BIC USA)" w:date="2015-11-02T16:44:00Z">
        <w:r>
          <w:t xml:space="preserve">The effect is to rotate </w:t>
        </w:r>
      </w:ins>
      <w:ins w:id="6961" w:author="Sammartano, Marc (BIC USA)" w:date="2015-11-02T16:45:00Z">
        <w:r>
          <w:t xml:space="preserve">or move </w:t>
        </w:r>
      </w:ins>
      <w:ins w:id="6962" w:author="Sammartano, Marc (BIC USA)" w:date="2015-11-02T16:44:00Z">
        <w:r>
          <w:t xml:space="preserve">any objects </w:t>
        </w:r>
      </w:ins>
      <w:ins w:id="6963" w:author="Sammartano, Marc (BIC USA)" w:date="2015-11-02T16:48:00Z">
        <w:r w:rsidR="00A12C80">
          <w:t>drawn</w:t>
        </w:r>
      </w:ins>
      <w:ins w:id="6964" w:author="Sammartano, Marc (BIC USA)" w:date="2015-11-02T16:44:00Z">
        <w:r>
          <w:t xml:space="preserve"> </w:t>
        </w:r>
      </w:ins>
      <w:ins w:id="6965" w:author="Sammartano, Marc (BIC USA)" w:date="2015-11-02T16:48:00Z">
        <w:r w:rsidR="00A12C80">
          <w:t xml:space="preserve">after </w:t>
        </w:r>
        <w:r w:rsidR="00A12C80" w:rsidRPr="00A12C80">
          <w:rPr>
            <w:b/>
          </w:rPr>
          <w:t>Gr.rotate.start</w:t>
        </w:r>
        <w:r w:rsidR="00A12C80">
          <w:t xml:space="preserve"> and before </w:t>
        </w:r>
      </w:ins>
      <w:ins w:id="6966" w:author="Sammartano, Marc (BIC USA)" w:date="2015-11-02T16:49:00Z">
        <w:r w:rsidR="00A12C80" w:rsidRPr="00A12C80">
          <w:rPr>
            <w:b/>
          </w:rPr>
          <w:t>Gr.rotate.end</w:t>
        </w:r>
        <w:r w:rsidR="00A12C80">
          <w:t>.</w:t>
        </w:r>
      </w:ins>
    </w:p>
    <w:p w:rsidR="00A12C80" w:rsidRPr="002D1687" w:rsidRDefault="00A12C80" w:rsidP="002D1687">
      <w:ins w:id="6967" w:author="Sammartano, Marc (BIC USA)" w:date="2015-11-02T16:54:00Z">
        <w:r>
          <w:t xml:space="preserve">As with any graphics object, the rotate parameters may be changed with </w:t>
        </w:r>
        <w:r w:rsidRPr="00A12C80">
          <w:rPr>
            <w:b/>
          </w:rPr>
          <w:t>Gr.modify</w:t>
        </w:r>
        <w:r>
          <w:t xml:space="preserve">. At the next </w:t>
        </w:r>
        <w:r w:rsidRPr="00A12C80">
          <w:rPr>
            <w:b/>
          </w:rPr>
          <w:t>Gr.render</w:t>
        </w:r>
        <w:r>
          <w:t>, the rotated objects will be redrawn in their new positions.</w:t>
        </w:r>
      </w:ins>
    </w:p>
    <w:p w:rsidR="009558AD" w:rsidRDefault="003A4712" w:rsidP="005F4916">
      <w:pPr>
        <w:pStyle w:val="Heading3"/>
      </w:pPr>
      <w:bookmarkStart w:id="6968" w:name="_Gr.rotate.start_angle,_x,"/>
      <w:bookmarkStart w:id="6969" w:name="_Toc436833297"/>
      <w:bookmarkEnd w:id="6968"/>
      <w:r>
        <w:t>Gr.</w:t>
      </w:r>
      <w:r w:rsidR="009558AD">
        <w:t>rotate.start angle, x, y</w:t>
      </w:r>
      <w:r w:rsidR="00490E53">
        <w:t>{,&lt;obj_nvar&gt;}</w:t>
      </w:r>
      <w:bookmarkEnd w:id="6969"/>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A12C80" w:rsidRDefault="009558AD" w:rsidP="000D0D71">
      <w:pPr>
        <w:rPr>
          <w:ins w:id="6970" w:author="Sammartano, Marc (BIC USA)" w:date="2015-11-02T16:55:00Z"/>
        </w:rPr>
      </w:pPr>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w:t>
      </w:r>
      <w:ins w:id="6971" w:author="Sammartano, Marc (BIC USA)" w:date="2015-11-02T16:53:00Z">
        <w:r w:rsidR="00A12C80">
          <w:t>, in degrees,</w:t>
        </w:r>
      </w:ins>
      <w:r>
        <w:t xml:space="preserve"> around the specified (x,y) point. </w:t>
      </w:r>
      <w:ins w:id="6972" w:author="Sammartano, Marc (BIC USA)" w:date="2015-11-02T16:51:00Z">
        <w:r w:rsidR="00A12C80">
          <w:t>If the angle is positive, objects are rotated clockwise.</w:t>
        </w:r>
      </w:ins>
    </w:p>
    <w:p w:rsidR="00622524" w:rsidDel="00A12C80" w:rsidRDefault="00CF450B" w:rsidP="000D0D71">
      <w:pPr>
        <w:rPr>
          <w:del w:id="6973" w:author="Sammartano, Marc (BIC USA)" w:date="2015-11-02T16:56:00Z"/>
        </w:rPr>
      </w:pPr>
      <w:del w:id="6974" w:author="Sammartano, Marc (BIC USA)" w:date="2015-11-02T16:56:00Z">
        <w:r w:rsidRPr="00CF450B" w:rsidDel="00A12C80">
          <w:rPr>
            <w:b/>
          </w:rPr>
          <w:delText>G</w:delText>
        </w:r>
        <w:r w:rsidR="009558AD" w:rsidRPr="00CF450B" w:rsidDel="00A12C80">
          <w:rPr>
            <w:b/>
          </w:rPr>
          <w:delText>r.rotate.start</w:delText>
        </w:r>
        <w:r w:rsidR="009558AD" w:rsidDel="00A12C80">
          <w:delText xml:space="preserve"> must be eventually followed by </w:delText>
        </w:r>
        <w:r w:rsidRPr="00CF450B" w:rsidDel="00A12C80">
          <w:rPr>
            <w:b/>
          </w:rPr>
          <w:delText>G</w:delText>
        </w:r>
        <w:r w:rsidR="009558AD" w:rsidRPr="00CF450B" w:rsidDel="00A12C80">
          <w:rPr>
            <w:b/>
          </w:rPr>
          <w:delText>r.rotate.end</w:delText>
        </w:r>
        <w:r w:rsidR="009558AD" w:rsidDel="00A12C80">
          <w:delText xml:space="preserve"> or you will not get the expected results.</w:delText>
        </w:r>
      </w:del>
    </w:p>
    <w:p w:rsidR="00490E53" w:rsidRDefault="00490E53" w:rsidP="000D0D71">
      <w:r>
        <w:t xml:space="preserve">The optional &lt;obj_nvar&gt; will contain the </w:t>
      </w:r>
      <w:r w:rsidR="00AD03AA">
        <w:t>Object</w:t>
      </w:r>
      <w:r>
        <w:t xml:space="preserve"> list object number of the</w:t>
      </w:r>
      <w:r w:rsidR="000D0D71">
        <w:t xml:space="preserve"> </w:t>
      </w:r>
      <w:del w:id="6975" w:author="Sammartano, Marc (BIC USA)" w:date="2015-11-02T16:58:00Z">
        <w:r w:rsidR="000D0D71" w:rsidDel="0084785D">
          <w:delText>object to which</w:delText>
        </w:r>
        <w:r w:rsidDel="0084785D">
          <w:delText xml:space="preserve"> </w:delText>
        </w:r>
      </w:del>
      <w:r w:rsidR="00CF450B" w:rsidRPr="00CF450B">
        <w:rPr>
          <w:b/>
        </w:rPr>
        <w:t>G</w:t>
      </w:r>
      <w:r w:rsidRPr="00CF450B">
        <w:rPr>
          <w:b/>
        </w:rPr>
        <w:t>r.rotate.start</w:t>
      </w:r>
      <w:r w:rsidR="000D0D71">
        <w:t xml:space="preserve"> </w:t>
      </w:r>
      <w:ins w:id="6976" w:author="Sammartano, Marc (BIC USA)" w:date="2015-11-02T16:58:00Z">
        <w:r w:rsidR="0084785D">
          <w:t>object</w:t>
        </w:r>
      </w:ins>
      <w:del w:id="6977" w:author="Sammartano, Marc (BIC USA)" w:date="2015-11-02T16:58:00Z">
        <w:r w:rsidR="000D0D71" w:rsidDel="0084785D">
          <w:delText>will apply</w:delText>
        </w:r>
      </w:del>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A12C80" w:rsidRDefault="00A12C80" w:rsidP="00A12C80">
      <w:pPr>
        <w:rPr>
          <w:ins w:id="6978" w:author="Sammartano, Marc (BIC USA)" w:date="2015-11-02T16:56:00Z"/>
        </w:rPr>
      </w:pPr>
      <w:ins w:id="6979" w:author="Sammartano, Marc (BIC USA)" w:date="2015-11-02T16:56:00Z">
        <w:r>
          <w:t xml:space="preserve">The </w:t>
        </w:r>
        <w:r w:rsidRPr="00CF450B">
          <w:rPr>
            <w:b/>
          </w:rPr>
          <w:t>Gr.modify</w:t>
        </w:r>
        <w:r>
          <w:t xml:space="preserve"> parameters for </w:t>
        </w:r>
        <w:r>
          <w:rPr>
            <w:b/>
          </w:rPr>
          <w:t>Gr.r</w:t>
        </w:r>
        <w:r w:rsidRPr="00A12C80">
          <w:rPr>
            <w:b/>
          </w:rPr>
          <w:t>otate.start</w:t>
        </w:r>
        <w:r>
          <w:t xml:space="preserve"> are "angle", "x" and "y".</w:t>
        </w:r>
      </w:ins>
    </w:p>
    <w:p w:rsidR="00A12C80" w:rsidRDefault="00A12C80" w:rsidP="00A12C80">
      <w:pPr>
        <w:rPr>
          <w:ins w:id="6980" w:author="Sammartano, Marc (BIC USA)" w:date="2015-11-02T16:56:00Z"/>
        </w:rPr>
      </w:pPr>
      <w:ins w:id="6981" w:author="Sammartano, Marc (BIC USA)" w:date="2015-11-02T16:56:00Z">
        <w:r w:rsidRPr="00CF450B">
          <w:rPr>
            <w:b/>
          </w:rPr>
          <w:t>Gr.rotate.start</w:t>
        </w:r>
        <w:r>
          <w:t xml:space="preserve"> must be eventually followed by </w:t>
        </w:r>
        <w:r w:rsidRPr="00CF450B">
          <w:rPr>
            <w:b/>
          </w:rPr>
          <w:t>Gr.rotate.end</w:t>
        </w:r>
        <w:r>
          <w:t xml:space="preserve"> or you will not get the expected results.</w:t>
        </w:r>
      </w:ins>
    </w:p>
    <w:p w:rsidR="009558AD" w:rsidRDefault="003A4712" w:rsidP="005F4916">
      <w:pPr>
        <w:pStyle w:val="Heading3"/>
      </w:pPr>
      <w:bookmarkStart w:id="6982" w:name="_Toc436833298"/>
      <w:r>
        <w:t>Gr.</w:t>
      </w:r>
      <w:r w:rsidR="009558AD">
        <w:t>rotate.end</w:t>
      </w:r>
      <w:r w:rsidR="00490E53">
        <w:t xml:space="preserve"> {&lt;obj_nvar&gt;}</w:t>
      </w:r>
      <w:bookmarkEnd w:id="6982"/>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del w:id="6983" w:author="Sammartano, Marc (BIC USA)" w:date="2015-11-02T16:59:00Z">
        <w:r w:rsidR="000D0D71" w:rsidDel="0084785D">
          <w:delText>object to which</w:delText>
        </w:r>
        <w:r w:rsidDel="0084785D">
          <w:delText xml:space="preserve"> </w:delText>
        </w:r>
      </w:del>
      <w:r w:rsidR="00CF450B" w:rsidRPr="00CF450B">
        <w:rPr>
          <w:b/>
        </w:rPr>
        <w:t>G</w:t>
      </w:r>
      <w:r w:rsidRPr="00CF450B">
        <w:rPr>
          <w:b/>
        </w:rPr>
        <w:t>r.rotate.end</w:t>
      </w:r>
      <w:r w:rsidR="000D0D71" w:rsidRPr="000D0D71">
        <w:t xml:space="preserve"> </w:t>
      </w:r>
      <w:ins w:id="6984" w:author="Sammartano, Marc (BIC USA)" w:date="2015-11-02T16:59:00Z">
        <w:r w:rsidR="0084785D">
          <w:t>object</w:t>
        </w:r>
      </w:ins>
      <w:del w:id="6985" w:author="Sammartano, Marc (BIC USA)" w:date="2015-11-02T16:59:00Z">
        <w:r w:rsidR="000D0D71" w:rsidDel="0084785D">
          <w:delText>will apply</w:delText>
        </w:r>
      </w:del>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6986" w:name="_Toc436833299"/>
      <w:r>
        <w:t>Camera Commands</w:t>
      </w:r>
      <w:bookmarkEnd w:id="6986"/>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6987" w:name="_Toc436833300"/>
      <w:r>
        <w:t>Gr.camera.select 1|2</w:t>
      </w:r>
      <w:bookmarkEnd w:id="6987"/>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6988" w:name="_Toc436833301"/>
      <w:r>
        <w:t>Gr.</w:t>
      </w:r>
      <w:r w:rsidR="00FA6D79">
        <w:t>camera.shoot</w:t>
      </w:r>
      <w:r w:rsidR="000A4E4F">
        <w:t xml:space="preserve"> &lt;</w:t>
      </w:r>
      <w:r w:rsidR="00FA6D79">
        <w:t>bm_ptr</w:t>
      </w:r>
      <w:r w:rsidR="000A4E4F">
        <w:t>_nvar&gt;</w:t>
      </w:r>
      <w:bookmarkEnd w:id="6988"/>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6989" w:name="_Toc436833302"/>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6989"/>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6990" w:name="_Toc436833303"/>
      <w:r>
        <w:t>Gr.</w:t>
      </w:r>
      <w:r w:rsidR="004373C7">
        <w:t>camera.manualS</w:t>
      </w:r>
      <w:r>
        <w:t>hoot</w:t>
      </w:r>
      <w:r w:rsidR="004373C7">
        <w:t xml:space="preserve"> </w:t>
      </w:r>
      <w:r w:rsidR="000A4E4F">
        <w:t>&lt;bm_ptr_nvar&gt;{, &lt;flash_ mode_nexp&gt;</w:t>
      </w:r>
      <w:r w:rsidR="00345C7F">
        <w:t xml:space="preserve"> {, focus_mode_nexp} </w:t>
      </w:r>
      <w:r w:rsidR="000A4E4F">
        <w:t>}</w:t>
      </w:r>
      <w:bookmarkEnd w:id="6990"/>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6991" w:name="_Toc436833304"/>
      <w:r>
        <w:t>Other Graphics</w:t>
      </w:r>
      <w:r w:rsidR="0042524E">
        <w:t xml:space="preserve"> Commands</w:t>
      </w:r>
      <w:bookmarkEnd w:id="6991"/>
    </w:p>
    <w:p w:rsidR="008C4DBB" w:rsidRDefault="003A4712" w:rsidP="005F4916">
      <w:pPr>
        <w:pStyle w:val="Heading3"/>
      </w:pPr>
      <w:bookmarkStart w:id="6992" w:name="_Toc436833305"/>
      <w:r>
        <w:t>Gr.</w:t>
      </w:r>
      <w:r w:rsidR="008C4DBB">
        <w:t>screen.to</w:t>
      </w:r>
      <w:r w:rsidR="005857C7">
        <w:t>_</w:t>
      </w:r>
      <w:r w:rsidR="008C4DBB">
        <w:t xml:space="preserve">bitmap </w:t>
      </w:r>
      <w:r w:rsidR="00FD7CB8">
        <w:t>&lt;bm_ptr_nvar&gt;</w:t>
      </w:r>
      <w:bookmarkEnd w:id="6992"/>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5065CC" w:rsidRDefault="008C4DBB" w:rsidP="002E0AAF">
      <w:r>
        <w:t>The current contents of the screen will be placed into a bitmap. The pointer to the bitmap will be returned in the bm_ptr variable.</w:t>
      </w:r>
      <w:r w:rsidR="005857C7">
        <w:t xml:space="preserve"> </w:t>
      </w:r>
      <w:r w:rsidR="005065CC">
        <w:t xml:space="preserve">If there is not enough memory available to create the bitmap, the returned bitmap pointer is -1. Call </w:t>
      </w:r>
      <w:r w:rsidR="005065CC" w:rsidRPr="006B2707">
        <w:rPr>
          <w:b/>
        </w:rPr>
        <w:t>GETERROR$()</w:t>
      </w:r>
      <w:r w:rsidR="005065CC">
        <w:t xml:space="preserve"> for information about the failure.</w:t>
      </w:r>
    </w:p>
    <w:p w:rsidR="008C4DBB" w:rsidRPr="008C4DBB" w:rsidRDefault="005857C7" w:rsidP="002E0AAF">
      <w:r>
        <w:t>Please note the idiosyncratic underscore in the command.</w:t>
      </w:r>
    </w:p>
    <w:p w:rsidR="0042524E" w:rsidRDefault="003A4712" w:rsidP="005F4916">
      <w:pPr>
        <w:pStyle w:val="Heading3"/>
      </w:pPr>
      <w:bookmarkStart w:id="6993" w:name="_Toc436833306"/>
      <w:r>
        <w:t>Gr.</w:t>
      </w:r>
      <w:r w:rsidR="0042524E">
        <w:t>get.</w:t>
      </w:r>
      <w:r w:rsidR="0042524E" w:rsidRPr="0042524E">
        <w:t>pixel</w:t>
      </w:r>
      <w:r w:rsidR="0042524E">
        <w:t xml:space="preserve"> x, y, alpha, red, </w:t>
      </w:r>
      <w:r w:rsidR="00A97E8E">
        <w:t>green</w:t>
      </w:r>
      <w:r w:rsidR="0042524E">
        <w:t xml:space="preserve">, </w:t>
      </w:r>
      <w:r w:rsidR="00A97E8E">
        <w:t>blue</w:t>
      </w:r>
      <w:bookmarkEnd w:id="6993"/>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5065CC" w:rsidRDefault="005065CC" w:rsidP="002E0AAF">
      <w:r>
        <w:t>To get a pixel from the screen, BASIC! must first create a bitmap from the screen. If there is not enough memory available to create the bitmap, you will get an "out-of-memory" run-time error.</w:t>
      </w:r>
    </w:p>
    <w:p w:rsidR="0042524E" w:rsidRDefault="003A4712" w:rsidP="005F4916">
      <w:pPr>
        <w:pStyle w:val="Heading3"/>
      </w:pPr>
      <w:bookmarkStart w:id="6994" w:name="_Toc436833307"/>
      <w:r>
        <w:t>Gr.</w:t>
      </w:r>
      <w:r w:rsidR="0042524E">
        <w:t xml:space="preserve">save </w:t>
      </w:r>
      <w:r w:rsidR="00FD7CB8">
        <w:t>&lt;filename_sexp&gt;</w:t>
      </w:r>
      <w:r w:rsidR="00910535">
        <w:t xml:space="preserve"> {,&lt;quality_nexp&gt;}</w:t>
      </w:r>
      <w:bookmarkEnd w:id="6994"/>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6995" w:name="_Toc436833308"/>
      <w:r>
        <w:t>Gr.get.type &lt;object_ptr_n</w:t>
      </w:r>
      <w:r w:rsidR="00E502B3">
        <w:t>exp</w:t>
      </w:r>
      <w:r>
        <w:t xml:space="preserve">&gt;, </w:t>
      </w:r>
      <w:r w:rsidR="007E28D7">
        <w:t>&lt;type_svar&gt;</w:t>
      </w:r>
      <w:bookmarkEnd w:id="6995"/>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31554D" w:rsidRDefault="0031554D" w:rsidP="0031554D">
      <w:pPr>
        <w:pStyle w:val="Heading3"/>
      </w:pPr>
      <w:bookmarkStart w:id="6996" w:name="_Toc436833309"/>
      <w:r>
        <w:t>Gr.get.params &lt;object_ptr_n</w:t>
      </w:r>
      <w:r w:rsidR="00E502B3">
        <w:t>exp</w:t>
      </w:r>
      <w:r>
        <w:t>&gt;, &lt;param_array$[]&gt;</w:t>
      </w:r>
      <w:bookmarkEnd w:id="6996"/>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r w:rsidR="006B371C">
        <w:t xml:space="preserve"> For a complete list of parameters, see the table in </w:t>
      </w:r>
      <w:r w:rsidR="006B371C" w:rsidRPr="006B371C">
        <w:rPr>
          <w:b/>
        </w:rPr>
        <w:t>Gr.Modify</w:t>
      </w:r>
      <w:r w:rsidR="006B371C">
        <w:t>.</w:t>
      </w:r>
    </w:p>
    <w:p w:rsidR="00A4418F" w:rsidRDefault="003A4712" w:rsidP="005F4916">
      <w:pPr>
        <w:pStyle w:val="Heading3"/>
      </w:pPr>
      <w:bookmarkStart w:id="6997" w:name="_Toc436833310"/>
      <w:r>
        <w:t>Gr.</w:t>
      </w:r>
      <w:r w:rsidR="00A4418F">
        <w:t>get</w:t>
      </w:r>
      <w:r w:rsidR="00546410">
        <w:t>.</w:t>
      </w:r>
      <w:r w:rsidR="00A4418F">
        <w:t xml:space="preserve">position </w:t>
      </w:r>
      <w:r w:rsidR="007F0903">
        <w:t>&lt;object_ptr_n</w:t>
      </w:r>
      <w:r w:rsidR="00324ED6">
        <w:t>exp</w:t>
      </w:r>
      <w:r w:rsidR="007F0903">
        <w:t>&gt;</w:t>
      </w:r>
      <w:r w:rsidR="00A4418F">
        <w:t>, x, y</w:t>
      </w:r>
      <w:bookmarkEnd w:id="6997"/>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6998" w:name="_Toc436833311"/>
      <w:r>
        <w:t>Gr.move &lt;object_ptr_n</w:t>
      </w:r>
      <w:r w:rsidR="00324ED6">
        <w:t>exp</w:t>
      </w:r>
      <w:r>
        <w:t>&gt;</w:t>
      </w:r>
      <w:r w:rsidR="00324ED6">
        <w:t xml:space="preserve"> {{</w:t>
      </w:r>
      <w:r>
        <w:t>, dx</w:t>
      </w:r>
      <w:r w:rsidR="00324ED6">
        <w:t>}{</w:t>
      </w:r>
      <w:r>
        <w:t>, dy</w:t>
      </w:r>
      <w:r w:rsidR="00324ED6">
        <w:t>}}</w:t>
      </w:r>
      <w:bookmarkEnd w:id="6998"/>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6999" w:name="_Toc436833312"/>
      <w:r>
        <w:t xml:space="preserve">Gr.get.value </w:t>
      </w:r>
      <w:r w:rsidR="007F0903">
        <w:t>&lt;object_ptr_n</w:t>
      </w:r>
      <w:r w:rsidR="00324ED6">
        <w:t>exp</w:t>
      </w:r>
      <w:r w:rsidR="007F0903">
        <w:t>&gt;</w:t>
      </w:r>
      <w:r w:rsidR="009E5A54">
        <w:t xml:space="preserve"> {</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r w:rsidR="009E5A54">
        <w:t>...</w:t>
      </w:r>
      <w:bookmarkEnd w:id="6999"/>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w:instrText>
      </w:r>
      <w:r w:rsidR="009E5A54">
        <w:instrText xml:space="preserve"> {</w:instrText>
      </w:r>
      <w:r w:rsidR="007D352D" w:rsidRPr="00566A68">
        <w:instrText>, &lt;tag_sexp&gt;, &lt;value_nvar | value_svar&gt;}</w:instrText>
      </w:r>
      <w:r w:rsidR="009E5A54">
        <w:instrText>...</w:instrText>
      </w:r>
      <w:r w:rsidR="007D352D">
        <w:instrText xml:space="preserve">" </w:instrText>
      </w:r>
      <w:r w:rsidR="00520661">
        <w:fldChar w:fldCharType="end"/>
      </w:r>
    </w:p>
    <w:p w:rsidR="006D4C73" w:rsidRDefault="00A4418F" w:rsidP="004411C1">
      <w:r>
        <w:t xml:space="preserve">The value </w:t>
      </w:r>
      <w:r w:rsidR="006D4C73">
        <w:t>of the parameter named</w:t>
      </w:r>
      <w:r>
        <w:t xml:space="preserve"> </w:t>
      </w:r>
      <w:r w:rsidR="004411C1" w:rsidRPr="004411C1">
        <w:t>&lt;tag_sexp&gt;</w:t>
      </w:r>
      <w:r>
        <w:t xml:space="preserve"> (</w:t>
      </w:r>
      <w:r w:rsidR="00F5651B">
        <w:t>"</w:t>
      </w:r>
      <w:r>
        <w:t>left</w:t>
      </w:r>
      <w:r w:rsidR="00F5651B">
        <w:t>"</w:t>
      </w:r>
      <w:r>
        <w:t xml:space="preserve">, </w:t>
      </w:r>
      <w:r w:rsidR="00F5651B">
        <w:t>"</w:t>
      </w:r>
      <w:r>
        <w:t>radius</w:t>
      </w:r>
      <w:r w:rsidR="00F5651B">
        <w:t>"</w:t>
      </w:r>
      <w:r>
        <w:t>, etc</w:t>
      </w:r>
      <w:r w:rsidR="006D4C73">
        <w:t>.</w:t>
      </w:r>
      <w:r>
        <w:t xml:space="preserve">) in the </w:t>
      </w:r>
      <w:r w:rsidR="006D4C73">
        <w:t>Display List</w:t>
      </w:r>
      <w:r>
        <w:t xml:space="preserve"> object </w:t>
      </w:r>
      <w:r w:rsidR="006D4C73">
        <w:t>&lt;object_ptr_nvar&gt; is</w:t>
      </w:r>
      <w:r>
        <w:t xml:space="preserve"> returned in </w:t>
      </w:r>
      <w:r w:rsidR="006D4C73">
        <w:t xml:space="preserve">the variable </w:t>
      </w:r>
      <w:r w:rsidR="004411C1" w:rsidRPr="004411C1">
        <w:t>&lt;value_nvar</w:t>
      </w:r>
      <w:r w:rsidR="004411C1">
        <w:t xml:space="preserve">&gt; or </w:t>
      </w:r>
      <w:r w:rsidR="002E10EB">
        <w:t>&lt;</w:t>
      </w:r>
      <w:r w:rsidR="004411C1" w:rsidRPr="004411C1">
        <w:t>value_svar&gt;</w:t>
      </w:r>
      <w:r>
        <w:t>.</w:t>
      </w:r>
      <w:r w:rsidR="004411C1">
        <w:t xml:space="preserve"> </w:t>
      </w:r>
      <w:r w:rsidR="006D4C73">
        <w:t>This command can return values from only one object at a time, but you may list as many tag/variable pairs as you want.</w:t>
      </w:r>
    </w:p>
    <w:p w:rsidR="00A4418F" w:rsidRDefault="004411C1" w:rsidP="004411C1">
      <w:r w:rsidRPr="004411C1">
        <w:t xml:space="preserve">Most parameters are numeric. Only the </w:t>
      </w:r>
      <w:r w:rsidR="00013064" w:rsidRPr="00013064">
        <w:rPr>
          <w:b/>
        </w:rPr>
        <w:t>G</w:t>
      </w:r>
      <w:r w:rsidRPr="00013064">
        <w:rPr>
          <w:b/>
        </w:rPr>
        <w:t>r.text.draw</w:t>
      </w:r>
      <w:r w:rsidRPr="004411C1">
        <w:t xml:space="preserve"> "text" parameter is returned in a string var.</w:t>
      </w:r>
      <w:r w:rsidR="002E10EB">
        <w:t xml:space="preserve"> </w:t>
      </w:r>
      <w:r>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7000" w:name="_Toc436833313"/>
      <w:r>
        <w:t>Gr.</w:t>
      </w:r>
      <w:r w:rsidR="008C6E0B" w:rsidRPr="008C6E0B">
        <w:t xml:space="preserve">modify </w:t>
      </w:r>
      <w:r w:rsidR="007F0903">
        <w:t>&lt;object_ptr_n</w:t>
      </w:r>
      <w:r w:rsidR="00E502B3">
        <w:t>exp</w:t>
      </w:r>
      <w:r w:rsidR="007F0903">
        <w:t>&gt;</w:t>
      </w:r>
      <w:r w:rsidR="008C6E0B" w:rsidRPr="008C6E0B">
        <w:t xml:space="preserve"> </w:t>
      </w:r>
      <w:r w:rsidR="00BF3B4F">
        <w:t>{</w:t>
      </w:r>
      <w:r w:rsidR="006D4C73">
        <w:t xml:space="preserve">, </w:t>
      </w:r>
      <w:r w:rsidR="002E10EB">
        <w:t>&lt;tag_sexp</w:t>
      </w:r>
      <w:r w:rsidR="002E10EB" w:rsidRPr="004411C1">
        <w:t>&gt;</w:t>
      </w:r>
      <w:r w:rsidR="002E10EB">
        <w:t>, &lt;value_n</w:t>
      </w:r>
      <w:r w:rsidR="006D4C73">
        <w:t>exp</w:t>
      </w:r>
      <w:r w:rsidR="002E10EB">
        <w:t xml:space="preserve"> | value_s</w:t>
      </w:r>
      <w:r w:rsidR="006D4C73">
        <w:t>exp</w:t>
      </w:r>
      <w:r w:rsidR="002E10EB" w:rsidRPr="004411C1">
        <w:t>&gt;</w:t>
      </w:r>
      <w:r w:rsidR="002E10EB" w:rsidRPr="008C6E0B">
        <w:t>}</w:t>
      </w:r>
      <w:r w:rsidR="00BF3B4F">
        <w:t>...</w:t>
      </w:r>
      <w:bookmarkEnd w:id="7000"/>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6D4C73">
        <w:instrText xml:space="preserve">, </w:instrText>
      </w:r>
      <w:r w:rsidR="007D352D" w:rsidRPr="00FB3C83">
        <w:instrText>&lt;tag_sexp&gt;, &lt;value_n</w:instrText>
      </w:r>
      <w:r w:rsidR="006D4C73">
        <w:instrText>exp</w:instrText>
      </w:r>
      <w:r w:rsidR="007D352D" w:rsidRPr="00FB3C83">
        <w:instrText xml:space="preserve"> | value_s</w:instrText>
      </w:r>
      <w:r w:rsidR="006D4C73">
        <w:instrText>exp</w:instrText>
      </w:r>
      <w:r w:rsidR="007D352D" w:rsidRPr="00FB3C83">
        <w:instrText>&gt;}</w:instrText>
      </w:r>
      <w:r w:rsidR="00BF3B4F">
        <w:instrText>...</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t>
      </w:r>
      <w:r w:rsidR="006D4C73">
        <w:t>is</w:t>
      </w:r>
      <w:r>
        <w:t xml:space="preserve"> changed to </w:t>
      </w:r>
      <w:r w:rsidR="006D4C73">
        <w:t xml:space="preserve">the value of the expression </w:t>
      </w:r>
      <w:r>
        <w:t>&lt;value_n</w:t>
      </w:r>
      <w:r w:rsidR="006D4C73">
        <w:t>exp</w:t>
      </w:r>
      <w:r>
        <w:t>&gt; or &lt;value_s</w:t>
      </w:r>
      <w:r w:rsidR="006D4C73">
        <w:t>exp</w:t>
      </w:r>
      <w:r>
        <w:t xml:space="preserve">&gt;.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6C7638"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C7638"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C7638"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C7638"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C7638"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C7638"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C7638"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C7638"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C7638"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6C7638"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6C7638"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6C7638"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6C7638"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156EC7">
      <w:pPr>
        <w:pStyle w:val="ListParagraph"/>
        <w:keepNext/>
        <w:numPr>
          <w:ilvl w:val="0"/>
          <w:numId w:val="23"/>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156EC7">
      <w:pPr>
        <w:pStyle w:val="ListParagraph"/>
        <w:keepNext/>
        <w:numPr>
          <w:ilvl w:val="0"/>
          <w:numId w:val="23"/>
        </w:numPr>
      </w:pPr>
      <w:r w:rsidRPr="00AE483F">
        <w:rPr>
          <w:b/>
        </w:rPr>
        <w:t>Gr.get.position</w:t>
      </w:r>
      <w:r>
        <w:t xml:space="preserve"> returns the values in the </w:t>
      </w:r>
      <w:r w:rsidRPr="00E9000C">
        <w:rPr>
          <w:b/>
        </w:rPr>
        <w:t>POSITION 1</w:t>
      </w:r>
      <w:r>
        <w:t xml:space="preserve"> columns.</w:t>
      </w:r>
    </w:p>
    <w:p w:rsidR="00AE483F" w:rsidRDefault="00AE483F" w:rsidP="00156EC7">
      <w:pPr>
        <w:pStyle w:val="ListParagraph"/>
        <w:keepNext/>
        <w:numPr>
          <w:ilvl w:val="0"/>
          <w:numId w:val="23"/>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156EC7">
      <w:pPr>
        <w:pStyle w:val="ListParagraph"/>
        <w:keepNext/>
        <w:numPr>
          <w:ilvl w:val="0"/>
          <w:numId w:val="23"/>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156EC7">
      <w:pPr>
        <w:pStyle w:val="ListParagraph"/>
        <w:keepNext/>
        <w:numPr>
          <w:ilvl w:val="0"/>
          <w:numId w:val="23"/>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156EC7">
      <w:pPr>
        <w:pStyle w:val="ListParagraph"/>
        <w:numPr>
          <w:ilvl w:val="0"/>
          <w:numId w:val="23"/>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DA274F" w:rsidDel="00977684" w:rsidRDefault="003A4712" w:rsidP="005F4916">
      <w:pPr>
        <w:pStyle w:val="Heading3"/>
        <w:rPr>
          <w:del w:id="7001" w:author="Sammartano, Marc (BIC USA)" w:date="2015-11-30T16:06:00Z"/>
        </w:rPr>
      </w:pPr>
      <w:del w:id="7002" w:author="Sammartano, Marc (BIC USA)" w:date="2015-11-30T16:06:00Z">
        <w:r w:rsidDel="00977684">
          <w:delText>Gr.</w:delText>
        </w:r>
        <w:r w:rsidR="00DA274F" w:rsidDel="00977684">
          <w:delText xml:space="preserve">paint.get </w:delText>
        </w:r>
        <w:r w:rsidR="007F0903" w:rsidDel="00977684">
          <w:delText>&lt;object_ptr_n</w:delText>
        </w:r>
        <w:r w:rsidR="00E502B3" w:rsidDel="00977684">
          <w:delText>exp</w:delText>
        </w:r>
        <w:r w:rsidR="007F0903" w:rsidDel="00977684">
          <w:delText>&gt;</w:delText>
        </w:r>
        <w:r w:rsidR="00520661" w:rsidDel="00977684">
          <w:rPr>
            <w:b w:val="0"/>
            <w:bCs w:val="0"/>
          </w:rPr>
          <w:fldChar w:fldCharType="begin"/>
        </w:r>
        <w:r w:rsidR="00EA16FA" w:rsidDel="00977684">
          <w:delInstrText xml:space="preserve"> XE "</w:delInstrText>
        </w:r>
        <w:r w:rsidR="00EA16FA" w:rsidRPr="008F7B31" w:rsidDel="00977684">
          <w:delInstrText>Gr.paint.get &lt;object_ptr_nvar&gt;</w:delInstrText>
        </w:r>
        <w:r w:rsidR="00EA16FA" w:rsidDel="00977684">
          <w:delInstrText xml:space="preserve">" </w:delInstrText>
        </w:r>
        <w:r w:rsidR="00520661" w:rsidDel="00977684">
          <w:rPr>
            <w:b w:val="0"/>
            <w:bCs w:val="0"/>
          </w:rPr>
          <w:fldChar w:fldCharType="end"/>
        </w:r>
      </w:del>
    </w:p>
    <w:p w:rsidR="00AB2AE7" w:rsidDel="00977684" w:rsidRDefault="00AB2AE7" w:rsidP="00DA274F">
      <w:pPr>
        <w:rPr>
          <w:del w:id="7003" w:author="Sammartano, Marc (BIC USA)" w:date="2015-11-30T16:06:00Z"/>
        </w:rPr>
      </w:pPr>
      <w:del w:id="7004" w:author="Sammartano, Marc (BIC USA)" w:date="2015-11-30T16:06:00Z">
        <w:r w:rsidDel="00977684">
          <w:delText>G</w:delText>
        </w:r>
        <w:r w:rsidR="00156B67" w:rsidDel="00977684">
          <w:delText xml:space="preserve">ets </w:delText>
        </w:r>
        <w:r w:rsidDel="00977684">
          <w:delText>a</w:delText>
        </w:r>
        <w:r w:rsidR="00156B67" w:rsidDel="00977684">
          <w:delText xml:space="preserve"> pointer</w:delText>
        </w:r>
        <w:r w:rsidR="00EA16FA" w:rsidDel="00977684">
          <w:delText xml:space="preserve"> (&lt;object_ptr_nvar&gt;)</w:delText>
        </w:r>
        <w:r w:rsidR="00156B67" w:rsidDel="00977684">
          <w:delText xml:space="preserve"> </w:delText>
        </w:r>
        <w:r w:rsidR="00C21006" w:rsidDel="00977684">
          <w:delText>t</w:delText>
        </w:r>
        <w:r w:rsidR="00156B67" w:rsidDel="00977684">
          <w:delText xml:space="preserve">o the last created </w:delText>
        </w:r>
        <w:r w:rsidDel="00977684">
          <w:delText>P</w:delText>
        </w:r>
        <w:r w:rsidR="00156B67" w:rsidDel="00977684">
          <w:delText>aint object</w:delText>
        </w:r>
        <w:r w:rsidR="00DA274F" w:rsidDel="00977684">
          <w:delText xml:space="preserve">. </w:delText>
        </w:r>
        <w:r w:rsidDel="00977684">
          <w:delText xml:space="preserve">For information about Paint objects, see the section Graphics </w:delText>
        </w:r>
        <w:r w:rsidRPr="00C21006" w:rsidDel="00977684">
          <w:rPr>
            <w:sz w:val="16"/>
            <w:szCs w:val="16"/>
          </w:rPr>
          <w:sym w:font="Wingdings" w:char="F0E0"/>
        </w:r>
        <w:r w:rsidDel="00977684">
          <w:delText xml:space="preserve"> Introduction </w:delText>
        </w:r>
        <w:r w:rsidRPr="00C21006" w:rsidDel="00977684">
          <w:rPr>
            <w:sz w:val="16"/>
            <w:szCs w:val="16"/>
          </w:rPr>
          <w:sym w:font="Wingdings" w:char="F0E0"/>
        </w:r>
        <w:r w:rsidDel="00977684">
          <w:delText xml:space="preserve"> Paints, above.</w:delText>
        </w:r>
      </w:del>
    </w:p>
    <w:p w:rsidR="009558AD" w:rsidDel="00977684" w:rsidRDefault="003158FC" w:rsidP="00DA274F">
      <w:pPr>
        <w:rPr>
          <w:del w:id="7005" w:author="Sammartano, Marc (BIC USA)" w:date="2015-11-30T16:06:00Z"/>
        </w:rPr>
      </w:pPr>
      <w:del w:id="7006" w:author="Sammartano, Marc (BIC USA)" w:date="2015-11-30T16:06:00Z">
        <w:r w:rsidDel="00977684">
          <w:delText xml:space="preserve">This pointer can be used to change the </w:delText>
        </w:r>
        <w:r w:rsidR="006B371C" w:rsidDel="00977684">
          <w:delText>P</w:delText>
        </w:r>
        <w:r w:rsidDel="00977684">
          <w:delText xml:space="preserve">aint object associated with a draw object by means of the </w:delText>
        </w:r>
        <w:r w:rsidR="006B371C" w:rsidRPr="006B371C" w:rsidDel="00977684">
          <w:rPr>
            <w:b/>
          </w:rPr>
          <w:delText>G</w:delText>
        </w:r>
        <w:r w:rsidRPr="006B371C" w:rsidDel="00977684">
          <w:rPr>
            <w:b/>
          </w:rPr>
          <w:delText>r.modify</w:delText>
        </w:r>
        <w:r w:rsidRPr="007A7950" w:rsidDel="00977684">
          <w:delText xml:space="preserve"> command</w:delText>
        </w:r>
        <w:r w:rsidDel="00977684">
          <w:delText xml:space="preserve">. The </w:delText>
        </w:r>
        <w:r w:rsidR="006B371C" w:rsidRPr="006B371C" w:rsidDel="00977684">
          <w:rPr>
            <w:b/>
          </w:rPr>
          <w:delText>G</w:delText>
        </w:r>
        <w:r w:rsidRPr="006B371C" w:rsidDel="00977684">
          <w:rPr>
            <w:b/>
          </w:rPr>
          <w:delText>r.modify</w:delText>
        </w:r>
        <w:r w:rsidRPr="007A7950" w:rsidDel="00977684">
          <w:delText xml:space="preserve"> parameter</w:delText>
        </w:r>
        <w:r w:rsidDel="00977684">
          <w:delText xml:space="preserve"> is </w:delText>
        </w:r>
        <w:r w:rsidR="00F5651B" w:rsidDel="00977684">
          <w:delText>"</w:delText>
        </w:r>
        <w:r w:rsidDel="00977684">
          <w:delText>paint</w:delText>
        </w:r>
        <w:r w:rsidR="00F5651B" w:rsidDel="00977684">
          <w:delText>"</w:delText>
        </w:r>
        <w:r w:rsidDel="00977684">
          <w:delText>.</w:delText>
        </w:r>
      </w:del>
    </w:p>
    <w:p w:rsidR="001B78DE" w:rsidDel="00977684" w:rsidRDefault="001B78DE" w:rsidP="001B78DE">
      <w:pPr>
        <w:rPr>
          <w:del w:id="7007" w:author="Sammartano, Marc (BIC USA)" w:date="2015-11-30T16:06:00Z"/>
        </w:rPr>
      </w:pPr>
      <w:del w:id="7008" w:author="Sammartano, Marc (BIC USA)" w:date="2015-11-30T16:06:00Z">
        <w:r w:rsidDel="00977684">
          <w:delText xml:space="preserve">If you want to modify any of the paint characteristics of an object then you will need to create a current </w:delText>
        </w:r>
        <w:r w:rsidR="006B371C" w:rsidDel="00977684">
          <w:delText>P</w:delText>
        </w:r>
        <w:r w:rsidDel="00977684">
          <w:delText>aint object with those parameters changed.</w:delText>
        </w:r>
        <w:r w:rsidR="0082291F" w:rsidDel="00977684">
          <w:delText xml:space="preserve"> For example:</w:delText>
        </w:r>
      </w:del>
    </w:p>
    <w:p w:rsidR="001B78DE" w:rsidRPr="001627F5" w:rsidDel="00977684" w:rsidRDefault="001B78DE" w:rsidP="00727BB2">
      <w:pPr>
        <w:pStyle w:val="Codeexample"/>
        <w:rPr>
          <w:del w:id="7009" w:author="Sammartano, Marc (BIC USA)" w:date="2015-11-30T16:06:00Z"/>
          <w:rFonts w:ascii="Letter Gothic" w:hAnsi="Letter Gothic"/>
          <w:b w:val="0"/>
        </w:rPr>
      </w:pPr>
      <w:del w:id="7010" w:author="Sammartano, Marc (BIC USA)" w:date="2015-11-30T16:06:00Z">
        <w:r w:rsidRPr="001627F5" w:rsidDel="00977684">
          <w:rPr>
            <w:rFonts w:ascii="Letter Gothic" w:hAnsi="Letter Gothic"/>
            <w:b w:val="0"/>
          </w:rPr>
          <w:delText>gr.color 255,0,255,0,0</w:delText>
        </w:r>
      </w:del>
    </w:p>
    <w:p w:rsidR="001B78DE" w:rsidRPr="001627F5" w:rsidDel="00977684" w:rsidRDefault="001B78DE" w:rsidP="00727BB2">
      <w:pPr>
        <w:pStyle w:val="Codeexample"/>
        <w:rPr>
          <w:del w:id="7011" w:author="Sammartano, Marc (BIC USA)" w:date="2015-11-30T16:06:00Z"/>
          <w:rFonts w:ascii="Letter Gothic" w:hAnsi="Letter Gothic"/>
          <w:b w:val="0"/>
        </w:rPr>
      </w:pPr>
      <w:del w:id="7012" w:author="Sammartano, Marc (BIC USA)" w:date="2015-11-30T16:06:00Z">
        <w:r w:rsidRPr="001627F5" w:rsidDel="00977684">
          <w:rPr>
            <w:rFonts w:ascii="Letter Gothic" w:hAnsi="Letter Gothic"/>
            <w:b w:val="0"/>
          </w:rPr>
          <w:delText>gr.text.size 20</w:delText>
        </w:r>
      </w:del>
    </w:p>
    <w:p w:rsidR="001B78DE" w:rsidRPr="001627F5" w:rsidDel="00977684" w:rsidRDefault="001B78DE" w:rsidP="00727BB2">
      <w:pPr>
        <w:pStyle w:val="Codeexample"/>
        <w:rPr>
          <w:del w:id="7013" w:author="Sammartano, Marc (BIC USA)" w:date="2015-11-30T16:06:00Z"/>
          <w:rFonts w:ascii="Letter Gothic" w:hAnsi="Letter Gothic"/>
          <w:b w:val="0"/>
        </w:rPr>
      </w:pPr>
      <w:del w:id="7014" w:author="Sammartano, Marc (BIC USA)" w:date="2015-11-30T16:06:00Z">
        <w:r w:rsidRPr="001627F5" w:rsidDel="00977684">
          <w:rPr>
            <w:rFonts w:ascii="Letter Gothic" w:hAnsi="Letter Gothic"/>
            <w:b w:val="0"/>
          </w:rPr>
          <w:delText>gr.text.align 2</w:delText>
        </w:r>
      </w:del>
    </w:p>
    <w:p w:rsidR="001B78DE" w:rsidRPr="001627F5" w:rsidDel="00977684" w:rsidRDefault="001B78DE" w:rsidP="00727BB2">
      <w:pPr>
        <w:pStyle w:val="Codeexample"/>
        <w:rPr>
          <w:del w:id="7015" w:author="Sammartano, Marc (BIC USA)" w:date="2015-11-30T16:06:00Z"/>
          <w:rFonts w:ascii="Letter Gothic" w:hAnsi="Letter Gothic"/>
          <w:b w:val="0"/>
        </w:rPr>
      </w:pPr>
      <w:del w:id="7016" w:author="Sammartano, Marc (BIC USA)" w:date="2015-11-30T16:06:00Z">
        <w:r w:rsidRPr="001627F5" w:rsidDel="00977684">
          <w:rPr>
            <w:rFonts w:ascii="Letter Gothic" w:hAnsi="Letter Gothic"/>
            <w:b w:val="0"/>
          </w:rPr>
          <w:delText>gr.paint.get the_paint</w:delText>
        </w:r>
      </w:del>
    </w:p>
    <w:p w:rsidR="001B78DE" w:rsidRPr="001627F5" w:rsidDel="00977684" w:rsidRDefault="001B78DE" w:rsidP="00727BB2">
      <w:pPr>
        <w:pStyle w:val="Codeexample"/>
        <w:rPr>
          <w:del w:id="7017" w:author="Sammartano, Marc (BIC USA)" w:date="2015-11-30T16:06:00Z"/>
          <w:rFonts w:ascii="Letter Gothic" w:hAnsi="Letter Gothic"/>
          <w:b w:val="0"/>
        </w:rPr>
      </w:pPr>
      <w:del w:id="7018" w:author="Sammartano, Marc (BIC USA)" w:date="2015-11-30T16:06:00Z">
        <w:r w:rsidRPr="001627F5" w:rsidDel="00977684">
          <w:rPr>
            <w:rFonts w:ascii="Letter Gothic" w:hAnsi="Letter Gothic"/>
            <w:b w:val="0"/>
          </w:rPr>
          <w:delText>gr.modify shot, "paint", the_paint</w:delText>
        </w:r>
      </w:del>
    </w:p>
    <w:p w:rsidR="001B78DE" w:rsidDel="00977684" w:rsidRDefault="001B78DE" w:rsidP="001B78DE">
      <w:pPr>
        <w:rPr>
          <w:del w:id="7019" w:author="Sammartano, Marc (BIC USA)" w:date="2015-11-30T16:06:00Z"/>
        </w:rPr>
      </w:pPr>
      <w:del w:id="7020" w:author="Sammartano, Marc (BIC USA)" w:date="2015-11-30T16:06:00Z">
        <w:r w:rsidDel="00977684">
          <w:delText>changes the current text size and alignment as well as the color.</w:delText>
        </w:r>
      </w:del>
    </w:p>
    <w:p w:rsidR="003C6050" w:rsidRDefault="0082291F" w:rsidP="005F4916">
      <w:pPr>
        <w:pStyle w:val="Heading3"/>
      </w:pPr>
      <w:bookmarkStart w:id="7021" w:name="_Toc436833314"/>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7021"/>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7022" w:name="_Gr.clip_&lt;object_ptr_nvar&gt;,_"/>
      <w:bookmarkStart w:id="7023" w:name="_Toc436833315"/>
      <w:bookmarkEnd w:id="7022"/>
      <w:r>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7023"/>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351816">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351816">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351816">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351816">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E67851" w:rsidRPr="002C2F6D" w:rsidTr="00351816">
        <w:tc>
          <w:tcPr>
            <w:tcW w:w="720" w:type="dxa"/>
          </w:tcPr>
          <w:p w:rsidR="00E67851" w:rsidRPr="002C2F6D" w:rsidRDefault="00E67851" w:rsidP="002C2F6D">
            <w:pPr>
              <w:jc w:val="center"/>
              <w:rPr>
                <w:b/>
              </w:rPr>
            </w:pPr>
          </w:p>
        </w:tc>
        <w:tc>
          <w:tcPr>
            <w:tcW w:w="2445" w:type="dxa"/>
          </w:tcPr>
          <w:p w:rsidR="00E67851" w:rsidRPr="002C2F6D" w:rsidRDefault="00E67851" w:rsidP="002C2F6D">
            <w:pPr>
              <w:jc w:val="center"/>
              <w:rPr>
                <w:b/>
              </w:rPr>
            </w:pPr>
          </w:p>
        </w:tc>
      </w:tr>
      <w:tr w:rsidR="002C2F6D" w:rsidRPr="002C2F6D" w:rsidTr="00351816">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351816">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Pr="00CD4112" w:rsidRDefault="00CD4112" w:rsidP="00CD4112">
      <w:pPr>
        <w:spacing w:before="100"/>
      </w:pPr>
      <w:r>
        <w:t xml:space="preserve">The Region Operator parameter is optional. If it is omitted, the default action is </w:t>
      </w:r>
      <w:r w:rsidRPr="00CD4112">
        <w:rPr>
          <w:b/>
        </w:rPr>
        <w:t>Intersect</w:t>
      </w:r>
      <w:r>
        <w:t>.</w:t>
      </w: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0BD553F5" wp14:editId="12028472">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059FC3DD" wp14:editId="5D299C79">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064A7B9" wp14:editId="50832EE9">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E67851">
      <w:pPr>
        <w:keepNext/>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53AB7E27" wp14:editId="75139261">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0AE388E1" wp14:editId="5606DA1B">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5FEA2AC1" wp14:editId="35770C0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33142654" wp14:editId="270F458D">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0FEBEE52" wp14:editId="692266D3">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67CF9ED7" wp14:editId="230D976B">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7024" w:name="_Toc436833316"/>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7024"/>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7025" w:name="_Toc436833317"/>
      <w:r>
        <w:t>G</w:t>
      </w:r>
      <w:r w:rsidR="00D43DA8">
        <w:t>r</w:t>
      </w:r>
      <w:r>
        <w:t>.</w:t>
      </w:r>
      <w:r w:rsidR="001B1CBE">
        <w:t>g</w:t>
      </w:r>
      <w:r>
        <w:t>etDL &lt;dl_array[]&gt; {, &lt;keep_all_objects_lexp&gt; }</w:t>
      </w:r>
      <w:bookmarkEnd w:id="7025"/>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7026" w:name="_Toc436833318"/>
      <w:r>
        <w:t xml:space="preserve">Audio </w:t>
      </w:r>
      <w:r w:rsidR="0032463A">
        <w:t>Interface</w:t>
      </w:r>
      <w:bookmarkEnd w:id="7026"/>
    </w:p>
    <w:p w:rsidR="005C5D73" w:rsidRPr="005C5D73" w:rsidRDefault="005C5D73" w:rsidP="00EB1F62">
      <w:pPr>
        <w:pStyle w:val="Heading2"/>
      </w:pPr>
      <w:bookmarkStart w:id="7027" w:name="_Toc436833319"/>
      <w:r>
        <w:t>Introduction</w:t>
      </w:r>
      <w:bookmarkEnd w:id="7027"/>
    </w:p>
    <w:p w:rsidR="005C5D73" w:rsidRDefault="005C5D73" w:rsidP="005F4916">
      <w:pPr>
        <w:pStyle w:val="Heading3"/>
      </w:pPr>
      <w:bookmarkStart w:id="7028" w:name="_Toc436833320"/>
      <w:r>
        <w:t>The Audio Interface</w:t>
      </w:r>
      <w:bookmarkEnd w:id="7028"/>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7029" w:name="_Toc436833321"/>
      <w:r>
        <w:t xml:space="preserve">Audio </w:t>
      </w:r>
      <w:r w:rsidRPr="005C5D73">
        <w:t>File</w:t>
      </w:r>
      <w:r>
        <w:t xml:space="preserve"> Types</w:t>
      </w:r>
      <w:bookmarkEnd w:id="7029"/>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7030" w:name="_Toc436833322"/>
      <w:r>
        <w:t>Commands</w:t>
      </w:r>
      <w:bookmarkEnd w:id="7030"/>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7031" w:name="_Toc436833323"/>
      <w:r>
        <w:t>Audio.</w:t>
      </w:r>
      <w:r w:rsidR="005C5D73">
        <w:t xml:space="preserve">load </w:t>
      </w:r>
      <w:r w:rsidR="007B0C51">
        <w:t>&lt;aft_nvar&gt;, &lt;filename_sexp</w:t>
      </w:r>
      <w:r w:rsidR="00DF7D65">
        <w:t>&gt;</w:t>
      </w:r>
      <w:bookmarkEnd w:id="7031"/>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the file can’t be loaded, the &lt;aft_nvar&gt; is set to 0.</w:t>
      </w:r>
      <w:r w:rsidR="00613C37">
        <w:t xml:space="preserve"> Your program should test the AFT index to find out if the file was loaded. </w:t>
      </w:r>
      <w:r w:rsidR="0041463F">
        <w:t xml:space="preserve">If the bitmap pointer is 0, you can call the </w:t>
      </w:r>
      <w:r w:rsidR="0041463F" w:rsidRPr="006B2707">
        <w:rPr>
          <w:b/>
        </w:rPr>
        <w:t>GETERROR$()</w:t>
      </w:r>
      <w:r w:rsidR="0041463F">
        <w:t xml:space="preserve"> function to get information about the error.</w:t>
      </w:r>
      <w:r w:rsidR="00613C37">
        <w:t xml:space="preserve">If you use index 0 in another </w:t>
      </w:r>
      <w:r w:rsidR="00613C37" w:rsidRPr="00613C37">
        <w:rPr>
          <w:b/>
        </w:rPr>
        <w:t>Audio</w:t>
      </w:r>
      <w:r w:rsidR="00613C37">
        <w:t xml:space="preserve"> command you will get a run-time error.</w:t>
      </w:r>
    </w:p>
    <w:p w:rsidR="00657C51" w:rsidRDefault="005C5D73" w:rsidP="005C1E53">
      <w:r>
        <w:t xml:space="preserve">The file must </w:t>
      </w:r>
      <w:r w:rsidR="005F4916">
        <w:t xml:space="preserve">be </w:t>
      </w:r>
      <w:r>
        <w:t>in the "</w:t>
      </w:r>
      <w:r w:rsidR="005F4916">
        <w:t>&lt;pref base drive&gt;/</w:t>
      </w:r>
      <w:r>
        <w:t>ref-basic/data/</w:t>
      </w:r>
      <w:r w:rsidR="005C1E53">
        <w:t>" directories or one of its sub</w:t>
      </w:r>
      <w:r>
        <w:t>directories.</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r w:rsidR="002A2FA7">
        <w:t>.</w:t>
      </w:r>
    </w:p>
    <w:p w:rsidR="007B0C51" w:rsidRDefault="003A4712" w:rsidP="005F4916">
      <w:pPr>
        <w:pStyle w:val="Heading3"/>
      </w:pPr>
      <w:bookmarkStart w:id="7032" w:name="_Toc436833324"/>
      <w:r>
        <w:t>Audio.</w:t>
      </w:r>
      <w:r w:rsidR="005C5D73">
        <w:t>play</w:t>
      </w:r>
      <w:r w:rsidR="007B0C51">
        <w:t xml:space="preserve"> &lt;aft_nexp&gt;</w:t>
      </w:r>
      <w:bookmarkEnd w:id="7032"/>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613C37" w:rsidRDefault="000C6FC0" w:rsidP="00F73F34">
      <w:pPr>
        <w:pStyle w:val="Codeexample"/>
        <w:rPr>
          <w:rFonts w:ascii="Letter Gothic" w:hAnsi="Letter Gothic"/>
          <w:b w:val="0"/>
        </w:rPr>
      </w:pPr>
      <w:r w:rsidRPr="00613C37">
        <w:rPr>
          <w:rFonts w:ascii="Letter Gothic" w:hAnsi="Letter Gothic"/>
          <w:b w:val="0"/>
        </w:rPr>
        <w:t xml:space="preserve">Audio.load ptr, </w:t>
      </w:r>
      <w:r w:rsidR="00F5651B" w:rsidRPr="00613C37">
        <w:rPr>
          <w:rFonts w:ascii="Letter Gothic" w:hAnsi="Letter Gothic"/>
          <w:b w:val="0"/>
        </w:rPr>
        <w:t>"</w:t>
      </w:r>
      <w:r w:rsidRPr="00613C37">
        <w:rPr>
          <w:rFonts w:ascii="Letter Gothic" w:hAnsi="Letter Gothic"/>
          <w:b w:val="0"/>
        </w:rPr>
        <w:t>my_music.mp3</w:t>
      </w:r>
      <w:r w:rsidR="00F5651B" w:rsidRPr="00613C37">
        <w:rPr>
          <w:rFonts w:ascii="Letter Gothic" w:hAnsi="Letter Gothic"/>
          <w:b w:val="0"/>
        </w:rPr>
        <w:t>"</w:t>
      </w:r>
    </w:p>
    <w:p w:rsidR="000C6FC0" w:rsidRPr="00613C37" w:rsidRDefault="000C6FC0" w:rsidP="00F73F34">
      <w:pPr>
        <w:pStyle w:val="Codeexample"/>
        <w:rPr>
          <w:rFonts w:ascii="Letter Gothic" w:hAnsi="Letter Gothic"/>
          <w:b w:val="0"/>
        </w:rPr>
      </w:pPr>
      <w:r w:rsidRPr="00613C37">
        <w:rPr>
          <w:rFonts w:ascii="Letter Gothic" w:hAnsi="Letter Gothic"/>
          <w:b w:val="0"/>
        </w:rPr>
        <w:t>Audio.play ptr</w:t>
      </w:r>
    </w:p>
    <w:p w:rsidR="000C6FC0" w:rsidRPr="00613C37" w:rsidRDefault="000C6FC0" w:rsidP="00F73F34">
      <w:pPr>
        <w:pStyle w:val="Codeexample"/>
        <w:rPr>
          <w:rFonts w:ascii="Letter Gothic" w:hAnsi="Letter Gothic"/>
          <w:b w:val="0"/>
        </w:rPr>
      </w:pPr>
      <w:r w:rsidRPr="00613C37">
        <w:rPr>
          <w:rFonts w:ascii="Letter Gothic" w:hAnsi="Letter Gothic"/>
          <w:b w:val="0"/>
        </w:rPr>
        <w:t>Do</w:t>
      </w:r>
    </w:p>
    <w:p w:rsidR="000C6FC0" w:rsidRPr="00613C37" w:rsidRDefault="000C6FC0" w:rsidP="00F73F34">
      <w:pPr>
        <w:pStyle w:val="Codeexample"/>
        <w:rPr>
          <w:rFonts w:ascii="Letter Gothic" w:hAnsi="Letter Gothic"/>
          <w:b w:val="0"/>
        </w:rPr>
      </w:pPr>
      <w:r w:rsidRPr="00613C37">
        <w:rPr>
          <w:rFonts w:ascii="Letter Gothic" w:hAnsi="Letter Gothic"/>
          <w:b w:val="0"/>
        </w:rPr>
        <w:t>Pause 5000</w:t>
      </w:r>
    </w:p>
    <w:p w:rsidR="000C6FC0" w:rsidRPr="00613C37" w:rsidRDefault="000C6FC0" w:rsidP="00084947">
      <w:pPr>
        <w:pStyle w:val="Codeexample"/>
        <w:spacing w:after="200"/>
        <w:contextualSpacing w:val="0"/>
        <w:rPr>
          <w:rFonts w:ascii="Letter Gothic" w:hAnsi="Letter Gothic"/>
          <w:b w:val="0"/>
        </w:rPr>
      </w:pPr>
      <w:r w:rsidRPr="00613C37">
        <w:rPr>
          <w:rFonts w:ascii="Letter Gothic" w:hAnsi="Letter Gothic"/>
          <w:b w:val="0"/>
        </w:rPr>
        <w:t>Until 0</w:t>
      </w:r>
    </w:p>
    <w:p w:rsidR="005C5D73" w:rsidRDefault="003A4712" w:rsidP="005F4916">
      <w:pPr>
        <w:pStyle w:val="Heading3"/>
      </w:pPr>
      <w:bookmarkStart w:id="7033" w:name="_Toc436833325"/>
      <w:r>
        <w:t>Audio.</w:t>
      </w:r>
      <w:r w:rsidR="005C5D73">
        <w:t>stop</w:t>
      </w:r>
      <w:bookmarkEnd w:id="7033"/>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7034" w:name="_Toc436833326"/>
      <w:r>
        <w:t>Audio.</w:t>
      </w:r>
      <w:r w:rsidR="0008315F">
        <w:t>pause</w:t>
      </w:r>
      <w:bookmarkEnd w:id="7034"/>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7035" w:name="_Toc436833327"/>
      <w:r>
        <w:t>Audio.</w:t>
      </w:r>
      <w:r w:rsidR="007A7A93">
        <w:t>loop</w:t>
      </w:r>
      <w:bookmarkEnd w:id="7035"/>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7036" w:name="_Toc436833328"/>
      <w:r>
        <w:t>Audio.</w:t>
      </w:r>
      <w:r w:rsidR="007A7A93">
        <w:t>volume &lt;left_nexp&gt;, &lt;right_nexp&gt;</w:t>
      </w:r>
      <w:bookmarkEnd w:id="7036"/>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Pr="00613C37" w:rsidRDefault="001B3211" w:rsidP="00F73F34">
      <w:pPr>
        <w:pStyle w:val="Codeexample"/>
        <w:rPr>
          <w:rFonts w:ascii="Letter Gothic" w:hAnsi="Letter Gothic"/>
          <w:b w:val="0"/>
        </w:rPr>
      </w:pPr>
      <w:r w:rsidRPr="00613C37">
        <w:rPr>
          <w:rFonts w:ascii="Letter Gothic" w:hAnsi="Letter Gothic"/>
          <w:b w:val="0"/>
        </w:rPr>
        <w:t>dim volume[16]</w:t>
      </w:r>
    </w:p>
    <w:p w:rsidR="00F73F34" w:rsidRPr="00613C37" w:rsidRDefault="001B3211" w:rsidP="00F73F34">
      <w:pPr>
        <w:pStyle w:val="Codeexample"/>
        <w:rPr>
          <w:rFonts w:ascii="Letter Gothic" w:hAnsi="Letter Gothic"/>
          <w:b w:val="0"/>
        </w:rPr>
      </w:pPr>
      <w:r w:rsidRPr="00613C37">
        <w:rPr>
          <w:rFonts w:ascii="Letter Gothic" w:hAnsi="Letter Gothic"/>
          <w:b w:val="0"/>
        </w:rPr>
        <w:t>x =1</w:t>
      </w:r>
    </w:p>
    <w:p w:rsidR="00F73F34" w:rsidRPr="00613C37" w:rsidRDefault="001B3211" w:rsidP="00F73F34">
      <w:pPr>
        <w:pStyle w:val="Codeexample"/>
        <w:rPr>
          <w:rFonts w:ascii="Letter Gothic" w:hAnsi="Letter Gothic"/>
          <w:b w:val="0"/>
        </w:rPr>
      </w:pPr>
      <w:r w:rsidRPr="00613C37">
        <w:rPr>
          <w:rFonts w:ascii="Letter Gothic" w:hAnsi="Letter Gothic"/>
          <w:b w:val="0"/>
        </w:rPr>
        <w:t>volume [1] = x</w:t>
      </w:r>
    </w:p>
    <w:p w:rsidR="00F73F34" w:rsidRPr="00613C37" w:rsidRDefault="001B3211" w:rsidP="00F73F34">
      <w:pPr>
        <w:pStyle w:val="Codeexample"/>
        <w:rPr>
          <w:rFonts w:ascii="Letter Gothic" w:hAnsi="Letter Gothic"/>
          <w:b w:val="0"/>
        </w:rPr>
      </w:pPr>
      <w:r w:rsidRPr="00613C37">
        <w:rPr>
          <w:rFonts w:ascii="Letter Gothic" w:hAnsi="Letter Gothic"/>
          <w:b w:val="0"/>
        </w:rPr>
        <w:t>for i = 2 to 16</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x = x * 0.89</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volume [i] = x</w:t>
      </w:r>
    </w:p>
    <w:p w:rsidR="001B3211" w:rsidRPr="00613C37" w:rsidRDefault="001B3211" w:rsidP="00F73F34">
      <w:pPr>
        <w:pStyle w:val="Codeexample"/>
        <w:rPr>
          <w:rFonts w:ascii="Letter Gothic" w:hAnsi="Letter Gothic"/>
          <w:b w:val="0"/>
        </w:rPr>
      </w:pPr>
      <w:r w:rsidRPr="00613C37">
        <w:rPr>
          <w:rFonts w:ascii="Letter Gothic" w:hAnsi="Letter Gothic"/>
          <w:b w:val="0"/>
        </w:rP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7037" w:name="_Toc436833329"/>
      <w:r>
        <w:t>Audio.</w:t>
      </w:r>
      <w:r w:rsidR="00DF5630">
        <w:t>position.current</w:t>
      </w:r>
      <w:r w:rsidR="00994A9D">
        <w:t xml:space="preserve"> </w:t>
      </w:r>
      <w:r w:rsidR="00DF5630">
        <w:t>&lt;nvar&gt;</w:t>
      </w:r>
      <w:bookmarkEnd w:id="7037"/>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7038" w:name="_Toc436833330"/>
      <w:r>
        <w:t>Audio.</w:t>
      </w:r>
      <w:r w:rsidR="00DF5630">
        <w:t>position.seek &lt;nexp&gt;</w:t>
      </w:r>
      <w:bookmarkEnd w:id="7038"/>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7039" w:name="_Toc436833331"/>
      <w:r>
        <w:t>Audio.</w:t>
      </w:r>
      <w:r w:rsidR="00DF5630">
        <w:t>length &lt;length_nvar&gt;, &lt;aft_nexp&gt;</w:t>
      </w:r>
      <w:bookmarkEnd w:id="7039"/>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7040" w:name="_Toc436833332"/>
      <w:r>
        <w:t>Audio.</w:t>
      </w:r>
      <w:r w:rsidR="00DF5630">
        <w:t>release &lt;aft_nexp&gt;</w:t>
      </w:r>
      <w:bookmarkEnd w:id="7040"/>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7041" w:name="_Toc436833333"/>
      <w:r>
        <w:t>Audio.</w:t>
      </w:r>
      <w:r w:rsidR="00766AEB">
        <w:t xml:space="preserve">isdone </w:t>
      </w:r>
      <w:r w:rsidR="00792AD4">
        <w:t>&lt;lvar&gt;</w:t>
      </w:r>
      <w:bookmarkEnd w:id="7041"/>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Pr="00613C37" w:rsidRDefault="00766AEB" w:rsidP="008A4D31">
      <w:pPr>
        <w:pStyle w:val="Codeexample"/>
        <w:rPr>
          <w:rFonts w:ascii="Letter Gothic" w:hAnsi="Letter Gothic"/>
          <w:b w:val="0"/>
        </w:rPr>
      </w:pPr>
      <w:r w:rsidRPr="00613C37">
        <w:rPr>
          <w:rFonts w:ascii="Letter Gothic" w:hAnsi="Letter Gothic"/>
          <w:b w:val="0"/>
        </w:rPr>
        <w:t>Audio.play f[x]</w:t>
      </w:r>
    </w:p>
    <w:p w:rsidR="00766AEB" w:rsidRPr="00613C37" w:rsidRDefault="00766AEB" w:rsidP="008A4D31">
      <w:pPr>
        <w:pStyle w:val="Codeexample"/>
        <w:rPr>
          <w:rFonts w:ascii="Letter Gothic" w:hAnsi="Letter Gothic"/>
          <w:b w:val="0"/>
        </w:rPr>
      </w:pPr>
      <w:r w:rsidRPr="00613C37">
        <w:rPr>
          <w:rFonts w:ascii="Letter Gothic" w:hAnsi="Letter Gothic"/>
          <w:b w:val="0"/>
        </w:rPr>
        <w:t>Do</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 xml:space="preserve">Audio.isdone </w:t>
      </w:r>
      <w:r w:rsidR="00BD3D66" w:rsidRPr="00613C37">
        <w:rPr>
          <w:rFonts w:ascii="Letter Gothic" w:hAnsi="Letter Gothic"/>
          <w:b w:val="0"/>
        </w:rPr>
        <w:t>isdone</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Pause 1000</w:t>
      </w:r>
    </w:p>
    <w:p w:rsidR="00766AEB" w:rsidRPr="00613C37" w:rsidRDefault="00766AEB" w:rsidP="008A4D31">
      <w:pPr>
        <w:pStyle w:val="Codeexample"/>
        <w:rPr>
          <w:rFonts w:ascii="Letter Gothic" w:hAnsi="Letter Gothic"/>
          <w:b w:val="0"/>
        </w:rPr>
      </w:pPr>
      <w:r w:rsidRPr="00613C37">
        <w:rPr>
          <w:rFonts w:ascii="Letter Gothic" w:hAnsi="Letter Gothic"/>
          <w:b w:val="0"/>
        </w:rPr>
        <w:t>Until isdone</w:t>
      </w:r>
    </w:p>
    <w:p w:rsidR="003928AD" w:rsidRDefault="003A4712" w:rsidP="005F4916">
      <w:pPr>
        <w:pStyle w:val="Heading3"/>
      </w:pPr>
      <w:bookmarkStart w:id="7042" w:name="_Toc436833334"/>
      <w:r>
        <w:t>Audio.</w:t>
      </w:r>
      <w:r w:rsidR="003928AD">
        <w:t>record.start &lt;fn_svar&gt;</w:t>
      </w:r>
      <w:bookmarkEnd w:id="7042"/>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7043" w:name="_Toc436833335"/>
      <w:r>
        <w:t>Audio.</w:t>
      </w:r>
      <w:r w:rsidR="003928AD">
        <w:t>record.stop</w:t>
      </w:r>
      <w:bookmarkEnd w:id="7043"/>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7044" w:name="_Toc436833336"/>
      <w:r>
        <w:t>SoundPool</w:t>
      </w:r>
      <w:bookmarkEnd w:id="7044"/>
    </w:p>
    <w:p w:rsidR="00CD4CCB" w:rsidRDefault="00CD4CCB" w:rsidP="00EB1F62">
      <w:pPr>
        <w:pStyle w:val="Heading2"/>
      </w:pPr>
      <w:bookmarkStart w:id="7045" w:name="_Toc436833337"/>
      <w:r>
        <w:t>Introduction</w:t>
      </w:r>
      <w:bookmarkEnd w:id="7045"/>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7046" w:name="_Toc436833338"/>
      <w:r>
        <w:t>Commands</w:t>
      </w:r>
      <w:bookmarkEnd w:id="7046"/>
    </w:p>
    <w:p w:rsidR="00DF5A86" w:rsidRDefault="00DF5A86" w:rsidP="005F4916">
      <w:pPr>
        <w:pStyle w:val="Heading3"/>
      </w:pPr>
      <w:bookmarkStart w:id="7047" w:name="_Toc436833339"/>
      <w:r>
        <w:t>Soundpool.open &lt;</w:t>
      </w:r>
      <w:r w:rsidR="000841A9">
        <w:t>MaxStreams_nexp</w:t>
      </w:r>
      <w:r>
        <w:t>&gt;</w:t>
      </w:r>
      <w:bookmarkEnd w:id="7047"/>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7048" w:name="_Toc436833340"/>
      <w:r>
        <w:t>Soundpool.load &lt;soundID_nvar&gt;, &lt;file_path_sexp&gt;</w:t>
      </w:r>
      <w:bookmarkEnd w:id="7048"/>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7049" w:name="_Toc436833341"/>
      <w:r>
        <w:t>Soundpool.unload &lt;soundID_nexp&gt;</w:t>
      </w:r>
      <w:bookmarkEnd w:id="7049"/>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7050" w:name="_Toc43683334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7050"/>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7051" w:name="_Toc436833343"/>
      <w:r>
        <w:t>Soundpool.setvolume &lt;streamID_nexp&gt;, &lt;leftVolume_nexp&gt;, &lt;rightVolume_nexp&gt;</w:t>
      </w:r>
      <w:bookmarkEnd w:id="7051"/>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7052" w:name="_Toc436833344"/>
      <w:r>
        <w:t>Soundpool.setrate &lt;streamID_nexp&gt;, &lt;rate_nexp&gt;</w:t>
      </w:r>
      <w:bookmarkEnd w:id="7052"/>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7053" w:name="_Toc436833345"/>
      <w:r>
        <w:t>Soundpool.setpriority &lt;streamID_nexp&gt;, &lt;priority_nexp&gt;</w:t>
      </w:r>
      <w:bookmarkEnd w:id="7053"/>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7054" w:name="_Toc436833346"/>
      <w:r>
        <w:t>Soundpool.pause &lt;streamID_nexp&gt;</w:t>
      </w:r>
      <w:bookmarkEnd w:id="7054"/>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7055" w:name="_Toc436833347"/>
      <w:r>
        <w:t>Soundpool.resume &lt;streamID_nexp&gt;</w:t>
      </w:r>
      <w:bookmarkEnd w:id="7055"/>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7056" w:name="_Toc436833348"/>
      <w:r>
        <w:t>Soundpool.stop &lt;streamID_nexp&gt;</w:t>
      </w:r>
      <w:bookmarkEnd w:id="7056"/>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7057" w:name="_Toc436833349"/>
      <w:r>
        <w:t>Soundpool.release</w:t>
      </w:r>
      <w:bookmarkEnd w:id="7057"/>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7058" w:name="_Toc436833350"/>
      <w:r>
        <w:t>GPS</w:t>
      </w:r>
      <w:bookmarkEnd w:id="7058"/>
    </w:p>
    <w:p w:rsidR="00514CEB" w:rsidRDefault="00514CEB" w:rsidP="00A45912">
      <w:r>
        <w:t xml:space="preserve">These commands provide access to the raw location data </w:t>
      </w:r>
      <w:r w:rsidR="00970FB7">
        <w:t>report</w:t>
      </w:r>
      <w:r>
        <w:t>ed by an Android device's GPS hardware.</w:t>
      </w:r>
      <w:r w:rsidR="00E3207A">
        <w:t xml:space="preserve"> </w:t>
      </w:r>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7059" w:name="_Toc436833351"/>
      <w:r>
        <w:t xml:space="preserve">GPS </w:t>
      </w:r>
      <w:r w:rsidR="00514CEB">
        <w:t>C</w:t>
      </w:r>
      <w:r>
        <w:t>ontrol c</w:t>
      </w:r>
      <w:r w:rsidR="00514CEB">
        <w:t>ommands</w:t>
      </w:r>
      <w:bookmarkEnd w:id="7059"/>
    </w:p>
    <w:p w:rsidR="00514CEB" w:rsidRDefault="003A4712" w:rsidP="005F4916">
      <w:pPr>
        <w:pStyle w:val="Heading3"/>
      </w:pPr>
      <w:bookmarkStart w:id="7060" w:name="_Toc436833352"/>
      <w:r>
        <w:t>Gps.</w:t>
      </w:r>
      <w:r w:rsidR="00514CEB">
        <w:t>open</w:t>
      </w:r>
      <w:r w:rsidR="0095581B">
        <w:t xml:space="preserve"> {{&lt;status_nvar&gt;},{&lt;time_nexp&gt;},{&lt;distance_nexp&gt;}}</w:t>
      </w:r>
      <w:bookmarkEnd w:id="7060"/>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w:t>
      </w:r>
      <w:ins w:id="7061" w:author="Sammartano, Marc (BIC USA)" w:date="2015-09-15T09:15:00Z">
        <w:r w:rsidR="00776AF2">
          <w:rPr>
            <w:b/>
          </w:rPr>
          <w:t>ET</w:t>
        </w:r>
      </w:ins>
      <w:del w:id="7062" w:author="Sammartano, Marc (BIC USA)" w:date="2015-09-15T09:15:00Z">
        <w:r w:rsidRPr="00242CDC" w:rsidDel="00776AF2">
          <w:rPr>
            <w:b/>
          </w:rPr>
          <w:delText>et</w:delText>
        </w:r>
      </w:del>
      <w:r w:rsidRPr="00242CDC">
        <w:rPr>
          <w:b/>
        </w:rPr>
        <w:t>E</w:t>
      </w:r>
      <w:ins w:id="7063" w:author="Sammartano, Marc (BIC USA)" w:date="2015-09-15T09:15:00Z">
        <w:r w:rsidR="00776AF2">
          <w:rPr>
            <w:b/>
          </w:rPr>
          <w:t>RROR</w:t>
        </w:r>
      </w:ins>
      <w:del w:id="7064" w:author="Sammartano, Marc (BIC USA)" w:date="2015-09-15T09:15:00Z">
        <w:r w:rsidRPr="00242CDC" w:rsidDel="00776AF2">
          <w:rPr>
            <w:b/>
          </w:rPr>
          <w:delText>rror</w:delText>
        </w:r>
      </w:del>
      <w:r w:rsidRPr="00242CDC">
        <w:rPr>
          <w:b/>
        </w:rPr>
        <w:t>$()</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7065" w:name="_Toc436833353"/>
      <w:r>
        <w:t>Gps.</w:t>
      </w:r>
      <w:r w:rsidR="00514CEB">
        <w:t>close</w:t>
      </w:r>
      <w:bookmarkEnd w:id="7065"/>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7066" w:name="_Toc436833354"/>
      <w:r>
        <w:t>Gps.status {{&lt;status_var&gt;}, {&lt;infix_nvar&gt;},{inview_nvar}, {&lt;sat_</w:t>
      </w:r>
      <w:r w:rsidR="009C2367">
        <w:t>list</w:t>
      </w:r>
      <w:r>
        <w:t>_nexp&gt;}}</w:t>
      </w:r>
      <w:bookmarkEnd w:id="7066"/>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E3207A" w:rsidRDefault="004B7EA4" w:rsidP="004B7EA4">
      <w:r>
        <w:t xml:space="preserve">Returns the data from a GPS status report. </w:t>
      </w:r>
      <w:r w:rsidR="00E3207A">
        <w:t>The parameters are all optional; use commas to indicate omitted parameters</w:t>
      </w:r>
      <w:ins w:id="7067" w:author="Sammartano, Marc (BIC USA)" w:date="2015-12-01T12:04:00Z">
        <w:r w:rsidR="00CD343B" w:rsidRPr="00CD343B">
          <w:t xml:space="preserve"> </w:t>
        </w:r>
        <w:r w:rsidR="00CD343B">
          <w:t>(see Optional Parameters)</w:t>
        </w:r>
      </w:ins>
      <w:r w:rsidR="00E3207A">
        <w:t>.</w:t>
      </w:r>
    </w:p>
    <w:p w:rsidR="004B7EA4" w:rsidRDefault="004B7EA4" w:rsidP="004B7EA4">
      <w:r>
        <w:t xml:space="preserve">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t xml:space="preserve">The </w:t>
      </w:r>
      <w:r w:rsidR="00E3207A">
        <w:t>GPS status report is not timestamped, and the first event reported to your program may be stale.</w:t>
      </w:r>
      <w:r w:rsidR="006D4C73">
        <w:t xml:space="preserve"> Do not rely on the data from the first</w:t>
      </w:r>
      <w:r w:rsidR="00E3207A">
        <w:t xml:space="preserve"> status report </w:t>
      </w:r>
      <w:r w:rsidR="009E5A54">
        <w:t>alone to determine when the GPS hardware gets a current location fix.</w:t>
      </w:r>
      <w:r>
        <w:t>.</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7068" w:name="_Toc436833355"/>
      <w:r>
        <w:t>GPS Location commands</w:t>
      </w:r>
      <w:bookmarkEnd w:id="7068"/>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with one exception.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156EC7">
      <w:pPr>
        <w:pStyle w:val="ListParagraph"/>
        <w:numPr>
          <w:ilvl w:val="0"/>
          <w:numId w:val="24"/>
        </w:numPr>
      </w:pPr>
      <w:r>
        <w:t>the location provider</w:t>
      </w:r>
    </w:p>
    <w:p w:rsidR="007A77C0" w:rsidRDefault="004B7EA4" w:rsidP="00156EC7">
      <w:pPr>
        <w:pStyle w:val="ListParagraph"/>
        <w:numPr>
          <w:ilvl w:val="0"/>
          <w:numId w:val="24"/>
        </w:numPr>
      </w:pPr>
      <w:r>
        <w:t>the number of satellites used to generate the data in the report</w:t>
      </w:r>
    </w:p>
    <w:p w:rsidR="007A77C0" w:rsidRDefault="004B7EA4" w:rsidP="00156EC7">
      <w:pPr>
        <w:pStyle w:val="ListParagraph"/>
        <w:numPr>
          <w:ilvl w:val="0"/>
          <w:numId w:val="24"/>
        </w:numPr>
      </w:pPr>
      <w:r>
        <w:t>the time when the data was reported</w:t>
      </w:r>
    </w:p>
    <w:p w:rsidR="007A77C0" w:rsidRDefault="007A77C0" w:rsidP="00156EC7">
      <w:pPr>
        <w:pStyle w:val="ListParagraph"/>
        <w:numPr>
          <w:ilvl w:val="0"/>
          <w:numId w:val="24"/>
        </w:numPr>
      </w:pPr>
      <w:r>
        <w:t>an estimate of the accuracty of the location components</w:t>
      </w:r>
    </w:p>
    <w:p w:rsidR="00AB4F3E" w:rsidRDefault="00AB4F3E" w:rsidP="00156EC7">
      <w:pPr>
        <w:pStyle w:val="ListParagraph"/>
        <w:numPr>
          <w:ilvl w:val="0"/>
          <w:numId w:val="24"/>
        </w:numPr>
      </w:pPr>
      <w:r>
        <w:t>the</w:t>
      </w:r>
      <w:r w:rsidR="004B7EA4">
        <w:t xml:space="preserve"> </w:t>
      </w:r>
      <w:r w:rsidR="007A77C0">
        <w:t>location components</w:t>
      </w:r>
      <w:r>
        <w:t>:</w:t>
      </w:r>
    </w:p>
    <w:p w:rsidR="00AB4F3E" w:rsidRDefault="007A77C0" w:rsidP="00156EC7">
      <w:pPr>
        <w:pStyle w:val="ListParagraph"/>
        <w:numPr>
          <w:ilvl w:val="1"/>
          <w:numId w:val="24"/>
        </w:numPr>
      </w:pPr>
      <w:r>
        <w:t>latitude</w:t>
      </w:r>
    </w:p>
    <w:p w:rsidR="00AB4F3E" w:rsidRDefault="007A77C0" w:rsidP="00156EC7">
      <w:pPr>
        <w:pStyle w:val="ListParagraph"/>
        <w:numPr>
          <w:ilvl w:val="1"/>
          <w:numId w:val="24"/>
        </w:numPr>
      </w:pPr>
      <w:r>
        <w:t>longitude</w:t>
      </w:r>
    </w:p>
    <w:p w:rsidR="004B7EA4" w:rsidRDefault="007A77C0" w:rsidP="00156EC7">
      <w:pPr>
        <w:pStyle w:val="ListParagraph"/>
        <w:numPr>
          <w:ilvl w:val="1"/>
          <w:numId w:val="24"/>
        </w:numPr>
      </w:pPr>
      <w:r>
        <w:t>altitude</w:t>
      </w:r>
    </w:p>
    <w:p w:rsidR="00AB4F3E" w:rsidRDefault="00AB4F3E" w:rsidP="00156EC7">
      <w:pPr>
        <w:pStyle w:val="ListParagraph"/>
        <w:numPr>
          <w:ilvl w:val="1"/>
          <w:numId w:val="24"/>
        </w:numPr>
      </w:pPr>
      <w:r>
        <w:t>bearing</w:t>
      </w:r>
    </w:p>
    <w:p w:rsidR="00AB4F3E" w:rsidRDefault="00AB4F3E" w:rsidP="00156EC7">
      <w:pPr>
        <w:pStyle w:val="ListParagraph"/>
        <w:numPr>
          <w:ilvl w:val="1"/>
          <w:numId w:val="24"/>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7069" w:name="_Toc436833356"/>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7069"/>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ins w:id="7070" w:author="Sammartano, Marc (BIC USA)" w:date="2015-12-01T12:05:00Z">
        <w:r w:rsidR="00CD343B">
          <w:t xml:space="preserve"> (see Optional Parameters)</w:t>
        </w:r>
      </w:ins>
      <w:r>
        <w:t>.</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7071" w:name="_Toc436833357"/>
      <w:r>
        <w:t>Gps.time &lt;nvar&gt;</w:t>
      </w:r>
      <w:bookmarkEnd w:id="7071"/>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time of the last GPS fix in milliseconds since "the epoch", January 1, 1970, UTC.</w:t>
      </w:r>
    </w:p>
    <w:p w:rsidR="00514CEB" w:rsidRDefault="003A4712" w:rsidP="005F4916">
      <w:pPr>
        <w:pStyle w:val="Heading3"/>
      </w:pPr>
      <w:bookmarkStart w:id="7072" w:name="_Toc436833358"/>
      <w:r>
        <w:t>Gps.</w:t>
      </w:r>
      <w:r w:rsidR="00514CEB">
        <w:t>provider &lt;svar&gt;</w:t>
      </w:r>
      <w:bookmarkEnd w:id="7072"/>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7073" w:name="_Toc436833359"/>
      <w:r>
        <w:t xml:space="preserve">Gps.satellites </w:t>
      </w:r>
      <w:r w:rsidR="00CD00F7">
        <w:t>{{</w:t>
      </w:r>
      <w:r>
        <w:t>&lt;</w:t>
      </w:r>
      <w:r w:rsidR="00CD00F7">
        <w:t>count_</w:t>
      </w:r>
      <w:r>
        <w:t>nvar&gt;</w:t>
      </w:r>
      <w:r w:rsidR="00CD00F7">
        <w:t>}, {</w:t>
      </w:r>
      <w:r w:rsidR="009C2367">
        <w:t>&lt;sat_list</w:t>
      </w:r>
      <w:r w:rsidR="000D799C">
        <w:t>_nexp</w:t>
      </w:r>
      <w:r w:rsidR="00CD00F7">
        <w:t>&gt;}}</w:t>
      </w:r>
      <w:bookmarkEnd w:id="7073"/>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w:t>
      </w:r>
      <w:del w:id="7074" w:author="Sammartano, Marc (BIC USA)" w:date="2015-12-01T12:05:00Z">
        <w:r w:rsidR="008A629C" w:rsidDel="00CD343B">
          <w:delText>the</w:delText>
        </w:r>
      </w:del>
      <w:del w:id="7075" w:author="Sammartano, Marc (BIC USA)" w:date="2015-12-01T12:06:00Z">
        <w:r w:rsidR="008A629C" w:rsidDel="00CD343B">
          <w:delText xml:space="preserve"> </w:delText>
        </w:r>
      </w:del>
      <w:r w:rsidR="008A629C">
        <w:t xml:space="preserve">&lt;count_nvar&gt; but use </w:t>
      </w:r>
      <w:del w:id="7076" w:author="Sammartano, Marc (BIC USA)" w:date="2015-12-01T12:06:00Z">
        <w:r w:rsidR="008A629C" w:rsidDel="00CD343B">
          <w:delText xml:space="preserve">the </w:delText>
        </w:r>
      </w:del>
      <w:r w:rsidR="008A629C">
        <w:t>&lt;sat_</w:t>
      </w:r>
      <w:r w:rsidR="009C2367">
        <w:t>list</w:t>
      </w:r>
      <w:r w:rsidR="008A629C">
        <w:t xml:space="preserve">_nexp&gt;, </w:t>
      </w:r>
      <w:del w:id="7077" w:author="Sammartano, Marc (BIC USA)" w:date="2015-12-01T12:06:00Z">
        <w:r w:rsidR="008A629C" w:rsidDel="00CD343B">
          <w:delText>it must be preceded by a</w:delText>
        </w:r>
      </w:del>
      <w:ins w:id="7078" w:author="Sammartano, Marc (BIC USA)" w:date="2015-12-01T12:06:00Z">
        <w:r w:rsidR="00CD343B">
          <w:t>keep the</w:t>
        </w:r>
      </w:ins>
      <w:r w:rsidR="008A629C">
        <w:t xml:space="preserve"> comma.</w:t>
      </w:r>
    </w:p>
    <w:p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7079" w:name="_Toc436833360"/>
      <w:r>
        <w:t>Gps.</w:t>
      </w:r>
      <w:r w:rsidR="00514CEB">
        <w:t>accuracy &lt;nvar&gt;</w:t>
      </w:r>
      <w:bookmarkEnd w:id="7079"/>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7080" w:name="_Toc436833361"/>
      <w:r>
        <w:t>Gps.</w:t>
      </w:r>
      <w:r w:rsidR="00514CEB">
        <w:t>latitude &lt;nvar&gt;</w:t>
      </w:r>
      <w:bookmarkEnd w:id="7080"/>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7081" w:name="_Toc436833362"/>
      <w:r>
        <w:t>Gps.</w:t>
      </w:r>
      <w:r w:rsidR="00514CEB">
        <w:t>longitude &lt;nvar&gt;</w:t>
      </w:r>
      <w:bookmarkEnd w:id="7081"/>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7082" w:name="_Toc436833363"/>
      <w:r>
        <w:t>Gps.</w:t>
      </w:r>
      <w:r w:rsidR="00514CEB">
        <w:t>altitude &lt;nvar&gt;</w:t>
      </w:r>
      <w:bookmarkEnd w:id="7082"/>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7083" w:name="_Toc436833364"/>
      <w:r>
        <w:t>Gps.</w:t>
      </w:r>
      <w:r w:rsidR="00514CEB">
        <w:t>bearing &lt;nvar&gt;</w:t>
      </w:r>
      <w:bookmarkEnd w:id="7083"/>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7084" w:name="_Toc436833365"/>
      <w:r>
        <w:t>Gps.</w:t>
      </w:r>
      <w:r w:rsidR="00514CEB">
        <w:t>speed &lt;nvar&gt;</w:t>
      </w:r>
      <w:bookmarkEnd w:id="7084"/>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7085" w:name="_Toc436833366"/>
      <w:r>
        <w:t>Sensors</w:t>
      </w:r>
      <w:bookmarkEnd w:id="7085"/>
    </w:p>
    <w:p w:rsidR="004951B6" w:rsidRDefault="004951B6" w:rsidP="00EB1F62">
      <w:pPr>
        <w:pStyle w:val="Heading2"/>
      </w:pPr>
      <w:bookmarkStart w:id="7086" w:name="_Toc436833367"/>
      <w:r>
        <w:t>Introduction</w:t>
      </w:r>
      <w:bookmarkEnd w:id="7086"/>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8" w:history="1">
        <w:r>
          <w:rPr>
            <w:rStyle w:val="Hyperlink"/>
          </w:rPr>
          <w:t>Android's Sensor Event</w:t>
        </w:r>
      </w:hyperlink>
      <w:r>
        <w:t xml:space="preserve"> </w:t>
      </w:r>
      <w:r w:rsidR="00D329AA">
        <w:t>(</w:t>
      </w:r>
      <w:hyperlink r:id="rId69"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7087" w:name="_Toc436833368"/>
      <w:r>
        <w:t>Sensor Commands</w:t>
      </w:r>
      <w:bookmarkEnd w:id="7087"/>
    </w:p>
    <w:p w:rsidR="004951B6" w:rsidRDefault="003A4712" w:rsidP="00D43DA8">
      <w:pPr>
        <w:pStyle w:val="Heading3"/>
      </w:pPr>
      <w:bookmarkStart w:id="7088" w:name="_Toc436833369"/>
      <w:r>
        <w:t>Sensors.</w:t>
      </w:r>
      <w:r w:rsidR="004951B6">
        <w:t xml:space="preserve">list </w:t>
      </w:r>
      <w:r w:rsidR="003E3561" w:rsidRPr="003E3561">
        <w:t>&lt;sensor_array$[]&gt;</w:t>
      </w:r>
      <w:bookmarkEnd w:id="7088"/>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t>for index = 1 to size</w:t>
      </w:r>
      <w:r w:rsidRPr="005757F3">
        <w:rPr>
          <w:rFonts w:ascii="QuickType II Mono" w:hAnsi="QuickType II Mono"/>
          <w:b/>
          <w:sz w:val="20"/>
          <w:szCs w:val="20"/>
        </w:rPr>
        <w:br/>
        <w:t xml:space="preserve"> </w:t>
      </w:r>
      <w:r w:rsidR="00074D68">
        <w:rPr>
          <w:rFonts w:ascii="QuickType II Mono" w:hAnsi="QuickType II Mono"/>
          <w:b/>
          <w:sz w:val="20"/>
          <w:szCs w:val="20"/>
        </w:rPr>
        <w:t xml:space="preserve">   </w:t>
      </w:r>
      <w:r w:rsidRPr="005757F3">
        <w:rPr>
          <w:rFonts w:ascii="QuickType II Mono" w:hAnsi="QuickType II Mono"/>
          <w:b/>
          <w:sz w:val="20"/>
          <w:szCs w:val="20"/>
        </w:rPr>
        <w:t xml:space="preserve">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7089" w:name="_Toc436833370"/>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7089"/>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7090" w:name="_Toc436833371"/>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7090"/>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70" w:history="1">
        <w:r>
          <w:rPr>
            <w:rStyle w:val="Hyperlink"/>
          </w:rPr>
          <w:t>Android's Sensor Event</w:t>
        </w:r>
      </w:hyperlink>
      <w:r>
        <w:t xml:space="preserve"> web page for the meaning of these parameters.</w:t>
      </w:r>
    </w:p>
    <w:p w:rsidR="004951B6" w:rsidRDefault="003A4712" w:rsidP="005F4916">
      <w:pPr>
        <w:pStyle w:val="Heading3"/>
      </w:pPr>
      <w:bookmarkStart w:id="7091" w:name="_Toc436833372"/>
      <w:r>
        <w:t>Sensors.</w:t>
      </w:r>
      <w:r w:rsidR="004951B6">
        <w:t>close</w:t>
      </w:r>
      <w:bookmarkEnd w:id="7091"/>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7092" w:name="_Toc436833373"/>
      <w:r>
        <w:t>System</w:t>
      </w:r>
      <w:bookmarkEnd w:id="7092"/>
    </w:p>
    <w:p w:rsidR="005E6325" w:rsidRDefault="005E6325" w:rsidP="005E6325">
      <w:pPr>
        <w:rPr>
          <w:ins w:id="7093" w:author="Sammartano, Marc (BIC USA)" w:date="2015-10-06T14:57:00Z"/>
        </w:rPr>
      </w:pPr>
      <w:r>
        <w:t>The</w:t>
      </w:r>
      <w:del w:id="7094" w:author="Sammartano, Marc (BIC USA)" w:date="2015-10-06T14:57:00Z">
        <w:r w:rsidDel="0051756E">
          <w:delText>se</w:delText>
        </w:r>
      </w:del>
      <w:r>
        <w:t xml:space="preserve"> </w:t>
      </w:r>
      <w:ins w:id="7095" w:author="Sammartano, Marc (BIC USA)" w:date="2015-10-06T14:57:00Z">
        <w:r w:rsidR="0051756E" w:rsidRPr="0051756E">
          <w:rPr>
            <w:b/>
          </w:rPr>
          <w:t>System</w:t>
        </w:r>
        <w:r w:rsidR="0051756E">
          <w:t xml:space="preserve"> </w:t>
        </w:r>
      </w:ins>
      <w:r>
        <w:t>commands provide for the execution of System commands on non-rooted devices.</w:t>
      </w:r>
    </w:p>
    <w:p w:rsidR="0051756E" w:rsidRDefault="0051756E" w:rsidP="005E6325">
      <w:pPr>
        <w:rPr>
          <w:ins w:id="7096" w:author="Sammartano, Marc (BIC USA)" w:date="2015-10-06T15:00:00Z"/>
        </w:rPr>
      </w:pPr>
      <w:ins w:id="7097" w:author="Sammartano, Marc (BIC USA)" w:date="2015-10-06T15:00:00Z">
        <w:r>
          <w:t xml:space="preserve">The </w:t>
        </w:r>
        <w:r>
          <w:rPr>
            <w:b/>
          </w:rPr>
          <w:t>SU</w:t>
        </w:r>
        <w:r>
          <w:t xml:space="preserve"> </w:t>
        </w:r>
      </w:ins>
      <w:ins w:id="7098" w:author="Sammartano, Marc (BIC USA)" w:date="2015-10-06T15:01:00Z">
        <w:r>
          <w:t>commands</w:t>
        </w:r>
      </w:ins>
      <w:ins w:id="7099" w:author="Sammartano, Marc (BIC USA)" w:date="2015-10-06T15:00:00Z">
        <w:r>
          <w:t xml:space="preserve"> provide for the execution of Superuser commands on rooted devices. See the Sample Program, f36_superuser.bas, for an example using these commands.</w:t>
        </w:r>
      </w:ins>
    </w:p>
    <w:p w:rsidR="0051756E" w:rsidRDefault="0051756E" w:rsidP="005E6325">
      <w:pPr>
        <w:rPr>
          <w:ins w:id="7100" w:author="Sammartano, Marc (BIC USA)" w:date="2015-10-06T14:59:00Z"/>
        </w:rPr>
      </w:pPr>
      <w:ins w:id="7101" w:author="Sammartano, Marc (BIC USA)" w:date="2015-10-06T14:57:00Z">
        <w:r>
          <w:t xml:space="preserve">The </w:t>
        </w:r>
        <w:r w:rsidR="00571BB8">
          <w:rPr>
            <w:b/>
          </w:rPr>
          <w:t>App</w:t>
        </w:r>
        <w:r>
          <w:t xml:space="preserve"> commands </w:t>
        </w:r>
      </w:ins>
      <w:ins w:id="7102" w:author="Sammartano, Marc (BIC USA)" w:date="2015-10-06T14:58:00Z">
        <w:r>
          <w:t xml:space="preserve">provide for sending </w:t>
        </w:r>
      </w:ins>
      <w:ins w:id="7103" w:author="Sammartano, Marc (BIC USA)" w:date="2015-10-23T15:11:00Z">
        <w:r w:rsidR="00571BB8">
          <w:t xml:space="preserve">messages </w:t>
        </w:r>
      </w:ins>
      <w:ins w:id="7104" w:author="Sammartano, Marc (BIC USA)" w:date="2015-10-23T15:12:00Z">
        <w:r w:rsidR="00571BB8">
          <w:t xml:space="preserve">through the Android system </w:t>
        </w:r>
      </w:ins>
      <w:ins w:id="7105" w:author="Sammartano, Marc (BIC USA)" w:date="2015-10-23T15:11:00Z">
        <w:r w:rsidR="00571BB8">
          <w:t xml:space="preserve">to </w:t>
        </w:r>
      </w:ins>
      <w:ins w:id="7106" w:author="Sammartano, Marc (BIC USA)" w:date="2015-10-23T15:12:00Z">
        <w:r w:rsidR="00571BB8">
          <w:t xml:space="preserve">other </w:t>
        </w:r>
      </w:ins>
      <w:ins w:id="7107" w:author="Sammartano, Marc (BIC USA)" w:date="2015-10-23T15:11:00Z">
        <w:r w:rsidR="00571BB8">
          <w:t>applications</w:t>
        </w:r>
      </w:ins>
      <w:ins w:id="7108" w:author="Sammartano, Marc (BIC USA)" w:date="2015-10-06T14:58:00Z">
        <w:r>
          <w:t xml:space="preserve"> </w:t>
        </w:r>
      </w:ins>
      <w:ins w:id="7109" w:author="Sammartano, Marc (BIC USA)" w:date="2015-10-23T15:12:00Z">
        <w:r w:rsidR="00571BB8">
          <w:t>on your Android device</w:t>
        </w:r>
      </w:ins>
      <w:ins w:id="7110" w:author="Sammartano, Marc (BIC USA)" w:date="2015-10-06T14:58:00Z">
        <w:r>
          <w:t>.</w:t>
        </w:r>
      </w:ins>
    </w:p>
    <w:p w:rsidR="0051756E" w:rsidRPr="008273D0" w:rsidRDefault="008273D0" w:rsidP="005E6325">
      <w:ins w:id="7111" w:author="Sammartano, Marc (BIC USA)" w:date="2015-10-06T15:01:00Z">
        <w:r>
          <w:t>The</w:t>
        </w:r>
      </w:ins>
      <w:ins w:id="7112" w:author="Sammartano, Marc (BIC USA)" w:date="2015-10-06T15:00:00Z">
        <w:r w:rsidR="0051756E">
          <w:t xml:space="preserve"> </w:t>
        </w:r>
        <w:r w:rsidR="00571BB8">
          <w:rPr>
            <w:b/>
          </w:rPr>
          <w:t>App</w:t>
        </w:r>
        <w:r w:rsidR="0051756E">
          <w:t xml:space="preserve"> commands are not related to </w:t>
        </w:r>
      </w:ins>
      <w:ins w:id="7113" w:author="Sammartano, Marc (BIC USA)" w:date="2015-10-06T15:02:00Z">
        <w:r w:rsidR="0051756E">
          <w:rPr>
            <w:b/>
          </w:rPr>
          <w:t>System</w:t>
        </w:r>
        <w:r w:rsidR="0051756E">
          <w:t xml:space="preserve"> or </w:t>
        </w:r>
        <w:r w:rsidR="0051756E">
          <w:rPr>
            <w:b/>
          </w:rPr>
          <w:t>SU</w:t>
        </w:r>
        <w:r>
          <w:t xml:space="preserve">, but they </w:t>
        </w:r>
      </w:ins>
      <w:ins w:id="7114" w:author="Sammartano, Marc (BIC USA)" w:date="2015-10-06T15:25:00Z">
        <w:r>
          <w:t xml:space="preserve">are </w:t>
        </w:r>
      </w:ins>
      <w:ins w:id="7115" w:author="Sammartano, Marc (BIC USA)" w:date="2015-10-06T15:02:00Z">
        <w:r>
          <w:t xml:space="preserve">typically </w:t>
        </w:r>
      </w:ins>
      <w:ins w:id="7116" w:author="Sammartano, Marc (BIC USA)" w:date="2015-10-06T15:25:00Z">
        <w:r>
          <w:t xml:space="preserve">used to </w:t>
        </w:r>
      </w:ins>
      <w:ins w:id="7117" w:author="Sammartano, Marc (BIC USA)" w:date="2015-10-06T15:02:00Z">
        <w:r>
          <w:t xml:space="preserve">replace </w:t>
        </w:r>
      </w:ins>
      <w:ins w:id="7118" w:author="Sammartano, Marc (BIC USA)" w:date="2015-10-06T15:23:00Z">
        <w:r>
          <w:t xml:space="preserve">commands of the form </w:t>
        </w:r>
        <w:r>
          <w:rPr>
            <w:b/>
          </w:rPr>
          <w:t>System.write "</w:t>
        </w:r>
      </w:ins>
      <w:ins w:id="7119" w:author="Sammartano, Marc (BIC USA)" w:date="2015-10-06T15:24:00Z">
        <w:r w:rsidR="003F2A88">
          <w:rPr>
            <w:b/>
          </w:rPr>
          <w:t xml:space="preserve">am </w:t>
        </w:r>
        <w:r>
          <w:rPr>
            <w:b/>
          </w:rPr>
          <w:t>start &lt;parameter-list&gt;"</w:t>
        </w:r>
        <w:r>
          <w:t xml:space="preserve"> or </w:t>
        </w:r>
        <w:r>
          <w:rPr>
            <w:b/>
          </w:rPr>
          <w:t>System.write "am</w:t>
        </w:r>
      </w:ins>
      <w:ins w:id="7120" w:author="Sammartano, Marc (BIC USA)" w:date="2015-10-23T16:05:00Z">
        <w:r w:rsidR="003F2A88">
          <w:rPr>
            <w:b/>
          </w:rPr>
          <w:t xml:space="preserve"> </w:t>
        </w:r>
      </w:ins>
      <w:ins w:id="7121" w:author="Sammartano, Marc (BIC USA)" w:date="2015-10-06T15:24:00Z">
        <w:r>
          <w:rPr>
            <w:b/>
          </w:rPr>
          <w:t>broadcast &lt;parameter-list&gt;</w:t>
        </w:r>
      </w:ins>
      <w:ins w:id="7122" w:author="Sammartano, Marc (BIC USA)" w:date="2015-10-06T15:25:00Z">
        <w:r>
          <w:rPr>
            <w:b/>
          </w:rPr>
          <w:t>"</w:t>
        </w:r>
        <w:r>
          <w:t>.</w:t>
        </w:r>
      </w:ins>
    </w:p>
    <w:p w:rsidR="005E6325" w:rsidRDefault="0051756E" w:rsidP="005E6325">
      <w:pPr>
        <w:pStyle w:val="Heading2"/>
      </w:pPr>
      <w:bookmarkStart w:id="7123" w:name="_Toc436833374"/>
      <w:ins w:id="7124" w:author="Sammartano, Marc (BIC USA)" w:date="2015-10-06T14:59:00Z">
        <w:r>
          <w:t xml:space="preserve">System </w:t>
        </w:r>
      </w:ins>
      <w:r w:rsidR="005E6325">
        <w:t>Commands</w:t>
      </w:r>
      <w:bookmarkEnd w:id="7123"/>
    </w:p>
    <w:p w:rsidR="005E6325" w:rsidRDefault="005E6325" w:rsidP="005F4916">
      <w:pPr>
        <w:pStyle w:val="Heading3"/>
      </w:pPr>
      <w:bookmarkStart w:id="7125" w:name="_Toc436833375"/>
      <w:r>
        <w:t>System.open</w:t>
      </w:r>
      <w:bookmarkEnd w:id="7125"/>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7126" w:name="_Toc436833376"/>
      <w:r>
        <w:t>System.write &lt;sexp&gt;</w:t>
      </w:r>
      <w:bookmarkEnd w:id="7126"/>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7127" w:name="_Toc436833377"/>
      <w:r>
        <w:t>System.read.ready &lt;nvar&gt;</w:t>
      </w:r>
      <w:bookmarkEnd w:id="7127"/>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7128" w:name="_Toc436833378"/>
      <w:r>
        <w:t>System.read.line &lt;svar&gt;</w:t>
      </w:r>
      <w:bookmarkEnd w:id="7128"/>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7129" w:name="_Toc436833379"/>
      <w:r>
        <w:t>System.close</w:t>
      </w:r>
      <w:bookmarkEnd w:id="7129"/>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1756E" w:rsidRPr="00626B56" w:rsidRDefault="005E6325" w:rsidP="0051756E">
      <w:r>
        <w:t>Exits the System Shell mode.</w:t>
      </w:r>
    </w:p>
    <w:p w:rsidR="00D94677" w:rsidDel="0051756E" w:rsidRDefault="00D94677" w:rsidP="00E33967">
      <w:pPr>
        <w:pStyle w:val="Heading1"/>
        <w:rPr>
          <w:del w:id="7130" w:author="Sammartano, Marc (BIC USA)" w:date="2015-10-06T15:02:00Z"/>
        </w:rPr>
      </w:pPr>
      <w:del w:id="7131" w:author="Sammartano, Marc (BIC USA)" w:date="2015-10-06T15:02:00Z">
        <w:r w:rsidDel="0051756E">
          <w:delText>Superuser</w:delText>
        </w:r>
      </w:del>
    </w:p>
    <w:p w:rsidR="00D94677" w:rsidDel="0051756E" w:rsidRDefault="00D94677" w:rsidP="002F3423">
      <w:pPr>
        <w:rPr>
          <w:del w:id="7132" w:author="Sammartano, Marc (BIC USA)" w:date="2015-10-06T15:02:00Z"/>
        </w:rPr>
      </w:pPr>
      <w:del w:id="7133" w:author="Sammartano, Marc (BIC USA)" w:date="2015-10-06T15:02:00Z">
        <w:r w:rsidDel="0051756E">
          <w:delText>These commands provide for the execution of Superuser commands on rooted devices.</w:delText>
        </w:r>
        <w:r w:rsidR="00ED0992" w:rsidDel="0051756E">
          <w:delText xml:space="preserve"> See the Sample Program, f36_superuser.bas, for an example using these commands.</w:delText>
        </w:r>
      </w:del>
    </w:p>
    <w:p w:rsidR="00626B56" w:rsidRDefault="0051756E" w:rsidP="00EB1F62">
      <w:pPr>
        <w:pStyle w:val="Heading2"/>
      </w:pPr>
      <w:bookmarkStart w:id="7134" w:name="_Toc436833380"/>
      <w:ins w:id="7135" w:author="Sammartano, Marc (BIC USA)" w:date="2015-10-06T15:02:00Z">
        <w:r>
          <w:t xml:space="preserve">Superuser </w:t>
        </w:r>
      </w:ins>
      <w:r w:rsidR="00626B56">
        <w:t>Commands</w:t>
      </w:r>
      <w:bookmarkEnd w:id="7134"/>
    </w:p>
    <w:p w:rsidR="00D94677" w:rsidRDefault="00D94677" w:rsidP="005F4916">
      <w:pPr>
        <w:pStyle w:val="Heading3"/>
      </w:pPr>
      <w:bookmarkStart w:id="7136" w:name="_Toc436833381"/>
      <w:r>
        <w:t>Su.open</w:t>
      </w:r>
      <w:bookmarkEnd w:id="7136"/>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7137" w:name="_Toc436833382"/>
      <w:r>
        <w:t>Su.write &lt;sexp&gt;</w:t>
      </w:r>
      <w:bookmarkEnd w:id="7137"/>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7138" w:name="_Toc436833383"/>
      <w:r>
        <w:t>Su.read.ready &lt;nvar&gt;</w:t>
      </w:r>
      <w:bookmarkEnd w:id="7138"/>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7139" w:name="_Toc436833384"/>
      <w:r>
        <w:t>Su.read.line &lt;svar&gt;</w:t>
      </w:r>
      <w:bookmarkEnd w:id="7139"/>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7140" w:name="_Toc436833385"/>
      <w:r>
        <w:t>Su.close</w:t>
      </w:r>
      <w:bookmarkEnd w:id="7140"/>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51756E" w:rsidRDefault="00571BB8" w:rsidP="0051756E">
      <w:pPr>
        <w:pStyle w:val="Heading2"/>
        <w:rPr>
          <w:ins w:id="7141" w:author="Sammartano, Marc (BIC USA)" w:date="2015-10-06T15:02:00Z"/>
        </w:rPr>
      </w:pPr>
      <w:bookmarkStart w:id="7142" w:name="_Toc436833386"/>
      <w:ins w:id="7143" w:author="Sammartano, Marc (BIC USA)" w:date="2015-10-06T15:03:00Z">
        <w:r>
          <w:t>App</w:t>
        </w:r>
      </w:ins>
      <w:ins w:id="7144" w:author="Sammartano, Marc (BIC USA)" w:date="2015-10-06T15:02:00Z">
        <w:r w:rsidR="0051756E">
          <w:t xml:space="preserve"> Commands</w:t>
        </w:r>
        <w:bookmarkEnd w:id="7142"/>
      </w:ins>
    </w:p>
    <w:p w:rsidR="0051756E" w:rsidRDefault="00571BB8" w:rsidP="0051756E">
      <w:pPr>
        <w:pStyle w:val="Heading3"/>
        <w:rPr>
          <w:ins w:id="7145" w:author="Sammartano, Marc (BIC USA)" w:date="2015-10-06T15:02:00Z"/>
        </w:rPr>
      </w:pPr>
      <w:bookmarkStart w:id="7146" w:name="_Toc436833387"/>
      <w:ins w:id="7147" w:author="Sammartano, Marc (BIC USA)" w:date="2015-10-06T15:03:00Z">
        <w:r>
          <w:t>App</w:t>
        </w:r>
      </w:ins>
      <w:ins w:id="7148" w:author="Sammartano, Marc (BIC USA)" w:date="2015-10-06T15:02:00Z">
        <w:r w:rsidR="0051756E">
          <w:t>.</w:t>
        </w:r>
      </w:ins>
      <w:ins w:id="7149" w:author="Sammartano, Marc (BIC USA)" w:date="2015-10-06T15:12:00Z">
        <w:r w:rsidR="002108D3">
          <w:t xml:space="preserve">broadcast </w:t>
        </w:r>
      </w:ins>
      <w:ins w:id="7150" w:author="Sammartano, Marc (BIC USA)" w:date="2015-10-06T15:08:00Z">
        <w:r w:rsidR="002108D3" w:rsidRPr="002108D3">
          <w:t>&lt;action</w:t>
        </w:r>
      </w:ins>
      <w:ins w:id="7151" w:author="Sammartano, Marc (BIC USA)" w:date="2015-10-06T15:09:00Z">
        <w:r w:rsidR="002108D3">
          <w:t>_sexp</w:t>
        </w:r>
      </w:ins>
      <w:ins w:id="7152" w:author="Sammartano, Marc (BIC USA)" w:date="2015-10-06T15:08:00Z">
        <w:r w:rsidR="002108D3" w:rsidRPr="002108D3">
          <w:t>&gt;, &lt;data</w:t>
        </w:r>
      </w:ins>
      <w:ins w:id="7153" w:author="Sammartano, Marc (BIC USA)" w:date="2015-10-06T15:09:00Z">
        <w:r w:rsidR="002108D3">
          <w:t>_uri_sexp</w:t>
        </w:r>
      </w:ins>
      <w:ins w:id="7154" w:author="Sammartano, Marc (BIC USA)" w:date="2015-10-06T15:08:00Z">
        <w:r w:rsidR="002108D3" w:rsidRPr="002108D3">
          <w:t>&gt;, &lt;package</w:t>
        </w:r>
      </w:ins>
      <w:ins w:id="7155" w:author="Sammartano, Marc (BIC USA)" w:date="2015-10-06T15:09:00Z">
        <w:r w:rsidR="002108D3">
          <w:t>_sexp</w:t>
        </w:r>
      </w:ins>
      <w:ins w:id="7156" w:author="Sammartano, Marc (BIC USA)" w:date="2015-10-06T15:08:00Z">
        <w:r w:rsidR="002108D3" w:rsidRPr="002108D3">
          <w:t>&gt;, &lt;component</w:t>
        </w:r>
      </w:ins>
      <w:ins w:id="7157" w:author="Sammartano, Marc (BIC USA)" w:date="2015-10-06T15:09:00Z">
        <w:r w:rsidR="002108D3">
          <w:t>_sexp</w:t>
        </w:r>
      </w:ins>
      <w:ins w:id="7158" w:author="Sammartano, Marc (BIC USA)" w:date="2015-10-06T15:08:00Z">
        <w:r w:rsidR="002108D3" w:rsidRPr="002108D3">
          <w:t>&gt;, &lt;</w:t>
        </w:r>
      </w:ins>
      <w:ins w:id="7159" w:author="Sammartano, Marc (BIC USA)" w:date="2015-10-06T15:10:00Z">
        <w:r w:rsidR="002108D3">
          <w:t>mime_</w:t>
        </w:r>
      </w:ins>
      <w:ins w:id="7160" w:author="Sammartano, Marc (BIC USA)" w:date="2015-10-06T15:08:00Z">
        <w:r w:rsidR="002108D3" w:rsidRPr="002108D3">
          <w:t>type</w:t>
        </w:r>
      </w:ins>
      <w:ins w:id="7161" w:author="Sammartano, Marc (BIC USA)" w:date="2015-10-06T15:10:00Z">
        <w:r w:rsidR="002108D3">
          <w:t>_sexp</w:t>
        </w:r>
      </w:ins>
      <w:ins w:id="7162" w:author="Sammartano, Marc (BIC USA)" w:date="2015-10-06T15:08:00Z">
        <w:r w:rsidR="002108D3" w:rsidRPr="002108D3">
          <w:t>&gt;, &lt;categories</w:t>
        </w:r>
      </w:ins>
      <w:ins w:id="7163" w:author="Sammartano, Marc (BIC USA)" w:date="2015-10-06T15:10:00Z">
        <w:r w:rsidR="002108D3">
          <w:t>_sexp</w:t>
        </w:r>
      </w:ins>
      <w:ins w:id="7164" w:author="Sammartano, Marc (BIC USA)" w:date="2015-10-06T15:08:00Z">
        <w:r w:rsidR="002108D3">
          <w:t>&gt;, &lt;extras_bptr</w:t>
        </w:r>
      </w:ins>
      <w:ins w:id="7165" w:author="Sammartano, Marc (BIC USA)" w:date="2015-10-06T15:11:00Z">
        <w:r w:rsidR="002108D3">
          <w:t>_nexp</w:t>
        </w:r>
      </w:ins>
      <w:ins w:id="7166" w:author="Sammartano, Marc (BIC USA)" w:date="2015-10-06T15:08:00Z">
        <w:r w:rsidR="002108D3" w:rsidRPr="002108D3">
          <w:t>&gt;, &lt;flags</w:t>
        </w:r>
      </w:ins>
      <w:ins w:id="7167" w:author="Sammartano, Marc (BIC USA)" w:date="2015-10-06T15:11:00Z">
        <w:r w:rsidR="002108D3">
          <w:t>_nexp</w:t>
        </w:r>
      </w:ins>
      <w:ins w:id="7168" w:author="Sammartano, Marc (BIC USA)" w:date="2015-10-06T15:08:00Z">
        <w:r w:rsidR="002108D3" w:rsidRPr="002108D3">
          <w:t>&gt;</w:t>
        </w:r>
        <w:bookmarkEnd w:id="7146"/>
        <w:r w:rsidR="002108D3" w:rsidRPr="002108D3">
          <w:t xml:space="preserve"> </w:t>
        </w:r>
      </w:ins>
      <w:ins w:id="7169" w:author="Sammartano, Marc (BIC USA)" w:date="2015-10-06T15:02:00Z">
        <w:r w:rsidR="0051756E">
          <w:fldChar w:fldCharType="begin"/>
        </w:r>
        <w:r w:rsidR="0051756E">
          <w:instrText xml:space="preserve"> XE "</w:instrText>
        </w:r>
      </w:ins>
      <w:ins w:id="7170" w:author="Sammartano, Marc (BIC USA)" w:date="2015-10-06T15:11:00Z">
        <w:r w:rsidR="002108D3" w:rsidRPr="002108D3">
          <w:instrText xml:space="preserve"> </w:instrText>
        </w:r>
        <w:r w:rsidR="003F2A88">
          <w:instrText>App</w:instrText>
        </w:r>
        <w:r w:rsidR="002108D3">
          <w:instrText>.</w:instrText>
        </w:r>
      </w:ins>
      <w:ins w:id="7171" w:author="Sammartano, Marc (BIC USA)" w:date="2015-10-06T15:12:00Z">
        <w:r w:rsidR="002108D3">
          <w:instrText>broadcast</w:instrText>
        </w:r>
      </w:ins>
      <w:ins w:id="7172" w:author="Sammartano, Marc (BIC USA)" w:date="2015-10-06T15:11:00Z">
        <w:r w:rsidR="002108D3">
          <w:instrText xml:space="preserve">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ins>
      <w:ins w:id="7173" w:author="Sammartano, Marc (BIC USA)" w:date="2015-10-06T15:02:00Z">
        <w:r w:rsidR="0051756E">
          <w:instrText xml:space="preserve">" </w:instrText>
        </w:r>
        <w:r w:rsidR="0051756E">
          <w:fldChar w:fldCharType="end"/>
        </w:r>
      </w:ins>
    </w:p>
    <w:p w:rsidR="002108D3" w:rsidRDefault="00571BB8" w:rsidP="0051756E">
      <w:pPr>
        <w:rPr>
          <w:ins w:id="7174" w:author="Sammartano, Marc (BIC USA)" w:date="2015-10-06T15:13:00Z"/>
        </w:rPr>
      </w:pPr>
      <w:ins w:id="7175" w:author="Sammartano, Marc (BIC USA)" w:date="2015-10-06T15:12:00Z">
        <w:r>
          <w:t>Creates a</w:t>
        </w:r>
        <w:r w:rsidR="002108D3">
          <w:t xml:space="preserve"> </w:t>
        </w:r>
      </w:ins>
      <w:ins w:id="7176" w:author="Sammartano, Marc (BIC USA)" w:date="2015-10-23T15:13:00Z">
        <w:r>
          <w:t>system message</w:t>
        </w:r>
      </w:ins>
      <w:ins w:id="7177" w:author="Sammartano, Marc (BIC USA)" w:date="2015-10-06T15:12:00Z">
        <w:r w:rsidR="002108D3">
          <w:t xml:space="preserve"> and broadcasts it</w:t>
        </w:r>
      </w:ins>
      <w:ins w:id="7178" w:author="Sammartano, Marc (BIC USA)" w:date="2015-10-23T15:13:00Z">
        <w:r>
          <w:t xml:space="preserve"> to other applications on your device</w:t>
        </w:r>
      </w:ins>
      <w:ins w:id="7179" w:author="Sammartano, Marc (BIC USA)" w:date="2015-10-06T15:12:00Z">
        <w:r w:rsidR="002108D3">
          <w:t xml:space="preserve">. </w:t>
        </w:r>
      </w:ins>
      <w:ins w:id="7180" w:author="Sammartano, Marc (BIC USA)" w:date="2015-10-06T15:13:00Z">
        <w:r w:rsidR="002108D3">
          <w:t xml:space="preserve">The </w:t>
        </w:r>
      </w:ins>
      <w:ins w:id="7181" w:author="Sammartano, Marc (BIC USA)" w:date="2015-10-23T15:14:00Z">
        <w:r>
          <w:t xml:space="preserve">message is called an Intent. The Intent </w:t>
        </w:r>
      </w:ins>
      <w:ins w:id="7182" w:author="Sammartano, Marc (BIC USA)" w:date="2015-10-06T15:13:00Z">
        <w:r w:rsidR="002108D3" w:rsidRPr="002108D3">
          <w:t>will be received by any app</w:t>
        </w:r>
        <w:r w:rsidR="002108D3">
          <w:t>lication</w:t>
        </w:r>
        <w:r w:rsidR="002108D3" w:rsidRPr="002108D3">
          <w:t xml:space="preserve"> that has the right </w:t>
        </w:r>
        <w:r w:rsidR="002108D3">
          <w:t>Intent F</w:t>
        </w:r>
        <w:r w:rsidR="002108D3" w:rsidRPr="002108D3">
          <w:t>ilter.</w:t>
        </w:r>
      </w:ins>
    </w:p>
    <w:p w:rsidR="002108D3" w:rsidRPr="002108D3" w:rsidRDefault="00FE73A4" w:rsidP="0051756E">
      <w:pPr>
        <w:rPr>
          <w:ins w:id="7183" w:author="Sammartano, Marc (BIC USA)" w:date="2015-10-06T15:12:00Z"/>
        </w:rPr>
      </w:pPr>
      <w:ins w:id="7184" w:author="Sammartano, Marc (BIC USA)" w:date="2015-10-06T15:14:00Z">
        <w:r>
          <w:t xml:space="preserve">All </w:t>
        </w:r>
      </w:ins>
      <w:ins w:id="7185" w:author="Sammartano, Marc (BIC USA)" w:date="2015-12-01T12:19:00Z">
        <w:r>
          <w:t xml:space="preserve">of the </w:t>
        </w:r>
      </w:ins>
      <w:ins w:id="7186" w:author="Sammartano, Marc (BIC USA)" w:date="2015-10-06T15:14:00Z">
        <w:r>
          <w:t>parameters are optional; u</w:t>
        </w:r>
      </w:ins>
      <w:ins w:id="7187" w:author="Sammartano, Marc (BIC USA)" w:date="2015-12-01T12:06:00Z">
        <w:r w:rsidR="00CD343B">
          <w:t xml:space="preserve">se commas </w:t>
        </w:r>
      </w:ins>
      <w:ins w:id="7188" w:author="Sammartano, Marc (BIC USA)" w:date="2015-12-01T12:11:00Z">
        <w:r w:rsidR="00CD343B">
          <w:t>to indicate</w:t>
        </w:r>
      </w:ins>
      <w:ins w:id="7189" w:author="Sammartano, Marc (BIC USA)" w:date="2015-12-01T12:06:00Z">
        <w:r w:rsidR="00CD343B">
          <w:t xml:space="preserve"> omitted parameters (see Optional Parameters)</w:t>
        </w:r>
      </w:ins>
      <w:ins w:id="7190" w:author="Sammartano, Marc (BIC USA)" w:date="2015-10-06T15:14:00Z">
        <w:r w:rsidR="002108D3">
          <w:t>.</w:t>
        </w:r>
      </w:ins>
      <w:ins w:id="7191" w:author="Sammartano, Marc (BIC USA)" w:date="2015-10-06T15:16:00Z">
        <w:r w:rsidR="002108D3">
          <w:t xml:space="preserve"> See </w:t>
        </w:r>
        <w:r w:rsidR="00571BB8">
          <w:rPr>
            <w:b/>
          </w:rPr>
          <w:t>App</w:t>
        </w:r>
        <w:r w:rsidR="002108D3">
          <w:rPr>
            <w:b/>
          </w:rPr>
          <w:t>.start</w:t>
        </w:r>
        <w:r w:rsidR="002108D3">
          <w:t>, below, for parameter definitions.</w:t>
        </w:r>
      </w:ins>
    </w:p>
    <w:p w:rsidR="002108D3" w:rsidRDefault="00571BB8" w:rsidP="002108D3">
      <w:pPr>
        <w:pStyle w:val="Heading3"/>
        <w:rPr>
          <w:ins w:id="7192" w:author="Sammartano, Marc (BIC USA)" w:date="2015-10-06T15:12:00Z"/>
        </w:rPr>
      </w:pPr>
      <w:bookmarkStart w:id="7193" w:name="_Toc436833388"/>
      <w:ins w:id="7194" w:author="Sammartano, Marc (BIC USA)" w:date="2015-10-06T15:12:00Z">
        <w:r>
          <w:t>App</w:t>
        </w:r>
        <w:r w:rsidR="002108D3">
          <w:t xml:space="preserve">.start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7193"/>
        <w:r w:rsidR="002108D3" w:rsidRPr="002108D3">
          <w:t xml:space="preserve"> </w:t>
        </w:r>
        <w:r w:rsidR="002108D3">
          <w:fldChar w:fldCharType="begin"/>
        </w:r>
        <w:r w:rsidR="002108D3">
          <w:instrText xml:space="preserve"> XE "</w:instrText>
        </w:r>
        <w:r w:rsidR="002108D3" w:rsidRPr="002108D3">
          <w:instrText xml:space="preserve"> </w:instrText>
        </w:r>
        <w:r w:rsidR="002108D3">
          <w:instrText>A</w:instrText>
        </w:r>
      </w:ins>
      <w:ins w:id="7195" w:author="Sammartano, Marc (BIC USA)" w:date="2015-10-23T16:04:00Z">
        <w:r w:rsidR="003F2A88">
          <w:instrText>pp</w:instrText>
        </w:r>
      </w:ins>
      <w:ins w:id="7196" w:author="Sammartano, Marc (BIC USA)" w:date="2015-10-06T15:12:00Z">
        <w:r w:rsidR="002108D3">
          <w:instrText xml:space="preserve">.start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2108D3">
          <w:instrText xml:space="preserve">" </w:instrText>
        </w:r>
        <w:r w:rsidR="002108D3">
          <w:fldChar w:fldCharType="end"/>
        </w:r>
      </w:ins>
    </w:p>
    <w:p w:rsidR="002108D3" w:rsidRDefault="00571BB8" w:rsidP="002108D3">
      <w:pPr>
        <w:rPr>
          <w:ins w:id="7197" w:author="Sammartano, Marc (BIC USA)" w:date="2015-10-06T15:16:00Z"/>
        </w:rPr>
      </w:pPr>
      <w:ins w:id="7198" w:author="Sammartano, Marc (BIC USA)" w:date="2015-10-23T15:15:00Z">
        <w:r>
          <w:t xml:space="preserve">Sends a </w:t>
        </w:r>
      </w:ins>
      <w:ins w:id="7199" w:author="Sammartano, Marc (BIC USA)" w:date="2015-10-23T15:17:00Z">
        <w:r>
          <w:t>message</w:t>
        </w:r>
      </w:ins>
      <w:ins w:id="7200" w:author="Sammartano, Marc (BIC USA)" w:date="2015-10-23T15:15:00Z">
        <w:r>
          <w:t xml:space="preserve"> to the </w:t>
        </w:r>
      </w:ins>
      <w:ins w:id="7201" w:author="Sammartano, Marc (BIC USA)" w:date="2015-10-23T15:14:00Z">
        <w:r>
          <w:t>system</w:t>
        </w:r>
      </w:ins>
      <w:ins w:id="7202" w:author="Sammartano, Marc (BIC USA)" w:date="2015-10-23T15:18:00Z">
        <w:r w:rsidR="000925FB">
          <w:t>, called an Intent</w:t>
        </w:r>
      </w:ins>
      <w:ins w:id="7203" w:author="Sammartano, Marc (BIC USA)" w:date="2015-10-23T15:17:00Z">
        <w:r w:rsidR="000925FB">
          <w:t>, requesting</w:t>
        </w:r>
      </w:ins>
      <w:ins w:id="7204" w:author="Sammartano, Marc (BIC USA)" w:date="2015-10-06T15:15:00Z">
        <w:r w:rsidR="002108D3" w:rsidRPr="002108D3">
          <w:t xml:space="preserve"> a specific app</w:t>
        </w:r>
        <w:r w:rsidR="002108D3">
          <w:t>lication</w:t>
        </w:r>
      </w:ins>
      <w:ins w:id="7205" w:author="Sammartano, Marc (BIC USA)" w:date="2015-10-23T15:19:00Z">
        <w:r w:rsidR="000925FB">
          <w:t xml:space="preserve"> or type of application to start</w:t>
        </w:r>
      </w:ins>
      <w:ins w:id="7206" w:author="Sammartano, Marc (BIC USA)" w:date="2015-10-06T15:15:00Z">
        <w:r w:rsidR="002108D3" w:rsidRPr="002108D3">
          <w:t>. I</w:t>
        </w:r>
        <w:r w:rsidR="002108D3">
          <w:t xml:space="preserve">f more than one app can handle </w:t>
        </w:r>
      </w:ins>
      <w:ins w:id="7207" w:author="Sammartano, Marc (BIC USA)" w:date="2015-10-06T15:16:00Z">
        <w:r w:rsidR="002108D3">
          <w:t xml:space="preserve">the </w:t>
        </w:r>
      </w:ins>
      <w:ins w:id="7208" w:author="Sammartano, Marc (BIC USA)" w:date="2015-10-23T15:15:00Z">
        <w:r>
          <w:t>request</w:t>
        </w:r>
      </w:ins>
      <w:ins w:id="7209" w:author="Sammartano, Marc (BIC USA)" w:date="2015-10-06T15:15:00Z">
        <w:r w:rsidR="002108D3" w:rsidRPr="002108D3">
          <w:t xml:space="preserve">, </w:t>
        </w:r>
      </w:ins>
      <w:ins w:id="7210" w:author="Sammartano, Marc (BIC USA)" w:date="2015-10-23T15:16:00Z">
        <w:r>
          <w:t xml:space="preserve">the system </w:t>
        </w:r>
      </w:ins>
      <w:ins w:id="7211" w:author="Sammartano, Marc (BIC USA)" w:date="2015-10-06T15:15:00Z">
        <w:r w:rsidR="002108D3" w:rsidRPr="002108D3">
          <w:t>puts up a chooser for you.</w:t>
        </w:r>
      </w:ins>
    </w:p>
    <w:p w:rsidR="002108D3" w:rsidRPr="002108D3" w:rsidRDefault="002108D3" w:rsidP="002108D3">
      <w:pPr>
        <w:rPr>
          <w:ins w:id="7212" w:author="Sammartano, Marc (BIC USA)" w:date="2015-10-06T15:16:00Z"/>
        </w:rPr>
      </w:pPr>
      <w:ins w:id="7213" w:author="Sammartano, Marc (BIC USA)" w:date="2015-10-06T15:16:00Z">
        <w:r>
          <w:t>All</w:t>
        </w:r>
      </w:ins>
      <w:ins w:id="7214" w:author="Sammartano, Marc (BIC USA)" w:date="2015-12-01T12:20:00Z">
        <w:r w:rsidR="00FE73A4">
          <w:t xml:space="preserve"> of the</w:t>
        </w:r>
      </w:ins>
      <w:ins w:id="7215" w:author="Sammartano, Marc (BIC USA)" w:date="2015-10-06T15:16:00Z">
        <w:r>
          <w:t xml:space="preserve"> parameters are optional. </w:t>
        </w:r>
      </w:ins>
      <w:ins w:id="7216" w:author="Sammartano, Marc (BIC USA)" w:date="2015-12-01T12:06:00Z">
        <w:r w:rsidR="00CD343B">
          <w:t xml:space="preserve">Use commas </w:t>
        </w:r>
      </w:ins>
      <w:ins w:id="7217" w:author="Sammartano, Marc (BIC USA)" w:date="2015-12-01T12:11:00Z">
        <w:r w:rsidR="00CD343B">
          <w:t>to indicate</w:t>
        </w:r>
      </w:ins>
      <w:ins w:id="7218" w:author="Sammartano, Marc (BIC USA)" w:date="2015-12-01T12:06:00Z">
        <w:r w:rsidR="00CD343B">
          <w:t xml:space="preserve"> omitted parameters (see Optional Parameters).</w:t>
        </w:r>
      </w:ins>
      <w:ins w:id="7219" w:author="Sammartano, Marc (BIC USA)" w:date="2015-10-06T15:22:00Z">
        <w:r w:rsidR="008273D0">
          <w:t xml:space="preserve"> You will almost never </w:t>
        </w:r>
      </w:ins>
      <w:ins w:id="7220" w:author="Sammartano, Marc (BIC USA)" w:date="2015-10-23T15:19:00Z">
        <w:r w:rsidR="000925FB">
          <w:t>need to use</w:t>
        </w:r>
      </w:ins>
      <w:ins w:id="7221" w:author="Sammartano, Marc (BIC USA)" w:date="2015-10-06T15:22:00Z">
        <w:r w:rsidR="008273D0">
          <w:t xml:space="preserve"> all of the parameters in one command.</w:t>
        </w:r>
      </w:ins>
    </w:p>
    <w:p w:rsidR="002108D3" w:rsidRDefault="002108D3" w:rsidP="002108D3">
      <w:pPr>
        <w:rPr>
          <w:ins w:id="7222" w:author="Sammartano, Marc (BIC USA)" w:date="2015-10-06T15:18:00Z"/>
        </w:rPr>
      </w:pPr>
      <w:ins w:id="7223" w:author="Sammartano, Marc (BIC USA)" w:date="2015-10-06T15:17:00Z">
        <w:r>
          <w:t>The first six parameters are string expressions: action, data URI, package name, component name, MIME type, a</w:t>
        </w:r>
      </w:ins>
      <w:ins w:id="7224" w:author="Sammartano, Marc (BIC USA)" w:date="2015-10-06T15:18:00Z">
        <w:r>
          <w:t>nd a list of categories separated by commas (</w:t>
        </w:r>
      </w:ins>
      <w:ins w:id="7225" w:author="Sammartano, Marc (BIC USA)" w:date="2015-10-06T15:46:00Z">
        <w:r w:rsidR="00E15996">
          <w:t>the commas are part of the string expression</w:t>
        </w:r>
      </w:ins>
      <w:ins w:id="7226" w:author="Sammartano, Marc (BIC USA)" w:date="2015-10-06T15:18:00Z">
        <w:r>
          <w:t>).</w:t>
        </w:r>
      </w:ins>
    </w:p>
    <w:p w:rsidR="008273D0" w:rsidRDefault="002108D3" w:rsidP="002108D3">
      <w:pPr>
        <w:rPr>
          <w:ins w:id="7227" w:author="Sammartano, Marc (BIC USA)" w:date="2015-10-06T15:19:00Z"/>
        </w:rPr>
      </w:pPr>
      <w:ins w:id="7228" w:author="Sammartano, Marc (BIC USA)" w:date="2015-10-06T15:18:00Z">
        <w:r>
          <w:t xml:space="preserve">The </w:t>
        </w:r>
        <w:r w:rsidR="008273D0">
          <w:t xml:space="preserve">last </w:t>
        </w:r>
        <w:r>
          <w:t>two parameters</w:t>
        </w:r>
        <w:r w:rsidR="008273D0">
          <w:t xml:space="preserve"> are numeric expressions. One is a pointer to a bundle that contains </w:t>
        </w:r>
      </w:ins>
      <w:ins w:id="7229" w:author="Sammartano, Marc (BIC USA)" w:date="2015-10-06T15:19:00Z">
        <w:r w:rsidR="008273D0">
          <w:t xml:space="preserve">"extras" that are attached to the </w:t>
        </w:r>
      </w:ins>
      <w:ins w:id="7230" w:author="Sammartano, Marc (BIC USA)" w:date="2015-10-23T15:16:00Z">
        <w:r w:rsidR="00571BB8">
          <w:t>message</w:t>
        </w:r>
      </w:ins>
      <w:ins w:id="7231" w:author="Sammartano, Marc (BIC USA)" w:date="2015-10-06T15:19:00Z">
        <w:r w:rsidR="008273D0">
          <w:t>. The other is a single number representing one or more flag values.</w:t>
        </w:r>
      </w:ins>
    </w:p>
    <w:p w:rsidR="002108D3" w:rsidRDefault="008273D0" w:rsidP="002108D3">
      <w:pPr>
        <w:rPr>
          <w:ins w:id="7232" w:author="Sammartano, Marc (BIC USA)" w:date="2015-10-06T15:23:00Z"/>
        </w:rPr>
      </w:pPr>
      <w:ins w:id="7233" w:author="Sammartano, Marc (BIC USA)" w:date="2015-10-06T15:21:00Z">
        <w:r>
          <w:t>For parameter values, consult the documentation of the Android system and the app you want to start.</w:t>
        </w:r>
      </w:ins>
    </w:p>
    <w:tbl>
      <w:tblPr>
        <w:tblStyle w:val="GridTable1Light"/>
        <w:tblW w:w="0" w:type="auto"/>
        <w:tblLook w:val="04A0" w:firstRow="1" w:lastRow="0" w:firstColumn="1" w:lastColumn="0" w:noHBand="0" w:noVBand="1"/>
      </w:tblPr>
      <w:tblGrid>
        <w:gridCol w:w="1998"/>
        <w:gridCol w:w="6030"/>
        <w:gridCol w:w="1548"/>
      </w:tblGrid>
      <w:tr w:rsidR="008273D0" w:rsidTr="002013D7">
        <w:trPr>
          <w:cnfStyle w:val="100000000000" w:firstRow="1" w:lastRow="0" w:firstColumn="0" w:lastColumn="0" w:oddVBand="0" w:evenVBand="0" w:oddHBand="0" w:evenHBand="0" w:firstRowFirstColumn="0" w:firstRowLastColumn="0" w:lastRowFirstColumn="0" w:lastRowLastColumn="0"/>
          <w:ins w:id="7234"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vAlign w:val="bottom"/>
          </w:tcPr>
          <w:p w:rsidR="008273D0" w:rsidRDefault="008273D0" w:rsidP="008273D0">
            <w:pPr>
              <w:jc w:val="center"/>
              <w:rPr>
                <w:ins w:id="7235" w:author="Sammartano, Marc (BIC USA)" w:date="2015-10-06T15:27:00Z"/>
              </w:rPr>
            </w:pPr>
            <w:ins w:id="7236" w:author="Sammartano, Marc (BIC USA)" w:date="2015-10-06T15:27:00Z">
              <w:r>
                <w:t>Parameter</w:t>
              </w:r>
            </w:ins>
          </w:p>
        </w:tc>
        <w:tc>
          <w:tcPr>
            <w:tcW w:w="6030"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rPr>
                <w:ins w:id="7237" w:author="Sammartano, Marc (BIC USA)" w:date="2015-10-06T15:27:00Z"/>
              </w:rPr>
            </w:pPr>
            <w:ins w:id="7238" w:author="Sammartano, Marc (BIC USA)" w:date="2015-10-06T15:27:00Z">
              <w:r>
                <w:t>Meaning</w:t>
              </w:r>
            </w:ins>
          </w:p>
        </w:tc>
        <w:tc>
          <w:tcPr>
            <w:tcW w:w="1548"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rPr>
                <w:ins w:id="7239" w:author="Sammartano, Marc (BIC USA)" w:date="2015-10-06T15:27:00Z"/>
              </w:rPr>
            </w:pPr>
            <w:ins w:id="7240" w:author="Sammartano, Marc (BIC USA)" w:date="2015-10-06T15:28:00Z">
              <w:r>
                <w:t>am Command Equivalent</w:t>
              </w:r>
            </w:ins>
          </w:p>
        </w:tc>
      </w:tr>
      <w:tr w:rsidR="008273D0" w:rsidTr="002013D7">
        <w:trPr>
          <w:ins w:id="7241"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7242" w:author="Sammartano, Marc (BIC USA)" w:date="2015-10-06T15:27:00Z"/>
                <w:b w:val="0"/>
              </w:rPr>
            </w:pPr>
            <w:ins w:id="7243" w:author="Sammartano, Marc (BIC USA)" w:date="2015-10-06T15:29:00Z">
              <w:r w:rsidRPr="002013D7">
                <w:rPr>
                  <w:b w:val="0"/>
                </w:rPr>
                <w:t>action</w:t>
              </w:r>
            </w:ins>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7244" w:author="Sammartano, Marc (BIC USA)" w:date="2015-10-06T15:27:00Z"/>
              </w:rPr>
            </w:pPr>
            <w:ins w:id="7245" w:author="Sammartano, Marc (BIC USA)" w:date="2015-10-06T15:37:00Z">
              <w:r>
                <w:t>An Action defined by Android or by the target application</w:t>
              </w:r>
            </w:ins>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7246" w:author="Sammartano, Marc (BIC USA)" w:date="2015-10-06T15:27:00Z"/>
              </w:rPr>
            </w:pPr>
            <w:ins w:id="7247" w:author="Sammartano, Marc (BIC USA)" w:date="2015-10-06T15:32:00Z">
              <w:r>
                <w:t>-a</w:t>
              </w:r>
            </w:ins>
          </w:p>
        </w:tc>
      </w:tr>
      <w:tr w:rsidR="008273D0" w:rsidTr="002013D7">
        <w:trPr>
          <w:ins w:id="7248"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7249" w:author="Sammartano, Marc (BIC USA)" w:date="2015-10-06T15:27:00Z"/>
                <w:b w:val="0"/>
              </w:rPr>
            </w:pPr>
            <w:ins w:id="7250" w:author="Sammartano, Marc (BIC USA)" w:date="2015-10-06T15:30:00Z">
              <w:r>
                <w:rPr>
                  <w:b w:val="0"/>
                </w:rPr>
                <w:t>data URI</w:t>
              </w:r>
            </w:ins>
          </w:p>
        </w:tc>
        <w:tc>
          <w:tcPr>
            <w:tcW w:w="6030" w:type="dxa"/>
          </w:tcPr>
          <w:p w:rsidR="008273D0" w:rsidRPr="002013D7" w:rsidRDefault="00577365" w:rsidP="008273D0">
            <w:pPr>
              <w:cnfStyle w:val="000000000000" w:firstRow="0" w:lastRow="0" w:firstColumn="0" w:lastColumn="0" w:oddVBand="0" w:evenVBand="0" w:oddHBand="0" w:evenHBand="0" w:firstRowFirstColumn="0" w:firstRowLastColumn="0" w:lastRowFirstColumn="0" w:lastRowLastColumn="0"/>
              <w:rPr>
                <w:ins w:id="7251" w:author="Sammartano, Marc (BIC USA)" w:date="2015-10-06T15:27:00Z"/>
              </w:rPr>
            </w:pPr>
            <w:ins w:id="7252" w:author="Sammartano, Marc (BIC USA)" w:date="2015-10-06T15:36:00Z">
              <w:r>
                <w:t>Data or path to data; BASIC! URI</w:t>
              </w:r>
              <w:r w:rsidR="002013D7">
                <w:t>-encodes this string</w:t>
              </w:r>
            </w:ins>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7253" w:author="Sammartano, Marc (BIC USA)" w:date="2015-10-06T15:27:00Z"/>
              </w:rPr>
            </w:pPr>
            <w:ins w:id="7254" w:author="Sammartano, Marc (BIC USA)" w:date="2015-10-06T15:32:00Z">
              <w:r>
                <w:t>-d</w:t>
              </w:r>
            </w:ins>
          </w:p>
        </w:tc>
      </w:tr>
      <w:tr w:rsidR="008273D0" w:rsidTr="002013D7">
        <w:trPr>
          <w:ins w:id="7255"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7256" w:author="Sammartano, Marc (BIC USA)" w:date="2015-10-06T15:27:00Z"/>
                <w:b w:val="0"/>
              </w:rPr>
            </w:pPr>
            <w:ins w:id="7257" w:author="Sammartano, Marc (BIC USA)" w:date="2015-10-06T15:30:00Z">
              <w:r>
                <w:rPr>
                  <w:b w:val="0"/>
                </w:rPr>
                <w:t>p</w:t>
              </w:r>
            </w:ins>
            <w:ins w:id="7258" w:author="Sammartano, Marc (BIC USA)" w:date="2015-10-06T15:29:00Z">
              <w:r>
                <w:rPr>
                  <w:b w:val="0"/>
                </w:rPr>
                <w:t>ackage</w:t>
              </w:r>
            </w:ins>
            <w:ins w:id="7259" w:author="Sammartano, Marc (BIC USA)" w:date="2015-10-06T15:30:00Z">
              <w:r>
                <w:rPr>
                  <w:b w:val="0"/>
                </w:rPr>
                <w:t xml:space="preserve"> name</w:t>
              </w:r>
            </w:ins>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7260" w:author="Sammartano, Marc (BIC USA)" w:date="2015-10-06T15:27:00Z"/>
              </w:rPr>
            </w:pPr>
            <w:ins w:id="7261" w:author="Sammartano, Marc (BIC USA)" w:date="2015-10-06T15:35:00Z">
              <w:r>
                <w:t xml:space="preserve">Name of the </w:t>
              </w:r>
            </w:ins>
            <w:ins w:id="7262" w:author="Sammartano, Marc (BIC USA)" w:date="2015-10-06T15:36:00Z">
              <w:r>
                <w:t xml:space="preserve">target </w:t>
              </w:r>
            </w:ins>
            <w:ins w:id="7263" w:author="Sammartano, Marc (BIC USA)" w:date="2015-10-06T15:35:00Z">
              <w:r>
                <w:t>application’s package (sometimes called ID)</w:t>
              </w:r>
            </w:ins>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rPr>
                <w:ins w:id="7264" w:author="Sammartano, Marc (BIC USA)" w:date="2015-10-06T15:27:00Z"/>
              </w:rPr>
            </w:pPr>
            <w:ins w:id="7265" w:author="Sammartano, Marc (BIC USA)" w:date="2015-10-06T15:32:00Z">
              <w:r>
                <w:t>-n [Note</w:t>
              </w:r>
            </w:ins>
            <w:ins w:id="7266" w:author="Sammartano, Marc (BIC USA)" w:date="2015-10-06T15:33:00Z">
              <w:r w:rsidR="00577365">
                <w:t xml:space="preserve"> 2</w:t>
              </w:r>
            </w:ins>
            <w:ins w:id="7267" w:author="Sammartano, Marc (BIC USA)" w:date="2015-10-06T15:32:00Z">
              <w:r>
                <w:t>]</w:t>
              </w:r>
            </w:ins>
          </w:p>
        </w:tc>
      </w:tr>
      <w:tr w:rsidR="008273D0" w:rsidTr="002013D7">
        <w:trPr>
          <w:ins w:id="7268"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7269" w:author="Sammartano, Marc (BIC USA)" w:date="2015-10-06T15:27:00Z"/>
                <w:b w:val="0"/>
              </w:rPr>
            </w:pPr>
            <w:ins w:id="7270" w:author="Sammartano, Marc (BIC USA)" w:date="2015-10-06T15:30:00Z">
              <w:r>
                <w:rPr>
                  <w:b w:val="0"/>
                </w:rPr>
                <w:t>component name</w:t>
              </w:r>
            </w:ins>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rPr>
                <w:ins w:id="7271" w:author="Sammartano, Marc (BIC USA)" w:date="2015-10-06T15:27:00Z"/>
              </w:rPr>
            </w:pPr>
            <w:ins w:id="7272" w:author="Sammartano, Marc (BIC USA)" w:date="2015-10-06T15:36:00Z">
              <w:r>
                <w:t>Name of a component within the target application</w:t>
              </w:r>
            </w:ins>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rPr>
                <w:ins w:id="7273" w:author="Sammartano, Marc (BIC USA)" w:date="2015-10-06T15:27:00Z"/>
              </w:rPr>
            </w:pPr>
            <w:ins w:id="7274" w:author="Sammartano, Marc (BIC USA)" w:date="2015-10-06T15:32:00Z">
              <w:r>
                <w:t>-n [Note</w:t>
              </w:r>
            </w:ins>
            <w:ins w:id="7275" w:author="Sammartano, Marc (BIC USA)" w:date="2015-10-06T15:33:00Z">
              <w:r w:rsidR="00577365">
                <w:t xml:space="preserve"> 2</w:t>
              </w:r>
            </w:ins>
            <w:ins w:id="7276" w:author="Sammartano, Marc (BIC USA)" w:date="2015-10-06T15:32:00Z">
              <w:r>
                <w:t>]</w:t>
              </w:r>
            </w:ins>
          </w:p>
        </w:tc>
      </w:tr>
      <w:tr w:rsidR="008273D0" w:rsidTr="002013D7">
        <w:trPr>
          <w:ins w:id="7277"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7278" w:author="Sammartano, Marc (BIC USA)" w:date="2015-10-06T15:27:00Z"/>
                <w:b w:val="0"/>
              </w:rPr>
            </w:pPr>
            <w:ins w:id="7279" w:author="Sammartano, Marc (BIC USA)" w:date="2015-10-06T15:30:00Z">
              <w:r>
                <w:rPr>
                  <w:b w:val="0"/>
                </w:rPr>
                <w:t>MIME type</w:t>
              </w:r>
            </w:ins>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rPr>
                <w:ins w:id="7280" w:author="Sammartano, Marc (BIC USA)" w:date="2015-10-06T15:27:00Z"/>
              </w:rPr>
            </w:pPr>
            <w:ins w:id="7281" w:author="Sammartano, Marc (BIC USA)" w:date="2015-10-06T15:34:00Z">
              <w:r>
                <w:t xml:space="preserve">MIME-type of the data, </w:t>
              </w:r>
            </w:ins>
            <w:ins w:id="7282" w:author="Sammartano, Marc (BIC USA)" w:date="2015-10-06T15:35:00Z">
              <w:r>
                <w:t>may be used without a data URI</w:t>
              </w:r>
            </w:ins>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7283" w:author="Sammartano, Marc (BIC USA)" w:date="2015-10-06T15:27:00Z"/>
              </w:rPr>
            </w:pPr>
            <w:ins w:id="7284" w:author="Sammartano, Marc (BIC USA)" w:date="2015-10-06T15:32:00Z">
              <w:r>
                <w:t>-t</w:t>
              </w:r>
            </w:ins>
          </w:p>
        </w:tc>
      </w:tr>
      <w:tr w:rsidR="002013D7" w:rsidTr="002013D7">
        <w:trPr>
          <w:ins w:id="7285" w:author="Sammartano, Marc (BIC USA)" w:date="2015-10-06T15:31:00Z"/>
        </w:trPr>
        <w:tc>
          <w:tcPr>
            <w:cnfStyle w:val="001000000000" w:firstRow="0" w:lastRow="0" w:firstColumn="1" w:lastColumn="0" w:oddVBand="0" w:evenVBand="0" w:oddHBand="0" w:evenHBand="0" w:firstRowFirstColumn="0" w:firstRowLastColumn="0" w:lastRowFirstColumn="0" w:lastRowLastColumn="0"/>
            <w:tcW w:w="1998" w:type="dxa"/>
          </w:tcPr>
          <w:p w:rsidR="002013D7" w:rsidRPr="002013D7" w:rsidRDefault="002013D7" w:rsidP="00845C7C">
            <w:pPr>
              <w:rPr>
                <w:ins w:id="7286" w:author="Sammartano, Marc (BIC USA)" w:date="2015-10-06T15:31:00Z"/>
                <w:b w:val="0"/>
              </w:rPr>
            </w:pPr>
            <w:ins w:id="7287" w:author="Sammartano, Marc (BIC USA)" w:date="2015-10-06T15:31:00Z">
              <w:r>
                <w:rPr>
                  <w:b w:val="0"/>
                </w:rPr>
                <w:t>categories</w:t>
              </w:r>
            </w:ins>
          </w:p>
        </w:tc>
        <w:tc>
          <w:tcPr>
            <w:tcW w:w="6030" w:type="dxa"/>
          </w:tcPr>
          <w:p w:rsidR="002013D7" w:rsidRPr="002013D7" w:rsidRDefault="002013D7" w:rsidP="00845C7C">
            <w:pPr>
              <w:cnfStyle w:val="000000000000" w:firstRow="0" w:lastRow="0" w:firstColumn="0" w:lastColumn="0" w:oddVBand="0" w:evenVBand="0" w:oddHBand="0" w:evenHBand="0" w:firstRowFirstColumn="0" w:firstRowLastColumn="0" w:lastRowFirstColumn="0" w:lastRowLastColumn="0"/>
              <w:rPr>
                <w:ins w:id="7288" w:author="Sammartano, Marc (BIC USA)" w:date="2015-10-06T15:31:00Z"/>
              </w:rPr>
            </w:pPr>
            <w:ins w:id="7289" w:author="Sammartano, Marc (BIC USA)" w:date="2015-10-06T15:34:00Z">
              <w:r>
                <w:t>Comma-separated list of Intent categories</w:t>
              </w:r>
            </w:ins>
          </w:p>
        </w:tc>
        <w:tc>
          <w:tcPr>
            <w:tcW w:w="1548" w:type="dxa"/>
          </w:tcPr>
          <w:p w:rsidR="002013D7" w:rsidRPr="002013D7" w:rsidRDefault="002013D7" w:rsidP="00577365">
            <w:pPr>
              <w:cnfStyle w:val="000000000000" w:firstRow="0" w:lastRow="0" w:firstColumn="0" w:lastColumn="0" w:oddVBand="0" w:evenVBand="0" w:oddHBand="0" w:evenHBand="0" w:firstRowFirstColumn="0" w:firstRowLastColumn="0" w:lastRowFirstColumn="0" w:lastRowLastColumn="0"/>
              <w:rPr>
                <w:ins w:id="7290" w:author="Sammartano, Marc (BIC USA)" w:date="2015-10-06T15:31:00Z"/>
              </w:rPr>
            </w:pPr>
            <w:ins w:id="7291" w:author="Sammartano, Marc (BIC USA)" w:date="2015-10-06T15:32:00Z">
              <w:r>
                <w:t>-c [</w:t>
              </w:r>
              <w:r w:rsidR="00577365">
                <w:t>Note 3</w:t>
              </w:r>
              <w:r>
                <w:t xml:space="preserve">] </w:t>
              </w:r>
            </w:ins>
          </w:p>
        </w:tc>
      </w:tr>
      <w:tr w:rsidR="008273D0" w:rsidTr="002013D7">
        <w:trPr>
          <w:ins w:id="7292"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577365" w:rsidP="00577365">
            <w:pPr>
              <w:rPr>
                <w:ins w:id="7293" w:author="Sammartano, Marc (BIC USA)" w:date="2015-10-06T15:27:00Z"/>
                <w:b w:val="0"/>
              </w:rPr>
            </w:pPr>
            <w:ins w:id="7294" w:author="Sammartano, Marc (BIC USA)" w:date="2015-10-06T15:37:00Z">
              <w:r>
                <w:rPr>
                  <w:b w:val="0"/>
                </w:rPr>
                <w:t>"</w:t>
              </w:r>
            </w:ins>
            <w:ins w:id="7295" w:author="Sammartano, Marc (BIC USA)" w:date="2015-10-06T15:31:00Z">
              <w:r w:rsidR="002013D7">
                <w:rPr>
                  <w:b w:val="0"/>
                </w:rPr>
                <w:t>extras</w:t>
              </w:r>
            </w:ins>
            <w:ins w:id="7296" w:author="Sammartano, Marc (BIC USA)" w:date="2015-10-06T16:00:00Z">
              <w:r>
                <w:rPr>
                  <w:b w:val="0"/>
                </w:rPr>
                <w:t>"</w:t>
              </w:r>
            </w:ins>
            <w:ins w:id="7297" w:author="Sammartano, Marc (BIC USA)" w:date="2015-10-06T15:31:00Z">
              <w:r w:rsidR="002013D7">
                <w:rPr>
                  <w:b w:val="0"/>
                </w:rPr>
                <w:t xml:space="preserve"> bundle ptr</w:t>
              </w:r>
            </w:ins>
          </w:p>
        </w:tc>
        <w:tc>
          <w:tcPr>
            <w:tcW w:w="6030"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rPr>
                <w:ins w:id="7298" w:author="Sammartano, Marc (BIC USA)" w:date="2015-10-06T15:27:00Z"/>
              </w:rPr>
            </w:pPr>
            <w:ins w:id="7299" w:author="Sammartano, Marc (BIC USA)" w:date="2015-10-06T15:34:00Z">
              <w:r>
                <w:t xml:space="preserve">Pointer to an existing bundle containing </w:t>
              </w:r>
            </w:ins>
            <w:ins w:id="7300" w:author="Sammartano, Marc (BIC USA)" w:date="2015-10-06T16:00:00Z">
              <w:r w:rsidR="00577365">
                <w:rPr>
                  <w:b/>
                </w:rPr>
                <w:t>"</w:t>
              </w:r>
            </w:ins>
            <w:ins w:id="7301" w:author="Sammartano, Marc (BIC USA)" w:date="2015-10-06T15:34:00Z">
              <w:r>
                <w:t>extras</w:t>
              </w:r>
            </w:ins>
            <w:ins w:id="7302" w:author="Sammartano, Marc (BIC USA)" w:date="2015-10-06T16:00:00Z">
              <w:r w:rsidR="00577365">
                <w:rPr>
                  <w:b/>
                </w:rPr>
                <w:t>"</w:t>
              </w:r>
            </w:ins>
            <w:ins w:id="7303" w:author="Sammartano, Marc (BIC USA)" w:date="2015-10-06T15:34:00Z">
              <w:r>
                <w:t xml:space="preserve"> values</w:t>
              </w:r>
            </w:ins>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rPr>
                <w:ins w:id="7304" w:author="Sammartano, Marc (BIC USA)" w:date="2015-10-06T15:27:00Z"/>
              </w:rPr>
            </w:pPr>
            <w:ins w:id="7305" w:author="Sammartano, Marc (BIC USA)" w:date="2015-10-06T15:33:00Z">
              <w:r>
                <w:t>-e [</w:t>
              </w:r>
              <w:r w:rsidR="00577365">
                <w:t>Note 4</w:t>
              </w:r>
              <w:r>
                <w:t>]</w:t>
              </w:r>
            </w:ins>
          </w:p>
        </w:tc>
      </w:tr>
      <w:tr w:rsidR="008273D0" w:rsidTr="002013D7">
        <w:trPr>
          <w:ins w:id="7306" w:author="Sammartano, Marc (BIC USA)" w:date="2015-10-06T15:27:00Z"/>
        </w:trPr>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ins w:id="7307" w:author="Sammartano, Marc (BIC USA)" w:date="2015-10-06T15:27:00Z"/>
                <w:b w:val="0"/>
              </w:rPr>
            </w:pPr>
            <w:ins w:id="7308" w:author="Sammartano, Marc (BIC USA)" w:date="2015-10-06T15:31:00Z">
              <w:r>
                <w:rPr>
                  <w:b w:val="0"/>
                </w:rPr>
                <w:t>flags</w:t>
              </w:r>
            </w:ins>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7309" w:author="Sammartano, Marc (BIC USA)" w:date="2015-10-06T15:27:00Z"/>
              </w:rPr>
            </w:pPr>
            <w:ins w:id="7310" w:author="Sammartano, Marc (BIC USA)" w:date="2015-10-06T15:33:00Z">
              <w:r>
                <w:t>Sum of numeric values of one or more flags</w:t>
              </w:r>
            </w:ins>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rPr>
                <w:ins w:id="7311" w:author="Sammartano, Marc (BIC USA)" w:date="2015-10-06T15:27:00Z"/>
              </w:rPr>
            </w:pPr>
            <w:ins w:id="7312" w:author="Sammartano, Marc (BIC USA)" w:date="2015-10-06T15:33:00Z">
              <w:r>
                <w:t>-f</w:t>
              </w:r>
            </w:ins>
          </w:p>
        </w:tc>
      </w:tr>
    </w:tbl>
    <w:p w:rsidR="008273D0" w:rsidRDefault="002013D7" w:rsidP="002013D7">
      <w:pPr>
        <w:spacing w:before="120" w:after="0"/>
        <w:rPr>
          <w:ins w:id="7313" w:author="Sammartano, Marc (BIC USA)" w:date="2015-10-06T15:27:00Z"/>
        </w:rPr>
      </w:pPr>
      <w:ins w:id="7314" w:author="Sammartano, Marc (BIC USA)" w:date="2015-10-06T15:37:00Z">
        <w:r>
          <w:t>Notes:</w:t>
        </w:r>
      </w:ins>
    </w:p>
    <w:p w:rsidR="00E15996" w:rsidRDefault="00E15996" w:rsidP="00577365">
      <w:pPr>
        <w:pStyle w:val="ListParagraph"/>
        <w:numPr>
          <w:ilvl w:val="0"/>
          <w:numId w:val="35"/>
        </w:numPr>
        <w:spacing w:after="0"/>
        <w:rPr>
          <w:ins w:id="7315" w:author="Sammartano, Marc (BIC USA)" w:date="2015-10-06T15:47:00Z"/>
        </w:rPr>
      </w:pPr>
      <w:ins w:id="7316" w:author="Sammartano, Marc (BIC USA)" w:date="2015-10-06T15:47:00Z">
        <w:r>
          <w:t>You must use string</w:t>
        </w:r>
      </w:ins>
      <w:ins w:id="7317" w:author="Sammartano, Marc (BIC USA)" w:date="2015-10-06T15:48:00Z">
        <w:r>
          <w:t xml:space="preserve"> or numeric</w:t>
        </w:r>
      </w:ins>
      <w:ins w:id="7318" w:author="Sammartano, Marc (BIC USA)" w:date="2015-10-06T15:47:00Z">
        <w:r>
          <w:t xml:space="preserve"> values, not Android-defined constants, for actions, types, categories, </w:t>
        </w:r>
      </w:ins>
      <w:ins w:id="7319" w:author="Sammartano, Marc (BIC USA)" w:date="2015-10-06T15:48:00Z">
        <w:r>
          <w:t xml:space="preserve">and flags. For example, you can use </w:t>
        </w:r>
      </w:ins>
      <w:ins w:id="7320" w:author="Sammartano, Marc (BIC USA)" w:date="2015-10-06T15:56:00Z">
        <w:r w:rsidR="00CD3675">
          <w:t xml:space="preserve">the string </w:t>
        </w:r>
      </w:ins>
      <w:ins w:id="7321" w:author="Sammartano, Marc (BIC USA)" w:date="2015-10-06T15:48:00Z">
        <w:r w:rsidRPr="00CD3675">
          <w:rPr>
            <w:b/>
          </w:rPr>
          <w:t>"android.intent.</w:t>
        </w:r>
      </w:ins>
      <w:ins w:id="7322" w:author="Sammartano, Marc (BIC USA)" w:date="2015-10-06T15:55:00Z">
        <w:r w:rsidR="00CD3675" w:rsidRPr="00CD3675">
          <w:rPr>
            <w:b/>
          </w:rPr>
          <w:t>action</w:t>
        </w:r>
      </w:ins>
      <w:ins w:id="7323" w:author="Sammartano, Marc (BIC USA)" w:date="2015-10-06T15:48:00Z">
        <w:r w:rsidRPr="00CD3675">
          <w:rPr>
            <w:b/>
          </w:rPr>
          <w:t>.</w:t>
        </w:r>
      </w:ins>
      <w:ins w:id="7324" w:author="Sammartano, Marc (BIC USA)" w:date="2015-10-06T15:55:00Z">
        <w:r w:rsidR="00CD3675" w:rsidRPr="00CD3675">
          <w:rPr>
            <w:b/>
          </w:rPr>
          <w:t>MAIN</w:t>
        </w:r>
      </w:ins>
      <w:ins w:id="7325" w:author="Sammartano, Marc (BIC USA)" w:date="2015-10-06T15:49:00Z">
        <w:r w:rsidR="00CD3675" w:rsidRPr="00CD3675">
          <w:rPr>
            <w:b/>
          </w:rPr>
          <w:t>"</w:t>
        </w:r>
        <w:r>
          <w:t>, but you can not use the</w:t>
        </w:r>
      </w:ins>
      <w:ins w:id="7326" w:author="Sammartano, Marc (BIC USA)" w:date="2015-10-06T15:56:00Z">
        <w:r w:rsidR="00CD3675">
          <w:t xml:space="preserve"> Android symbol</w:t>
        </w:r>
      </w:ins>
      <w:ins w:id="7327" w:author="Sammartano, Marc (BIC USA)" w:date="2015-10-06T15:48:00Z">
        <w:r>
          <w:t xml:space="preserve"> </w:t>
        </w:r>
      </w:ins>
      <w:ins w:id="7328" w:author="Sammartano, Marc (BIC USA)" w:date="2015-10-06T15:55:00Z">
        <w:r w:rsidR="00CD3675">
          <w:rPr>
            <w:b/>
          </w:rPr>
          <w:t>ACTION_MAIN</w:t>
        </w:r>
      </w:ins>
      <w:ins w:id="7329" w:author="Sammartano, Marc (BIC USA)" w:date="2015-10-06T15:49:00Z">
        <w:r>
          <w:t>.</w:t>
        </w:r>
      </w:ins>
    </w:p>
    <w:p w:rsidR="00CD3675" w:rsidRDefault="00CD3675" w:rsidP="00577365">
      <w:pPr>
        <w:pStyle w:val="ListParagraph"/>
        <w:numPr>
          <w:ilvl w:val="0"/>
          <w:numId w:val="35"/>
        </w:numPr>
        <w:spacing w:after="0"/>
        <w:rPr>
          <w:ins w:id="7330" w:author="Sammartano, Marc (BIC USA)" w:date="2015-10-06T15:54:00Z"/>
        </w:rPr>
      </w:pPr>
      <w:ins w:id="7331" w:author="Sammartano, Marc (BIC USA)" w:date="2015-10-06T15:54:00Z">
        <w:r>
          <w:t>If you specify a component name</w:t>
        </w:r>
      </w:ins>
      <w:ins w:id="7332" w:author="Sammartano, Marc (BIC USA)" w:date="2015-10-06T15:57:00Z">
        <w:r>
          <w:t>, you must also specify the</w:t>
        </w:r>
      </w:ins>
      <w:ins w:id="7333" w:author="Sammartano, Marc (BIC USA)" w:date="2015-10-06T15:54:00Z">
        <w:r>
          <w:t xml:space="preserve"> package name</w:t>
        </w:r>
      </w:ins>
      <w:ins w:id="7334" w:author="Sammartano, Marc (BIC USA)" w:date="2015-10-06T16:02:00Z">
        <w:r w:rsidR="00577365">
          <w:t xml:space="preserve">, even though the package name is </w:t>
        </w:r>
      </w:ins>
      <w:ins w:id="7335" w:author="Sammartano, Marc (BIC USA)" w:date="2015-10-06T16:03:00Z">
        <w:r w:rsidR="00577365">
          <w:t xml:space="preserve">often </w:t>
        </w:r>
      </w:ins>
      <w:ins w:id="7336" w:author="Sammartano, Marc (BIC USA)" w:date="2015-10-06T16:02:00Z">
        <w:r w:rsidR="00577365">
          <w:t>part of the component</w:t>
        </w:r>
      </w:ins>
      <w:ins w:id="7337" w:author="Sammartano, Marc (BIC USA)" w:date="2015-10-06T16:03:00Z">
        <w:r w:rsidR="00577365">
          <w:t xml:space="preserve"> name</w:t>
        </w:r>
      </w:ins>
      <w:ins w:id="7338" w:author="Sammartano, Marc (BIC USA)" w:date="2015-10-06T15:57:00Z">
        <w:r>
          <w:t>.</w:t>
        </w:r>
      </w:ins>
      <w:ins w:id="7339" w:author="Sammartano, Marc (BIC USA)" w:date="2015-10-06T15:54:00Z">
        <w:r>
          <w:t xml:space="preserve"> For example</w:t>
        </w:r>
      </w:ins>
      <w:ins w:id="7340" w:author="Sammartano, Marc (BIC USA)" w:date="2015-10-07T13:31:00Z">
        <w:r w:rsidR="00845C7C">
          <w:t>, these are equivalent</w:t>
        </w:r>
      </w:ins>
      <w:ins w:id="7341" w:author="Sammartano, Marc (BIC USA)" w:date="2015-10-06T15:54:00Z">
        <w:r>
          <w:t>:</w:t>
        </w:r>
      </w:ins>
    </w:p>
    <w:p w:rsidR="00CD3675" w:rsidRDefault="00845C7C" w:rsidP="00577365">
      <w:pPr>
        <w:pStyle w:val="Codeexample"/>
        <w:spacing w:after="60"/>
        <w:ind w:left="720" w:firstLine="0"/>
        <w:rPr>
          <w:ins w:id="7342" w:author="Sammartano, Marc (BIC USA)" w:date="2015-10-07T13:31:00Z"/>
          <w:rFonts w:ascii="Letter Gothic" w:hAnsi="Letter Gothic"/>
          <w:b w:val="0"/>
        </w:rPr>
      </w:pPr>
      <w:ins w:id="7343" w:author="Sammartano, Marc (BIC USA)" w:date="2015-10-07T13:31:00Z">
        <w:r>
          <w:rPr>
            <w:rFonts w:ascii="Letter Gothic" w:hAnsi="Letter Gothic"/>
            <w:b w:val="0"/>
          </w:rPr>
          <w:t xml:space="preserve">SYSTEM.WRITE "am -n </w:t>
        </w:r>
      </w:ins>
      <w:ins w:id="7344" w:author="Sammartano, Marc (BIC USA)" w:date="2015-10-06T15:54:00Z">
        <w:r w:rsidR="00CD3675" w:rsidRPr="00CD3675">
          <w:rPr>
            <w:rFonts w:ascii="Letter Gothic" w:hAnsi="Letter Gothic"/>
            <w:b w:val="0"/>
          </w:rPr>
          <w:t>com.android.calculator2.Calculator"</w:t>
        </w:r>
      </w:ins>
    </w:p>
    <w:p w:rsidR="00845C7C" w:rsidRPr="00CD3675" w:rsidRDefault="00845C7C" w:rsidP="00845C7C">
      <w:pPr>
        <w:pStyle w:val="Codeexample"/>
        <w:spacing w:after="60"/>
        <w:ind w:left="720" w:firstLine="0"/>
        <w:rPr>
          <w:ins w:id="7345" w:author="Sammartano, Marc (BIC USA)" w:date="2015-10-07T13:31:00Z"/>
          <w:rFonts w:ascii="Letter Gothic" w:hAnsi="Letter Gothic"/>
          <w:b w:val="0"/>
        </w:rPr>
      </w:pPr>
      <w:ins w:id="7346" w:author="Sammartano, Marc (BIC USA)" w:date="2015-10-07T13:31:00Z">
        <w:r>
          <w:rPr>
            <w:rFonts w:ascii="Letter Gothic" w:hAnsi="Letter Gothic"/>
            <w:b w:val="0"/>
          </w:rPr>
          <w:t>A</w:t>
        </w:r>
      </w:ins>
      <w:ins w:id="7347" w:author="Sammartano, Marc (BIC USA)" w:date="2015-10-23T15:20:00Z">
        <w:r w:rsidR="000925FB">
          <w:rPr>
            <w:rFonts w:ascii="Letter Gothic" w:hAnsi="Letter Gothic"/>
            <w:b w:val="0"/>
          </w:rPr>
          <w:t>PP</w:t>
        </w:r>
      </w:ins>
      <w:ins w:id="7348" w:author="Sammartano, Marc (BIC USA)" w:date="2015-10-07T13:31:00Z">
        <w:r>
          <w:rPr>
            <w:rFonts w:ascii="Letter Gothic" w:hAnsi="Letter Gothic"/>
            <w:b w:val="0"/>
          </w:rPr>
          <w:t xml:space="preserve">.START , , </w:t>
        </w:r>
        <w:r w:rsidRPr="00CD3675">
          <w:rPr>
            <w:rFonts w:ascii="Letter Gothic" w:hAnsi="Letter Gothic"/>
            <w:b w:val="0"/>
          </w:rPr>
          <w:t>"com.android.calculator2", "com.android.calculator2.Calculator"</w:t>
        </w:r>
      </w:ins>
    </w:p>
    <w:p w:rsidR="00845C7C" w:rsidRDefault="00845C7C" w:rsidP="00845C7C">
      <w:pPr>
        <w:pStyle w:val="ListParagraph"/>
        <w:spacing w:after="0"/>
        <w:ind w:left="360"/>
        <w:rPr>
          <w:ins w:id="7349" w:author="Sammartano, Marc (BIC USA)" w:date="2015-10-07T13:27:00Z"/>
        </w:rPr>
      </w:pPr>
      <w:ins w:id="7350" w:author="Sammartano, Marc (BIC USA)" w:date="2015-10-07T13:28:00Z">
        <w:r>
          <w:t>Usually you can use this pattern:</w:t>
        </w:r>
      </w:ins>
    </w:p>
    <w:p w:rsidR="00845C7C" w:rsidRDefault="00845C7C" w:rsidP="00845C7C">
      <w:pPr>
        <w:pStyle w:val="Codeexample"/>
        <w:spacing w:after="60"/>
        <w:ind w:left="720" w:firstLine="0"/>
        <w:rPr>
          <w:ins w:id="7351" w:author="Sammartano, Marc (BIC USA)" w:date="2015-10-07T13:28:00Z"/>
          <w:rFonts w:ascii="Letter Gothic" w:hAnsi="Letter Gothic"/>
          <w:b w:val="0"/>
        </w:rPr>
      </w:pPr>
      <w:ins w:id="7352" w:author="Sammartano, Marc (BIC USA)" w:date="2015-10-07T13:29:00Z">
        <w:r>
          <w:rPr>
            <w:rFonts w:ascii="Letter Gothic" w:hAnsi="Letter Gothic"/>
            <w:b w:val="0"/>
          </w:rPr>
          <w:t>p</w:t>
        </w:r>
      </w:ins>
      <w:ins w:id="7353" w:author="Sammartano, Marc (BIC USA)" w:date="2015-10-07T13:28:00Z">
        <w:r>
          <w:rPr>
            <w:rFonts w:ascii="Letter Gothic" w:hAnsi="Letter Gothic"/>
            <w:b w:val="0"/>
          </w:rPr>
          <w:t xml:space="preserve">kg$ = </w:t>
        </w:r>
        <w:r w:rsidRPr="00CD3675">
          <w:rPr>
            <w:rFonts w:ascii="Letter Gothic" w:hAnsi="Letter Gothic"/>
            <w:b w:val="0"/>
          </w:rPr>
          <w:t>"com.android.calculator2"</w:t>
        </w:r>
      </w:ins>
      <w:ins w:id="7354" w:author="Sammartano, Marc (BIC USA)" w:date="2015-10-07T13:29:00Z">
        <w:r>
          <w:rPr>
            <w:rFonts w:ascii="Letter Gothic" w:hAnsi="Letter Gothic"/>
            <w:b w:val="0"/>
          </w:rPr>
          <w:t xml:space="preserve"> :</w:t>
        </w:r>
      </w:ins>
      <w:ins w:id="7355" w:author="Sammartano, Marc (BIC USA)" w:date="2015-10-07T13:28:00Z">
        <w:r w:rsidRPr="00CD3675">
          <w:rPr>
            <w:rFonts w:ascii="Letter Gothic" w:hAnsi="Letter Gothic"/>
            <w:b w:val="0"/>
          </w:rPr>
          <w:t xml:space="preserve"> </w:t>
        </w:r>
      </w:ins>
      <w:ins w:id="7356" w:author="Sammartano, Marc (BIC USA)" w:date="2015-10-07T13:29:00Z">
        <w:r>
          <w:rPr>
            <w:rFonts w:ascii="Letter Gothic" w:hAnsi="Letter Gothic"/>
            <w:b w:val="0"/>
          </w:rPr>
          <w:t xml:space="preserve">comp$ = pkg$ + </w:t>
        </w:r>
      </w:ins>
      <w:ins w:id="7357" w:author="Sammartano, Marc (BIC USA)" w:date="2015-10-07T13:28:00Z">
        <w:r w:rsidRPr="00CD3675">
          <w:rPr>
            <w:rFonts w:ascii="Letter Gothic" w:hAnsi="Letter Gothic"/>
            <w:b w:val="0"/>
          </w:rPr>
          <w:t>".Calculator"</w:t>
        </w:r>
      </w:ins>
    </w:p>
    <w:p w:rsidR="00845C7C" w:rsidRPr="00CD3675" w:rsidRDefault="00845C7C" w:rsidP="00845C7C">
      <w:pPr>
        <w:pStyle w:val="Codeexample"/>
        <w:spacing w:after="60"/>
        <w:ind w:left="720" w:firstLine="0"/>
        <w:rPr>
          <w:ins w:id="7358" w:author="Sammartano, Marc (BIC USA)" w:date="2015-10-07T13:27:00Z"/>
          <w:rFonts w:ascii="Letter Gothic" w:hAnsi="Letter Gothic"/>
          <w:b w:val="0"/>
        </w:rPr>
      </w:pPr>
      <w:ins w:id="7359" w:author="Sammartano, Marc (BIC USA)" w:date="2015-10-07T13:27:00Z">
        <w:r>
          <w:rPr>
            <w:rFonts w:ascii="Letter Gothic" w:hAnsi="Letter Gothic"/>
            <w:b w:val="0"/>
          </w:rPr>
          <w:t>A</w:t>
        </w:r>
      </w:ins>
      <w:ins w:id="7360" w:author="Sammartano, Marc (BIC USA)" w:date="2015-10-23T15:20:00Z">
        <w:r w:rsidR="000925FB">
          <w:rPr>
            <w:rFonts w:ascii="Letter Gothic" w:hAnsi="Letter Gothic"/>
            <w:b w:val="0"/>
          </w:rPr>
          <w:t>PP</w:t>
        </w:r>
      </w:ins>
      <w:ins w:id="7361" w:author="Sammartano, Marc (BIC USA)" w:date="2015-10-07T13:27:00Z">
        <w:r>
          <w:rPr>
            <w:rFonts w:ascii="Letter Gothic" w:hAnsi="Letter Gothic"/>
            <w:b w:val="0"/>
          </w:rPr>
          <w:t xml:space="preserve">.START , , </w:t>
        </w:r>
      </w:ins>
      <w:ins w:id="7362" w:author="Sammartano, Marc (BIC USA)" w:date="2015-10-07T13:29:00Z">
        <w:r>
          <w:rPr>
            <w:rFonts w:ascii="Letter Gothic" w:hAnsi="Letter Gothic"/>
            <w:b w:val="0"/>
          </w:rPr>
          <w:t>pkg$, comp$</w:t>
        </w:r>
      </w:ins>
    </w:p>
    <w:p w:rsidR="002013D7" w:rsidRDefault="00CD3675" w:rsidP="00577365">
      <w:pPr>
        <w:pStyle w:val="ListParagraph"/>
        <w:numPr>
          <w:ilvl w:val="0"/>
          <w:numId w:val="35"/>
        </w:numPr>
        <w:spacing w:after="0"/>
        <w:rPr>
          <w:ins w:id="7363" w:author="Sammartano, Marc (BIC USA)" w:date="2015-10-06T15:41:00Z"/>
        </w:rPr>
      </w:pPr>
      <w:ins w:id="7364" w:author="Sammartano, Marc (BIC USA)" w:date="2015-10-06T15:39:00Z">
        <w:r>
          <w:t>A categories</w:t>
        </w:r>
        <w:r w:rsidR="00E15996">
          <w:t xml:space="preserve"> parameter may contain several categories separated by commas, for example:</w:t>
        </w:r>
      </w:ins>
    </w:p>
    <w:p w:rsidR="00E15996" w:rsidRDefault="00845C7C" w:rsidP="00577365">
      <w:pPr>
        <w:pStyle w:val="Codeexample"/>
        <w:ind w:left="720" w:firstLine="0"/>
        <w:rPr>
          <w:ins w:id="7365" w:author="Sammartano, Marc (BIC USA)" w:date="2015-10-06T15:42:00Z"/>
          <w:rFonts w:ascii="Letter Gothic" w:hAnsi="Letter Gothic"/>
          <w:b w:val="0"/>
        </w:rPr>
      </w:pPr>
      <w:ins w:id="7366" w:author="Sammartano, Marc (BIC USA)" w:date="2015-10-07T13:32:00Z">
        <w:r>
          <w:rPr>
            <w:rFonts w:ascii="Letter Gothic" w:hAnsi="Letter Gothic"/>
            <w:b w:val="0"/>
          </w:rPr>
          <w:t>cats$</w:t>
        </w:r>
      </w:ins>
      <w:ins w:id="7367" w:author="Sammartano, Marc (BIC USA)" w:date="2015-10-07T13:34:00Z">
        <w:r>
          <w:rPr>
            <w:rFonts w:ascii="Letter Gothic" w:hAnsi="Letter Gothic"/>
            <w:b w:val="0"/>
          </w:rPr>
          <w:t xml:space="preserve"> = </w:t>
        </w:r>
      </w:ins>
      <w:ins w:id="7368" w:author="Sammartano, Marc (BIC USA)" w:date="2015-10-06T15:42:00Z">
        <w:r w:rsidR="00E15996">
          <w:rPr>
            <w:rFonts w:ascii="Letter Gothic" w:hAnsi="Letter Gothic"/>
            <w:b w:val="0"/>
          </w:rPr>
          <w:t>"</w:t>
        </w:r>
      </w:ins>
      <w:ins w:id="7369" w:author="Sammartano, Marc (BIC USA)" w:date="2015-10-06T15:59:00Z">
        <w:r w:rsidR="00CD3675">
          <w:rPr>
            <w:rFonts w:ascii="Letter Gothic" w:hAnsi="Letter Gothic"/>
            <w:b w:val="0"/>
          </w:rPr>
          <w:t>android.intent.category.BROWSABLE, android.intent.category.MONKEY</w:t>
        </w:r>
      </w:ins>
      <w:ins w:id="7370" w:author="Sammartano, Marc (BIC USA)" w:date="2015-10-06T15:42:00Z">
        <w:r w:rsidR="00E15996">
          <w:rPr>
            <w:rFonts w:ascii="Letter Gothic" w:hAnsi="Letter Gothic"/>
            <w:b w:val="0"/>
          </w:rPr>
          <w:t>"</w:t>
        </w:r>
      </w:ins>
    </w:p>
    <w:p w:rsidR="00E15996" w:rsidRPr="00E15996" w:rsidRDefault="00845C7C" w:rsidP="00577365">
      <w:pPr>
        <w:pStyle w:val="Codeexample"/>
        <w:spacing w:after="60"/>
        <w:ind w:left="720" w:firstLine="0"/>
        <w:rPr>
          <w:ins w:id="7371" w:author="Sammartano, Marc (BIC USA)" w:date="2015-10-06T15:39:00Z"/>
          <w:rFonts w:ascii="Letter Gothic" w:hAnsi="Letter Gothic"/>
          <w:b w:val="0"/>
        </w:rPr>
      </w:pPr>
      <w:ins w:id="7372" w:author="Sammartano, Marc (BIC USA)" w:date="2015-10-07T13:34:00Z">
        <w:r>
          <w:rPr>
            <w:rFonts w:ascii="Letter Gothic" w:hAnsi="Letter Gothic"/>
            <w:b w:val="0"/>
          </w:rPr>
          <w:t xml:space="preserve">cats$ = </w:t>
        </w:r>
      </w:ins>
      <w:ins w:id="7373" w:author="Sammartano, Marc (BIC USA)" w:date="2015-10-06T15:43:00Z">
        <w:r w:rsidR="00E15996">
          <w:rPr>
            <w:rFonts w:ascii="Letter Gothic" w:hAnsi="Letter Gothic"/>
            <w:b w:val="0"/>
          </w:rPr>
          <w:t>c</w:t>
        </w:r>
      </w:ins>
      <w:ins w:id="7374" w:author="Sammartano, Marc (BIC USA)" w:date="2015-10-06T15:42:00Z">
        <w:r w:rsidR="00E15996">
          <w:rPr>
            <w:rFonts w:ascii="Letter Gothic" w:hAnsi="Letter Gothic"/>
            <w:b w:val="0"/>
          </w:rPr>
          <w:t>at</w:t>
        </w:r>
      </w:ins>
      <w:ins w:id="7375" w:author="Sammartano, Marc (BIC USA)" w:date="2015-10-06T15:44:00Z">
        <w:r w:rsidR="00E15996">
          <w:rPr>
            <w:rFonts w:ascii="Letter Gothic" w:hAnsi="Letter Gothic"/>
            <w:b w:val="0"/>
          </w:rPr>
          <w:t>1</w:t>
        </w:r>
      </w:ins>
      <w:ins w:id="7376" w:author="Sammartano, Marc (BIC USA)" w:date="2015-10-06T15:43:00Z">
        <w:r w:rsidR="00E15996">
          <w:rPr>
            <w:rFonts w:ascii="Letter Gothic" w:hAnsi="Letter Gothic"/>
            <w:b w:val="0"/>
          </w:rPr>
          <w:t>$ + "</w:t>
        </w:r>
      </w:ins>
      <w:ins w:id="7377" w:author="Sammartano, Marc (BIC USA)" w:date="2015-10-06T15:42:00Z">
        <w:r w:rsidR="00E15996">
          <w:rPr>
            <w:rFonts w:ascii="Letter Gothic" w:hAnsi="Letter Gothic"/>
            <w:b w:val="0"/>
          </w:rPr>
          <w:t>,</w:t>
        </w:r>
      </w:ins>
      <w:ins w:id="7378" w:author="Sammartano, Marc (BIC USA)" w:date="2015-10-06T15:44:00Z">
        <w:r w:rsidR="00E15996">
          <w:rPr>
            <w:rFonts w:ascii="Letter Gothic" w:hAnsi="Letter Gothic"/>
            <w:b w:val="0"/>
          </w:rPr>
          <w:t xml:space="preserve">" + </w:t>
        </w:r>
      </w:ins>
      <w:ins w:id="7379" w:author="Sammartano, Marc (BIC USA)" w:date="2015-10-06T15:42:00Z">
        <w:r w:rsidR="00E15996">
          <w:rPr>
            <w:rFonts w:ascii="Letter Gothic" w:hAnsi="Letter Gothic"/>
            <w:b w:val="0"/>
          </w:rPr>
          <w:t>cat2</w:t>
        </w:r>
      </w:ins>
      <w:ins w:id="7380" w:author="Sammartano, Marc (BIC USA)" w:date="2015-10-06T15:44:00Z">
        <w:r w:rsidR="00E15996">
          <w:rPr>
            <w:rFonts w:ascii="Letter Gothic" w:hAnsi="Letter Gothic"/>
            <w:b w:val="0"/>
          </w:rPr>
          <w:t xml:space="preserve">$ + "," + </w:t>
        </w:r>
      </w:ins>
      <w:ins w:id="7381" w:author="Sammartano, Marc (BIC USA)" w:date="2015-10-06T15:42:00Z">
        <w:r w:rsidR="00E15996">
          <w:rPr>
            <w:rFonts w:ascii="Letter Gothic" w:hAnsi="Letter Gothic"/>
            <w:b w:val="0"/>
          </w:rPr>
          <w:t>cat3$</w:t>
        </w:r>
      </w:ins>
    </w:p>
    <w:p w:rsidR="00E15996" w:rsidRDefault="00845C7C" w:rsidP="00577365">
      <w:pPr>
        <w:pStyle w:val="ListParagraph"/>
        <w:numPr>
          <w:ilvl w:val="0"/>
          <w:numId w:val="35"/>
        </w:numPr>
        <w:rPr>
          <w:ins w:id="7382" w:author="Sammartano, Marc (BIC USA)" w:date="2015-10-06T15:27:00Z"/>
        </w:rPr>
      </w:pPr>
      <w:ins w:id="7383" w:author="Sammartano, Marc (BIC USA)" w:date="2015-10-07T13:35:00Z">
        <w:r>
          <w:t xml:space="preserve">You must create and populate the "extras" bundle before passing its pointer to an </w:t>
        </w:r>
        <w:r w:rsidRPr="00E15996">
          <w:rPr>
            <w:b/>
          </w:rPr>
          <w:t>A</w:t>
        </w:r>
      </w:ins>
      <w:ins w:id="7384" w:author="Sammartano, Marc (BIC USA)" w:date="2015-10-23T15:20:00Z">
        <w:r w:rsidR="000925FB">
          <w:rPr>
            <w:b/>
          </w:rPr>
          <w:t>pp</w:t>
        </w:r>
      </w:ins>
      <w:ins w:id="7385" w:author="Sammartano, Marc (BIC USA)" w:date="2015-10-07T13:35:00Z">
        <w:r>
          <w:t xml:space="preserve"> </w:t>
        </w:r>
        <w:r w:rsidRPr="00E15996">
          <w:t>command</w:t>
        </w:r>
        <w:r>
          <w:t xml:space="preserve">. </w:t>
        </w:r>
      </w:ins>
      <w:ins w:id="7386" w:author="Sammartano, Marc (BIC USA)" w:date="2015-10-06T15:40:00Z">
        <w:r w:rsidR="00E15996">
          <w:t xml:space="preserve">Presently only string extras and </w:t>
        </w:r>
        <w:r>
          <w:t>float extras are supported</w:t>
        </w:r>
      </w:ins>
      <w:ins w:id="7387" w:author="Sammartano, Marc (BIC USA)" w:date="2015-10-07T13:36:00Z">
        <w:r>
          <w:t xml:space="preserve"> (the BASIC! data types)</w:t>
        </w:r>
      </w:ins>
      <w:ins w:id="7388" w:author="Sammartano, Marc (BIC USA)" w:date="2015-10-06T15:40:00Z">
        <w:r>
          <w:t>.</w:t>
        </w:r>
      </w:ins>
    </w:p>
    <w:p w:rsidR="00D57CCE" w:rsidRDefault="00D57CCE" w:rsidP="002108D3">
      <w:r>
        <w:br w:type="page"/>
      </w:r>
    </w:p>
    <w:p w:rsidR="0078797C" w:rsidRDefault="0078797C" w:rsidP="0078797C">
      <w:pPr>
        <w:pStyle w:val="Heading1"/>
      </w:pPr>
      <w:bookmarkStart w:id="7389" w:name="AppendixA"/>
      <w:bookmarkStart w:id="7390" w:name="_Toc436833389"/>
      <w:bookmarkEnd w:id="7389"/>
      <w:r>
        <w:t xml:space="preserve">Appendix A </w:t>
      </w:r>
      <w:r w:rsidR="00A416A5">
        <w:t>–</w:t>
      </w:r>
      <w:r>
        <w:t xml:space="preserve"> Command List</w:t>
      </w:r>
      <w:bookmarkEnd w:id="7390"/>
    </w:p>
    <w:p w:rsidR="00AD0C75" w:rsidRDefault="00520661">
      <w:pPr>
        <w:rPr>
          <w:ins w:id="7391" w:author="Sammartano, Marc (BIC USA)" w:date="2015-12-02T15:17:00Z"/>
          <w:noProof/>
        </w:rPr>
        <w:sectPr w:rsidR="00AD0C75" w:rsidSect="000477D1">
          <w:footerReference w:type="default" r:id="rId71"/>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AD0C75" w:rsidRDefault="00AD0C75">
      <w:pPr>
        <w:pStyle w:val="Index1"/>
        <w:tabs>
          <w:tab w:val="right" w:leader="dot" w:pos="9350"/>
        </w:tabs>
        <w:rPr>
          <w:ins w:id="7392" w:author="Sammartano, Marc (BIC USA)" w:date="2015-12-02T15:17:00Z"/>
          <w:noProof/>
        </w:rPr>
      </w:pPr>
      <w:ins w:id="7393" w:author="Sammartano, Marc (BIC USA)" w:date="2015-12-02T15:17:00Z">
        <w:r>
          <w:rPr>
            <w:noProof/>
          </w:rPr>
          <w:t>! - Single Line Comment, 50</w:t>
        </w:r>
      </w:ins>
    </w:p>
    <w:p w:rsidR="00AD0C75" w:rsidRDefault="00AD0C75">
      <w:pPr>
        <w:pStyle w:val="Index1"/>
        <w:tabs>
          <w:tab w:val="right" w:leader="dot" w:pos="9350"/>
        </w:tabs>
        <w:rPr>
          <w:ins w:id="7394" w:author="Sammartano, Marc (BIC USA)" w:date="2015-12-02T15:17:00Z"/>
          <w:noProof/>
        </w:rPr>
      </w:pPr>
      <w:ins w:id="7395" w:author="Sammartano, Marc (BIC USA)" w:date="2015-12-02T15:17:00Z">
        <w:r>
          <w:rPr>
            <w:noProof/>
          </w:rPr>
          <w:t>!! - Block Comment, 50</w:t>
        </w:r>
      </w:ins>
    </w:p>
    <w:p w:rsidR="00AD0C75" w:rsidRDefault="00AD0C75">
      <w:pPr>
        <w:pStyle w:val="Index1"/>
        <w:tabs>
          <w:tab w:val="right" w:leader="dot" w:pos="9350"/>
        </w:tabs>
        <w:rPr>
          <w:ins w:id="7396" w:author="Sammartano, Marc (BIC USA)" w:date="2015-12-02T15:17:00Z"/>
          <w:noProof/>
        </w:rPr>
      </w:pPr>
      <w:ins w:id="7397" w:author="Sammartano, Marc (BIC USA)" w:date="2015-12-02T15:17:00Z">
        <w:r>
          <w:rPr>
            <w:noProof/>
          </w:rPr>
          <w:t># - Format Line, 26</w:t>
        </w:r>
      </w:ins>
    </w:p>
    <w:p w:rsidR="00AD0C75" w:rsidRDefault="00AD0C75">
      <w:pPr>
        <w:pStyle w:val="Index1"/>
        <w:tabs>
          <w:tab w:val="right" w:leader="dot" w:pos="9350"/>
        </w:tabs>
        <w:rPr>
          <w:ins w:id="7398" w:author="Sammartano, Marc (BIC USA)" w:date="2015-12-02T15:17:00Z"/>
          <w:noProof/>
        </w:rPr>
      </w:pPr>
      <w:ins w:id="7399" w:author="Sammartano, Marc (BIC USA)" w:date="2015-12-02T15:17:00Z">
        <w:r>
          <w:rPr>
            <w:noProof/>
          </w:rPr>
          <w:t>% - Middle of Line Comment, 50</w:t>
        </w:r>
      </w:ins>
    </w:p>
    <w:p w:rsidR="00AD0C75" w:rsidRDefault="00AD0C75">
      <w:pPr>
        <w:pStyle w:val="Index1"/>
        <w:tabs>
          <w:tab w:val="right" w:leader="dot" w:pos="9350"/>
        </w:tabs>
        <w:rPr>
          <w:ins w:id="7400" w:author="Sammartano, Marc (BIC USA)" w:date="2015-12-02T15:17:00Z"/>
          <w:noProof/>
        </w:rPr>
      </w:pPr>
      <w:ins w:id="7401" w:author="Sammartano, Marc (BIC USA)" w:date="2015-12-02T15:17:00Z">
        <w:r>
          <w:rPr>
            <w:noProof/>
          </w:rPr>
          <w:t>? {&lt;exp&gt; {,|;}} ..., 89</w:t>
        </w:r>
      </w:ins>
    </w:p>
    <w:p w:rsidR="00AD0C75" w:rsidRDefault="00AD0C75">
      <w:pPr>
        <w:pStyle w:val="Index1"/>
        <w:tabs>
          <w:tab w:val="right" w:leader="dot" w:pos="9350"/>
        </w:tabs>
        <w:rPr>
          <w:ins w:id="7402" w:author="Sammartano, Marc (BIC USA)" w:date="2015-12-02T15:17:00Z"/>
          <w:noProof/>
        </w:rPr>
      </w:pPr>
      <w:ins w:id="7403" w:author="Sammartano, Marc (BIC USA)" w:date="2015-12-02T15:17:00Z">
        <w:r>
          <w:rPr>
            <w:noProof/>
          </w:rPr>
          <w:t>ABS(&lt;nexp&gt;), 55</w:t>
        </w:r>
      </w:ins>
    </w:p>
    <w:p w:rsidR="00AD0C75" w:rsidRDefault="00AD0C75">
      <w:pPr>
        <w:pStyle w:val="Index1"/>
        <w:tabs>
          <w:tab w:val="right" w:leader="dot" w:pos="9350"/>
        </w:tabs>
        <w:rPr>
          <w:ins w:id="7404" w:author="Sammartano, Marc (BIC USA)" w:date="2015-12-02T15:17:00Z"/>
          <w:noProof/>
        </w:rPr>
      </w:pPr>
      <w:ins w:id="7405" w:author="Sammartano, Marc (BIC USA)" w:date="2015-12-02T15:17:00Z">
        <w:r>
          <w:rPr>
            <w:noProof/>
          </w:rPr>
          <w:t>ACOS(&lt;nexp&gt;), 58</w:t>
        </w:r>
      </w:ins>
    </w:p>
    <w:p w:rsidR="00AD0C75" w:rsidRDefault="00AD0C75">
      <w:pPr>
        <w:pStyle w:val="Index1"/>
        <w:tabs>
          <w:tab w:val="right" w:leader="dot" w:pos="9350"/>
        </w:tabs>
        <w:rPr>
          <w:ins w:id="7406" w:author="Sammartano, Marc (BIC USA)" w:date="2015-12-02T15:17:00Z"/>
          <w:noProof/>
        </w:rPr>
      </w:pPr>
      <w:ins w:id="7407" w:author="Sammartano, Marc (BIC USA)" w:date="2015-12-02T15:17:00Z">
        <w:r>
          <w:rPr>
            <w:noProof/>
          </w:rPr>
          <w:t>App.broadcast &lt;action_sexp&gt;, &lt;data_uri_sexp&gt;, &lt;package_sexp&gt;, &lt;component_sexp&gt;, &lt;mime_type_sexp&gt;, &lt;categories_sexp&gt;, &lt;extras_bptr_nexp&gt;, &lt;flags_nexp&gt;, 183</w:t>
        </w:r>
      </w:ins>
    </w:p>
    <w:p w:rsidR="00AD0C75" w:rsidRDefault="00AD0C75">
      <w:pPr>
        <w:pStyle w:val="Index1"/>
        <w:tabs>
          <w:tab w:val="right" w:leader="dot" w:pos="9350"/>
        </w:tabs>
        <w:rPr>
          <w:ins w:id="7408" w:author="Sammartano, Marc (BIC USA)" w:date="2015-12-02T15:17:00Z"/>
          <w:noProof/>
        </w:rPr>
      </w:pPr>
      <w:ins w:id="7409" w:author="Sammartano, Marc (BIC USA)" w:date="2015-12-02T15:17:00Z">
        <w:r>
          <w:rPr>
            <w:noProof/>
          </w:rPr>
          <w:t>App.start &lt;action_sexp&gt;, &lt;data_uri_sexp&gt;, &lt;package_sexp&gt;, &lt;component_sexp&gt;, &lt;mime_type_sexp&gt;, &lt;categories_sexp&gt;, &lt;extras_bptr_nexp&gt;, &lt;flags_nexp&gt;, 183</w:t>
        </w:r>
      </w:ins>
    </w:p>
    <w:p w:rsidR="00AD0C75" w:rsidRDefault="00AD0C75">
      <w:pPr>
        <w:pStyle w:val="Index1"/>
        <w:tabs>
          <w:tab w:val="right" w:leader="dot" w:pos="9350"/>
        </w:tabs>
        <w:rPr>
          <w:ins w:id="7410" w:author="Sammartano, Marc (BIC USA)" w:date="2015-12-02T15:17:00Z"/>
          <w:noProof/>
        </w:rPr>
      </w:pPr>
      <w:ins w:id="7411" w:author="Sammartano, Marc (BIC USA)" w:date="2015-12-02T15:17:00Z">
        <w:r>
          <w:rPr>
            <w:noProof/>
          </w:rPr>
          <w:t>Array.average &lt;Average_nvar&gt;, Array[{&lt;start&gt;,&lt;length&gt;}], 39</w:t>
        </w:r>
      </w:ins>
    </w:p>
    <w:p w:rsidR="00AD0C75" w:rsidRDefault="00AD0C75">
      <w:pPr>
        <w:pStyle w:val="Index1"/>
        <w:tabs>
          <w:tab w:val="right" w:leader="dot" w:pos="9350"/>
        </w:tabs>
        <w:rPr>
          <w:ins w:id="7412" w:author="Sammartano, Marc (BIC USA)" w:date="2015-12-02T15:17:00Z"/>
          <w:noProof/>
        </w:rPr>
      </w:pPr>
      <w:ins w:id="7413" w:author="Sammartano, Marc (BIC USA)" w:date="2015-12-02T15:17:00Z">
        <w:r>
          <w:rPr>
            <w:noProof/>
          </w:rPr>
          <w:t>Array.copy SourceArray$[{&lt;start&gt;,&lt;length&gt;}], DestinationArray$[{{-}&lt;extras&gt;}], 39</w:t>
        </w:r>
      </w:ins>
    </w:p>
    <w:p w:rsidR="00AD0C75" w:rsidRDefault="00AD0C75">
      <w:pPr>
        <w:pStyle w:val="Index1"/>
        <w:tabs>
          <w:tab w:val="right" w:leader="dot" w:pos="9350"/>
        </w:tabs>
        <w:rPr>
          <w:ins w:id="7414" w:author="Sammartano, Marc (BIC USA)" w:date="2015-12-02T15:17:00Z"/>
          <w:noProof/>
        </w:rPr>
      </w:pPr>
      <w:ins w:id="7415" w:author="Sammartano, Marc (BIC USA)" w:date="2015-12-02T15:17:00Z">
        <w:r>
          <w:rPr>
            <w:noProof/>
          </w:rPr>
          <w:t>Array.copy SourceArray[{&lt;start&gt;,&lt;length&gt;}], DestinationArray[{{-}&lt;extras&gt;}], 39</w:t>
        </w:r>
      </w:ins>
    </w:p>
    <w:p w:rsidR="00AD0C75" w:rsidRDefault="00AD0C75">
      <w:pPr>
        <w:pStyle w:val="Index1"/>
        <w:tabs>
          <w:tab w:val="right" w:leader="dot" w:pos="9350"/>
        </w:tabs>
        <w:rPr>
          <w:ins w:id="7416" w:author="Sammartano, Marc (BIC USA)" w:date="2015-12-02T15:17:00Z"/>
          <w:noProof/>
        </w:rPr>
      </w:pPr>
      <w:ins w:id="7417" w:author="Sammartano, Marc (BIC USA)" w:date="2015-12-02T15:17:00Z">
        <w:r>
          <w:rPr>
            <w:noProof/>
          </w:rPr>
          <w:t>Array.delete Array[], Array$[] ..., 40</w:t>
        </w:r>
      </w:ins>
    </w:p>
    <w:p w:rsidR="00AD0C75" w:rsidRDefault="00AD0C75">
      <w:pPr>
        <w:pStyle w:val="Index1"/>
        <w:tabs>
          <w:tab w:val="right" w:leader="dot" w:pos="9350"/>
        </w:tabs>
        <w:rPr>
          <w:ins w:id="7418" w:author="Sammartano, Marc (BIC USA)" w:date="2015-12-02T15:17:00Z"/>
          <w:noProof/>
        </w:rPr>
      </w:pPr>
      <w:ins w:id="7419" w:author="Sammartano, Marc (BIC USA)" w:date="2015-12-02T15:17:00Z">
        <w:r>
          <w:rPr>
            <w:noProof/>
          </w:rPr>
          <w:t>Array.length n, Array$[{&lt;start&gt;,&lt;length&gt;}], 40</w:t>
        </w:r>
      </w:ins>
    </w:p>
    <w:p w:rsidR="00AD0C75" w:rsidRDefault="00AD0C75">
      <w:pPr>
        <w:pStyle w:val="Index1"/>
        <w:tabs>
          <w:tab w:val="right" w:leader="dot" w:pos="9350"/>
        </w:tabs>
        <w:rPr>
          <w:ins w:id="7420" w:author="Sammartano, Marc (BIC USA)" w:date="2015-12-02T15:17:00Z"/>
          <w:noProof/>
        </w:rPr>
      </w:pPr>
      <w:ins w:id="7421" w:author="Sammartano, Marc (BIC USA)" w:date="2015-12-02T15:17:00Z">
        <w:r>
          <w:rPr>
            <w:noProof/>
          </w:rPr>
          <w:t>Array.length n, Array[{&lt;start&gt;,&lt;length&gt;}], 40</w:t>
        </w:r>
      </w:ins>
    </w:p>
    <w:p w:rsidR="00AD0C75" w:rsidRDefault="00AD0C75">
      <w:pPr>
        <w:pStyle w:val="Index1"/>
        <w:tabs>
          <w:tab w:val="right" w:leader="dot" w:pos="9350"/>
        </w:tabs>
        <w:rPr>
          <w:ins w:id="7422" w:author="Sammartano, Marc (BIC USA)" w:date="2015-12-02T15:17:00Z"/>
          <w:noProof/>
        </w:rPr>
      </w:pPr>
      <w:ins w:id="7423" w:author="Sammartano, Marc (BIC USA)" w:date="2015-12-02T15:17:00Z">
        <w:r>
          <w:rPr>
            <w:noProof/>
          </w:rPr>
          <w:t>Array.load Array$[], &lt;sexp&gt;, ..., 40</w:t>
        </w:r>
      </w:ins>
    </w:p>
    <w:p w:rsidR="00AD0C75" w:rsidRDefault="00AD0C75">
      <w:pPr>
        <w:pStyle w:val="Index1"/>
        <w:tabs>
          <w:tab w:val="right" w:leader="dot" w:pos="9350"/>
        </w:tabs>
        <w:rPr>
          <w:ins w:id="7424" w:author="Sammartano, Marc (BIC USA)" w:date="2015-12-02T15:17:00Z"/>
          <w:noProof/>
        </w:rPr>
      </w:pPr>
      <w:ins w:id="7425" w:author="Sammartano, Marc (BIC USA)" w:date="2015-12-02T15:17:00Z">
        <w:r>
          <w:rPr>
            <w:noProof/>
          </w:rPr>
          <w:t>Array.load Array[], &lt;nexp&gt;, ..., 40</w:t>
        </w:r>
      </w:ins>
    </w:p>
    <w:p w:rsidR="00AD0C75" w:rsidRDefault="00AD0C75">
      <w:pPr>
        <w:pStyle w:val="Index1"/>
        <w:tabs>
          <w:tab w:val="right" w:leader="dot" w:pos="9350"/>
        </w:tabs>
        <w:rPr>
          <w:ins w:id="7426" w:author="Sammartano, Marc (BIC USA)" w:date="2015-12-02T15:17:00Z"/>
          <w:noProof/>
        </w:rPr>
      </w:pPr>
      <w:ins w:id="7427" w:author="Sammartano, Marc (BIC USA)" w:date="2015-12-02T15:17:00Z">
        <w:r>
          <w:rPr>
            <w:noProof/>
          </w:rPr>
          <w:t>Array.max &lt;max_nvar&gt; Array[{&lt;start&gt;,&lt;length&gt;}], 40</w:t>
        </w:r>
      </w:ins>
    </w:p>
    <w:p w:rsidR="00AD0C75" w:rsidRDefault="00AD0C75">
      <w:pPr>
        <w:pStyle w:val="Index1"/>
        <w:tabs>
          <w:tab w:val="right" w:leader="dot" w:pos="9350"/>
        </w:tabs>
        <w:rPr>
          <w:ins w:id="7428" w:author="Sammartano, Marc (BIC USA)" w:date="2015-12-02T15:17:00Z"/>
          <w:noProof/>
        </w:rPr>
      </w:pPr>
      <w:ins w:id="7429" w:author="Sammartano, Marc (BIC USA)" w:date="2015-12-02T15:17:00Z">
        <w:r>
          <w:rPr>
            <w:noProof/>
          </w:rPr>
          <w:t>Array.min &lt;min_nvar&gt;, Array[{&lt;start&gt;,&lt;length&gt;}], 41</w:t>
        </w:r>
      </w:ins>
    </w:p>
    <w:p w:rsidR="00AD0C75" w:rsidRDefault="00AD0C75">
      <w:pPr>
        <w:pStyle w:val="Index1"/>
        <w:tabs>
          <w:tab w:val="right" w:leader="dot" w:pos="9350"/>
        </w:tabs>
        <w:rPr>
          <w:ins w:id="7430" w:author="Sammartano, Marc (BIC USA)" w:date="2015-12-02T15:17:00Z"/>
          <w:noProof/>
        </w:rPr>
      </w:pPr>
      <w:ins w:id="7431" w:author="Sammartano, Marc (BIC USA)" w:date="2015-12-02T15:17:00Z">
        <w:r>
          <w:rPr>
            <w:noProof/>
          </w:rPr>
          <w:t>Array.reverse Array$[{&lt;start&gt;,&lt;length&gt;}], 41</w:t>
        </w:r>
      </w:ins>
    </w:p>
    <w:p w:rsidR="00AD0C75" w:rsidRDefault="00AD0C75">
      <w:pPr>
        <w:pStyle w:val="Index1"/>
        <w:tabs>
          <w:tab w:val="right" w:leader="dot" w:pos="9350"/>
        </w:tabs>
        <w:rPr>
          <w:ins w:id="7432" w:author="Sammartano, Marc (BIC USA)" w:date="2015-12-02T15:17:00Z"/>
          <w:noProof/>
        </w:rPr>
      </w:pPr>
      <w:ins w:id="7433" w:author="Sammartano, Marc (BIC USA)" w:date="2015-12-02T15:17:00Z">
        <w:r>
          <w:rPr>
            <w:noProof/>
          </w:rPr>
          <w:t>Array.reverse Array[{&lt;start&gt;,&lt;length&gt;}], 41</w:t>
        </w:r>
      </w:ins>
    </w:p>
    <w:p w:rsidR="00AD0C75" w:rsidRDefault="00AD0C75">
      <w:pPr>
        <w:pStyle w:val="Index1"/>
        <w:tabs>
          <w:tab w:val="right" w:leader="dot" w:pos="9350"/>
        </w:tabs>
        <w:rPr>
          <w:ins w:id="7434" w:author="Sammartano, Marc (BIC USA)" w:date="2015-12-02T15:17:00Z"/>
          <w:noProof/>
        </w:rPr>
      </w:pPr>
      <w:ins w:id="7435" w:author="Sammartano, Marc (BIC USA)" w:date="2015-12-02T15:17:00Z">
        <w:r>
          <w:rPr>
            <w:noProof/>
          </w:rPr>
          <w:t>Array.search Array$[{&lt;start&gt;,&lt;length&gt;}], &lt;value_sexp&gt;, &lt;result_nvar&gt;{,&lt;start_nexp&gt;}, 41</w:t>
        </w:r>
      </w:ins>
    </w:p>
    <w:p w:rsidR="00AD0C75" w:rsidRDefault="00AD0C75">
      <w:pPr>
        <w:pStyle w:val="Index1"/>
        <w:tabs>
          <w:tab w:val="right" w:leader="dot" w:pos="9350"/>
        </w:tabs>
        <w:rPr>
          <w:ins w:id="7436" w:author="Sammartano, Marc (BIC USA)" w:date="2015-12-02T15:17:00Z"/>
          <w:noProof/>
        </w:rPr>
      </w:pPr>
      <w:ins w:id="7437" w:author="Sammartano, Marc (BIC USA)" w:date="2015-12-02T15:17:00Z">
        <w:r>
          <w:rPr>
            <w:noProof/>
          </w:rPr>
          <w:t>Array.search Array[{&lt;start&gt;,&lt;length&gt;}], &lt;value_nexp&gt;, &lt;result_nvar&gt;{,&lt;start_nexp&gt;}, 41</w:t>
        </w:r>
      </w:ins>
    </w:p>
    <w:p w:rsidR="00AD0C75" w:rsidRDefault="00AD0C75">
      <w:pPr>
        <w:pStyle w:val="Index1"/>
        <w:tabs>
          <w:tab w:val="right" w:leader="dot" w:pos="9350"/>
        </w:tabs>
        <w:rPr>
          <w:ins w:id="7438" w:author="Sammartano, Marc (BIC USA)" w:date="2015-12-02T15:17:00Z"/>
          <w:noProof/>
        </w:rPr>
      </w:pPr>
      <w:ins w:id="7439" w:author="Sammartano, Marc (BIC USA)" w:date="2015-12-02T15:17:00Z">
        <w:r>
          <w:rPr>
            <w:noProof/>
          </w:rPr>
          <w:t>Array.shuffle Array[{&lt;start&gt;,&lt;length&gt;}], 41</w:t>
        </w:r>
      </w:ins>
    </w:p>
    <w:p w:rsidR="00AD0C75" w:rsidRDefault="00AD0C75">
      <w:pPr>
        <w:pStyle w:val="Index1"/>
        <w:tabs>
          <w:tab w:val="right" w:leader="dot" w:pos="9350"/>
        </w:tabs>
        <w:rPr>
          <w:ins w:id="7440" w:author="Sammartano, Marc (BIC USA)" w:date="2015-12-02T15:17:00Z"/>
          <w:noProof/>
        </w:rPr>
      </w:pPr>
      <w:ins w:id="7441" w:author="Sammartano, Marc (BIC USA)" w:date="2015-12-02T15:17:00Z">
        <w:r>
          <w:rPr>
            <w:noProof/>
          </w:rPr>
          <w:t>Array.sort Array[{&lt;start&gt;,&lt;length&gt;}], 41</w:t>
        </w:r>
      </w:ins>
    </w:p>
    <w:p w:rsidR="00AD0C75" w:rsidRDefault="00AD0C75">
      <w:pPr>
        <w:pStyle w:val="Index1"/>
        <w:tabs>
          <w:tab w:val="right" w:leader="dot" w:pos="9350"/>
        </w:tabs>
        <w:rPr>
          <w:ins w:id="7442" w:author="Sammartano, Marc (BIC USA)" w:date="2015-12-02T15:17:00Z"/>
          <w:noProof/>
        </w:rPr>
      </w:pPr>
      <w:ins w:id="7443" w:author="Sammartano, Marc (BIC USA)" w:date="2015-12-02T15:17:00Z">
        <w:r>
          <w:rPr>
            <w:noProof/>
          </w:rPr>
          <w:t>Array.std_dev &lt;sd_nvar&gt;, Array[{&lt;start&gt;,&lt;length&gt;}], 41</w:t>
        </w:r>
      </w:ins>
    </w:p>
    <w:p w:rsidR="00AD0C75" w:rsidRDefault="00AD0C75">
      <w:pPr>
        <w:pStyle w:val="Index1"/>
        <w:tabs>
          <w:tab w:val="right" w:leader="dot" w:pos="9350"/>
        </w:tabs>
        <w:rPr>
          <w:ins w:id="7444" w:author="Sammartano, Marc (BIC USA)" w:date="2015-12-02T15:17:00Z"/>
          <w:noProof/>
        </w:rPr>
      </w:pPr>
      <w:ins w:id="7445" w:author="Sammartano, Marc (BIC USA)" w:date="2015-12-02T15:17:00Z">
        <w:r>
          <w:rPr>
            <w:noProof/>
          </w:rPr>
          <w:t>Array.sum &lt;sum_nvar&gt;, Array[{&lt;start&gt;,&lt;length&gt;}], 41</w:t>
        </w:r>
      </w:ins>
    </w:p>
    <w:p w:rsidR="00AD0C75" w:rsidRDefault="00AD0C75">
      <w:pPr>
        <w:pStyle w:val="Index1"/>
        <w:tabs>
          <w:tab w:val="right" w:leader="dot" w:pos="9350"/>
        </w:tabs>
        <w:rPr>
          <w:ins w:id="7446" w:author="Sammartano, Marc (BIC USA)" w:date="2015-12-02T15:17:00Z"/>
          <w:noProof/>
        </w:rPr>
      </w:pPr>
      <w:ins w:id="7447" w:author="Sammartano, Marc (BIC USA)" w:date="2015-12-02T15:17:00Z">
        <w:r>
          <w:rPr>
            <w:noProof/>
          </w:rPr>
          <w:t>Array.variance &lt;v_nvar&gt;, Array[{&lt;start&gt;,&lt;length&gt;}], 41</w:t>
        </w:r>
      </w:ins>
    </w:p>
    <w:p w:rsidR="00AD0C75" w:rsidRDefault="00AD0C75">
      <w:pPr>
        <w:pStyle w:val="Index1"/>
        <w:tabs>
          <w:tab w:val="right" w:leader="dot" w:pos="9350"/>
        </w:tabs>
        <w:rPr>
          <w:ins w:id="7448" w:author="Sammartano, Marc (BIC USA)" w:date="2015-12-02T15:17:00Z"/>
          <w:noProof/>
        </w:rPr>
      </w:pPr>
      <w:ins w:id="7449" w:author="Sammartano, Marc (BIC USA)" w:date="2015-12-02T15:17:00Z">
        <w:r>
          <w:rPr>
            <w:noProof/>
          </w:rPr>
          <w:t>ASCII(&lt;sexp&gt;{, &lt;index_nexp&gt;}), 59</w:t>
        </w:r>
      </w:ins>
    </w:p>
    <w:p w:rsidR="00AD0C75" w:rsidRDefault="00AD0C75">
      <w:pPr>
        <w:pStyle w:val="Index1"/>
        <w:tabs>
          <w:tab w:val="right" w:leader="dot" w:pos="9350"/>
        </w:tabs>
        <w:rPr>
          <w:ins w:id="7450" w:author="Sammartano, Marc (BIC USA)" w:date="2015-12-02T15:17:00Z"/>
          <w:noProof/>
        </w:rPr>
      </w:pPr>
      <w:ins w:id="7451" w:author="Sammartano, Marc (BIC USA)" w:date="2015-12-02T15:17:00Z">
        <w:r>
          <w:rPr>
            <w:noProof/>
          </w:rPr>
          <w:t>ASIN(&lt;nexp&gt;), 58</w:t>
        </w:r>
      </w:ins>
    </w:p>
    <w:p w:rsidR="00AD0C75" w:rsidRDefault="00AD0C75">
      <w:pPr>
        <w:pStyle w:val="Index1"/>
        <w:tabs>
          <w:tab w:val="right" w:leader="dot" w:pos="9350"/>
        </w:tabs>
        <w:rPr>
          <w:ins w:id="7452" w:author="Sammartano, Marc (BIC USA)" w:date="2015-12-02T15:17:00Z"/>
          <w:noProof/>
        </w:rPr>
      </w:pPr>
      <w:ins w:id="7453" w:author="Sammartano, Marc (BIC USA)" w:date="2015-12-02T15:17:00Z">
        <w:r>
          <w:rPr>
            <w:noProof/>
          </w:rPr>
          <w:t>ATAN(&lt;nexp&gt;), 58</w:t>
        </w:r>
      </w:ins>
    </w:p>
    <w:p w:rsidR="00AD0C75" w:rsidRDefault="00AD0C75">
      <w:pPr>
        <w:pStyle w:val="Index1"/>
        <w:tabs>
          <w:tab w:val="right" w:leader="dot" w:pos="9350"/>
        </w:tabs>
        <w:rPr>
          <w:ins w:id="7454" w:author="Sammartano, Marc (BIC USA)" w:date="2015-12-02T15:17:00Z"/>
          <w:noProof/>
        </w:rPr>
      </w:pPr>
      <w:ins w:id="7455" w:author="Sammartano, Marc (BIC USA)" w:date="2015-12-02T15:17:00Z">
        <w:r>
          <w:rPr>
            <w:noProof/>
          </w:rPr>
          <w:t>ATAN2(&lt;nexp_y&gt;, &lt;nexp_x&gt;), 58</w:t>
        </w:r>
      </w:ins>
    </w:p>
    <w:p w:rsidR="00AD0C75" w:rsidRDefault="00AD0C75">
      <w:pPr>
        <w:pStyle w:val="Index1"/>
        <w:tabs>
          <w:tab w:val="right" w:leader="dot" w:pos="9350"/>
        </w:tabs>
        <w:rPr>
          <w:ins w:id="7456" w:author="Sammartano, Marc (BIC USA)" w:date="2015-12-02T15:17:00Z"/>
          <w:noProof/>
        </w:rPr>
      </w:pPr>
      <w:ins w:id="7457" w:author="Sammartano, Marc (BIC USA)" w:date="2015-12-02T15:17:00Z">
        <w:r>
          <w:rPr>
            <w:noProof/>
          </w:rPr>
          <w:t>Audio.isdone &lt;lvar&gt;, 173</w:t>
        </w:r>
      </w:ins>
    </w:p>
    <w:p w:rsidR="00AD0C75" w:rsidRDefault="00AD0C75">
      <w:pPr>
        <w:pStyle w:val="Index1"/>
        <w:tabs>
          <w:tab w:val="right" w:leader="dot" w:pos="9350"/>
        </w:tabs>
        <w:rPr>
          <w:ins w:id="7458" w:author="Sammartano, Marc (BIC USA)" w:date="2015-12-02T15:17:00Z"/>
          <w:noProof/>
        </w:rPr>
      </w:pPr>
      <w:ins w:id="7459" w:author="Sammartano, Marc (BIC USA)" w:date="2015-12-02T15:17:00Z">
        <w:r>
          <w:rPr>
            <w:noProof/>
          </w:rPr>
          <w:t>Audio.length &lt;length_nvar&gt;, &lt;aft_nexp&gt;, 172</w:t>
        </w:r>
      </w:ins>
    </w:p>
    <w:p w:rsidR="00AD0C75" w:rsidRDefault="00AD0C75">
      <w:pPr>
        <w:pStyle w:val="Index1"/>
        <w:tabs>
          <w:tab w:val="right" w:leader="dot" w:pos="9350"/>
        </w:tabs>
        <w:rPr>
          <w:ins w:id="7460" w:author="Sammartano, Marc (BIC USA)" w:date="2015-12-02T15:17:00Z"/>
          <w:noProof/>
        </w:rPr>
      </w:pPr>
      <w:ins w:id="7461" w:author="Sammartano, Marc (BIC USA)" w:date="2015-12-02T15:17:00Z">
        <w:r>
          <w:rPr>
            <w:noProof/>
          </w:rPr>
          <w:t>Audio.load &lt;aft_nvar&gt;, &lt;filename_sexp&gt;, 171</w:t>
        </w:r>
      </w:ins>
    </w:p>
    <w:p w:rsidR="00AD0C75" w:rsidRDefault="00AD0C75">
      <w:pPr>
        <w:pStyle w:val="Index1"/>
        <w:tabs>
          <w:tab w:val="right" w:leader="dot" w:pos="9350"/>
        </w:tabs>
        <w:rPr>
          <w:ins w:id="7462" w:author="Sammartano, Marc (BIC USA)" w:date="2015-12-02T15:17:00Z"/>
          <w:noProof/>
        </w:rPr>
      </w:pPr>
      <w:ins w:id="7463" w:author="Sammartano, Marc (BIC USA)" w:date="2015-12-02T15:17:00Z">
        <w:r>
          <w:rPr>
            <w:noProof/>
          </w:rPr>
          <w:t>Audio.loop, 172</w:t>
        </w:r>
      </w:ins>
    </w:p>
    <w:p w:rsidR="00AD0C75" w:rsidRDefault="00AD0C75">
      <w:pPr>
        <w:pStyle w:val="Index1"/>
        <w:tabs>
          <w:tab w:val="right" w:leader="dot" w:pos="9350"/>
        </w:tabs>
        <w:rPr>
          <w:ins w:id="7464" w:author="Sammartano, Marc (BIC USA)" w:date="2015-12-02T15:17:00Z"/>
          <w:noProof/>
        </w:rPr>
      </w:pPr>
      <w:ins w:id="7465" w:author="Sammartano, Marc (BIC USA)" w:date="2015-12-02T15:17:00Z">
        <w:r>
          <w:rPr>
            <w:noProof/>
          </w:rPr>
          <w:t>Audio.pause, 172</w:t>
        </w:r>
      </w:ins>
    </w:p>
    <w:p w:rsidR="00AD0C75" w:rsidRDefault="00AD0C75">
      <w:pPr>
        <w:pStyle w:val="Index1"/>
        <w:tabs>
          <w:tab w:val="right" w:leader="dot" w:pos="9350"/>
        </w:tabs>
        <w:rPr>
          <w:ins w:id="7466" w:author="Sammartano, Marc (BIC USA)" w:date="2015-12-02T15:17:00Z"/>
          <w:noProof/>
        </w:rPr>
      </w:pPr>
      <w:ins w:id="7467" w:author="Sammartano, Marc (BIC USA)" w:date="2015-12-02T15:17:00Z">
        <w:r>
          <w:rPr>
            <w:noProof/>
          </w:rPr>
          <w:t>Audio.play &lt;aft_nexp&gt;, 171</w:t>
        </w:r>
      </w:ins>
    </w:p>
    <w:p w:rsidR="00AD0C75" w:rsidRDefault="00AD0C75">
      <w:pPr>
        <w:pStyle w:val="Index1"/>
        <w:tabs>
          <w:tab w:val="right" w:leader="dot" w:pos="9350"/>
        </w:tabs>
        <w:rPr>
          <w:ins w:id="7468" w:author="Sammartano, Marc (BIC USA)" w:date="2015-12-02T15:17:00Z"/>
          <w:noProof/>
        </w:rPr>
      </w:pPr>
      <w:ins w:id="7469" w:author="Sammartano, Marc (BIC USA)" w:date="2015-12-02T15:17:00Z">
        <w:r>
          <w:rPr>
            <w:noProof/>
          </w:rPr>
          <w:t>Audio.position.current &lt;nvar&gt;, 172</w:t>
        </w:r>
      </w:ins>
    </w:p>
    <w:p w:rsidR="00AD0C75" w:rsidRDefault="00AD0C75">
      <w:pPr>
        <w:pStyle w:val="Index1"/>
        <w:tabs>
          <w:tab w:val="right" w:leader="dot" w:pos="9350"/>
        </w:tabs>
        <w:rPr>
          <w:ins w:id="7470" w:author="Sammartano, Marc (BIC USA)" w:date="2015-12-02T15:17:00Z"/>
          <w:noProof/>
        </w:rPr>
      </w:pPr>
      <w:ins w:id="7471" w:author="Sammartano, Marc (BIC USA)" w:date="2015-12-02T15:17:00Z">
        <w:r>
          <w:rPr>
            <w:noProof/>
          </w:rPr>
          <w:t>Audio.position.seek &lt;nexp&gt;, 172</w:t>
        </w:r>
      </w:ins>
    </w:p>
    <w:p w:rsidR="00AD0C75" w:rsidRDefault="00AD0C75">
      <w:pPr>
        <w:pStyle w:val="Index1"/>
        <w:tabs>
          <w:tab w:val="right" w:leader="dot" w:pos="9350"/>
        </w:tabs>
        <w:rPr>
          <w:ins w:id="7472" w:author="Sammartano, Marc (BIC USA)" w:date="2015-12-02T15:17:00Z"/>
          <w:noProof/>
        </w:rPr>
      </w:pPr>
      <w:ins w:id="7473" w:author="Sammartano, Marc (BIC USA)" w:date="2015-12-02T15:17:00Z">
        <w:r>
          <w:rPr>
            <w:noProof/>
          </w:rPr>
          <w:t>Audio.record.start &lt;fn_svar&gt;, 173</w:t>
        </w:r>
      </w:ins>
    </w:p>
    <w:p w:rsidR="00AD0C75" w:rsidRDefault="00AD0C75">
      <w:pPr>
        <w:pStyle w:val="Index1"/>
        <w:tabs>
          <w:tab w:val="right" w:leader="dot" w:pos="9350"/>
        </w:tabs>
        <w:rPr>
          <w:ins w:id="7474" w:author="Sammartano, Marc (BIC USA)" w:date="2015-12-02T15:17:00Z"/>
          <w:noProof/>
        </w:rPr>
      </w:pPr>
      <w:ins w:id="7475" w:author="Sammartano, Marc (BIC USA)" w:date="2015-12-02T15:17:00Z">
        <w:r>
          <w:rPr>
            <w:noProof/>
          </w:rPr>
          <w:t>Audio.record.stop, 173</w:t>
        </w:r>
      </w:ins>
    </w:p>
    <w:p w:rsidR="00AD0C75" w:rsidRDefault="00AD0C75">
      <w:pPr>
        <w:pStyle w:val="Index1"/>
        <w:tabs>
          <w:tab w:val="right" w:leader="dot" w:pos="9350"/>
        </w:tabs>
        <w:rPr>
          <w:ins w:id="7476" w:author="Sammartano, Marc (BIC USA)" w:date="2015-12-02T15:17:00Z"/>
          <w:noProof/>
        </w:rPr>
      </w:pPr>
      <w:ins w:id="7477" w:author="Sammartano, Marc (BIC USA)" w:date="2015-12-02T15:17:00Z">
        <w:r>
          <w:rPr>
            <w:noProof/>
          </w:rPr>
          <w:t>Audio.release &lt;aft_nexp&gt;, 173</w:t>
        </w:r>
      </w:ins>
    </w:p>
    <w:p w:rsidR="00AD0C75" w:rsidRDefault="00AD0C75">
      <w:pPr>
        <w:pStyle w:val="Index1"/>
        <w:tabs>
          <w:tab w:val="right" w:leader="dot" w:pos="9350"/>
        </w:tabs>
        <w:rPr>
          <w:ins w:id="7478" w:author="Sammartano, Marc (BIC USA)" w:date="2015-12-02T15:17:00Z"/>
          <w:noProof/>
        </w:rPr>
      </w:pPr>
      <w:ins w:id="7479" w:author="Sammartano, Marc (BIC USA)" w:date="2015-12-02T15:17:00Z">
        <w:r>
          <w:rPr>
            <w:noProof/>
          </w:rPr>
          <w:t>Audio.stop, 172</w:t>
        </w:r>
      </w:ins>
    </w:p>
    <w:p w:rsidR="00AD0C75" w:rsidRDefault="00AD0C75">
      <w:pPr>
        <w:pStyle w:val="Index1"/>
        <w:tabs>
          <w:tab w:val="right" w:leader="dot" w:pos="9350"/>
        </w:tabs>
        <w:rPr>
          <w:ins w:id="7480" w:author="Sammartano, Marc (BIC USA)" w:date="2015-12-02T15:17:00Z"/>
          <w:noProof/>
        </w:rPr>
      </w:pPr>
      <w:ins w:id="7481" w:author="Sammartano, Marc (BIC USA)" w:date="2015-12-02T15:17:00Z">
        <w:r>
          <w:rPr>
            <w:noProof/>
          </w:rPr>
          <w:t>Audio.volume &lt;left_nexp&gt;, &lt;right_nexp&gt;, 172</w:t>
        </w:r>
      </w:ins>
    </w:p>
    <w:p w:rsidR="00AD0C75" w:rsidRDefault="00AD0C75">
      <w:pPr>
        <w:pStyle w:val="Index1"/>
        <w:tabs>
          <w:tab w:val="right" w:leader="dot" w:pos="9350"/>
        </w:tabs>
        <w:rPr>
          <w:ins w:id="7482" w:author="Sammartano, Marc (BIC USA)" w:date="2015-12-02T15:17:00Z"/>
          <w:noProof/>
        </w:rPr>
      </w:pPr>
      <w:ins w:id="7483" w:author="Sammartano, Marc (BIC USA)" w:date="2015-12-02T15:17:00Z">
        <w:r>
          <w:rPr>
            <w:noProof/>
          </w:rPr>
          <w:t>Back.resume, 84</w:t>
        </w:r>
      </w:ins>
    </w:p>
    <w:p w:rsidR="00AD0C75" w:rsidRDefault="00AD0C75">
      <w:pPr>
        <w:pStyle w:val="Index1"/>
        <w:tabs>
          <w:tab w:val="right" w:leader="dot" w:pos="9350"/>
        </w:tabs>
        <w:rPr>
          <w:ins w:id="7484" w:author="Sammartano, Marc (BIC USA)" w:date="2015-12-02T15:17:00Z"/>
          <w:noProof/>
        </w:rPr>
      </w:pPr>
      <w:ins w:id="7485" w:author="Sammartano, Marc (BIC USA)" w:date="2015-12-02T15:17:00Z">
        <w:r>
          <w:rPr>
            <w:noProof/>
          </w:rPr>
          <w:t>BACKGROUND(), 60</w:t>
        </w:r>
      </w:ins>
    </w:p>
    <w:p w:rsidR="00AD0C75" w:rsidRDefault="00AD0C75">
      <w:pPr>
        <w:pStyle w:val="Index1"/>
        <w:tabs>
          <w:tab w:val="right" w:leader="dot" w:pos="9350"/>
        </w:tabs>
        <w:rPr>
          <w:ins w:id="7486" w:author="Sammartano, Marc (BIC USA)" w:date="2015-12-02T15:17:00Z"/>
          <w:noProof/>
        </w:rPr>
      </w:pPr>
      <w:ins w:id="7487" w:author="Sammartano, Marc (BIC USA)" w:date="2015-12-02T15:17:00Z">
        <w:r>
          <w:rPr>
            <w:noProof/>
          </w:rPr>
          <w:t>Background.resume, 136</w:t>
        </w:r>
      </w:ins>
    </w:p>
    <w:p w:rsidR="00AD0C75" w:rsidRDefault="00AD0C75">
      <w:pPr>
        <w:pStyle w:val="Index1"/>
        <w:tabs>
          <w:tab w:val="right" w:leader="dot" w:pos="9350"/>
        </w:tabs>
        <w:rPr>
          <w:ins w:id="7488" w:author="Sammartano, Marc (BIC USA)" w:date="2015-12-02T15:17:00Z"/>
          <w:noProof/>
        </w:rPr>
      </w:pPr>
      <w:ins w:id="7489" w:author="Sammartano, Marc (BIC USA)" w:date="2015-12-02T15:17:00Z">
        <w:r>
          <w:rPr>
            <w:noProof/>
          </w:rPr>
          <w:t>BAND(&lt;nexp1&gt;, &lt;nexp2&gt;), 54</w:t>
        </w:r>
      </w:ins>
    </w:p>
    <w:p w:rsidR="00AD0C75" w:rsidRDefault="00AD0C75">
      <w:pPr>
        <w:pStyle w:val="Index1"/>
        <w:tabs>
          <w:tab w:val="right" w:leader="dot" w:pos="9350"/>
        </w:tabs>
        <w:rPr>
          <w:ins w:id="7490" w:author="Sammartano, Marc (BIC USA)" w:date="2015-12-02T15:17:00Z"/>
          <w:noProof/>
        </w:rPr>
      </w:pPr>
      <w:ins w:id="7491" w:author="Sammartano, Marc (BIC USA)" w:date="2015-12-02T15:17:00Z">
        <w:r>
          <w:rPr>
            <w:noProof/>
          </w:rPr>
          <w:t>BIN$(&lt;nexp&gt;), 67</w:t>
        </w:r>
      </w:ins>
    </w:p>
    <w:p w:rsidR="00AD0C75" w:rsidRDefault="00AD0C75">
      <w:pPr>
        <w:pStyle w:val="Index1"/>
        <w:tabs>
          <w:tab w:val="right" w:leader="dot" w:pos="9350"/>
        </w:tabs>
        <w:rPr>
          <w:ins w:id="7492" w:author="Sammartano, Marc (BIC USA)" w:date="2015-12-02T15:17:00Z"/>
          <w:noProof/>
        </w:rPr>
      </w:pPr>
      <w:ins w:id="7493" w:author="Sammartano, Marc (BIC USA)" w:date="2015-12-02T15:17:00Z">
        <w:r>
          <w:rPr>
            <w:noProof/>
          </w:rPr>
          <w:t>BIN(&lt;sexp&gt;), 59</w:t>
        </w:r>
      </w:ins>
    </w:p>
    <w:p w:rsidR="00AD0C75" w:rsidRDefault="00AD0C75">
      <w:pPr>
        <w:pStyle w:val="Index1"/>
        <w:tabs>
          <w:tab w:val="right" w:leader="dot" w:pos="9350"/>
        </w:tabs>
        <w:rPr>
          <w:ins w:id="7494" w:author="Sammartano, Marc (BIC USA)" w:date="2015-12-02T15:17:00Z"/>
          <w:noProof/>
        </w:rPr>
      </w:pPr>
      <w:ins w:id="7495" w:author="Sammartano, Marc (BIC USA)" w:date="2015-12-02T15:17:00Z">
        <w:r>
          <w:rPr>
            <w:noProof/>
          </w:rPr>
          <w:t>BNOT(&lt;nexp&gt;, 55</w:t>
        </w:r>
      </w:ins>
    </w:p>
    <w:p w:rsidR="00AD0C75" w:rsidRDefault="00AD0C75">
      <w:pPr>
        <w:pStyle w:val="Index1"/>
        <w:tabs>
          <w:tab w:val="right" w:leader="dot" w:pos="9350"/>
        </w:tabs>
        <w:rPr>
          <w:ins w:id="7496" w:author="Sammartano, Marc (BIC USA)" w:date="2015-12-02T15:17:00Z"/>
          <w:noProof/>
        </w:rPr>
      </w:pPr>
      <w:ins w:id="7497" w:author="Sammartano, Marc (BIC USA)" w:date="2015-12-02T15:17:00Z">
        <w:r>
          <w:rPr>
            <w:noProof/>
          </w:rPr>
          <w:t>BOR(&lt;nexp1&gt;, &lt;nexp2&gt;), 54</w:t>
        </w:r>
      </w:ins>
    </w:p>
    <w:p w:rsidR="00AD0C75" w:rsidRDefault="00AD0C75">
      <w:pPr>
        <w:pStyle w:val="Index1"/>
        <w:tabs>
          <w:tab w:val="right" w:leader="dot" w:pos="9350"/>
        </w:tabs>
        <w:rPr>
          <w:ins w:id="7498" w:author="Sammartano, Marc (BIC USA)" w:date="2015-12-02T15:17:00Z"/>
          <w:noProof/>
        </w:rPr>
      </w:pPr>
      <w:ins w:id="7499" w:author="Sammartano, Marc (BIC USA)" w:date="2015-12-02T15:17:00Z">
        <w:r>
          <w:rPr>
            <w:noProof/>
          </w:rPr>
          <w:t>Browse &lt;url_sexp&gt;, 111</w:t>
        </w:r>
      </w:ins>
    </w:p>
    <w:p w:rsidR="00AD0C75" w:rsidRDefault="00AD0C75">
      <w:pPr>
        <w:pStyle w:val="Index1"/>
        <w:tabs>
          <w:tab w:val="right" w:leader="dot" w:pos="9350"/>
        </w:tabs>
        <w:rPr>
          <w:ins w:id="7500" w:author="Sammartano, Marc (BIC USA)" w:date="2015-12-02T15:17:00Z"/>
          <w:noProof/>
        </w:rPr>
      </w:pPr>
      <w:ins w:id="7501" w:author="Sammartano, Marc (BIC USA)" w:date="2015-12-02T15:17:00Z">
        <w:r>
          <w:rPr>
            <w:noProof/>
          </w:rPr>
          <w:t>Bt.close, 118</w:t>
        </w:r>
      </w:ins>
    </w:p>
    <w:p w:rsidR="00AD0C75" w:rsidRDefault="00AD0C75">
      <w:pPr>
        <w:pStyle w:val="Index1"/>
        <w:tabs>
          <w:tab w:val="right" w:leader="dot" w:pos="9350"/>
        </w:tabs>
        <w:rPr>
          <w:ins w:id="7502" w:author="Sammartano, Marc (BIC USA)" w:date="2015-12-02T15:17:00Z"/>
          <w:noProof/>
        </w:rPr>
      </w:pPr>
      <w:ins w:id="7503" w:author="Sammartano, Marc (BIC USA)" w:date="2015-12-02T15:17:00Z">
        <w:r>
          <w:rPr>
            <w:noProof/>
          </w:rPr>
          <w:t>Bt.connect {0|1}, 118</w:t>
        </w:r>
      </w:ins>
    </w:p>
    <w:p w:rsidR="00AD0C75" w:rsidRDefault="00AD0C75">
      <w:pPr>
        <w:pStyle w:val="Index1"/>
        <w:tabs>
          <w:tab w:val="right" w:leader="dot" w:pos="9350"/>
        </w:tabs>
        <w:rPr>
          <w:ins w:id="7504" w:author="Sammartano, Marc (BIC USA)" w:date="2015-12-02T15:17:00Z"/>
          <w:noProof/>
        </w:rPr>
      </w:pPr>
      <w:ins w:id="7505" w:author="Sammartano, Marc (BIC USA)" w:date="2015-12-02T15:17:00Z">
        <w:r>
          <w:rPr>
            <w:noProof/>
          </w:rPr>
          <w:t>Bt.device.name &lt;svar&gt;, 120</w:t>
        </w:r>
      </w:ins>
    </w:p>
    <w:p w:rsidR="00AD0C75" w:rsidRDefault="00AD0C75">
      <w:pPr>
        <w:pStyle w:val="Index1"/>
        <w:tabs>
          <w:tab w:val="right" w:leader="dot" w:pos="9350"/>
        </w:tabs>
        <w:rPr>
          <w:ins w:id="7506" w:author="Sammartano, Marc (BIC USA)" w:date="2015-12-02T15:17:00Z"/>
          <w:noProof/>
        </w:rPr>
      </w:pPr>
      <w:ins w:id="7507" w:author="Sammartano, Marc (BIC USA)" w:date="2015-12-02T15:17:00Z">
        <w:r>
          <w:rPr>
            <w:noProof/>
          </w:rPr>
          <w:t>Bt.disconnect, 118</w:t>
        </w:r>
      </w:ins>
    </w:p>
    <w:p w:rsidR="00AD0C75" w:rsidRDefault="00AD0C75">
      <w:pPr>
        <w:pStyle w:val="Index1"/>
        <w:tabs>
          <w:tab w:val="right" w:leader="dot" w:pos="9350"/>
        </w:tabs>
        <w:rPr>
          <w:ins w:id="7508" w:author="Sammartano, Marc (BIC USA)" w:date="2015-12-02T15:17:00Z"/>
          <w:noProof/>
        </w:rPr>
      </w:pPr>
      <w:ins w:id="7509" w:author="Sammartano, Marc (BIC USA)" w:date="2015-12-02T15:17:00Z">
        <w:r>
          <w:rPr>
            <w:noProof/>
          </w:rPr>
          <w:t>Bt.onReadReady.resume, 120</w:t>
        </w:r>
      </w:ins>
    </w:p>
    <w:p w:rsidR="00AD0C75" w:rsidRDefault="00AD0C75">
      <w:pPr>
        <w:pStyle w:val="Index1"/>
        <w:tabs>
          <w:tab w:val="right" w:leader="dot" w:pos="9350"/>
        </w:tabs>
        <w:rPr>
          <w:ins w:id="7510" w:author="Sammartano, Marc (BIC USA)" w:date="2015-12-02T15:17:00Z"/>
          <w:noProof/>
        </w:rPr>
      </w:pPr>
      <w:ins w:id="7511" w:author="Sammartano, Marc (BIC USA)" w:date="2015-12-02T15:17:00Z">
        <w:r>
          <w:rPr>
            <w:noProof/>
          </w:rPr>
          <w:t>Bt.open {0|1}, 118</w:t>
        </w:r>
      </w:ins>
    </w:p>
    <w:p w:rsidR="00AD0C75" w:rsidRDefault="00AD0C75">
      <w:pPr>
        <w:pStyle w:val="Index1"/>
        <w:tabs>
          <w:tab w:val="right" w:leader="dot" w:pos="9350"/>
        </w:tabs>
        <w:rPr>
          <w:ins w:id="7512" w:author="Sammartano, Marc (BIC USA)" w:date="2015-12-02T15:17:00Z"/>
          <w:noProof/>
        </w:rPr>
      </w:pPr>
      <w:ins w:id="7513" w:author="Sammartano, Marc (BIC USA)" w:date="2015-12-02T15:17:00Z">
        <w:r>
          <w:rPr>
            <w:noProof/>
          </w:rPr>
          <w:t>Bt.read.bytes &lt;svar&gt;, 120</w:t>
        </w:r>
      </w:ins>
    </w:p>
    <w:p w:rsidR="00AD0C75" w:rsidRDefault="00AD0C75">
      <w:pPr>
        <w:pStyle w:val="Index1"/>
        <w:tabs>
          <w:tab w:val="right" w:leader="dot" w:pos="9350"/>
        </w:tabs>
        <w:rPr>
          <w:ins w:id="7514" w:author="Sammartano, Marc (BIC USA)" w:date="2015-12-02T15:17:00Z"/>
          <w:noProof/>
        </w:rPr>
      </w:pPr>
      <w:ins w:id="7515" w:author="Sammartano, Marc (BIC USA)" w:date="2015-12-02T15:17:00Z">
        <w:r>
          <w:rPr>
            <w:noProof/>
          </w:rPr>
          <w:t>Bt.read.ready &lt;nvar&gt;, 119</w:t>
        </w:r>
      </w:ins>
    </w:p>
    <w:p w:rsidR="00AD0C75" w:rsidRDefault="00AD0C75">
      <w:pPr>
        <w:pStyle w:val="Index1"/>
        <w:tabs>
          <w:tab w:val="right" w:leader="dot" w:pos="9350"/>
        </w:tabs>
        <w:rPr>
          <w:ins w:id="7516" w:author="Sammartano, Marc (BIC USA)" w:date="2015-12-02T15:17:00Z"/>
          <w:noProof/>
        </w:rPr>
      </w:pPr>
      <w:ins w:id="7517" w:author="Sammartano, Marc (BIC USA)" w:date="2015-12-02T15:17:00Z">
        <w:r>
          <w:rPr>
            <w:noProof/>
          </w:rPr>
          <w:t>Bt.reconnect, 118</w:t>
        </w:r>
      </w:ins>
    </w:p>
    <w:p w:rsidR="00AD0C75" w:rsidRDefault="00AD0C75">
      <w:pPr>
        <w:pStyle w:val="Index1"/>
        <w:tabs>
          <w:tab w:val="right" w:leader="dot" w:pos="9350"/>
        </w:tabs>
        <w:rPr>
          <w:ins w:id="7518" w:author="Sammartano, Marc (BIC USA)" w:date="2015-12-02T15:17:00Z"/>
          <w:noProof/>
        </w:rPr>
      </w:pPr>
      <w:ins w:id="7519" w:author="Sammartano, Marc (BIC USA)" w:date="2015-12-02T15:17:00Z">
        <w:r>
          <w:rPr>
            <w:noProof/>
          </w:rPr>
          <w:t>Bt.set.UUID &lt;sexp&gt;, 120</w:t>
        </w:r>
      </w:ins>
    </w:p>
    <w:p w:rsidR="00AD0C75" w:rsidRDefault="00AD0C75">
      <w:pPr>
        <w:pStyle w:val="Index1"/>
        <w:tabs>
          <w:tab w:val="right" w:leader="dot" w:pos="9350"/>
        </w:tabs>
        <w:rPr>
          <w:ins w:id="7520" w:author="Sammartano, Marc (BIC USA)" w:date="2015-12-02T15:17:00Z"/>
          <w:noProof/>
        </w:rPr>
      </w:pPr>
      <w:ins w:id="7521" w:author="Sammartano, Marc (BIC USA)" w:date="2015-12-02T15:17:00Z">
        <w:r>
          <w:rPr>
            <w:noProof/>
          </w:rPr>
          <w:t>Bt.status {{&lt;connect_var&gt;}{, &lt;name_svar&gt;}{, &lt;address_svar&gt;}}, 119</w:t>
        </w:r>
      </w:ins>
    </w:p>
    <w:p w:rsidR="00AD0C75" w:rsidRDefault="00AD0C75">
      <w:pPr>
        <w:pStyle w:val="Index1"/>
        <w:tabs>
          <w:tab w:val="right" w:leader="dot" w:pos="9350"/>
        </w:tabs>
        <w:rPr>
          <w:ins w:id="7522" w:author="Sammartano, Marc (BIC USA)" w:date="2015-12-02T15:17:00Z"/>
          <w:noProof/>
        </w:rPr>
      </w:pPr>
      <w:ins w:id="7523" w:author="Sammartano, Marc (BIC USA)" w:date="2015-12-02T15:17:00Z">
        <w:r>
          <w:rPr>
            <w:noProof/>
          </w:rPr>
          <w:t>Bt.write {&lt;exp&gt; {,|;}} ..., 119</w:t>
        </w:r>
      </w:ins>
    </w:p>
    <w:p w:rsidR="00AD0C75" w:rsidRDefault="00AD0C75">
      <w:pPr>
        <w:pStyle w:val="Index1"/>
        <w:tabs>
          <w:tab w:val="right" w:leader="dot" w:pos="9350"/>
        </w:tabs>
        <w:rPr>
          <w:ins w:id="7524" w:author="Sammartano, Marc (BIC USA)" w:date="2015-12-02T15:17:00Z"/>
          <w:noProof/>
        </w:rPr>
      </w:pPr>
      <w:ins w:id="7525" w:author="Sammartano, Marc (BIC USA)" w:date="2015-12-02T15:17:00Z">
        <w:r>
          <w:rPr>
            <w:noProof/>
          </w:rPr>
          <w:t>Bundle.clear &lt;pointer_nexp&gt;, 48</w:t>
        </w:r>
      </w:ins>
    </w:p>
    <w:p w:rsidR="00AD0C75" w:rsidRDefault="00AD0C75">
      <w:pPr>
        <w:pStyle w:val="Index1"/>
        <w:tabs>
          <w:tab w:val="right" w:leader="dot" w:pos="9350"/>
        </w:tabs>
        <w:rPr>
          <w:ins w:id="7526" w:author="Sammartano, Marc (BIC USA)" w:date="2015-12-02T15:17:00Z"/>
          <w:noProof/>
        </w:rPr>
      </w:pPr>
      <w:ins w:id="7527" w:author="Sammartano, Marc (BIC USA)" w:date="2015-12-02T15:17:00Z">
        <w:r>
          <w:rPr>
            <w:noProof/>
          </w:rPr>
          <w:t>Bundle.contain &lt;pointer_nexp&gt;, &lt;key_sexp&gt; , &lt;contains_nvar&gt;, 48</w:t>
        </w:r>
      </w:ins>
    </w:p>
    <w:p w:rsidR="00AD0C75" w:rsidRDefault="00AD0C75">
      <w:pPr>
        <w:pStyle w:val="Index1"/>
        <w:tabs>
          <w:tab w:val="right" w:leader="dot" w:pos="9350"/>
        </w:tabs>
        <w:rPr>
          <w:ins w:id="7528" w:author="Sammartano, Marc (BIC USA)" w:date="2015-12-02T15:17:00Z"/>
          <w:noProof/>
        </w:rPr>
      </w:pPr>
      <w:ins w:id="7529" w:author="Sammartano, Marc (BIC USA)" w:date="2015-12-02T15:17:00Z">
        <w:r>
          <w:rPr>
            <w:noProof/>
          </w:rPr>
          <w:t>Bundle.create &lt;pointer_nvar&gt;, 47</w:t>
        </w:r>
      </w:ins>
    </w:p>
    <w:p w:rsidR="00AD0C75" w:rsidRDefault="00AD0C75">
      <w:pPr>
        <w:pStyle w:val="Index1"/>
        <w:tabs>
          <w:tab w:val="right" w:leader="dot" w:pos="9350"/>
        </w:tabs>
        <w:rPr>
          <w:ins w:id="7530" w:author="Sammartano, Marc (BIC USA)" w:date="2015-12-02T15:17:00Z"/>
          <w:noProof/>
        </w:rPr>
      </w:pPr>
      <w:ins w:id="7531" w:author="Sammartano, Marc (BIC USA)" w:date="2015-12-02T15:17:00Z">
        <w:r>
          <w:rPr>
            <w:noProof/>
          </w:rPr>
          <w:t>Bundle.get &lt;pointer_nexp&gt;, &lt;key_sexp&gt;, &lt;nvar&gt;|&lt;svar&gt;, 47</w:t>
        </w:r>
      </w:ins>
    </w:p>
    <w:p w:rsidR="00AD0C75" w:rsidRDefault="00AD0C75">
      <w:pPr>
        <w:pStyle w:val="Index1"/>
        <w:tabs>
          <w:tab w:val="right" w:leader="dot" w:pos="9350"/>
        </w:tabs>
        <w:rPr>
          <w:ins w:id="7532" w:author="Sammartano, Marc (BIC USA)" w:date="2015-12-02T15:17:00Z"/>
          <w:noProof/>
        </w:rPr>
      </w:pPr>
      <w:ins w:id="7533" w:author="Sammartano, Marc (BIC USA)" w:date="2015-12-02T15:17:00Z">
        <w:r>
          <w:rPr>
            <w:noProof/>
          </w:rPr>
          <w:t>Bundle.keys &lt;bundle_ptr_nexp&gt;, &lt;list_ptr_nexp&gt;, 47</w:t>
        </w:r>
      </w:ins>
    </w:p>
    <w:p w:rsidR="00AD0C75" w:rsidRDefault="00AD0C75">
      <w:pPr>
        <w:pStyle w:val="Index1"/>
        <w:tabs>
          <w:tab w:val="right" w:leader="dot" w:pos="9350"/>
        </w:tabs>
        <w:rPr>
          <w:ins w:id="7534" w:author="Sammartano, Marc (BIC USA)" w:date="2015-12-02T15:17:00Z"/>
          <w:noProof/>
        </w:rPr>
      </w:pPr>
      <w:ins w:id="7535" w:author="Sammartano, Marc (BIC USA)" w:date="2015-12-02T15:17:00Z">
        <w:r>
          <w:rPr>
            <w:noProof/>
          </w:rPr>
          <w:t>Bundle.put &lt;pointer_nexp&gt;, &lt;key_sexp&gt;, &lt;value_nexp&gt;|&lt;value_sexp&gt;, 47</w:t>
        </w:r>
      </w:ins>
    </w:p>
    <w:p w:rsidR="00AD0C75" w:rsidRDefault="00AD0C75">
      <w:pPr>
        <w:pStyle w:val="Index1"/>
        <w:tabs>
          <w:tab w:val="right" w:leader="dot" w:pos="9350"/>
        </w:tabs>
        <w:rPr>
          <w:ins w:id="7536" w:author="Sammartano, Marc (BIC USA)" w:date="2015-12-02T15:17:00Z"/>
          <w:noProof/>
        </w:rPr>
      </w:pPr>
      <w:ins w:id="7537" w:author="Sammartano, Marc (BIC USA)" w:date="2015-12-02T15:17:00Z">
        <w:r>
          <w:rPr>
            <w:noProof/>
          </w:rPr>
          <w:t>Bundle.remove &lt;pointer_nexp&gt;, &lt;key_sexp&gt;, 48</w:t>
        </w:r>
      </w:ins>
    </w:p>
    <w:p w:rsidR="00AD0C75" w:rsidRDefault="00AD0C75">
      <w:pPr>
        <w:pStyle w:val="Index1"/>
        <w:tabs>
          <w:tab w:val="right" w:leader="dot" w:pos="9350"/>
        </w:tabs>
        <w:rPr>
          <w:ins w:id="7538" w:author="Sammartano, Marc (BIC USA)" w:date="2015-12-02T15:17:00Z"/>
          <w:noProof/>
        </w:rPr>
      </w:pPr>
      <w:ins w:id="7539" w:author="Sammartano, Marc (BIC USA)" w:date="2015-12-02T15:17:00Z">
        <w:r>
          <w:rPr>
            <w:noProof/>
          </w:rPr>
          <w:t>Bundle.type &lt;pointer_nexp&gt;, &lt;key_sexp&gt;, &lt;type_svar&gt;, 48</w:t>
        </w:r>
      </w:ins>
    </w:p>
    <w:p w:rsidR="00AD0C75" w:rsidRDefault="00AD0C75">
      <w:pPr>
        <w:pStyle w:val="Index1"/>
        <w:tabs>
          <w:tab w:val="right" w:leader="dot" w:pos="9350"/>
        </w:tabs>
        <w:rPr>
          <w:ins w:id="7540" w:author="Sammartano, Marc (BIC USA)" w:date="2015-12-02T15:17:00Z"/>
          <w:noProof/>
        </w:rPr>
      </w:pPr>
      <w:ins w:id="7541" w:author="Sammartano, Marc (BIC USA)" w:date="2015-12-02T15:17:00Z">
        <w:r>
          <w:rPr>
            <w:noProof/>
          </w:rPr>
          <w:t>BXOR(&lt;nexp1&gt;, &lt;nexp2&gt;), 54</w:t>
        </w:r>
      </w:ins>
    </w:p>
    <w:p w:rsidR="00AD0C75" w:rsidRDefault="00AD0C75">
      <w:pPr>
        <w:pStyle w:val="Index1"/>
        <w:tabs>
          <w:tab w:val="right" w:leader="dot" w:pos="9350"/>
        </w:tabs>
        <w:rPr>
          <w:ins w:id="7542" w:author="Sammartano, Marc (BIC USA)" w:date="2015-12-02T15:17:00Z"/>
          <w:noProof/>
        </w:rPr>
      </w:pPr>
      <w:ins w:id="7543" w:author="Sammartano, Marc (BIC USA)" w:date="2015-12-02T15:17:00Z">
        <w:r>
          <w:rPr>
            <w:noProof/>
          </w:rPr>
          <w:t>Byte.close &lt;file_table_nexp&gt;, 105</w:t>
        </w:r>
      </w:ins>
    </w:p>
    <w:p w:rsidR="00AD0C75" w:rsidRDefault="00AD0C75">
      <w:pPr>
        <w:pStyle w:val="Index1"/>
        <w:tabs>
          <w:tab w:val="right" w:leader="dot" w:pos="9350"/>
        </w:tabs>
        <w:rPr>
          <w:ins w:id="7544" w:author="Sammartano, Marc (BIC USA)" w:date="2015-12-02T15:17:00Z"/>
          <w:noProof/>
        </w:rPr>
      </w:pPr>
      <w:ins w:id="7545" w:author="Sammartano, Marc (BIC USA)" w:date="2015-12-02T15:17:00Z">
        <w:r>
          <w:rPr>
            <w:noProof/>
          </w:rPr>
          <w:t>Byte.copy &lt;file_table_nexp&gt;,&lt;output_file_sexp&gt;, 107</w:t>
        </w:r>
      </w:ins>
    </w:p>
    <w:p w:rsidR="00AD0C75" w:rsidRDefault="00AD0C75">
      <w:pPr>
        <w:pStyle w:val="Index1"/>
        <w:tabs>
          <w:tab w:val="right" w:leader="dot" w:pos="9350"/>
        </w:tabs>
        <w:rPr>
          <w:ins w:id="7546" w:author="Sammartano, Marc (BIC USA)" w:date="2015-12-02T15:17:00Z"/>
          <w:noProof/>
        </w:rPr>
      </w:pPr>
      <w:ins w:id="7547" w:author="Sammartano, Marc (BIC USA)" w:date="2015-12-02T15:17:00Z">
        <w:r>
          <w:rPr>
            <w:noProof/>
          </w:rPr>
          <w:t>Byte.eof &lt;file_table_nexp&gt;, &lt;lvar&gt;, 107</w:t>
        </w:r>
      </w:ins>
    </w:p>
    <w:p w:rsidR="00AD0C75" w:rsidRDefault="00AD0C75">
      <w:pPr>
        <w:pStyle w:val="Index1"/>
        <w:tabs>
          <w:tab w:val="right" w:leader="dot" w:pos="9350"/>
        </w:tabs>
        <w:rPr>
          <w:ins w:id="7548" w:author="Sammartano, Marc (BIC USA)" w:date="2015-12-02T15:17:00Z"/>
          <w:noProof/>
        </w:rPr>
      </w:pPr>
      <w:ins w:id="7549" w:author="Sammartano, Marc (BIC USA)" w:date="2015-12-02T15:17:00Z">
        <w:r>
          <w:rPr>
            <w:noProof/>
          </w:rPr>
          <w:t>Byte.open {r|w|a}, &lt;file_table_nvar&gt;, &lt;path_sexp&gt;, 104</w:t>
        </w:r>
      </w:ins>
    </w:p>
    <w:p w:rsidR="00AD0C75" w:rsidRDefault="00AD0C75">
      <w:pPr>
        <w:pStyle w:val="Index1"/>
        <w:tabs>
          <w:tab w:val="right" w:leader="dot" w:pos="9350"/>
        </w:tabs>
        <w:rPr>
          <w:ins w:id="7550" w:author="Sammartano, Marc (BIC USA)" w:date="2015-12-02T15:17:00Z"/>
          <w:noProof/>
        </w:rPr>
      </w:pPr>
      <w:ins w:id="7551" w:author="Sammartano, Marc (BIC USA)" w:date="2015-12-02T15:17:00Z">
        <w:r>
          <w:rPr>
            <w:noProof/>
          </w:rPr>
          <w:t>Byte.position.get &lt;file_table_nexp&gt;, &lt;position_nexp&gt;, 107</w:t>
        </w:r>
      </w:ins>
    </w:p>
    <w:p w:rsidR="00AD0C75" w:rsidRDefault="00AD0C75">
      <w:pPr>
        <w:pStyle w:val="Index1"/>
        <w:tabs>
          <w:tab w:val="right" w:leader="dot" w:pos="9350"/>
        </w:tabs>
        <w:rPr>
          <w:ins w:id="7552" w:author="Sammartano, Marc (BIC USA)" w:date="2015-12-02T15:17:00Z"/>
          <w:noProof/>
        </w:rPr>
      </w:pPr>
      <w:ins w:id="7553" w:author="Sammartano, Marc (BIC USA)" w:date="2015-12-02T15:17:00Z">
        <w:r>
          <w:rPr>
            <w:noProof/>
          </w:rPr>
          <w:t>Byte.position.mark {{&lt;file_table_nexp&gt;}{, &lt;marklimit_nexp&gt;}}, 107</w:t>
        </w:r>
      </w:ins>
    </w:p>
    <w:p w:rsidR="00AD0C75" w:rsidRDefault="00AD0C75">
      <w:pPr>
        <w:pStyle w:val="Index1"/>
        <w:tabs>
          <w:tab w:val="right" w:leader="dot" w:pos="9350"/>
        </w:tabs>
        <w:rPr>
          <w:ins w:id="7554" w:author="Sammartano, Marc (BIC USA)" w:date="2015-12-02T15:17:00Z"/>
          <w:noProof/>
        </w:rPr>
      </w:pPr>
      <w:ins w:id="7555" w:author="Sammartano, Marc (BIC USA)" w:date="2015-12-02T15:17:00Z">
        <w:r>
          <w:rPr>
            <w:noProof/>
          </w:rPr>
          <w:t>Byte.position.set &lt;file_table_nexp&gt;, &lt;position_nexp&gt;, 107</w:t>
        </w:r>
      </w:ins>
    </w:p>
    <w:p w:rsidR="00AD0C75" w:rsidRDefault="00AD0C75">
      <w:pPr>
        <w:pStyle w:val="Index1"/>
        <w:tabs>
          <w:tab w:val="right" w:leader="dot" w:pos="9350"/>
        </w:tabs>
        <w:rPr>
          <w:ins w:id="7556" w:author="Sammartano, Marc (BIC USA)" w:date="2015-12-02T15:17:00Z"/>
          <w:noProof/>
        </w:rPr>
      </w:pPr>
      <w:ins w:id="7557" w:author="Sammartano, Marc (BIC USA)" w:date="2015-12-02T15:17:00Z">
        <w:r>
          <w:rPr>
            <w:noProof/>
          </w:rPr>
          <w:t>Byte.read.buffer &lt;file_table_nexp&gt;, &lt;count_nexp&gt;, &lt;buffer_svar&gt;, 106</w:t>
        </w:r>
      </w:ins>
    </w:p>
    <w:p w:rsidR="00AD0C75" w:rsidRDefault="00AD0C75">
      <w:pPr>
        <w:pStyle w:val="Index1"/>
        <w:tabs>
          <w:tab w:val="right" w:leader="dot" w:pos="9350"/>
        </w:tabs>
        <w:rPr>
          <w:ins w:id="7558" w:author="Sammartano, Marc (BIC USA)" w:date="2015-12-02T15:17:00Z"/>
          <w:noProof/>
        </w:rPr>
      </w:pPr>
      <w:ins w:id="7559" w:author="Sammartano, Marc (BIC USA)" w:date="2015-12-02T15:17:00Z">
        <w:r>
          <w:rPr>
            <w:noProof/>
          </w:rPr>
          <w:t>Byte.read.byte &lt;file_table_nexp&gt; {,&lt;nvar&gt;}..., 105</w:t>
        </w:r>
      </w:ins>
    </w:p>
    <w:p w:rsidR="00AD0C75" w:rsidRDefault="00AD0C75">
      <w:pPr>
        <w:pStyle w:val="Index1"/>
        <w:tabs>
          <w:tab w:val="right" w:leader="dot" w:pos="9350"/>
        </w:tabs>
        <w:rPr>
          <w:ins w:id="7560" w:author="Sammartano, Marc (BIC USA)" w:date="2015-12-02T15:17:00Z"/>
          <w:noProof/>
        </w:rPr>
      </w:pPr>
      <w:ins w:id="7561" w:author="Sammartano, Marc (BIC USA)" w:date="2015-12-02T15:17:00Z">
        <w:r>
          <w:rPr>
            <w:noProof/>
          </w:rPr>
          <w:t>Byte.read.number &lt;file_table_nexp&gt; {,&lt;nvar&gt;...}, 106</w:t>
        </w:r>
      </w:ins>
    </w:p>
    <w:p w:rsidR="00AD0C75" w:rsidRDefault="00AD0C75">
      <w:pPr>
        <w:pStyle w:val="Index1"/>
        <w:tabs>
          <w:tab w:val="right" w:leader="dot" w:pos="9350"/>
        </w:tabs>
        <w:rPr>
          <w:ins w:id="7562" w:author="Sammartano, Marc (BIC USA)" w:date="2015-12-02T15:17:00Z"/>
          <w:noProof/>
        </w:rPr>
      </w:pPr>
      <w:ins w:id="7563" w:author="Sammartano, Marc (BIC USA)" w:date="2015-12-02T15:17:00Z">
        <w:r>
          <w:rPr>
            <w:noProof/>
          </w:rPr>
          <w:t>Byte.truncate &lt;file_table_nexp&gt;,&lt;length_nexp&gt;, 107</w:t>
        </w:r>
      </w:ins>
    </w:p>
    <w:p w:rsidR="00AD0C75" w:rsidRDefault="00AD0C75">
      <w:pPr>
        <w:pStyle w:val="Index1"/>
        <w:tabs>
          <w:tab w:val="right" w:leader="dot" w:pos="9350"/>
        </w:tabs>
        <w:rPr>
          <w:ins w:id="7564" w:author="Sammartano, Marc (BIC USA)" w:date="2015-12-02T15:17:00Z"/>
          <w:noProof/>
        </w:rPr>
      </w:pPr>
      <w:ins w:id="7565" w:author="Sammartano, Marc (BIC USA)" w:date="2015-12-02T15:17:00Z">
        <w:r>
          <w:rPr>
            <w:noProof/>
          </w:rPr>
          <w:t>Byte.write.buffer &lt;file_table_nexp&gt;, &lt;sexp&gt;, 106</w:t>
        </w:r>
      </w:ins>
    </w:p>
    <w:p w:rsidR="00AD0C75" w:rsidRDefault="00AD0C75">
      <w:pPr>
        <w:pStyle w:val="Index1"/>
        <w:tabs>
          <w:tab w:val="right" w:leader="dot" w:pos="9350"/>
        </w:tabs>
        <w:rPr>
          <w:ins w:id="7566" w:author="Sammartano, Marc (BIC USA)" w:date="2015-12-02T15:17:00Z"/>
          <w:noProof/>
        </w:rPr>
      </w:pPr>
      <w:ins w:id="7567" w:author="Sammartano, Marc (BIC USA)" w:date="2015-12-02T15:17:00Z">
        <w:r>
          <w:rPr>
            <w:noProof/>
          </w:rPr>
          <w:t>Byte.write.byte &lt;file_table_nexp&gt; {{,&lt;nexp&gt;}...{,&lt;sexp&gt;}}, 105</w:t>
        </w:r>
      </w:ins>
    </w:p>
    <w:p w:rsidR="00AD0C75" w:rsidRDefault="00AD0C75">
      <w:pPr>
        <w:pStyle w:val="Index1"/>
        <w:tabs>
          <w:tab w:val="right" w:leader="dot" w:pos="9350"/>
        </w:tabs>
        <w:rPr>
          <w:ins w:id="7568" w:author="Sammartano, Marc (BIC USA)" w:date="2015-12-02T15:17:00Z"/>
          <w:noProof/>
        </w:rPr>
      </w:pPr>
      <w:ins w:id="7569" w:author="Sammartano, Marc (BIC USA)" w:date="2015-12-02T15:17:00Z">
        <w:r>
          <w:rPr>
            <w:noProof/>
          </w:rPr>
          <w:t>Byte.write.number &lt;file_table_nexp&gt; {,&lt;nexp&gt;}..., 106</w:t>
        </w:r>
      </w:ins>
    </w:p>
    <w:p w:rsidR="00AD0C75" w:rsidRDefault="00AD0C75">
      <w:pPr>
        <w:pStyle w:val="Index1"/>
        <w:tabs>
          <w:tab w:val="right" w:leader="dot" w:pos="9350"/>
        </w:tabs>
        <w:rPr>
          <w:ins w:id="7570" w:author="Sammartano, Marc (BIC USA)" w:date="2015-12-02T15:17:00Z"/>
          <w:noProof/>
        </w:rPr>
      </w:pPr>
      <w:ins w:id="7571" w:author="Sammartano, Marc (BIC USA)" w:date="2015-12-02T15:17:00Z">
        <w:r>
          <w:rPr>
            <w:noProof/>
          </w:rPr>
          <w:t>Call &lt;user_defined_function&gt;, 75</w:t>
        </w:r>
      </w:ins>
    </w:p>
    <w:p w:rsidR="00AD0C75" w:rsidRDefault="00AD0C75">
      <w:pPr>
        <w:pStyle w:val="Index1"/>
        <w:tabs>
          <w:tab w:val="right" w:leader="dot" w:pos="9350"/>
        </w:tabs>
        <w:rPr>
          <w:ins w:id="7572" w:author="Sammartano, Marc (BIC USA)" w:date="2015-12-02T15:17:00Z"/>
          <w:noProof/>
        </w:rPr>
      </w:pPr>
      <w:ins w:id="7573" w:author="Sammartano, Marc (BIC USA)" w:date="2015-12-02T15:17:00Z">
        <w:r>
          <w:rPr>
            <w:noProof/>
          </w:rPr>
          <w:t>CBRT(&lt;nexp&gt;), 57</w:t>
        </w:r>
      </w:ins>
    </w:p>
    <w:p w:rsidR="00AD0C75" w:rsidRDefault="00AD0C75">
      <w:pPr>
        <w:pStyle w:val="Index1"/>
        <w:tabs>
          <w:tab w:val="right" w:leader="dot" w:pos="9350"/>
        </w:tabs>
        <w:rPr>
          <w:ins w:id="7574" w:author="Sammartano, Marc (BIC USA)" w:date="2015-12-02T15:17:00Z"/>
          <w:noProof/>
        </w:rPr>
      </w:pPr>
      <w:ins w:id="7575" w:author="Sammartano, Marc (BIC USA)" w:date="2015-12-02T15:17:00Z">
        <w:r>
          <w:rPr>
            <w:noProof/>
          </w:rPr>
          <w:t>CEIL(&lt;nexp&gt;), 56</w:t>
        </w:r>
      </w:ins>
    </w:p>
    <w:p w:rsidR="00AD0C75" w:rsidRDefault="00AD0C75">
      <w:pPr>
        <w:pStyle w:val="Index1"/>
        <w:tabs>
          <w:tab w:val="right" w:leader="dot" w:pos="9350"/>
        </w:tabs>
        <w:rPr>
          <w:ins w:id="7576" w:author="Sammartano, Marc (BIC USA)" w:date="2015-12-02T15:17:00Z"/>
          <w:noProof/>
        </w:rPr>
      </w:pPr>
      <w:ins w:id="7577" w:author="Sammartano, Marc (BIC USA)" w:date="2015-12-02T15:17:00Z">
        <w:r>
          <w:rPr>
            <w:noProof/>
          </w:rPr>
          <w:t>CHR$(&lt;nexp&gt;, ...), 62</w:t>
        </w:r>
      </w:ins>
    </w:p>
    <w:p w:rsidR="00AD0C75" w:rsidRDefault="00AD0C75">
      <w:pPr>
        <w:pStyle w:val="Index1"/>
        <w:tabs>
          <w:tab w:val="right" w:leader="dot" w:pos="9350"/>
        </w:tabs>
        <w:rPr>
          <w:ins w:id="7578" w:author="Sammartano, Marc (BIC USA)" w:date="2015-12-02T15:17:00Z"/>
          <w:noProof/>
        </w:rPr>
      </w:pPr>
      <w:ins w:id="7579" w:author="Sammartano, Marc (BIC USA)" w:date="2015-12-02T15:17:00Z">
        <w:r>
          <w:rPr>
            <w:noProof/>
          </w:rPr>
          <w:t>Clipboard.get &lt;svar&gt;, 124</w:t>
        </w:r>
      </w:ins>
    </w:p>
    <w:p w:rsidR="00AD0C75" w:rsidRDefault="00AD0C75">
      <w:pPr>
        <w:pStyle w:val="Index1"/>
        <w:tabs>
          <w:tab w:val="right" w:leader="dot" w:pos="9350"/>
        </w:tabs>
        <w:rPr>
          <w:ins w:id="7580" w:author="Sammartano, Marc (BIC USA)" w:date="2015-12-02T15:17:00Z"/>
          <w:noProof/>
        </w:rPr>
      </w:pPr>
      <w:ins w:id="7581" w:author="Sammartano, Marc (BIC USA)" w:date="2015-12-02T15:17:00Z">
        <w:r>
          <w:rPr>
            <w:noProof/>
          </w:rPr>
          <w:t>Clipboard.put &lt;sexp&gt;, 124</w:t>
        </w:r>
      </w:ins>
    </w:p>
    <w:p w:rsidR="00AD0C75" w:rsidRDefault="00AD0C75">
      <w:pPr>
        <w:pStyle w:val="Index1"/>
        <w:tabs>
          <w:tab w:val="right" w:leader="dot" w:pos="9350"/>
        </w:tabs>
        <w:rPr>
          <w:ins w:id="7582" w:author="Sammartano, Marc (BIC USA)" w:date="2015-12-02T15:17:00Z"/>
          <w:noProof/>
        </w:rPr>
      </w:pPr>
      <w:ins w:id="7583" w:author="Sammartano, Marc (BIC USA)" w:date="2015-12-02T15:17:00Z">
        <w:r>
          <w:rPr>
            <w:noProof/>
          </w:rPr>
          <w:t>CLOCK(), 61</w:t>
        </w:r>
      </w:ins>
    </w:p>
    <w:p w:rsidR="00AD0C75" w:rsidRDefault="00AD0C75">
      <w:pPr>
        <w:pStyle w:val="Index1"/>
        <w:tabs>
          <w:tab w:val="right" w:leader="dot" w:pos="9350"/>
        </w:tabs>
        <w:rPr>
          <w:ins w:id="7584" w:author="Sammartano, Marc (BIC USA)" w:date="2015-12-02T15:17:00Z"/>
          <w:noProof/>
        </w:rPr>
      </w:pPr>
      <w:ins w:id="7585" w:author="Sammartano, Marc (BIC USA)" w:date="2015-12-02T15:17:00Z">
        <w:r>
          <w:rPr>
            <w:noProof/>
          </w:rPr>
          <w:t>Cls, 90</w:t>
        </w:r>
      </w:ins>
    </w:p>
    <w:p w:rsidR="00AD0C75" w:rsidRDefault="00AD0C75">
      <w:pPr>
        <w:pStyle w:val="Index1"/>
        <w:tabs>
          <w:tab w:val="right" w:leader="dot" w:pos="9350"/>
        </w:tabs>
        <w:rPr>
          <w:ins w:id="7586" w:author="Sammartano, Marc (BIC USA)" w:date="2015-12-02T15:17:00Z"/>
          <w:noProof/>
        </w:rPr>
      </w:pPr>
      <w:ins w:id="7587" w:author="Sammartano, Marc (BIC USA)" w:date="2015-12-02T15:17:00Z">
        <w:r>
          <w:rPr>
            <w:noProof/>
          </w:rPr>
          <w:t>Console.front, 90</w:t>
        </w:r>
      </w:ins>
    </w:p>
    <w:p w:rsidR="00AD0C75" w:rsidRDefault="00AD0C75">
      <w:pPr>
        <w:pStyle w:val="Index1"/>
        <w:tabs>
          <w:tab w:val="right" w:leader="dot" w:pos="9350"/>
        </w:tabs>
        <w:rPr>
          <w:ins w:id="7588" w:author="Sammartano, Marc (BIC USA)" w:date="2015-12-02T15:17:00Z"/>
          <w:noProof/>
        </w:rPr>
      </w:pPr>
      <w:ins w:id="7589" w:author="Sammartano, Marc (BIC USA)" w:date="2015-12-02T15:17:00Z">
        <w:r>
          <w:rPr>
            <w:noProof/>
          </w:rPr>
          <w:t>Console.line.count &lt;count_nvar &gt;, 91</w:t>
        </w:r>
      </w:ins>
    </w:p>
    <w:p w:rsidR="00AD0C75" w:rsidRDefault="00AD0C75">
      <w:pPr>
        <w:pStyle w:val="Index1"/>
        <w:tabs>
          <w:tab w:val="right" w:leader="dot" w:pos="9350"/>
        </w:tabs>
        <w:rPr>
          <w:ins w:id="7590" w:author="Sammartano, Marc (BIC USA)" w:date="2015-12-02T15:17:00Z"/>
          <w:noProof/>
        </w:rPr>
      </w:pPr>
      <w:ins w:id="7591" w:author="Sammartano, Marc (BIC USA)" w:date="2015-12-02T15:17:00Z">
        <w:r>
          <w:rPr>
            <w:noProof/>
          </w:rPr>
          <w:t>Console.line.text &lt;line_nexp&gt;, &lt;text_svar&gt;, 91</w:t>
        </w:r>
      </w:ins>
    </w:p>
    <w:p w:rsidR="00AD0C75" w:rsidRDefault="00AD0C75">
      <w:pPr>
        <w:pStyle w:val="Index1"/>
        <w:tabs>
          <w:tab w:val="right" w:leader="dot" w:pos="9350"/>
        </w:tabs>
        <w:rPr>
          <w:ins w:id="7592" w:author="Sammartano, Marc (BIC USA)" w:date="2015-12-02T15:17:00Z"/>
          <w:noProof/>
        </w:rPr>
      </w:pPr>
      <w:ins w:id="7593" w:author="Sammartano, Marc (BIC USA)" w:date="2015-12-02T15:17:00Z">
        <w:r>
          <w:rPr>
            <w:noProof/>
          </w:rPr>
          <w:t>Console.line.touched &lt;line_nvar&gt; {, &lt;press_lvar&gt;}, 91</w:t>
        </w:r>
      </w:ins>
    </w:p>
    <w:p w:rsidR="00AD0C75" w:rsidRDefault="00AD0C75">
      <w:pPr>
        <w:pStyle w:val="Index1"/>
        <w:tabs>
          <w:tab w:val="right" w:leader="dot" w:pos="9350"/>
        </w:tabs>
        <w:rPr>
          <w:ins w:id="7594" w:author="Sammartano, Marc (BIC USA)" w:date="2015-12-02T15:17:00Z"/>
          <w:noProof/>
        </w:rPr>
      </w:pPr>
      <w:ins w:id="7595" w:author="Sammartano, Marc (BIC USA)" w:date="2015-12-02T15:17:00Z">
        <w:r>
          <w:rPr>
            <w:noProof/>
          </w:rPr>
          <w:t>Console.save &lt;filename_sexp&gt;, 91</w:t>
        </w:r>
      </w:ins>
    </w:p>
    <w:p w:rsidR="00AD0C75" w:rsidRDefault="00AD0C75">
      <w:pPr>
        <w:pStyle w:val="Index1"/>
        <w:tabs>
          <w:tab w:val="right" w:leader="dot" w:pos="9350"/>
        </w:tabs>
        <w:rPr>
          <w:ins w:id="7596" w:author="Sammartano, Marc (BIC USA)" w:date="2015-12-02T15:17:00Z"/>
          <w:noProof/>
        </w:rPr>
      </w:pPr>
      <w:ins w:id="7597" w:author="Sammartano, Marc (BIC USA)" w:date="2015-12-02T15:17:00Z">
        <w:r>
          <w:rPr>
            <w:noProof/>
          </w:rPr>
          <w:t>Console.title { &lt;title_sexp&gt;}, 91</w:t>
        </w:r>
      </w:ins>
    </w:p>
    <w:p w:rsidR="00AD0C75" w:rsidRDefault="00AD0C75">
      <w:pPr>
        <w:pStyle w:val="Index1"/>
        <w:tabs>
          <w:tab w:val="right" w:leader="dot" w:pos="9350"/>
        </w:tabs>
        <w:rPr>
          <w:ins w:id="7598" w:author="Sammartano, Marc (BIC USA)" w:date="2015-12-02T15:17:00Z"/>
          <w:noProof/>
        </w:rPr>
      </w:pPr>
      <w:ins w:id="7599" w:author="Sammartano, Marc (BIC USA)" w:date="2015-12-02T15:17:00Z">
        <w:r>
          <w:rPr>
            <w:noProof/>
          </w:rPr>
          <w:t>ConsoleTouch.resume, 84</w:t>
        </w:r>
      </w:ins>
    </w:p>
    <w:p w:rsidR="00AD0C75" w:rsidRDefault="00AD0C75">
      <w:pPr>
        <w:pStyle w:val="Index1"/>
        <w:tabs>
          <w:tab w:val="right" w:leader="dot" w:pos="9350"/>
        </w:tabs>
        <w:rPr>
          <w:ins w:id="7600" w:author="Sammartano, Marc (BIC USA)" w:date="2015-12-02T15:17:00Z"/>
          <w:noProof/>
        </w:rPr>
      </w:pPr>
      <w:ins w:id="7601" w:author="Sammartano, Marc (BIC USA)" w:date="2015-12-02T15:17:00Z">
        <w:r>
          <w:rPr>
            <w:noProof/>
          </w:rPr>
          <w:t>COS(&lt;nexp&gt;), 58</w:t>
        </w:r>
      </w:ins>
    </w:p>
    <w:p w:rsidR="00AD0C75" w:rsidRDefault="00AD0C75">
      <w:pPr>
        <w:pStyle w:val="Index1"/>
        <w:tabs>
          <w:tab w:val="right" w:leader="dot" w:pos="9350"/>
        </w:tabs>
        <w:rPr>
          <w:ins w:id="7602" w:author="Sammartano, Marc (BIC USA)" w:date="2015-12-02T15:17:00Z"/>
          <w:noProof/>
        </w:rPr>
      </w:pPr>
      <w:ins w:id="7603" w:author="Sammartano, Marc (BIC USA)" w:date="2015-12-02T15:17:00Z">
        <w:r>
          <w:rPr>
            <w:noProof/>
          </w:rPr>
          <w:t>COSH(&lt;nexp&gt;), 58</w:t>
        </w:r>
      </w:ins>
    </w:p>
    <w:p w:rsidR="00AD0C75" w:rsidRDefault="00AD0C75">
      <w:pPr>
        <w:pStyle w:val="Index1"/>
        <w:tabs>
          <w:tab w:val="right" w:leader="dot" w:pos="9350"/>
        </w:tabs>
        <w:rPr>
          <w:ins w:id="7604" w:author="Sammartano, Marc (BIC USA)" w:date="2015-12-02T15:17:00Z"/>
          <w:noProof/>
        </w:rPr>
      </w:pPr>
      <w:ins w:id="7605" w:author="Sammartano, Marc (BIC USA)" w:date="2015-12-02T15:17:00Z">
        <w:r>
          <w:rPr>
            <w:noProof/>
          </w:rPr>
          <w:t>D_U.break, 79</w:t>
        </w:r>
      </w:ins>
    </w:p>
    <w:p w:rsidR="00AD0C75" w:rsidRDefault="00AD0C75">
      <w:pPr>
        <w:pStyle w:val="Index1"/>
        <w:tabs>
          <w:tab w:val="right" w:leader="dot" w:pos="9350"/>
        </w:tabs>
        <w:rPr>
          <w:ins w:id="7606" w:author="Sammartano, Marc (BIC USA)" w:date="2015-12-02T15:17:00Z"/>
          <w:noProof/>
        </w:rPr>
      </w:pPr>
      <w:ins w:id="7607" w:author="Sammartano, Marc (BIC USA)" w:date="2015-12-02T15:17:00Z">
        <w:r>
          <w:rPr>
            <w:noProof/>
          </w:rPr>
          <w:t>D_U.continue, 79</w:t>
        </w:r>
      </w:ins>
    </w:p>
    <w:p w:rsidR="00AD0C75" w:rsidRDefault="00AD0C75">
      <w:pPr>
        <w:pStyle w:val="Index1"/>
        <w:tabs>
          <w:tab w:val="right" w:leader="dot" w:pos="9350"/>
        </w:tabs>
        <w:rPr>
          <w:ins w:id="7608" w:author="Sammartano, Marc (BIC USA)" w:date="2015-12-02T15:17:00Z"/>
          <w:noProof/>
        </w:rPr>
      </w:pPr>
      <w:ins w:id="7609" w:author="Sammartano, Marc (BIC USA)" w:date="2015-12-02T15:17:00Z">
        <w:r>
          <w:rPr>
            <w:noProof/>
          </w:rPr>
          <w:t>Debug.dump.array Array[], 87</w:t>
        </w:r>
      </w:ins>
    </w:p>
    <w:p w:rsidR="00AD0C75" w:rsidRDefault="00AD0C75">
      <w:pPr>
        <w:pStyle w:val="Index1"/>
        <w:tabs>
          <w:tab w:val="right" w:leader="dot" w:pos="9350"/>
        </w:tabs>
        <w:rPr>
          <w:ins w:id="7610" w:author="Sammartano, Marc (BIC USA)" w:date="2015-12-02T15:17:00Z"/>
          <w:noProof/>
        </w:rPr>
      </w:pPr>
      <w:ins w:id="7611" w:author="Sammartano, Marc (BIC USA)" w:date="2015-12-02T15:17:00Z">
        <w:r>
          <w:rPr>
            <w:noProof/>
          </w:rPr>
          <w:t>Debug.dump.bundle &lt;bundlePtr_nexp&gt;, 87</w:t>
        </w:r>
      </w:ins>
    </w:p>
    <w:p w:rsidR="00AD0C75" w:rsidRDefault="00AD0C75">
      <w:pPr>
        <w:pStyle w:val="Index1"/>
        <w:tabs>
          <w:tab w:val="right" w:leader="dot" w:pos="9350"/>
        </w:tabs>
        <w:rPr>
          <w:ins w:id="7612" w:author="Sammartano, Marc (BIC USA)" w:date="2015-12-02T15:17:00Z"/>
          <w:noProof/>
        </w:rPr>
      </w:pPr>
      <w:ins w:id="7613" w:author="Sammartano, Marc (BIC USA)" w:date="2015-12-02T15:17:00Z">
        <w:r>
          <w:rPr>
            <w:noProof/>
          </w:rPr>
          <w:t>Debug.dump.list &lt;listPtr_nexp&gt;, 87</w:t>
        </w:r>
      </w:ins>
    </w:p>
    <w:p w:rsidR="00AD0C75" w:rsidRDefault="00AD0C75">
      <w:pPr>
        <w:pStyle w:val="Index1"/>
        <w:tabs>
          <w:tab w:val="right" w:leader="dot" w:pos="9350"/>
        </w:tabs>
        <w:rPr>
          <w:ins w:id="7614" w:author="Sammartano, Marc (BIC USA)" w:date="2015-12-02T15:17:00Z"/>
          <w:noProof/>
        </w:rPr>
      </w:pPr>
      <w:ins w:id="7615" w:author="Sammartano, Marc (BIC USA)" w:date="2015-12-02T15:17:00Z">
        <w:r>
          <w:rPr>
            <w:noProof/>
          </w:rPr>
          <w:t>Debug.dump.scalars, 86</w:t>
        </w:r>
      </w:ins>
    </w:p>
    <w:p w:rsidR="00AD0C75" w:rsidRDefault="00AD0C75">
      <w:pPr>
        <w:pStyle w:val="Index1"/>
        <w:tabs>
          <w:tab w:val="right" w:leader="dot" w:pos="9350"/>
        </w:tabs>
        <w:rPr>
          <w:ins w:id="7616" w:author="Sammartano, Marc (BIC USA)" w:date="2015-12-02T15:17:00Z"/>
          <w:noProof/>
        </w:rPr>
      </w:pPr>
      <w:ins w:id="7617" w:author="Sammartano, Marc (BIC USA)" w:date="2015-12-02T15:17:00Z">
        <w:r>
          <w:rPr>
            <w:noProof/>
          </w:rPr>
          <w:t>Debug.dump.stack &lt;stackPtr_nexp&gt;, 87</w:t>
        </w:r>
      </w:ins>
    </w:p>
    <w:p w:rsidR="00AD0C75" w:rsidRDefault="00AD0C75">
      <w:pPr>
        <w:pStyle w:val="Index1"/>
        <w:tabs>
          <w:tab w:val="right" w:leader="dot" w:pos="9350"/>
        </w:tabs>
        <w:rPr>
          <w:ins w:id="7618" w:author="Sammartano, Marc (BIC USA)" w:date="2015-12-02T15:17:00Z"/>
          <w:noProof/>
        </w:rPr>
      </w:pPr>
      <w:ins w:id="7619" w:author="Sammartano, Marc (BIC USA)" w:date="2015-12-02T15:17:00Z">
        <w:r>
          <w:rPr>
            <w:noProof/>
          </w:rPr>
          <w:t>Debug.echo.off, 86</w:t>
        </w:r>
      </w:ins>
    </w:p>
    <w:p w:rsidR="00AD0C75" w:rsidRDefault="00AD0C75">
      <w:pPr>
        <w:pStyle w:val="Index1"/>
        <w:tabs>
          <w:tab w:val="right" w:leader="dot" w:pos="9350"/>
        </w:tabs>
        <w:rPr>
          <w:ins w:id="7620" w:author="Sammartano, Marc (BIC USA)" w:date="2015-12-02T15:17:00Z"/>
          <w:noProof/>
        </w:rPr>
      </w:pPr>
      <w:ins w:id="7621" w:author="Sammartano, Marc (BIC USA)" w:date="2015-12-02T15:17:00Z">
        <w:r>
          <w:rPr>
            <w:noProof/>
          </w:rPr>
          <w:t>Debug.echo.on, 86</w:t>
        </w:r>
      </w:ins>
    </w:p>
    <w:p w:rsidR="00AD0C75" w:rsidRDefault="00AD0C75">
      <w:pPr>
        <w:pStyle w:val="Index1"/>
        <w:tabs>
          <w:tab w:val="right" w:leader="dot" w:pos="9350"/>
        </w:tabs>
        <w:rPr>
          <w:ins w:id="7622" w:author="Sammartano, Marc (BIC USA)" w:date="2015-12-02T15:17:00Z"/>
          <w:noProof/>
        </w:rPr>
      </w:pPr>
      <w:ins w:id="7623" w:author="Sammartano, Marc (BIC USA)" w:date="2015-12-02T15:17:00Z">
        <w:r>
          <w:rPr>
            <w:noProof/>
          </w:rPr>
          <w:t>Debug.off, 86</w:t>
        </w:r>
      </w:ins>
    </w:p>
    <w:p w:rsidR="00AD0C75" w:rsidRDefault="00AD0C75">
      <w:pPr>
        <w:pStyle w:val="Index1"/>
        <w:tabs>
          <w:tab w:val="right" w:leader="dot" w:pos="9350"/>
        </w:tabs>
        <w:rPr>
          <w:ins w:id="7624" w:author="Sammartano, Marc (BIC USA)" w:date="2015-12-02T15:17:00Z"/>
          <w:noProof/>
        </w:rPr>
      </w:pPr>
      <w:ins w:id="7625" w:author="Sammartano, Marc (BIC USA)" w:date="2015-12-02T15:17:00Z">
        <w:r>
          <w:rPr>
            <w:noProof/>
          </w:rPr>
          <w:t>Debug.on, 86</w:t>
        </w:r>
      </w:ins>
    </w:p>
    <w:p w:rsidR="00AD0C75" w:rsidRDefault="00AD0C75">
      <w:pPr>
        <w:pStyle w:val="Index1"/>
        <w:tabs>
          <w:tab w:val="right" w:leader="dot" w:pos="9350"/>
        </w:tabs>
        <w:rPr>
          <w:ins w:id="7626" w:author="Sammartano, Marc (BIC USA)" w:date="2015-12-02T15:17:00Z"/>
          <w:noProof/>
        </w:rPr>
      </w:pPr>
      <w:ins w:id="7627" w:author="Sammartano, Marc (BIC USA)" w:date="2015-12-02T15:17:00Z">
        <w:r>
          <w:rPr>
            <w:noProof/>
          </w:rPr>
          <w:t>Debug.print, 86</w:t>
        </w:r>
      </w:ins>
    </w:p>
    <w:p w:rsidR="00AD0C75" w:rsidRDefault="00AD0C75">
      <w:pPr>
        <w:pStyle w:val="Index1"/>
        <w:tabs>
          <w:tab w:val="right" w:leader="dot" w:pos="9350"/>
        </w:tabs>
        <w:rPr>
          <w:ins w:id="7628" w:author="Sammartano, Marc (BIC USA)" w:date="2015-12-02T15:17:00Z"/>
          <w:noProof/>
        </w:rPr>
      </w:pPr>
      <w:ins w:id="7629" w:author="Sammartano, Marc (BIC USA)" w:date="2015-12-02T15:17:00Z">
        <w:r>
          <w:rPr>
            <w:noProof/>
          </w:rPr>
          <w:t>Debug.show, 88</w:t>
        </w:r>
      </w:ins>
    </w:p>
    <w:p w:rsidR="00AD0C75" w:rsidRDefault="00AD0C75">
      <w:pPr>
        <w:pStyle w:val="Index1"/>
        <w:tabs>
          <w:tab w:val="right" w:leader="dot" w:pos="9350"/>
        </w:tabs>
        <w:rPr>
          <w:ins w:id="7630" w:author="Sammartano, Marc (BIC USA)" w:date="2015-12-02T15:17:00Z"/>
          <w:noProof/>
        </w:rPr>
      </w:pPr>
      <w:ins w:id="7631" w:author="Sammartano, Marc (BIC USA)" w:date="2015-12-02T15:17:00Z">
        <w:r>
          <w:rPr>
            <w:noProof/>
          </w:rPr>
          <w:t>Debug.show.array Array[], 87</w:t>
        </w:r>
      </w:ins>
    </w:p>
    <w:p w:rsidR="00AD0C75" w:rsidRDefault="00AD0C75">
      <w:pPr>
        <w:pStyle w:val="Index1"/>
        <w:tabs>
          <w:tab w:val="right" w:leader="dot" w:pos="9350"/>
        </w:tabs>
        <w:rPr>
          <w:ins w:id="7632" w:author="Sammartano, Marc (BIC USA)" w:date="2015-12-02T15:17:00Z"/>
          <w:noProof/>
        </w:rPr>
      </w:pPr>
      <w:ins w:id="7633" w:author="Sammartano, Marc (BIC USA)" w:date="2015-12-02T15:17:00Z">
        <w:r>
          <w:rPr>
            <w:noProof/>
          </w:rPr>
          <w:t>Debug.show.bundle &lt;bundlePtr_nexp&gt;, 87</w:t>
        </w:r>
      </w:ins>
    </w:p>
    <w:p w:rsidR="00AD0C75" w:rsidRDefault="00AD0C75">
      <w:pPr>
        <w:pStyle w:val="Index1"/>
        <w:tabs>
          <w:tab w:val="right" w:leader="dot" w:pos="9350"/>
        </w:tabs>
        <w:rPr>
          <w:ins w:id="7634" w:author="Sammartano, Marc (BIC USA)" w:date="2015-12-02T15:17:00Z"/>
          <w:noProof/>
        </w:rPr>
      </w:pPr>
      <w:ins w:id="7635" w:author="Sammartano, Marc (BIC USA)" w:date="2015-12-02T15:17:00Z">
        <w:r>
          <w:rPr>
            <w:noProof/>
          </w:rPr>
          <w:t>Debug.show.list &lt;listPtr_nexp&gt;, 87</w:t>
        </w:r>
      </w:ins>
    </w:p>
    <w:p w:rsidR="00AD0C75" w:rsidRDefault="00AD0C75">
      <w:pPr>
        <w:pStyle w:val="Index1"/>
        <w:tabs>
          <w:tab w:val="right" w:leader="dot" w:pos="9350"/>
        </w:tabs>
        <w:rPr>
          <w:ins w:id="7636" w:author="Sammartano, Marc (BIC USA)" w:date="2015-12-02T15:17:00Z"/>
          <w:noProof/>
        </w:rPr>
      </w:pPr>
      <w:ins w:id="7637" w:author="Sammartano, Marc (BIC USA)" w:date="2015-12-02T15:17:00Z">
        <w:r>
          <w:rPr>
            <w:noProof/>
          </w:rPr>
          <w:t>Debug.show.program, 88</w:t>
        </w:r>
      </w:ins>
    </w:p>
    <w:p w:rsidR="00AD0C75" w:rsidRDefault="00AD0C75">
      <w:pPr>
        <w:pStyle w:val="Index1"/>
        <w:tabs>
          <w:tab w:val="right" w:leader="dot" w:pos="9350"/>
        </w:tabs>
        <w:rPr>
          <w:ins w:id="7638" w:author="Sammartano, Marc (BIC USA)" w:date="2015-12-02T15:17:00Z"/>
          <w:noProof/>
        </w:rPr>
      </w:pPr>
      <w:ins w:id="7639" w:author="Sammartano, Marc (BIC USA)" w:date="2015-12-02T15:17:00Z">
        <w:r>
          <w:rPr>
            <w:noProof/>
          </w:rPr>
          <w:t>Debug.show.scalars, 87</w:t>
        </w:r>
      </w:ins>
    </w:p>
    <w:p w:rsidR="00AD0C75" w:rsidRDefault="00AD0C75">
      <w:pPr>
        <w:pStyle w:val="Index1"/>
        <w:tabs>
          <w:tab w:val="right" w:leader="dot" w:pos="9350"/>
        </w:tabs>
        <w:rPr>
          <w:ins w:id="7640" w:author="Sammartano, Marc (BIC USA)" w:date="2015-12-02T15:17:00Z"/>
          <w:noProof/>
        </w:rPr>
      </w:pPr>
      <w:ins w:id="7641" w:author="Sammartano, Marc (BIC USA)" w:date="2015-12-02T15:17:00Z">
        <w:r>
          <w:rPr>
            <w:noProof/>
          </w:rPr>
          <w:t>Debug.show.stack &lt;stackPtr_nexp&gt;, 88</w:t>
        </w:r>
      </w:ins>
    </w:p>
    <w:p w:rsidR="00AD0C75" w:rsidRDefault="00AD0C75">
      <w:pPr>
        <w:pStyle w:val="Index1"/>
        <w:tabs>
          <w:tab w:val="right" w:leader="dot" w:pos="9350"/>
        </w:tabs>
        <w:rPr>
          <w:ins w:id="7642" w:author="Sammartano, Marc (BIC USA)" w:date="2015-12-02T15:17:00Z"/>
          <w:noProof/>
        </w:rPr>
      </w:pPr>
      <w:ins w:id="7643" w:author="Sammartano, Marc (BIC USA)" w:date="2015-12-02T15:17:00Z">
        <w:r>
          <w:rPr>
            <w:noProof/>
          </w:rPr>
          <w:t>Debug.show.watch, 88</w:t>
        </w:r>
      </w:ins>
    </w:p>
    <w:p w:rsidR="00AD0C75" w:rsidRDefault="00AD0C75">
      <w:pPr>
        <w:pStyle w:val="Index1"/>
        <w:tabs>
          <w:tab w:val="right" w:leader="dot" w:pos="9350"/>
        </w:tabs>
        <w:rPr>
          <w:ins w:id="7644" w:author="Sammartano, Marc (BIC USA)" w:date="2015-12-02T15:17:00Z"/>
          <w:noProof/>
        </w:rPr>
      </w:pPr>
      <w:ins w:id="7645" w:author="Sammartano, Marc (BIC USA)" w:date="2015-12-02T15:17:00Z">
        <w:r>
          <w:rPr>
            <w:noProof/>
          </w:rPr>
          <w:t>Debug.watch var, ..., 88</w:t>
        </w:r>
      </w:ins>
    </w:p>
    <w:p w:rsidR="00AD0C75" w:rsidRDefault="00AD0C75">
      <w:pPr>
        <w:pStyle w:val="Index1"/>
        <w:tabs>
          <w:tab w:val="right" w:leader="dot" w:pos="9350"/>
        </w:tabs>
        <w:rPr>
          <w:ins w:id="7646" w:author="Sammartano, Marc (BIC USA)" w:date="2015-12-02T15:17:00Z"/>
          <w:noProof/>
        </w:rPr>
      </w:pPr>
      <w:ins w:id="7647" w:author="Sammartano, Marc (BIC USA)" w:date="2015-12-02T15:17:00Z">
        <w:r>
          <w:rPr>
            <w:noProof/>
          </w:rPr>
          <w:t>DECODE$(&lt;charset_sexp&gt;, &lt;buffer_sexp&gt;), 66</w:t>
        </w:r>
      </w:ins>
    </w:p>
    <w:p w:rsidR="00AD0C75" w:rsidRDefault="00AD0C75">
      <w:pPr>
        <w:pStyle w:val="Index1"/>
        <w:tabs>
          <w:tab w:val="right" w:leader="dot" w:pos="9350"/>
        </w:tabs>
        <w:rPr>
          <w:ins w:id="7648" w:author="Sammartano, Marc (BIC USA)" w:date="2015-12-02T15:17:00Z"/>
          <w:noProof/>
        </w:rPr>
      </w:pPr>
      <w:ins w:id="7649" w:author="Sammartano, Marc (BIC USA)" w:date="2015-12-02T15:17:00Z">
        <w:r>
          <w:rPr>
            <w:noProof/>
          </w:rPr>
          <w:t>DECODE$(&lt;type_sexp&gt;, {&lt;qualifier_sexp&gt;}, &lt;source_sexp&gt;), 64</w:t>
        </w:r>
      </w:ins>
    </w:p>
    <w:p w:rsidR="00AD0C75" w:rsidRDefault="00AD0C75">
      <w:pPr>
        <w:pStyle w:val="Index1"/>
        <w:tabs>
          <w:tab w:val="right" w:leader="dot" w:pos="9350"/>
        </w:tabs>
        <w:rPr>
          <w:ins w:id="7650" w:author="Sammartano, Marc (BIC USA)" w:date="2015-12-02T15:17:00Z"/>
          <w:noProof/>
        </w:rPr>
      </w:pPr>
      <w:ins w:id="7651" w:author="Sammartano, Marc (BIC USA)" w:date="2015-12-02T15:17:00Z">
        <w:r>
          <w:rPr>
            <w:noProof/>
          </w:rPr>
          <w:t>Decrypt &lt;pw_sexp&gt;, &lt;encrypted_svar&gt;, &lt;decrypted_svar&gt;, 125</w:t>
        </w:r>
      </w:ins>
    </w:p>
    <w:p w:rsidR="00AD0C75" w:rsidRDefault="00AD0C75">
      <w:pPr>
        <w:pStyle w:val="Index1"/>
        <w:tabs>
          <w:tab w:val="right" w:leader="dot" w:pos="9350"/>
        </w:tabs>
        <w:rPr>
          <w:ins w:id="7652" w:author="Sammartano, Marc (BIC USA)" w:date="2015-12-02T15:17:00Z"/>
          <w:noProof/>
        </w:rPr>
      </w:pPr>
      <w:ins w:id="7653" w:author="Sammartano, Marc (BIC USA)" w:date="2015-12-02T15:17:00Z">
        <w:r>
          <w:rPr>
            <w:noProof/>
          </w:rPr>
          <w:t>Device &lt;nvar&gt;|&lt;nexp&gt;, 130</w:t>
        </w:r>
      </w:ins>
    </w:p>
    <w:p w:rsidR="00AD0C75" w:rsidRDefault="00AD0C75">
      <w:pPr>
        <w:pStyle w:val="Index1"/>
        <w:tabs>
          <w:tab w:val="right" w:leader="dot" w:pos="9350"/>
        </w:tabs>
        <w:rPr>
          <w:ins w:id="7654" w:author="Sammartano, Marc (BIC USA)" w:date="2015-12-02T15:17:00Z"/>
          <w:noProof/>
        </w:rPr>
      </w:pPr>
      <w:ins w:id="7655" w:author="Sammartano, Marc (BIC USA)" w:date="2015-12-02T15:17:00Z">
        <w:r>
          <w:rPr>
            <w:noProof/>
          </w:rPr>
          <w:t>Device &lt;svar&gt;, 130</w:t>
        </w:r>
      </w:ins>
    </w:p>
    <w:p w:rsidR="00AD0C75" w:rsidRDefault="00AD0C75">
      <w:pPr>
        <w:pStyle w:val="Index1"/>
        <w:tabs>
          <w:tab w:val="right" w:leader="dot" w:pos="9350"/>
        </w:tabs>
        <w:rPr>
          <w:ins w:id="7656" w:author="Sammartano, Marc (BIC USA)" w:date="2015-12-02T15:17:00Z"/>
          <w:noProof/>
        </w:rPr>
      </w:pPr>
      <w:ins w:id="7657" w:author="Sammartano, Marc (BIC USA)" w:date="2015-12-02T15:17:00Z">
        <w:r>
          <w:rPr>
            <w:noProof/>
          </w:rPr>
          <w:t>Dialog.message {&lt;title_sexp&gt;}, {&lt;message_sexp&gt;}, &lt;selection_nvar&gt; {, &lt;button1_sexp&gt;{, &lt;button2_sexp&gt;{, &lt;button3_sexp&gt;}}}, 92</w:t>
        </w:r>
      </w:ins>
    </w:p>
    <w:p w:rsidR="00AD0C75" w:rsidRDefault="00AD0C75">
      <w:pPr>
        <w:pStyle w:val="Index1"/>
        <w:tabs>
          <w:tab w:val="right" w:leader="dot" w:pos="9350"/>
        </w:tabs>
        <w:rPr>
          <w:ins w:id="7658" w:author="Sammartano, Marc (BIC USA)" w:date="2015-12-02T15:17:00Z"/>
          <w:noProof/>
        </w:rPr>
      </w:pPr>
      <w:ins w:id="7659" w:author="Sammartano, Marc (BIC USA)" w:date="2015-12-02T15:17:00Z">
        <w:r>
          <w:rPr>
            <w:noProof/>
          </w:rPr>
          <w:t>Dialog.select &lt;selection_nvar&gt;, &lt; Array$[]&gt;|&lt;list_nexp&gt;, {,&lt;title_sexp&gt;}, 92</w:t>
        </w:r>
      </w:ins>
    </w:p>
    <w:p w:rsidR="00AD0C75" w:rsidRDefault="00AD0C75">
      <w:pPr>
        <w:pStyle w:val="Index1"/>
        <w:tabs>
          <w:tab w:val="right" w:leader="dot" w:pos="9350"/>
        </w:tabs>
        <w:rPr>
          <w:ins w:id="7660" w:author="Sammartano, Marc (BIC USA)" w:date="2015-12-02T15:17:00Z"/>
          <w:noProof/>
        </w:rPr>
      </w:pPr>
      <w:ins w:id="7661" w:author="Sammartano, Marc (BIC USA)" w:date="2015-12-02T15:17:00Z">
        <w:r>
          <w:rPr>
            <w:noProof/>
          </w:rPr>
          <w:t>Dim Array [n, n, ...], Array$[n, n, ...] ..., 39</w:t>
        </w:r>
      </w:ins>
    </w:p>
    <w:p w:rsidR="00AD0C75" w:rsidRDefault="00AD0C75">
      <w:pPr>
        <w:pStyle w:val="Index1"/>
        <w:tabs>
          <w:tab w:val="right" w:leader="dot" w:pos="9350"/>
        </w:tabs>
        <w:rPr>
          <w:ins w:id="7662" w:author="Sammartano, Marc (BIC USA)" w:date="2015-12-02T15:17:00Z"/>
          <w:noProof/>
        </w:rPr>
      </w:pPr>
      <w:ins w:id="7663" w:author="Sammartano, Marc (BIC USA)" w:date="2015-12-02T15:17:00Z">
        <w:r>
          <w:rPr>
            <w:noProof/>
          </w:rPr>
          <w:t>Dir &lt;path_sexp&gt;, Array$[] {, &lt;dirmark_sexp&gt;}, 99</w:t>
        </w:r>
      </w:ins>
    </w:p>
    <w:p w:rsidR="00AD0C75" w:rsidRDefault="00AD0C75">
      <w:pPr>
        <w:pStyle w:val="Index1"/>
        <w:tabs>
          <w:tab w:val="right" w:leader="dot" w:pos="9350"/>
        </w:tabs>
        <w:rPr>
          <w:ins w:id="7664" w:author="Sammartano, Marc (BIC USA)" w:date="2015-12-02T15:17:00Z"/>
          <w:noProof/>
        </w:rPr>
      </w:pPr>
      <w:ins w:id="7665" w:author="Sammartano, Marc (BIC USA)" w:date="2015-12-02T15:17:00Z">
        <w:r>
          <w:rPr>
            <w:noProof/>
          </w:rPr>
          <w:t>Do / Until &lt;lexp&gt;, 78</w:t>
        </w:r>
      </w:ins>
    </w:p>
    <w:p w:rsidR="00AD0C75" w:rsidRDefault="00AD0C75">
      <w:pPr>
        <w:pStyle w:val="Index1"/>
        <w:tabs>
          <w:tab w:val="right" w:leader="dot" w:pos="9350"/>
        </w:tabs>
        <w:rPr>
          <w:ins w:id="7666" w:author="Sammartano, Marc (BIC USA)" w:date="2015-12-02T15:17:00Z"/>
          <w:noProof/>
        </w:rPr>
      </w:pPr>
      <w:ins w:id="7667" w:author="Sammartano, Marc (BIC USA)" w:date="2015-12-02T15:17:00Z">
        <w:r>
          <w:rPr>
            <w:noProof/>
          </w:rPr>
          <w:t>Echo.off, 124</w:t>
        </w:r>
      </w:ins>
    </w:p>
    <w:p w:rsidR="00AD0C75" w:rsidRDefault="00AD0C75">
      <w:pPr>
        <w:pStyle w:val="Index1"/>
        <w:tabs>
          <w:tab w:val="right" w:leader="dot" w:pos="9350"/>
        </w:tabs>
        <w:rPr>
          <w:ins w:id="7668" w:author="Sammartano, Marc (BIC USA)" w:date="2015-12-02T15:17:00Z"/>
          <w:noProof/>
        </w:rPr>
      </w:pPr>
      <w:ins w:id="7669" w:author="Sammartano, Marc (BIC USA)" w:date="2015-12-02T15:17:00Z">
        <w:r>
          <w:rPr>
            <w:noProof/>
          </w:rPr>
          <w:t>Echo.on, 124</w:t>
        </w:r>
      </w:ins>
    </w:p>
    <w:p w:rsidR="00AD0C75" w:rsidRDefault="00AD0C75">
      <w:pPr>
        <w:pStyle w:val="Index1"/>
        <w:tabs>
          <w:tab w:val="right" w:leader="dot" w:pos="9350"/>
        </w:tabs>
        <w:rPr>
          <w:ins w:id="7670" w:author="Sammartano, Marc (BIC USA)" w:date="2015-12-02T15:17:00Z"/>
          <w:noProof/>
        </w:rPr>
      </w:pPr>
      <w:ins w:id="7671" w:author="Sammartano, Marc (BIC USA)" w:date="2015-12-02T15:17:00Z">
        <w:r>
          <w:rPr>
            <w:noProof/>
          </w:rPr>
          <w:t>Email.send &lt;recipient_sexp&gt;, &lt;subject_sexp&gt;, &lt;body_sexp&gt;, 120</w:t>
        </w:r>
      </w:ins>
    </w:p>
    <w:p w:rsidR="00AD0C75" w:rsidRDefault="00AD0C75">
      <w:pPr>
        <w:pStyle w:val="Index1"/>
        <w:tabs>
          <w:tab w:val="right" w:leader="dot" w:pos="9350"/>
        </w:tabs>
        <w:rPr>
          <w:ins w:id="7672" w:author="Sammartano, Marc (BIC USA)" w:date="2015-12-02T15:17:00Z"/>
          <w:noProof/>
        </w:rPr>
      </w:pPr>
      <w:ins w:id="7673" w:author="Sammartano, Marc (BIC USA)" w:date="2015-12-02T15:17:00Z">
        <w:r>
          <w:rPr>
            <w:noProof/>
          </w:rPr>
          <w:t>ENCODE$(&lt;charset_sexp&gt;, &lt;source_sexp&gt;), 65</w:t>
        </w:r>
      </w:ins>
    </w:p>
    <w:p w:rsidR="00AD0C75" w:rsidRDefault="00AD0C75">
      <w:pPr>
        <w:pStyle w:val="Index1"/>
        <w:tabs>
          <w:tab w:val="right" w:leader="dot" w:pos="9350"/>
        </w:tabs>
        <w:rPr>
          <w:ins w:id="7674" w:author="Sammartano, Marc (BIC USA)" w:date="2015-12-02T15:17:00Z"/>
          <w:noProof/>
        </w:rPr>
      </w:pPr>
      <w:ins w:id="7675" w:author="Sammartano, Marc (BIC USA)" w:date="2015-12-02T15:17:00Z">
        <w:r>
          <w:rPr>
            <w:noProof/>
          </w:rPr>
          <w:t>ENCODE$(&lt;type_sexp&gt;, {&lt;qualifier_sexp&gt;}, &lt;source_sexp&gt;), 64</w:t>
        </w:r>
      </w:ins>
    </w:p>
    <w:p w:rsidR="00AD0C75" w:rsidRDefault="00AD0C75">
      <w:pPr>
        <w:pStyle w:val="Index1"/>
        <w:tabs>
          <w:tab w:val="right" w:leader="dot" w:pos="9350"/>
        </w:tabs>
        <w:rPr>
          <w:ins w:id="7676" w:author="Sammartano, Marc (BIC USA)" w:date="2015-12-02T15:17:00Z"/>
          <w:noProof/>
        </w:rPr>
      </w:pPr>
      <w:ins w:id="7677" w:author="Sammartano, Marc (BIC USA)" w:date="2015-12-02T15:17:00Z">
        <w:r>
          <w:rPr>
            <w:noProof/>
          </w:rPr>
          <w:t>Encrypt {&lt;pw_sexp&gt;}, &lt;source_sexp&gt;, &lt;encrypted_svar&gt;, 125</w:t>
        </w:r>
      </w:ins>
    </w:p>
    <w:p w:rsidR="00AD0C75" w:rsidRDefault="00AD0C75">
      <w:pPr>
        <w:pStyle w:val="Index1"/>
        <w:tabs>
          <w:tab w:val="right" w:leader="dot" w:pos="9350"/>
        </w:tabs>
        <w:rPr>
          <w:ins w:id="7678" w:author="Sammartano, Marc (BIC USA)" w:date="2015-12-02T15:17:00Z"/>
          <w:noProof/>
        </w:rPr>
      </w:pPr>
      <w:ins w:id="7679" w:author="Sammartano, Marc (BIC USA)" w:date="2015-12-02T15:17:00Z">
        <w:r>
          <w:rPr>
            <w:noProof/>
          </w:rPr>
          <w:t>End{ &lt;msg_sexp&gt;}, 85</w:t>
        </w:r>
      </w:ins>
    </w:p>
    <w:p w:rsidR="00AD0C75" w:rsidRDefault="00AD0C75">
      <w:pPr>
        <w:pStyle w:val="Index1"/>
        <w:tabs>
          <w:tab w:val="right" w:leader="dot" w:pos="9350"/>
        </w:tabs>
        <w:rPr>
          <w:ins w:id="7680" w:author="Sammartano, Marc (BIC USA)" w:date="2015-12-02T15:17:00Z"/>
          <w:noProof/>
        </w:rPr>
      </w:pPr>
      <w:ins w:id="7681" w:author="Sammartano, Marc (BIC USA)" w:date="2015-12-02T15:17:00Z">
        <w:r>
          <w:rPr>
            <w:noProof/>
          </w:rPr>
          <w:t>ENDS_WITH(&lt;sub_sexp&gt;, &lt;base_sexp&gt;), 60</w:t>
        </w:r>
      </w:ins>
    </w:p>
    <w:p w:rsidR="00AD0C75" w:rsidRDefault="00AD0C75">
      <w:pPr>
        <w:pStyle w:val="Index1"/>
        <w:tabs>
          <w:tab w:val="right" w:leader="dot" w:pos="9350"/>
        </w:tabs>
        <w:rPr>
          <w:ins w:id="7682" w:author="Sammartano, Marc (BIC USA)" w:date="2015-12-02T15:17:00Z"/>
          <w:noProof/>
        </w:rPr>
      </w:pPr>
      <w:ins w:id="7683" w:author="Sammartano, Marc (BIC USA)" w:date="2015-12-02T15:17:00Z">
        <w:r>
          <w:rPr>
            <w:noProof/>
          </w:rPr>
          <w:t>Exit, 85</w:t>
        </w:r>
      </w:ins>
    </w:p>
    <w:p w:rsidR="00AD0C75" w:rsidRDefault="00AD0C75">
      <w:pPr>
        <w:pStyle w:val="Index1"/>
        <w:tabs>
          <w:tab w:val="right" w:leader="dot" w:pos="9350"/>
        </w:tabs>
        <w:rPr>
          <w:ins w:id="7684" w:author="Sammartano, Marc (BIC USA)" w:date="2015-12-02T15:17:00Z"/>
          <w:noProof/>
        </w:rPr>
      </w:pPr>
      <w:ins w:id="7685" w:author="Sammartano, Marc (BIC USA)" w:date="2015-12-02T15:17:00Z">
        <w:r>
          <w:rPr>
            <w:noProof/>
          </w:rPr>
          <w:t>EXP(&lt;nexp&gt;), 57</w:t>
        </w:r>
      </w:ins>
    </w:p>
    <w:p w:rsidR="00AD0C75" w:rsidRDefault="00AD0C75">
      <w:pPr>
        <w:pStyle w:val="Index1"/>
        <w:tabs>
          <w:tab w:val="right" w:leader="dot" w:pos="9350"/>
        </w:tabs>
        <w:rPr>
          <w:ins w:id="7686" w:author="Sammartano, Marc (BIC USA)" w:date="2015-12-02T15:17:00Z"/>
          <w:noProof/>
        </w:rPr>
      </w:pPr>
      <w:ins w:id="7687" w:author="Sammartano, Marc (BIC USA)" w:date="2015-12-02T15:17:00Z">
        <w:r>
          <w:rPr>
            <w:noProof/>
          </w:rPr>
          <w:t>F_N.break, 78</w:t>
        </w:r>
      </w:ins>
    </w:p>
    <w:p w:rsidR="00AD0C75" w:rsidRDefault="00AD0C75">
      <w:pPr>
        <w:pStyle w:val="Index1"/>
        <w:tabs>
          <w:tab w:val="right" w:leader="dot" w:pos="9350"/>
        </w:tabs>
        <w:rPr>
          <w:ins w:id="7688" w:author="Sammartano, Marc (BIC USA)" w:date="2015-12-02T15:17:00Z"/>
          <w:noProof/>
        </w:rPr>
      </w:pPr>
      <w:ins w:id="7689" w:author="Sammartano, Marc (BIC USA)" w:date="2015-12-02T15:17:00Z">
        <w:r>
          <w:rPr>
            <w:noProof/>
          </w:rPr>
          <w:t>F_N.continue, 78</w:t>
        </w:r>
      </w:ins>
    </w:p>
    <w:p w:rsidR="00AD0C75" w:rsidRDefault="00AD0C75">
      <w:pPr>
        <w:pStyle w:val="Index1"/>
        <w:tabs>
          <w:tab w:val="right" w:leader="dot" w:pos="9350"/>
        </w:tabs>
        <w:rPr>
          <w:ins w:id="7690" w:author="Sammartano, Marc (BIC USA)" w:date="2015-12-02T15:17:00Z"/>
          <w:noProof/>
        </w:rPr>
      </w:pPr>
      <w:ins w:id="7691" w:author="Sammartano, Marc (BIC USA)" w:date="2015-12-02T15:17:00Z">
        <w:r>
          <w:rPr>
            <w:noProof/>
          </w:rPr>
          <w:t>File.delete &lt;lvar&gt;, &lt;path_sexp&gt;, 99</w:t>
        </w:r>
      </w:ins>
    </w:p>
    <w:p w:rsidR="00AD0C75" w:rsidRDefault="00AD0C75">
      <w:pPr>
        <w:pStyle w:val="Index1"/>
        <w:tabs>
          <w:tab w:val="right" w:leader="dot" w:pos="9350"/>
        </w:tabs>
        <w:rPr>
          <w:ins w:id="7692" w:author="Sammartano, Marc (BIC USA)" w:date="2015-12-02T15:17:00Z"/>
          <w:noProof/>
        </w:rPr>
      </w:pPr>
      <w:ins w:id="7693" w:author="Sammartano, Marc (BIC USA)" w:date="2015-12-02T15:17:00Z">
        <w:r>
          <w:rPr>
            <w:noProof/>
          </w:rPr>
          <w:t>File.dir &lt;path_sexp&gt;, Array$[] {, &lt;dirmark_sexp&gt;}, 99</w:t>
        </w:r>
      </w:ins>
    </w:p>
    <w:p w:rsidR="00AD0C75" w:rsidRDefault="00AD0C75">
      <w:pPr>
        <w:pStyle w:val="Index1"/>
        <w:tabs>
          <w:tab w:val="right" w:leader="dot" w:pos="9350"/>
        </w:tabs>
        <w:rPr>
          <w:ins w:id="7694" w:author="Sammartano, Marc (BIC USA)" w:date="2015-12-02T15:17:00Z"/>
          <w:noProof/>
        </w:rPr>
      </w:pPr>
      <w:ins w:id="7695" w:author="Sammartano, Marc (BIC USA)" w:date="2015-12-02T15:17:00Z">
        <w:r>
          <w:rPr>
            <w:noProof/>
          </w:rPr>
          <w:t>File.exists &lt;lvar&gt;, &lt;path_sexp&gt;, 100</w:t>
        </w:r>
      </w:ins>
    </w:p>
    <w:p w:rsidR="00AD0C75" w:rsidRDefault="00AD0C75">
      <w:pPr>
        <w:pStyle w:val="Index1"/>
        <w:tabs>
          <w:tab w:val="right" w:leader="dot" w:pos="9350"/>
        </w:tabs>
        <w:rPr>
          <w:ins w:id="7696" w:author="Sammartano, Marc (BIC USA)" w:date="2015-12-02T15:17:00Z"/>
          <w:noProof/>
        </w:rPr>
      </w:pPr>
      <w:ins w:id="7697" w:author="Sammartano, Marc (BIC USA)" w:date="2015-12-02T15:17:00Z">
        <w:r>
          <w:rPr>
            <w:noProof/>
          </w:rPr>
          <w:t>File.mkdir &lt;path_sexp&gt;, 100</w:t>
        </w:r>
      </w:ins>
    </w:p>
    <w:p w:rsidR="00AD0C75" w:rsidRDefault="00AD0C75">
      <w:pPr>
        <w:pStyle w:val="Index1"/>
        <w:tabs>
          <w:tab w:val="right" w:leader="dot" w:pos="9350"/>
        </w:tabs>
        <w:rPr>
          <w:ins w:id="7698" w:author="Sammartano, Marc (BIC USA)" w:date="2015-12-02T15:17:00Z"/>
          <w:noProof/>
        </w:rPr>
      </w:pPr>
      <w:ins w:id="7699" w:author="Sammartano, Marc (BIC USA)" w:date="2015-12-02T15:17:00Z">
        <w:r>
          <w:rPr>
            <w:noProof/>
          </w:rPr>
          <w:t>File.rename &lt;old_path_sexp&gt;, &lt;new_path_sexp&gt;, 100</w:t>
        </w:r>
      </w:ins>
    </w:p>
    <w:p w:rsidR="00AD0C75" w:rsidRDefault="00AD0C75">
      <w:pPr>
        <w:pStyle w:val="Index1"/>
        <w:tabs>
          <w:tab w:val="right" w:leader="dot" w:pos="9350"/>
        </w:tabs>
        <w:rPr>
          <w:ins w:id="7700" w:author="Sammartano, Marc (BIC USA)" w:date="2015-12-02T15:17:00Z"/>
          <w:noProof/>
        </w:rPr>
      </w:pPr>
      <w:ins w:id="7701" w:author="Sammartano, Marc (BIC USA)" w:date="2015-12-02T15:17:00Z">
        <w:r>
          <w:rPr>
            <w:noProof/>
          </w:rPr>
          <w:t>File.root &lt;svar&gt;, 101</w:t>
        </w:r>
      </w:ins>
    </w:p>
    <w:p w:rsidR="00AD0C75" w:rsidRDefault="00AD0C75">
      <w:pPr>
        <w:pStyle w:val="Index1"/>
        <w:tabs>
          <w:tab w:val="right" w:leader="dot" w:pos="9350"/>
        </w:tabs>
        <w:rPr>
          <w:ins w:id="7702" w:author="Sammartano, Marc (BIC USA)" w:date="2015-12-02T15:17:00Z"/>
          <w:noProof/>
        </w:rPr>
      </w:pPr>
      <w:ins w:id="7703" w:author="Sammartano, Marc (BIC USA)" w:date="2015-12-02T15:17:00Z">
        <w:r>
          <w:rPr>
            <w:noProof/>
          </w:rPr>
          <w:t>File.size &lt;size_nvar&gt;, &lt;path_sexp&gt;, 101</w:t>
        </w:r>
      </w:ins>
    </w:p>
    <w:p w:rsidR="00AD0C75" w:rsidRDefault="00AD0C75">
      <w:pPr>
        <w:pStyle w:val="Index1"/>
        <w:tabs>
          <w:tab w:val="right" w:leader="dot" w:pos="9350"/>
        </w:tabs>
        <w:rPr>
          <w:ins w:id="7704" w:author="Sammartano, Marc (BIC USA)" w:date="2015-12-02T15:17:00Z"/>
          <w:noProof/>
        </w:rPr>
      </w:pPr>
      <w:ins w:id="7705" w:author="Sammartano, Marc (BIC USA)" w:date="2015-12-02T15:17:00Z">
        <w:r>
          <w:rPr>
            <w:noProof/>
          </w:rPr>
          <w:t>File.type &lt;type_svar&gt;, &lt;path_sexp&gt;, 101</w:t>
        </w:r>
      </w:ins>
    </w:p>
    <w:p w:rsidR="00AD0C75" w:rsidRDefault="00AD0C75">
      <w:pPr>
        <w:pStyle w:val="Index1"/>
        <w:tabs>
          <w:tab w:val="right" w:leader="dot" w:pos="9350"/>
        </w:tabs>
        <w:rPr>
          <w:ins w:id="7706" w:author="Sammartano, Marc (BIC USA)" w:date="2015-12-02T15:17:00Z"/>
          <w:noProof/>
        </w:rPr>
      </w:pPr>
      <w:ins w:id="7707" w:author="Sammartano, Marc (BIC USA)" w:date="2015-12-02T15:17:00Z">
        <w:r>
          <w:rPr>
            <w:noProof/>
          </w:rPr>
          <w:t>FLOOR(&lt;nexp&gt;), 56</w:t>
        </w:r>
      </w:ins>
    </w:p>
    <w:p w:rsidR="00AD0C75" w:rsidRDefault="00AD0C75">
      <w:pPr>
        <w:pStyle w:val="Index1"/>
        <w:tabs>
          <w:tab w:val="right" w:leader="dot" w:pos="9350"/>
        </w:tabs>
        <w:rPr>
          <w:ins w:id="7708" w:author="Sammartano, Marc (BIC USA)" w:date="2015-12-02T15:17:00Z"/>
          <w:noProof/>
        </w:rPr>
      </w:pPr>
      <w:ins w:id="7709" w:author="Sammartano, Marc (BIC USA)" w:date="2015-12-02T15:17:00Z">
        <w:r>
          <w:rPr>
            <w:noProof/>
          </w:rPr>
          <w:t>Fn.def name|name$( {nvar}|{svar}|Array[]|Array$[], ... {nvar}|{svar}|Array[]|Array$[]), 74</w:t>
        </w:r>
      </w:ins>
    </w:p>
    <w:p w:rsidR="00AD0C75" w:rsidRDefault="00AD0C75">
      <w:pPr>
        <w:pStyle w:val="Index1"/>
        <w:tabs>
          <w:tab w:val="right" w:leader="dot" w:pos="9350"/>
        </w:tabs>
        <w:rPr>
          <w:ins w:id="7710" w:author="Sammartano, Marc (BIC USA)" w:date="2015-12-02T15:17:00Z"/>
          <w:noProof/>
        </w:rPr>
      </w:pPr>
      <w:ins w:id="7711" w:author="Sammartano, Marc (BIC USA)" w:date="2015-12-02T15:17:00Z">
        <w:r>
          <w:rPr>
            <w:noProof/>
          </w:rPr>
          <w:t>Fn.end, 75</w:t>
        </w:r>
      </w:ins>
    </w:p>
    <w:p w:rsidR="00AD0C75" w:rsidRDefault="00AD0C75">
      <w:pPr>
        <w:pStyle w:val="Index1"/>
        <w:tabs>
          <w:tab w:val="right" w:leader="dot" w:pos="9350"/>
        </w:tabs>
        <w:rPr>
          <w:ins w:id="7712" w:author="Sammartano, Marc (BIC USA)" w:date="2015-12-02T15:17:00Z"/>
          <w:noProof/>
        </w:rPr>
      </w:pPr>
      <w:ins w:id="7713" w:author="Sammartano, Marc (BIC USA)" w:date="2015-12-02T15:17:00Z">
        <w:r>
          <w:rPr>
            <w:noProof/>
          </w:rPr>
          <w:t>Fn.rtn &lt;sexp&gt;|&lt;nexp&gt;, 75</w:t>
        </w:r>
      </w:ins>
    </w:p>
    <w:p w:rsidR="00AD0C75" w:rsidRDefault="00AD0C75">
      <w:pPr>
        <w:pStyle w:val="Index1"/>
        <w:tabs>
          <w:tab w:val="right" w:leader="dot" w:pos="9350"/>
        </w:tabs>
        <w:rPr>
          <w:ins w:id="7714" w:author="Sammartano, Marc (BIC USA)" w:date="2015-12-02T15:17:00Z"/>
          <w:noProof/>
        </w:rPr>
      </w:pPr>
      <w:ins w:id="7715" w:author="Sammartano, Marc (BIC USA)" w:date="2015-12-02T15:17:00Z">
        <w:r>
          <w:rPr>
            <w:noProof/>
          </w:rPr>
          <w:t>Font.clear, 89</w:t>
        </w:r>
      </w:ins>
    </w:p>
    <w:p w:rsidR="00AD0C75" w:rsidRDefault="00AD0C75">
      <w:pPr>
        <w:pStyle w:val="Index1"/>
        <w:tabs>
          <w:tab w:val="right" w:leader="dot" w:pos="9350"/>
        </w:tabs>
        <w:rPr>
          <w:ins w:id="7716" w:author="Sammartano, Marc (BIC USA)" w:date="2015-12-02T15:17:00Z"/>
          <w:noProof/>
        </w:rPr>
      </w:pPr>
      <w:ins w:id="7717" w:author="Sammartano, Marc (BIC USA)" w:date="2015-12-02T15:17:00Z">
        <w:r>
          <w:rPr>
            <w:noProof/>
          </w:rPr>
          <w:t>Font.delete {&lt;font_ptr_nexp&gt;}, 89</w:t>
        </w:r>
      </w:ins>
    </w:p>
    <w:p w:rsidR="00AD0C75" w:rsidRDefault="00AD0C75">
      <w:pPr>
        <w:pStyle w:val="Index1"/>
        <w:tabs>
          <w:tab w:val="right" w:leader="dot" w:pos="9350"/>
        </w:tabs>
        <w:rPr>
          <w:ins w:id="7718" w:author="Sammartano, Marc (BIC USA)" w:date="2015-12-02T15:17:00Z"/>
          <w:noProof/>
        </w:rPr>
      </w:pPr>
      <w:ins w:id="7719" w:author="Sammartano, Marc (BIC USA)" w:date="2015-12-02T15:17:00Z">
        <w:r>
          <w:rPr>
            <w:noProof/>
          </w:rPr>
          <w:t>Font.load &lt;font_ptr_nvar&gt;, &lt;filename_sexp&gt;, 89</w:t>
        </w:r>
      </w:ins>
    </w:p>
    <w:p w:rsidR="00AD0C75" w:rsidRDefault="00AD0C75">
      <w:pPr>
        <w:pStyle w:val="Index1"/>
        <w:tabs>
          <w:tab w:val="right" w:leader="dot" w:pos="9350"/>
        </w:tabs>
        <w:rPr>
          <w:ins w:id="7720" w:author="Sammartano, Marc (BIC USA)" w:date="2015-12-02T15:17:00Z"/>
          <w:noProof/>
        </w:rPr>
      </w:pPr>
      <w:ins w:id="7721" w:author="Sammartano, Marc (BIC USA)" w:date="2015-12-02T15:17:00Z">
        <w:r>
          <w:rPr>
            <w:noProof/>
          </w:rPr>
          <w:t>For - To - Step / Next, 77</w:t>
        </w:r>
      </w:ins>
    </w:p>
    <w:p w:rsidR="00AD0C75" w:rsidRDefault="00AD0C75">
      <w:pPr>
        <w:pStyle w:val="Index1"/>
        <w:tabs>
          <w:tab w:val="right" w:leader="dot" w:pos="9350"/>
        </w:tabs>
        <w:rPr>
          <w:ins w:id="7722" w:author="Sammartano, Marc (BIC USA)" w:date="2015-12-02T15:17:00Z"/>
          <w:noProof/>
        </w:rPr>
      </w:pPr>
      <w:ins w:id="7723" w:author="Sammartano, Marc (BIC USA)" w:date="2015-12-02T15:17:00Z">
        <w:r w:rsidRPr="00914DA8">
          <w:rPr>
            <w:rFonts w:eastAsia="Times New Roman"/>
            <w:noProof/>
          </w:rPr>
          <w:t>FORMAT$(</w:t>
        </w:r>
        <w:r>
          <w:rPr>
            <w:noProof/>
          </w:rPr>
          <w:t>&lt;pattern_sexp&gt;</w:t>
        </w:r>
        <w:r w:rsidRPr="00914DA8">
          <w:rPr>
            <w:rFonts w:eastAsia="Times New Roman"/>
            <w:noProof/>
          </w:rPr>
          <w:t xml:space="preserve">, </w:t>
        </w:r>
        <w:r>
          <w:rPr>
            <w:noProof/>
          </w:rPr>
          <w:t>&lt;nexp&gt;</w:t>
        </w:r>
        <w:r w:rsidRPr="00914DA8">
          <w:rPr>
            <w:rFonts w:eastAsia="Times New Roman"/>
            <w:noProof/>
          </w:rPr>
          <w:t>)</w:t>
        </w:r>
        <w:r>
          <w:rPr>
            <w:noProof/>
          </w:rPr>
          <w:t>, 71</w:t>
        </w:r>
      </w:ins>
    </w:p>
    <w:p w:rsidR="00AD0C75" w:rsidRDefault="00AD0C75">
      <w:pPr>
        <w:pStyle w:val="Index1"/>
        <w:tabs>
          <w:tab w:val="right" w:leader="dot" w:pos="9350"/>
        </w:tabs>
        <w:rPr>
          <w:ins w:id="7724" w:author="Sammartano, Marc (BIC USA)" w:date="2015-12-02T15:17:00Z"/>
          <w:noProof/>
        </w:rPr>
      </w:pPr>
      <w:ins w:id="7725" w:author="Sammartano, Marc (BIC USA)" w:date="2015-12-02T15:17:00Z">
        <w:r>
          <w:rPr>
            <w:noProof/>
          </w:rPr>
          <w:t>FORMAT_USING$(&lt;locale_sexp&gt;, &lt;format_sexp&gt; { , &lt;exp&gt;}...), 71</w:t>
        </w:r>
      </w:ins>
    </w:p>
    <w:p w:rsidR="00AD0C75" w:rsidRDefault="00AD0C75">
      <w:pPr>
        <w:pStyle w:val="Index1"/>
        <w:tabs>
          <w:tab w:val="right" w:leader="dot" w:pos="9350"/>
        </w:tabs>
        <w:rPr>
          <w:ins w:id="7726" w:author="Sammartano, Marc (BIC USA)" w:date="2015-12-02T15:17:00Z"/>
          <w:noProof/>
        </w:rPr>
      </w:pPr>
      <w:ins w:id="7727" w:author="Sammartano, Marc (BIC USA)" w:date="2015-12-02T15:17:00Z">
        <w:r>
          <w:rPr>
            <w:noProof/>
          </w:rPr>
          <w:t>FRAC(&lt;nexp&gt;), 56</w:t>
        </w:r>
      </w:ins>
    </w:p>
    <w:p w:rsidR="00AD0C75" w:rsidRDefault="00AD0C75">
      <w:pPr>
        <w:pStyle w:val="Index1"/>
        <w:tabs>
          <w:tab w:val="right" w:leader="dot" w:pos="9350"/>
        </w:tabs>
        <w:rPr>
          <w:ins w:id="7728" w:author="Sammartano, Marc (BIC USA)" w:date="2015-12-02T15:17:00Z"/>
          <w:noProof/>
        </w:rPr>
      </w:pPr>
      <w:ins w:id="7729" w:author="Sammartano, Marc (BIC USA)" w:date="2015-12-02T15:17:00Z">
        <w:r>
          <w:rPr>
            <w:noProof/>
          </w:rPr>
          <w:t>Ftp.cd &lt;new_directory_sexp&gt;, 117</w:t>
        </w:r>
      </w:ins>
    </w:p>
    <w:p w:rsidR="00AD0C75" w:rsidRDefault="00AD0C75">
      <w:pPr>
        <w:pStyle w:val="Index1"/>
        <w:tabs>
          <w:tab w:val="right" w:leader="dot" w:pos="9350"/>
        </w:tabs>
        <w:rPr>
          <w:ins w:id="7730" w:author="Sammartano, Marc (BIC USA)" w:date="2015-12-02T15:17:00Z"/>
          <w:noProof/>
        </w:rPr>
      </w:pPr>
      <w:ins w:id="7731" w:author="Sammartano, Marc (BIC USA)" w:date="2015-12-02T15:17:00Z">
        <w:r>
          <w:rPr>
            <w:noProof/>
          </w:rPr>
          <w:t>Ftp.close, 116</w:t>
        </w:r>
      </w:ins>
    </w:p>
    <w:p w:rsidR="00AD0C75" w:rsidRDefault="00AD0C75">
      <w:pPr>
        <w:pStyle w:val="Index1"/>
        <w:tabs>
          <w:tab w:val="right" w:leader="dot" w:pos="9350"/>
        </w:tabs>
        <w:rPr>
          <w:ins w:id="7732" w:author="Sammartano, Marc (BIC USA)" w:date="2015-12-02T15:17:00Z"/>
          <w:noProof/>
        </w:rPr>
      </w:pPr>
      <w:ins w:id="7733" w:author="Sammartano, Marc (BIC USA)" w:date="2015-12-02T15:17:00Z">
        <w:r>
          <w:rPr>
            <w:noProof/>
          </w:rPr>
          <w:t>Ftp.delete &lt;filename_sexp&gt;, 117</w:t>
        </w:r>
      </w:ins>
    </w:p>
    <w:p w:rsidR="00AD0C75" w:rsidRDefault="00AD0C75">
      <w:pPr>
        <w:pStyle w:val="Index1"/>
        <w:tabs>
          <w:tab w:val="right" w:leader="dot" w:pos="9350"/>
        </w:tabs>
        <w:rPr>
          <w:ins w:id="7734" w:author="Sammartano, Marc (BIC USA)" w:date="2015-12-02T15:17:00Z"/>
          <w:noProof/>
        </w:rPr>
      </w:pPr>
      <w:ins w:id="7735" w:author="Sammartano, Marc (BIC USA)" w:date="2015-12-02T15:17:00Z">
        <w:r>
          <w:rPr>
            <w:noProof/>
          </w:rPr>
          <w:t>Ftp.dir &lt;list_nvar&gt;, 116</w:t>
        </w:r>
      </w:ins>
    </w:p>
    <w:p w:rsidR="00AD0C75" w:rsidRDefault="00AD0C75">
      <w:pPr>
        <w:pStyle w:val="Index1"/>
        <w:tabs>
          <w:tab w:val="right" w:leader="dot" w:pos="9350"/>
        </w:tabs>
        <w:rPr>
          <w:ins w:id="7736" w:author="Sammartano, Marc (BIC USA)" w:date="2015-12-02T15:17:00Z"/>
          <w:noProof/>
        </w:rPr>
      </w:pPr>
      <w:ins w:id="7737" w:author="Sammartano, Marc (BIC USA)" w:date="2015-12-02T15:17:00Z">
        <w:r>
          <w:rPr>
            <w:noProof/>
          </w:rPr>
          <w:t>Ftp.get &lt;source_sexp&gt;, &lt;destination_sexp&gt;, 116</w:t>
        </w:r>
      </w:ins>
    </w:p>
    <w:p w:rsidR="00AD0C75" w:rsidRDefault="00AD0C75">
      <w:pPr>
        <w:pStyle w:val="Index1"/>
        <w:tabs>
          <w:tab w:val="right" w:leader="dot" w:pos="9350"/>
        </w:tabs>
        <w:rPr>
          <w:ins w:id="7738" w:author="Sammartano, Marc (BIC USA)" w:date="2015-12-02T15:17:00Z"/>
          <w:noProof/>
        </w:rPr>
      </w:pPr>
      <w:ins w:id="7739" w:author="Sammartano, Marc (BIC USA)" w:date="2015-12-02T15:17:00Z">
        <w:r>
          <w:rPr>
            <w:noProof/>
          </w:rPr>
          <w:t>Ftp.mkdir &lt;directory_sexp&gt;, 117</w:t>
        </w:r>
      </w:ins>
    </w:p>
    <w:p w:rsidR="00AD0C75" w:rsidRDefault="00AD0C75">
      <w:pPr>
        <w:pStyle w:val="Index1"/>
        <w:tabs>
          <w:tab w:val="right" w:leader="dot" w:pos="9350"/>
        </w:tabs>
        <w:rPr>
          <w:ins w:id="7740" w:author="Sammartano, Marc (BIC USA)" w:date="2015-12-02T15:17:00Z"/>
          <w:noProof/>
        </w:rPr>
      </w:pPr>
      <w:ins w:id="7741" w:author="Sammartano, Marc (BIC USA)" w:date="2015-12-02T15:17:00Z">
        <w:r>
          <w:rPr>
            <w:noProof/>
          </w:rPr>
          <w:t>Ftp.open &lt;url_sexp&gt;, &lt;port_nexp&gt;, &lt;user_sexp&gt;, &lt;pw_sexp&gt;, 116</w:t>
        </w:r>
      </w:ins>
    </w:p>
    <w:p w:rsidR="00AD0C75" w:rsidRDefault="00AD0C75">
      <w:pPr>
        <w:pStyle w:val="Index1"/>
        <w:tabs>
          <w:tab w:val="right" w:leader="dot" w:pos="9350"/>
        </w:tabs>
        <w:rPr>
          <w:ins w:id="7742" w:author="Sammartano, Marc (BIC USA)" w:date="2015-12-02T15:17:00Z"/>
          <w:noProof/>
        </w:rPr>
      </w:pPr>
      <w:ins w:id="7743" w:author="Sammartano, Marc (BIC USA)" w:date="2015-12-02T15:17:00Z">
        <w:r>
          <w:rPr>
            <w:noProof/>
          </w:rPr>
          <w:t>Ftp.put &lt;source_sexp&gt;, &lt;destination_sexp&gt;, 116</w:t>
        </w:r>
      </w:ins>
    </w:p>
    <w:p w:rsidR="00AD0C75" w:rsidRDefault="00AD0C75">
      <w:pPr>
        <w:pStyle w:val="Index1"/>
        <w:tabs>
          <w:tab w:val="right" w:leader="dot" w:pos="9350"/>
        </w:tabs>
        <w:rPr>
          <w:ins w:id="7744" w:author="Sammartano, Marc (BIC USA)" w:date="2015-12-02T15:17:00Z"/>
          <w:noProof/>
        </w:rPr>
      </w:pPr>
      <w:ins w:id="7745" w:author="Sammartano, Marc (BIC USA)" w:date="2015-12-02T15:17:00Z">
        <w:r>
          <w:rPr>
            <w:noProof/>
          </w:rPr>
          <w:t>Ftp.rename &lt;old_filename_sexp&gt;, &lt;new_filename_sexp&gt;, 117</w:t>
        </w:r>
      </w:ins>
    </w:p>
    <w:p w:rsidR="00AD0C75" w:rsidRDefault="00AD0C75">
      <w:pPr>
        <w:pStyle w:val="Index1"/>
        <w:tabs>
          <w:tab w:val="right" w:leader="dot" w:pos="9350"/>
        </w:tabs>
        <w:rPr>
          <w:ins w:id="7746" w:author="Sammartano, Marc (BIC USA)" w:date="2015-12-02T15:17:00Z"/>
          <w:noProof/>
        </w:rPr>
      </w:pPr>
      <w:ins w:id="7747" w:author="Sammartano, Marc (BIC USA)" w:date="2015-12-02T15:17:00Z">
        <w:r>
          <w:rPr>
            <w:noProof/>
          </w:rPr>
          <w:t>Ftp.rmdir &lt;directory_sexp&gt;, 117</w:t>
        </w:r>
      </w:ins>
    </w:p>
    <w:p w:rsidR="00AD0C75" w:rsidRDefault="00AD0C75">
      <w:pPr>
        <w:pStyle w:val="Index1"/>
        <w:tabs>
          <w:tab w:val="right" w:leader="dot" w:pos="9350"/>
        </w:tabs>
        <w:rPr>
          <w:ins w:id="7748" w:author="Sammartano, Marc (BIC USA)" w:date="2015-12-02T15:17:00Z"/>
          <w:noProof/>
        </w:rPr>
      </w:pPr>
      <w:ins w:id="7749" w:author="Sammartano, Marc (BIC USA)" w:date="2015-12-02T15:17:00Z">
        <w:r>
          <w:rPr>
            <w:noProof/>
          </w:rPr>
          <w:t>GETERROR$(), 61</w:t>
        </w:r>
      </w:ins>
    </w:p>
    <w:p w:rsidR="00AD0C75" w:rsidRDefault="00AD0C75">
      <w:pPr>
        <w:pStyle w:val="Index1"/>
        <w:tabs>
          <w:tab w:val="right" w:leader="dot" w:pos="9350"/>
        </w:tabs>
        <w:rPr>
          <w:ins w:id="7750" w:author="Sammartano, Marc (BIC USA)" w:date="2015-12-02T15:17:00Z"/>
          <w:noProof/>
        </w:rPr>
      </w:pPr>
      <w:ins w:id="7751" w:author="Sammartano, Marc (BIC USA)" w:date="2015-12-02T15:17:00Z">
        <w:r>
          <w:rPr>
            <w:noProof/>
          </w:rPr>
          <w:t>GoSub &lt;index_nexp&gt;, &lt;label&gt;... / Return, 81</w:t>
        </w:r>
      </w:ins>
    </w:p>
    <w:p w:rsidR="00AD0C75" w:rsidRDefault="00AD0C75">
      <w:pPr>
        <w:pStyle w:val="Index1"/>
        <w:tabs>
          <w:tab w:val="right" w:leader="dot" w:pos="9350"/>
        </w:tabs>
        <w:rPr>
          <w:ins w:id="7752" w:author="Sammartano, Marc (BIC USA)" w:date="2015-12-02T15:17:00Z"/>
          <w:noProof/>
        </w:rPr>
      </w:pPr>
      <w:ins w:id="7753" w:author="Sammartano, Marc (BIC USA)" w:date="2015-12-02T15:17:00Z">
        <w:r>
          <w:rPr>
            <w:noProof/>
          </w:rPr>
          <w:t>GoSub &lt;label&gt; / Return, 80</w:t>
        </w:r>
      </w:ins>
    </w:p>
    <w:p w:rsidR="00AD0C75" w:rsidRDefault="00AD0C75">
      <w:pPr>
        <w:pStyle w:val="Index1"/>
        <w:tabs>
          <w:tab w:val="right" w:leader="dot" w:pos="9350"/>
        </w:tabs>
        <w:rPr>
          <w:ins w:id="7754" w:author="Sammartano, Marc (BIC USA)" w:date="2015-12-02T15:17:00Z"/>
          <w:noProof/>
        </w:rPr>
      </w:pPr>
      <w:ins w:id="7755" w:author="Sammartano, Marc (BIC USA)" w:date="2015-12-02T15:17:00Z">
        <w:r>
          <w:rPr>
            <w:noProof/>
          </w:rPr>
          <w:t>GoTo &lt;index_nexp&gt;, &lt;label&gt;..., 80</w:t>
        </w:r>
      </w:ins>
    </w:p>
    <w:p w:rsidR="00AD0C75" w:rsidRDefault="00AD0C75">
      <w:pPr>
        <w:pStyle w:val="Index1"/>
        <w:tabs>
          <w:tab w:val="right" w:leader="dot" w:pos="9350"/>
        </w:tabs>
        <w:rPr>
          <w:ins w:id="7756" w:author="Sammartano, Marc (BIC USA)" w:date="2015-12-02T15:17:00Z"/>
          <w:noProof/>
        </w:rPr>
      </w:pPr>
      <w:ins w:id="7757" w:author="Sammartano, Marc (BIC USA)" w:date="2015-12-02T15:17:00Z">
        <w:r>
          <w:rPr>
            <w:noProof/>
          </w:rPr>
          <w:t>GoTo &lt;label&gt;, 80</w:t>
        </w:r>
      </w:ins>
    </w:p>
    <w:p w:rsidR="00AD0C75" w:rsidRDefault="00AD0C75">
      <w:pPr>
        <w:pStyle w:val="Index1"/>
        <w:tabs>
          <w:tab w:val="right" w:leader="dot" w:pos="9350"/>
        </w:tabs>
        <w:rPr>
          <w:ins w:id="7758" w:author="Sammartano, Marc (BIC USA)" w:date="2015-12-02T15:17:00Z"/>
          <w:noProof/>
        </w:rPr>
      </w:pPr>
      <w:ins w:id="7759" w:author="Sammartano, Marc (BIC USA)" w:date="2015-12-02T15:17:00Z">
        <w:r>
          <w:rPr>
            <w:noProof/>
          </w:rPr>
          <w:t>Gps.accuracy &lt;nvar&gt;, 180</w:t>
        </w:r>
      </w:ins>
    </w:p>
    <w:p w:rsidR="00AD0C75" w:rsidRDefault="00AD0C75">
      <w:pPr>
        <w:pStyle w:val="Index1"/>
        <w:tabs>
          <w:tab w:val="right" w:leader="dot" w:pos="9350"/>
        </w:tabs>
        <w:rPr>
          <w:ins w:id="7760" w:author="Sammartano, Marc (BIC USA)" w:date="2015-12-02T15:17:00Z"/>
          <w:noProof/>
        </w:rPr>
      </w:pPr>
      <w:ins w:id="7761" w:author="Sammartano, Marc (BIC USA)" w:date="2015-12-02T15:17:00Z">
        <w:r>
          <w:rPr>
            <w:noProof/>
          </w:rPr>
          <w:t>Gps.altitude &lt;nvar&gt;, 180</w:t>
        </w:r>
      </w:ins>
    </w:p>
    <w:p w:rsidR="00AD0C75" w:rsidRDefault="00AD0C75">
      <w:pPr>
        <w:pStyle w:val="Index1"/>
        <w:tabs>
          <w:tab w:val="right" w:leader="dot" w:pos="9350"/>
        </w:tabs>
        <w:rPr>
          <w:ins w:id="7762" w:author="Sammartano, Marc (BIC USA)" w:date="2015-12-02T15:17:00Z"/>
          <w:noProof/>
        </w:rPr>
      </w:pPr>
      <w:ins w:id="7763" w:author="Sammartano, Marc (BIC USA)" w:date="2015-12-02T15:17:00Z">
        <w:r>
          <w:rPr>
            <w:noProof/>
          </w:rPr>
          <w:t>Gps.bearing &lt;nvar&gt;, 180</w:t>
        </w:r>
      </w:ins>
    </w:p>
    <w:p w:rsidR="00AD0C75" w:rsidRDefault="00AD0C75">
      <w:pPr>
        <w:pStyle w:val="Index1"/>
        <w:tabs>
          <w:tab w:val="right" w:leader="dot" w:pos="9350"/>
        </w:tabs>
        <w:rPr>
          <w:ins w:id="7764" w:author="Sammartano, Marc (BIC USA)" w:date="2015-12-02T15:17:00Z"/>
          <w:noProof/>
        </w:rPr>
      </w:pPr>
      <w:ins w:id="7765" w:author="Sammartano, Marc (BIC USA)" w:date="2015-12-02T15:17:00Z">
        <w:r>
          <w:rPr>
            <w:noProof/>
          </w:rPr>
          <w:t>Gps.close, 176</w:t>
        </w:r>
      </w:ins>
    </w:p>
    <w:p w:rsidR="00AD0C75" w:rsidRDefault="00AD0C75">
      <w:pPr>
        <w:pStyle w:val="Index1"/>
        <w:tabs>
          <w:tab w:val="right" w:leader="dot" w:pos="9350"/>
        </w:tabs>
        <w:rPr>
          <w:ins w:id="7766" w:author="Sammartano, Marc (BIC USA)" w:date="2015-12-02T15:17:00Z"/>
          <w:noProof/>
        </w:rPr>
      </w:pPr>
      <w:ins w:id="7767" w:author="Sammartano, Marc (BIC USA)" w:date="2015-12-02T15:17:00Z">
        <w:r>
          <w:rPr>
            <w:noProof/>
          </w:rPr>
          <w:t>Gps.latitude &lt;nvar&gt;, 180</w:t>
        </w:r>
      </w:ins>
    </w:p>
    <w:p w:rsidR="00AD0C75" w:rsidRDefault="00AD0C75">
      <w:pPr>
        <w:pStyle w:val="Index1"/>
        <w:tabs>
          <w:tab w:val="right" w:leader="dot" w:pos="9350"/>
        </w:tabs>
        <w:rPr>
          <w:ins w:id="7768" w:author="Sammartano, Marc (BIC USA)" w:date="2015-12-02T15:17:00Z"/>
          <w:noProof/>
        </w:rPr>
      </w:pPr>
      <w:ins w:id="7769" w:author="Sammartano, Marc (BIC USA)" w:date="2015-12-02T15:17:00Z">
        <w:r>
          <w:rPr>
            <w:noProof/>
          </w:rPr>
          <w:t>Gps.location {{&lt;time_nvar&gt;}, {&lt;prov_svar&gt;}, {&lt;count_nvar}, {&lt;acc_nvar&gt;}, {&lt;lat_nvar&gt;}, {&lt;long_nvar&gt;}, {&lt;alt_nvar&gt;}, {&lt;bear_nvar&gt;}, {&lt;speed_nvar&gt;}}, 179</w:t>
        </w:r>
      </w:ins>
    </w:p>
    <w:p w:rsidR="00AD0C75" w:rsidRDefault="00AD0C75">
      <w:pPr>
        <w:pStyle w:val="Index1"/>
        <w:tabs>
          <w:tab w:val="right" w:leader="dot" w:pos="9350"/>
        </w:tabs>
        <w:rPr>
          <w:ins w:id="7770" w:author="Sammartano, Marc (BIC USA)" w:date="2015-12-02T15:17:00Z"/>
          <w:noProof/>
        </w:rPr>
      </w:pPr>
      <w:ins w:id="7771" w:author="Sammartano, Marc (BIC USA)" w:date="2015-12-02T15:17:00Z">
        <w:r>
          <w:rPr>
            <w:noProof/>
          </w:rPr>
          <w:t>Gps.longitude &lt;nvar&gt;, 180</w:t>
        </w:r>
      </w:ins>
    </w:p>
    <w:p w:rsidR="00AD0C75" w:rsidRDefault="00AD0C75">
      <w:pPr>
        <w:pStyle w:val="Index1"/>
        <w:tabs>
          <w:tab w:val="right" w:leader="dot" w:pos="9350"/>
        </w:tabs>
        <w:rPr>
          <w:ins w:id="7772" w:author="Sammartano, Marc (BIC USA)" w:date="2015-12-02T15:17:00Z"/>
          <w:noProof/>
        </w:rPr>
      </w:pPr>
      <w:ins w:id="7773" w:author="Sammartano, Marc (BIC USA)" w:date="2015-12-02T15:17:00Z">
        <w:r>
          <w:rPr>
            <w:noProof/>
          </w:rPr>
          <w:t>Gps.open {{&lt;status_nvar&gt;},{&lt;time_nexp&gt;},{&lt;distance_nexp&gt;}}, 175</w:t>
        </w:r>
      </w:ins>
    </w:p>
    <w:p w:rsidR="00AD0C75" w:rsidRDefault="00AD0C75">
      <w:pPr>
        <w:pStyle w:val="Index1"/>
        <w:tabs>
          <w:tab w:val="right" w:leader="dot" w:pos="9350"/>
        </w:tabs>
        <w:rPr>
          <w:ins w:id="7774" w:author="Sammartano, Marc (BIC USA)" w:date="2015-12-02T15:17:00Z"/>
          <w:noProof/>
        </w:rPr>
      </w:pPr>
      <w:ins w:id="7775" w:author="Sammartano, Marc (BIC USA)" w:date="2015-12-02T15:17:00Z">
        <w:r>
          <w:rPr>
            <w:noProof/>
          </w:rPr>
          <w:t>Gps.provider &lt;svar&gt;, 179</w:t>
        </w:r>
      </w:ins>
    </w:p>
    <w:p w:rsidR="00AD0C75" w:rsidRDefault="00AD0C75">
      <w:pPr>
        <w:pStyle w:val="Index1"/>
        <w:tabs>
          <w:tab w:val="right" w:leader="dot" w:pos="9350"/>
        </w:tabs>
        <w:rPr>
          <w:ins w:id="7776" w:author="Sammartano, Marc (BIC USA)" w:date="2015-12-02T15:17:00Z"/>
          <w:noProof/>
        </w:rPr>
      </w:pPr>
      <w:ins w:id="7777" w:author="Sammartano, Marc (BIC USA)" w:date="2015-12-02T15:17:00Z">
        <w:r>
          <w:rPr>
            <w:noProof/>
          </w:rPr>
          <w:t>Gps.satellites {{&lt;count_nvar&gt;}, {&lt;sat_list_nexp&gt;}}, 179</w:t>
        </w:r>
      </w:ins>
    </w:p>
    <w:p w:rsidR="00AD0C75" w:rsidRDefault="00AD0C75">
      <w:pPr>
        <w:pStyle w:val="Index1"/>
        <w:tabs>
          <w:tab w:val="right" w:leader="dot" w:pos="9350"/>
        </w:tabs>
        <w:rPr>
          <w:ins w:id="7778" w:author="Sammartano, Marc (BIC USA)" w:date="2015-12-02T15:17:00Z"/>
          <w:noProof/>
        </w:rPr>
      </w:pPr>
      <w:ins w:id="7779" w:author="Sammartano, Marc (BIC USA)" w:date="2015-12-02T15:17:00Z">
        <w:r>
          <w:rPr>
            <w:noProof/>
          </w:rPr>
          <w:t>Gps.speed &lt;nvar&gt;, 180</w:t>
        </w:r>
      </w:ins>
    </w:p>
    <w:p w:rsidR="00AD0C75" w:rsidRDefault="00AD0C75">
      <w:pPr>
        <w:pStyle w:val="Index1"/>
        <w:tabs>
          <w:tab w:val="right" w:leader="dot" w:pos="9350"/>
        </w:tabs>
        <w:rPr>
          <w:ins w:id="7780" w:author="Sammartano, Marc (BIC USA)" w:date="2015-12-02T15:17:00Z"/>
          <w:noProof/>
        </w:rPr>
      </w:pPr>
      <w:ins w:id="7781" w:author="Sammartano, Marc (BIC USA)" w:date="2015-12-02T15:17:00Z">
        <w:r>
          <w:rPr>
            <w:noProof/>
          </w:rPr>
          <w:t>Gps.status {{&lt;status_var&gt;}, {&lt;infix_nvar&gt;},{inview_nvar}, {&lt;sat_list_nexp&gt;}}, 176</w:t>
        </w:r>
      </w:ins>
    </w:p>
    <w:p w:rsidR="00AD0C75" w:rsidRDefault="00AD0C75">
      <w:pPr>
        <w:pStyle w:val="Index1"/>
        <w:tabs>
          <w:tab w:val="right" w:leader="dot" w:pos="9350"/>
        </w:tabs>
        <w:rPr>
          <w:ins w:id="7782" w:author="Sammartano, Marc (BIC USA)" w:date="2015-12-02T15:17:00Z"/>
          <w:noProof/>
        </w:rPr>
      </w:pPr>
      <w:ins w:id="7783" w:author="Sammartano, Marc (BIC USA)" w:date="2015-12-02T15:17:00Z">
        <w:r>
          <w:rPr>
            <w:noProof/>
          </w:rPr>
          <w:t>Gps.time &lt;nvar&gt;, 179</w:t>
        </w:r>
      </w:ins>
    </w:p>
    <w:p w:rsidR="00AD0C75" w:rsidRDefault="00AD0C75">
      <w:pPr>
        <w:pStyle w:val="Index1"/>
        <w:tabs>
          <w:tab w:val="right" w:leader="dot" w:pos="9350"/>
        </w:tabs>
        <w:rPr>
          <w:ins w:id="7784" w:author="Sammartano, Marc (BIC USA)" w:date="2015-12-02T15:17:00Z"/>
          <w:noProof/>
        </w:rPr>
      </w:pPr>
      <w:ins w:id="7785" w:author="Sammartano, Marc (BIC USA)" w:date="2015-12-02T15:17:00Z">
        <w:r>
          <w:rPr>
            <w:noProof/>
          </w:rPr>
          <w:t>Gr.arc &lt;object_number_nvar&gt;, left, top, right, bottom, start_angle, sweep_angle, fill_mode, 149</w:t>
        </w:r>
      </w:ins>
    </w:p>
    <w:p w:rsidR="00AD0C75" w:rsidRDefault="00AD0C75">
      <w:pPr>
        <w:pStyle w:val="Index1"/>
        <w:tabs>
          <w:tab w:val="right" w:leader="dot" w:pos="9350"/>
        </w:tabs>
        <w:rPr>
          <w:ins w:id="7786" w:author="Sammartano, Marc (BIC USA)" w:date="2015-12-02T15:17:00Z"/>
          <w:noProof/>
        </w:rPr>
      </w:pPr>
      <w:ins w:id="7787" w:author="Sammartano, Marc (BIC USA)" w:date="2015-12-02T15:17:00Z">
        <w:r>
          <w:rPr>
            <w:noProof/>
          </w:rPr>
          <w:t>Gr.bitmap.create &lt;bitmap_ptr_nvar&gt;, width, height, 160</w:t>
        </w:r>
      </w:ins>
    </w:p>
    <w:p w:rsidR="00AD0C75" w:rsidRDefault="00AD0C75">
      <w:pPr>
        <w:pStyle w:val="Index1"/>
        <w:tabs>
          <w:tab w:val="right" w:leader="dot" w:pos="9350"/>
        </w:tabs>
        <w:rPr>
          <w:ins w:id="7788" w:author="Sammartano, Marc (BIC USA)" w:date="2015-12-02T15:17:00Z"/>
          <w:noProof/>
        </w:rPr>
      </w:pPr>
      <w:ins w:id="7789" w:author="Sammartano, Marc (BIC USA)" w:date="2015-12-02T15:17:00Z">
        <w:r>
          <w:rPr>
            <w:noProof/>
          </w:rPr>
          <w:t>Gr.bitmap.crop &lt;new_bitmap_ptr_nvar&gt;, &lt;source_bitmap_ptr_nexp&gt;, &lt;x_nexp&gt;, &lt;y_nexp&gt;, &lt;width_nexp&gt;, &lt;height_nexp&gt;, 161</w:t>
        </w:r>
      </w:ins>
    </w:p>
    <w:p w:rsidR="00AD0C75" w:rsidRDefault="00AD0C75">
      <w:pPr>
        <w:pStyle w:val="Index1"/>
        <w:tabs>
          <w:tab w:val="right" w:leader="dot" w:pos="9350"/>
        </w:tabs>
        <w:rPr>
          <w:ins w:id="7790" w:author="Sammartano, Marc (BIC USA)" w:date="2015-12-02T15:17:00Z"/>
          <w:noProof/>
        </w:rPr>
      </w:pPr>
      <w:ins w:id="7791" w:author="Sammartano, Marc (BIC USA)" w:date="2015-12-02T15:17:00Z">
        <w:r>
          <w:rPr>
            <w:noProof/>
          </w:rPr>
          <w:t>Gr.bitmap.delete &lt;bitmap_ptr_nexp&gt;, 161</w:t>
        </w:r>
      </w:ins>
    </w:p>
    <w:p w:rsidR="00AD0C75" w:rsidRDefault="00AD0C75">
      <w:pPr>
        <w:pStyle w:val="Index1"/>
        <w:tabs>
          <w:tab w:val="right" w:leader="dot" w:pos="9350"/>
        </w:tabs>
        <w:rPr>
          <w:ins w:id="7792" w:author="Sammartano, Marc (BIC USA)" w:date="2015-12-02T15:17:00Z"/>
          <w:noProof/>
        </w:rPr>
      </w:pPr>
      <w:ins w:id="7793" w:author="Sammartano, Marc (BIC USA)" w:date="2015-12-02T15:17:00Z">
        <w:r>
          <w:rPr>
            <w:noProof/>
          </w:rPr>
          <w:t>Gr.bitmap.draw &lt;object_ptr_nvar&gt;, &lt;bitmap_ptr_nexp&gt;, x , y, 161</w:t>
        </w:r>
      </w:ins>
    </w:p>
    <w:p w:rsidR="00AD0C75" w:rsidRDefault="00AD0C75">
      <w:pPr>
        <w:pStyle w:val="Index1"/>
        <w:tabs>
          <w:tab w:val="right" w:leader="dot" w:pos="9350"/>
        </w:tabs>
        <w:rPr>
          <w:ins w:id="7794" w:author="Sammartano, Marc (BIC USA)" w:date="2015-12-02T15:17:00Z"/>
          <w:noProof/>
        </w:rPr>
      </w:pPr>
      <w:ins w:id="7795" w:author="Sammartano, Marc (BIC USA)" w:date="2015-12-02T15:17:00Z">
        <w:r>
          <w:rPr>
            <w:noProof/>
          </w:rPr>
          <w:t>Gr.bitmap.drawinto.end, 162</w:t>
        </w:r>
      </w:ins>
    </w:p>
    <w:p w:rsidR="00AD0C75" w:rsidRDefault="00AD0C75">
      <w:pPr>
        <w:pStyle w:val="Index1"/>
        <w:tabs>
          <w:tab w:val="right" w:leader="dot" w:pos="9350"/>
        </w:tabs>
        <w:rPr>
          <w:ins w:id="7796" w:author="Sammartano, Marc (BIC USA)" w:date="2015-12-02T15:17:00Z"/>
          <w:noProof/>
        </w:rPr>
      </w:pPr>
      <w:ins w:id="7797" w:author="Sammartano, Marc (BIC USA)" w:date="2015-12-02T15:17:00Z">
        <w:r>
          <w:rPr>
            <w:noProof/>
          </w:rPr>
          <w:t>Gr.bitmap.drawinto.start &lt;bitmap_ptr_nexp&gt;, 162</w:t>
        </w:r>
      </w:ins>
    </w:p>
    <w:p w:rsidR="00AD0C75" w:rsidRDefault="00AD0C75">
      <w:pPr>
        <w:pStyle w:val="Index1"/>
        <w:tabs>
          <w:tab w:val="right" w:leader="dot" w:pos="9350"/>
        </w:tabs>
        <w:rPr>
          <w:ins w:id="7798" w:author="Sammartano, Marc (BIC USA)" w:date="2015-12-02T15:17:00Z"/>
          <w:noProof/>
        </w:rPr>
      </w:pPr>
      <w:ins w:id="7799" w:author="Sammartano, Marc (BIC USA)" w:date="2015-12-02T15:17:00Z">
        <w:r>
          <w:rPr>
            <w:noProof/>
          </w:rPr>
          <w:t>Gr.bitmap.fill &lt;bitmap_ptr_nexp&gt;, &lt;x_nexp&gt;, &lt;y_nexp&gt;, 162</w:t>
        </w:r>
      </w:ins>
    </w:p>
    <w:p w:rsidR="00AD0C75" w:rsidRDefault="00AD0C75">
      <w:pPr>
        <w:pStyle w:val="Index1"/>
        <w:tabs>
          <w:tab w:val="right" w:leader="dot" w:pos="9350"/>
        </w:tabs>
        <w:rPr>
          <w:ins w:id="7800" w:author="Sammartano, Marc (BIC USA)" w:date="2015-12-02T15:17:00Z"/>
          <w:noProof/>
        </w:rPr>
      </w:pPr>
      <w:ins w:id="7801" w:author="Sammartano, Marc (BIC USA)" w:date="2015-12-02T15:17:00Z">
        <w:r>
          <w:rPr>
            <w:noProof/>
          </w:rPr>
          <w:t>Gr.bitmap.load &lt;bitmap_ptr_nvar&gt;, &lt;file_name_sexp&gt;, 160</w:t>
        </w:r>
      </w:ins>
    </w:p>
    <w:p w:rsidR="00AD0C75" w:rsidRDefault="00AD0C75">
      <w:pPr>
        <w:pStyle w:val="Index1"/>
        <w:tabs>
          <w:tab w:val="right" w:leader="dot" w:pos="9350"/>
        </w:tabs>
        <w:rPr>
          <w:ins w:id="7802" w:author="Sammartano, Marc (BIC USA)" w:date="2015-12-02T15:17:00Z"/>
          <w:noProof/>
        </w:rPr>
      </w:pPr>
      <w:ins w:id="7803" w:author="Sammartano, Marc (BIC USA)" w:date="2015-12-02T15:17:00Z">
        <w:r>
          <w:rPr>
            <w:noProof/>
          </w:rPr>
          <w:t>Gr.bitmap.save &lt;bitmap_ptr_nvar&gt;, &lt;filename_sexp&gt;{, &lt;quality_nexp&gt;}, 161</w:t>
        </w:r>
      </w:ins>
    </w:p>
    <w:p w:rsidR="00AD0C75" w:rsidRDefault="00AD0C75">
      <w:pPr>
        <w:pStyle w:val="Index1"/>
        <w:tabs>
          <w:tab w:val="right" w:leader="dot" w:pos="9350"/>
        </w:tabs>
        <w:rPr>
          <w:ins w:id="7804" w:author="Sammartano, Marc (BIC USA)" w:date="2015-12-02T15:17:00Z"/>
          <w:noProof/>
        </w:rPr>
      </w:pPr>
      <w:ins w:id="7805" w:author="Sammartano, Marc (BIC USA)" w:date="2015-12-02T15:17:00Z">
        <w:r>
          <w:rPr>
            <w:noProof/>
          </w:rPr>
          <w:t>Gr.bitmap.scale &lt;new_bitmap_ptr_nvar&gt;, &lt;bitmap_ptr_nexp&gt;, width, height {, &lt;smoothing_lexp&gt; }, 160</w:t>
        </w:r>
      </w:ins>
    </w:p>
    <w:p w:rsidR="00AD0C75" w:rsidRDefault="00AD0C75">
      <w:pPr>
        <w:pStyle w:val="Index1"/>
        <w:tabs>
          <w:tab w:val="right" w:leader="dot" w:pos="9350"/>
        </w:tabs>
        <w:rPr>
          <w:ins w:id="7806" w:author="Sammartano, Marc (BIC USA)" w:date="2015-12-02T15:17:00Z"/>
          <w:noProof/>
        </w:rPr>
      </w:pPr>
      <w:ins w:id="7807" w:author="Sammartano, Marc (BIC USA)" w:date="2015-12-02T15:17:00Z">
        <w:r>
          <w:rPr>
            <w:noProof/>
          </w:rPr>
          <w:t>Gr.bitmap.size &lt;bitmap_ptr_nexp&gt;, width, height, 160</w:t>
        </w:r>
      </w:ins>
    </w:p>
    <w:p w:rsidR="00AD0C75" w:rsidRDefault="00AD0C75">
      <w:pPr>
        <w:pStyle w:val="Index1"/>
        <w:tabs>
          <w:tab w:val="right" w:leader="dot" w:pos="9350"/>
        </w:tabs>
        <w:rPr>
          <w:ins w:id="7808" w:author="Sammartano, Marc (BIC USA)" w:date="2015-12-02T15:17:00Z"/>
          <w:noProof/>
        </w:rPr>
      </w:pPr>
      <w:ins w:id="7809" w:author="Sammartano, Marc (BIC USA)" w:date="2015-12-02T15:17:00Z">
        <w:r>
          <w:rPr>
            <w:noProof/>
          </w:rPr>
          <w:t>Gr.bounded.touch touched, left, top, right, bottom, 154</w:t>
        </w:r>
      </w:ins>
    </w:p>
    <w:p w:rsidR="00AD0C75" w:rsidRDefault="00AD0C75">
      <w:pPr>
        <w:pStyle w:val="Index1"/>
        <w:tabs>
          <w:tab w:val="right" w:leader="dot" w:pos="9350"/>
        </w:tabs>
        <w:rPr>
          <w:ins w:id="7810" w:author="Sammartano, Marc (BIC USA)" w:date="2015-12-02T15:17:00Z"/>
          <w:noProof/>
        </w:rPr>
      </w:pPr>
      <w:ins w:id="7811" w:author="Sammartano, Marc (BIC USA)" w:date="2015-12-02T15:17:00Z">
        <w:r>
          <w:rPr>
            <w:noProof/>
          </w:rPr>
          <w:t>Gr.bounded.touch2 touched, left, top, right, bottom, 154</w:t>
        </w:r>
      </w:ins>
    </w:p>
    <w:p w:rsidR="00AD0C75" w:rsidRDefault="00AD0C75">
      <w:pPr>
        <w:pStyle w:val="Index1"/>
        <w:tabs>
          <w:tab w:val="right" w:leader="dot" w:pos="9350"/>
        </w:tabs>
        <w:rPr>
          <w:ins w:id="7812" w:author="Sammartano, Marc (BIC USA)" w:date="2015-12-02T15:17:00Z"/>
          <w:noProof/>
        </w:rPr>
      </w:pPr>
      <w:ins w:id="7813" w:author="Sammartano, Marc (BIC USA)" w:date="2015-12-02T15:17:00Z">
        <w:r>
          <w:rPr>
            <w:noProof/>
          </w:rPr>
          <w:t>Gr.brightness &lt;nexp&gt;, 148</w:t>
        </w:r>
      </w:ins>
    </w:p>
    <w:p w:rsidR="00AD0C75" w:rsidRDefault="00AD0C75">
      <w:pPr>
        <w:pStyle w:val="Index1"/>
        <w:tabs>
          <w:tab w:val="right" w:leader="dot" w:pos="9350"/>
        </w:tabs>
        <w:rPr>
          <w:ins w:id="7814" w:author="Sammartano, Marc (BIC USA)" w:date="2015-12-02T15:17:00Z"/>
          <w:noProof/>
        </w:rPr>
      </w:pPr>
      <w:ins w:id="7815" w:author="Sammartano, Marc (BIC USA)" w:date="2015-12-02T15:17:00Z">
        <w:r>
          <w:rPr>
            <w:noProof/>
          </w:rPr>
          <w:t>Gr.camera.autoshoot &lt;bm_ptr_nvar&gt;{, &lt;flash_ mode_nexp&gt; {, focus_mode_nexp} }, 165</w:t>
        </w:r>
      </w:ins>
    </w:p>
    <w:p w:rsidR="00AD0C75" w:rsidRDefault="00AD0C75">
      <w:pPr>
        <w:pStyle w:val="Index1"/>
        <w:tabs>
          <w:tab w:val="right" w:leader="dot" w:pos="9350"/>
        </w:tabs>
        <w:rPr>
          <w:ins w:id="7816" w:author="Sammartano, Marc (BIC USA)" w:date="2015-12-02T15:17:00Z"/>
          <w:noProof/>
        </w:rPr>
      </w:pPr>
      <w:ins w:id="7817" w:author="Sammartano, Marc (BIC USA)" w:date="2015-12-02T15:17:00Z">
        <w:r>
          <w:rPr>
            <w:noProof/>
          </w:rPr>
          <w:t>Gr.camera.manualShoot &lt;bm_ptr_nvar&gt;{, &lt;flash_ mode_nexp&gt; {, focus_mode_nexp} }, 166</w:t>
        </w:r>
      </w:ins>
    </w:p>
    <w:p w:rsidR="00AD0C75" w:rsidRDefault="00AD0C75">
      <w:pPr>
        <w:pStyle w:val="Index1"/>
        <w:tabs>
          <w:tab w:val="right" w:leader="dot" w:pos="9350"/>
        </w:tabs>
        <w:rPr>
          <w:ins w:id="7818" w:author="Sammartano, Marc (BIC USA)" w:date="2015-12-02T15:17:00Z"/>
          <w:noProof/>
        </w:rPr>
      </w:pPr>
      <w:ins w:id="7819" w:author="Sammartano, Marc (BIC USA)" w:date="2015-12-02T15:17:00Z">
        <w:r>
          <w:rPr>
            <w:noProof/>
          </w:rPr>
          <w:t>Gr.camera.select 1|2, 165</w:t>
        </w:r>
      </w:ins>
    </w:p>
    <w:p w:rsidR="00AD0C75" w:rsidRDefault="00AD0C75">
      <w:pPr>
        <w:pStyle w:val="Index1"/>
        <w:tabs>
          <w:tab w:val="right" w:leader="dot" w:pos="9350"/>
        </w:tabs>
        <w:rPr>
          <w:ins w:id="7820" w:author="Sammartano, Marc (BIC USA)" w:date="2015-12-02T15:17:00Z"/>
          <w:noProof/>
        </w:rPr>
      </w:pPr>
      <w:ins w:id="7821" w:author="Sammartano, Marc (BIC USA)" w:date="2015-12-02T15:17:00Z">
        <w:r>
          <w:rPr>
            <w:noProof/>
          </w:rPr>
          <w:t>Gr.camera.shoot &lt;bm_ptr_nvar&gt;, 165</w:t>
        </w:r>
      </w:ins>
    </w:p>
    <w:p w:rsidR="00AD0C75" w:rsidRDefault="00AD0C75">
      <w:pPr>
        <w:pStyle w:val="Index1"/>
        <w:tabs>
          <w:tab w:val="right" w:leader="dot" w:pos="9350"/>
        </w:tabs>
        <w:rPr>
          <w:ins w:id="7822" w:author="Sammartano, Marc (BIC USA)" w:date="2015-12-02T15:17:00Z"/>
          <w:noProof/>
        </w:rPr>
      </w:pPr>
      <w:ins w:id="7823" w:author="Sammartano, Marc (BIC USA)" w:date="2015-12-02T15:17:00Z">
        <w:r>
          <w:rPr>
            <w:noProof/>
          </w:rPr>
          <w:t>Gr.circle &lt;object_number_nvar&gt;, x, y, radius, 150</w:t>
        </w:r>
      </w:ins>
    </w:p>
    <w:p w:rsidR="00AD0C75" w:rsidRDefault="00AD0C75">
      <w:pPr>
        <w:pStyle w:val="Index1"/>
        <w:tabs>
          <w:tab w:val="right" w:leader="dot" w:pos="9350"/>
        </w:tabs>
        <w:rPr>
          <w:ins w:id="7824" w:author="Sammartano, Marc (BIC USA)" w:date="2015-12-02T15:17:00Z"/>
          <w:noProof/>
        </w:rPr>
      </w:pPr>
      <w:ins w:id="7825" w:author="Sammartano, Marc (BIC USA)" w:date="2015-12-02T15:17:00Z">
        <w:r>
          <w:rPr>
            <w:noProof/>
          </w:rPr>
          <w:t>Gr.clip &lt;object__ptr_nexp&gt;, &lt;left_nexp&gt;,&lt;top_nexp&gt;, &lt;right_nexp&gt;, &lt;bottom_nexp&gt;{, &lt;RO_nexp&gt;}, 169</w:t>
        </w:r>
      </w:ins>
    </w:p>
    <w:p w:rsidR="00AD0C75" w:rsidRDefault="00AD0C75">
      <w:pPr>
        <w:pStyle w:val="Index1"/>
        <w:tabs>
          <w:tab w:val="right" w:leader="dot" w:pos="9350"/>
        </w:tabs>
        <w:rPr>
          <w:ins w:id="7826" w:author="Sammartano, Marc (BIC USA)" w:date="2015-12-02T15:17:00Z"/>
          <w:noProof/>
        </w:rPr>
      </w:pPr>
      <w:ins w:id="7827" w:author="Sammartano, Marc (BIC USA)" w:date="2015-12-02T15:17:00Z">
        <w:r>
          <w:rPr>
            <w:noProof/>
          </w:rPr>
          <w:t>Gr.close, 148</w:t>
        </w:r>
      </w:ins>
    </w:p>
    <w:p w:rsidR="00AD0C75" w:rsidRDefault="00AD0C75">
      <w:pPr>
        <w:pStyle w:val="Index1"/>
        <w:tabs>
          <w:tab w:val="right" w:leader="dot" w:pos="9350"/>
        </w:tabs>
        <w:rPr>
          <w:ins w:id="7828" w:author="Sammartano, Marc (BIC USA)" w:date="2015-12-02T15:17:00Z"/>
          <w:noProof/>
        </w:rPr>
      </w:pPr>
      <w:ins w:id="7829" w:author="Sammartano, Marc (BIC USA)" w:date="2015-12-02T15:17:00Z">
        <w:r>
          <w:rPr>
            <w:noProof/>
          </w:rPr>
          <w:t>Gr.cls, 147</w:t>
        </w:r>
      </w:ins>
    </w:p>
    <w:p w:rsidR="00AD0C75" w:rsidRDefault="00AD0C75">
      <w:pPr>
        <w:pStyle w:val="Index1"/>
        <w:tabs>
          <w:tab w:val="right" w:leader="dot" w:pos="9350"/>
        </w:tabs>
        <w:rPr>
          <w:ins w:id="7830" w:author="Sammartano, Marc (BIC USA)" w:date="2015-12-02T15:17:00Z"/>
          <w:noProof/>
        </w:rPr>
      </w:pPr>
      <w:ins w:id="7831" w:author="Sammartano, Marc (BIC USA)" w:date="2015-12-02T15:17:00Z">
        <w:r>
          <w:rPr>
            <w:noProof/>
          </w:rPr>
          <w:t>Gr.color {{alpha}{, red}{, green}{, blue}{, style}{, paint}}, 144</w:t>
        </w:r>
      </w:ins>
    </w:p>
    <w:p w:rsidR="00AD0C75" w:rsidRDefault="00AD0C75">
      <w:pPr>
        <w:pStyle w:val="Index1"/>
        <w:tabs>
          <w:tab w:val="right" w:leader="dot" w:pos="9350"/>
        </w:tabs>
        <w:rPr>
          <w:ins w:id="7832" w:author="Sammartano, Marc (BIC USA)" w:date="2015-12-02T15:17:00Z"/>
          <w:noProof/>
        </w:rPr>
      </w:pPr>
      <w:ins w:id="7833" w:author="Sammartano, Marc (BIC USA)" w:date="2015-12-02T15:17:00Z">
        <w:r>
          <w:rPr>
            <w:noProof/>
          </w:rPr>
          <w:t>Gr.front flag, 148</w:t>
        </w:r>
      </w:ins>
    </w:p>
    <w:p w:rsidR="00AD0C75" w:rsidRDefault="00AD0C75">
      <w:pPr>
        <w:pStyle w:val="Index1"/>
        <w:tabs>
          <w:tab w:val="right" w:leader="dot" w:pos="9350"/>
        </w:tabs>
        <w:rPr>
          <w:ins w:id="7834" w:author="Sammartano, Marc (BIC USA)" w:date="2015-12-02T15:17:00Z"/>
          <w:noProof/>
        </w:rPr>
      </w:pPr>
      <w:ins w:id="7835" w:author="Sammartano, Marc (BIC USA)" w:date="2015-12-02T15:17:00Z">
        <w:r>
          <w:rPr>
            <w:noProof/>
          </w:rPr>
          <w:t>Gr.get.bmpixel &lt;bitmap_ptr_nvar&gt;, x, y, alpha, red, green, blue, 162</w:t>
        </w:r>
      </w:ins>
    </w:p>
    <w:p w:rsidR="00AD0C75" w:rsidRDefault="00AD0C75">
      <w:pPr>
        <w:pStyle w:val="Index1"/>
        <w:tabs>
          <w:tab w:val="right" w:leader="dot" w:pos="9350"/>
        </w:tabs>
        <w:rPr>
          <w:ins w:id="7836" w:author="Sammartano, Marc (BIC USA)" w:date="2015-12-02T15:17:00Z"/>
          <w:noProof/>
        </w:rPr>
      </w:pPr>
      <w:ins w:id="7837" w:author="Sammartano, Marc (BIC USA)" w:date="2015-12-02T15:17:00Z">
        <w:r>
          <w:rPr>
            <w:noProof/>
          </w:rPr>
          <w:t>Gr.get.params &lt;object_ptr_nexp&gt;, &lt;param_array$[]&gt;, 167</w:t>
        </w:r>
      </w:ins>
    </w:p>
    <w:p w:rsidR="00AD0C75" w:rsidRDefault="00AD0C75">
      <w:pPr>
        <w:pStyle w:val="Index1"/>
        <w:tabs>
          <w:tab w:val="right" w:leader="dot" w:pos="9350"/>
        </w:tabs>
        <w:rPr>
          <w:ins w:id="7838" w:author="Sammartano, Marc (BIC USA)" w:date="2015-12-02T15:17:00Z"/>
          <w:noProof/>
        </w:rPr>
      </w:pPr>
      <w:ins w:id="7839" w:author="Sammartano, Marc (BIC USA)" w:date="2015-12-02T15:17:00Z">
        <w:r>
          <w:rPr>
            <w:noProof/>
          </w:rPr>
          <w:t>Gr.get.pixel x, y, alpha, red, green, blue, 166</w:t>
        </w:r>
      </w:ins>
    </w:p>
    <w:p w:rsidR="00AD0C75" w:rsidRDefault="00AD0C75">
      <w:pPr>
        <w:pStyle w:val="Index1"/>
        <w:tabs>
          <w:tab w:val="right" w:leader="dot" w:pos="9350"/>
        </w:tabs>
        <w:rPr>
          <w:ins w:id="7840" w:author="Sammartano, Marc (BIC USA)" w:date="2015-12-02T15:17:00Z"/>
          <w:noProof/>
        </w:rPr>
      </w:pPr>
      <w:ins w:id="7841" w:author="Sammartano, Marc (BIC USA)" w:date="2015-12-02T15:17:00Z">
        <w:r>
          <w:rPr>
            <w:noProof/>
          </w:rPr>
          <w:t>Gr.get.position &lt;object_ptr_nexp&gt;, x, y, 167</w:t>
        </w:r>
      </w:ins>
    </w:p>
    <w:p w:rsidR="00AD0C75" w:rsidRDefault="00AD0C75">
      <w:pPr>
        <w:pStyle w:val="Index1"/>
        <w:tabs>
          <w:tab w:val="right" w:leader="dot" w:pos="9350"/>
        </w:tabs>
        <w:rPr>
          <w:ins w:id="7842" w:author="Sammartano, Marc (BIC USA)" w:date="2015-12-02T15:17:00Z"/>
          <w:noProof/>
        </w:rPr>
      </w:pPr>
      <w:ins w:id="7843" w:author="Sammartano, Marc (BIC USA)" w:date="2015-12-02T15:17:00Z">
        <w:r>
          <w:rPr>
            <w:noProof/>
          </w:rPr>
          <w:t>Gr.get.textbounds &lt;exp&gt;, left, top, right, bottom, 158</w:t>
        </w:r>
      </w:ins>
    </w:p>
    <w:p w:rsidR="00AD0C75" w:rsidRDefault="00AD0C75">
      <w:pPr>
        <w:pStyle w:val="Index1"/>
        <w:tabs>
          <w:tab w:val="right" w:leader="dot" w:pos="9350"/>
        </w:tabs>
        <w:rPr>
          <w:ins w:id="7844" w:author="Sammartano, Marc (BIC USA)" w:date="2015-12-02T15:17:00Z"/>
          <w:noProof/>
        </w:rPr>
      </w:pPr>
      <w:ins w:id="7845" w:author="Sammartano, Marc (BIC USA)" w:date="2015-12-02T15:17:00Z">
        <w:r>
          <w:rPr>
            <w:noProof/>
          </w:rPr>
          <w:t>Gr.get.type &lt;object_ptr_nexp&gt;, &lt;type_svar&gt;, 166</w:t>
        </w:r>
      </w:ins>
    </w:p>
    <w:p w:rsidR="00AD0C75" w:rsidRDefault="00AD0C75">
      <w:pPr>
        <w:pStyle w:val="Index1"/>
        <w:tabs>
          <w:tab w:val="right" w:leader="dot" w:pos="9350"/>
        </w:tabs>
        <w:rPr>
          <w:ins w:id="7846" w:author="Sammartano, Marc (BIC USA)" w:date="2015-12-02T15:17:00Z"/>
          <w:noProof/>
        </w:rPr>
      </w:pPr>
      <w:ins w:id="7847" w:author="Sammartano, Marc (BIC USA)" w:date="2015-12-02T15:17:00Z">
        <w:r>
          <w:rPr>
            <w:noProof/>
          </w:rPr>
          <w:t>Gr.get.value &lt;object_ptr_nexp&gt; {, &lt;tag_sexp&gt;, &lt;value_nvar | value_svar&gt;}..., 167</w:t>
        </w:r>
      </w:ins>
    </w:p>
    <w:p w:rsidR="00AD0C75" w:rsidRDefault="00AD0C75">
      <w:pPr>
        <w:pStyle w:val="Index1"/>
        <w:tabs>
          <w:tab w:val="right" w:leader="dot" w:pos="9350"/>
        </w:tabs>
        <w:rPr>
          <w:ins w:id="7848" w:author="Sammartano, Marc (BIC USA)" w:date="2015-12-02T15:17:00Z"/>
          <w:noProof/>
        </w:rPr>
      </w:pPr>
      <w:ins w:id="7849" w:author="Sammartano, Marc (BIC USA)" w:date="2015-12-02T15:17:00Z">
        <w:r>
          <w:rPr>
            <w:noProof/>
          </w:rPr>
          <w:t>Gr.getDL &lt;dl_array[]&gt; {, &lt;keep_all_objects_lexp&gt; }, 170</w:t>
        </w:r>
      </w:ins>
    </w:p>
    <w:p w:rsidR="00AD0C75" w:rsidRDefault="00AD0C75">
      <w:pPr>
        <w:pStyle w:val="Index1"/>
        <w:tabs>
          <w:tab w:val="right" w:leader="dot" w:pos="9350"/>
        </w:tabs>
        <w:rPr>
          <w:ins w:id="7850" w:author="Sammartano, Marc (BIC USA)" w:date="2015-12-02T15:17:00Z"/>
          <w:noProof/>
        </w:rPr>
      </w:pPr>
      <w:ins w:id="7851" w:author="Sammartano, Marc (BIC USA)" w:date="2015-12-02T15:17:00Z">
        <w:r>
          <w:rPr>
            <w:noProof/>
          </w:rPr>
          <w:t>Gr.group &lt;object_number_nvar&gt;{, &lt;obj_nexp&gt;}..., 152</w:t>
        </w:r>
      </w:ins>
    </w:p>
    <w:p w:rsidR="00AD0C75" w:rsidRDefault="00AD0C75">
      <w:pPr>
        <w:pStyle w:val="Index1"/>
        <w:tabs>
          <w:tab w:val="right" w:leader="dot" w:pos="9350"/>
        </w:tabs>
        <w:rPr>
          <w:ins w:id="7852" w:author="Sammartano, Marc (BIC USA)" w:date="2015-12-02T15:17:00Z"/>
          <w:noProof/>
        </w:rPr>
      </w:pPr>
      <w:ins w:id="7853" w:author="Sammartano, Marc (BIC USA)" w:date="2015-12-02T15:17:00Z">
        <w:r>
          <w:rPr>
            <w:noProof/>
          </w:rPr>
          <w:t>Gr.group.getDL &lt;object_number_nvar&gt;, 152</w:t>
        </w:r>
      </w:ins>
    </w:p>
    <w:p w:rsidR="00AD0C75" w:rsidRDefault="00AD0C75">
      <w:pPr>
        <w:pStyle w:val="Index1"/>
        <w:tabs>
          <w:tab w:val="right" w:leader="dot" w:pos="9350"/>
        </w:tabs>
        <w:rPr>
          <w:ins w:id="7854" w:author="Sammartano, Marc (BIC USA)" w:date="2015-12-02T15:17:00Z"/>
          <w:noProof/>
        </w:rPr>
      </w:pPr>
      <w:ins w:id="7855" w:author="Sammartano, Marc (BIC USA)" w:date="2015-12-02T15:17:00Z">
        <w:r>
          <w:rPr>
            <w:noProof/>
          </w:rPr>
          <w:t>Gr.group.list &lt;object_number_nvar&gt;, &lt;list_ptr_nexp&gt;, 152</w:t>
        </w:r>
      </w:ins>
    </w:p>
    <w:p w:rsidR="00AD0C75" w:rsidRDefault="00AD0C75">
      <w:pPr>
        <w:pStyle w:val="Index1"/>
        <w:tabs>
          <w:tab w:val="right" w:leader="dot" w:pos="9350"/>
        </w:tabs>
        <w:rPr>
          <w:ins w:id="7856" w:author="Sammartano, Marc (BIC USA)" w:date="2015-12-02T15:17:00Z"/>
          <w:noProof/>
        </w:rPr>
      </w:pPr>
      <w:ins w:id="7857" w:author="Sammartano, Marc (BIC USA)" w:date="2015-12-02T15:17:00Z">
        <w:r>
          <w:rPr>
            <w:noProof/>
          </w:rPr>
          <w:t>Gr.group.newDL &lt;object_number_nvar&gt;, 152</w:t>
        </w:r>
      </w:ins>
    </w:p>
    <w:p w:rsidR="00AD0C75" w:rsidRDefault="00AD0C75">
      <w:pPr>
        <w:pStyle w:val="Index1"/>
        <w:tabs>
          <w:tab w:val="right" w:leader="dot" w:pos="9350"/>
        </w:tabs>
        <w:rPr>
          <w:ins w:id="7858" w:author="Sammartano, Marc (BIC USA)" w:date="2015-12-02T15:17:00Z"/>
          <w:noProof/>
        </w:rPr>
      </w:pPr>
      <w:ins w:id="7859" w:author="Sammartano, Marc (BIC USA)" w:date="2015-12-02T15:17:00Z">
        <w:r>
          <w:rPr>
            <w:noProof/>
          </w:rPr>
          <w:t>Gr.hide &lt;object_number_nexp&gt;, 153</w:t>
        </w:r>
      </w:ins>
    </w:p>
    <w:p w:rsidR="00AD0C75" w:rsidRDefault="00AD0C75">
      <w:pPr>
        <w:pStyle w:val="Index1"/>
        <w:tabs>
          <w:tab w:val="right" w:leader="dot" w:pos="9350"/>
        </w:tabs>
        <w:rPr>
          <w:ins w:id="7860" w:author="Sammartano, Marc (BIC USA)" w:date="2015-12-02T15:17:00Z"/>
          <w:noProof/>
        </w:rPr>
      </w:pPr>
      <w:ins w:id="7861" w:author="Sammartano, Marc (BIC USA)" w:date="2015-12-02T15:17:00Z">
        <w:r>
          <w:rPr>
            <w:noProof/>
          </w:rPr>
          <w:t>Gr.line &lt;object_number_nvar&gt;, x1, y1, x2, y2, 149</w:t>
        </w:r>
      </w:ins>
    </w:p>
    <w:p w:rsidR="00AD0C75" w:rsidRDefault="00AD0C75">
      <w:pPr>
        <w:pStyle w:val="Index1"/>
        <w:tabs>
          <w:tab w:val="right" w:leader="dot" w:pos="9350"/>
        </w:tabs>
        <w:rPr>
          <w:ins w:id="7862" w:author="Sammartano, Marc (BIC USA)" w:date="2015-12-02T15:17:00Z"/>
          <w:noProof/>
        </w:rPr>
      </w:pPr>
      <w:ins w:id="7863" w:author="Sammartano, Marc (BIC USA)" w:date="2015-12-02T15:17:00Z">
        <w:r>
          <w:rPr>
            <w:noProof/>
          </w:rPr>
          <w:t>Gr.modify &lt;object_ptr_nexp&gt; {, &lt;tag_sexp&gt;, &lt;value_nexp | value_sexp&gt;}..., 167</w:t>
        </w:r>
      </w:ins>
    </w:p>
    <w:p w:rsidR="00AD0C75" w:rsidRDefault="00AD0C75">
      <w:pPr>
        <w:pStyle w:val="Index1"/>
        <w:tabs>
          <w:tab w:val="right" w:leader="dot" w:pos="9350"/>
        </w:tabs>
        <w:rPr>
          <w:ins w:id="7864" w:author="Sammartano, Marc (BIC USA)" w:date="2015-12-02T15:17:00Z"/>
          <w:noProof/>
        </w:rPr>
      </w:pPr>
      <w:ins w:id="7865" w:author="Sammartano, Marc (BIC USA)" w:date="2015-12-02T15:17:00Z">
        <w:r>
          <w:rPr>
            <w:noProof/>
          </w:rPr>
          <w:t>Gr.move &lt;object_ptr_nexp&gt;{{, dx}{, dy}}, 167</w:t>
        </w:r>
      </w:ins>
    </w:p>
    <w:p w:rsidR="00AD0C75" w:rsidRDefault="00AD0C75">
      <w:pPr>
        <w:pStyle w:val="Index1"/>
        <w:tabs>
          <w:tab w:val="right" w:leader="dot" w:pos="9350"/>
        </w:tabs>
        <w:rPr>
          <w:ins w:id="7866" w:author="Sammartano, Marc (BIC USA)" w:date="2015-12-02T15:17:00Z"/>
          <w:noProof/>
        </w:rPr>
      </w:pPr>
      <w:ins w:id="7867" w:author="Sammartano, Marc (BIC USA)" w:date="2015-12-02T15:17:00Z">
        <w:r>
          <w:rPr>
            <w:noProof/>
          </w:rPr>
          <w:t>Gr.newDL &lt;dl_array[{&lt;start&gt;,&lt;length&gt;}]&gt;, 170</w:t>
        </w:r>
      </w:ins>
    </w:p>
    <w:p w:rsidR="00AD0C75" w:rsidRDefault="00AD0C75">
      <w:pPr>
        <w:pStyle w:val="Index1"/>
        <w:tabs>
          <w:tab w:val="right" w:leader="dot" w:pos="9350"/>
        </w:tabs>
        <w:rPr>
          <w:ins w:id="7868" w:author="Sammartano, Marc (BIC USA)" w:date="2015-12-02T15:17:00Z"/>
          <w:noProof/>
        </w:rPr>
      </w:pPr>
      <w:ins w:id="7869" w:author="Sammartano, Marc (BIC USA)" w:date="2015-12-02T15:17:00Z">
        <w:r>
          <w:rPr>
            <w:noProof/>
          </w:rPr>
          <w:t>Gr.onGrTouch.resume, 154</w:t>
        </w:r>
      </w:ins>
    </w:p>
    <w:p w:rsidR="00AD0C75" w:rsidRDefault="00AD0C75">
      <w:pPr>
        <w:pStyle w:val="Index1"/>
        <w:tabs>
          <w:tab w:val="right" w:leader="dot" w:pos="9350"/>
        </w:tabs>
        <w:rPr>
          <w:ins w:id="7870" w:author="Sammartano, Marc (BIC USA)" w:date="2015-12-02T15:17:00Z"/>
          <w:noProof/>
        </w:rPr>
      </w:pPr>
      <w:ins w:id="7871" w:author="Sammartano, Marc (BIC USA)" w:date="2015-12-02T15:17:00Z">
        <w:r>
          <w:rPr>
            <w:noProof/>
          </w:rPr>
          <w:t>Gr.open {{alpha}{, red}{, green}{, blue}{, &lt;ShowStatusBar_lexp&gt;}{, &lt;Orientation_nexp&gt;}}, 144</w:t>
        </w:r>
      </w:ins>
    </w:p>
    <w:p w:rsidR="00AD0C75" w:rsidRDefault="00AD0C75">
      <w:pPr>
        <w:pStyle w:val="Index1"/>
        <w:tabs>
          <w:tab w:val="right" w:leader="dot" w:pos="9350"/>
        </w:tabs>
        <w:rPr>
          <w:ins w:id="7872" w:author="Sammartano, Marc (BIC USA)" w:date="2015-12-02T15:17:00Z"/>
          <w:noProof/>
        </w:rPr>
      </w:pPr>
      <w:ins w:id="7873" w:author="Sammartano, Marc (BIC USA)" w:date="2015-12-02T15:17:00Z">
        <w:r>
          <w:rPr>
            <w:noProof/>
          </w:rPr>
          <w:t>Gr.orientation &lt;nexp&gt;, 146</w:t>
        </w:r>
      </w:ins>
    </w:p>
    <w:p w:rsidR="00AD0C75" w:rsidRDefault="00AD0C75">
      <w:pPr>
        <w:pStyle w:val="Index1"/>
        <w:tabs>
          <w:tab w:val="right" w:leader="dot" w:pos="9350"/>
        </w:tabs>
        <w:rPr>
          <w:ins w:id="7874" w:author="Sammartano, Marc (BIC USA)" w:date="2015-12-02T15:17:00Z"/>
          <w:noProof/>
        </w:rPr>
      </w:pPr>
      <w:ins w:id="7875" w:author="Sammartano, Marc (BIC USA)" w:date="2015-12-02T15:17:00Z">
        <w:r>
          <w:rPr>
            <w:noProof/>
          </w:rPr>
          <w:t>Gr.oval &lt;object_number_nvar&gt;, left, top, right, bottom, 149</w:t>
        </w:r>
      </w:ins>
    </w:p>
    <w:p w:rsidR="00AD0C75" w:rsidRDefault="00AD0C75">
      <w:pPr>
        <w:pStyle w:val="Index1"/>
        <w:tabs>
          <w:tab w:val="right" w:leader="dot" w:pos="9350"/>
        </w:tabs>
        <w:rPr>
          <w:ins w:id="7876" w:author="Sammartano, Marc (BIC USA)" w:date="2015-12-02T15:17:00Z"/>
          <w:noProof/>
        </w:rPr>
      </w:pPr>
      <w:ins w:id="7877" w:author="Sammartano, Marc (BIC USA)" w:date="2015-12-02T15:17:00Z">
        <w:r>
          <w:rPr>
            <w:noProof/>
          </w:rPr>
          <w:t>Gr.paint.copy {{&lt;src_nexp&gt;}{, &lt;dst_nexp&gt;}}, 162</w:t>
        </w:r>
      </w:ins>
    </w:p>
    <w:p w:rsidR="00AD0C75" w:rsidRDefault="00AD0C75">
      <w:pPr>
        <w:pStyle w:val="Index1"/>
        <w:tabs>
          <w:tab w:val="right" w:leader="dot" w:pos="9350"/>
        </w:tabs>
        <w:rPr>
          <w:ins w:id="7878" w:author="Sammartano, Marc (BIC USA)" w:date="2015-12-02T15:17:00Z"/>
          <w:noProof/>
        </w:rPr>
      </w:pPr>
      <w:ins w:id="7879" w:author="Sammartano, Marc (BIC USA)" w:date="2015-12-02T15:17:00Z">
        <w:r>
          <w:rPr>
            <w:noProof/>
          </w:rPr>
          <w:t>Gr.paint.get &lt;object_ptr_nvar&gt;, 163</w:t>
        </w:r>
      </w:ins>
    </w:p>
    <w:p w:rsidR="00AD0C75" w:rsidRDefault="00AD0C75">
      <w:pPr>
        <w:pStyle w:val="Index1"/>
        <w:tabs>
          <w:tab w:val="right" w:leader="dot" w:pos="9350"/>
        </w:tabs>
        <w:rPr>
          <w:ins w:id="7880" w:author="Sammartano, Marc (BIC USA)" w:date="2015-12-02T15:17:00Z"/>
          <w:noProof/>
        </w:rPr>
      </w:pPr>
      <w:ins w:id="7881" w:author="Sammartano, Marc (BIC USA)" w:date="2015-12-02T15:17:00Z">
        <w:r>
          <w:rPr>
            <w:noProof/>
          </w:rPr>
          <w:t>Gr.paint.reset {&lt;nexp&gt;}, 163</w:t>
        </w:r>
      </w:ins>
    </w:p>
    <w:p w:rsidR="00AD0C75" w:rsidRDefault="00AD0C75">
      <w:pPr>
        <w:pStyle w:val="Index1"/>
        <w:tabs>
          <w:tab w:val="right" w:leader="dot" w:pos="9350"/>
        </w:tabs>
        <w:rPr>
          <w:ins w:id="7882" w:author="Sammartano, Marc (BIC USA)" w:date="2015-12-02T15:17:00Z"/>
          <w:noProof/>
        </w:rPr>
      </w:pPr>
      <w:ins w:id="7883" w:author="Sammartano, Marc (BIC USA)" w:date="2015-12-02T15:17:00Z">
        <w:r>
          <w:rPr>
            <w:noProof/>
          </w:rPr>
          <w:t>Gr.point &lt;object_number_nvar&gt;, x, y, 148</w:t>
        </w:r>
      </w:ins>
    </w:p>
    <w:p w:rsidR="00AD0C75" w:rsidRDefault="00AD0C75">
      <w:pPr>
        <w:pStyle w:val="Index1"/>
        <w:tabs>
          <w:tab w:val="right" w:leader="dot" w:pos="9350"/>
        </w:tabs>
        <w:rPr>
          <w:ins w:id="7884" w:author="Sammartano, Marc (BIC USA)" w:date="2015-12-02T15:17:00Z"/>
          <w:noProof/>
        </w:rPr>
      </w:pPr>
      <w:ins w:id="7885" w:author="Sammartano, Marc (BIC USA)" w:date="2015-12-02T15:17:00Z">
        <w:r>
          <w:rPr>
            <w:noProof/>
          </w:rPr>
          <w:t>Gr.poly &lt;object_number_nvar&gt;, list_pointer {,x,y}, 150</w:t>
        </w:r>
      </w:ins>
    </w:p>
    <w:p w:rsidR="00AD0C75" w:rsidRDefault="00AD0C75">
      <w:pPr>
        <w:pStyle w:val="Index1"/>
        <w:tabs>
          <w:tab w:val="right" w:leader="dot" w:pos="9350"/>
        </w:tabs>
        <w:rPr>
          <w:ins w:id="7886" w:author="Sammartano, Marc (BIC USA)" w:date="2015-12-02T15:17:00Z"/>
          <w:noProof/>
        </w:rPr>
      </w:pPr>
      <w:ins w:id="7887" w:author="Sammartano, Marc (BIC USA)" w:date="2015-12-02T15:17:00Z">
        <w:r>
          <w:rPr>
            <w:noProof/>
          </w:rPr>
          <w:t>Gr.rect &lt;object_number_nvar&gt;, left, top, right, bottom, 149</w:t>
        </w:r>
      </w:ins>
    </w:p>
    <w:p w:rsidR="00AD0C75" w:rsidRDefault="00AD0C75">
      <w:pPr>
        <w:pStyle w:val="Index1"/>
        <w:tabs>
          <w:tab w:val="right" w:leader="dot" w:pos="9350"/>
        </w:tabs>
        <w:rPr>
          <w:ins w:id="7888" w:author="Sammartano, Marc (BIC USA)" w:date="2015-12-02T15:17:00Z"/>
          <w:noProof/>
        </w:rPr>
      </w:pPr>
      <w:ins w:id="7889" w:author="Sammartano, Marc (BIC USA)" w:date="2015-12-02T15:17:00Z">
        <w:r>
          <w:rPr>
            <w:noProof/>
          </w:rPr>
          <w:t>Gr.render, 146</w:t>
        </w:r>
      </w:ins>
    </w:p>
    <w:p w:rsidR="00AD0C75" w:rsidRDefault="00AD0C75">
      <w:pPr>
        <w:pStyle w:val="Index1"/>
        <w:tabs>
          <w:tab w:val="right" w:leader="dot" w:pos="9350"/>
        </w:tabs>
        <w:rPr>
          <w:ins w:id="7890" w:author="Sammartano, Marc (BIC USA)" w:date="2015-12-02T15:17:00Z"/>
          <w:noProof/>
        </w:rPr>
      </w:pPr>
      <w:ins w:id="7891" w:author="Sammartano, Marc (BIC USA)" w:date="2015-12-02T15:17:00Z">
        <w:r>
          <w:rPr>
            <w:noProof/>
          </w:rPr>
          <w:t>Gr.rotate.end {&lt;obj_nvar&gt;}, 164</w:t>
        </w:r>
      </w:ins>
    </w:p>
    <w:p w:rsidR="00AD0C75" w:rsidRDefault="00AD0C75">
      <w:pPr>
        <w:pStyle w:val="Index1"/>
        <w:tabs>
          <w:tab w:val="right" w:leader="dot" w:pos="9350"/>
        </w:tabs>
        <w:rPr>
          <w:ins w:id="7892" w:author="Sammartano, Marc (BIC USA)" w:date="2015-12-02T15:17:00Z"/>
          <w:noProof/>
        </w:rPr>
      </w:pPr>
      <w:ins w:id="7893" w:author="Sammartano, Marc (BIC USA)" w:date="2015-12-02T15:17:00Z">
        <w:r>
          <w:rPr>
            <w:noProof/>
          </w:rPr>
          <w:t>Gr.rotate.start angle, x, y{,&lt;obj_nvar&gt;}, 163</w:t>
        </w:r>
      </w:ins>
    </w:p>
    <w:p w:rsidR="00AD0C75" w:rsidRDefault="00AD0C75">
      <w:pPr>
        <w:pStyle w:val="Index1"/>
        <w:tabs>
          <w:tab w:val="right" w:leader="dot" w:pos="9350"/>
        </w:tabs>
        <w:rPr>
          <w:ins w:id="7894" w:author="Sammartano, Marc (BIC USA)" w:date="2015-12-02T15:17:00Z"/>
          <w:noProof/>
        </w:rPr>
      </w:pPr>
      <w:ins w:id="7895" w:author="Sammartano, Marc (BIC USA)" w:date="2015-12-02T15:17:00Z">
        <w:r>
          <w:rPr>
            <w:noProof/>
          </w:rPr>
          <w:t>Gr.save &lt;filename_sexp&gt; {,&lt;quality_nexp&gt;}, 166</w:t>
        </w:r>
      </w:ins>
    </w:p>
    <w:p w:rsidR="00AD0C75" w:rsidRDefault="00AD0C75">
      <w:pPr>
        <w:pStyle w:val="Index1"/>
        <w:tabs>
          <w:tab w:val="right" w:leader="dot" w:pos="9350"/>
        </w:tabs>
        <w:rPr>
          <w:ins w:id="7896" w:author="Sammartano, Marc (BIC USA)" w:date="2015-12-02T15:17:00Z"/>
          <w:noProof/>
        </w:rPr>
      </w:pPr>
      <w:ins w:id="7897" w:author="Sammartano, Marc (BIC USA)" w:date="2015-12-02T15:17:00Z">
        <w:r>
          <w:rPr>
            <w:noProof/>
          </w:rPr>
          <w:t>Gr.scale x_factor, y_factor, 147</w:t>
        </w:r>
      </w:ins>
    </w:p>
    <w:p w:rsidR="00AD0C75" w:rsidRDefault="00AD0C75">
      <w:pPr>
        <w:pStyle w:val="Index1"/>
        <w:tabs>
          <w:tab w:val="right" w:leader="dot" w:pos="9350"/>
        </w:tabs>
        <w:rPr>
          <w:ins w:id="7898" w:author="Sammartano, Marc (BIC USA)" w:date="2015-12-02T15:17:00Z"/>
          <w:noProof/>
        </w:rPr>
      </w:pPr>
      <w:ins w:id="7899" w:author="Sammartano, Marc (BIC USA)" w:date="2015-12-02T15:17:00Z">
        <w:r>
          <w:rPr>
            <w:noProof/>
          </w:rPr>
          <w:t>Gr.screen width, height{, density }, 147</w:t>
        </w:r>
      </w:ins>
    </w:p>
    <w:p w:rsidR="00AD0C75" w:rsidRDefault="00AD0C75">
      <w:pPr>
        <w:pStyle w:val="Index1"/>
        <w:tabs>
          <w:tab w:val="right" w:leader="dot" w:pos="9350"/>
        </w:tabs>
        <w:rPr>
          <w:ins w:id="7900" w:author="Sammartano, Marc (BIC USA)" w:date="2015-12-02T15:17:00Z"/>
          <w:noProof/>
        </w:rPr>
      </w:pPr>
      <w:ins w:id="7901" w:author="Sammartano, Marc (BIC USA)" w:date="2015-12-02T15:17:00Z">
        <w:r>
          <w:rPr>
            <w:noProof/>
          </w:rPr>
          <w:t>Gr.screen.to_bitmap &lt;bm_ptr_nvar&gt;, 166</w:t>
        </w:r>
      </w:ins>
    </w:p>
    <w:p w:rsidR="00AD0C75" w:rsidRDefault="00AD0C75">
      <w:pPr>
        <w:pStyle w:val="Index1"/>
        <w:tabs>
          <w:tab w:val="right" w:leader="dot" w:pos="9350"/>
        </w:tabs>
        <w:rPr>
          <w:ins w:id="7902" w:author="Sammartano, Marc (BIC USA)" w:date="2015-12-02T15:17:00Z"/>
          <w:noProof/>
        </w:rPr>
      </w:pPr>
      <w:ins w:id="7903" w:author="Sammartano, Marc (BIC USA)" w:date="2015-12-02T15:17:00Z">
        <w:r>
          <w:rPr>
            <w:noProof/>
          </w:rPr>
          <w:t>Gr.set.antialias {{&lt;lexp&gt;}{,&lt;paint_nexp&gt;}}, 145</w:t>
        </w:r>
      </w:ins>
    </w:p>
    <w:p w:rsidR="00AD0C75" w:rsidRDefault="00AD0C75">
      <w:pPr>
        <w:pStyle w:val="Index1"/>
        <w:tabs>
          <w:tab w:val="right" w:leader="dot" w:pos="9350"/>
        </w:tabs>
        <w:rPr>
          <w:ins w:id="7904" w:author="Sammartano, Marc (BIC USA)" w:date="2015-12-02T15:17:00Z"/>
          <w:noProof/>
        </w:rPr>
      </w:pPr>
      <w:ins w:id="7905" w:author="Sammartano, Marc (BIC USA)" w:date="2015-12-02T15:17:00Z">
        <w:r>
          <w:rPr>
            <w:noProof/>
          </w:rPr>
          <w:t>Gr.set.pixels &lt;object_number_nvar&gt;, pixels[{&lt;start&gt;,&lt;length&gt;}] {,x,y}, 150</w:t>
        </w:r>
      </w:ins>
    </w:p>
    <w:p w:rsidR="00AD0C75" w:rsidRDefault="00AD0C75">
      <w:pPr>
        <w:pStyle w:val="Index1"/>
        <w:tabs>
          <w:tab w:val="right" w:leader="dot" w:pos="9350"/>
        </w:tabs>
        <w:rPr>
          <w:ins w:id="7906" w:author="Sammartano, Marc (BIC USA)" w:date="2015-12-02T15:17:00Z"/>
          <w:noProof/>
        </w:rPr>
      </w:pPr>
      <w:ins w:id="7907" w:author="Sammartano, Marc (BIC USA)" w:date="2015-12-02T15:17:00Z">
        <w:r>
          <w:rPr>
            <w:noProof/>
          </w:rPr>
          <w:t>Gr.set.stroke {{&lt;nexp&gt;}{,&lt;paint_nexp&gt;}}, 146</w:t>
        </w:r>
      </w:ins>
    </w:p>
    <w:p w:rsidR="00AD0C75" w:rsidRDefault="00AD0C75">
      <w:pPr>
        <w:pStyle w:val="Index1"/>
        <w:tabs>
          <w:tab w:val="right" w:leader="dot" w:pos="9350"/>
        </w:tabs>
        <w:rPr>
          <w:ins w:id="7908" w:author="Sammartano, Marc (BIC USA)" w:date="2015-12-02T15:17:00Z"/>
          <w:noProof/>
        </w:rPr>
      </w:pPr>
      <w:ins w:id="7909" w:author="Sammartano, Marc (BIC USA)" w:date="2015-12-02T15:17:00Z">
        <w:r>
          <w:rPr>
            <w:noProof/>
          </w:rPr>
          <w:t>Gr.show &lt;object_number_nexp&gt;, 153</w:t>
        </w:r>
      </w:ins>
    </w:p>
    <w:p w:rsidR="00AD0C75" w:rsidRDefault="00AD0C75">
      <w:pPr>
        <w:pStyle w:val="Index1"/>
        <w:tabs>
          <w:tab w:val="right" w:leader="dot" w:pos="9350"/>
        </w:tabs>
        <w:rPr>
          <w:ins w:id="7910" w:author="Sammartano, Marc (BIC USA)" w:date="2015-12-02T15:17:00Z"/>
          <w:noProof/>
        </w:rPr>
      </w:pPr>
      <w:ins w:id="7911" w:author="Sammartano, Marc (BIC USA)" w:date="2015-12-02T15:17:00Z">
        <w:r>
          <w:rPr>
            <w:noProof/>
          </w:rPr>
          <w:t>Gr.show.toggle &lt;object_number_nexp&gt;, 153</w:t>
        </w:r>
      </w:ins>
    </w:p>
    <w:p w:rsidR="00AD0C75" w:rsidRDefault="00AD0C75">
      <w:pPr>
        <w:pStyle w:val="Index1"/>
        <w:tabs>
          <w:tab w:val="right" w:leader="dot" w:pos="9350"/>
        </w:tabs>
        <w:rPr>
          <w:ins w:id="7912" w:author="Sammartano, Marc (BIC USA)" w:date="2015-12-02T15:17:00Z"/>
          <w:noProof/>
        </w:rPr>
      </w:pPr>
      <w:ins w:id="7913" w:author="Sammartano, Marc (BIC USA)" w:date="2015-12-02T15:17:00Z">
        <w:r>
          <w:rPr>
            <w:noProof/>
          </w:rPr>
          <w:t>Gr.statusbar {&lt;height_nvar&gt;} {, showing_lvar}, 146</w:t>
        </w:r>
      </w:ins>
    </w:p>
    <w:p w:rsidR="00AD0C75" w:rsidRDefault="00AD0C75">
      <w:pPr>
        <w:pStyle w:val="Index1"/>
        <w:tabs>
          <w:tab w:val="right" w:leader="dot" w:pos="9350"/>
        </w:tabs>
        <w:rPr>
          <w:ins w:id="7914" w:author="Sammartano, Marc (BIC USA)" w:date="2015-12-02T15:17:00Z"/>
          <w:noProof/>
        </w:rPr>
      </w:pPr>
      <w:ins w:id="7915" w:author="Sammartano, Marc (BIC USA)" w:date="2015-12-02T15:17:00Z">
        <w:r>
          <w:rPr>
            <w:noProof/>
          </w:rPr>
          <w:t>Gr.statusbar.show &lt;nexp&gt;, 146</w:t>
        </w:r>
      </w:ins>
    </w:p>
    <w:p w:rsidR="00AD0C75" w:rsidRDefault="00AD0C75">
      <w:pPr>
        <w:pStyle w:val="Index1"/>
        <w:tabs>
          <w:tab w:val="right" w:leader="dot" w:pos="9350"/>
        </w:tabs>
        <w:rPr>
          <w:ins w:id="7916" w:author="Sammartano, Marc (BIC USA)" w:date="2015-12-02T15:17:00Z"/>
          <w:noProof/>
        </w:rPr>
      </w:pPr>
      <w:ins w:id="7917" w:author="Sammartano, Marc (BIC USA)" w:date="2015-12-02T15:17:00Z">
        <w:r>
          <w:rPr>
            <w:noProof/>
          </w:rPr>
          <w:t>Gr.text.align {{&lt;type_nexp&gt;}{,&lt;paint_nexp&gt;}}, 155</w:t>
        </w:r>
      </w:ins>
    </w:p>
    <w:p w:rsidR="00AD0C75" w:rsidRDefault="00AD0C75">
      <w:pPr>
        <w:pStyle w:val="Index1"/>
        <w:tabs>
          <w:tab w:val="right" w:leader="dot" w:pos="9350"/>
        </w:tabs>
        <w:rPr>
          <w:ins w:id="7918" w:author="Sammartano, Marc (BIC USA)" w:date="2015-12-02T15:17:00Z"/>
          <w:noProof/>
        </w:rPr>
      </w:pPr>
      <w:ins w:id="7919" w:author="Sammartano, Marc (BIC USA)" w:date="2015-12-02T15:17:00Z">
        <w:r>
          <w:rPr>
            <w:noProof/>
          </w:rPr>
          <w:t>Gr.text.bold {{&lt;lexp&gt;}{,&lt;paint_nexp&gt;}}, 155</w:t>
        </w:r>
      </w:ins>
    </w:p>
    <w:p w:rsidR="00AD0C75" w:rsidRDefault="00AD0C75">
      <w:pPr>
        <w:pStyle w:val="Index1"/>
        <w:tabs>
          <w:tab w:val="right" w:leader="dot" w:pos="9350"/>
        </w:tabs>
        <w:rPr>
          <w:ins w:id="7920" w:author="Sammartano, Marc (BIC USA)" w:date="2015-12-02T15:17:00Z"/>
          <w:noProof/>
        </w:rPr>
      </w:pPr>
      <w:ins w:id="7921" w:author="Sammartano, Marc (BIC USA)" w:date="2015-12-02T15:17:00Z">
        <w:r>
          <w:rPr>
            <w:noProof/>
          </w:rPr>
          <w:t>Gr.text.draw &lt;object_number_nvar&gt;, &lt;x_nexp&gt;, &lt;y_nexp&gt;, &lt;text_object_sexp&gt;, 159</w:t>
        </w:r>
      </w:ins>
    </w:p>
    <w:p w:rsidR="00AD0C75" w:rsidRDefault="00AD0C75">
      <w:pPr>
        <w:pStyle w:val="Index1"/>
        <w:tabs>
          <w:tab w:val="right" w:leader="dot" w:pos="9350"/>
        </w:tabs>
        <w:rPr>
          <w:ins w:id="7922" w:author="Sammartano, Marc (BIC USA)" w:date="2015-12-02T15:17:00Z"/>
          <w:noProof/>
        </w:rPr>
      </w:pPr>
      <w:ins w:id="7923" w:author="Sammartano, Marc (BIC USA)" w:date="2015-12-02T15:17:00Z">
        <w:r>
          <w:rPr>
            <w:noProof/>
          </w:rPr>
          <w:t>Gr.text.height {&lt;height_nvar&gt;} {, &lt;up_nvar&gt;} {, &lt;down_nvar&gt;}, 157</w:t>
        </w:r>
      </w:ins>
    </w:p>
    <w:p w:rsidR="00AD0C75" w:rsidRDefault="00AD0C75">
      <w:pPr>
        <w:pStyle w:val="Index1"/>
        <w:tabs>
          <w:tab w:val="right" w:leader="dot" w:pos="9350"/>
        </w:tabs>
        <w:rPr>
          <w:ins w:id="7924" w:author="Sammartano, Marc (BIC USA)" w:date="2015-12-02T15:17:00Z"/>
          <w:noProof/>
        </w:rPr>
      </w:pPr>
      <w:ins w:id="7925" w:author="Sammartano, Marc (BIC USA)" w:date="2015-12-02T15:17:00Z">
        <w:r>
          <w:rPr>
            <w:noProof/>
          </w:rPr>
          <w:t>Gr.text.setfont {{&lt;font_ptr_nexp&gt;|&lt;font_family_sexp&gt;} {, &lt;style_sexp&gt;} {,&lt;paint_nexp}}, 156</w:t>
        </w:r>
      </w:ins>
    </w:p>
    <w:p w:rsidR="00AD0C75" w:rsidRDefault="00AD0C75">
      <w:pPr>
        <w:pStyle w:val="Index1"/>
        <w:tabs>
          <w:tab w:val="right" w:leader="dot" w:pos="9350"/>
        </w:tabs>
        <w:rPr>
          <w:ins w:id="7926" w:author="Sammartano, Marc (BIC USA)" w:date="2015-12-02T15:17:00Z"/>
          <w:noProof/>
        </w:rPr>
      </w:pPr>
      <w:ins w:id="7927" w:author="Sammartano, Marc (BIC USA)" w:date="2015-12-02T15:17:00Z">
        <w:r>
          <w:rPr>
            <w:noProof/>
          </w:rPr>
          <w:t>Gr.text.size {{&lt;size_nexp&gt;}{,&lt;paint_nexp&gt;}}, 155</w:t>
        </w:r>
      </w:ins>
    </w:p>
    <w:p w:rsidR="00AD0C75" w:rsidRDefault="00AD0C75">
      <w:pPr>
        <w:pStyle w:val="Index1"/>
        <w:tabs>
          <w:tab w:val="right" w:leader="dot" w:pos="9350"/>
        </w:tabs>
        <w:rPr>
          <w:ins w:id="7928" w:author="Sammartano, Marc (BIC USA)" w:date="2015-12-02T15:17:00Z"/>
          <w:noProof/>
        </w:rPr>
      </w:pPr>
      <w:ins w:id="7929" w:author="Sammartano, Marc (BIC USA)" w:date="2015-12-02T15:17:00Z">
        <w:r>
          <w:rPr>
            <w:noProof/>
          </w:rPr>
          <w:t>Gr.text.skew {{&lt;skew_nexp&gt;}{,&lt;paint_nexp&gt;}}, 155</w:t>
        </w:r>
      </w:ins>
    </w:p>
    <w:p w:rsidR="00AD0C75" w:rsidRDefault="00AD0C75">
      <w:pPr>
        <w:pStyle w:val="Index1"/>
        <w:tabs>
          <w:tab w:val="right" w:leader="dot" w:pos="9350"/>
        </w:tabs>
        <w:rPr>
          <w:ins w:id="7930" w:author="Sammartano, Marc (BIC USA)" w:date="2015-12-02T15:17:00Z"/>
          <w:noProof/>
        </w:rPr>
      </w:pPr>
      <w:ins w:id="7931" w:author="Sammartano, Marc (BIC USA)" w:date="2015-12-02T15:17:00Z">
        <w:r>
          <w:rPr>
            <w:noProof/>
          </w:rPr>
          <w:t>Gr.text.strike &lt;lexp&gt;, 156</w:t>
        </w:r>
      </w:ins>
    </w:p>
    <w:p w:rsidR="00AD0C75" w:rsidRDefault="00AD0C75">
      <w:pPr>
        <w:pStyle w:val="Index1"/>
        <w:tabs>
          <w:tab w:val="right" w:leader="dot" w:pos="9350"/>
        </w:tabs>
        <w:rPr>
          <w:ins w:id="7932" w:author="Sammartano, Marc (BIC USA)" w:date="2015-12-02T15:17:00Z"/>
          <w:noProof/>
        </w:rPr>
      </w:pPr>
      <w:ins w:id="7933" w:author="Sammartano, Marc (BIC USA)" w:date="2015-12-02T15:17:00Z">
        <w:r>
          <w:rPr>
            <w:noProof/>
          </w:rPr>
          <w:t>Gr.text.typeface {{&lt;nexp&gt;} {, &lt;style_nexp&gt;} {,&lt;paint_nexp&gt;}}, 157</w:t>
        </w:r>
      </w:ins>
    </w:p>
    <w:p w:rsidR="00AD0C75" w:rsidRDefault="00AD0C75">
      <w:pPr>
        <w:pStyle w:val="Index1"/>
        <w:tabs>
          <w:tab w:val="right" w:leader="dot" w:pos="9350"/>
        </w:tabs>
        <w:rPr>
          <w:ins w:id="7934" w:author="Sammartano, Marc (BIC USA)" w:date="2015-12-02T15:17:00Z"/>
          <w:noProof/>
        </w:rPr>
      </w:pPr>
      <w:ins w:id="7935" w:author="Sammartano, Marc (BIC USA)" w:date="2015-12-02T15:17:00Z">
        <w:r>
          <w:rPr>
            <w:noProof/>
          </w:rPr>
          <w:t>Gr.text.underline &lt;lexp&gt;, 156</w:t>
        </w:r>
      </w:ins>
    </w:p>
    <w:p w:rsidR="00AD0C75" w:rsidRDefault="00AD0C75">
      <w:pPr>
        <w:pStyle w:val="Index1"/>
        <w:tabs>
          <w:tab w:val="right" w:leader="dot" w:pos="9350"/>
        </w:tabs>
        <w:rPr>
          <w:ins w:id="7936" w:author="Sammartano, Marc (BIC USA)" w:date="2015-12-02T15:17:00Z"/>
          <w:noProof/>
        </w:rPr>
      </w:pPr>
      <w:ins w:id="7937" w:author="Sammartano, Marc (BIC USA)" w:date="2015-12-02T15:17:00Z">
        <w:r>
          <w:rPr>
            <w:noProof/>
          </w:rPr>
          <w:t>Gr.text.width &lt;nvar&gt;, &lt;exp&gt;, 158</w:t>
        </w:r>
      </w:ins>
    </w:p>
    <w:p w:rsidR="00AD0C75" w:rsidRDefault="00AD0C75">
      <w:pPr>
        <w:pStyle w:val="Index1"/>
        <w:tabs>
          <w:tab w:val="right" w:leader="dot" w:pos="9350"/>
        </w:tabs>
        <w:rPr>
          <w:ins w:id="7938" w:author="Sammartano, Marc (BIC USA)" w:date="2015-12-02T15:17:00Z"/>
          <w:noProof/>
        </w:rPr>
      </w:pPr>
      <w:ins w:id="7939" w:author="Sammartano, Marc (BIC USA)" w:date="2015-12-02T15:17:00Z">
        <w:r>
          <w:rPr>
            <w:noProof/>
          </w:rPr>
          <w:t>Gr.touch touched, x, y, 153</w:t>
        </w:r>
      </w:ins>
    </w:p>
    <w:p w:rsidR="00AD0C75" w:rsidRDefault="00AD0C75">
      <w:pPr>
        <w:pStyle w:val="Index1"/>
        <w:tabs>
          <w:tab w:val="right" w:leader="dot" w:pos="9350"/>
        </w:tabs>
        <w:rPr>
          <w:ins w:id="7940" w:author="Sammartano, Marc (BIC USA)" w:date="2015-12-02T15:17:00Z"/>
          <w:noProof/>
        </w:rPr>
      </w:pPr>
      <w:ins w:id="7941" w:author="Sammartano, Marc (BIC USA)" w:date="2015-12-02T15:17:00Z">
        <w:r>
          <w:rPr>
            <w:noProof/>
          </w:rPr>
          <w:t>Gr.touch2 touched, x, y, 154</w:t>
        </w:r>
      </w:ins>
    </w:p>
    <w:p w:rsidR="00AD0C75" w:rsidRDefault="00AD0C75">
      <w:pPr>
        <w:pStyle w:val="Index1"/>
        <w:tabs>
          <w:tab w:val="right" w:leader="dot" w:pos="9350"/>
        </w:tabs>
        <w:rPr>
          <w:ins w:id="7942" w:author="Sammartano, Marc (BIC USA)" w:date="2015-12-02T15:17:00Z"/>
          <w:noProof/>
        </w:rPr>
      </w:pPr>
      <w:ins w:id="7943" w:author="Sammartano, Marc (BIC USA)" w:date="2015-12-02T15:17:00Z">
        <w:r>
          <w:rPr>
            <w:noProof/>
          </w:rPr>
          <w:t>GR_COLLISION( &lt;object_1_nvar&gt;, &lt;object_2_nvar&gt;), 60</w:t>
        </w:r>
      </w:ins>
    </w:p>
    <w:p w:rsidR="00AD0C75" w:rsidRDefault="00AD0C75">
      <w:pPr>
        <w:pStyle w:val="Index1"/>
        <w:tabs>
          <w:tab w:val="right" w:leader="dot" w:pos="9350"/>
        </w:tabs>
        <w:rPr>
          <w:ins w:id="7944" w:author="Sammartano, Marc (BIC USA)" w:date="2015-12-02T15:17:00Z"/>
          <w:noProof/>
        </w:rPr>
      </w:pPr>
      <w:ins w:id="7945" w:author="Sammartano, Marc (BIC USA)" w:date="2015-12-02T15:17:00Z">
        <w:r>
          <w:rPr>
            <w:noProof/>
          </w:rPr>
          <w:t>GrabFile &lt;result_svar&gt;, &lt;path_sexp&gt;{, &lt;unicode_flag_lexp&gt;}, 104</w:t>
        </w:r>
      </w:ins>
    </w:p>
    <w:p w:rsidR="00AD0C75" w:rsidRDefault="00AD0C75">
      <w:pPr>
        <w:pStyle w:val="Index1"/>
        <w:tabs>
          <w:tab w:val="right" w:leader="dot" w:pos="9350"/>
        </w:tabs>
        <w:rPr>
          <w:ins w:id="7946" w:author="Sammartano, Marc (BIC USA)" w:date="2015-12-02T15:17:00Z"/>
          <w:noProof/>
        </w:rPr>
      </w:pPr>
      <w:ins w:id="7947" w:author="Sammartano, Marc (BIC USA)" w:date="2015-12-02T15:17:00Z">
        <w:r>
          <w:rPr>
            <w:noProof/>
          </w:rPr>
          <w:t>GrabURL &lt;result_svar&gt;, &lt;url_sexp&gt;{, &lt;timeout_nexp&gt;}, 104</w:t>
        </w:r>
      </w:ins>
    </w:p>
    <w:p w:rsidR="00AD0C75" w:rsidRDefault="00AD0C75">
      <w:pPr>
        <w:pStyle w:val="Index1"/>
        <w:tabs>
          <w:tab w:val="right" w:leader="dot" w:pos="9350"/>
        </w:tabs>
        <w:rPr>
          <w:ins w:id="7948" w:author="Sammartano, Marc (BIC USA)" w:date="2015-12-02T15:17:00Z"/>
          <w:noProof/>
        </w:rPr>
      </w:pPr>
      <w:ins w:id="7949" w:author="Sammartano, Marc (BIC USA)" w:date="2015-12-02T15:17:00Z">
        <w:r>
          <w:rPr>
            <w:noProof/>
          </w:rPr>
          <w:t>Headset &lt;state_nvar&gt;, &lt;type_svar&gt;, &lt;mic_nvar&gt;, 131</w:t>
        </w:r>
      </w:ins>
    </w:p>
    <w:p w:rsidR="00AD0C75" w:rsidRDefault="00AD0C75">
      <w:pPr>
        <w:pStyle w:val="Index1"/>
        <w:tabs>
          <w:tab w:val="right" w:leader="dot" w:pos="9350"/>
        </w:tabs>
        <w:rPr>
          <w:ins w:id="7950" w:author="Sammartano, Marc (BIC USA)" w:date="2015-12-02T15:17:00Z"/>
          <w:noProof/>
        </w:rPr>
      </w:pPr>
      <w:ins w:id="7951" w:author="Sammartano, Marc (BIC USA)" w:date="2015-12-02T15:17:00Z">
        <w:r w:rsidRPr="00914DA8">
          <w:rPr>
            <w:rFonts w:eastAsia="Times New Roman"/>
            <w:noProof/>
          </w:rPr>
          <w:t>HEX$(&lt;nexp&gt;)</w:t>
        </w:r>
        <w:r>
          <w:rPr>
            <w:noProof/>
          </w:rPr>
          <w:t>, 66</w:t>
        </w:r>
      </w:ins>
    </w:p>
    <w:p w:rsidR="00AD0C75" w:rsidRDefault="00AD0C75">
      <w:pPr>
        <w:pStyle w:val="Index1"/>
        <w:tabs>
          <w:tab w:val="right" w:leader="dot" w:pos="9350"/>
        </w:tabs>
        <w:rPr>
          <w:ins w:id="7952" w:author="Sammartano, Marc (BIC USA)" w:date="2015-12-02T15:17:00Z"/>
          <w:noProof/>
        </w:rPr>
      </w:pPr>
      <w:ins w:id="7953" w:author="Sammartano, Marc (BIC USA)" w:date="2015-12-02T15:17:00Z">
        <w:r>
          <w:rPr>
            <w:noProof/>
          </w:rPr>
          <w:t>HEX(&lt;sexp&gt;), 59</w:t>
        </w:r>
      </w:ins>
    </w:p>
    <w:p w:rsidR="00AD0C75" w:rsidRDefault="00AD0C75">
      <w:pPr>
        <w:pStyle w:val="Index1"/>
        <w:tabs>
          <w:tab w:val="right" w:leader="dot" w:pos="9350"/>
        </w:tabs>
        <w:rPr>
          <w:ins w:id="7954" w:author="Sammartano, Marc (BIC USA)" w:date="2015-12-02T15:17:00Z"/>
          <w:noProof/>
        </w:rPr>
      </w:pPr>
      <w:ins w:id="7955" w:author="Sammartano, Marc (BIC USA)" w:date="2015-12-02T15:17:00Z">
        <w:r>
          <w:rPr>
            <w:noProof/>
          </w:rPr>
          <w:t>Home, 136</w:t>
        </w:r>
      </w:ins>
    </w:p>
    <w:p w:rsidR="00AD0C75" w:rsidRDefault="00AD0C75">
      <w:pPr>
        <w:pStyle w:val="Index1"/>
        <w:tabs>
          <w:tab w:val="right" w:leader="dot" w:pos="9350"/>
        </w:tabs>
        <w:rPr>
          <w:ins w:id="7956" w:author="Sammartano, Marc (BIC USA)" w:date="2015-12-02T15:17:00Z"/>
          <w:noProof/>
        </w:rPr>
      </w:pPr>
      <w:ins w:id="7957" w:author="Sammartano, Marc (BIC USA)" w:date="2015-12-02T15:17:00Z">
        <w:r>
          <w:rPr>
            <w:noProof/>
          </w:rPr>
          <w:t>Html.clear.cache, 111</w:t>
        </w:r>
      </w:ins>
    </w:p>
    <w:p w:rsidR="00AD0C75" w:rsidRDefault="00AD0C75">
      <w:pPr>
        <w:pStyle w:val="Index1"/>
        <w:tabs>
          <w:tab w:val="right" w:leader="dot" w:pos="9350"/>
        </w:tabs>
        <w:rPr>
          <w:ins w:id="7958" w:author="Sammartano, Marc (BIC USA)" w:date="2015-12-02T15:17:00Z"/>
          <w:noProof/>
        </w:rPr>
      </w:pPr>
      <w:ins w:id="7959" w:author="Sammartano, Marc (BIC USA)" w:date="2015-12-02T15:17:00Z">
        <w:r>
          <w:rPr>
            <w:noProof/>
          </w:rPr>
          <w:t>Html.clear.history, 111</w:t>
        </w:r>
      </w:ins>
    </w:p>
    <w:p w:rsidR="00AD0C75" w:rsidRDefault="00AD0C75">
      <w:pPr>
        <w:pStyle w:val="Index1"/>
        <w:tabs>
          <w:tab w:val="right" w:leader="dot" w:pos="9350"/>
        </w:tabs>
        <w:rPr>
          <w:ins w:id="7960" w:author="Sammartano, Marc (BIC USA)" w:date="2015-12-02T15:17:00Z"/>
          <w:noProof/>
        </w:rPr>
      </w:pPr>
      <w:ins w:id="7961" w:author="Sammartano, Marc (BIC USA)" w:date="2015-12-02T15:17:00Z">
        <w:r>
          <w:rPr>
            <w:noProof/>
          </w:rPr>
          <w:t>Html.close, 111</w:t>
        </w:r>
      </w:ins>
    </w:p>
    <w:p w:rsidR="00AD0C75" w:rsidRDefault="00AD0C75">
      <w:pPr>
        <w:pStyle w:val="Index1"/>
        <w:tabs>
          <w:tab w:val="right" w:leader="dot" w:pos="9350"/>
        </w:tabs>
        <w:rPr>
          <w:ins w:id="7962" w:author="Sammartano, Marc (BIC USA)" w:date="2015-12-02T15:17:00Z"/>
          <w:noProof/>
        </w:rPr>
      </w:pPr>
      <w:ins w:id="7963" w:author="Sammartano, Marc (BIC USA)" w:date="2015-12-02T15:17:00Z">
        <w:r>
          <w:rPr>
            <w:noProof/>
          </w:rPr>
          <w:t>Html.get.datalink &lt;data_svar&gt;, 109</w:t>
        </w:r>
      </w:ins>
    </w:p>
    <w:p w:rsidR="00AD0C75" w:rsidRDefault="00AD0C75">
      <w:pPr>
        <w:pStyle w:val="Index1"/>
        <w:tabs>
          <w:tab w:val="right" w:leader="dot" w:pos="9350"/>
        </w:tabs>
        <w:rPr>
          <w:ins w:id="7964" w:author="Sammartano, Marc (BIC USA)" w:date="2015-12-02T15:17:00Z"/>
          <w:noProof/>
        </w:rPr>
      </w:pPr>
      <w:ins w:id="7965" w:author="Sammartano, Marc (BIC USA)" w:date="2015-12-02T15:17:00Z">
        <w:r>
          <w:rPr>
            <w:noProof/>
          </w:rPr>
          <w:t>Html.go.back, 110</w:t>
        </w:r>
      </w:ins>
    </w:p>
    <w:p w:rsidR="00AD0C75" w:rsidRDefault="00AD0C75">
      <w:pPr>
        <w:pStyle w:val="Index1"/>
        <w:tabs>
          <w:tab w:val="right" w:leader="dot" w:pos="9350"/>
        </w:tabs>
        <w:rPr>
          <w:ins w:id="7966" w:author="Sammartano, Marc (BIC USA)" w:date="2015-12-02T15:17:00Z"/>
          <w:noProof/>
        </w:rPr>
      </w:pPr>
      <w:ins w:id="7967" w:author="Sammartano, Marc (BIC USA)" w:date="2015-12-02T15:17:00Z">
        <w:r>
          <w:rPr>
            <w:noProof/>
          </w:rPr>
          <w:t>Html.go.forward, 110</w:t>
        </w:r>
      </w:ins>
    </w:p>
    <w:p w:rsidR="00AD0C75" w:rsidRDefault="00AD0C75">
      <w:pPr>
        <w:pStyle w:val="Index1"/>
        <w:tabs>
          <w:tab w:val="right" w:leader="dot" w:pos="9350"/>
        </w:tabs>
        <w:rPr>
          <w:ins w:id="7968" w:author="Sammartano, Marc (BIC USA)" w:date="2015-12-02T15:17:00Z"/>
          <w:noProof/>
        </w:rPr>
      </w:pPr>
      <w:ins w:id="7969" w:author="Sammartano, Marc (BIC USA)" w:date="2015-12-02T15:17:00Z">
        <w:r>
          <w:rPr>
            <w:noProof/>
          </w:rPr>
          <w:t>Html.load.string &lt;html_sexp&gt;, 109</w:t>
        </w:r>
      </w:ins>
    </w:p>
    <w:p w:rsidR="00AD0C75" w:rsidRDefault="00AD0C75">
      <w:pPr>
        <w:pStyle w:val="Index1"/>
        <w:tabs>
          <w:tab w:val="right" w:leader="dot" w:pos="9350"/>
        </w:tabs>
        <w:rPr>
          <w:ins w:id="7970" w:author="Sammartano, Marc (BIC USA)" w:date="2015-12-02T15:17:00Z"/>
          <w:noProof/>
        </w:rPr>
      </w:pPr>
      <w:ins w:id="7971" w:author="Sammartano, Marc (BIC USA)" w:date="2015-12-02T15:17:00Z">
        <w:r>
          <w:rPr>
            <w:noProof/>
          </w:rPr>
          <w:t>Html.load.url &lt;file_sexp&gt;, 109</w:t>
        </w:r>
      </w:ins>
    </w:p>
    <w:p w:rsidR="00AD0C75" w:rsidRDefault="00AD0C75">
      <w:pPr>
        <w:pStyle w:val="Index1"/>
        <w:tabs>
          <w:tab w:val="right" w:leader="dot" w:pos="9350"/>
        </w:tabs>
        <w:rPr>
          <w:ins w:id="7972" w:author="Sammartano, Marc (BIC USA)" w:date="2015-12-02T15:17:00Z"/>
          <w:noProof/>
        </w:rPr>
      </w:pPr>
      <w:ins w:id="7973" w:author="Sammartano, Marc (BIC USA)" w:date="2015-12-02T15:17:00Z">
        <w:r>
          <w:rPr>
            <w:noProof/>
          </w:rPr>
          <w:t>Html.open {&lt;ShowStatusBar_lexp&gt; {, &lt;Orientation_nexp&gt;}}, 108</w:t>
        </w:r>
      </w:ins>
    </w:p>
    <w:p w:rsidR="00AD0C75" w:rsidRDefault="00AD0C75">
      <w:pPr>
        <w:pStyle w:val="Index1"/>
        <w:tabs>
          <w:tab w:val="right" w:leader="dot" w:pos="9350"/>
        </w:tabs>
        <w:rPr>
          <w:ins w:id="7974" w:author="Sammartano, Marc (BIC USA)" w:date="2015-12-02T15:17:00Z"/>
          <w:noProof/>
        </w:rPr>
      </w:pPr>
      <w:ins w:id="7975" w:author="Sammartano, Marc (BIC USA)" w:date="2015-12-02T15:17:00Z">
        <w:r>
          <w:rPr>
            <w:noProof/>
          </w:rPr>
          <w:t>Html.orientation &lt;nexp&gt;, 108</w:t>
        </w:r>
      </w:ins>
    </w:p>
    <w:p w:rsidR="00AD0C75" w:rsidRDefault="00AD0C75">
      <w:pPr>
        <w:pStyle w:val="Index1"/>
        <w:tabs>
          <w:tab w:val="right" w:leader="dot" w:pos="9350"/>
        </w:tabs>
        <w:rPr>
          <w:ins w:id="7976" w:author="Sammartano, Marc (BIC USA)" w:date="2015-12-02T15:17:00Z"/>
          <w:noProof/>
        </w:rPr>
      </w:pPr>
      <w:ins w:id="7977" w:author="Sammartano, Marc (BIC USA)" w:date="2015-12-02T15:17:00Z">
        <w:r>
          <w:rPr>
            <w:noProof/>
          </w:rPr>
          <w:t>Html.post &lt;url_sexp&gt;, &lt;list_nexp&gt;, 109</w:t>
        </w:r>
      </w:ins>
    </w:p>
    <w:p w:rsidR="00AD0C75" w:rsidRDefault="00AD0C75">
      <w:pPr>
        <w:pStyle w:val="Index1"/>
        <w:tabs>
          <w:tab w:val="right" w:leader="dot" w:pos="9350"/>
        </w:tabs>
        <w:rPr>
          <w:ins w:id="7978" w:author="Sammartano, Marc (BIC USA)" w:date="2015-12-02T15:17:00Z"/>
          <w:noProof/>
        </w:rPr>
      </w:pPr>
      <w:ins w:id="7979" w:author="Sammartano, Marc (BIC USA)" w:date="2015-12-02T15:17:00Z">
        <w:r>
          <w:rPr>
            <w:noProof/>
          </w:rPr>
          <w:t>Http.post &lt;url_sexp&gt;, &lt;list_nexp&gt;, &lt;result_svar&gt;, 111</w:t>
        </w:r>
      </w:ins>
    </w:p>
    <w:p w:rsidR="00AD0C75" w:rsidRDefault="00AD0C75">
      <w:pPr>
        <w:pStyle w:val="Index1"/>
        <w:tabs>
          <w:tab w:val="right" w:leader="dot" w:pos="9350"/>
        </w:tabs>
        <w:rPr>
          <w:ins w:id="7980" w:author="Sammartano, Marc (BIC USA)" w:date="2015-12-02T15:17:00Z"/>
          <w:noProof/>
        </w:rPr>
      </w:pPr>
      <w:ins w:id="7981" w:author="Sammartano, Marc (BIC USA)" w:date="2015-12-02T15:17:00Z">
        <w:r>
          <w:rPr>
            <w:noProof/>
          </w:rPr>
          <w:t>HYPOT(&lt;nexp_x&gt;, &lt;nexp_y), 57</w:t>
        </w:r>
      </w:ins>
    </w:p>
    <w:p w:rsidR="00AD0C75" w:rsidRDefault="00AD0C75">
      <w:pPr>
        <w:pStyle w:val="Index1"/>
        <w:tabs>
          <w:tab w:val="right" w:leader="dot" w:pos="9350"/>
        </w:tabs>
        <w:rPr>
          <w:ins w:id="7982" w:author="Sammartano, Marc (BIC USA)" w:date="2015-12-02T15:17:00Z"/>
          <w:noProof/>
        </w:rPr>
      </w:pPr>
      <w:ins w:id="7983" w:author="Sammartano, Marc (BIC USA)" w:date="2015-12-02T15:17:00Z">
        <w:r>
          <w:rPr>
            <w:noProof/>
          </w:rPr>
          <w:t>If / Then / Else, 76</w:t>
        </w:r>
      </w:ins>
    </w:p>
    <w:p w:rsidR="00AD0C75" w:rsidRDefault="00AD0C75">
      <w:pPr>
        <w:pStyle w:val="Index1"/>
        <w:tabs>
          <w:tab w:val="right" w:leader="dot" w:pos="9350"/>
        </w:tabs>
        <w:rPr>
          <w:ins w:id="7984" w:author="Sammartano, Marc (BIC USA)" w:date="2015-12-02T15:17:00Z"/>
          <w:noProof/>
        </w:rPr>
      </w:pPr>
      <w:ins w:id="7985" w:author="Sammartano, Marc (BIC USA)" w:date="2015-12-02T15:17:00Z">
        <w:r>
          <w:rPr>
            <w:noProof/>
          </w:rPr>
          <w:t>If / Then / Else / Elseif / Endif, 76</w:t>
        </w:r>
      </w:ins>
    </w:p>
    <w:p w:rsidR="00AD0C75" w:rsidRDefault="00AD0C75">
      <w:pPr>
        <w:pStyle w:val="Index1"/>
        <w:tabs>
          <w:tab w:val="right" w:leader="dot" w:pos="9350"/>
        </w:tabs>
        <w:rPr>
          <w:ins w:id="7986" w:author="Sammartano, Marc (BIC USA)" w:date="2015-12-02T15:17:00Z"/>
          <w:noProof/>
        </w:rPr>
      </w:pPr>
      <w:ins w:id="7987" w:author="Sammartano, Marc (BIC USA)" w:date="2015-12-02T15:17:00Z">
        <w:r>
          <w:rPr>
            <w:noProof/>
          </w:rPr>
          <w:t>Include FilePath, 81</w:t>
        </w:r>
      </w:ins>
    </w:p>
    <w:p w:rsidR="00AD0C75" w:rsidRDefault="00AD0C75">
      <w:pPr>
        <w:pStyle w:val="Index1"/>
        <w:tabs>
          <w:tab w:val="right" w:leader="dot" w:pos="9350"/>
        </w:tabs>
        <w:rPr>
          <w:ins w:id="7988" w:author="Sammartano, Marc (BIC USA)" w:date="2015-12-02T15:17:00Z"/>
          <w:noProof/>
        </w:rPr>
      </w:pPr>
      <w:ins w:id="7989" w:author="Sammartano, Marc (BIC USA)" w:date="2015-12-02T15:17:00Z">
        <w:r>
          <w:rPr>
            <w:noProof/>
          </w:rPr>
          <w:t>Inkey$ &lt;svar&gt;, 94</w:t>
        </w:r>
      </w:ins>
    </w:p>
    <w:p w:rsidR="00AD0C75" w:rsidRDefault="00AD0C75">
      <w:pPr>
        <w:pStyle w:val="Index1"/>
        <w:tabs>
          <w:tab w:val="right" w:leader="dot" w:pos="9350"/>
        </w:tabs>
        <w:rPr>
          <w:ins w:id="7990" w:author="Sammartano, Marc (BIC USA)" w:date="2015-12-02T15:17:00Z"/>
          <w:noProof/>
        </w:rPr>
      </w:pPr>
      <w:ins w:id="7991" w:author="Sammartano, Marc (BIC USA)" w:date="2015-12-02T15:17:00Z">
        <w:r>
          <w:rPr>
            <w:noProof/>
          </w:rPr>
          <w:t>Input {&lt;prompt_sexp&gt;}, &lt;result_var&gt;{, {&lt;default_exp&gt;}{,&lt;canceled_nvar&gt;}}, 93</w:t>
        </w:r>
      </w:ins>
    </w:p>
    <w:p w:rsidR="00AD0C75" w:rsidRDefault="00AD0C75">
      <w:pPr>
        <w:pStyle w:val="Index1"/>
        <w:tabs>
          <w:tab w:val="right" w:leader="dot" w:pos="9350"/>
        </w:tabs>
        <w:rPr>
          <w:ins w:id="7992" w:author="Sammartano, Marc (BIC USA)" w:date="2015-12-02T15:17:00Z"/>
          <w:noProof/>
        </w:rPr>
      </w:pPr>
      <w:ins w:id="7993" w:author="Sammartano, Marc (BIC USA)" w:date="2015-12-02T15:17:00Z">
        <w:r w:rsidRPr="00914DA8">
          <w:rPr>
            <w:rFonts w:eastAsia="Times New Roman"/>
            <w:noProof/>
          </w:rPr>
          <w:t>INT$(&lt;nexp&gt;)</w:t>
        </w:r>
        <w:r>
          <w:rPr>
            <w:noProof/>
          </w:rPr>
          <w:t>, 66</w:t>
        </w:r>
      </w:ins>
    </w:p>
    <w:p w:rsidR="00AD0C75" w:rsidRDefault="00AD0C75">
      <w:pPr>
        <w:pStyle w:val="Index1"/>
        <w:tabs>
          <w:tab w:val="right" w:leader="dot" w:pos="9350"/>
        </w:tabs>
        <w:rPr>
          <w:ins w:id="7994" w:author="Sammartano, Marc (BIC USA)" w:date="2015-12-02T15:17:00Z"/>
          <w:noProof/>
        </w:rPr>
      </w:pPr>
      <w:ins w:id="7995" w:author="Sammartano, Marc (BIC USA)" w:date="2015-12-02T15:17:00Z">
        <w:r>
          <w:rPr>
            <w:noProof/>
          </w:rPr>
          <w:t>INT(&lt;nexp&gt;), 56</w:t>
        </w:r>
      </w:ins>
    </w:p>
    <w:p w:rsidR="00AD0C75" w:rsidRDefault="00AD0C75">
      <w:pPr>
        <w:pStyle w:val="Index1"/>
        <w:tabs>
          <w:tab w:val="right" w:leader="dot" w:pos="9350"/>
        </w:tabs>
        <w:rPr>
          <w:ins w:id="7996" w:author="Sammartano, Marc (BIC USA)" w:date="2015-12-02T15:17:00Z"/>
          <w:noProof/>
        </w:rPr>
      </w:pPr>
      <w:ins w:id="7997" w:author="Sammartano, Marc (BIC USA)" w:date="2015-12-02T15:17:00Z">
        <w:r w:rsidRPr="00914DA8">
          <w:rPr>
            <w:rFonts w:eastAsia="Times New Roman"/>
            <w:noProof/>
          </w:rPr>
          <w:t>IS_IN(&lt;sub</w:t>
        </w:r>
        <w:r>
          <w:rPr>
            <w:noProof/>
          </w:rPr>
          <w:t>_sexp&gt;</w:t>
        </w:r>
        <w:r w:rsidRPr="00914DA8">
          <w:rPr>
            <w:rFonts w:eastAsia="Times New Roman"/>
            <w:noProof/>
          </w:rPr>
          <w:t>, &lt;base</w:t>
        </w:r>
        <w:r>
          <w:rPr>
            <w:noProof/>
          </w:rPr>
          <w:t>_sexp&gt;{, &lt;start_nexp&gt;}, 59</w:t>
        </w:r>
      </w:ins>
    </w:p>
    <w:p w:rsidR="00AD0C75" w:rsidRDefault="00AD0C75">
      <w:pPr>
        <w:pStyle w:val="Index1"/>
        <w:tabs>
          <w:tab w:val="right" w:leader="dot" w:pos="9350"/>
        </w:tabs>
        <w:rPr>
          <w:ins w:id="7998" w:author="Sammartano, Marc (BIC USA)" w:date="2015-12-02T15:17:00Z"/>
          <w:noProof/>
        </w:rPr>
      </w:pPr>
      <w:ins w:id="7999" w:author="Sammartano, Marc (BIC USA)" w:date="2015-12-02T15:17:00Z">
        <w:r>
          <w:rPr>
            <w:noProof/>
          </w:rPr>
          <w:t>Join &lt;source_array$[]&gt;, &lt;result_svar&gt; {, &lt;separator_sexp&gt;{, &lt;wrapper_sexp}}, 126</w:t>
        </w:r>
      </w:ins>
    </w:p>
    <w:p w:rsidR="00AD0C75" w:rsidRDefault="00AD0C75">
      <w:pPr>
        <w:pStyle w:val="Index1"/>
        <w:tabs>
          <w:tab w:val="right" w:leader="dot" w:pos="9350"/>
        </w:tabs>
        <w:rPr>
          <w:ins w:id="8000" w:author="Sammartano, Marc (BIC USA)" w:date="2015-12-02T15:17:00Z"/>
          <w:noProof/>
        </w:rPr>
      </w:pPr>
      <w:ins w:id="8001" w:author="Sammartano, Marc (BIC USA)" w:date="2015-12-02T15:17:00Z">
        <w:r>
          <w:rPr>
            <w:noProof/>
          </w:rPr>
          <w:t>Join.all &lt;source_array$[]&gt;, &lt;result_svar&gt; {, &lt;separator_sexp&gt;{, &lt;wrapper_sexp}}, 126</w:t>
        </w:r>
      </w:ins>
    </w:p>
    <w:p w:rsidR="00AD0C75" w:rsidRDefault="00AD0C75">
      <w:pPr>
        <w:pStyle w:val="Index1"/>
        <w:tabs>
          <w:tab w:val="right" w:leader="dot" w:pos="9350"/>
        </w:tabs>
        <w:rPr>
          <w:ins w:id="8002" w:author="Sammartano, Marc (BIC USA)" w:date="2015-12-02T15:17:00Z"/>
          <w:noProof/>
        </w:rPr>
      </w:pPr>
      <w:ins w:id="8003" w:author="Sammartano, Marc (BIC USA)" w:date="2015-12-02T15:17:00Z">
        <w:r>
          <w:rPr>
            <w:noProof/>
          </w:rPr>
          <w:t>Kb.hide, 95</w:t>
        </w:r>
      </w:ins>
    </w:p>
    <w:p w:rsidR="00AD0C75" w:rsidRDefault="00AD0C75">
      <w:pPr>
        <w:pStyle w:val="Index1"/>
        <w:tabs>
          <w:tab w:val="right" w:leader="dot" w:pos="9350"/>
        </w:tabs>
        <w:rPr>
          <w:ins w:id="8004" w:author="Sammartano, Marc (BIC USA)" w:date="2015-12-02T15:17:00Z"/>
          <w:noProof/>
        </w:rPr>
      </w:pPr>
      <w:ins w:id="8005" w:author="Sammartano, Marc (BIC USA)" w:date="2015-12-02T15:17:00Z">
        <w:r>
          <w:rPr>
            <w:noProof/>
          </w:rPr>
          <w:t>Kb.resume, 97</w:t>
        </w:r>
      </w:ins>
    </w:p>
    <w:p w:rsidR="00AD0C75" w:rsidRDefault="00AD0C75">
      <w:pPr>
        <w:pStyle w:val="Index1"/>
        <w:tabs>
          <w:tab w:val="right" w:leader="dot" w:pos="9350"/>
        </w:tabs>
        <w:rPr>
          <w:ins w:id="8006" w:author="Sammartano, Marc (BIC USA)" w:date="2015-12-02T15:17:00Z"/>
          <w:noProof/>
        </w:rPr>
      </w:pPr>
      <w:ins w:id="8007" w:author="Sammartano, Marc (BIC USA)" w:date="2015-12-02T15:17:00Z">
        <w:r>
          <w:rPr>
            <w:noProof/>
          </w:rPr>
          <w:t>Kb.show, 96</w:t>
        </w:r>
      </w:ins>
    </w:p>
    <w:p w:rsidR="00AD0C75" w:rsidRDefault="00AD0C75">
      <w:pPr>
        <w:pStyle w:val="Index1"/>
        <w:tabs>
          <w:tab w:val="right" w:leader="dot" w:pos="9350"/>
        </w:tabs>
        <w:rPr>
          <w:ins w:id="8008" w:author="Sammartano, Marc (BIC USA)" w:date="2015-12-02T15:17:00Z"/>
          <w:noProof/>
        </w:rPr>
      </w:pPr>
      <w:ins w:id="8009" w:author="Sammartano, Marc (BIC USA)" w:date="2015-12-02T15:17:00Z">
        <w:r>
          <w:rPr>
            <w:noProof/>
          </w:rPr>
          <w:t>Kb.showing &lt;lvar&gt;, 96</w:t>
        </w:r>
      </w:ins>
    </w:p>
    <w:p w:rsidR="00AD0C75" w:rsidRDefault="00AD0C75">
      <w:pPr>
        <w:pStyle w:val="Index1"/>
        <w:tabs>
          <w:tab w:val="right" w:leader="dot" w:pos="9350"/>
        </w:tabs>
        <w:rPr>
          <w:ins w:id="8010" w:author="Sammartano, Marc (BIC USA)" w:date="2015-12-02T15:17:00Z"/>
          <w:noProof/>
        </w:rPr>
      </w:pPr>
      <w:ins w:id="8011" w:author="Sammartano, Marc (BIC USA)" w:date="2015-12-02T15:17:00Z">
        <w:r>
          <w:rPr>
            <w:noProof/>
          </w:rPr>
          <w:t>Kb.toggle, 96</w:t>
        </w:r>
      </w:ins>
    </w:p>
    <w:p w:rsidR="00AD0C75" w:rsidRDefault="00AD0C75">
      <w:pPr>
        <w:pStyle w:val="Index1"/>
        <w:tabs>
          <w:tab w:val="right" w:leader="dot" w:pos="9350"/>
        </w:tabs>
        <w:rPr>
          <w:ins w:id="8012" w:author="Sammartano, Marc (BIC USA)" w:date="2015-12-02T15:17:00Z"/>
          <w:noProof/>
        </w:rPr>
      </w:pPr>
      <w:ins w:id="8013" w:author="Sammartano, Marc (BIC USA)" w:date="2015-12-02T15:17:00Z">
        <w:r>
          <w:rPr>
            <w:noProof/>
          </w:rPr>
          <w:t>Key.resume, 85</w:t>
        </w:r>
      </w:ins>
    </w:p>
    <w:p w:rsidR="00AD0C75" w:rsidRDefault="00AD0C75">
      <w:pPr>
        <w:pStyle w:val="Index1"/>
        <w:tabs>
          <w:tab w:val="right" w:leader="dot" w:pos="9350"/>
        </w:tabs>
        <w:rPr>
          <w:ins w:id="8014" w:author="Sammartano, Marc (BIC USA)" w:date="2015-12-02T15:17:00Z"/>
          <w:noProof/>
        </w:rPr>
      </w:pPr>
      <w:ins w:id="8015" w:author="Sammartano, Marc (BIC USA)" w:date="2015-12-02T15:17:00Z">
        <w:r w:rsidRPr="00914DA8">
          <w:rPr>
            <w:rFonts w:eastAsia="Times New Roman"/>
            <w:noProof/>
          </w:rPr>
          <w:t xml:space="preserve">LEFT$(&lt;sexp&gt;, </w:t>
        </w:r>
        <w:r>
          <w:rPr>
            <w:noProof/>
          </w:rPr>
          <w:t>&lt;count_nexp&gt;</w:t>
        </w:r>
        <w:r w:rsidRPr="00914DA8">
          <w:rPr>
            <w:rFonts w:eastAsia="Times New Roman"/>
            <w:noProof/>
          </w:rPr>
          <w:t>)</w:t>
        </w:r>
        <w:r>
          <w:rPr>
            <w:noProof/>
          </w:rPr>
          <w:t>, 62</w:t>
        </w:r>
      </w:ins>
    </w:p>
    <w:p w:rsidR="00AD0C75" w:rsidRDefault="00AD0C75">
      <w:pPr>
        <w:pStyle w:val="Index1"/>
        <w:tabs>
          <w:tab w:val="right" w:leader="dot" w:pos="9350"/>
        </w:tabs>
        <w:rPr>
          <w:ins w:id="8016" w:author="Sammartano, Marc (BIC USA)" w:date="2015-12-02T15:17:00Z"/>
          <w:noProof/>
        </w:rPr>
      </w:pPr>
      <w:ins w:id="8017" w:author="Sammartano, Marc (BIC USA)" w:date="2015-12-02T15:17:00Z">
        <w:r>
          <w:rPr>
            <w:noProof/>
          </w:rPr>
          <w:t>LEN(&lt;sexp&gt;), 59</w:t>
        </w:r>
      </w:ins>
    </w:p>
    <w:p w:rsidR="00AD0C75" w:rsidRDefault="00AD0C75">
      <w:pPr>
        <w:pStyle w:val="Index1"/>
        <w:tabs>
          <w:tab w:val="right" w:leader="dot" w:pos="9350"/>
        </w:tabs>
        <w:rPr>
          <w:ins w:id="8018" w:author="Sammartano, Marc (BIC USA)" w:date="2015-12-02T15:17:00Z"/>
          <w:noProof/>
        </w:rPr>
      </w:pPr>
      <w:ins w:id="8019" w:author="Sammartano, Marc (BIC USA)" w:date="2015-12-02T15:17:00Z">
        <w:r>
          <w:rPr>
            <w:noProof/>
          </w:rPr>
          <w:t>Let, 53</w:t>
        </w:r>
      </w:ins>
    </w:p>
    <w:p w:rsidR="00AD0C75" w:rsidRDefault="00AD0C75">
      <w:pPr>
        <w:pStyle w:val="Index1"/>
        <w:tabs>
          <w:tab w:val="right" w:leader="dot" w:pos="9350"/>
        </w:tabs>
        <w:rPr>
          <w:ins w:id="8020" w:author="Sammartano, Marc (BIC USA)" w:date="2015-12-02T15:17:00Z"/>
          <w:noProof/>
        </w:rPr>
      </w:pPr>
      <w:ins w:id="8021" w:author="Sammartano, Marc (BIC USA)" w:date="2015-12-02T15:17:00Z">
        <w:r>
          <w:rPr>
            <w:noProof/>
          </w:rPr>
          <w:t>List.add &lt;pointer_nexp&gt;{, &lt;exp&gt;}..., 43</w:t>
        </w:r>
      </w:ins>
    </w:p>
    <w:p w:rsidR="00AD0C75" w:rsidRDefault="00AD0C75">
      <w:pPr>
        <w:pStyle w:val="Index1"/>
        <w:tabs>
          <w:tab w:val="right" w:leader="dot" w:pos="9350"/>
        </w:tabs>
        <w:rPr>
          <w:ins w:id="8022" w:author="Sammartano, Marc (BIC USA)" w:date="2015-12-02T15:17:00Z"/>
          <w:noProof/>
        </w:rPr>
      </w:pPr>
      <w:ins w:id="8023" w:author="Sammartano, Marc (BIC USA)" w:date="2015-12-02T15:17:00Z">
        <w:r>
          <w:rPr>
            <w:noProof/>
          </w:rPr>
          <w:t>List.add.array numeric_list_pointer, Array[{&lt;start&gt;,&lt;length&gt;}], 44</w:t>
        </w:r>
      </w:ins>
    </w:p>
    <w:p w:rsidR="00AD0C75" w:rsidRDefault="00AD0C75">
      <w:pPr>
        <w:pStyle w:val="Index1"/>
        <w:tabs>
          <w:tab w:val="right" w:leader="dot" w:pos="9350"/>
        </w:tabs>
        <w:rPr>
          <w:ins w:id="8024" w:author="Sammartano, Marc (BIC USA)" w:date="2015-12-02T15:17:00Z"/>
          <w:noProof/>
        </w:rPr>
      </w:pPr>
      <w:ins w:id="8025" w:author="Sammartano, Marc (BIC USA)" w:date="2015-12-02T15:17:00Z">
        <w:r>
          <w:rPr>
            <w:noProof/>
          </w:rPr>
          <w:t>List.add.array string_list_pointer, Array$[{&lt;start&gt;,&lt;length&gt;}], 44</w:t>
        </w:r>
      </w:ins>
    </w:p>
    <w:p w:rsidR="00AD0C75" w:rsidRDefault="00AD0C75">
      <w:pPr>
        <w:pStyle w:val="Index1"/>
        <w:tabs>
          <w:tab w:val="right" w:leader="dot" w:pos="9350"/>
        </w:tabs>
        <w:rPr>
          <w:ins w:id="8026" w:author="Sammartano, Marc (BIC USA)" w:date="2015-12-02T15:17:00Z"/>
          <w:noProof/>
        </w:rPr>
      </w:pPr>
      <w:ins w:id="8027" w:author="Sammartano, Marc (BIC USA)" w:date="2015-12-02T15:17:00Z">
        <w:r>
          <w:rPr>
            <w:noProof/>
          </w:rPr>
          <w:t>List.add.list &lt;destination_list_pointer_nexp&gt;, &lt;source_list_pointer_nexp&gt;, 44</w:t>
        </w:r>
      </w:ins>
    </w:p>
    <w:p w:rsidR="00AD0C75" w:rsidRDefault="00AD0C75">
      <w:pPr>
        <w:pStyle w:val="Index1"/>
        <w:tabs>
          <w:tab w:val="right" w:leader="dot" w:pos="9350"/>
        </w:tabs>
        <w:rPr>
          <w:ins w:id="8028" w:author="Sammartano, Marc (BIC USA)" w:date="2015-12-02T15:17:00Z"/>
          <w:noProof/>
        </w:rPr>
      </w:pPr>
      <w:ins w:id="8029" w:author="Sammartano, Marc (BIC USA)" w:date="2015-12-02T15:17:00Z">
        <w:r>
          <w:rPr>
            <w:noProof/>
          </w:rPr>
          <w:t>List.clear &lt;pointer_nexp&gt;, 45</w:t>
        </w:r>
      </w:ins>
    </w:p>
    <w:p w:rsidR="00AD0C75" w:rsidRDefault="00AD0C75">
      <w:pPr>
        <w:pStyle w:val="Index1"/>
        <w:tabs>
          <w:tab w:val="right" w:leader="dot" w:pos="9350"/>
        </w:tabs>
        <w:rPr>
          <w:ins w:id="8030" w:author="Sammartano, Marc (BIC USA)" w:date="2015-12-02T15:17:00Z"/>
          <w:noProof/>
        </w:rPr>
      </w:pPr>
      <w:ins w:id="8031" w:author="Sammartano, Marc (BIC USA)" w:date="2015-12-02T15:17:00Z">
        <w:r>
          <w:rPr>
            <w:noProof/>
          </w:rPr>
          <w:t>List.create N|S, &lt;pointer_nvar&gt;, 43</w:t>
        </w:r>
      </w:ins>
    </w:p>
    <w:p w:rsidR="00AD0C75" w:rsidRDefault="00AD0C75">
      <w:pPr>
        <w:pStyle w:val="Index1"/>
        <w:tabs>
          <w:tab w:val="right" w:leader="dot" w:pos="9350"/>
        </w:tabs>
        <w:rPr>
          <w:ins w:id="8032" w:author="Sammartano, Marc (BIC USA)" w:date="2015-12-02T15:17:00Z"/>
          <w:noProof/>
        </w:rPr>
      </w:pPr>
      <w:ins w:id="8033" w:author="Sammartano, Marc (BIC USA)" w:date="2015-12-02T15:17:00Z">
        <w:r>
          <w:rPr>
            <w:noProof/>
          </w:rPr>
          <w:t>List.get &lt;pointer_nexp&gt;,&lt;index_nexp&gt;, &lt;svar&gt;|&lt;nvar&gt;, 45</w:t>
        </w:r>
      </w:ins>
    </w:p>
    <w:p w:rsidR="00AD0C75" w:rsidRDefault="00AD0C75">
      <w:pPr>
        <w:pStyle w:val="Index1"/>
        <w:tabs>
          <w:tab w:val="right" w:leader="dot" w:pos="9350"/>
        </w:tabs>
        <w:rPr>
          <w:ins w:id="8034" w:author="Sammartano, Marc (BIC USA)" w:date="2015-12-02T15:17:00Z"/>
          <w:noProof/>
        </w:rPr>
      </w:pPr>
      <w:ins w:id="8035" w:author="Sammartano, Marc (BIC USA)" w:date="2015-12-02T15:17:00Z">
        <w:r>
          <w:rPr>
            <w:noProof/>
          </w:rPr>
          <w:t>List.insert &lt;pointer_nexp&gt;, &lt;index_nexp&gt;, &lt;sexp&gt;|&lt;nexp&gt;, 44</w:t>
        </w:r>
      </w:ins>
    </w:p>
    <w:p w:rsidR="00AD0C75" w:rsidRDefault="00AD0C75">
      <w:pPr>
        <w:pStyle w:val="Index1"/>
        <w:tabs>
          <w:tab w:val="right" w:leader="dot" w:pos="9350"/>
        </w:tabs>
        <w:rPr>
          <w:ins w:id="8036" w:author="Sammartano, Marc (BIC USA)" w:date="2015-12-02T15:17:00Z"/>
          <w:noProof/>
        </w:rPr>
      </w:pPr>
      <w:ins w:id="8037" w:author="Sammartano, Marc (BIC USA)" w:date="2015-12-02T15:17:00Z">
        <w:r>
          <w:rPr>
            <w:noProof/>
          </w:rPr>
          <w:t>List.remove &lt;pointer_nexp&gt;,&lt;index_nexp&gt;, 45</w:t>
        </w:r>
      </w:ins>
    </w:p>
    <w:p w:rsidR="00AD0C75" w:rsidRDefault="00AD0C75">
      <w:pPr>
        <w:pStyle w:val="Index1"/>
        <w:tabs>
          <w:tab w:val="right" w:leader="dot" w:pos="9350"/>
        </w:tabs>
        <w:rPr>
          <w:ins w:id="8038" w:author="Sammartano, Marc (BIC USA)" w:date="2015-12-02T15:17:00Z"/>
          <w:noProof/>
        </w:rPr>
      </w:pPr>
      <w:ins w:id="8039" w:author="Sammartano, Marc (BIC USA)" w:date="2015-12-02T15:17:00Z">
        <w:r>
          <w:rPr>
            <w:noProof/>
          </w:rPr>
          <w:t>List.replace &lt;pointer_nexp&gt;,&lt;index_nexp&gt;, &lt;sexp&gt;|&lt;nexp&gt;, 44</w:t>
        </w:r>
      </w:ins>
    </w:p>
    <w:p w:rsidR="00AD0C75" w:rsidRDefault="00AD0C75">
      <w:pPr>
        <w:pStyle w:val="Index1"/>
        <w:tabs>
          <w:tab w:val="right" w:leader="dot" w:pos="9350"/>
        </w:tabs>
        <w:rPr>
          <w:ins w:id="8040" w:author="Sammartano, Marc (BIC USA)" w:date="2015-12-02T15:17:00Z"/>
          <w:noProof/>
        </w:rPr>
      </w:pPr>
      <w:ins w:id="8041" w:author="Sammartano, Marc (BIC USA)" w:date="2015-12-02T15:17:00Z">
        <w:r>
          <w:rPr>
            <w:noProof/>
          </w:rPr>
          <w:t>List.search &lt;pointer_nexp&gt;, value|value$, &lt;result_nvar&gt;{,&lt;start_nexp&gt;}, 45</w:t>
        </w:r>
      </w:ins>
    </w:p>
    <w:p w:rsidR="00AD0C75" w:rsidRDefault="00AD0C75">
      <w:pPr>
        <w:pStyle w:val="Index1"/>
        <w:tabs>
          <w:tab w:val="right" w:leader="dot" w:pos="9350"/>
        </w:tabs>
        <w:rPr>
          <w:ins w:id="8042" w:author="Sammartano, Marc (BIC USA)" w:date="2015-12-02T15:17:00Z"/>
          <w:noProof/>
        </w:rPr>
      </w:pPr>
      <w:ins w:id="8043" w:author="Sammartano, Marc (BIC USA)" w:date="2015-12-02T15:17:00Z">
        <w:r>
          <w:rPr>
            <w:noProof/>
          </w:rPr>
          <w:t>List.size &lt;pointer_nexp&gt;, &lt;nvar&gt;, 45</w:t>
        </w:r>
      </w:ins>
    </w:p>
    <w:p w:rsidR="00AD0C75" w:rsidRDefault="00AD0C75">
      <w:pPr>
        <w:pStyle w:val="Index1"/>
        <w:tabs>
          <w:tab w:val="right" w:leader="dot" w:pos="9350"/>
        </w:tabs>
        <w:rPr>
          <w:ins w:id="8044" w:author="Sammartano, Marc (BIC USA)" w:date="2015-12-02T15:17:00Z"/>
          <w:noProof/>
        </w:rPr>
      </w:pPr>
      <w:ins w:id="8045" w:author="Sammartano, Marc (BIC USA)" w:date="2015-12-02T15:17:00Z">
        <w:r>
          <w:rPr>
            <w:noProof/>
          </w:rPr>
          <w:t>List.toArray &lt;pointer_nexp&gt;, Array$[] | Array[], 45</w:t>
        </w:r>
      </w:ins>
    </w:p>
    <w:p w:rsidR="00AD0C75" w:rsidRDefault="00AD0C75">
      <w:pPr>
        <w:pStyle w:val="Index1"/>
        <w:tabs>
          <w:tab w:val="right" w:leader="dot" w:pos="9350"/>
        </w:tabs>
        <w:rPr>
          <w:ins w:id="8046" w:author="Sammartano, Marc (BIC USA)" w:date="2015-12-02T15:17:00Z"/>
          <w:noProof/>
        </w:rPr>
      </w:pPr>
      <w:ins w:id="8047" w:author="Sammartano, Marc (BIC USA)" w:date="2015-12-02T15:17:00Z">
        <w:r>
          <w:rPr>
            <w:noProof/>
          </w:rPr>
          <w:t>List.type &lt;pointer_nexp&gt;, &lt;svar&gt;, 45</w:t>
        </w:r>
      </w:ins>
    </w:p>
    <w:p w:rsidR="00AD0C75" w:rsidRDefault="00AD0C75">
      <w:pPr>
        <w:pStyle w:val="Index1"/>
        <w:tabs>
          <w:tab w:val="right" w:leader="dot" w:pos="9350"/>
        </w:tabs>
        <w:rPr>
          <w:ins w:id="8048" w:author="Sammartano, Marc (BIC USA)" w:date="2015-12-02T15:17:00Z"/>
          <w:noProof/>
        </w:rPr>
      </w:pPr>
      <w:ins w:id="8049" w:author="Sammartano, Marc (BIC USA)" w:date="2015-12-02T15:17:00Z">
        <w:r>
          <w:rPr>
            <w:noProof/>
          </w:rPr>
          <w:t>LOG(&lt;nexp&gt;), 57</w:t>
        </w:r>
      </w:ins>
    </w:p>
    <w:p w:rsidR="00AD0C75" w:rsidRDefault="00AD0C75">
      <w:pPr>
        <w:pStyle w:val="Index1"/>
        <w:tabs>
          <w:tab w:val="right" w:leader="dot" w:pos="9350"/>
        </w:tabs>
        <w:rPr>
          <w:ins w:id="8050" w:author="Sammartano, Marc (BIC USA)" w:date="2015-12-02T15:17:00Z"/>
          <w:noProof/>
        </w:rPr>
      </w:pPr>
      <w:ins w:id="8051" w:author="Sammartano, Marc (BIC USA)" w:date="2015-12-02T15:17:00Z">
        <w:r>
          <w:rPr>
            <w:noProof/>
          </w:rPr>
          <w:t>LOG10(&lt;nexp&gt;), 57</w:t>
        </w:r>
      </w:ins>
    </w:p>
    <w:p w:rsidR="00AD0C75" w:rsidRDefault="00AD0C75">
      <w:pPr>
        <w:pStyle w:val="Index1"/>
        <w:tabs>
          <w:tab w:val="right" w:leader="dot" w:pos="9350"/>
        </w:tabs>
        <w:rPr>
          <w:ins w:id="8052" w:author="Sammartano, Marc (BIC USA)" w:date="2015-12-02T15:17:00Z"/>
          <w:noProof/>
        </w:rPr>
      </w:pPr>
      <w:ins w:id="8053" w:author="Sammartano, Marc (BIC USA)" w:date="2015-12-02T15:17:00Z">
        <w:r w:rsidRPr="00914DA8">
          <w:rPr>
            <w:rFonts w:eastAsia="Times New Roman"/>
            <w:noProof/>
          </w:rPr>
          <w:t>LOWER$(</w:t>
        </w:r>
        <w:r>
          <w:rPr>
            <w:noProof/>
          </w:rPr>
          <w:t>&lt;sexp&gt;</w:t>
        </w:r>
        <w:r w:rsidRPr="00914DA8">
          <w:rPr>
            <w:rFonts w:eastAsia="Times New Roman"/>
            <w:noProof/>
          </w:rPr>
          <w:t>)</w:t>
        </w:r>
        <w:r>
          <w:rPr>
            <w:noProof/>
          </w:rPr>
          <w:t>, 66</w:t>
        </w:r>
      </w:ins>
    </w:p>
    <w:p w:rsidR="00AD0C75" w:rsidRDefault="00AD0C75">
      <w:pPr>
        <w:pStyle w:val="Index1"/>
        <w:tabs>
          <w:tab w:val="right" w:leader="dot" w:pos="9350"/>
        </w:tabs>
        <w:rPr>
          <w:ins w:id="8054" w:author="Sammartano, Marc (BIC USA)" w:date="2015-12-02T15:17:00Z"/>
          <w:noProof/>
        </w:rPr>
      </w:pPr>
      <w:ins w:id="8055" w:author="Sammartano, Marc (BIC USA)" w:date="2015-12-02T15:17:00Z">
        <w:r>
          <w:rPr>
            <w:noProof/>
          </w:rPr>
          <w:t>MAX(&lt;nexp&gt;, &lt;nexp&gt;), 55</w:t>
        </w:r>
      </w:ins>
    </w:p>
    <w:p w:rsidR="00AD0C75" w:rsidRDefault="00AD0C75">
      <w:pPr>
        <w:pStyle w:val="Index1"/>
        <w:tabs>
          <w:tab w:val="right" w:leader="dot" w:pos="9350"/>
        </w:tabs>
        <w:rPr>
          <w:ins w:id="8056" w:author="Sammartano, Marc (BIC USA)" w:date="2015-12-02T15:17:00Z"/>
          <w:noProof/>
        </w:rPr>
      </w:pPr>
      <w:ins w:id="8057" w:author="Sammartano, Marc (BIC USA)" w:date="2015-12-02T15:17:00Z">
        <w:r>
          <w:rPr>
            <w:noProof/>
          </w:rPr>
          <w:t>MenuKey.resume, 84</w:t>
        </w:r>
      </w:ins>
    </w:p>
    <w:p w:rsidR="00AD0C75" w:rsidRDefault="00AD0C75">
      <w:pPr>
        <w:pStyle w:val="Index1"/>
        <w:tabs>
          <w:tab w:val="right" w:leader="dot" w:pos="9350"/>
        </w:tabs>
        <w:rPr>
          <w:ins w:id="8058" w:author="Sammartano, Marc (BIC USA)" w:date="2015-12-02T15:17:00Z"/>
          <w:noProof/>
        </w:rPr>
      </w:pPr>
      <w:ins w:id="8059" w:author="Sammartano, Marc (BIC USA)" w:date="2015-12-02T15:17:00Z">
        <w:r w:rsidRPr="00914DA8">
          <w:rPr>
            <w:rFonts w:eastAsia="Times New Roman"/>
            <w:noProof/>
          </w:rPr>
          <w:t xml:space="preserve">MID$(&lt;sexp&gt;, </w:t>
        </w:r>
        <w:r>
          <w:rPr>
            <w:noProof/>
          </w:rPr>
          <w:t>&lt;start_nexp&gt;{, &lt;count_nexp&gt;}</w:t>
        </w:r>
        <w:r w:rsidRPr="00914DA8">
          <w:rPr>
            <w:rFonts w:eastAsia="Times New Roman"/>
            <w:noProof/>
          </w:rPr>
          <w:t>)</w:t>
        </w:r>
        <w:r>
          <w:rPr>
            <w:noProof/>
          </w:rPr>
          <w:t>, 62</w:t>
        </w:r>
      </w:ins>
    </w:p>
    <w:p w:rsidR="00AD0C75" w:rsidRDefault="00AD0C75">
      <w:pPr>
        <w:pStyle w:val="Index1"/>
        <w:tabs>
          <w:tab w:val="right" w:leader="dot" w:pos="9350"/>
        </w:tabs>
        <w:rPr>
          <w:ins w:id="8060" w:author="Sammartano, Marc (BIC USA)" w:date="2015-12-02T15:17:00Z"/>
          <w:noProof/>
        </w:rPr>
      </w:pPr>
      <w:ins w:id="8061" w:author="Sammartano, Marc (BIC USA)" w:date="2015-12-02T15:17:00Z">
        <w:r>
          <w:rPr>
            <w:noProof/>
          </w:rPr>
          <w:t>MIN(&lt;nexp&gt;, &lt;nexp&gt;), 55</w:t>
        </w:r>
      </w:ins>
    </w:p>
    <w:p w:rsidR="00AD0C75" w:rsidRDefault="00AD0C75">
      <w:pPr>
        <w:pStyle w:val="Index1"/>
        <w:tabs>
          <w:tab w:val="right" w:leader="dot" w:pos="9350"/>
        </w:tabs>
        <w:rPr>
          <w:ins w:id="8062" w:author="Sammartano, Marc (BIC USA)" w:date="2015-12-02T15:17:00Z"/>
          <w:noProof/>
        </w:rPr>
      </w:pPr>
      <w:ins w:id="8063" w:author="Sammartano, Marc (BIC USA)" w:date="2015-12-02T15:17:00Z">
        <w:r>
          <w:rPr>
            <w:noProof/>
          </w:rPr>
          <w:t>Mkdir &lt;path_sexp&gt;, 100</w:t>
        </w:r>
      </w:ins>
    </w:p>
    <w:p w:rsidR="00AD0C75" w:rsidRDefault="00AD0C75">
      <w:pPr>
        <w:pStyle w:val="Index1"/>
        <w:tabs>
          <w:tab w:val="right" w:leader="dot" w:pos="9350"/>
        </w:tabs>
        <w:rPr>
          <w:ins w:id="8064" w:author="Sammartano, Marc (BIC USA)" w:date="2015-12-02T15:17:00Z"/>
          <w:noProof/>
        </w:rPr>
      </w:pPr>
      <w:ins w:id="8065" w:author="Sammartano, Marc (BIC USA)" w:date="2015-12-02T15:17:00Z">
        <w:r>
          <w:rPr>
            <w:noProof/>
          </w:rPr>
          <w:t>MOD(&lt;nexp1&gt;, &lt;nexp2&gt;), 56</w:t>
        </w:r>
      </w:ins>
    </w:p>
    <w:p w:rsidR="00AD0C75" w:rsidRDefault="00AD0C75">
      <w:pPr>
        <w:pStyle w:val="Index1"/>
        <w:tabs>
          <w:tab w:val="right" w:leader="dot" w:pos="9350"/>
        </w:tabs>
        <w:rPr>
          <w:ins w:id="8066" w:author="Sammartano, Marc (BIC USA)" w:date="2015-12-02T15:17:00Z"/>
          <w:noProof/>
        </w:rPr>
      </w:pPr>
      <w:ins w:id="8067" w:author="Sammartano, Marc (BIC USA)" w:date="2015-12-02T15:17:00Z">
        <w:r>
          <w:rPr>
            <w:noProof/>
          </w:rPr>
          <w:t>MyPhoneNumber &lt;svar&gt;, 121</w:t>
        </w:r>
      </w:ins>
    </w:p>
    <w:p w:rsidR="00AD0C75" w:rsidRDefault="00AD0C75">
      <w:pPr>
        <w:pStyle w:val="Index1"/>
        <w:tabs>
          <w:tab w:val="right" w:leader="dot" w:pos="9350"/>
        </w:tabs>
        <w:rPr>
          <w:ins w:id="8068" w:author="Sammartano, Marc (BIC USA)" w:date="2015-12-02T15:17:00Z"/>
          <w:noProof/>
        </w:rPr>
      </w:pPr>
      <w:ins w:id="8069" w:author="Sammartano, Marc (BIC USA)" w:date="2015-12-02T15:17:00Z">
        <w:r>
          <w:rPr>
            <w:noProof/>
          </w:rPr>
          <w:t>Notify &lt;title_sexp&gt;, &lt;subtitle_sexp&gt;, &lt;alert_sexp&gt;, &lt;wait_lexp&gt;, 131</w:t>
        </w:r>
      </w:ins>
    </w:p>
    <w:p w:rsidR="00AD0C75" w:rsidRDefault="00AD0C75">
      <w:pPr>
        <w:pStyle w:val="Index1"/>
        <w:tabs>
          <w:tab w:val="right" w:leader="dot" w:pos="9350"/>
        </w:tabs>
        <w:rPr>
          <w:ins w:id="8070" w:author="Sammartano, Marc (BIC USA)" w:date="2015-12-02T15:17:00Z"/>
          <w:noProof/>
        </w:rPr>
      </w:pPr>
      <w:ins w:id="8071" w:author="Sammartano, Marc (BIC USA)" w:date="2015-12-02T15:17:00Z">
        <w:r>
          <w:rPr>
            <w:noProof/>
          </w:rPr>
          <w:t>OCT$(&lt;nexp&gt;), 67</w:t>
        </w:r>
      </w:ins>
    </w:p>
    <w:p w:rsidR="00AD0C75" w:rsidRDefault="00AD0C75">
      <w:pPr>
        <w:pStyle w:val="Index1"/>
        <w:tabs>
          <w:tab w:val="right" w:leader="dot" w:pos="9350"/>
        </w:tabs>
        <w:rPr>
          <w:ins w:id="8072" w:author="Sammartano, Marc (BIC USA)" w:date="2015-12-02T15:17:00Z"/>
          <w:noProof/>
        </w:rPr>
      </w:pPr>
      <w:ins w:id="8073" w:author="Sammartano, Marc (BIC USA)" w:date="2015-12-02T15:17:00Z">
        <w:r>
          <w:rPr>
            <w:noProof/>
          </w:rPr>
          <w:t>OCT(&lt;sexp&gt;), 59</w:t>
        </w:r>
      </w:ins>
    </w:p>
    <w:p w:rsidR="00AD0C75" w:rsidRDefault="00AD0C75">
      <w:pPr>
        <w:pStyle w:val="Index1"/>
        <w:tabs>
          <w:tab w:val="right" w:leader="dot" w:pos="9350"/>
        </w:tabs>
        <w:rPr>
          <w:ins w:id="8074" w:author="Sammartano, Marc (BIC USA)" w:date="2015-12-02T15:17:00Z"/>
          <w:noProof/>
        </w:rPr>
      </w:pPr>
      <w:ins w:id="8075" w:author="Sammartano, Marc (BIC USA)" w:date="2015-12-02T15:17:00Z">
        <w:r>
          <w:rPr>
            <w:noProof/>
          </w:rPr>
          <w:t>OnBackGround:, 136</w:t>
        </w:r>
      </w:ins>
    </w:p>
    <w:p w:rsidR="00AD0C75" w:rsidRDefault="00AD0C75">
      <w:pPr>
        <w:pStyle w:val="Index1"/>
        <w:tabs>
          <w:tab w:val="right" w:leader="dot" w:pos="9350"/>
        </w:tabs>
        <w:rPr>
          <w:ins w:id="8076" w:author="Sammartano, Marc (BIC USA)" w:date="2015-12-02T15:17:00Z"/>
          <w:noProof/>
        </w:rPr>
      </w:pPr>
      <w:ins w:id="8077" w:author="Sammartano, Marc (BIC USA)" w:date="2015-12-02T15:17:00Z">
        <w:r>
          <w:rPr>
            <w:noProof/>
          </w:rPr>
          <w:t>OnBackKey:, 84</w:t>
        </w:r>
      </w:ins>
    </w:p>
    <w:p w:rsidR="00AD0C75" w:rsidRDefault="00AD0C75">
      <w:pPr>
        <w:pStyle w:val="Index1"/>
        <w:tabs>
          <w:tab w:val="right" w:leader="dot" w:pos="9350"/>
        </w:tabs>
        <w:rPr>
          <w:ins w:id="8078" w:author="Sammartano, Marc (BIC USA)" w:date="2015-12-02T15:17:00Z"/>
          <w:noProof/>
        </w:rPr>
      </w:pPr>
      <w:ins w:id="8079" w:author="Sammartano, Marc (BIC USA)" w:date="2015-12-02T15:17:00Z">
        <w:r>
          <w:rPr>
            <w:noProof/>
          </w:rPr>
          <w:t>OnBtReadReady:, 120</w:t>
        </w:r>
      </w:ins>
    </w:p>
    <w:p w:rsidR="00AD0C75" w:rsidRDefault="00AD0C75">
      <w:pPr>
        <w:pStyle w:val="Index1"/>
        <w:tabs>
          <w:tab w:val="right" w:leader="dot" w:pos="9350"/>
        </w:tabs>
        <w:rPr>
          <w:ins w:id="8080" w:author="Sammartano, Marc (BIC USA)" w:date="2015-12-02T15:17:00Z"/>
          <w:noProof/>
        </w:rPr>
      </w:pPr>
      <w:ins w:id="8081" w:author="Sammartano, Marc (BIC USA)" w:date="2015-12-02T15:17:00Z">
        <w:r>
          <w:rPr>
            <w:noProof/>
          </w:rPr>
          <w:t>OnConsoleTouch:, 84</w:t>
        </w:r>
      </w:ins>
    </w:p>
    <w:p w:rsidR="00AD0C75" w:rsidRDefault="00AD0C75">
      <w:pPr>
        <w:pStyle w:val="Index1"/>
        <w:tabs>
          <w:tab w:val="right" w:leader="dot" w:pos="9350"/>
        </w:tabs>
        <w:rPr>
          <w:ins w:id="8082" w:author="Sammartano, Marc (BIC USA)" w:date="2015-12-02T15:17:00Z"/>
          <w:noProof/>
        </w:rPr>
      </w:pPr>
      <w:ins w:id="8083" w:author="Sammartano, Marc (BIC USA)" w:date="2015-12-02T15:17:00Z">
        <w:r>
          <w:rPr>
            <w:noProof/>
          </w:rPr>
          <w:t>OnError:, 83</w:t>
        </w:r>
      </w:ins>
    </w:p>
    <w:p w:rsidR="00AD0C75" w:rsidRDefault="00AD0C75">
      <w:pPr>
        <w:pStyle w:val="Index1"/>
        <w:tabs>
          <w:tab w:val="right" w:leader="dot" w:pos="9350"/>
        </w:tabs>
        <w:rPr>
          <w:ins w:id="8084" w:author="Sammartano, Marc (BIC USA)" w:date="2015-12-02T15:17:00Z"/>
          <w:noProof/>
        </w:rPr>
      </w:pPr>
      <w:ins w:id="8085" w:author="Sammartano, Marc (BIC USA)" w:date="2015-12-02T15:17:00Z">
        <w:r>
          <w:rPr>
            <w:noProof/>
          </w:rPr>
          <w:t>OnGrTouch:, 154</w:t>
        </w:r>
      </w:ins>
    </w:p>
    <w:p w:rsidR="00AD0C75" w:rsidRDefault="00AD0C75">
      <w:pPr>
        <w:pStyle w:val="Index1"/>
        <w:tabs>
          <w:tab w:val="right" w:leader="dot" w:pos="9350"/>
        </w:tabs>
        <w:rPr>
          <w:ins w:id="8086" w:author="Sammartano, Marc (BIC USA)" w:date="2015-12-02T15:17:00Z"/>
          <w:noProof/>
        </w:rPr>
      </w:pPr>
      <w:ins w:id="8087" w:author="Sammartano, Marc (BIC USA)" w:date="2015-12-02T15:17:00Z">
        <w:r>
          <w:rPr>
            <w:noProof/>
          </w:rPr>
          <w:t>OnKbChange:, 96</w:t>
        </w:r>
      </w:ins>
    </w:p>
    <w:p w:rsidR="00AD0C75" w:rsidRDefault="00AD0C75">
      <w:pPr>
        <w:pStyle w:val="Index1"/>
        <w:tabs>
          <w:tab w:val="right" w:leader="dot" w:pos="9350"/>
        </w:tabs>
        <w:rPr>
          <w:ins w:id="8088" w:author="Sammartano, Marc (BIC USA)" w:date="2015-12-02T15:17:00Z"/>
          <w:noProof/>
        </w:rPr>
      </w:pPr>
      <w:ins w:id="8089" w:author="Sammartano, Marc (BIC USA)" w:date="2015-12-02T15:17:00Z">
        <w:r>
          <w:rPr>
            <w:noProof/>
          </w:rPr>
          <w:t>OnKeyPress:, 84</w:t>
        </w:r>
      </w:ins>
    </w:p>
    <w:p w:rsidR="00AD0C75" w:rsidRDefault="00AD0C75">
      <w:pPr>
        <w:pStyle w:val="Index1"/>
        <w:tabs>
          <w:tab w:val="right" w:leader="dot" w:pos="9350"/>
        </w:tabs>
        <w:rPr>
          <w:ins w:id="8090" w:author="Sammartano, Marc (BIC USA)" w:date="2015-12-02T15:17:00Z"/>
          <w:noProof/>
        </w:rPr>
      </w:pPr>
      <w:ins w:id="8091" w:author="Sammartano, Marc (BIC USA)" w:date="2015-12-02T15:17:00Z">
        <w:r>
          <w:rPr>
            <w:noProof/>
          </w:rPr>
          <w:t>OnMenuKey:, 84</w:t>
        </w:r>
      </w:ins>
    </w:p>
    <w:p w:rsidR="00AD0C75" w:rsidRDefault="00AD0C75">
      <w:pPr>
        <w:pStyle w:val="Index1"/>
        <w:tabs>
          <w:tab w:val="right" w:leader="dot" w:pos="9350"/>
        </w:tabs>
        <w:rPr>
          <w:ins w:id="8092" w:author="Sammartano, Marc (BIC USA)" w:date="2015-12-02T15:17:00Z"/>
          <w:noProof/>
        </w:rPr>
      </w:pPr>
      <w:ins w:id="8093" w:author="Sammartano, Marc (BIC USA)" w:date="2015-12-02T15:17:00Z">
        <w:r>
          <w:rPr>
            <w:noProof/>
          </w:rPr>
          <w:t>OnTimer:, 124</w:t>
        </w:r>
      </w:ins>
    </w:p>
    <w:p w:rsidR="00AD0C75" w:rsidRDefault="00AD0C75">
      <w:pPr>
        <w:pStyle w:val="Index1"/>
        <w:tabs>
          <w:tab w:val="right" w:leader="dot" w:pos="9350"/>
        </w:tabs>
        <w:rPr>
          <w:ins w:id="8094" w:author="Sammartano, Marc (BIC USA)" w:date="2015-12-02T15:17:00Z"/>
          <w:noProof/>
        </w:rPr>
      </w:pPr>
      <w:ins w:id="8095" w:author="Sammartano, Marc (BIC USA)" w:date="2015-12-02T15:17:00Z">
        <w:r>
          <w:rPr>
            <w:noProof/>
          </w:rPr>
          <w:t>Pause &lt;ticks_nexp&gt;, 133</w:t>
        </w:r>
      </w:ins>
    </w:p>
    <w:p w:rsidR="00AD0C75" w:rsidRDefault="00AD0C75">
      <w:pPr>
        <w:pStyle w:val="Index1"/>
        <w:tabs>
          <w:tab w:val="right" w:leader="dot" w:pos="9350"/>
        </w:tabs>
        <w:rPr>
          <w:ins w:id="8096" w:author="Sammartano, Marc (BIC USA)" w:date="2015-12-02T15:17:00Z"/>
          <w:noProof/>
        </w:rPr>
      </w:pPr>
      <w:ins w:id="8097" w:author="Sammartano, Marc (BIC USA)" w:date="2015-12-02T15:17:00Z">
        <w:r>
          <w:rPr>
            <w:noProof/>
          </w:rPr>
          <w:t>Phone.call &lt;sexp&gt;, 121</w:t>
        </w:r>
      </w:ins>
    </w:p>
    <w:p w:rsidR="00AD0C75" w:rsidRDefault="00AD0C75">
      <w:pPr>
        <w:pStyle w:val="Index1"/>
        <w:tabs>
          <w:tab w:val="right" w:leader="dot" w:pos="9350"/>
        </w:tabs>
        <w:rPr>
          <w:ins w:id="8098" w:author="Sammartano, Marc (BIC USA)" w:date="2015-12-02T15:17:00Z"/>
          <w:noProof/>
        </w:rPr>
      </w:pPr>
      <w:ins w:id="8099" w:author="Sammartano, Marc (BIC USA)" w:date="2015-12-02T15:17:00Z">
        <w:r>
          <w:rPr>
            <w:noProof/>
          </w:rPr>
          <w:t>Phone.dial &lt;sexp&gt;, 121</w:t>
        </w:r>
      </w:ins>
    </w:p>
    <w:p w:rsidR="00AD0C75" w:rsidRDefault="00AD0C75">
      <w:pPr>
        <w:pStyle w:val="Index1"/>
        <w:tabs>
          <w:tab w:val="right" w:leader="dot" w:pos="9350"/>
        </w:tabs>
        <w:rPr>
          <w:ins w:id="8100" w:author="Sammartano, Marc (BIC USA)" w:date="2015-12-02T15:17:00Z"/>
          <w:noProof/>
        </w:rPr>
      </w:pPr>
      <w:ins w:id="8101" w:author="Sammartano, Marc (BIC USA)" w:date="2015-12-02T15:17:00Z">
        <w:r>
          <w:rPr>
            <w:noProof/>
          </w:rPr>
          <w:t>Phone.info &lt;nvar&gt;|&lt;nexp&gt;, 132</w:t>
        </w:r>
      </w:ins>
    </w:p>
    <w:p w:rsidR="00AD0C75" w:rsidRDefault="00AD0C75">
      <w:pPr>
        <w:pStyle w:val="Index1"/>
        <w:tabs>
          <w:tab w:val="right" w:leader="dot" w:pos="9350"/>
        </w:tabs>
        <w:rPr>
          <w:ins w:id="8102" w:author="Sammartano, Marc (BIC USA)" w:date="2015-12-02T15:17:00Z"/>
          <w:noProof/>
        </w:rPr>
      </w:pPr>
      <w:ins w:id="8103" w:author="Sammartano, Marc (BIC USA)" w:date="2015-12-02T15:17:00Z">
        <w:r>
          <w:rPr>
            <w:noProof/>
          </w:rPr>
          <w:t>Phone.rcv.init, 121</w:t>
        </w:r>
      </w:ins>
    </w:p>
    <w:p w:rsidR="00AD0C75" w:rsidRDefault="00AD0C75">
      <w:pPr>
        <w:pStyle w:val="Index1"/>
        <w:tabs>
          <w:tab w:val="right" w:leader="dot" w:pos="9350"/>
        </w:tabs>
        <w:rPr>
          <w:ins w:id="8104" w:author="Sammartano, Marc (BIC USA)" w:date="2015-12-02T15:17:00Z"/>
          <w:noProof/>
        </w:rPr>
      </w:pPr>
      <w:ins w:id="8105" w:author="Sammartano, Marc (BIC USA)" w:date="2015-12-02T15:17:00Z">
        <w:r>
          <w:rPr>
            <w:noProof/>
          </w:rPr>
          <w:t>Phone.rcv.next &lt;state_nvar&gt;, &lt;number_svar&gt;, 121</w:t>
        </w:r>
      </w:ins>
    </w:p>
    <w:p w:rsidR="00AD0C75" w:rsidRDefault="00AD0C75">
      <w:pPr>
        <w:pStyle w:val="Index1"/>
        <w:tabs>
          <w:tab w:val="right" w:leader="dot" w:pos="9350"/>
        </w:tabs>
        <w:rPr>
          <w:ins w:id="8106" w:author="Sammartano, Marc (BIC USA)" w:date="2015-12-02T15:17:00Z"/>
          <w:noProof/>
        </w:rPr>
      </w:pPr>
      <w:ins w:id="8107" w:author="Sammartano, Marc (BIC USA)" w:date="2015-12-02T15:17:00Z">
        <w:r>
          <w:rPr>
            <w:noProof/>
          </w:rPr>
          <w:t>PI(), 57</w:t>
        </w:r>
      </w:ins>
    </w:p>
    <w:p w:rsidR="00AD0C75" w:rsidRDefault="00AD0C75">
      <w:pPr>
        <w:pStyle w:val="Index1"/>
        <w:tabs>
          <w:tab w:val="right" w:leader="dot" w:pos="9350"/>
        </w:tabs>
        <w:rPr>
          <w:ins w:id="8108" w:author="Sammartano, Marc (BIC USA)" w:date="2015-12-02T15:17:00Z"/>
          <w:noProof/>
        </w:rPr>
      </w:pPr>
      <w:ins w:id="8109" w:author="Sammartano, Marc (BIC USA)" w:date="2015-12-02T15:17:00Z">
        <w:r>
          <w:rPr>
            <w:noProof/>
          </w:rPr>
          <w:t>Popup &lt;message_sexp&gt;{{, &lt;x_nexp&gt;}{, &lt;y_nexp&gt;}{, &lt;duration_lexp&gt;}}, 94</w:t>
        </w:r>
      </w:ins>
    </w:p>
    <w:p w:rsidR="00AD0C75" w:rsidRDefault="00AD0C75">
      <w:pPr>
        <w:pStyle w:val="Index1"/>
        <w:tabs>
          <w:tab w:val="right" w:leader="dot" w:pos="9350"/>
        </w:tabs>
        <w:rPr>
          <w:ins w:id="8110" w:author="Sammartano, Marc (BIC USA)" w:date="2015-12-02T15:17:00Z"/>
          <w:noProof/>
        </w:rPr>
      </w:pPr>
      <w:ins w:id="8111" w:author="Sammartano, Marc (BIC USA)" w:date="2015-12-02T15:17:00Z">
        <w:r>
          <w:rPr>
            <w:noProof/>
          </w:rPr>
          <w:t>POW(&lt;nexp1&gt;, &lt;nexp2&gt;), 57</w:t>
        </w:r>
      </w:ins>
    </w:p>
    <w:p w:rsidR="00AD0C75" w:rsidRDefault="00AD0C75">
      <w:pPr>
        <w:pStyle w:val="Index1"/>
        <w:tabs>
          <w:tab w:val="right" w:leader="dot" w:pos="9350"/>
        </w:tabs>
        <w:rPr>
          <w:ins w:id="8112" w:author="Sammartano, Marc (BIC USA)" w:date="2015-12-02T15:17:00Z"/>
          <w:noProof/>
        </w:rPr>
      </w:pPr>
      <w:ins w:id="8113" w:author="Sammartano, Marc (BIC USA)" w:date="2015-12-02T15:17:00Z">
        <w:r>
          <w:rPr>
            <w:noProof/>
          </w:rPr>
          <w:t>Print {&lt;exp&gt; {,|;}} ..., 89</w:t>
        </w:r>
      </w:ins>
    </w:p>
    <w:p w:rsidR="00AD0C75" w:rsidRDefault="00AD0C75">
      <w:pPr>
        <w:pStyle w:val="Index1"/>
        <w:tabs>
          <w:tab w:val="right" w:leader="dot" w:pos="9350"/>
        </w:tabs>
        <w:rPr>
          <w:ins w:id="8114" w:author="Sammartano, Marc (BIC USA)" w:date="2015-12-02T15:17:00Z"/>
          <w:noProof/>
        </w:rPr>
      </w:pPr>
      <w:ins w:id="8115" w:author="Sammartano, Marc (BIC USA)" w:date="2015-12-02T15:17:00Z">
        <w:r>
          <w:rPr>
            <w:noProof/>
          </w:rPr>
          <w:t>RANDOMIZE(&lt;nexp&gt;), 55</w:t>
        </w:r>
      </w:ins>
    </w:p>
    <w:p w:rsidR="00AD0C75" w:rsidRDefault="00AD0C75">
      <w:pPr>
        <w:pStyle w:val="Index1"/>
        <w:tabs>
          <w:tab w:val="right" w:leader="dot" w:pos="9350"/>
        </w:tabs>
        <w:rPr>
          <w:ins w:id="8116" w:author="Sammartano, Marc (BIC USA)" w:date="2015-12-02T15:17:00Z"/>
          <w:noProof/>
        </w:rPr>
      </w:pPr>
      <w:ins w:id="8117" w:author="Sammartano, Marc (BIC USA)" w:date="2015-12-02T15:17:00Z">
        <w:r>
          <w:rPr>
            <w:noProof/>
          </w:rPr>
          <w:t>Read.data &lt;number&gt;|&lt;string&gt; {,&lt;number&gt;|&lt;string&gt;...,&lt;number&gt;|&lt;string&gt;}, 85</w:t>
        </w:r>
      </w:ins>
    </w:p>
    <w:p w:rsidR="00AD0C75" w:rsidRDefault="00AD0C75">
      <w:pPr>
        <w:pStyle w:val="Index1"/>
        <w:tabs>
          <w:tab w:val="right" w:leader="dot" w:pos="9350"/>
        </w:tabs>
        <w:rPr>
          <w:ins w:id="8118" w:author="Sammartano, Marc (BIC USA)" w:date="2015-12-02T15:17:00Z"/>
          <w:noProof/>
        </w:rPr>
      </w:pPr>
      <w:ins w:id="8119" w:author="Sammartano, Marc (BIC USA)" w:date="2015-12-02T15:17:00Z">
        <w:r>
          <w:rPr>
            <w:noProof/>
          </w:rPr>
          <w:t>Read.from &lt;nexp&gt;, 86</w:t>
        </w:r>
      </w:ins>
    </w:p>
    <w:p w:rsidR="00AD0C75" w:rsidRDefault="00AD0C75">
      <w:pPr>
        <w:pStyle w:val="Index1"/>
        <w:tabs>
          <w:tab w:val="right" w:leader="dot" w:pos="9350"/>
        </w:tabs>
        <w:rPr>
          <w:ins w:id="8120" w:author="Sammartano, Marc (BIC USA)" w:date="2015-12-02T15:17:00Z"/>
          <w:noProof/>
        </w:rPr>
      </w:pPr>
      <w:ins w:id="8121" w:author="Sammartano, Marc (BIC USA)" w:date="2015-12-02T15:17:00Z">
        <w:r>
          <w:rPr>
            <w:noProof/>
          </w:rPr>
          <w:t>Read.next &lt;var&gt;, ..., 85</w:t>
        </w:r>
      </w:ins>
    </w:p>
    <w:p w:rsidR="00AD0C75" w:rsidRDefault="00AD0C75">
      <w:pPr>
        <w:pStyle w:val="Index1"/>
        <w:tabs>
          <w:tab w:val="right" w:leader="dot" w:pos="9350"/>
        </w:tabs>
        <w:rPr>
          <w:ins w:id="8122" w:author="Sammartano, Marc (BIC USA)" w:date="2015-12-02T15:17:00Z"/>
          <w:noProof/>
        </w:rPr>
      </w:pPr>
      <w:ins w:id="8123" w:author="Sammartano, Marc (BIC USA)" w:date="2015-12-02T15:17:00Z">
        <w:r>
          <w:rPr>
            <w:noProof/>
          </w:rPr>
          <w:t>Rem, 50</w:t>
        </w:r>
      </w:ins>
    </w:p>
    <w:p w:rsidR="00AD0C75" w:rsidRDefault="00AD0C75">
      <w:pPr>
        <w:pStyle w:val="Index1"/>
        <w:tabs>
          <w:tab w:val="right" w:leader="dot" w:pos="9350"/>
        </w:tabs>
        <w:rPr>
          <w:ins w:id="8124" w:author="Sammartano, Marc (BIC USA)" w:date="2015-12-02T15:17:00Z"/>
          <w:noProof/>
        </w:rPr>
      </w:pPr>
      <w:ins w:id="8125" w:author="Sammartano, Marc (BIC USA)" w:date="2015-12-02T15:17:00Z">
        <w:r>
          <w:rPr>
            <w:noProof/>
          </w:rPr>
          <w:t>Rename &lt;old_path_sexp&gt;, &lt;new_path_sexp&gt;, 100</w:t>
        </w:r>
      </w:ins>
    </w:p>
    <w:p w:rsidR="00AD0C75" w:rsidRDefault="00AD0C75">
      <w:pPr>
        <w:pStyle w:val="Index1"/>
        <w:tabs>
          <w:tab w:val="right" w:leader="dot" w:pos="9350"/>
        </w:tabs>
        <w:rPr>
          <w:ins w:id="8126" w:author="Sammartano, Marc (BIC USA)" w:date="2015-12-02T15:17:00Z"/>
          <w:noProof/>
        </w:rPr>
      </w:pPr>
      <w:ins w:id="8127" w:author="Sammartano, Marc (BIC USA)" w:date="2015-12-02T15:17:00Z">
        <w:r w:rsidRPr="00914DA8">
          <w:rPr>
            <w:rFonts w:eastAsia="Times New Roman"/>
            <w:noProof/>
          </w:rPr>
          <w:t>REPLACE$( &lt;sexp&gt;, &lt;argument_sexp&gt;, &lt;replace_sexp&gt;)</w:t>
        </w:r>
        <w:r>
          <w:rPr>
            <w:noProof/>
          </w:rPr>
          <w:t>, 63</w:t>
        </w:r>
      </w:ins>
    </w:p>
    <w:p w:rsidR="00AD0C75" w:rsidRDefault="00AD0C75">
      <w:pPr>
        <w:pStyle w:val="Index1"/>
        <w:tabs>
          <w:tab w:val="right" w:leader="dot" w:pos="9350"/>
        </w:tabs>
        <w:rPr>
          <w:ins w:id="8128" w:author="Sammartano, Marc (BIC USA)" w:date="2015-12-02T15:17:00Z"/>
          <w:noProof/>
        </w:rPr>
      </w:pPr>
      <w:ins w:id="8129" w:author="Sammartano, Marc (BIC USA)" w:date="2015-12-02T15:17:00Z">
        <w:r w:rsidRPr="00914DA8">
          <w:rPr>
            <w:rFonts w:eastAsia="Times New Roman"/>
            <w:noProof/>
          </w:rPr>
          <w:t>RIGHT$(</w:t>
        </w:r>
        <w:r>
          <w:rPr>
            <w:noProof/>
          </w:rPr>
          <w:t>&lt;sexp&gt;, &lt;count_nexp&gt;</w:t>
        </w:r>
        <w:r w:rsidRPr="00914DA8">
          <w:rPr>
            <w:rFonts w:eastAsia="Times New Roman"/>
            <w:noProof/>
          </w:rPr>
          <w:t>)</w:t>
        </w:r>
        <w:r>
          <w:rPr>
            <w:noProof/>
          </w:rPr>
          <w:t>, 62</w:t>
        </w:r>
      </w:ins>
    </w:p>
    <w:p w:rsidR="00AD0C75" w:rsidRDefault="00AD0C75">
      <w:pPr>
        <w:pStyle w:val="Index1"/>
        <w:tabs>
          <w:tab w:val="right" w:leader="dot" w:pos="9350"/>
        </w:tabs>
        <w:rPr>
          <w:ins w:id="8130" w:author="Sammartano, Marc (BIC USA)" w:date="2015-12-02T15:17:00Z"/>
          <w:noProof/>
        </w:rPr>
      </w:pPr>
      <w:ins w:id="8131" w:author="Sammartano, Marc (BIC USA)" w:date="2015-12-02T15:17:00Z">
        <w:r>
          <w:rPr>
            <w:noProof/>
          </w:rPr>
          <w:t>Ringer.get.mode &lt;nvar&gt;, 125</w:t>
        </w:r>
      </w:ins>
    </w:p>
    <w:p w:rsidR="00AD0C75" w:rsidRDefault="00AD0C75">
      <w:pPr>
        <w:pStyle w:val="Index1"/>
        <w:tabs>
          <w:tab w:val="right" w:leader="dot" w:pos="9350"/>
        </w:tabs>
        <w:rPr>
          <w:ins w:id="8132" w:author="Sammartano, Marc (BIC USA)" w:date="2015-12-02T15:17:00Z"/>
          <w:noProof/>
        </w:rPr>
      </w:pPr>
      <w:ins w:id="8133" w:author="Sammartano, Marc (BIC USA)" w:date="2015-12-02T15:17:00Z">
        <w:r>
          <w:rPr>
            <w:noProof/>
          </w:rPr>
          <w:t>Ringer.get.volume &lt;vol_nvar&gt; { , &lt;max_nvar&gt;, 126</w:t>
        </w:r>
      </w:ins>
    </w:p>
    <w:p w:rsidR="00AD0C75" w:rsidRDefault="00AD0C75">
      <w:pPr>
        <w:pStyle w:val="Index1"/>
        <w:tabs>
          <w:tab w:val="right" w:leader="dot" w:pos="9350"/>
        </w:tabs>
        <w:rPr>
          <w:ins w:id="8134" w:author="Sammartano, Marc (BIC USA)" w:date="2015-12-02T15:17:00Z"/>
          <w:noProof/>
        </w:rPr>
      </w:pPr>
      <w:ins w:id="8135" w:author="Sammartano, Marc (BIC USA)" w:date="2015-12-02T15:17:00Z">
        <w:r>
          <w:rPr>
            <w:noProof/>
          </w:rPr>
          <w:t>Ringer.set.mode &lt;nexp&gt;, 125</w:t>
        </w:r>
      </w:ins>
    </w:p>
    <w:p w:rsidR="00AD0C75" w:rsidRDefault="00AD0C75">
      <w:pPr>
        <w:pStyle w:val="Index1"/>
        <w:tabs>
          <w:tab w:val="right" w:leader="dot" w:pos="9350"/>
        </w:tabs>
        <w:rPr>
          <w:ins w:id="8136" w:author="Sammartano, Marc (BIC USA)" w:date="2015-12-02T15:17:00Z"/>
          <w:noProof/>
        </w:rPr>
      </w:pPr>
      <w:ins w:id="8137" w:author="Sammartano, Marc (BIC USA)" w:date="2015-12-02T15:17:00Z">
        <w:r>
          <w:rPr>
            <w:noProof/>
          </w:rPr>
          <w:t>Ringer.set.volume &lt;nexp&gt;, 126</w:t>
        </w:r>
      </w:ins>
    </w:p>
    <w:p w:rsidR="00AD0C75" w:rsidRDefault="00AD0C75">
      <w:pPr>
        <w:pStyle w:val="Index1"/>
        <w:tabs>
          <w:tab w:val="right" w:leader="dot" w:pos="9350"/>
        </w:tabs>
        <w:rPr>
          <w:ins w:id="8138" w:author="Sammartano, Marc (BIC USA)" w:date="2015-12-02T15:17:00Z"/>
          <w:noProof/>
        </w:rPr>
      </w:pPr>
      <w:ins w:id="8139" w:author="Sammartano, Marc (BIC USA)" w:date="2015-12-02T15:17:00Z">
        <w:r>
          <w:rPr>
            <w:noProof/>
          </w:rPr>
          <w:t>RND(), 55</w:t>
        </w:r>
      </w:ins>
    </w:p>
    <w:p w:rsidR="00AD0C75" w:rsidRDefault="00AD0C75">
      <w:pPr>
        <w:pStyle w:val="Index1"/>
        <w:tabs>
          <w:tab w:val="right" w:leader="dot" w:pos="9350"/>
        </w:tabs>
        <w:rPr>
          <w:ins w:id="8140" w:author="Sammartano, Marc (BIC USA)" w:date="2015-12-02T15:17:00Z"/>
          <w:noProof/>
        </w:rPr>
      </w:pPr>
      <w:ins w:id="8141" w:author="Sammartano, Marc (BIC USA)" w:date="2015-12-02T15:17:00Z">
        <w:r>
          <w:rPr>
            <w:noProof/>
          </w:rPr>
          <w:t>ROUND(&lt;value_nexp&gt;{, &lt;count_nexp&gt;{, &lt;mode_sexp&gt;}}), 56</w:t>
        </w:r>
      </w:ins>
    </w:p>
    <w:p w:rsidR="00AD0C75" w:rsidRDefault="00AD0C75">
      <w:pPr>
        <w:pStyle w:val="Index1"/>
        <w:tabs>
          <w:tab w:val="right" w:leader="dot" w:pos="9350"/>
        </w:tabs>
        <w:rPr>
          <w:ins w:id="8142" w:author="Sammartano, Marc (BIC USA)" w:date="2015-12-02T15:17:00Z"/>
          <w:noProof/>
        </w:rPr>
      </w:pPr>
      <w:ins w:id="8143" w:author="Sammartano, Marc (BIC USA)" w:date="2015-12-02T15:17:00Z">
        <w:r>
          <w:rPr>
            <w:noProof/>
          </w:rPr>
          <w:t>Run &lt;filename_sexp&gt; {, &lt;data_sexp&gt;}, 82</w:t>
        </w:r>
      </w:ins>
    </w:p>
    <w:p w:rsidR="00AD0C75" w:rsidRDefault="00AD0C75">
      <w:pPr>
        <w:pStyle w:val="Index1"/>
        <w:tabs>
          <w:tab w:val="right" w:leader="dot" w:pos="9350"/>
        </w:tabs>
        <w:rPr>
          <w:ins w:id="8144" w:author="Sammartano, Marc (BIC USA)" w:date="2015-12-02T15:17:00Z"/>
          <w:noProof/>
        </w:rPr>
      </w:pPr>
      <w:ins w:id="8145" w:author="Sammartano, Marc (BIC USA)" w:date="2015-12-02T15:17:00Z">
        <w:r>
          <w:rPr>
            <w:noProof/>
          </w:rPr>
          <w:t>Select &lt;selection_nvar&gt;, &lt; Array$[]&gt;|&lt;list_nexp&gt;, {,&lt;title_sexp&gt; {, &lt;message_sexp&gt; } } {,&lt;press_lvar&gt; }, 94</w:t>
        </w:r>
      </w:ins>
    </w:p>
    <w:p w:rsidR="00AD0C75" w:rsidRDefault="00AD0C75">
      <w:pPr>
        <w:pStyle w:val="Index1"/>
        <w:tabs>
          <w:tab w:val="right" w:leader="dot" w:pos="9350"/>
        </w:tabs>
        <w:rPr>
          <w:ins w:id="8146" w:author="Sammartano, Marc (BIC USA)" w:date="2015-12-02T15:17:00Z"/>
          <w:noProof/>
        </w:rPr>
      </w:pPr>
      <w:ins w:id="8147" w:author="Sammartano, Marc (BIC USA)" w:date="2015-12-02T15:17:00Z">
        <w:r>
          <w:rPr>
            <w:noProof/>
          </w:rPr>
          <w:t>Sensors.close, 182</w:t>
        </w:r>
      </w:ins>
    </w:p>
    <w:p w:rsidR="00AD0C75" w:rsidRDefault="00AD0C75">
      <w:pPr>
        <w:pStyle w:val="Index1"/>
        <w:tabs>
          <w:tab w:val="right" w:leader="dot" w:pos="9350"/>
        </w:tabs>
        <w:rPr>
          <w:ins w:id="8148" w:author="Sammartano, Marc (BIC USA)" w:date="2015-12-02T15:17:00Z"/>
          <w:noProof/>
        </w:rPr>
      </w:pPr>
      <w:ins w:id="8149" w:author="Sammartano, Marc (BIC USA)" w:date="2015-12-02T15:17:00Z">
        <w:r>
          <w:rPr>
            <w:noProof/>
          </w:rPr>
          <w:t>Sensors.list &lt;sensor_array$[]&gt;, 181</w:t>
        </w:r>
      </w:ins>
    </w:p>
    <w:p w:rsidR="00AD0C75" w:rsidRDefault="00AD0C75">
      <w:pPr>
        <w:pStyle w:val="Index1"/>
        <w:tabs>
          <w:tab w:val="right" w:leader="dot" w:pos="9350"/>
        </w:tabs>
        <w:rPr>
          <w:ins w:id="8150" w:author="Sammartano, Marc (BIC USA)" w:date="2015-12-02T15:17:00Z"/>
          <w:noProof/>
        </w:rPr>
      </w:pPr>
      <w:ins w:id="8151" w:author="Sammartano, Marc (BIC USA)" w:date="2015-12-02T15:17:00Z">
        <w:r>
          <w:rPr>
            <w:noProof/>
          </w:rPr>
          <w:t>Sensors.open &lt;type_nexp&gt;{:&lt;delay_nexp&gt;}{, &lt;type_nexp&gt;{:&lt;delay_nexp&gt;}, ...}, 181</w:t>
        </w:r>
      </w:ins>
    </w:p>
    <w:p w:rsidR="00AD0C75" w:rsidRDefault="00AD0C75">
      <w:pPr>
        <w:pStyle w:val="Index1"/>
        <w:tabs>
          <w:tab w:val="right" w:leader="dot" w:pos="9350"/>
        </w:tabs>
        <w:rPr>
          <w:ins w:id="8152" w:author="Sammartano, Marc (BIC USA)" w:date="2015-12-02T15:17:00Z"/>
          <w:noProof/>
        </w:rPr>
      </w:pPr>
      <w:ins w:id="8153" w:author="Sammartano, Marc (BIC USA)" w:date="2015-12-02T15:17:00Z">
        <w:r>
          <w:rPr>
            <w:noProof/>
          </w:rPr>
          <w:t>Sensors.read sensor_type, p1, p2, p3, 182</w:t>
        </w:r>
      </w:ins>
    </w:p>
    <w:p w:rsidR="00AD0C75" w:rsidRDefault="00AD0C75">
      <w:pPr>
        <w:pStyle w:val="Index1"/>
        <w:tabs>
          <w:tab w:val="right" w:leader="dot" w:pos="9350"/>
        </w:tabs>
        <w:rPr>
          <w:ins w:id="8154" w:author="Sammartano, Marc (BIC USA)" w:date="2015-12-02T15:17:00Z"/>
          <w:noProof/>
        </w:rPr>
      </w:pPr>
      <w:ins w:id="8155" w:author="Sammartano, Marc (BIC USA)" w:date="2015-12-02T15:17:00Z">
        <w:r>
          <w:rPr>
            <w:noProof/>
          </w:rPr>
          <w:t>SGN(&lt;nexp&gt;), 55</w:t>
        </w:r>
      </w:ins>
    </w:p>
    <w:p w:rsidR="00AD0C75" w:rsidRDefault="00AD0C75">
      <w:pPr>
        <w:pStyle w:val="Index1"/>
        <w:tabs>
          <w:tab w:val="right" w:leader="dot" w:pos="9350"/>
        </w:tabs>
        <w:rPr>
          <w:ins w:id="8156" w:author="Sammartano, Marc (BIC USA)" w:date="2015-12-02T15:17:00Z"/>
          <w:noProof/>
        </w:rPr>
      </w:pPr>
      <w:ins w:id="8157" w:author="Sammartano, Marc (BIC USA)" w:date="2015-12-02T15:17:00Z">
        <w:r>
          <w:rPr>
            <w:noProof/>
          </w:rPr>
          <w:t>SHIFT(&lt;value_nexp&gt;, &lt;bits_nexp&gt;), 59</w:t>
        </w:r>
      </w:ins>
    </w:p>
    <w:p w:rsidR="00AD0C75" w:rsidRDefault="00AD0C75">
      <w:pPr>
        <w:pStyle w:val="Index1"/>
        <w:tabs>
          <w:tab w:val="right" w:leader="dot" w:pos="9350"/>
        </w:tabs>
        <w:rPr>
          <w:ins w:id="8158" w:author="Sammartano, Marc (BIC USA)" w:date="2015-12-02T15:17:00Z"/>
          <w:noProof/>
        </w:rPr>
      </w:pPr>
      <w:ins w:id="8159" w:author="Sammartano, Marc (BIC USA)" w:date="2015-12-02T15:17:00Z">
        <w:r>
          <w:rPr>
            <w:noProof/>
          </w:rPr>
          <w:t>SIN(&lt;nexp&gt;), 58</w:t>
        </w:r>
      </w:ins>
    </w:p>
    <w:p w:rsidR="00AD0C75" w:rsidRDefault="00AD0C75">
      <w:pPr>
        <w:pStyle w:val="Index1"/>
        <w:tabs>
          <w:tab w:val="right" w:leader="dot" w:pos="9350"/>
        </w:tabs>
        <w:rPr>
          <w:ins w:id="8160" w:author="Sammartano, Marc (BIC USA)" w:date="2015-12-02T15:17:00Z"/>
          <w:noProof/>
        </w:rPr>
      </w:pPr>
      <w:ins w:id="8161" w:author="Sammartano, Marc (BIC USA)" w:date="2015-12-02T15:17:00Z">
        <w:r>
          <w:rPr>
            <w:noProof/>
          </w:rPr>
          <w:t>SINH(&lt;nexp&gt;), 58</w:t>
        </w:r>
      </w:ins>
    </w:p>
    <w:p w:rsidR="00AD0C75" w:rsidRDefault="00AD0C75">
      <w:pPr>
        <w:pStyle w:val="Index1"/>
        <w:tabs>
          <w:tab w:val="right" w:leader="dot" w:pos="9350"/>
        </w:tabs>
        <w:rPr>
          <w:ins w:id="8162" w:author="Sammartano, Marc (BIC USA)" w:date="2015-12-02T15:17:00Z"/>
          <w:noProof/>
        </w:rPr>
      </w:pPr>
      <w:ins w:id="8163" w:author="Sammartano, Marc (BIC USA)" w:date="2015-12-02T15:17:00Z">
        <w:r>
          <w:rPr>
            <w:noProof/>
          </w:rPr>
          <w:t>Sms.rcv.init, 121</w:t>
        </w:r>
      </w:ins>
    </w:p>
    <w:p w:rsidR="00AD0C75" w:rsidRDefault="00AD0C75">
      <w:pPr>
        <w:pStyle w:val="Index1"/>
        <w:tabs>
          <w:tab w:val="right" w:leader="dot" w:pos="9350"/>
        </w:tabs>
        <w:rPr>
          <w:ins w:id="8164" w:author="Sammartano, Marc (BIC USA)" w:date="2015-12-02T15:17:00Z"/>
          <w:noProof/>
        </w:rPr>
      </w:pPr>
      <w:ins w:id="8165" w:author="Sammartano, Marc (BIC USA)" w:date="2015-12-02T15:17:00Z">
        <w:r>
          <w:rPr>
            <w:noProof/>
          </w:rPr>
          <w:t>Sms.rcv.next &lt;svar&gt;, 122</w:t>
        </w:r>
      </w:ins>
    </w:p>
    <w:p w:rsidR="00AD0C75" w:rsidRDefault="00AD0C75">
      <w:pPr>
        <w:pStyle w:val="Index1"/>
        <w:tabs>
          <w:tab w:val="right" w:leader="dot" w:pos="9350"/>
        </w:tabs>
        <w:rPr>
          <w:ins w:id="8166" w:author="Sammartano, Marc (BIC USA)" w:date="2015-12-02T15:17:00Z"/>
          <w:noProof/>
        </w:rPr>
      </w:pPr>
      <w:ins w:id="8167" w:author="Sammartano, Marc (BIC USA)" w:date="2015-12-02T15:17:00Z">
        <w:r>
          <w:rPr>
            <w:noProof/>
          </w:rPr>
          <w:t>Sms.send &lt;number_sexp&gt;, &lt;message_sexp&gt;, 121</w:t>
        </w:r>
      </w:ins>
    </w:p>
    <w:p w:rsidR="00AD0C75" w:rsidRDefault="00AD0C75">
      <w:pPr>
        <w:pStyle w:val="Index1"/>
        <w:tabs>
          <w:tab w:val="right" w:leader="dot" w:pos="9350"/>
        </w:tabs>
        <w:rPr>
          <w:ins w:id="8168" w:author="Sammartano, Marc (BIC USA)" w:date="2015-12-02T15:17:00Z"/>
          <w:noProof/>
        </w:rPr>
      </w:pPr>
      <w:ins w:id="8169" w:author="Sammartano, Marc (BIC USA)" w:date="2015-12-02T15:17:00Z">
        <w:r>
          <w:rPr>
            <w:noProof/>
          </w:rPr>
          <w:t>Socket.client.close, 113</w:t>
        </w:r>
      </w:ins>
    </w:p>
    <w:p w:rsidR="00AD0C75" w:rsidRDefault="00AD0C75">
      <w:pPr>
        <w:pStyle w:val="Index1"/>
        <w:tabs>
          <w:tab w:val="right" w:leader="dot" w:pos="9350"/>
        </w:tabs>
        <w:rPr>
          <w:ins w:id="8170" w:author="Sammartano, Marc (BIC USA)" w:date="2015-12-02T15:17:00Z"/>
          <w:noProof/>
        </w:rPr>
      </w:pPr>
      <w:ins w:id="8171" w:author="Sammartano, Marc (BIC USA)" w:date="2015-12-02T15:17:00Z">
        <w:r>
          <w:rPr>
            <w:noProof/>
          </w:rPr>
          <w:t>Socket.client.connect &lt;server_sexp&gt;, &lt;port_nexp&gt; { , &lt;wait_lexp&gt; }, 112</w:t>
        </w:r>
      </w:ins>
    </w:p>
    <w:p w:rsidR="00AD0C75" w:rsidRDefault="00AD0C75">
      <w:pPr>
        <w:pStyle w:val="Index1"/>
        <w:tabs>
          <w:tab w:val="right" w:leader="dot" w:pos="9350"/>
        </w:tabs>
        <w:rPr>
          <w:ins w:id="8172" w:author="Sammartano, Marc (BIC USA)" w:date="2015-12-02T15:17:00Z"/>
          <w:noProof/>
        </w:rPr>
      </w:pPr>
      <w:ins w:id="8173" w:author="Sammartano, Marc (BIC USA)" w:date="2015-12-02T15:17:00Z">
        <w:r>
          <w:rPr>
            <w:noProof/>
          </w:rPr>
          <w:t>Socket.client.read.file &lt;file_nexp&gt;, 113</w:t>
        </w:r>
      </w:ins>
    </w:p>
    <w:p w:rsidR="00AD0C75" w:rsidRDefault="00AD0C75">
      <w:pPr>
        <w:pStyle w:val="Index1"/>
        <w:tabs>
          <w:tab w:val="right" w:leader="dot" w:pos="9350"/>
        </w:tabs>
        <w:rPr>
          <w:ins w:id="8174" w:author="Sammartano, Marc (BIC USA)" w:date="2015-12-02T15:17:00Z"/>
          <w:noProof/>
        </w:rPr>
      </w:pPr>
      <w:ins w:id="8175" w:author="Sammartano, Marc (BIC USA)" w:date="2015-12-02T15:17:00Z">
        <w:r>
          <w:rPr>
            <w:noProof/>
          </w:rPr>
          <w:t>Socket.client.read.line &lt;line_svar&gt;, 113</w:t>
        </w:r>
      </w:ins>
    </w:p>
    <w:p w:rsidR="00AD0C75" w:rsidRDefault="00AD0C75">
      <w:pPr>
        <w:pStyle w:val="Index1"/>
        <w:tabs>
          <w:tab w:val="right" w:leader="dot" w:pos="9350"/>
        </w:tabs>
        <w:rPr>
          <w:ins w:id="8176" w:author="Sammartano, Marc (BIC USA)" w:date="2015-12-02T15:17:00Z"/>
          <w:noProof/>
        </w:rPr>
      </w:pPr>
      <w:ins w:id="8177" w:author="Sammartano, Marc (BIC USA)" w:date="2015-12-02T15:17:00Z">
        <w:r>
          <w:rPr>
            <w:noProof/>
          </w:rPr>
          <w:t>Socket.client.read.ready &lt;nvar&gt;, 113</w:t>
        </w:r>
      </w:ins>
    </w:p>
    <w:p w:rsidR="00AD0C75" w:rsidRDefault="00AD0C75">
      <w:pPr>
        <w:pStyle w:val="Index1"/>
        <w:tabs>
          <w:tab w:val="right" w:leader="dot" w:pos="9350"/>
        </w:tabs>
        <w:rPr>
          <w:ins w:id="8178" w:author="Sammartano, Marc (BIC USA)" w:date="2015-12-02T15:17:00Z"/>
          <w:noProof/>
        </w:rPr>
      </w:pPr>
      <w:ins w:id="8179" w:author="Sammartano, Marc (BIC USA)" w:date="2015-12-02T15:17:00Z">
        <w:r>
          <w:rPr>
            <w:noProof/>
          </w:rPr>
          <w:t>Socket.client.server.ip &lt;svar&gt;, 113</w:t>
        </w:r>
      </w:ins>
    </w:p>
    <w:p w:rsidR="00AD0C75" w:rsidRDefault="00AD0C75">
      <w:pPr>
        <w:pStyle w:val="Index1"/>
        <w:tabs>
          <w:tab w:val="right" w:leader="dot" w:pos="9350"/>
        </w:tabs>
        <w:rPr>
          <w:ins w:id="8180" w:author="Sammartano, Marc (BIC USA)" w:date="2015-12-02T15:17:00Z"/>
          <w:noProof/>
        </w:rPr>
      </w:pPr>
      <w:ins w:id="8181" w:author="Sammartano, Marc (BIC USA)" w:date="2015-12-02T15:17:00Z">
        <w:r>
          <w:rPr>
            <w:noProof/>
          </w:rPr>
          <w:t>Socket.client.status &lt;status_nvar&gt;, 112</w:t>
        </w:r>
      </w:ins>
    </w:p>
    <w:p w:rsidR="00AD0C75" w:rsidRDefault="00AD0C75">
      <w:pPr>
        <w:pStyle w:val="Index1"/>
        <w:tabs>
          <w:tab w:val="right" w:leader="dot" w:pos="9350"/>
        </w:tabs>
        <w:rPr>
          <w:ins w:id="8182" w:author="Sammartano, Marc (BIC USA)" w:date="2015-12-02T15:17:00Z"/>
          <w:noProof/>
        </w:rPr>
      </w:pPr>
      <w:ins w:id="8183" w:author="Sammartano, Marc (BIC USA)" w:date="2015-12-02T15:17:00Z">
        <w:r>
          <w:rPr>
            <w:noProof/>
          </w:rPr>
          <w:t>Socket.client.write.bytes &lt;sexp&gt;, 113</w:t>
        </w:r>
      </w:ins>
    </w:p>
    <w:p w:rsidR="00AD0C75" w:rsidRDefault="00AD0C75">
      <w:pPr>
        <w:pStyle w:val="Index1"/>
        <w:tabs>
          <w:tab w:val="right" w:leader="dot" w:pos="9350"/>
        </w:tabs>
        <w:rPr>
          <w:ins w:id="8184" w:author="Sammartano, Marc (BIC USA)" w:date="2015-12-02T15:17:00Z"/>
          <w:noProof/>
        </w:rPr>
      </w:pPr>
      <w:ins w:id="8185" w:author="Sammartano, Marc (BIC USA)" w:date="2015-12-02T15:17:00Z">
        <w:r>
          <w:rPr>
            <w:noProof/>
          </w:rPr>
          <w:t>Socket.client.write.file &lt;file_nexp&gt;, 113</w:t>
        </w:r>
      </w:ins>
    </w:p>
    <w:p w:rsidR="00AD0C75" w:rsidRDefault="00AD0C75">
      <w:pPr>
        <w:pStyle w:val="Index1"/>
        <w:tabs>
          <w:tab w:val="right" w:leader="dot" w:pos="9350"/>
        </w:tabs>
        <w:rPr>
          <w:ins w:id="8186" w:author="Sammartano, Marc (BIC USA)" w:date="2015-12-02T15:17:00Z"/>
          <w:noProof/>
        </w:rPr>
      </w:pPr>
      <w:ins w:id="8187" w:author="Sammartano, Marc (BIC USA)" w:date="2015-12-02T15:17:00Z">
        <w:r>
          <w:rPr>
            <w:noProof/>
          </w:rPr>
          <w:t>Socket.client.write.line &lt;line_sexp&gt;, 113</w:t>
        </w:r>
      </w:ins>
    </w:p>
    <w:p w:rsidR="00AD0C75" w:rsidRDefault="00AD0C75">
      <w:pPr>
        <w:pStyle w:val="Index1"/>
        <w:tabs>
          <w:tab w:val="right" w:leader="dot" w:pos="9350"/>
        </w:tabs>
        <w:rPr>
          <w:ins w:id="8188" w:author="Sammartano, Marc (BIC USA)" w:date="2015-12-02T15:17:00Z"/>
          <w:noProof/>
        </w:rPr>
      </w:pPr>
      <w:ins w:id="8189" w:author="Sammartano, Marc (BIC USA)" w:date="2015-12-02T15:17:00Z">
        <w:r>
          <w:rPr>
            <w:noProof/>
          </w:rPr>
          <w:t>Socket.myIP &lt;svar&gt;, 114</w:t>
        </w:r>
      </w:ins>
    </w:p>
    <w:p w:rsidR="00AD0C75" w:rsidRDefault="00AD0C75">
      <w:pPr>
        <w:pStyle w:val="Index1"/>
        <w:tabs>
          <w:tab w:val="right" w:leader="dot" w:pos="9350"/>
        </w:tabs>
        <w:rPr>
          <w:ins w:id="8190" w:author="Sammartano, Marc (BIC USA)" w:date="2015-12-02T15:17:00Z"/>
          <w:noProof/>
        </w:rPr>
      </w:pPr>
      <w:ins w:id="8191" w:author="Sammartano, Marc (BIC USA)" w:date="2015-12-02T15:17:00Z">
        <w:r>
          <w:rPr>
            <w:noProof/>
          </w:rPr>
          <w:t>Socket.server.client.ip &lt;nvar&gt;, 115</w:t>
        </w:r>
      </w:ins>
    </w:p>
    <w:p w:rsidR="00AD0C75" w:rsidRDefault="00AD0C75">
      <w:pPr>
        <w:pStyle w:val="Index1"/>
        <w:tabs>
          <w:tab w:val="right" w:leader="dot" w:pos="9350"/>
        </w:tabs>
        <w:rPr>
          <w:ins w:id="8192" w:author="Sammartano, Marc (BIC USA)" w:date="2015-12-02T15:17:00Z"/>
          <w:noProof/>
        </w:rPr>
      </w:pPr>
      <w:ins w:id="8193" w:author="Sammartano, Marc (BIC USA)" w:date="2015-12-02T15:17:00Z">
        <w:r>
          <w:rPr>
            <w:noProof/>
          </w:rPr>
          <w:t>Socket.server.close, 115</w:t>
        </w:r>
      </w:ins>
    </w:p>
    <w:p w:rsidR="00AD0C75" w:rsidRDefault="00AD0C75">
      <w:pPr>
        <w:pStyle w:val="Index1"/>
        <w:tabs>
          <w:tab w:val="right" w:leader="dot" w:pos="9350"/>
        </w:tabs>
        <w:rPr>
          <w:ins w:id="8194" w:author="Sammartano, Marc (BIC USA)" w:date="2015-12-02T15:17:00Z"/>
          <w:noProof/>
        </w:rPr>
      </w:pPr>
      <w:ins w:id="8195" w:author="Sammartano, Marc (BIC USA)" w:date="2015-12-02T15:17:00Z">
        <w:r>
          <w:rPr>
            <w:noProof/>
          </w:rPr>
          <w:t>Socket.server.connect {&lt;wait_lexp&gt;}, 114</w:t>
        </w:r>
      </w:ins>
    </w:p>
    <w:p w:rsidR="00AD0C75" w:rsidRDefault="00AD0C75">
      <w:pPr>
        <w:pStyle w:val="Index1"/>
        <w:tabs>
          <w:tab w:val="right" w:leader="dot" w:pos="9350"/>
        </w:tabs>
        <w:rPr>
          <w:ins w:id="8196" w:author="Sammartano, Marc (BIC USA)" w:date="2015-12-02T15:17:00Z"/>
          <w:noProof/>
        </w:rPr>
      </w:pPr>
      <w:ins w:id="8197" w:author="Sammartano, Marc (BIC USA)" w:date="2015-12-02T15:17:00Z">
        <w:r>
          <w:rPr>
            <w:noProof/>
          </w:rPr>
          <w:t>Socket.server.create &lt;port_nexp&gt;, 114</w:t>
        </w:r>
      </w:ins>
    </w:p>
    <w:p w:rsidR="00AD0C75" w:rsidRDefault="00AD0C75">
      <w:pPr>
        <w:pStyle w:val="Index1"/>
        <w:tabs>
          <w:tab w:val="right" w:leader="dot" w:pos="9350"/>
        </w:tabs>
        <w:rPr>
          <w:ins w:id="8198" w:author="Sammartano, Marc (BIC USA)" w:date="2015-12-02T15:17:00Z"/>
          <w:noProof/>
        </w:rPr>
      </w:pPr>
      <w:ins w:id="8199" w:author="Sammartano, Marc (BIC USA)" w:date="2015-12-02T15:17:00Z">
        <w:r>
          <w:rPr>
            <w:noProof/>
          </w:rPr>
          <w:t>Socket.server.disconnect, 115</w:t>
        </w:r>
      </w:ins>
    </w:p>
    <w:p w:rsidR="00AD0C75" w:rsidRDefault="00AD0C75">
      <w:pPr>
        <w:pStyle w:val="Index1"/>
        <w:tabs>
          <w:tab w:val="right" w:leader="dot" w:pos="9350"/>
        </w:tabs>
        <w:rPr>
          <w:ins w:id="8200" w:author="Sammartano, Marc (BIC USA)" w:date="2015-12-02T15:17:00Z"/>
          <w:noProof/>
        </w:rPr>
      </w:pPr>
      <w:ins w:id="8201" w:author="Sammartano, Marc (BIC USA)" w:date="2015-12-02T15:17:00Z">
        <w:r>
          <w:rPr>
            <w:noProof/>
          </w:rPr>
          <w:t>Socket.server.read.file &lt;file_nexp&gt;, 115</w:t>
        </w:r>
      </w:ins>
    </w:p>
    <w:p w:rsidR="00AD0C75" w:rsidRDefault="00AD0C75">
      <w:pPr>
        <w:pStyle w:val="Index1"/>
        <w:tabs>
          <w:tab w:val="right" w:leader="dot" w:pos="9350"/>
        </w:tabs>
        <w:rPr>
          <w:ins w:id="8202" w:author="Sammartano, Marc (BIC USA)" w:date="2015-12-02T15:17:00Z"/>
          <w:noProof/>
        </w:rPr>
      </w:pPr>
      <w:ins w:id="8203" w:author="Sammartano, Marc (BIC USA)" w:date="2015-12-02T15:17:00Z">
        <w:r>
          <w:rPr>
            <w:noProof/>
          </w:rPr>
          <w:t>Socket.server.read.line &lt;svar&gt;, 114</w:t>
        </w:r>
      </w:ins>
    </w:p>
    <w:p w:rsidR="00AD0C75" w:rsidRDefault="00AD0C75">
      <w:pPr>
        <w:pStyle w:val="Index1"/>
        <w:tabs>
          <w:tab w:val="right" w:leader="dot" w:pos="9350"/>
        </w:tabs>
        <w:rPr>
          <w:ins w:id="8204" w:author="Sammartano, Marc (BIC USA)" w:date="2015-12-02T15:17:00Z"/>
          <w:noProof/>
        </w:rPr>
      </w:pPr>
      <w:ins w:id="8205" w:author="Sammartano, Marc (BIC USA)" w:date="2015-12-02T15:17:00Z">
        <w:r>
          <w:rPr>
            <w:noProof/>
          </w:rPr>
          <w:t>Socket.server.read.ready &lt;nvar&gt;, 114</w:t>
        </w:r>
      </w:ins>
    </w:p>
    <w:p w:rsidR="00AD0C75" w:rsidRDefault="00AD0C75">
      <w:pPr>
        <w:pStyle w:val="Index1"/>
        <w:tabs>
          <w:tab w:val="right" w:leader="dot" w:pos="9350"/>
        </w:tabs>
        <w:rPr>
          <w:ins w:id="8206" w:author="Sammartano, Marc (BIC USA)" w:date="2015-12-02T15:17:00Z"/>
          <w:noProof/>
        </w:rPr>
      </w:pPr>
      <w:ins w:id="8207" w:author="Sammartano, Marc (BIC USA)" w:date="2015-12-02T15:17:00Z">
        <w:r>
          <w:rPr>
            <w:noProof/>
          </w:rPr>
          <w:t>Socket.server.status &lt;status_nvar&gt;, 114</w:t>
        </w:r>
      </w:ins>
    </w:p>
    <w:p w:rsidR="00AD0C75" w:rsidRDefault="00AD0C75">
      <w:pPr>
        <w:pStyle w:val="Index1"/>
        <w:tabs>
          <w:tab w:val="right" w:leader="dot" w:pos="9350"/>
        </w:tabs>
        <w:rPr>
          <w:ins w:id="8208" w:author="Sammartano, Marc (BIC USA)" w:date="2015-12-02T15:17:00Z"/>
          <w:noProof/>
        </w:rPr>
      </w:pPr>
      <w:ins w:id="8209" w:author="Sammartano, Marc (BIC USA)" w:date="2015-12-02T15:17:00Z">
        <w:r>
          <w:rPr>
            <w:noProof/>
          </w:rPr>
          <w:t>Socket.server.write.bytes &lt;sexp&gt;, 115</w:t>
        </w:r>
      </w:ins>
    </w:p>
    <w:p w:rsidR="00AD0C75" w:rsidRDefault="00AD0C75">
      <w:pPr>
        <w:pStyle w:val="Index1"/>
        <w:tabs>
          <w:tab w:val="right" w:leader="dot" w:pos="9350"/>
        </w:tabs>
        <w:rPr>
          <w:ins w:id="8210" w:author="Sammartano, Marc (BIC USA)" w:date="2015-12-02T15:17:00Z"/>
          <w:noProof/>
        </w:rPr>
      </w:pPr>
      <w:ins w:id="8211" w:author="Sammartano, Marc (BIC USA)" w:date="2015-12-02T15:17:00Z">
        <w:r>
          <w:rPr>
            <w:noProof/>
          </w:rPr>
          <w:t>Socket.server.write.file &lt;file_nexp&gt;, 115</w:t>
        </w:r>
      </w:ins>
    </w:p>
    <w:p w:rsidR="00AD0C75" w:rsidRDefault="00AD0C75">
      <w:pPr>
        <w:pStyle w:val="Index1"/>
        <w:tabs>
          <w:tab w:val="right" w:leader="dot" w:pos="9350"/>
        </w:tabs>
        <w:rPr>
          <w:ins w:id="8212" w:author="Sammartano, Marc (BIC USA)" w:date="2015-12-02T15:17:00Z"/>
          <w:noProof/>
        </w:rPr>
      </w:pPr>
      <w:ins w:id="8213" w:author="Sammartano, Marc (BIC USA)" w:date="2015-12-02T15:17:00Z">
        <w:r>
          <w:rPr>
            <w:noProof/>
          </w:rPr>
          <w:t>Socket.server.write.line &lt;line_sexp&gt;, 115</w:t>
        </w:r>
      </w:ins>
    </w:p>
    <w:p w:rsidR="00AD0C75" w:rsidRDefault="00AD0C75">
      <w:pPr>
        <w:pStyle w:val="Index1"/>
        <w:tabs>
          <w:tab w:val="right" w:leader="dot" w:pos="9350"/>
        </w:tabs>
        <w:rPr>
          <w:ins w:id="8214" w:author="Sammartano, Marc (BIC USA)" w:date="2015-12-02T15:17:00Z"/>
          <w:noProof/>
        </w:rPr>
      </w:pPr>
      <w:ins w:id="8215" w:author="Sammartano, Marc (BIC USA)" w:date="2015-12-02T15:17:00Z">
        <w:r>
          <w:rPr>
            <w:noProof/>
          </w:rPr>
          <w:t>Soundpool.load &lt;soundID_nvar&gt;, &lt;file_path_sexp&gt;, 174</w:t>
        </w:r>
      </w:ins>
    </w:p>
    <w:p w:rsidR="00AD0C75" w:rsidRDefault="00AD0C75">
      <w:pPr>
        <w:pStyle w:val="Index1"/>
        <w:tabs>
          <w:tab w:val="right" w:leader="dot" w:pos="9350"/>
        </w:tabs>
        <w:rPr>
          <w:ins w:id="8216" w:author="Sammartano, Marc (BIC USA)" w:date="2015-12-02T15:17:00Z"/>
          <w:noProof/>
        </w:rPr>
      </w:pPr>
      <w:ins w:id="8217" w:author="Sammartano, Marc (BIC USA)" w:date="2015-12-02T15:17:00Z">
        <w:r>
          <w:rPr>
            <w:noProof/>
          </w:rPr>
          <w:t>Soundpool.open &lt;MaxStreams_nexp&gt;, 174</w:t>
        </w:r>
      </w:ins>
    </w:p>
    <w:p w:rsidR="00AD0C75" w:rsidRDefault="00AD0C75">
      <w:pPr>
        <w:pStyle w:val="Index1"/>
        <w:tabs>
          <w:tab w:val="right" w:leader="dot" w:pos="9350"/>
        </w:tabs>
        <w:rPr>
          <w:ins w:id="8218" w:author="Sammartano, Marc (BIC USA)" w:date="2015-12-02T15:17:00Z"/>
          <w:noProof/>
        </w:rPr>
      </w:pPr>
      <w:ins w:id="8219" w:author="Sammartano, Marc (BIC USA)" w:date="2015-12-02T15:17:00Z">
        <w:r>
          <w:rPr>
            <w:noProof/>
          </w:rPr>
          <w:t>Soundpool.pause &lt;streamID_nexp&gt;, 175</w:t>
        </w:r>
      </w:ins>
    </w:p>
    <w:p w:rsidR="00AD0C75" w:rsidRDefault="00AD0C75">
      <w:pPr>
        <w:pStyle w:val="Index1"/>
        <w:tabs>
          <w:tab w:val="right" w:leader="dot" w:pos="9350"/>
        </w:tabs>
        <w:rPr>
          <w:ins w:id="8220" w:author="Sammartano, Marc (BIC USA)" w:date="2015-12-02T15:17:00Z"/>
          <w:noProof/>
        </w:rPr>
      </w:pPr>
      <w:ins w:id="8221" w:author="Sammartano, Marc (BIC USA)" w:date="2015-12-02T15:17:00Z">
        <w:r>
          <w:rPr>
            <w:noProof/>
          </w:rPr>
          <w:t>Soundpool.play &lt;streamID_nvar&gt;, &lt;soundID_nexp&gt;, &lt;rightVolume_nexp&gt;, &lt;leftVolume_nexp&gt;, &lt;priority_nexp&gt;, &lt;loop_nexp&gt;, &lt;rate_nexp&gt;, 174</w:t>
        </w:r>
      </w:ins>
    </w:p>
    <w:p w:rsidR="00AD0C75" w:rsidRDefault="00AD0C75">
      <w:pPr>
        <w:pStyle w:val="Index1"/>
        <w:tabs>
          <w:tab w:val="right" w:leader="dot" w:pos="9350"/>
        </w:tabs>
        <w:rPr>
          <w:ins w:id="8222" w:author="Sammartano, Marc (BIC USA)" w:date="2015-12-02T15:17:00Z"/>
          <w:noProof/>
        </w:rPr>
      </w:pPr>
      <w:ins w:id="8223" w:author="Sammartano, Marc (BIC USA)" w:date="2015-12-02T15:17:00Z">
        <w:r>
          <w:rPr>
            <w:noProof/>
          </w:rPr>
          <w:t>Soundpool.release, 175</w:t>
        </w:r>
      </w:ins>
    </w:p>
    <w:p w:rsidR="00AD0C75" w:rsidRDefault="00AD0C75">
      <w:pPr>
        <w:pStyle w:val="Index1"/>
        <w:tabs>
          <w:tab w:val="right" w:leader="dot" w:pos="9350"/>
        </w:tabs>
        <w:rPr>
          <w:ins w:id="8224" w:author="Sammartano, Marc (BIC USA)" w:date="2015-12-02T15:17:00Z"/>
          <w:noProof/>
        </w:rPr>
      </w:pPr>
      <w:ins w:id="8225" w:author="Sammartano, Marc (BIC USA)" w:date="2015-12-02T15:17:00Z">
        <w:r>
          <w:rPr>
            <w:noProof/>
          </w:rPr>
          <w:t>Soundpool.resume &lt;streamID_nexp&gt;, 175</w:t>
        </w:r>
      </w:ins>
    </w:p>
    <w:p w:rsidR="00AD0C75" w:rsidRDefault="00AD0C75">
      <w:pPr>
        <w:pStyle w:val="Index1"/>
        <w:tabs>
          <w:tab w:val="right" w:leader="dot" w:pos="9350"/>
        </w:tabs>
        <w:rPr>
          <w:ins w:id="8226" w:author="Sammartano, Marc (BIC USA)" w:date="2015-12-02T15:17:00Z"/>
          <w:noProof/>
        </w:rPr>
      </w:pPr>
      <w:ins w:id="8227" w:author="Sammartano, Marc (BIC USA)" w:date="2015-12-02T15:17:00Z">
        <w:r>
          <w:rPr>
            <w:noProof/>
          </w:rPr>
          <w:t>Soundpool.setpriority &lt;streamID_nexp&gt;, &lt;priority_nexp&gt;, 175</w:t>
        </w:r>
      </w:ins>
    </w:p>
    <w:p w:rsidR="00AD0C75" w:rsidRDefault="00AD0C75">
      <w:pPr>
        <w:pStyle w:val="Index1"/>
        <w:tabs>
          <w:tab w:val="right" w:leader="dot" w:pos="9350"/>
        </w:tabs>
        <w:rPr>
          <w:ins w:id="8228" w:author="Sammartano, Marc (BIC USA)" w:date="2015-12-02T15:17:00Z"/>
          <w:noProof/>
        </w:rPr>
      </w:pPr>
      <w:ins w:id="8229" w:author="Sammartano, Marc (BIC USA)" w:date="2015-12-02T15:17:00Z">
        <w:r>
          <w:rPr>
            <w:noProof/>
          </w:rPr>
          <w:t>Soundpool.setrate &lt;streamID_nexp&gt;, &lt;rate_nexp&gt;, 175</w:t>
        </w:r>
      </w:ins>
    </w:p>
    <w:p w:rsidR="00AD0C75" w:rsidRDefault="00AD0C75">
      <w:pPr>
        <w:pStyle w:val="Index1"/>
        <w:tabs>
          <w:tab w:val="right" w:leader="dot" w:pos="9350"/>
        </w:tabs>
        <w:rPr>
          <w:ins w:id="8230" w:author="Sammartano, Marc (BIC USA)" w:date="2015-12-02T15:17:00Z"/>
          <w:noProof/>
        </w:rPr>
      </w:pPr>
      <w:ins w:id="8231" w:author="Sammartano, Marc (BIC USA)" w:date="2015-12-02T15:17:00Z">
        <w:r>
          <w:rPr>
            <w:noProof/>
          </w:rPr>
          <w:t>Soundpool.setvolume &lt;streamID_nexp&gt;, &lt;leftVolume_nexp&gt;, &lt;rightVolume_nexp&gt;, 174</w:t>
        </w:r>
      </w:ins>
    </w:p>
    <w:p w:rsidR="00AD0C75" w:rsidRDefault="00AD0C75">
      <w:pPr>
        <w:pStyle w:val="Index1"/>
        <w:tabs>
          <w:tab w:val="right" w:leader="dot" w:pos="9350"/>
        </w:tabs>
        <w:rPr>
          <w:ins w:id="8232" w:author="Sammartano, Marc (BIC USA)" w:date="2015-12-02T15:17:00Z"/>
          <w:noProof/>
        </w:rPr>
      </w:pPr>
      <w:ins w:id="8233" w:author="Sammartano, Marc (BIC USA)" w:date="2015-12-02T15:17:00Z">
        <w:r>
          <w:rPr>
            <w:noProof/>
          </w:rPr>
          <w:t>Soundpool.stop &lt;streamID_nexp&gt;, 175</w:t>
        </w:r>
      </w:ins>
    </w:p>
    <w:p w:rsidR="00AD0C75" w:rsidRDefault="00AD0C75">
      <w:pPr>
        <w:pStyle w:val="Index1"/>
        <w:tabs>
          <w:tab w:val="right" w:leader="dot" w:pos="9350"/>
        </w:tabs>
        <w:rPr>
          <w:ins w:id="8234" w:author="Sammartano, Marc (BIC USA)" w:date="2015-12-02T15:17:00Z"/>
          <w:noProof/>
        </w:rPr>
      </w:pPr>
      <w:ins w:id="8235" w:author="Sammartano, Marc (BIC USA)" w:date="2015-12-02T15:17:00Z">
        <w:r>
          <w:rPr>
            <w:noProof/>
          </w:rPr>
          <w:t>Soundpool.unload &lt;soundID_nexp&gt;, 174</w:t>
        </w:r>
      </w:ins>
    </w:p>
    <w:p w:rsidR="00AD0C75" w:rsidRDefault="00AD0C75">
      <w:pPr>
        <w:pStyle w:val="Index1"/>
        <w:tabs>
          <w:tab w:val="right" w:leader="dot" w:pos="9350"/>
        </w:tabs>
        <w:rPr>
          <w:ins w:id="8236" w:author="Sammartano, Marc (BIC USA)" w:date="2015-12-02T15:17:00Z"/>
          <w:noProof/>
        </w:rPr>
      </w:pPr>
      <w:ins w:id="8237" w:author="Sammartano, Marc (BIC USA)" w:date="2015-12-02T15:17:00Z">
        <w:r>
          <w:rPr>
            <w:noProof/>
          </w:rPr>
          <w:t>Split &lt;result_array$[]&gt;, &lt;sexp&gt; {, &lt;test_sexp&gt;}, 126</w:t>
        </w:r>
      </w:ins>
    </w:p>
    <w:p w:rsidR="00AD0C75" w:rsidRDefault="00AD0C75">
      <w:pPr>
        <w:pStyle w:val="Index1"/>
        <w:tabs>
          <w:tab w:val="right" w:leader="dot" w:pos="9350"/>
        </w:tabs>
        <w:rPr>
          <w:ins w:id="8238" w:author="Sammartano, Marc (BIC USA)" w:date="2015-12-02T15:17:00Z"/>
          <w:noProof/>
        </w:rPr>
      </w:pPr>
      <w:ins w:id="8239" w:author="Sammartano, Marc (BIC USA)" w:date="2015-12-02T15:17:00Z">
        <w:r>
          <w:rPr>
            <w:noProof/>
          </w:rPr>
          <w:t>Split.all &lt;result_array$[]&gt;, &lt;sexp&gt; {, &lt;test_sexp&gt;}, 126</w:t>
        </w:r>
      </w:ins>
    </w:p>
    <w:p w:rsidR="00AD0C75" w:rsidRDefault="00AD0C75">
      <w:pPr>
        <w:pStyle w:val="Index1"/>
        <w:tabs>
          <w:tab w:val="right" w:leader="dot" w:pos="9350"/>
        </w:tabs>
        <w:rPr>
          <w:ins w:id="8240" w:author="Sammartano, Marc (BIC USA)" w:date="2015-12-02T15:17:00Z"/>
          <w:noProof/>
        </w:rPr>
      </w:pPr>
      <w:ins w:id="8241" w:author="Sammartano, Marc (BIC USA)" w:date="2015-12-02T15:17:00Z">
        <w:r>
          <w:rPr>
            <w:noProof/>
          </w:rPr>
          <w:t>Sql.close &lt;DB_pointer_nvar&gt;, 137</w:t>
        </w:r>
      </w:ins>
    </w:p>
    <w:p w:rsidR="00AD0C75" w:rsidRDefault="00AD0C75">
      <w:pPr>
        <w:pStyle w:val="Index1"/>
        <w:tabs>
          <w:tab w:val="right" w:leader="dot" w:pos="9350"/>
        </w:tabs>
        <w:rPr>
          <w:ins w:id="8242" w:author="Sammartano, Marc (BIC USA)" w:date="2015-12-02T15:17:00Z"/>
          <w:noProof/>
        </w:rPr>
      </w:pPr>
      <w:ins w:id="8243" w:author="Sammartano, Marc (BIC USA)" w:date="2015-12-02T15:17:00Z">
        <w:r>
          <w:rPr>
            <w:noProof/>
          </w:rPr>
          <w:t>Sql.delete &lt;DB_pointer_nvar&gt;, &lt;table_name_sexp&gt;{,&lt;where_sexp&gt;{,&lt;count_nvar&gt;} }, 139</w:t>
        </w:r>
      </w:ins>
    </w:p>
    <w:p w:rsidR="00AD0C75" w:rsidRDefault="00AD0C75">
      <w:pPr>
        <w:pStyle w:val="Index1"/>
        <w:tabs>
          <w:tab w:val="right" w:leader="dot" w:pos="9350"/>
        </w:tabs>
        <w:rPr>
          <w:ins w:id="8244" w:author="Sammartano, Marc (BIC USA)" w:date="2015-12-02T15:17:00Z"/>
          <w:noProof/>
        </w:rPr>
      </w:pPr>
      <w:ins w:id="8245" w:author="Sammartano, Marc (BIC USA)" w:date="2015-12-02T15:17:00Z">
        <w:r>
          <w:rPr>
            <w:noProof/>
          </w:rPr>
          <w:t>Sql.drop_table &lt;DB_pointer_nvar&gt;, &lt;table_name_sexp&gt;, 137</w:t>
        </w:r>
      </w:ins>
    </w:p>
    <w:p w:rsidR="00AD0C75" w:rsidRDefault="00AD0C75">
      <w:pPr>
        <w:pStyle w:val="Index1"/>
        <w:tabs>
          <w:tab w:val="right" w:leader="dot" w:pos="9350"/>
        </w:tabs>
        <w:rPr>
          <w:ins w:id="8246" w:author="Sammartano, Marc (BIC USA)" w:date="2015-12-02T15:17:00Z"/>
          <w:noProof/>
        </w:rPr>
      </w:pPr>
      <w:ins w:id="8247" w:author="Sammartano, Marc (BIC USA)" w:date="2015-12-02T15:17:00Z">
        <w:r>
          <w:rPr>
            <w:noProof/>
          </w:rPr>
          <w:t>Sql.exec &lt;DB_pointer_nvar&gt;, &lt;command_sexp&gt;, 139</w:t>
        </w:r>
      </w:ins>
    </w:p>
    <w:p w:rsidR="00AD0C75" w:rsidRDefault="00AD0C75">
      <w:pPr>
        <w:pStyle w:val="Index1"/>
        <w:tabs>
          <w:tab w:val="right" w:leader="dot" w:pos="9350"/>
        </w:tabs>
        <w:rPr>
          <w:ins w:id="8248" w:author="Sammartano, Marc (BIC USA)" w:date="2015-12-02T15:17:00Z"/>
          <w:noProof/>
        </w:rPr>
      </w:pPr>
      <w:ins w:id="8249" w:author="Sammartano, Marc (BIC USA)" w:date="2015-12-02T15:17:00Z">
        <w:r>
          <w:rPr>
            <w:noProof/>
          </w:rPr>
          <w:t>Sql.insert &lt;DB_pointer_nvar&gt;, &lt;table_name_sexp&gt;, C1$, V1$, C2$, V2$, ...,CN$, VN$, 137</w:t>
        </w:r>
      </w:ins>
    </w:p>
    <w:p w:rsidR="00AD0C75" w:rsidRDefault="00AD0C75">
      <w:pPr>
        <w:pStyle w:val="Index1"/>
        <w:tabs>
          <w:tab w:val="right" w:leader="dot" w:pos="9350"/>
        </w:tabs>
        <w:rPr>
          <w:ins w:id="8250" w:author="Sammartano, Marc (BIC USA)" w:date="2015-12-02T15:17:00Z"/>
          <w:noProof/>
        </w:rPr>
      </w:pPr>
      <w:ins w:id="8251" w:author="Sammartano, Marc (BIC USA)" w:date="2015-12-02T15:17:00Z">
        <w:r>
          <w:rPr>
            <w:noProof/>
          </w:rPr>
          <w:t>Sql.new_table &lt;DB_pointer_nvar&gt;, &lt;table_name_sexp&gt;, C1$, C2$, ...,CN$, 137</w:t>
        </w:r>
      </w:ins>
    </w:p>
    <w:p w:rsidR="00AD0C75" w:rsidRDefault="00AD0C75">
      <w:pPr>
        <w:pStyle w:val="Index1"/>
        <w:tabs>
          <w:tab w:val="right" w:leader="dot" w:pos="9350"/>
        </w:tabs>
        <w:rPr>
          <w:ins w:id="8252" w:author="Sammartano, Marc (BIC USA)" w:date="2015-12-02T15:17:00Z"/>
          <w:noProof/>
        </w:rPr>
      </w:pPr>
      <w:ins w:id="8253" w:author="Sammartano, Marc (BIC USA)" w:date="2015-12-02T15:17:00Z">
        <w:r>
          <w:rPr>
            <w:noProof/>
          </w:rPr>
          <w:t>Sql.next &lt;done_lvar&gt;, &lt;cursor_nvar&gt;, C1V$, C2V$, .., CNV$, 138</w:t>
        </w:r>
      </w:ins>
    </w:p>
    <w:p w:rsidR="00AD0C75" w:rsidRDefault="00AD0C75">
      <w:pPr>
        <w:pStyle w:val="Index1"/>
        <w:tabs>
          <w:tab w:val="right" w:leader="dot" w:pos="9350"/>
        </w:tabs>
        <w:rPr>
          <w:ins w:id="8254" w:author="Sammartano, Marc (BIC USA)" w:date="2015-12-02T15:17:00Z"/>
          <w:noProof/>
        </w:rPr>
      </w:pPr>
      <w:ins w:id="8255" w:author="Sammartano, Marc (BIC USA)" w:date="2015-12-02T15:17:00Z">
        <w:r>
          <w:rPr>
            <w:noProof/>
          </w:rPr>
          <w:t>Sql.open &lt;DB_pointer_nvar&gt;, &lt;DB_name_sexp&gt;, 136</w:t>
        </w:r>
      </w:ins>
    </w:p>
    <w:p w:rsidR="00AD0C75" w:rsidRDefault="00AD0C75">
      <w:pPr>
        <w:pStyle w:val="Index1"/>
        <w:tabs>
          <w:tab w:val="right" w:leader="dot" w:pos="9350"/>
        </w:tabs>
        <w:rPr>
          <w:ins w:id="8256" w:author="Sammartano, Marc (BIC USA)" w:date="2015-12-02T15:17:00Z"/>
          <w:noProof/>
        </w:rPr>
      </w:pPr>
      <w:ins w:id="8257" w:author="Sammartano, Marc (BIC USA)" w:date="2015-12-02T15:17:00Z">
        <w:r>
          <w:rPr>
            <w:noProof/>
          </w:rPr>
          <w:t>Sql.query &lt;cursor_nvar&gt;, &lt;DB_pointer_nvar&gt;, &lt;table_name_sexp&gt;, &lt;columns_sexp&gt; {, &lt;where_sexp&gt; {, &lt;order_sexp&gt;} } }, 138</w:t>
        </w:r>
      </w:ins>
    </w:p>
    <w:p w:rsidR="00AD0C75" w:rsidRDefault="00AD0C75">
      <w:pPr>
        <w:pStyle w:val="Index1"/>
        <w:tabs>
          <w:tab w:val="right" w:leader="dot" w:pos="9350"/>
        </w:tabs>
        <w:rPr>
          <w:ins w:id="8258" w:author="Sammartano, Marc (BIC USA)" w:date="2015-12-02T15:17:00Z"/>
          <w:noProof/>
        </w:rPr>
      </w:pPr>
      <w:ins w:id="8259" w:author="Sammartano, Marc (BIC USA)" w:date="2015-12-02T15:17:00Z">
        <w:r>
          <w:rPr>
            <w:noProof/>
          </w:rPr>
          <w:t>Sql.query.length &lt;length_nvar&gt;, &lt;cursor_nvar&gt;, 138</w:t>
        </w:r>
      </w:ins>
    </w:p>
    <w:p w:rsidR="00AD0C75" w:rsidRDefault="00AD0C75">
      <w:pPr>
        <w:pStyle w:val="Index1"/>
        <w:tabs>
          <w:tab w:val="right" w:leader="dot" w:pos="9350"/>
        </w:tabs>
        <w:rPr>
          <w:ins w:id="8260" w:author="Sammartano, Marc (BIC USA)" w:date="2015-12-02T15:17:00Z"/>
          <w:noProof/>
        </w:rPr>
      </w:pPr>
      <w:ins w:id="8261" w:author="Sammartano, Marc (BIC USA)" w:date="2015-12-02T15:17:00Z">
        <w:r>
          <w:rPr>
            <w:noProof/>
          </w:rPr>
          <w:t>Sql.query.position &lt;position_nvar&gt;, &lt;cursor_nvar&gt;, 138</w:t>
        </w:r>
      </w:ins>
    </w:p>
    <w:p w:rsidR="00AD0C75" w:rsidRDefault="00AD0C75">
      <w:pPr>
        <w:pStyle w:val="Index1"/>
        <w:tabs>
          <w:tab w:val="right" w:leader="dot" w:pos="9350"/>
        </w:tabs>
        <w:rPr>
          <w:ins w:id="8262" w:author="Sammartano, Marc (BIC USA)" w:date="2015-12-02T15:17:00Z"/>
          <w:noProof/>
        </w:rPr>
      </w:pPr>
      <w:ins w:id="8263" w:author="Sammartano, Marc (BIC USA)" w:date="2015-12-02T15:17:00Z">
        <w:r>
          <w:rPr>
            <w:noProof/>
          </w:rPr>
          <w:t>Sql.raw_query &lt;cursor_nvar&gt;, &lt;DB_pointer_nvar&gt;, &lt;query_sexp&gt;, 139</w:t>
        </w:r>
      </w:ins>
    </w:p>
    <w:p w:rsidR="00AD0C75" w:rsidRDefault="00AD0C75">
      <w:pPr>
        <w:pStyle w:val="Index1"/>
        <w:tabs>
          <w:tab w:val="right" w:leader="dot" w:pos="9350"/>
        </w:tabs>
        <w:rPr>
          <w:ins w:id="8264" w:author="Sammartano, Marc (BIC USA)" w:date="2015-12-02T15:17:00Z"/>
          <w:noProof/>
        </w:rPr>
      </w:pPr>
      <w:ins w:id="8265" w:author="Sammartano, Marc (BIC USA)" w:date="2015-12-02T15:17:00Z">
        <w:r>
          <w:rPr>
            <w:noProof/>
          </w:rPr>
          <w:t>Sql.update &lt;DB_pointer_nvar&gt;, &lt;table_name_sexp&gt;, C1$, V1$, C2$, V2$,...,CN$, VN${: &lt;where_sexp&gt;, 139</w:t>
        </w:r>
      </w:ins>
    </w:p>
    <w:p w:rsidR="00AD0C75" w:rsidRDefault="00AD0C75">
      <w:pPr>
        <w:pStyle w:val="Index1"/>
        <w:tabs>
          <w:tab w:val="right" w:leader="dot" w:pos="9350"/>
        </w:tabs>
        <w:rPr>
          <w:ins w:id="8266" w:author="Sammartano, Marc (BIC USA)" w:date="2015-12-02T15:17:00Z"/>
          <w:noProof/>
        </w:rPr>
      </w:pPr>
      <w:ins w:id="8267" w:author="Sammartano, Marc (BIC USA)" w:date="2015-12-02T15:17:00Z">
        <w:r>
          <w:rPr>
            <w:noProof/>
          </w:rPr>
          <w:t>SQR(&lt;nexp&gt;), 57</w:t>
        </w:r>
      </w:ins>
    </w:p>
    <w:p w:rsidR="00AD0C75" w:rsidRDefault="00AD0C75">
      <w:pPr>
        <w:pStyle w:val="Index1"/>
        <w:tabs>
          <w:tab w:val="right" w:leader="dot" w:pos="9350"/>
        </w:tabs>
        <w:rPr>
          <w:ins w:id="8268" w:author="Sammartano, Marc (BIC USA)" w:date="2015-12-02T15:17:00Z"/>
          <w:noProof/>
        </w:rPr>
      </w:pPr>
      <w:ins w:id="8269" w:author="Sammartano, Marc (BIC USA)" w:date="2015-12-02T15:17:00Z">
        <w:r>
          <w:rPr>
            <w:noProof/>
          </w:rPr>
          <w:t>Stack.clear &lt;ptr_nexp&gt;, 50</w:t>
        </w:r>
      </w:ins>
    </w:p>
    <w:p w:rsidR="00AD0C75" w:rsidRDefault="00AD0C75">
      <w:pPr>
        <w:pStyle w:val="Index1"/>
        <w:tabs>
          <w:tab w:val="right" w:leader="dot" w:pos="9350"/>
        </w:tabs>
        <w:rPr>
          <w:ins w:id="8270" w:author="Sammartano, Marc (BIC USA)" w:date="2015-12-02T15:17:00Z"/>
          <w:noProof/>
        </w:rPr>
      </w:pPr>
      <w:ins w:id="8271" w:author="Sammartano, Marc (BIC USA)" w:date="2015-12-02T15:17:00Z">
        <w:r>
          <w:rPr>
            <w:noProof/>
          </w:rPr>
          <w:t>Stack.create N|S, &lt;ptr_nvar&gt;, 49</w:t>
        </w:r>
      </w:ins>
    </w:p>
    <w:p w:rsidR="00AD0C75" w:rsidRDefault="00AD0C75">
      <w:pPr>
        <w:pStyle w:val="Index1"/>
        <w:tabs>
          <w:tab w:val="right" w:leader="dot" w:pos="9350"/>
        </w:tabs>
        <w:rPr>
          <w:ins w:id="8272" w:author="Sammartano, Marc (BIC USA)" w:date="2015-12-02T15:17:00Z"/>
          <w:noProof/>
        </w:rPr>
      </w:pPr>
      <w:ins w:id="8273" w:author="Sammartano, Marc (BIC USA)" w:date="2015-12-02T15:17:00Z">
        <w:r>
          <w:rPr>
            <w:noProof/>
          </w:rPr>
          <w:t>Stack.isEmpty &lt;ptr_nexp&gt;, &lt;nvar&gt;, 49</w:t>
        </w:r>
      </w:ins>
    </w:p>
    <w:p w:rsidR="00AD0C75" w:rsidRDefault="00AD0C75">
      <w:pPr>
        <w:pStyle w:val="Index1"/>
        <w:tabs>
          <w:tab w:val="right" w:leader="dot" w:pos="9350"/>
        </w:tabs>
        <w:rPr>
          <w:ins w:id="8274" w:author="Sammartano, Marc (BIC USA)" w:date="2015-12-02T15:17:00Z"/>
          <w:noProof/>
        </w:rPr>
      </w:pPr>
      <w:ins w:id="8275" w:author="Sammartano, Marc (BIC USA)" w:date="2015-12-02T15:17:00Z">
        <w:r>
          <w:rPr>
            <w:noProof/>
          </w:rPr>
          <w:t>Stack.peek &lt;ptr_nexp&gt;, &lt;nvar&gt;|&lt;svar&gt;, 49</w:t>
        </w:r>
      </w:ins>
    </w:p>
    <w:p w:rsidR="00AD0C75" w:rsidRDefault="00AD0C75">
      <w:pPr>
        <w:pStyle w:val="Index1"/>
        <w:tabs>
          <w:tab w:val="right" w:leader="dot" w:pos="9350"/>
        </w:tabs>
        <w:rPr>
          <w:ins w:id="8276" w:author="Sammartano, Marc (BIC USA)" w:date="2015-12-02T15:17:00Z"/>
          <w:noProof/>
        </w:rPr>
      </w:pPr>
      <w:ins w:id="8277" w:author="Sammartano, Marc (BIC USA)" w:date="2015-12-02T15:17:00Z">
        <w:r>
          <w:rPr>
            <w:noProof/>
          </w:rPr>
          <w:t>Stack.pop &lt;ptr_nexp&gt;, &lt;nvar&gt;|&lt;svar&gt;, 49</w:t>
        </w:r>
      </w:ins>
    </w:p>
    <w:p w:rsidR="00AD0C75" w:rsidRDefault="00AD0C75">
      <w:pPr>
        <w:pStyle w:val="Index1"/>
        <w:tabs>
          <w:tab w:val="right" w:leader="dot" w:pos="9350"/>
        </w:tabs>
        <w:rPr>
          <w:ins w:id="8278" w:author="Sammartano, Marc (BIC USA)" w:date="2015-12-02T15:17:00Z"/>
          <w:noProof/>
        </w:rPr>
      </w:pPr>
      <w:ins w:id="8279" w:author="Sammartano, Marc (BIC USA)" w:date="2015-12-02T15:17:00Z">
        <w:r>
          <w:rPr>
            <w:noProof/>
          </w:rPr>
          <w:t>Stack.push &lt;ptr_nexp&gt;, &lt;nexp&gt;|&lt;sexp&gt;, 49</w:t>
        </w:r>
      </w:ins>
    </w:p>
    <w:p w:rsidR="00AD0C75" w:rsidRDefault="00AD0C75">
      <w:pPr>
        <w:pStyle w:val="Index1"/>
        <w:tabs>
          <w:tab w:val="right" w:leader="dot" w:pos="9350"/>
        </w:tabs>
        <w:rPr>
          <w:ins w:id="8280" w:author="Sammartano, Marc (BIC USA)" w:date="2015-12-02T15:17:00Z"/>
          <w:noProof/>
        </w:rPr>
      </w:pPr>
      <w:ins w:id="8281" w:author="Sammartano, Marc (BIC USA)" w:date="2015-12-02T15:17:00Z">
        <w:r>
          <w:rPr>
            <w:noProof/>
          </w:rPr>
          <w:t>Stack.type &lt;ptr_nexp&gt;, &lt;svar&gt;, 49</w:t>
        </w:r>
      </w:ins>
    </w:p>
    <w:p w:rsidR="00AD0C75" w:rsidRDefault="00AD0C75">
      <w:pPr>
        <w:pStyle w:val="Index1"/>
        <w:tabs>
          <w:tab w:val="right" w:leader="dot" w:pos="9350"/>
        </w:tabs>
        <w:rPr>
          <w:ins w:id="8282" w:author="Sammartano, Marc (BIC USA)" w:date="2015-12-02T15:17:00Z"/>
          <w:noProof/>
        </w:rPr>
      </w:pPr>
      <w:ins w:id="8283" w:author="Sammartano, Marc (BIC USA)" w:date="2015-12-02T15:17:00Z">
        <w:r>
          <w:rPr>
            <w:noProof/>
          </w:rPr>
          <w:t>STARTS_WITH(&lt;sub_sexp&gt;, &lt;base_sexp&gt;{, &lt;start_nexp&gt;}, 60</w:t>
        </w:r>
      </w:ins>
    </w:p>
    <w:p w:rsidR="00AD0C75" w:rsidRDefault="00AD0C75">
      <w:pPr>
        <w:pStyle w:val="Index1"/>
        <w:tabs>
          <w:tab w:val="right" w:leader="dot" w:pos="9350"/>
        </w:tabs>
        <w:rPr>
          <w:ins w:id="8284" w:author="Sammartano, Marc (BIC USA)" w:date="2015-12-02T15:17:00Z"/>
          <w:noProof/>
        </w:rPr>
      </w:pPr>
      <w:ins w:id="8285" w:author="Sammartano, Marc (BIC USA)" w:date="2015-12-02T15:17:00Z">
        <w:r w:rsidRPr="00914DA8">
          <w:rPr>
            <w:rFonts w:eastAsia="Times New Roman"/>
            <w:noProof/>
          </w:rPr>
          <w:t>STR$(</w:t>
        </w:r>
        <w:r>
          <w:rPr>
            <w:noProof/>
          </w:rPr>
          <w:t>&lt;nexp&gt;</w:t>
        </w:r>
        <w:r w:rsidRPr="00914DA8">
          <w:rPr>
            <w:rFonts w:eastAsia="Times New Roman"/>
            <w:noProof/>
          </w:rPr>
          <w:t>)</w:t>
        </w:r>
        <w:r>
          <w:rPr>
            <w:noProof/>
          </w:rPr>
          <w:t>, 66</w:t>
        </w:r>
      </w:ins>
    </w:p>
    <w:p w:rsidR="00AD0C75" w:rsidRDefault="00AD0C75">
      <w:pPr>
        <w:pStyle w:val="Index1"/>
        <w:tabs>
          <w:tab w:val="right" w:leader="dot" w:pos="9350"/>
        </w:tabs>
        <w:rPr>
          <w:ins w:id="8286" w:author="Sammartano, Marc (BIC USA)" w:date="2015-12-02T15:17:00Z"/>
          <w:noProof/>
        </w:rPr>
      </w:pPr>
      <w:ins w:id="8287" w:author="Sammartano, Marc (BIC USA)" w:date="2015-12-02T15:17:00Z">
        <w:r>
          <w:rPr>
            <w:noProof/>
          </w:rPr>
          <w:t>STT.listen, 128</w:t>
        </w:r>
      </w:ins>
    </w:p>
    <w:p w:rsidR="00AD0C75" w:rsidRDefault="00AD0C75">
      <w:pPr>
        <w:pStyle w:val="Index1"/>
        <w:tabs>
          <w:tab w:val="right" w:leader="dot" w:pos="9350"/>
        </w:tabs>
        <w:rPr>
          <w:ins w:id="8288" w:author="Sammartano, Marc (BIC USA)" w:date="2015-12-02T15:17:00Z"/>
          <w:noProof/>
        </w:rPr>
      </w:pPr>
      <w:ins w:id="8289" w:author="Sammartano, Marc (BIC USA)" w:date="2015-12-02T15:17:00Z">
        <w:r>
          <w:rPr>
            <w:noProof/>
          </w:rPr>
          <w:t>STT.results &lt;string_list_ptr_nexp&gt;, 129</w:t>
        </w:r>
      </w:ins>
    </w:p>
    <w:p w:rsidR="00AD0C75" w:rsidRDefault="00AD0C75">
      <w:pPr>
        <w:pStyle w:val="Index1"/>
        <w:tabs>
          <w:tab w:val="right" w:leader="dot" w:pos="9350"/>
        </w:tabs>
        <w:rPr>
          <w:ins w:id="8290" w:author="Sammartano, Marc (BIC USA)" w:date="2015-12-02T15:17:00Z"/>
          <w:noProof/>
        </w:rPr>
      </w:pPr>
      <w:ins w:id="8291" w:author="Sammartano, Marc (BIC USA)" w:date="2015-12-02T15:17:00Z">
        <w:r>
          <w:rPr>
            <w:noProof/>
          </w:rPr>
          <w:t>Su.close, 183</w:t>
        </w:r>
      </w:ins>
    </w:p>
    <w:p w:rsidR="00AD0C75" w:rsidRDefault="00AD0C75">
      <w:pPr>
        <w:pStyle w:val="Index1"/>
        <w:tabs>
          <w:tab w:val="right" w:leader="dot" w:pos="9350"/>
        </w:tabs>
        <w:rPr>
          <w:ins w:id="8292" w:author="Sammartano, Marc (BIC USA)" w:date="2015-12-02T15:17:00Z"/>
          <w:noProof/>
        </w:rPr>
      </w:pPr>
      <w:ins w:id="8293" w:author="Sammartano, Marc (BIC USA)" w:date="2015-12-02T15:17:00Z">
        <w:r>
          <w:rPr>
            <w:noProof/>
          </w:rPr>
          <w:t>Su.open, 183</w:t>
        </w:r>
      </w:ins>
    </w:p>
    <w:p w:rsidR="00AD0C75" w:rsidRDefault="00AD0C75">
      <w:pPr>
        <w:pStyle w:val="Index1"/>
        <w:tabs>
          <w:tab w:val="right" w:leader="dot" w:pos="9350"/>
        </w:tabs>
        <w:rPr>
          <w:ins w:id="8294" w:author="Sammartano, Marc (BIC USA)" w:date="2015-12-02T15:17:00Z"/>
          <w:noProof/>
        </w:rPr>
      </w:pPr>
      <w:ins w:id="8295" w:author="Sammartano, Marc (BIC USA)" w:date="2015-12-02T15:17:00Z">
        <w:r>
          <w:rPr>
            <w:noProof/>
          </w:rPr>
          <w:t>Su.read.line &lt;svar&gt;, 183</w:t>
        </w:r>
      </w:ins>
    </w:p>
    <w:p w:rsidR="00AD0C75" w:rsidRDefault="00AD0C75">
      <w:pPr>
        <w:pStyle w:val="Index1"/>
        <w:tabs>
          <w:tab w:val="right" w:leader="dot" w:pos="9350"/>
        </w:tabs>
        <w:rPr>
          <w:ins w:id="8296" w:author="Sammartano, Marc (BIC USA)" w:date="2015-12-02T15:17:00Z"/>
          <w:noProof/>
        </w:rPr>
      </w:pPr>
      <w:ins w:id="8297" w:author="Sammartano, Marc (BIC USA)" w:date="2015-12-02T15:17:00Z">
        <w:r>
          <w:rPr>
            <w:noProof/>
          </w:rPr>
          <w:t>Su.read.ready &lt;nvar&gt;, 183</w:t>
        </w:r>
      </w:ins>
    </w:p>
    <w:p w:rsidR="00AD0C75" w:rsidRDefault="00AD0C75">
      <w:pPr>
        <w:pStyle w:val="Index1"/>
        <w:tabs>
          <w:tab w:val="right" w:leader="dot" w:pos="9350"/>
        </w:tabs>
        <w:rPr>
          <w:ins w:id="8298" w:author="Sammartano, Marc (BIC USA)" w:date="2015-12-02T15:17:00Z"/>
          <w:noProof/>
        </w:rPr>
      </w:pPr>
      <w:ins w:id="8299" w:author="Sammartano, Marc (BIC USA)" w:date="2015-12-02T15:17:00Z">
        <w:r>
          <w:rPr>
            <w:noProof/>
          </w:rPr>
          <w:t>Su.write &lt;sexp&gt;, 183</w:t>
        </w:r>
      </w:ins>
    </w:p>
    <w:p w:rsidR="00AD0C75" w:rsidRDefault="00AD0C75">
      <w:pPr>
        <w:pStyle w:val="Index1"/>
        <w:tabs>
          <w:tab w:val="right" w:leader="dot" w:pos="9350"/>
        </w:tabs>
        <w:rPr>
          <w:ins w:id="8300" w:author="Sammartano, Marc (BIC USA)" w:date="2015-12-02T15:17:00Z"/>
          <w:noProof/>
        </w:rPr>
      </w:pPr>
      <w:ins w:id="8301" w:author="Sammartano, Marc (BIC USA)" w:date="2015-12-02T15:17:00Z">
        <w:r>
          <w:rPr>
            <w:noProof/>
          </w:rPr>
          <w:t>Sw.begin &lt;nexp&gt;|&lt;sexp&gt;, 83</w:t>
        </w:r>
      </w:ins>
    </w:p>
    <w:p w:rsidR="00AD0C75" w:rsidRDefault="00AD0C75">
      <w:pPr>
        <w:pStyle w:val="Index1"/>
        <w:tabs>
          <w:tab w:val="right" w:leader="dot" w:pos="9350"/>
        </w:tabs>
        <w:rPr>
          <w:ins w:id="8302" w:author="Sammartano, Marc (BIC USA)" w:date="2015-12-02T15:17:00Z"/>
          <w:noProof/>
        </w:rPr>
      </w:pPr>
      <w:ins w:id="8303" w:author="Sammartano, Marc (BIC USA)" w:date="2015-12-02T15:17:00Z">
        <w:r>
          <w:rPr>
            <w:noProof/>
          </w:rPr>
          <w:t>Sw.break, 83</w:t>
        </w:r>
      </w:ins>
    </w:p>
    <w:p w:rsidR="00AD0C75" w:rsidRDefault="00AD0C75">
      <w:pPr>
        <w:pStyle w:val="Index1"/>
        <w:tabs>
          <w:tab w:val="right" w:leader="dot" w:pos="9350"/>
        </w:tabs>
        <w:rPr>
          <w:ins w:id="8304" w:author="Sammartano, Marc (BIC USA)" w:date="2015-12-02T15:17:00Z"/>
          <w:noProof/>
        </w:rPr>
      </w:pPr>
      <w:ins w:id="8305" w:author="Sammartano, Marc (BIC USA)" w:date="2015-12-02T15:17:00Z">
        <w:r>
          <w:rPr>
            <w:noProof/>
          </w:rPr>
          <w:t>Sw.case &lt;nexp &gt;|&lt;sexp&gt;, 83</w:t>
        </w:r>
      </w:ins>
    </w:p>
    <w:p w:rsidR="00AD0C75" w:rsidRDefault="00AD0C75">
      <w:pPr>
        <w:pStyle w:val="Index1"/>
        <w:tabs>
          <w:tab w:val="right" w:leader="dot" w:pos="9350"/>
        </w:tabs>
        <w:rPr>
          <w:ins w:id="8306" w:author="Sammartano, Marc (BIC USA)" w:date="2015-12-02T15:17:00Z"/>
          <w:noProof/>
        </w:rPr>
      </w:pPr>
      <w:ins w:id="8307" w:author="Sammartano, Marc (BIC USA)" w:date="2015-12-02T15:17:00Z">
        <w:r>
          <w:rPr>
            <w:noProof/>
          </w:rPr>
          <w:t>Sw.default, 83</w:t>
        </w:r>
      </w:ins>
    </w:p>
    <w:p w:rsidR="00AD0C75" w:rsidRDefault="00AD0C75">
      <w:pPr>
        <w:pStyle w:val="Index1"/>
        <w:tabs>
          <w:tab w:val="right" w:leader="dot" w:pos="9350"/>
        </w:tabs>
        <w:rPr>
          <w:ins w:id="8308" w:author="Sammartano, Marc (BIC USA)" w:date="2015-12-02T15:17:00Z"/>
          <w:noProof/>
        </w:rPr>
      </w:pPr>
      <w:ins w:id="8309" w:author="Sammartano, Marc (BIC USA)" w:date="2015-12-02T15:17:00Z">
        <w:r>
          <w:rPr>
            <w:noProof/>
          </w:rPr>
          <w:t>Sw.end, 83</w:t>
        </w:r>
      </w:ins>
    </w:p>
    <w:p w:rsidR="00AD0C75" w:rsidRDefault="00AD0C75">
      <w:pPr>
        <w:pStyle w:val="Index1"/>
        <w:tabs>
          <w:tab w:val="right" w:leader="dot" w:pos="9350"/>
        </w:tabs>
        <w:rPr>
          <w:ins w:id="8310" w:author="Sammartano, Marc (BIC USA)" w:date="2015-12-02T15:17:00Z"/>
          <w:noProof/>
        </w:rPr>
      </w:pPr>
      <w:ins w:id="8311" w:author="Sammartano, Marc (BIC USA)" w:date="2015-12-02T15:17:00Z">
        <w:r>
          <w:rPr>
            <w:noProof/>
          </w:rPr>
          <w:t>Swap &lt;nvar_a&gt;|&lt;svar_a&gt;, &lt;nvar_b&gt;|&lt;svar_b&gt;, 133</w:t>
        </w:r>
      </w:ins>
    </w:p>
    <w:p w:rsidR="00AD0C75" w:rsidRDefault="00AD0C75">
      <w:pPr>
        <w:pStyle w:val="Index1"/>
        <w:tabs>
          <w:tab w:val="right" w:leader="dot" w:pos="9350"/>
        </w:tabs>
        <w:rPr>
          <w:ins w:id="8312" w:author="Sammartano, Marc (BIC USA)" w:date="2015-12-02T15:17:00Z"/>
          <w:noProof/>
        </w:rPr>
      </w:pPr>
      <w:ins w:id="8313" w:author="Sammartano, Marc (BIC USA)" w:date="2015-12-02T15:17:00Z">
        <w:r>
          <w:rPr>
            <w:noProof/>
          </w:rPr>
          <w:t>System.close, 183</w:t>
        </w:r>
      </w:ins>
    </w:p>
    <w:p w:rsidR="00AD0C75" w:rsidRDefault="00AD0C75">
      <w:pPr>
        <w:pStyle w:val="Index1"/>
        <w:tabs>
          <w:tab w:val="right" w:leader="dot" w:pos="9350"/>
        </w:tabs>
        <w:rPr>
          <w:ins w:id="8314" w:author="Sammartano, Marc (BIC USA)" w:date="2015-12-02T15:17:00Z"/>
          <w:noProof/>
        </w:rPr>
      </w:pPr>
      <w:ins w:id="8315" w:author="Sammartano, Marc (BIC USA)" w:date="2015-12-02T15:17:00Z">
        <w:r>
          <w:rPr>
            <w:noProof/>
          </w:rPr>
          <w:t>System.open, 182</w:t>
        </w:r>
      </w:ins>
    </w:p>
    <w:p w:rsidR="00AD0C75" w:rsidRDefault="00AD0C75">
      <w:pPr>
        <w:pStyle w:val="Index1"/>
        <w:tabs>
          <w:tab w:val="right" w:leader="dot" w:pos="9350"/>
        </w:tabs>
        <w:rPr>
          <w:ins w:id="8316" w:author="Sammartano, Marc (BIC USA)" w:date="2015-12-02T15:17:00Z"/>
          <w:noProof/>
        </w:rPr>
      </w:pPr>
      <w:ins w:id="8317" w:author="Sammartano, Marc (BIC USA)" w:date="2015-12-02T15:17:00Z">
        <w:r>
          <w:rPr>
            <w:noProof/>
          </w:rPr>
          <w:t>System.read.line &lt;svar&gt;, 182</w:t>
        </w:r>
      </w:ins>
    </w:p>
    <w:p w:rsidR="00AD0C75" w:rsidRDefault="00AD0C75">
      <w:pPr>
        <w:pStyle w:val="Index1"/>
        <w:tabs>
          <w:tab w:val="right" w:leader="dot" w:pos="9350"/>
        </w:tabs>
        <w:rPr>
          <w:ins w:id="8318" w:author="Sammartano, Marc (BIC USA)" w:date="2015-12-02T15:17:00Z"/>
          <w:noProof/>
        </w:rPr>
      </w:pPr>
      <w:ins w:id="8319" w:author="Sammartano, Marc (BIC USA)" w:date="2015-12-02T15:17:00Z">
        <w:r>
          <w:rPr>
            <w:noProof/>
          </w:rPr>
          <w:t>System.read.ready &lt;nvar&gt;, 182</w:t>
        </w:r>
      </w:ins>
    </w:p>
    <w:p w:rsidR="00AD0C75" w:rsidRDefault="00AD0C75">
      <w:pPr>
        <w:pStyle w:val="Index1"/>
        <w:tabs>
          <w:tab w:val="right" w:leader="dot" w:pos="9350"/>
        </w:tabs>
        <w:rPr>
          <w:ins w:id="8320" w:author="Sammartano, Marc (BIC USA)" w:date="2015-12-02T15:17:00Z"/>
          <w:noProof/>
        </w:rPr>
      </w:pPr>
      <w:ins w:id="8321" w:author="Sammartano, Marc (BIC USA)" w:date="2015-12-02T15:17:00Z">
        <w:r>
          <w:rPr>
            <w:noProof/>
          </w:rPr>
          <w:t>System.write &lt;sexp&gt;, 182</w:t>
        </w:r>
      </w:ins>
    </w:p>
    <w:p w:rsidR="00AD0C75" w:rsidRDefault="00AD0C75">
      <w:pPr>
        <w:pStyle w:val="Index1"/>
        <w:tabs>
          <w:tab w:val="right" w:leader="dot" w:pos="9350"/>
        </w:tabs>
        <w:rPr>
          <w:ins w:id="8322" w:author="Sammartano, Marc (BIC USA)" w:date="2015-12-02T15:17:00Z"/>
          <w:noProof/>
        </w:rPr>
      </w:pPr>
      <w:ins w:id="8323" w:author="Sammartano, Marc (BIC USA)" w:date="2015-12-02T15:17:00Z">
        <w:r>
          <w:rPr>
            <w:noProof/>
          </w:rPr>
          <w:t>TAN(&lt;nexp&gt;), 58</w:t>
        </w:r>
      </w:ins>
    </w:p>
    <w:p w:rsidR="00AD0C75" w:rsidRDefault="00AD0C75">
      <w:pPr>
        <w:pStyle w:val="Index1"/>
        <w:tabs>
          <w:tab w:val="right" w:leader="dot" w:pos="9350"/>
        </w:tabs>
        <w:rPr>
          <w:ins w:id="8324" w:author="Sammartano, Marc (BIC USA)" w:date="2015-12-02T15:17:00Z"/>
          <w:noProof/>
        </w:rPr>
      </w:pPr>
      <w:ins w:id="8325" w:author="Sammartano, Marc (BIC USA)" w:date="2015-12-02T15:17:00Z">
        <w:r>
          <w:rPr>
            <w:noProof/>
          </w:rPr>
          <w:t>Text.close &lt;file_table_nexp&gt;, 102</w:t>
        </w:r>
      </w:ins>
    </w:p>
    <w:p w:rsidR="00AD0C75" w:rsidRDefault="00AD0C75">
      <w:pPr>
        <w:pStyle w:val="Index1"/>
        <w:tabs>
          <w:tab w:val="right" w:leader="dot" w:pos="9350"/>
        </w:tabs>
        <w:rPr>
          <w:ins w:id="8326" w:author="Sammartano, Marc (BIC USA)" w:date="2015-12-02T15:17:00Z"/>
          <w:noProof/>
        </w:rPr>
      </w:pPr>
      <w:ins w:id="8327" w:author="Sammartano, Marc (BIC USA)" w:date="2015-12-02T15:17:00Z">
        <w:r>
          <w:rPr>
            <w:noProof/>
          </w:rPr>
          <w:t>Text.eof &lt;file_table_nexp&gt;, &lt;lvar&gt;, 103</w:t>
        </w:r>
      </w:ins>
    </w:p>
    <w:p w:rsidR="00AD0C75" w:rsidRDefault="00AD0C75">
      <w:pPr>
        <w:pStyle w:val="Index1"/>
        <w:tabs>
          <w:tab w:val="right" w:leader="dot" w:pos="9350"/>
        </w:tabs>
        <w:rPr>
          <w:ins w:id="8328" w:author="Sammartano, Marc (BIC USA)" w:date="2015-12-02T15:17:00Z"/>
          <w:noProof/>
        </w:rPr>
      </w:pPr>
      <w:ins w:id="8329" w:author="Sammartano, Marc (BIC USA)" w:date="2015-12-02T15:17:00Z">
        <w:r w:rsidRPr="00914DA8">
          <w:rPr>
            <w:rFonts w:eastAsia="Times New Roman"/>
            <w:noProof/>
          </w:rPr>
          <w:t>Text.input &lt;svar&gt;{, { &lt;text_sexp&gt;} , &lt;title_sexp&gt; }</w:t>
        </w:r>
        <w:r>
          <w:rPr>
            <w:noProof/>
          </w:rPr>
          <w:t>, 95</w:t>
        </w:r>
      </w:ins>
    </w:p>
    <w:p w:rsidR="00AD0C75" w:rsidRDefault="00AD0C75">
      <w:pPr>
        <w:pStyle w:val="Index1"/>
        <w:tabs>
          <w:tab w:val="right" w:leader="dot" w:pos="9350"/>
        </w:tabs>
        <w:rPr>
          <w:ins w:id="8330" w:author="Sammartano, Marc (BIC USA)" w:date="2015-12-02T15:17:00Z"/>
          <w:noProof/>
        </w:rPr>
      </w:pPr>
      <w:ins w:id="8331" w:author="Sammartano, Marc (BIC USA)" w:date="2015-12-02T15:17:00Z">
        <w:r>
          <w:rPr>
            <w:noProof/>
          </w:rPr>
          <w:t>Text.open {r|w|a}, &lt;file_table_nvar&gt;, &lt;path_sexp&gt;, 101</w:t>
        </w:r>
      </w:ins>
    </w:p>
    <w:p w:rsidR="00AD0C75" w:rsidRDefault="00AD0C75">
      <w:pPr>
        <w:pStyle w:val="Index1"/>
        <w:tabs>
          <w:tab w:val="right" w:leader="dot" w:pos="9350"/>
        </w:tabs>
        <w:rPr>
          <w:ins w:id="8332" w:author="Sammartano, Marc (BIC USA)" w:date="2015-12-02T15:17:00Z"/>
          <w:noProof/>
        </w:rPr>
      </w:pPr>
      <w:ins w:id="8333" w:author="Sammartano, Marc (BIC USA)" w:date="2015-12-02T15:17:00Z">
        <w:r>
          <w:rPr>
            <w:noProof/>
          </w:rPr>
          <w:t>Text.position.get &lt;file_table_nexp&gt;, &lt;position_nvar&gt;, 103</w:t>
        </w:r>
      </w:ins>
    </w:p>
    <w:p w:rsidR="00AD0C75" w:rsidRDefault="00AD0C75">
      <w:pPr>
        <w:pStyle w:val="Index1"/>
        <w:tabs>
          <w:tab w:val="right" w:leader="dot" w:pos="9350"/>
        </w:tabs>
        <w:rPr>
          <w:ins w:id="8334" w:author="Sammartano, Marc (BIC USA)" w:date="2015-12-02T15:17:00Z"/>
          <w:noProof/>
        </w:rPr>
      </w:pPr>
      <w:ins w:id="8335" w:author="Sammartano, Marc (BIC USA)" w:date="2015-12-02T15:17:00Z">
        <w:r>
          <w:rPr>
            <w:noProof/>
          </w:rPr>
          <w:t>Text.position.mark {{&lt;file_table_nexp&gt;}{, &lt;marklimit_nexp&gt;}}, 103</w:t>
        </w:r>
      </w:ins>
    </w:p>
    <w:p w:rsidR="00AD0C75" w:rsidRDefault="00AD0C75">
      <w:pPr>
        <w:pStyle w:val="Index1"/>
        <w:tabs>
          <w:tab w:val="right" w:leader="dot" w:pos="9350"/>
        </w:tabs>
        <w:rPr>
          <w:ins w:id="8336" w:author="Sammartano, Marc (BIC USA)" w:date="2015-12-02T15:17:00Z"/>
          <w:noProof/>
        </w:rPr>
      </w:pPr>
      <w:ins w:id="8337" w:author="Sammartano, Marc (BIC USA)" w:date="2015-12-02T15:17:00Z">
        <w:r>
          <w:rPr>
            <w:noProof/>
          </w:rPr>
          <w:t>Text.position.set &lt;file_table_nexp&gt;, &lt;position_nexp&gt;, 103</w:t>
        </w:r>
      </w:ins>
    </w:p>
    <w:p w:rsidR="00AD0C75" w:rsidRDefault="00AD0C75">
      <w:pPr>
        <w:pStyle w:val="Index1"/>
        <w:tabs>
          <w:tab w:val="right" w:leader="dot" w:pos="9350"/>
        </w:tabs>
        <w:rPr>
          <w:ins w:id="8338" w:author="Sammartano, Marc (BIC USA)" w:date="2015-12-02T15:17:00Z"/>
          <w:noProof/>
        </w:rPr>
      </w:pPr>
      <w:ins w:id="8339" w:author="Sammartano, Marc (BIC USA)" w:date="2015-12-02T15:17:00Z">
        <w:r>
          <w:rPr>
            <w:noProof/>
          </w:rPr>
          <w:t>Text.readln &lt;file_table_nexp&gt; {,&lt;svar&gt;}..., 102</w:t>
        </w:r>
      </w:ins>
    </w:p>
    <w:p w:rsidR="00AD0C75" w:rsidRDefault="00AD0C75">
      <w:pPr>
        <w:pStyle w:val="Index1"/>
        <w:tabs>
          <w:tab w:val="right" w:leader="dot" w:pos="9350"/>
        </w:tabs>
        <w:rPr>
          <w:ins w:id="8340" w:author="Sammartano, Marc (BIC USA)" w:date="2015-12-02T15:17:00Z"/>
          <w:noProof/>
        </w:rPr>
      </w:pPr>
      <w:ins w:id="8341" w:author="Sammartano, Marc (BIC USA)" w:date="2015-12-02T15:17:00Z">
        <w:r>
          <w:rPr>
            <w:noProof/>
          </w:rPr>
          <w:t>Text.writeln &lt;file_table_nexp&gt;, {&lt;exp&gt; {,|;}} ..., 102</w:t>
        </w:r>
      </w:ins>
    </w:p>
    <w:p w:rsidR="00AD0C75" w:rsidRDefault="00AD0C75">
      <w:pPr>
        <w:pStyle w:val="Index1"/>
        <w:tabs>
          <w:tab w:val="right" w:leader="dot" w:pos="9350"/>
        </w:tabs>
        <w:rPr>
          <w:ins w:id="8342" w:author="Sammartano, Marc (BIC USA)" w:date="2015-12-02T15:17:00Z"/>
          <w:noProof/>
        </w:rPr>
      </w:pPr>
      <w:ins w:id="8343" w:author="Sammartano, Marc (BIC USA)" w:date="2015-12-02T15:17:00Z">
        <w:r>
          <w:rPr>
            <w:noProof/>
          </w:rPr>
          <w:t>TGet &lt;result_svar&gt;, &lt;prompt_sexp&gt; {, &lt;title_sexp&gt;}, 95</w:t>
        </w:r>
      </w:ins>
    </w:p>
    <w:p w:rsidR="00AD0C75" w:rsidRDefault="00AD0C75">
      <w:pPr>
        <w:pStyle w:val="Index1"/>
        <w:tabs>
          <w:tab w:val="right" w:leader="dot" w:pos="9350"/>
        </w:tabs>
        <w:rPr>
          <w:ins w:id="8344" w:author="Sammartano, Marc (BIC USA)" w:date="2015-12-02T15:17:00Z"/>
          <w:noProof/>
        </w:rPr>
      </w:pPr>
      <w:ins w:id="8345" w:author="Sammartano, Marc (BIC USA)" w:date="2015-12-02T15:17:00Z">
        <w:r>
          <w:rPr>
            <w:noProof/>
          </w:rPr>
          <w:t>Time {&lt;time_nexp&gt;,} Year$, Month$, Day$, Hour$, Minute$, Second$, WeekDay, isDST, 122</w:t>
        </w:r>
      </w:ins>
    </w:p>
    <w:p w:rsidR="00AD0C75" w:rsidRDefault="00AD0C75">
      <w:pPr>
        <w:pStyle w:val="Index1"/>
        <w:tabs>
          <w:tab w:val="right" w:leader="dot" w:pos="9350"/>
        </w:tabs>
        <w:rPr>
          <w:ins w:id="8346" w:author="Sammartano, Marc (BIC USA)" w:date="2015-12-02T15:17:00Z"/>
          <w:noProof/>
        </w:rPr>
      </w:pPr>
      <w:ins w:id="8347" w:author="Sammartano, Marc (BIC USA)" w:date="2015-12-02T15:17:00Z">
        <w:r>
          <w:rPr>
            <w:noProof/>
          </w:rPr>
          <w:t>TIME(), 61</w:t>
        </w:r>
      </w:ins>
    </w:p>
    <w:p w:rsidR="00AD0C75" w:rsidRDefault="00AD0C75">
      <w:pPr>
        <w:pStyle w:val="Index1"/>
        <w:tabs>
          <w:tab w:val="right" w:leader="dot" w:pos="9350"/>
        </w:tabs>
        <w:rPr>
          <w:ins w:id="8348" w:author="Sammartano, Marc (BIC USA)" w:date="2015-12-02T15:17:00Z"/>
          <w:noProof/>
        </w:rPr>
      </w:pPr>
      <w:ins w:id="8349" w:author="Sammartano, Marc (BIC USA)" w:date="2015-12-02T15:17:00Z">
        <w:r>
          <w:rPr>
            <w:noProof/>
          </w:rPr>
          <w:t>TIME(&lt;year_exp&gt;, &lt;month_exp&gt;, &lt;day_exp&gt;, &lt;hour_exp&gt;, &lt;minute_exp&gt;, &lt;second_exp&gt;), 61</w:t>
        </w:r>
      </w:ins>
    </w:p>
    <w:p w:rsidR="00AD0C75" w:rsidRDefault="00AD0C75">
      <w:pPr>
        <w:pStyle w:val="Index1"/>
        <w:tabs>
          <w:tab w:val="right" w:leader="dot" w:pos="9350"/>
        </w:tabs>
        <w:rPr>
          <w:ins w:id="8350" w:author="Sammartano, Marc (BIC USA)" w:date="2015-12-02T15:17:00Z"/>
          <w:noProof/>
        </w:rPr>
      </w:pPr>
      <w:ins w:id="8351" w:author="Sammartano, Marc (BIC USA)" w:date="2015-12-02T15:17:00Z">
        <w:r>
          <w:rPr>
            <w:noProof/>
          </w:rPr>
          <w:t>Timer.clear, 124</w:t>
        </w:r>
      </w:ins>
    </w:p>
    <w:p w:rsidR="00AD0C75" w:rsidRDefault="00AD0C75">
      <w:pPr>
        <w:pStyle w:val="Index1"/>
        <w:tabs>
          <w:tab w:val="right" w:leader="dot" w:pos="9350"/>
        </w:tabs>
        <w:rPr>
          <w:ins w:id="8352" w:author="Sammartano, Marc (BIC USA)" w:date="2015-12-02T15:17:00Z"/>
          <w:noProof/>
        </w:rPr>
      </w:pPr>
      <w:ins w:id="8353" w:author="Sammartano, Marc (BIC USA)" w:date="2015-12-02T15:17:00Z">
        <w:r>
          <w:rPr>
            <w:noProof/>
          </w:rPr>
          <w:t>Timer.resume, 124</w:t>
        </w:r>
      </w:ins>
    </w:p>
    <w:p w:rsidR="00AD0C75" w:rsidRDefault="00AD0C75">
      <w:pPr>
        <w:pStyle w:val="Index1"/>
        <w:tabs>
          <w:tab w:val="right" w:leader="dot" w:pos="9350"/>
        </w:tabs>
        <w:rPr>
          <w:ins w:id="8354" w:author="Sammartano, Marc (BIC USA)" w:date="2015-12-02T15:17:00Z"/>
          <w:noProof/>
        </w:rPr>
      </w:pPr>
      <w:ins w:id="8355" w:author="Sammartano, Marc (BIC USA)" w:date="2015-12-02T15:17:00Z">
        <w:r>
          <w:rPr>
            <w:noProof/>
          </w:rPr>
          <w:t>Timer.set &lt;interval_nexp&gt;, 124</w:t>
        </w:r>
      </w:ins>
    </w:p>
    <w:p w:rsidR="00AD0C75" w:rsidRDefault="00AD0C75">
      <w:pPr>
        <w:pStyle w:val="Index1"/>
        <w:tabs>
          <w:tab w:val="right" w:leader="dot" w:pos="9350"/>
        </w:tabs>
        <w:rPr>
          <w:ins w:id="8356" w:author="Sammartano, Marc (BIC USA)" w:date="2015-12-02T15:17:00Z"/>
          <w:noProof/>
        </w:rPr>
      </w:pPr>
      <w:ins w:id="8357" w:author="Sammartano, Marc (BIC USA)" w:date="2015-12-02T15:17:00Z">
        <w:r>
          <w:rPr>
            <w:noProof/>
          </w:rPr>
          <w:t>TimeZone.get &lt;tz_svar&gt;, 123</w:t>
        </w:r>
      </w:ins>
    </w:p>
    <w:p w:rsidR="00AD0C75" w:rsidRDefault="00AD0C75">
      <w:pPr>
        <w:pStyle w:val="Index1"/>
        <w:tabs>
          <w:tab w:val="right" w:leader="dot" w:pos="9350"/>
        </w:tabs>
        <w:rPr>
          <w:ins w:id="8358" w:author="Sammartano, Marc (BIC USA)" w:date="2015-12-02T15:17:00Z"/>
          <w:noProof/>
        </w:rPr>
      </w:pPr>
      <w:ins w:id="8359" w:author="Sammartano, Marc (BIC USA)" w:date="2015-12-02T15:17:00Z">
        <w:r>
          <w:rPr>
            <w:noProof/>
          </w:rPr>
          <w:t>TimeZone.list &lt;tz_list_pointer_nexp&gt;, 123</w:t>
        </w:r>
      </w:ins>
    </w:p>
    <w:p w:rsidR="00AD0C75" w:rsidRDefault="00AD0C75">
      <w:pPr>
        <w:pStyle w:val="Index1"/>
        <w:tabs>
          <w:tab w:val="right" w:leader="dot" w:pos="9350"/>
        </w:tabs>
        <w:rPr>
          <w:ins w:id="8360" w:author="Sammartano, Marc (BIC USA)" w:date="2015-12-02T15:17:00Z"/>
          <w:noProof/>
        </w:rPr>
      </w:pPr>
      <w:ins w:id="8361" w:author="Sammartano, Marc (BIC USA)" w:date="2015-12-02T15:17:00Z">
        <w:r>
          <w:rPr>
            <w:noProof/>
          </w:rPr>
          <w:t>TimeZone.set { &lt;tz_sexp&gt; }, 123</w:t>
        </w:r>
      </w:ins>
    </w:p>
    <w:p w:rsidR="00AD0C75" w:rsidRDefault="00AD0C75">
      <w:pPr>
        <w:pStyle w:val="Index1"/>
        <w:tabs>
          <w:tab w:val="right" w:leader="dot" w:pos="9350"/>
        </w:tabs>
        <w:rPr>
          <w:ins w:id="8362" w:author="Sammartano, Marc (BIC USA)" w:date="2015-12-02T15:17:00Z"/>
          <w:noProof/>
        </w:rPr>
      </w:pPr>
      <w:ins w:id="8363" w:author="Sammartano, Marc (BIC USA)" w:date="2015-12-02T15:17:00Z">
        <w:r>
          <w:rPr>
            <w:noProof/>
          </w:rPr>
          <w:t>TODEGREES(&lt;nexp&gt;), 58</w:t>
        </w:r>
      </w:ins>
    </w:p>
    <w:p w:rsidR="00AD0C75" w:rsidRDefault="00AD0C75">
      <w:pPr>
        <w:pStyle w:val="Index1"/>
        <w:tabs>
          <w:tab w:val="right" w:leader="dot" w:pos="9350"/>
        </w:tabs>
        <w:rPr>
          <w:ins w:id="8364" w:author="Sammartano, Marc (BIC USA)" w:date="2015-12-02T15:17:00Z"/>
          <w:noProof/>
        </w:rPr>
      </w:pPr>
      <w:ins w:id="8365" w:author="Sammartano, Marc (BIC USA)" w:date="2015-12-02T15:17:00Z">
        <w:r>
          <w:rPr>
            <w:noProof/>
          </w:rPr>
          <w:t>Tone &lt;frequency_nexp&gt;, &lt;duration_nexp&gt;{, &lt;duration_chk_lexp}, 133</w:t>
        </w:r>
      </w:ins>
    </w:p>
    <w:p w:rsidR="00AD0C75" w:rsidRDefault="00AD0C75">
      <w:pPr>
        <w:pStyle w:val="Index1"/>
        <w:tabs>
          <w:tab w:val="right" w:leader="dot" w:pos="9350"/>
        </w:tabs>
        <w:rPr>
          <w:ins w:id="8366" w:author="Sammartano, Marc (BIC USA)" w:date="2015-12-02T15:17:00Z"/>
          <w:noProof/>
        </w:rPr>
      </w:pPr>
      <w:ins w:id="8367" w:author="Sammartano, Marc (BIC USA)" w:date="2015-12-02T15:17:00Z">
        <w:r>
          <w:rPr>
            <w:noProof/>
          </w:rPr>
          <w:t>TORADIANS(&lt;nexp&gt;), 58</w:t>
        </w:r>
      </w:ins>
    </w:p>
    <w:p w:rsidR="00AD0C75" w:rsidRDefault="00AD0C75">
      <w:pPr>
        <w:pStyle w:val="Index1"/>
        <w:tabs>
          <w:tab w:val="right" w:leader="dot" w:pos="9350"/>
        </w:tabs>
        <w:rPr>
          <w:ins w:id="8368" w:author="Sammartano, Marc (BIC USA)" w:date="2015-12-02T15:17:00Z"/>
          <w:noProof/>
        </w:rPr>
      </w:pPr>
      <w:ins w:id="8369" w:author="Sammartano, Marc (BIC USA)" w:date="2015-12-02T15:17:00Z">
        <w:r>
          <w:rPr>
            <w:noProof/>
          </w:rPr>
          <w:t>TRIM$(&lt;sexp&gt;{, &lt;test_sexp&gt;}), 63</w:t>
        </w:r>
      </w:ins>
    </w:p>
    <w:p w:rsidR="00AD0C75" w:rsidRDefault="00AD0C75">
      <w:pPr>
        <w:pStyle w:val="Index1"/>
        <w:tabs>
          <w:tab w:val="right" w:leader="dot" w:pos="9350"/>
        </w:tabs>
        <w:rPr>
          <w:ins w:id="8370" w:author="Sammartano, Marc (BIC USA)" w:date="2015-12-02T15:17:00Z"/>
          <w:noProof/>
        </w:rPr>
      </w:pPr>
      <w:ins w:id="8371" w:author="Sammartano, Marc (BIC USA)" w:date="2015-12-02T15:17:00Z">
        <w:r>
          <w:rPr>
            <w:noProof/>
          </w:rPr>
          <w:t>TTS.init, 128</w:t>
        </w:r>
      </w:ins>
    </w:p>
    <w:p w:rsidR="00AD0C75" w:rsidRDefault="00AD0C75">
      <w:pPr>
        <w:pStyle w:val="Index1"/>
        <w:tabs>
          <w:tab w:val="right" w:leader="dot" w:pos="9350"/>
        </w:tabs>
        <w:rPr>
          <w:ins w:id="8372" w:author="Sammartano, Marc (BIC USA)" w:date="2015-12-02T15:17:00Z"/>
          <w:noProof/>
        </w:rPr>
      </w:pPr>
      <w:ins w:id="8373" w:author="Sammartano, Marc (BIC USA)" w:date="2015-12-02T15:17:00Z">
        <w:r>
          <w:rPr>
            <w:noProof/>
          </w:rPr>
          <w:t>TTS.speak &lt;sexp&gt; {, &lt;wait_lexp&gt;}, 128</w:t>
        </w:r>
      </w:ins>
    </w:p>
    <w:p w:rsidR="00AD0C75" w:rsidRDefault="00AD0C75">
      <w:pPr>
        <w:pStyle w:val="Index1"/>
        <w:tabs>
          <w:tab w:val="right" w:leader="dot" w:pos="9350"/>
        </w:tabs>
        <w:rPr>
          <w:ins w:id="8374" w:author="Sammartano, Marc (BIC USA)" w:date="2015-12-02T15:17:00Z"/>
          <w:noProof/>
        </w:rPr>
      </w:pPr>
      <w:ins w:id="8375" w:author="Sammartano, Marc (BIC USA)" w:date="2015-12-02T15:17:00Z">
        <w:r>
          <w:rPr>
            <w:noProof/>
          </w:rPr>
          <w:t>TTS.speak.toFile &lt;sexp&gt; {, &lt;path_sexp&gt;}, 128</w:t>
        </w:r>
      </w:ins>
    </w:p>
    <w:p w:rsidR="00AD0C75" w:rsidRDefault="00AD0C75">
      <w:pPr>
        <w:pStyle w:val="Index1"/>
        <w:tabs>
          <w:tab w:val="right" w:leader="dot" w:pos="9350"/>
        </w:tabs>
        <w:rPr>
          <w:ins w:id="8376" w:author="Sammartano, Marc (BIC USA)" w:date="2015-12-02T15:17:00Z"/>
          <w:noProof/>
        </w:rPr>
      </w:pPr>
      <w:ins w:id="8377" w:author="Sammartano, Marc (BIC USA)" w:date="2015-12-02T15:17:00Z">
        <w:r>
          <w:rPr>
            <w:noProof/>
          </w:rPr>
          <w:t>TTS.stop, 128</w:t>
        </w:r>
      </w:ins>
    </w:p>
    <w:p w:rsidR="00AD0C75" w:rsidRDefault="00AD0C75">
      <w:pPr>
        <w:pStyle w:val="Index1"/>
        <w:tabs>
          <w:tab w:val="right" w:leader="dot" w:pos="9350"/>
        </w:tabs>
        <w:rPr>
          <w:ins w:id="8378" w:author="Sammartano, Marc (BIC USA)" w:date="2015-12-02T15:17:00Z"/>
          <w:noProof/>
        </w:rPr>
      </w:pPr>
      <w:ins w:id="8379" w:author="Sammartano, Marc (BIC USA)" w:date="2015-12-02T15:17:00Z">
        <w:r>
          <w:rPr>
            <w:noProof/>
          </w:rPr>
          <w:t>UCODE(&lt;sexp&gt;{, &lt;index_nexp&gt;}), 59</w:t>
        </w:r>
      </w:ins>
    </w:p>
    <w:p w:rsidR="00AD0C75" w:rsidRDefault="00AD0C75">
      <w:pPr>
        <w:pStyle w:val="Index1"/>
        <w:tabs>
          <w:tab w:val="right" w:leader="dot" w:pos="9350"/>
        </w:tabs>
        <w:rPr>
          <w:ins w:id="8380" w:author="Sammartano, Marc (BIC USA)" w:date="2015-12-02T15:17:00Z"/>
          <w:noProof/>
        </w:rPr>
      </w:pPr>
      <w:ins w:id="8381" w:author="Sammartano, Marc (BIC USA)" w:date="2015-12-02T15:17:00Z">
        <w:r>
          <w:rPr>
            <w:noProof/>
          </w:rPr>
          <w:t>UnDim Array[], Array$[], ..., 39</w:t>
        </w:r>
      </w:ins>
    </w:p>
    <w:p w:rsidR="00AD0C75" w:rsidRDefault="00AD0C75">
      <w:pPr>
        <w:pStyle w:val="Index1"/>
        <w:tabs>
          <w:tab w:val="right" w:leader="dot" w:pos="9350"/>
        </w:tabs>
        <w:rPr>
          <w:ins w:id="8382" w:author="Sammartano, Marc (BIC USA)" w:date="2015-12-02T15:17:00Z"/>
          <w:noProof/>
        </w:rPr>
      </w:pPr>
      <w:ins w:id="8383" w:author="Sammartano, Marc (BIC USA)" w:date="2015-12-02T15:17:00Z">
        <w:r w:rsidRPr="00914DA8">
          <w:rPr>
            <w:rFonts w:eastAsia="Times New Roman"/>
            <w:noProof/>
          </w:rPr>
          <w:t>UPPER$(</w:t>
        </w:r>
        <w:r>
          <w:rPr>
            <w:noProof/>
          </w:rPr>
          <w:t>&lt;sexp&gt;</w:t>
        </w:r>
        <w:r w:rsidRPr="00914DA8">
          <w:rPr>
            <w:rFonts w:eastAsia="Times New Roman"/>
            <w:noProof/>
          </w:rPr>
          <w:t>)</w:t>
        </w:r>
        <w:r>
          <w:rPr>
            <w:noProof/>
          </w:rPr>
          <w:t>, 66</w:t>
        </w:r>
      </w:ins>
    </w:p>
    <w:p w:rsidR="00AD0C75" w:rsidRDefault="00AD0C75">
      <w:pPr>
        <w:pStyle w:val="Index1"/>
        <w:tabs>
          <w:tab w:val="right" w:leader="dot" w:pos="9350"/>
        </w:tabs>
        <w:rPr>
          <w:ins w:id="8384" w:author="Sammartano, Marc (BIC USA)" w:date="2015-12-02T15:17:00Z"/>
          <w:noProof/>
        </w:rPr>
      </w:pPr>
      <w:ins w:id="8385" w:author="Sammartano, Marc (BIC USA)" w:date="2015-12-02T15:17:00Z">
        <w:r>
          <w:rPr>
            <w:noProof/>
          </w:rPr>
          <w:t>USING$({&lt;locale_sexp&gt;} , &lt;format_sexp&gt; { , &lt;exp&gt;}...), 67</w:t>
        </w:r>
      </w:ins>
    </w:p>
    <w:p w:rsidR="00AD0C75" w:rsidRDefault="00AD0C75">
      <w:pPr>
        <w:pStyle w:val="Index1"/>
        <w:tabs>
          <w:tab w:val="right" w:leader="dot" w:pos="9350"/>
        </w:tabs>
        <w:rPr>
          <w:ins w:id="8386" w:author="Sammartano, Marc (BIC USA)" w:date="2015-12-02T15:17:00Z"/>
          <w:noProof/>
        </w:rPr>
      </w:pPr>
      <w:ins w:id="8387" w:author="Sammartano, Marc (BIC USA)" w:date="2015-12-02T15:17:00Z">
        <w:r>
          <w:rPr>
            <w:noProof/>
          </w:rPr>
          <w:t>VAL(&lt;sexp&gt;), 58</w:t>
        </w:r>
      </w:ins>
    </w:p>
    <w:p w:rsidR="00AD0C75" w:rsidRDefault="00AD0C75">
      <w:pPr>
        <w:pStyle w:val="Index1"/>
        <w:tabs>
          <w:tab w:val="right" w:leader="dot" w:pos="9350"/>
        </w:tabs>
        <w:rPr>
          <w:ins w:id="8388" w:author="Sammartano, Marc (BIC USA)" w:date="2015-12-02T15:17:00Z"/>
          <w:noProof/>
        </w:rPr>
      </w:pPr>
      <w:ins w:id="8389" w:author="Sammartano, Marc (BIC USA)" w:date="2015-12-02T15:17:00Z">
        <w:r w:rsidRPr="00914DA8">
          <w:rPr>
            <w:rFonts w:eastAsia="Times New Roman"/>
            <w:noProof/>
          </w:rPr>
          <w:t>VERSION$()</w:t>
        </w:r>
        <w:r>
          <w:rPr>
            <w:noProof/>
          </w:rPr>
          <w:t>, 66</w:t>
        </w:r>
      </w:ins>
    </w:p>
    <w:p w:rsidR="00AD0C75" w:rsidRDefault="00AD0C75">
      <w:pPr>
        <w:pStyle w:val="Index1"/>
        <w:tabs>
          <w:tab w:val="right" w:leader="dot" w:pos="9350"/>
        </w:tabs>
        <w:rPr>
          <w:ins w:id="8390" w:author="Sammartano, Marc (BIC USA)" w:date="2015-12-02T15:17:00Z"/>
          <w:noProof/>
        </w:rPr>
      </w:pPr>
      <w:ins w:id="8391" w:author="Sammartano, Marc (BIC USA)" w:date="2015-12-02T15:17:00Z">
        <w:r>
          <w:rPr>
            <w:noProof/>
          </w:rPr>
          <w:t>Vibrate &lt;pattern_array[{&lt;start&gt;,&lt;length&gt;}]&gt;,&lt;nexp&gt;, 134</w:t>
        </w:r>
      </w:ins>
    </w:p>
    <w:p w:rsidR="00AD0C75" w:rsidRDefault="00AD0C75">
      <w:pPr>
        <w:pStyle w:val="Index1"/>
        <w:tabs>
          <w:tab w:val="right" w:leader="dot" w:pos="9350"/>
        </w:tabs>
        <w:rPr>
          <w:ins w:id="8392" w:author="Sammartano, Marc (BIC USA)" w:date="2015-12-02T15:17:00Z"/>
          <w:noProof/>
        </w:rPr>
      </w:pPr>
      <w:ins w:id="8393" w:author="Sammartano, Marc (BIC USA)" w:date="2015-12-02T15:17:00Z">
        <w:r>
          <w:rPr>
            <w:noProof/>
          </w:rPr>
          <w:t>W_R.break, 78</w:t>
        </w:r>
      </w:ins>
    </w:p>
    <w:p w:rsidR="00AD0C75" w:rsidRDefault="00AD0C75">
      <w:pPr>
        <w:pStyle w:val="Index1"/>
        <w:tabs>
          <w:tab w:val="right" w:leader="dot" w:pos="9350"/>
        </w:tabs>
        <w:rPr>
          <w:ins w:id="8394" w:author="Sammartano, Marc (BIC USA)" w:date="2015-12-02T15:17:00Z"/>
          <w:noProof/>
        </w:rPr>
      </w:pPr>
      <w:ins w:id="8395" w:author="Sammartano, Marc (BIC USA)" w:date="2015-12-02T15:17:00Z">
        <w:r>
          <w:rPr>
            <w:noProof/>
          </w:rPr>
          <w:t>W_R.continue, 78</w:t>
        </w:r>
      </w:ins>
    </w:p>
    <w:p w:rsidR="00AD0C75" w:rsidRDefault="00AD0C75">
      <w:pPr>
        <w:pStyle w:val="Index1"/>
        <w:tabs>
          <w:tab w:val="right" w:leader="dot" w:pos="9350"/>
        </w:tabs>
        <w:rPr>
          <w:ins w:id="8396" w:author="Sammartano, Marc (BIC USA)" w:date="2015-12-02T15:17:00Z"/>
          <w:noProof/>
        </w:rPr>
      </w:pPr>
      <w:ins w:id="8397" w:author="Sammartano, Marc (BIC USA)" w:date="2015-12-02T15:17:00Z">
        <w:r>
          <w:rPr>
            <w:noProof/>
          </w:rPr>
          <w:t>WakeLock &lt;code_nexp&gt;, 134</w:t>
        </w:r>
      </w:ins>
    </w:p>
    <w:p w:rsidR="00AD0C75" w:rsidRDefault="00AD0C75">
      <w:pPr>
        <w:pStyle w:val="Index1"/>
        <w:tabs>
          <w:tab w:val="right" w:leader="dot" w:pos="9350"/>
        </w:tabs>
        <w:rPr>
          <w:ins w:id="8398" w:author="Sammartano, Marc (BIC USA)" w:date="2015-12-02T15:17:00Z"/>
          <w:noProof/>
        </w:rPr>
      </w:pPr>
      <w:ins w:id="8399" w:author="Sammartano, Marc (BIC USA)" w:date="2015-12-02T15:17:00Z">
        <w:r>
          <w:rPr>
            <w:noProof/>
          </w:rPr>
          <w:t>While &lt;lexp&gt; / Repeat, 78</w:t>
        </w:r>
      </w:ins>
    </w:p>
    <w:p w:rsidR="00AD0C75" w:rsidRDefault="00AD0C75">
      <w:pPr>
        <w:pStyle w:val="Index1"/>
        <w:tabs>
          <w:tab w:val="right" w:leader="dot" w:pos="9350"/>
        </w:tabs>
        <w:rPr>
          <w:ins w:id="8400" w:author="Sammartano, Marc (BIC USA)" w:date="2015-12-02T15:17:00Z"/>
          <w:noProof/>
        </w:rPr>
      </w:pPr>
      <w:ins w:id="8401" w:author="Sammartano, Marc (BIC USA)" w:date="2015-12-02T15:17:00Z">
        <w:r>
          <w:rPr>
            <w:noProof/>
          </w:rPr>
          <w:t>WiFi.info {{&lt;SSID_svar&gt;}{, &lt;BSSID_svar&gt;}{, &lt;MAC_svar&gt;}{, &lt;IP_var&gt;}{, &lt;speed_nvar&gt;}}, 135</w:t>
        </w:r>
      </w:ins>
    </w:p>
    <w:p w:rsidR="00AD0C75" w:rsidRDefault="00AD0C75">
      <w:pPr>
        <w:pStyle w:val="Index1"/>
        <w:tabs>
          <w:tab w:val="right" w:leader="dot" w:pos="9350"/>
        </w:tabs>
        <w:rPr>
          <w:ins w:id="8402" w:author="Sammartano, Marc (BIC USA)" w:date="2015-12-02T15:17:00Z"/>
          <w:noProof/>
        </w:rPr>
      </w:pPr>
      <w:ins w:id="8403" w:author="Sammartano, Marc (BIC USA)" w:date="2015-12-02T15:17:00Z">
        <w:r>
          <w:rPr>
            <w:noProof/>
          </w:rPr>
          <w:t>WifiLock &lt;code_nexp&gt;, 135</w:t>
        </w:r>
      </w:ins>
    </w:p>
    <w:p w:rsidR="00AD0C75" w:rsidRDefault="00AD0C75">
      <w:pPr>
        <w:pStyle w:val="Index1"/>
        <w:tabs>
          <w:tab w:val="right" w:leader="dot" w:pos="9350"/>
        </w:tabs>
        <w:rPr>
          <w:ins w:id="8404" w:author="Sammartano, Marc (BIC USA)" w:date="2015-12-02T15:17:00Z"/>
          <w:noProof/>
        </w:rPr>
      </w:pPr>
      <w:ins w:id="8405" w:author="Sammartano, Marc (BIC USA)" w:date="2015-12-02T15:17:00Z">
        <w:r w:rsidRPr="00914DA8">
          <w:rPr>
            <w:rFonts w:eastAsia="Times New Roman"/>
            <w:noProof/>
          </w:rPr>
          <w:t>WORD$(&lt;source_sexp&gt;, &lt;n_nexp&gt; {, &lt;test_sexp&gt;})</w:t>
        </w:r>
        <w:r>
          <w:rPr>
            <w:noProof/>
          </w:rPr>
          <w:t>, 63</w:t>
        </w:r>
      </w:ins>
    </w:p>
    <w:p w:rsidR="00AD0C75" w:rsidRDefault="00AD0C75">
      <w:pPr>
        <w:rPr>
          <w:ins w:id="8406" w:author="Sammartano, Marc (BIC USA)" w:date="2015-12-02T15:17:00Z"/>
          <w:noProof/>
        </w:rPr>
        <w:sectPr w:rsidR="00AD0C75" w:rsidSect="00AD0C75">
          <w:type w:val="continuous"/>
          <w:pgSz w:w="12240" w:h="15840"/>
          <w:pgMar w:top="1440" w:right="1440" w:bottom="1440" w:left="1440" w:header="720" w:footer="432" w:gutter="0"/>
          <w:cols w:space="720"/>
          <w:docGrid w:linePitch="360"/>
        </w:sectPr>
      </w:pPr>
    </w:p>
    <w:p w:rsidR="00BF4B5C" w:rsidDel="00AD0C75" w:rsidRDefault="00BF4B5C">
      <w:pPr>
        <w:rPr>
          <w:del w:id="8407" w:author="Sammartano, Marc (BIC USA)" w:date="2015-12-02T15:17:00Z"/>
          <w:noProof/>
        </w:rPr>
        <w:sectPr w:rsidR="00BF4B5C" w:rsidDel="00AD0C75" w:rsidSect="00AD0C75">
          <w:type w:val="continuous"/>
          <w:pgSz w:w="12240" w:h="15840"/>
          <w:pgMar w:top="1440" w:right="1440" w:bottom="1440" w:left="1440" w:header="720" w:footer="432" w:gutter="0"/>
          <w:cols w:space="720"/>
          <w:docGrid w:linePitch="360"/>
        </w:sectPr>
      </w:pPr>
    </w:p>
    <w:p w:rsidR="00BF4B5C" w:rsidDel="00AD0C75" w:rsidRDefault="00BF4B5C">
      <w:pPr>
        <w:pStyle w:val="Index1"/>
        <w:tabs>
          <w:tab w:val="right" w:leader="dot" w:pos="9350"/>
        </w:tabs>
        <w:rPr>
          <w:del w:id="8408" w:author="Sammartano, Marc (BIC USA)" w:date="2015-12-02T15:17:00Z"/>
          <w:noProof/>
        </w:rPr>
      </w:pPr>
      <w:del w:id="8409" w:author="Sammartano, Marc (BIC USA)" w:date="2015-12-02T15:17:00Z">
        <w:r w:rsidDel="00AD0C75">
          <w:rPr>
            <w:noProof/>
          </w:rPr>
          <w:delText>! - Single Line Comment, 50</w:delText>
        </w:r>
      </w:del>
    </w:p>
    <w:p w:rsidR="00BF4B5C" w:rsidDel="00AD0C75" w:rsidRDefault="00BF4B5C">
      <w:pPr>
        <w:pStyle w:val="Index1"/>
        <w:tabs>
          <w:tab w:val="right" w:leader="dot" w:pos="9350"/>
        </w:tabs>
        <w:rPr>
          <w:del w:id="8410" w:author="Sammartano, Marc (BIC USA)" w:date="2015-12-02T15:17:00Z"/>
          <w:noProof/>
        </w:rPr>
      </w:pPr>
      <w:del w:id="8411" w:author="Sammartano, Marc (BIC USA)" w:date="2015-12-02T15:17:00Z">
        <w:r w:rsidDel="00AD0C75">
          <w:rPr>
            <w:noProof/>
          </w:rPr>
          <w:delText>!! - Block Comment, 51</w:delText>
        </w:r>
      </w:del>
    </w:p>
    <w:p w:rsidR="00BF4B5C" w:rsidDel="00AD0C75" w:rsidRDefault="00BF4B5C">
      <w:pPr>
        <w:pStyle w:val="Index1"/>
        <w:tabs>
          <w:tab w:val="right" w:leader="dot" w:pos="9350"/>
        </w:tabs>
        <w:rPr>
          <w:del w:id="8412" w:author="Sammartano, Marc (BIC USA)" w:date="2015-12-02T15:17:00Z"/>
          <w:noProof/>
        </w:rPr>
      </w:pPr>
      <w:del w:id="8413" w:author="Sammartano, Marc (BIC USA)" w:date="2015-12-02T15:17:00Z">
        <w:r w:rsidDel="00AD0C75">
          <w:rPr>
            <w:noProof/>
          </w:rPr>
          <w:delText># - Format Line, 26</w:delText>
        </w:r>
      </w:del>
    </w:p>
    <w:p w:rsidR="00BF4B5C" w:rsidDel="00AD0C75" w:rsidRDefault="00BF4B5C">
      <w:pPr>
        <w:pStyle w:val="Index1"/>
        <w:tabs>
          <w:tab w:val="right" w:leader="dot" w:pos="9350"/>
        </w:tabs>
        <w:rPr>
          <w:del w:id="8414" w:author="Sammartano, Marc (BIC USA)" w:date="2015-12-02T15:17:00Z"/>
          <w:noProof/>
        </w:rPr>
      </w:pPr>
      <w:del w:id="8415" w:author="Sammartano, Marc (BIC USA)" w:date="2015-12-02T15:17:00Z">
        <w:r w:rsidDel="00AD0C75">
          <w:rPr>
            <w:noProof/>
          </w:rPr>
          <w:delText>% - Middle of Line Comment, 51</w:delText>
        </w:r>
      </w:del>
    </w:p>
    <w:p w:rsidR="00BF4B5C" w:rsidDel="00AD0C75" w:rsidRDefault="00BF4B5C">
      <w:pPr>
        <w:pStyle w:val="Index1"/>
        <w:tabs>
          <w:tab w:val="right" w:leader="dot" w:pos="9350"/>
        </w:tabs>
        <w:rPr>
          <w:del w:id="8416" w:author="Sammartano, Marc (BIC USA)" w:date="2015-12-02T15:17:00Z"/>
          <w:noProof/>
        </w:rPr>
      </w:pPr>
      <w:del w:id="8417" w:author="Sammartano, Marc (BIC USA)" w:date="2015-12-02T15:17:00Z">
        <w:r w:rsidDel="00AD0C75">
          <w:rPr>
            <w:noProof/>
          </w:rPr>
          <w:delText>? {&lt;exp&gt; {,|;}} ..., 90</w:delText>
        </w:r>
      </w:del>
    </w:p>
    <w:p w:rsidR="00BF4B5C" w:rsidDel="00AD0C75" w:rsidRDefault="00BF4B5C">
      <w:pPr>
        <w:pStyle w:val="Index1"/>
        <w:tabs>
          <w:tab w:val="right" w:leader="dot" w:pos="9350"/>
        </w:tabs>
        <w:rPr>
          <w:del w:id="8418" w:author="Sammartano, Marc (BIC USA)" w:date="2015-12-02T15:17:00Z"/>
          <w:noProof/>
        </w:rPr>
      </w:pPr>
      <w:del w:id="8419" w:author="Sammartano, Marc (BIC USA)" w:date="2015-12-02T15:17:00Z">
        <w:r w:rsidDel="00AD0C75">
          <w:rPr>
            <w:noProof/>
          </w:rPr>
          <w:delText>ABS(&lt;nexp&gt;), 55</w:delText>
        </w:r>
      </w:del>
    </w:p>
    <w:p w:rsidR="00BF4B5C" w:rsidDel="00AD0C75" w:rsidRDefault="00BF4B5C">
      <w:pPr>
        <w:pStyle w:val="Index1"/>
        <w:tabs>
          <w:tab w:val="right" w:leader="dot" w:pos="9350"/>
        </w:tabs>
        <w:rPr>
          <w:del w:id="8420" w:author="Sammartano, Marc (BIC USA)" w:date="2015-12-02T15:17:00Z"/>
          <w:noProof/>
        </w:rPr>
      </w:pPr>
      <w:del w:id="8421" w:author="Sammartano, Marc (BIC USA)" w:date="2015-12-02T15:17:00Z">
        <w:r w:rsidDel="00AD0C75">
          <w:rPr>
            <w:noProof/>
          </w:rPr>
          <w:delText>ACOS(&lt;nexp&gt;), 58</w:delText>
        </w:r>
      </w:del>
    </w:p>
    <w:p w:rsidR="00BF4B5C" w:rsidDel="00AD0C75" w:rsidRDefault="00BF4B5C">
      <w:pPr>
        <w:pStyle w:val="Index1"/>
        <w:tabs>
          <w:tab w:val="right" w:leader="dot" w:pos="9350"/>
        </w:tabs>
        <w:rPr>
          <w:del w:id="8422" w:author="Sammartano, Marc (BIC USA)" w:date="2015-12-02T15:17:00Z"/>
          <w:noProof/>
        </w:rPr>
      </w:pPr>
      <w:del w:id="8423" w:author="Sammartano, Marc (BIC USA)" w:date="2015-12-02T15:17:00Z">
        <w:r w:rsidDel="00AD0C75">
          <w:rPr>
            <w:noProof/>
          </w:rPr>
          <w:delText>Am.broadcast &lt;action_sexp&gt;, &lt;data_uri_sexp&gt;, &lt;package_sexp&gt;, &lt;component_sexp&gt;, &lt;mime_type_sexp&gt;, &lt;categories_sexp&gt;, &lt;extras_bptr_nexp&gt;, &lt;flags_nexp&gt;, 182</w:delText>
        </w:r>
      </w:del>
    </w:p>
    <w:p w:rsidR="00BF4B5C" w:rsidDel="00AD0C75" w:rsidRDefault="00BF4B5C">
      <w:pPr>
        <w:pStyle w:val="Index1"/>
        <w:tabs>
          <w:tab w:val="right" w:leader="dot" w:pos="9350"/>
        </w:tabs>
        <w:rPr>
          <w:del w:id="8424" w:author="Sammartano, Marc (BIC USA)" w:date="2015-12-02T15:17:00Z"/>
          <w:noProof/>
        </w:rPr>
      </w:pPr>
      <w:del w:id="8425" w:author="Sammartano, Marc (BIC USA)" w:date="2015-12-02T15:17:00Z">
        <w:r w:rsidDel="00AD0C75">
          <w:rPr>
            <w:noProof/>
          </w:rPr>
          <w:delText>Am.start &lt;action_sexp&gt;, &lt;data_uri_sexp&gt;, &lt;package_sexp&gt;, &lt;component_sexp&gt;, &lt;mime_type_sexp&gt;, &lt;categories_sexp&gt;, &lt;extras_bptr_nexp&gt;, &lt;flags_nexp&gt;, 182</w:delText>
        </w:r>
      </w:del>
    </w:p>
    <w:p w:rsidR="00BF4B5C" w:rsidDel="00AD0C75" w:rsidRDefault="00BF4B5C">
      <w:pPr>
        <w:pStyle w:val="Index1"/>
        <w:tabs>
          <w:tab w:val="right" w:leader="dot" w:pos="9350"/>
        </w:tabs>
        <w:rPr>
          <w:del w:id="8426" w:author="Sammartano, Marc (BIC USA)" w:date="2015-12-02T15:17:00Z"/>
          <w:noProof/>
        </w:rPr>
      </w:pPr>
      <w:del w:id="8427" w:author="Sammartano, Marc (BIC USA)" w:date="2015-12-02T15:17:00Z">
        <w:r w:rsidDel="00AD0C75">
          <w:rPr>
            <w:noProof/>
          </w:rPr>
          <w:delText>Array.average &lt;Average_nvar&gt;, Array[{&lt;start&gt;,&lt;length&gt;}], 39</w:delText>
        </w:r>
      </w:del>
    </w:p>
    <w:p w:rsidR="00BF4B5C" w:rsidDel="00AD0C75" w:rsidRDefault="00BF4B5C">
      <w:pPr>
        <w:pStyle w:val="Index1"/>
        <w:tabs>
          <w:tab w:val="right" w:leader="dot" w:pos="9350"/>
        </w:tabs>
        <w:rPr>
          <w:del w:id="8428" w:author="Sammartano, Marc (BIC USA)" w:date="2015-12-02T15:17:00Z"/>
          <w:noProof/>
        </w:rPr>
      </w:pPr>
      <w:del w:id="8429" w:author="Sammartano, Marc (BIC USA)" w:date="2015-12-02T15:17:00Z">
        <w:r w:rsidDel="00AD0C75">
          <w:rPr>
            <w:noProof/>
          </w:rPr>
          <w:delText>Array.copy SourceArray$[{&lt;start&gt;,&lt;length&gt;}], DestinationArray$[{{-}&lt;extras&gt;}], 39</w:delText>
        </w:r>
      </w:del>
    </w:p>
    <w:p w:rsidR="00BF4B5C" w:rsidDel="00AD0C75" w:rsidRDefault="00BF4B5C">
      <w:pPr>
        <w:pStyle w:val="Index1"/>
        <w:tabs>
          <w:tab w:val="right" w:leader="dot" w:pos="9350"/>
        </w:tabs>
        <w:rPr>
          <w:del w:id="8430" w:author="Sammartano, Marc (BIC USA)" w:date="2015-12-02T15:17:00Z"/>
          <w:noProof/>
        </w:rPr>
      </w:pPr>
      <w:del w:id="8431" w:author="Sammartano, Marc (BIC USA)" w:date="2015-12-02T15:17:00Z">
        <w:r w:rsidDel="00AD0C75">
          <w:rPr>
            <w:noProof/>
          </w:rPr>
          <w:delText>Array.copy SourceArray[{&lt;start&gt;,&lt;length&gt;}], DestinationArray[{{-}&lt;extras&gt;}], 39</w:delText>
        </w:r>
      </w:del>
    </w:p>
    <w:p w:rsidR="00BF4B5C" w:rsidDel="00AD0C75" w:rsidRDefault="00BF4B5C">
      <w:pPr>
        <w:pStyle w:val="Index1"/>
        <w:tabs>
          <w:tab w:val="right" w:leader="dot" w:pos="9350"/>
        </w:tabs>
        <w:rPr>
          <w:del w:id="8432" w:author="Sammartano, Marc (BIC USA)" w:date="2015-12-02T15:17:00Z"/>
          <w:noProof/>
        </w:rPr>
      </w:pPr>
      <w:del w:id="8433" w:author="Sammartano, Marc (BIC USA)" w:date="2015-12-02T15:17:00Z">
        <w:r w:rsidDel="00AD0C75">
          <w:rPr>
            <w:noProof/>
          </w:rPr>
          <w:delText>Array.delete Array[], Array$[] ..., 40</w:delText>
        </w:r>
      </w:del>
    </w:p>
    <w:p w:rsidR="00BF4B5C" w:rsidDel="00AD0C75" w:rsidRDefault="00BF4B5C">
      <w:pPr>
        <w:pStyle w:val="Index1"/>
        <w:tabs>
          <w:tab w:val="right" w:leader="dot" w:pos="9350"/>
        </w:tabs>
        <w:rPr>
          <w:del w:id="8434" w:author="Sammartano, Marc (BIC USA)" w:date="2015-12-02T15:17:00Z"/>
          <w:noProof/>
        </w:rPr>
      </w:pPr>
      <w:del w:id="8435" w:author="Sammartano, Marc (BIC USA)" w:date="2015-12-02T15:17:00Z">
        <w:r w:rsidDel="00AD0C75">
          <w:rPr>
            <w:noProof/>
          </w:rPr>
          <w:delText>Array.length n, Array$[{&lt;start&gt;,&lt;length&gt;}], 40</w:delText>
        </w:r>
      </w:del>
    </w:p>
    <w:p w:rsidR="00BF4B5C" w:rsidDel="00AD0C75" w:rsidRDefault="00BF4B5C">
      <w:pPr>
        <w:pStyle w:val="Index1"/>
        <w:tabs>
          <w:tab w:val="right" w:leader="dot" w:pos="9350"/>
        </w:tabs>
        <w:rPr>
          <w:del w:id="8436" w:author="Sammartano, Marc (BIC USA)" w:date="2015-12-02T15:17:00Z"/>
          <w:noProof/>
        </w:rPr>
      </w:pPr>
      <w:del w:id="8437" w:author="Sammartano, Marc (BIC USA)" w:date="2015-12-02T15:17:00Z">
        <w:r w:rsidDel="00AD0C75">
          <w:rPr>
            <w:noProof/>
          </w:rPr>
          <w:delText>Array.length n, Array[{&lt;start&gt;,&lt;length&gt;}], 40</w:delText>
        </w:r>
      </w:del>
    </w:p>
    <w:p w:rsidR="00BF4B5C" w:rsidDel="00AD0C75" w:rsidRDefault="00BF4B5C">
      <w:pPr>
        <w:pStyle w:val="Index1"/>
        <w:tabs>
          <w:tab w:val="right" w:leader="dot" w:pos="9350"/>
        </w:tabs>
        <w:rPr>
          <w:del w:id="8438" w:author="Sammartano, Marc (BIC USA)" w:date="2015-12-02T15:17:00Z"/>
          <w:noProof/>
        </w:rPr>
      </w:pPr>
      <w:del w:id="8439" w:author="Sammartano, Marc (BIC USA)" w:date="2015-12-02T15:17:00Z">
        <w:r w:rsidDel="00AD0C75">
          <w:rPr>
            <w:noProof/>
          </w:rPr>
          <w:delText>Array.load Array$[], &lt;sexp&gt;, ..., 40</w:delText>
        </w:r>
      </w:del>
    </w:p>
    <w:p w:rsidR="00BF4B5C" w:rsidDel="00AD0C75" w:rsidRDefault="00BF4B5C">
      <w:pPr>
        <w:pStyle w:val="Index1"/>
        <w:tabs>
          <w:tab w:val="right" w:leader="dot" w:pos="9350"/>
        </w:tabs>
        <w:rPr>
          <w:del w:id="8440" w:author="Sammartano, Marc (BIC USA)" w:date="2015-12-02T15:17:00Z"/>
          <w:noProof/>
        </w:rPr>
      </w:pPr>
      <w:del w:id="8441" w:author="Sammartano, Marc (BIC USA)" w:date="2015-12-02T15:17:00Z">
        <w:r w:rsidDel="00AD0C75">
          <w:rPr>
            <w:noProof/>
          </w:rPr>
          <w:delText>Array.load Array[], &lt;nexp&gt;, ..., 40</w:delText>
        </w:r>
      </w:del>
    </w:p>
    <w:p w:rsidR="00BF4B5C" w:rsidDel="00AD0C75" w:rsidRDefault="00BF4B5C">
      <w:pPr>
        <w:pStyle w:val="Index1"/>
        <w:tabs>
          <w:tab w:val="right" w:leader="dot" w:pos="9350"/>
        </w:tabs>
        <w:rPr>
          <w:del w:id="8442" w:author="Sammartano, Marc (BIC USA)" w:date="2015-12-02T15:17:00Z"/>
          <w:noProof/>
        </w:rPr>
      </w:pPr>
      <w:del w:id="8443" w:author="Sammartano, Marc (BIC USA)" w:date="2015-12-02T15:17:00Z">
        <w:r w:rsidDel="00AD0C75">
          <w:rPr>
            <w:noProof/>
          </w:rPr>
          <w:delText>Array.max &lt;max_nvar&gt; Array[{&lt;start&gt;,&lt;length&gt;}], 40</w:delText>
        </w:r>
      </w:del>
    </w:p>
    <w:p w:rsidR="00BF4B5C" w:rsidDel="00AD0C75" w:rsidRDefault="00BF4B5C">
      <w:pPr>
        <w:pStyle w:val="Index1"/>
        <w:tabs>
          <w:tab w:val="right" w:leader="dot" w:pos="9350"/>
        </w:tabs>
        <w:rPr>
          <w:del w:id="8444" w:author="Sammartano, Marc (BIC USA)" w:date="2015-12-02T15:17:00Z"/>
          <w:noProof/>
        </w:rPr>
      </w:pPr>
      <w:del w:id="8445" w:author="Sammartano, Marc (BIC USA)" w:date="2015-12-02T15:17:00Z">
        <w:r w:rsidDel="00AD0C75">
          <w:rPr>
            <w:noProof/>
          </w:rPr>
          <w:delText>Array.min &lt;min_nvar&gt;, Array[{&lt;start&gt;,&lt;length&gt;}], 40</w:delText>
        </w:r>
      </w:del>
    </w:p>
    <w:p w:rsidR="00BF4B5C" w:rsidDel="00AD0C75" w:rsidRDefault="00BF4B5C">
      <w:pPr>
        <w:pStyle w:val="Index1"/>
        <w:tabs>
          <w:tab w:val="right" w:leader="dot" w:pos="9350"/>
        </w:tabs>
        <w:rPr>
          <w:del w:id="8446" w:author="Sammartano, Marc (BIC USA)" w:date="2015-12-02T15:17:00Z"/>
          <w:noProof/>
        </w:rPr>
      </w:pPr>
      <w:del w:id="8447" w:author="Sammartano, Marc (BIC USA)" w:date="2015-12-02T15:17:00Z">
        <w:r w:rsidDel="00AD0C75">
          <w:rPr>
            <w:noProof/>
          </w:rPr>
          <w:delText>Array.reverse Array$[{&lt;start&gt;,&lt;length&gt;}], 41</w:delText>
        </w:r>
      </w:del>
    </w:p>
    <w:p w:rsidR="00BF4B5C" w:rsidDel="00AD0C75" w:rsidRDefault="00BF4B5C">
      <w:pPr>
        <w:pStyle w:val="Index1"/>
        <w:tabs>
          <w:tab w:val="right" w:leader="dot" w:pos="9350"/>
        </w:tabs>
        <w:rPr>
          <w:del w:id="8448" w:author="Sammartano, Marc (BIC USA)" w:date="2015-12-02T15:17:00Z"/>
          <w:noProof/>
        </w:rPr>
      </w:pPr>
      <w:del w:id="8449" w:author="Sammartano, Marc (BIC USA)" w:date="2015-12-02T15:17:00Z">
        <w:r w:rsidDel="00AD0C75">
          <w:rPr>
            <w:noProof/>
          </w:rPr>
          <w:delText>Array.reverse Array[{&lt;start&gt;,&lt;length&gt;}], 41</w:delText>
        </w:r>
      </w:del>
    </w:p>
    <w:p w:rsidR="00BF4B5C" w:rsidDel="00AD0C75" w:rsidRDefault="00BF4B5C">
      <w:pPr>
        <w:pStyle w:val="Index1"/>
        <w:tabs>
          <w:tab w:val="right" w:leader="dot" w:pos="9350"/>
        </w:tabs>
        <w:rPr>
          <w:del w:id="8450" w:author="Sammartano, Marc (BIC USA)" w:date="2015-12-02T15:17:00Z"/>
          <w:noProof/>
        </w:rPr>
      </w:pPr>
      <w:del w:id="8451" w:author="Sammartano, Marc (BIC USA)" w:date="2015-12-02T15:17:00Z">
        <w:r w:rsidDel="00AD0C75">
          <w:rPr>
            <w:noProof/>
          </w:rPr>
          <w:delText>Array.search Array$[{&lt;start&gt;,&lt;length&gt;}], &lt;value_sexp&gt;, &lt;result_nvar&gt;{,&lt;start_nexp&gt;}, 41</w:delText>
        </w:r>
      </w:del>
    </w:p>
    <w:p w:rsidR="00BF4B5C" w:rsidDel="00AD0C75" w:rsidRDefault="00BF4B5C">
      <w:pPr>
        <w:pStyle w:val="Index1"/>
        <w:tabs>
          <w:tab w:val="right" w:leader="dot" w:pos="9350"/>
        </w:tabs>
        <w:rPr>
          <w:del w:id="8452" w:author="Sammartano, Marc (BIC USA)" w:date="2015-12-02T15:17:00Z"/>
          <w:noProof/>
        </w:rPr>
      </w:pPr>
      <w:del w:id="8453" w:author="Sammartano, Marc (BIC USA)" w:date="2015-12-02T15:17:00Z">
        <w:r w:rsidDel="00AD0C75">
          <w:rPr>
            <w:noProof/>
          </w:rPr>
          <w:delText>Array.search Array[{&lt;start&gt;,&lt;length&gt;}], &lt;value_nexp&gt;, &lt;result_nvar&gt;{,&lt;start_nexp&gt;}, 41</w:delText>
        </w:r>
      </w:del>
    </w:p>
    <w:p w:rsidR="00BF4B5C" w:rsidDel="00AD0C75" w:rsidRDefault="00BF4B5C">
      <w:pPr>
        <w:pStyle w:val="Index1"/>
        <w:tabs>
          <w:tab w:val="right" w:leader="dot" w:pos="9350"/>
        </w:tabs>
        <w:rPr>
          <w:del w:id="8454" w:author="Sammartano, Marc (BIC USA)" w:date="2015-12-02T15:17:00Z"/>
          <w:noProof/>
        </w:rPr>
      </w:pPr>
      <w:del w:id="8455" w:author="Sammartano, Marc (BIC USA)" w:date="2015-12-02T15:17:00Z">
        <w:r w:rsidDel="00AD0C75">
          <w:rPr>
            <w:noProof/>
          </w:rPr>
          <w:delText>Array.shuffle Array[{&lt;start&gt;,&lt;length&gt;}], 41</w:delText>
        </w:r>
      </w:del>
    </w:p>
    <w:p w:rsidR="00BF4B5C" w:rsidDel="00AD0C75" w:rsidRDefault="00BF4B5C">
      <w:pPr>
        <w:pStyle w:val="Index1"/>
        <w:tabs>
          <w:tab w:val="right" w:leader="dot" w:pos="9350"/>
        </w:tabs>
        <w:rPr>
          <w:del w:id="8456" w:author="Sammartano, Marc (BIC USA)" w:date="2015-12-02T15:17:00Z"/>
          <w:noProof/>
        </w:rPr>
      </w:pPr>
      <w:del w:id="8457" w:author="Sammartano, Marc (BIC USA)" w:date="2015-12-02T15:17:00Z">
        <w:r w:rsidDel="00AD0C75">
          <w:rPr>
            <w:noProof/>
          </w:rPr>
          <w:delText>Array.sort Array[{&lt;start&gt;,&lt;length&gt;}], 41</w:delText>
        </w:r>
      </w:del>
    </w:p>
    <w:p w:rsidR="00BF4B5C" w:rsidDel="00AD0C75" w:rsidRDefault="00BF4B5C">
      <w:pPr>
        <w:pStyle w:val="Index1"/>
        <w:tabs>
          <w:tab w:val="right" w:leader="dot" w:pos="9350"/>
        </w:tabs>
        <w:rPr>
          <w:del w:id="8458" w:author="Sammartano, Marc (BIC USA)" w:date="2015-12-02T15:17:00Z"/>
          <w:noProof/>
        </w:rPr>
      </w:pPr>
      <w:del w:id="8459" w:author="Sammartano, Marc (BIC USA)" w:date="2015-12-02T15:17:00Z">
        <w:r w:rsidDel="00AD0C75">
          <w:rPr>
            <w:noProof/>
          </w:rPr>
          <w:delText>Array.std_dev &lt;sd_nvar&gt;, Array[{&lt;start&gt;,&lt;length&gt;}], 41</w:delText>
        </w:r>
      </w:del>
    </w:p>
    <w:p w:rsidR="00BF4B5C" w:rsidDel="00AD0C75" w:rsidRDefault="00BF4B5C">
      <w:pPr>
        <w:pStyle w:val="Index1"/>
        <w:tabs>
          <w:tab w:val="right" w:leader="dot" w:pos="9350"/>
        </w:tabs>
        <w:rPr>
          <w:del w:id="8460" w:author="Sammartano, Marc (BIC USA)" w:date="2015-12-02T15:17:00Z"/>
          <w:noProof/>
        </w:rPr>
      </w:pPr>
      <w:del w:id="8461" w:author="Sammartano, Marc (BIC USA)" w:date="2015-12-02T15:17:00Z">
        <w:r w:rsidDel="00AD0C75">
          <w:rPr>
            <w:noProof/>
          </w:rPr>
          <w:delText>Array.sum &lt;sum_nvar&gt;, Array[{&lt;start&gt;,&lt;length&gt;}], 41</w:delText>
        </w:r>
      </w:del>
    </w:p>
    <w:p w:rsidR="00BF4B5C" w:rsidDel="00AD0C75" w:rsidRDefault="00BF4B5C">
      <w:pPr>
        <w:pStyle w:val="Index1"/>
        <w:tabs>
          <w:tab w:val="right" w:leader="dot" w:pos="9350"/>
        </w:tabs>
        <w:rPr>
          <w:del w:id="8462" w:author="Sammartano, Marc (BIC USA)" w:date="2015-12-02T15:17:00Z"/>
          <w:noProof/>
        </w:rPr>
      </w:pPr>
      <w:del w:id="8463" w:author="Sammartano, Marc (BIC USA)" w:date="2015-12-02T15:17:00Z">
        <w:r w:rsidDel="00AD0C75">
          <w:rPr>
            <w:noProof/>
          </w:rPr>
          <w:delText>Array.variance &lt;v_nvar&gt;, Array[{&lt;start&gt;,&lt;length&gt;}], 41</w:delText>
        </w:r>
      </w:del>
    </w:p>
    <w:p w:rsidR="00BF4B5C" w:rsidDel="00AD0C75" w:rsidRDefault="00BF4B5C">
      <w:pPr>
        <w:pStyle w:val="Index1"/>
        <w:tabs>
          <w:tab w:val="right" w:leader="dot" w:pos="9350"/>
        </w:tabs>
        <w:rPr>
          <w:del w:id="8464" w:author="Sammartano, Marc (BIC USA)" w:date="2015-12-02T15:17:00Z"/>
          <w:noProof/>
        </w:rPr>
      </w:pPr>
      <w:del w:id="8465" w:author="Sammartano, Marc (BIC USA)" w:date="2015-12-02T15:17:00Z">
        <w:r w:rsidDel="00AD0C75">
          <w:rPr>
            <w:noProof/>
          </w:rPr>
          <w:delText>ASCII(&lt;sexp&gt;{, &lt;index_nexp&gt;}), 59</w:delText>
        </w:r>
      </w:del>
    </w:p>
    <w:p w:rsidR="00BF4B5C" w:rsidDel="00AD0C75" w:rsidRDefault="00BF4B5C">
      <w:pPr>
        <w:pStyle w:val="Index1"/>
        <w:tabs>
          <w:tab w:val="right" w:leader="dot" w:pos="9350"/>
        </w:tabs>
        <w:rPr>
          <w:del w:id="8466" w:author="Sammartano, Marc (BIC USA)" w:date="2015-12-02T15:17:00Z"/>
          <w:noProof/>
        </w:rPr>
      </w:pPr>
      <w:del w:id="8467" w:author="Sammartano, Marc (BIC USA)" w:date="2015-12-02T15:17:00Z">
        <w:r w:rsidDel="00AD0C75">
          <w:rPr>
            <w:noProof/>
          </w:rPr>
          <w:delText>ASIN(&lt;nexp&gt;), 58</w:delText>
        </w:r>
      </w:del>
    </w:p>
    <w:p w:rsidR="00BF4B5C" w:rsidDel="00AD0C75" w:rsidRDefault="00BF4B5C">
      <w:pPr>
        <w:pStyle w:val="Index1"/>
        <w:tabs>
          <w:tab w:val="right" w:leader="dot" w:pos="9350"/>
        </w:tabs>
        <w:rPr>
          <w:del w:id="8468" w:author="Sammartano, Marc (BIC USA)" w:date="2015-12-02T15:17:00Z"/>
          <w:noProof/>
        </w:rPr>
      </w:pPr>
      <w:del w:id="8469" w:author="Sammartano, Marc (BIC USA)" w:date="2015-12-02T15:17:00Z">
        <w:r w:rsidDel="00AD0C75">
          <w:rPr>
            <w:noProof/>
          </w:rPr>
          <w:delText>ATAN(&lt;nexp&gt;), 58</w:delText>
        </w:r>
      </w:del>
    </w:p>
    <w:p w:rsidR="00BF4B5C" w:rsidDel="00AD0C75" w:rsidRDefault="00BF4B5C">
      <w:pPr>
        <w:pStyle w:val="Index1"/>
        <w:tabs>
          <w:tab w:val="right" w:leader="dot" w:pos="9350"/>
        </w:tabs>
        <w:rPr>
          <w:del w:id="8470" w:author="Sammartano, Marc (BIC USA)" w:date="2015-12-02T15:17:00Z"/>
          <w:noProof/>
        </w:rPr>
      </w:pPr>
      <w:del w:id="8471" w:author="Sammartano, Marc (BIC USA)" w:date="2015-12-02T15:17:00Z">
        <w:r w:rsidDel="00AD0C75">
          <w:rPr>
            <w:noProof/>
          </w:rPr>
          <w:delText>ATAN2 (&lt;nexp_y&gt;, &lt;nexp_x&gt;), 58</w:delText>
        </w:r>
      </w:del>
    </w:p>
    <w:p w:rsidR="00BF4B5C" w:rsidDel="00AD0C75" w:rsidRDefault="00BF4B5C">
      <w:pPr>
        <w:pStyle w:val="Index1"/>
        <w:tabs>
          <w:tab w:val="right" w:leader="dot" w:pos="9350"/>
        </w:tabs>
        <w:rPr>
          <w:del w:id="8472" w:author="Sammartano, Marc (BIC USA)" w:date="2015-12-02T15:17:00Z"/>
          <w:noProof/>
        </w:rPr>
      </w:pPr>
      <w:del w:id="8473" w:author="Sammartano, Marc (BIC USA)" w:date="2015-12-02T15:17:00Z">
        <w:r w:rsidDel="00AD0C75">
          <w:rPr>
            <w:noProof/>
          </w:rPr>
          <w:delText>Audio.isdone &lt;lvar&gt;, 171</w:delText>
        </w:r>
      </w:del>
    </w:p>
    <w:p w:rsidR="00BF4B5C" w:rsidDel="00AD0C75" w:rsidRDefault="00BF4B5C">
      <w:pPr>
        <w:pStyle w:val="Index1"/>
        <w:tabs>
          <w:tab w:val="right" w:leader="dot" w:pos="9350"/>
        </w:tabs>
        <w:rPr>
          <w:del w:id="8474" w:author="Sammartano, Marc (BIC USA)" w:date="2015-12-02T15:17:00Z"/>
          <w:noProof/>
        </w:rPr>
      </w:pPr>
      <w:del w:id="8475" w:author="Sammartano, Marc (BIC USA)" w:date="2015-12-02T15:17:00Z">
        <w:r w:rsidDel="00AD0C75">
          <w:rPr>
            <w:noProof/>
          </w:rPr>
          <w:delText>Audio.length &lt;length_nvar&gt;, &lt;aft_nexp&gt;, 171</w:delText>
        </w:r>
      </w:del>
    </w:p>
    <w:p w:rsidR="00BF4B5C" w:rsidDel="00AD0C75" w:rsidRDefault="00BF4B5C">
      <w:pPr>
        <w:pStyle w:val="Index1"/>
        <w:tabs>
          <w:tab w:val="right" w:leader="dot" w:pos="9350"/>
        </w:tabs>
        <w:rPr>
          <w:del w:id="8476" w:author="Sammartano, Marc (BIC USA)" w:date="2015-12-02T15:17:00Z"/>
          <w:noProof/>
        </w:rPr>
      </w:pPr>
      <w:del w:id="8477" w:author="Sammartano, Marc (BIC USA)" w:date="2015-12-02T15:17:00Z">
        <w:r w:rsidDel="00AD0C75">
          <w:rPr>
            <w:noProof/>
          </w:rPr>
          <w:delText>Audio.load &lt;aft_nvar&gt;, &lt;filename_sexp&gt;, 169</w:delText>
        </w:r>
      </w:del>
    </w:p>
    <w:p w:rsidR="00BF4B5C" w:rsidDel="00AD0C75" w:rsidRDefault="00BF4B5C">
      <w:pPr>
        <w:pStyle w:val="Index1"/>
        <w:tabs>
          <w:tab w:val="right" w:leader="dot" w:pos="9350"/>
        </w:tabs>
        <w:rPr>
          <w:del w:id="8478" w:author="Sammartano, Marc (BIC USA)" w:date="2015-12-02T15:17:00Z"/>
          <w:noProof/>
        </w:rPr>
      </w:pPr>
      <w:del w:id="8479" w:author="Sammartano, Marc (BIC USA)" w:date="2015-12-02T15:17:00Z">
        <w:r w:rsidDel="00AD0C75">
          <w:rPr>
            <w:noProof/>
          </w:rPr>
          <w:delText>Audio.loop, 170</w:delText>
        </w:r>
      </w:del>
    </w:p>
    <w:p w:rsidR="00BF4B5C" w:rsidDel="00AD0C75" w:rsidRDefault="00BF4B5C">
      <w:pPr>
        <w:pStyle w:val="Index1"/>
        <w:tabs>
          <w:tab w:val="right" w:leader="dot" w:pos="9350"/>
        </w:tabs>
        <w:rPr>
          <w:del w:id="8480" w:author="Sammartano, Marc (BIC USA)" w:date="2015-12-02T15:17:00Z"/>
          <w:noProof/>
        </w:rPr>
      </w:pPr>
      <w:del w:id="8481" w:author="Sammartano, Marc (BIC USA)" w:date="2015-12-02T15:17:00Z">
        <w:r w:rsidDel="00AD0C75">
          <w:rPr>
            <w:noProof/>
          </w:rPr>
          <w:delText>Audio.pause, 170</w:delText>
        </w:r>
      </w:del>
    </w:p>
    <w:p w:rsidR="00BF4B5C" w:rsidDel="00AD0C75" w:rsidRDefault="00BF4B5C">
      <w:pPr>
        <w:pStyle w:val="Index1"/>
        <w:tabs>
          <w:tab w:val="right" w:leader="dot" w:pos="9350"/>
        </w:tabs>
        <w:rPr>
          <w:del w:id="8482" w:author="Sammartano, Marc (BIC USA)" w:date="2015-12-02T15:17:00Z"/>
          <w:noProof/>
        </w:rPr>
      </w:pPr>
      <w:del w:id="8483" w:author="Sammartano, Marc (BIC USA)" w:date="2015-12-02T15:17:00Z">
        <w:r w:rsidDel="00AD0C75">
          <w:rPr>
            <w:noProof/>
          </w:rPr>
          <w:delText>Audio.play &lt;aft_nexp&gt;, 170</w:delText>
        </w:r>
      </w:del>
    </w:p>
    <w:p w:rsidR="00BF4B5C" w:rsidDel="00AD0C75" w:rsidRDefault="00BF4B5C">
      <w:pPr>
        <w:pStyle w:val="Index1"/>
        <w:tabs>
          <w:tab w:val="right" w:leader="dot" w:pos="9350"/>
        </w:tabs>
        <w:rPr>
          <w:del w:id="8484" w:author="Sammartano, Marc (BIC USA)" w:date="2015-12-02T15:17:00Z"/>
          <w:noProof/>
        </w:rPr>
      </w:pPr>
      <w:del w:id="8485" w:author="Sammartano, Marc (BIC USA)" w:date="2015-12-02T15:17:00Z">
        <w:r w:rsidDel="00AD0C75">
          <w:rPr>
            <w:noProof/>
          </w:rPr>
          <w:delText>Audio.position.current &lt;nvar&gt;, 171</w:delText>
        </w:r>
      </w:del>
    </w:p>
    <w:p w:rsidR="00BF4B5C" w:rsidDel="00AD0C75" w:rsidRDefault="00BF4B5C">
      <w:pPr>
        <w:pStyle w:val="Index1"/>
        <w:tabs>
          <w:tab w:val="right" w:leader="dot" w:pos="9350"/>
        </w:tabs>
        <w:rPr>
          <w:del w:id="8486" w:author="Sammartano, Marc (BIC USA)" w:date="2015-12-02T15:17:00Z"/>
          <w:noProof/>
        </w:rPr>
      </w:pPr>
      <w:del w:id="8487" w:author="Sammartano, Marc (BIC USA)" w:date="2015-12-02T15:17:00Z">
        <w:r w:rsidDel="00AD0C75">
          <w:rPr>
            <w:noProof/>
          </w:rPr>
          <w:delText>Audio.position.seek &lt;nexp&gt;, 171</w:delText>
        </w:r>
      </w:del>
    </w:p>
    <w:p w:rsidR="00BF4B5C" w:rsidDel="00AD0C75" w:rsidRDefault="00BF4B5C">
      <w:pPr>
        <w:pStyle w:val="Index1"/>
        <w:tabs>
          <w:tab w:val="right" w:leader="dot" w:pos="9350"/>
        </w:tabs>
        <w:rPr>
          <w:del w:id="8488" w:author="Sammartano, Marc (BIC USA)" w:date="2015-12-02T15:17:00Z"/>
          <w:noProof/>
        </w:rPr>
      </w:pPr>
      <w:del w:id="8489" w:author="Sammartano, Marc (BIC USA)" w:date="2015-12-02T15:17:00Z">
        <w:r w:rsidDel="00AD0C75">
          <w:rPr>
            <w:noProof/>
          </w:rPr>
          <w:delText>Audio.record.start &lt;fn_svar&gt;, 171</w:delText>
        </w:r>
      </w:del>
    </w:p>
    <w:p w:rsidR="00BF4B5C" w:rsidDel="00AD0C75" w:rsidRDefault="00BF4B5C">
      <w:pPr>
        <w:pStyle w:val="Index1"/>
        <w:tabs>
          <w:tab w:val="right" w:leader="dot" w:pos="9350"/>
        </w:tabs>
        <w:rPr>
          <w:del w:id="8490" w:author="Sammartano, Marc (BIC USA)" w:date="2015-12-02T15:17:00Z"/>
          <w:noProof/>
        </w:rPr>
      </w:pPr>
      <w:del w:id="8491" w:author="Sammartano, Marc (BIC USA)" w:date="2015-12-02T15:17:00Z">
        <w:r w:rsidDel="00AD0C75">
          <w:rPr>
            <w:noProof/>
          </w:rPr>
          <w:delText>Audio.record.stop, 171</w:delText>
        </w:r>
      </w:del>
    </w:p>
    <w:p w:rsidR="00BF4B5C" w:rsidDel="00AD0C75" w:rsidRDefault="00BF4B5C">
      <w:pPr>
        <w:pStyle w:val="Index1"/>
        <w:tabs>
          <w:tab w:val="right" w:leader="dot" w:pos="9350"/>
        </w:tabs>
        <w:rPr>
          <w:del w:id="8492" w:author="Sammartano, Marc (BIC USA)" w:date="2015-12-02T15:17:00Z"/>
          <w:noProof/>
        </w:rPr>
      </w:pPr>
      <w:del w:id="8493" w:author="Sammartano, Marc (BIC USA)" w:date="2015-12-02T15:17:00Z">
        <w:r w:rsidDel="00AD0C75">
          <w:rPr>
            <w:noProof/>
          </w:rPr>
          <w:delText>Audio.release &lt;aft_nexp&gt;, 171</w:delText>
        </w:r>
      </w:del>
    </w:p>
    <w:p w:rsidR="00BF4B5C" w:rsidDel="00AD0C75" w:rsidRDefault="00BF4B5C">
      <w:pPr>
        <w:pStyle w:val="Index1"/>
        <w:tabs>
          <w:tab w:val="right" w:leader="dot" w:pos="9350"/>
        </w:tabs>
        <w:rPr>
          <w:del w:id="8494" w:author="Sammartano, Marc (BIC USA)" w:date="2015-12-02T15:17:00Z"/>
          <w:noProof/>
        </w:rPr>
      </w:pPr>
      <w:del w:id="8495" w:author="Sammartano, Marc (BIC USA)" w:date="2015-12-02T15:17:00Z">
        <w:r w:rsidDel="00AD0C75">
          <w:rPr>
            <w:noProof/>
          </w:rPr>
          <w:delText>Audio.stop, 170</w:delText>
        </w:r>
      </w:del>
    </w:p>
    <w:p w:rsidR="00BF4B5C" w:rsidDel="00AD0C75" w:rsidRDefault="00BF4B5C">
      <w:pPr>
        <w:pStyle w:val="Index1"/>
        <w:tabs>
          <w:tab w:val="right" w:leader="dot" w:pos="9350"/>
        </w:tabs>
        <w:rPr>
          <w:del w:id="8496" w:author="Sammartano, Marc (BIC USA)" w:date="2015-12-02T15:17:00Z"/>
          <w:noProof/>
        </w:rPr>
      </w:pPr>
      <w:del w:id="8497" w:author="Sammartano, Marc (BIC USA)" w:date="2015-12-02T15:17:00Z">
        <w:r w:rsidDel="00AD0C75">
          <w:rPr>
            <w:noProof/>
          </w:rPr>
          <w:delText>Audio.volume &lt;left_nexp&gt;, &lt;right_nexp&gt;, 170</w:delText>
        </w:r>
      </w:del>
    </w:p>
    <w:p w:rsidR="00BF4B5C" w:rsidDel="00AD0C75" w:rsidRDefault="00BF4B5C">
      <w:pPr>
        <w:pStyle w:val="Index1"/>
        <w:tabs>
          <w:tab w:val="right" w:leader="dot" w:pos="9350"/>
        </w:tabs>
        <w:rPr>
          <w:del w:id="8498" w:author="Sammartano, Marc (BIC USA)" w:date="2015-12-02T15:17:00Z"/>
          <w:noProof/>
        </w:rPr>
      </w:pPr>
      <w:del w:id="8499" w:author="Sammartano, Marc (BIC USA)" w:date="2015-12-02T15:17:00Z">
        <w:r w:rsidDel="00AD0C75">
          <w:rPr>
            <w:noProof/>
          </w:rPr>
          <w:delText>Back.resume, 84</w:delText>
        </w:r>
      </w:del>
    </w:p>
    <w:p w:rsidR="00BF4B5C" w:rsidDel="00AD0C75" w:rsidRDefault="00BF4B5C">
      <w:pPr>
        <w:pStyle w:val="Index1"/>
        <w:tabs>
          <w:tab w:val="right" w:leader="dot" w:pos="9350"/>
        </w:tabs>
        <w:rPr>
          <w:del w:id="8500" w:author="Sammartano, Marc (BIC USA)" w:date="2015-12-02T15:17:00Z"/>
          <w:noProof/>
        </w:rPr>
      </w:pPr>
      <w:del w:id="8501" w:author="Sammartano, Marc (BIC USA)" w:date="2015-12-02T15:17:00Z">
        <w:r w:rsidDel="00AD0C75">
          <w:rPr>
            <w:noProof/>
          </w:rPr>
          <w:delText>BACKGROUND(), 60</w:delText>
        </w:r>
      </w:del>
    </w:p>
    <w:p w:rsidR="00BF4B5C" w:rsidDel="00AD0C75" w:rsidRDefault="00BF4B5C">
      <w:pPr>
        <w:pStyle w:val="Index1"/>
        <w:tabs>
          <w:tab w:val="right" w:leader="dot" w:pos="9350"/>
        </w:tabs>
        <w:rPr>
          <w:del w:id="8502" w:author="Sammartano, Marc (BIC USA)" w:date="2015-12-02T15:17:00Z"/>
          <w:noProof/>
        </w:rPr>
      </w:pPr>
      <w:del w:id="8503" w:author="Sammartano, Marc (BIC USA)" w:date="2015-12-02T15:17:00Z">
        <w:r w:rsidDel="00AD0C75">
          <w:rPr>
            <w:noProof/>
          </w:rPr>
          <w:delText>Background.resume, 137</w:delText>
        </w:r>
      </w:del>
    </w:p>
    <w:p w:rsidR="00BF4B5C" w:rsidDel="00AD0C75" w:rsidRDefault="00BF4B5C">
      <w:pPr>
        <w:pStyle w:val="Index1"/>
        <w:tabs>
          <w:tab w:val="right" w:leader="dot" w:pos="9350"/>
        </w:tabs>
        <w:rPr>
          <w:del w:id="8504" w:author="Sammartano, Marc (BIC USA)" w:date="2015-12-02T15:17:00Z"/>
          <w:noProof/>
        </w:rPr>
      </w:pPr>
      <w:del w:id="8505" w:author="Sammartano, Marc (BIC USA)" w:date="2015-12-02T15:17:00Z">
        <w:r w:rsidDel="00AD0C75">
          <w:rPr>
            <w:noProof/>
          </w:rPr>
          <w:delText>BAND(&lt;nexp1&gt;, &lt;nexp2&gt;), 54</w:delText>
        </w:r>
      </w:del>
    </w:p>
    <w:p w:rsidR="00BF4B5C" w:rsidDel="00AD0C75" w:rsidRDefault="00BF4B5C">
      <w:pPr>
        <w:pStyle w:val="Index1"/>
        <w:tabs>
          <w:tab w:val="right" w:leader="dot" w:pos="9350"/>
        </w:tabs>
        <w:rPr>
          <w:del w:id="8506" w:author="Sammartano, Marc (BIC USA)" w:date="2015-12-02T15:17:00Z"/>
          <w:noProof/>
        </w:rPr>
      </w:pPr>
      <w:del w:id="8507" w:author="Sammartano, Marc (BIC USA)" w:date="2015-12-02T15:17:00Z">
        <w:r w:rsidDel="00AD0C75">
          <w:rPr>
            <w:noProof/>
          </w:rPr>
          <w:delText>BIN$(&lt;nexp&gt;), 67</w:delText>
        </w:r>
      </w:del>
    </w:p>
    <w:p w:rsidR="00BF4B5C" w:rsidDel="00AD0C75" w:rsidRDefault="00BF4B5C">
      <w:pPr>
        <w:pStyle w:val="Index1"/>
        <w:tabs>
          <w:tab w:val="right" w:leader="dot" w:pos="9350"/>
        </w:tabs>
        <w:rPr>
          <w:del w:id="8508" w:author="Sammartano, Marc (BIC USA)" w:date="2015-12-02T15:17:00Z"/>
          <w:noProof/>
        </w:rPr>
      </w:pPr>
      <w:del w:id="8509" w:author="Sammartano, Marc (BIC USA)" w:date="2015-12-02T15:17:00Z">
        <w:r w:rsidDel="00AD0C75">
          <w:rPr>
            <w:noProof/>
          </w:rPr>
          <w:delText>BIN(&lt;sexp&gt;), 59</w:delText>
        </w:r>
      </w:del>
    </w:p>
    <w:p w:rsidR="00BF4B5C" w:rsidDel="00AD0C75" w:rsidRDefault="00BF4B5C">
      <w:pPr>
        <w:pStyle w:val="Index1"/>
        <w:tabs>
          <w:tab w:val="right" w:leader="dot" w:pos="9350"/>
        </w:tabs>
        <w:rPr>
          <w:del w:id="8510" w:author="Sammartano, Marc (BIC USA)" w:date="2015-12-02T15:17:00Z"/>
          <w:noProof/>
        </w:rPr>
      </w:pPr>
      <w:del w:id="8511" w:author="Sammartano, Marc (BIC USA)" w:date="2015-12-02T15:17:00Z">
        <w:r w:rsidDel="00AD0C75">
          <w:rPr>
            <w:noProof/>
          </w:rPr>
          <w:delText>BNOT(&lt;nexp&gt;, 55</w:delText>
        </w:r>
      </w:del>
    </w:p>
    <w:p w:rsidR="00BF4B5C" w:rsidDel="00AD0C75" w:rsidRDefault="00BF4B5C">
      <w:pPr>
        <w:pStyle w:val="Index1"/>
        <w:tabs>
          <w:tab w:val="right" w:leader="dot" w:pos="9350"/>
        </w:tabs>
        <w:rPr>
          <w:del w:id="8512" w:author="Sammartano, Marc (BIC USA)" w:date="2015-12-02T15:17:00Z"/>
          <w:noProof/>
        </w:rPr>
      </w:pPr>
      <w:del w:id="8513" w:author="Sammartano, Marc (BIC USA)" w:date="2015-12-02T15:17:00Z">
        <w:r w:rsidDel="00AD0C75">
          <w:rPr>
            <w:noProof/>
          </w:rPr>
          <w:delText>BOR(&lt;nexp1&gt;, &lt;nexp2&gt;), 54</w:delText>
        </w:r>
      </w:del>
    </w:p>
    <w:p w:rsidR="00BF4B5C" w:rsidDel="00AD0C75" w:rsidRDefault="00BF4B5C">
      <w:pPr>
        <w:pStyle w:val="Index1"/>
        <w:tabs>
          <w:tab w:val="right" w:leader="dot" w:pos="9350"/>
        </w:tabs>
        <w:rPr>
          <w:del w:id="8514" w:author="Sammartano, Marc (BIC USA)" w:date="2015-12-02T15:17:00Z"/>
          <w:noProof/>
        </w:rPr>
      </w:pPr>
      <w:del w:id="8515" w:author="Sammartano, Marc (BIC USA)" w:date="2015-12-02T15:17:00Z">
        <w:r w:rsidDel="00AD0C75">
          <w:rPr>
            <w:noProof/>
          </w:rPr>
          <w:delText>Browse &lt;url_sexp&gt;, 112</w:delText>
        </w:r>
      </w:del>
    </w:p>
    <w:p w:rsidR="00BF4B5C" w:rsidDel="00AD0C75" w:rsidRDefault="00BF4B5C">
      <w:pPr>
        <w:pStyle w:val="Index1"/>
        <w:tabs>
          <w:tab w:val="right" w:leader="dot" w:pos="9350"/>
        </w:tabs>
        <w:rPr>
          <w:del w:id="8516" w:author="Sammartano, Marc (BIC USA)" w:date="2015-12-02T15:17:00Z"/>
          <w:noProof/>
        </w:rPr>
      </w:pPr>
      <w:del w:id="8517" w:author="Sammartano, Marc (BIC USA)" w:date="2015-12-02T15:17:00Z">
        <w:r w:rsidDel="00AD0C75">
          <w:rPr>
            <w:noProof/>
          </w:rPr>
          <w:delText>Bt.close, 119</w:delText>
        </w:r>
      </w:del>
    </w:p>
    <w:p w:rsidR="00BF4B5C" w:rsidDel="00AD0C75" w:rsidRDefault="00BF4B5C">
      <w:pPr>
        <w:pStyle w:val="Index1"/>
        <w:tabs>
          <w:tab w:val="right" w:leader="dot" w:pos="9350"/>
        </w:tabs>
        <w:rPr>
          <w:del w:id="8518" w:author="Sammartano, Marc (BIC USA)" w:date="2015-12-02T15:17:00Z"/>
          <w:noProof/>
        </w:rPr>
      </w:pPr>
      <w:del w:id="8519" w:author="Sammartano, Marc (BIC USA)" w:date="2015-12-02T15:17:00Z">
        <w:r w:rsidDel="00AD0C75">
          <w:rPr>
            <w:noProof/>
          </w:rPr>
          <w:delText>Bt.connect {0|1}, 120</w:delText>
        </w:r>
      </w:del>
    </w:p>
    <w:p w:rsidR="00BF4B5C" w:rsidDel="00AD0C75" w:rsidRDefault="00BF4B5C">
      <w:pPr>
        <w:pStyle w:val="Index1"/>
        <w:tabs>
          <w:tab w:val="right" w:leader="dot" w:pos="9350"/>
        </w:tabs>
        <w:rPr>
          <w:del w:id="8520" w:author="Sammartano, Marc (BIC USA)" w:date="2015-12-02T15:17:00Z"/>
          <w:noProof/>
        </w:rPr>
      </w:pPr>
      <w:del w:id="8521" w:author="Sammartano, Marc (BIC USA)" w:date="2015-12-02T15:17:00Z">
        <w:r w:rsidDel="00AD0C75">
          <w:rPr>
            <w:noProof/>
          </w:rPr>
          <w:delText>Bt.device.name &lt;svar&gt;, 122</w:delText>
        </w:r>
      </w:del>
    </w:p>
    <w:p w:rsidR="00BF4B5C" w:rsidDel="00AD0C75" w:rsidRDefault="00BF4B5C">
      <w:pPr>
        <w:pStyle w:val="Index1"/>
        <w:tabs>
          <w:tab w:val="right" w:leader="dot" w:pos="9350"/>
        </w:tabs>
        <w:rPr>
          <w:del w:id="8522" w:author="Sammartano, Marc (BIC USA)" w:date="2015-12-02T15:17:00Z"/>
          <w:noProof/>
        </w:rPr>
      </w:pPr>
      <w:del w:id="8523" w:author="Sammartano, Marc (BIC USA)" w:date="2015-12-02T15:17:00Z">
        <w:r w:rsidDel="00AD0C75">
          <w:rPr>
            <w:noProof/>
          </w:rPr>
          <w:delText>Bt.disconnect, 120</w:delText>
        </w:r>
      </w:del>
    </w:p>
    <w:p w:rsidR="00BF4B5C" w:rsidDel="00AD0C75" w:rsidRDefault="00BF4B5C">
      <w:pPr>
        <w:pStyle w:val="Index1"/>
        <w:tabs>
          <w:tab w:val="right" w:leader="dot" w:pos="9350"/>
        </w:tabs>
        <w:rPr>
          <w:del w:id="8524" w:author="Sammartano, Marc (BIC USA)" w:date="2015-12-02T15:17:00Z"/>
          <w:noProof/>
        </w:rPr>
      </w:pPr>
      <w:del w:id="8525" w:author="Sammartano, Marc (BIC USA)" w:date="2015-12-02T15:17:00Z">
        <w:r w:rsidDel="00AD0C75">
          <w:rPr>
            <w:noProof/>
          </w:rPr>
          <w:delText>Bt.onReadReady.resume, 121</w:delText>
        </w:r>
      </w:del>
    </w:p>
    <w:p w:rsidR="00BF4B5C" w:rsidDel="00AD0C75" w:rsidRDefault="00BF4B5C">
      <w:pPr>
        <w:pStyle w:val="Index1"/>
        <w:tabs>
          <w:tab w:val="right" w:leader="dot" w:pos="9350"/>
        </w:tabs>
        <w:rPr>
          <w:del w:id="8526" w:author="Sammartano, Marc (BIC USA)" w:date="2015-12-02T15:17:00Z"/>
          <w:noProof/>
        </w:rPr>
      </w:pPr>
      <w:del w:id="8527" w:author="Sammartano, Marc (BIC USA)" w:date="2015-12-02T15:17:00Z">
        <w:r w:rsidDel="00AD0C75">
          <w:rPr>
            <w:noProof/>
          </w:rPr>
          <w:delText>Bt.open {0|1}, 119</w:delText>
        </w:r>
      </w:del>
    </w:p>
    <w:p w:rsidR="00BF4B5C" w:rsidDel="00AD0C75" w:rsidRDefault="00BF4B5C">
      <w:pPr>
        <w:pStyle w:val="Index1"/>
        <w:tabs>
          <w:tab w:val="right" w:leader="dot" w:pos="9350"/>
        </w:tabs>
        <w:rPr>
          <w:del w:id="8528" w:author="Sammartano, Marc (BIC USA)" w:date="2015-12-02T15:17:00Z"/>
          <w:noProof/>
        </w:rPr>
      </w:pPr>
      <w:del w:id="8529" w:author="Sammartano, Marc (BIC USA)" w:date="2015-12-02T15:17:00Z">
        <w:r w:rsidDel="00AD0C75">
          <w:rPr>
            <w:noProof/>
          </w:rPr>
          <w:delText>Bt.read.bytes &lt;svar&gt;, 121</w:delText>
        </w:r>
      </w:del>
    </w:p>
    <w:p w:rsidR="00BF4B5C" w:rsidDel="00AD0C75" w:rsidRDefault="00BF4B5C">
      <w:pPr>
        <w:pStyle w:val="Index1"/>
        <w:tabs>
          <w:tab w:val="right" w:leader="dot" w:pos="9350"/>
        </w:tabs>
        <w:rPr>
          <w:del w:id="8530" w:author="Sammartano, Marc (BIC USA)" w:date="2015-12-02T15:17:00Z"/>
          <w:noProof/>
        </w:rPr>
      </w:pPr>
      <w:del w:id="8531" w:author="Sammartano, Marc (BIC USA)" w:date="2015-12-02T15:17:00Z">
        <w:r w:rsidDel="00AD0C75">
          <w:rPr>
            <w:noProof/>
          </w:rPr>
          <w:delText>Bt.read.ready &lt;nvar&gt;, 121</w:delText>
        </w:r>
      </w:del>
    </w:p>
    <w:p w:rsidR="00BF4B5C" w:rsidDel="00AD0C75" w:rsidRDefault="00BF4B5C">
      <w:pPr>
        <w:pStyle w:val="Index1"/>
        <w:tabs>
          <w:tab w:val="right" w:leader="dot" w:pos="9350"/>
        </w:tabs>
        <w:rPr>
          <w:del w:id="8532" w:author="Sammartano, Marc (BIC USA)" w:date="2015-12-02T15:17:00Z"/>
          <w:noProof/>
        </w:rPr>
      </w:pPr>
      <w:del w:id="8533" w:author="Sammartano, Marc (BIC USA)" w:date="2015-12-02T15:17:00Z">
        <w:r w:rsidDel="00AD0C75">
          <w:rPr>
            <w:noProof/>
          </w:rPr>
          <w:delText>Bt.reconnect, 120</w:delText>
        </w:r>
      </w:del>
    </w:p>
    <w:p w:rsidR="00BF4B5C" w:rsidDel="00AD0C75" w:rsidRDefault="00BF4B5C">
      <w:pPr>
        <w:pStyle w:val="Index1"/>
        <w:tabs>
          <w:tab w:val="right" w:leader="dot" w:pos="9350"/>
        </w:tabs>
        <w:rPr>
          <w:del w:id="8534" w:author="Sammartano, Marc (BIC USA)" w:date="2015-12-02T15:17:00Z"/>
          <w:noProof/>
        </w:rPr>
      </w:pPr>
      <w:del w:id="8535" w:author="Sammartano, Marc (BIC USA)" w:date="2015-12-02T15:17:00Z">
        <w:r w:rsidDel="00AD0C75">
          <w:rPr>
            <w:noProof/>
          </w:rPr>
          <w:delText>Bt.set.UUID &lt;sexp&gt;, 122</w:delText>
        </w:r>
      </w:del>
    </w:p>
    <w:p w:rsidR="00BF4B5C" w:rsidDel="00AD0C75" w:rsidRDefault="00BF4B5C">
      <w:pPr>
        <w:pStyle w:val="Index1"/>
        <w:tabs>
          <w:tab w:val="right" w:leader="dot" w:pos="9350"/>
        </w:tabs>
        <w:rPr>
          <w:del w:id="8536" w:author="Sammartano, Marc (BIC USA)" w:date="2015-12-02T15:17:00Z"/>
          <w:noProof/>
        </w:rPr>
      </w:pPr>
      <w:del w:id="8537" w:author="Sammartano, Marc (BIC USA)" w:date="2015-12-02T15:17:00Z">
        <w:r w:rsidDel="00AD0C75">
          <w:rPr>
            <w:noProof/>
          </w:rPr>
          <w:delText>Bt.status {{&lt;connect_var&gt;}{, &lt;name_svar&gt;}{, &lt;address_svar&gt;}}, 120</w:delText>
        </w:r>
      </w:del>
    </w:p>
    <w:p w:rsidR="00BF4B5C" w:rsidDel="00AD0C75" w:rsidRDefault="00BF4B5C">
      <w:pPr>
        <w:pStyle w:val="Index1"/>
        <w:tabs>
          <w:tab w:val="right" w:leader="dot" w:pos="9350"/>
        </w:tabs>
        <w:rPr>
          <w:del w:id="8538" w:author="Sammartano, Marc (BIC USA)" w:date="2015-12-02T15:17:00Z"/>
          <w:noProof/>
        </w:rPr>
      </w:pPr>
      <w:del w:id="8539" w:author="Sammartano, Marc (BIC USA)" w:date="2015-12-02T15:17:00Z">
        <w:r w:rsidDel="00AD0C75">
          <w:rPr>
            <w:noProof/>
          </w:rPr>
          <w:delText>Bt.write {&lt;exp&gt; {,|;}} ..., 121</w:delText>
        </w:r>
      </w:del>
    </w:p>
    <w:p w:rsidR="00BF4B5C" w:rsidDel="00AD0C75" w:rsidRDefault="00BF4B5C">
      <w:pPr>
        <w:pStyle w:val="Index1"/>
        <w:tabs>
          <w:tab w:val="right" w:leader="dot" w:pos="9350"/>
        </w:tabs>
        <w:rPr>
          <w:del w:id="8540" w:author="Sammartano, Marc (BIC USA)" w:date="2015-12-02T15:17:00Z"/>
          <w:noProof/>
        </w:rPr>
      </w:pPr>
      <w:del w:id="8541" w:author="Sammartano, Marc (BIC USA)" w:date="2015-12-02T15:17:00Z">
        <w:r w:rsidDel="00AD0C75">
          <w:rPr>
            <w:noProof/>
          </w:rPr>
          <w:delText>Bundle.clear &lt;pointer_nexp&gt;, 49</w:delText>
        </w:r>
      </w:del>
    </w:p>
    <w:p w:rsidR="00BF4B5C" w:rsidDel="00AD0C75" w:rsidRDefault="00BF4B5C">
      <w:pPr>
        <w:pStyle w:val="Index1"/>
        <w:tabs>
          <w:tab w:val="right" w:leader="dot" w:pos="9350"/>
        </w:tabs>
        <w:rPr>
          <w:del w:id="8542" w:author="Sammartano, Marc (BIC USA)" w:date="2015-12-02T15:17:00Z"/>
          <w:noProof/>
        </w:rPr>
      </w:pPr>
      <w:del w:id="8543" w:author="Sammartano, Marc (BIC USA)" w:date="2015-12-02T15:17:00Z">
        <w:r w:rsidDel="00AD0C75">
          <w:rPr>
            <w:noProof/>
          </w:rPr>
          <w:delText>Bundle.contain &lt;pointer_nexp&gt;, &lt;key_sexp&gt; , &lt;contains_nvar&gt;, 48</w:delText>
        </w:r>
      </w:del>
    </w:p>
    <w:p w:rsidR="00BF4B5C" w:rsidDel="00AD0C75" w:rsidRDefault="00BF4B5C">
      <w:pPr>
        <w:pStyle w:val="Index1"/>
        <w:tabs>
          <w:tab w:val="right" w:leader="dot" w:pos="9350"/>
        </w:tabs>
        <w:rPr>
          <w:del w:id="8544" w:author="Sammartano, Marc (BIC USA)" w:date="2015-12-02T15:17:00Z"/>
          <w:noProof/>
        </w:rPr>
      </w:pPr>
      <w:del w:id="8545" w:author="Sammartano, Marc (BIC USA)" w:date="2015-12-02T15:17:00Z">
        <w:r w:rsidDel="00AD0C75">
          <w:rPr>
            <w:noProof/>
          </w:rPr>
          <w:delText>Bundle.create &lt;pointer_nvar&gt;, 47</w:delText>
        </w:r>
      </w:del>
    </w:p>
    <w:p w:rsidR="00BF4B5C" w:rsidDel="00AD0C75" w:rsidRDefault="00BF4B5C">
      <w:pPr>
        <w:pStyle w:val="Index1"/>
        <w:tabs>
          <w:tab w:val="right" w:leader="dot" w:pos="9350"/>
        </w:tabs>
        <w:rPr>
          <w:del w:id="8546" w:author="Sammartano, Marc (BIC USA)" w:date="2015-12-02T15:17:00Z"/>
          <w:noProof/>
        </w:rPr>
      </w:pPr>
      <w:del w:id="8547" w:author="Sammartano, Marc (BIC USA)" w:date="2015-12-02T15:17:00Z">
        <w:r w:rsidDel="00AD0C75">
          <w:rPr>
            <w:noProof/>
          </w:rPr>
          <w:delText>Bundle.get &lt;pointer_nexp&gt;, &lt;key_sexp&gt;, &lt;nvar&gt;|&lt;svar&gt;, 47</w:delText>
        </w:r>
      </w:del>
    </w:p>
    <w:p w:rsidR="00BF4B5C" w:rsidDel="00AD0C75" w:rsidRDefault="00BF4B5C">
      <w:pPr>
        <w:pStyle w:val="Index1"/>
        <w:tabs>
          <w:tab w:val="right" w:leader="dot" w:pos="9350"/>
        </w:tabs>
        <w:rPr>
          <w:del w:id="8548" w:author="Sammartano, Marc (BIC USA)" w:date="2015-12-02T15:17:00Z"/>
          <w:noProof/>
        </w:rPr>
      </w:pPr>
      <w:del w:id="8549" w:author="Sammartano, Marc (BIC USA)" w:date="2015-12-02T15:17:00Z">
        <w:r w:rsidDel="00AD0C75">
          <w:rPr>
            <w:noProof/>
          </w:rPr>
          <w:delText>Bundle.keys &lt;bundle_ptr_nexp&gt;, &lt;list_ptr_nexp&gt;, 47</w:delText>
        </w:r>
      </w:del>
    </w:p>
    <w:p w:rsidR="00BF4B5C" w:rsidDel="00AD0C75" w:rsidRDefault="00BF4B5C">
      <w:pPr>
        <w:pStyle w:val="Index1"/>
        <w:tabs>
          <w:tab w:val="right" w:leader="dot" w:pos="9350"/>
        </w:tabs>
        <w:rPr>
          <w:del w:id="8550" w:author="Sammartano, Marc (BIC USA)" w:date="2015-12-02T15:17:00Z"/>
          <w:noProof/>
        </w:rPr>
      </w:pPr>
      <w:del w:id="8551" w:author="Sammartano, Marc (BIC USA)" w:date="2015-12-02T15:17:00Z">
        <w:r w:rsidDel="00AD0C75">
          <w:rPr>
            <w:noProof/>
          </w:rPr>
          <w:delText>Bundle.put &lt;pointer_nexp&gt;, &lt;key_sexp&gt;, &lt;value_nexp&gt;|&lt;value_sexp&gt;, 47</w:delText>
        </w:r>
      </w:del>
    </w:p>
    <w:p w:rsidR="00BF4B5C" w:rsidDel="00AD0C75" w:rsidRDefault="00BF4B5C">
      <w:pPr>
        <w:pStyle w:val="Index1"/>
        <w:tabs>
          <w:tab w:val="right" w:leader="dot" w:pos="9350"/>
        </w:tabs>
        <w:rPr>
          <w:del w:id="8552" w:author="Sammartano, Marc (BIC USA)" w:date="2015-12-02T15:17:00Z"/>
          <w:noProof/>
        </w:rPr>
      </w:pPr>
      <w:del w:id="8553" w:author="Sammartano, Marc (BIC USA)" w:date="2015-12-02T15:17:00Z">
        <w:r w:rsidDel="00AD0C75">
          <w:rPr>
            <w:noProof/>
          </w:rPr>
          <w:delText>Bundle.remove &lt;pointer_nexp&gt;, &lt;key_sexp&gt;, 48</w:delText>
        </w:r>
      </w:del>
    </w:p>
    <w:p w:rsidR="00BF4B5C" w:rsidDel="00AD0C75" w:rsidRDefault="00BF4B5C">
      <w:pPr>
        <w:pStyle w:val="Index1"/>
        <w:tabs>
          <w:tab w:val="right" w:leader="dot" w:pos="9350"/>
        </w:tabs>
        <w:rPr>
          <w:del w:id="8554" w:author="Sammartano, Marc (BIC USA)" w:date="2015-12-02T15:17:00Z"/>
          <w:noProof/>
        </w:rPr>
      </w:pPr>
      <w:del w:id="8555" w:author="Sammartano, Marc (BIC USA)" w:date="2015-12-02T15:17:00Z">
        <w:r w:rsidDel="00AD0C75">
          <w:rPr>
            <w:noProof/>
          </w:rPr>
          <w:delText>Bundle.type &lt;pointer_nexp&gt;, &lt;key_sexp&gt;, &lt;type_svar&gt;, 48</w:delText>
        </w:r>
      </w:del>
    </w:p>
    <w:p w:rsidR="00BF4B5C" w:rsidDel="00AD0C75" w:rsidRDefault="00BF4B5C">
      <w:pPr>
        <w:pStyle w:val="Index1"/>
        <w:tabs>
          <w:tab w:val="right" w:leader="dot" w:pos="9350"/>
        </w:tabs>
        <w:rPr>
          <w:del w:id="8556" w:author="Sammartano, Marc (BIC USA)" w:date="2015-12-02T15:17:00Z"/>
          <w:noProof/>
        </w:rPr>
      </w:pPr>
      <w:del w:id="8557" w:author="Sammartano, Marc (BIC USA)" w:date="2015-12-02T15:17:00Z">
        <w:r w:rsidDel="00AD0C75">
          <w:rPr>
            <w:noProof/>
          </w:rPr>
          <w:delText>BXOR(&lt;nexp1&gt;, &lt;nexp2&gt;), 54</w:delText>
        </w:r>
      </w:del>
    </w:p>
    <w:p w:rsidR="00BF4B5C" w:rsidDel="00AD0C75" w:rsidRDefault="00BF4B5C">
      <w:pPr>
        <w:pStyle w:val="Index1"/>
        <w:tabs>
          <w:tab w:val="right" w:leader="dot" w:pos="9350"/>
        </w:tabs>
        <w:rPr>
          <w:del w:id="8558" w:author="Sammartano, Marc (BIC USA)" w:date="2015-12-02T15:17:00Z"/>
          <w:noProof/>
        </w:rPr>
      </w:pPr>
      <w:del w:id="8559" w:author="Sammartano, Marc (BIC USA)" w:date="2015-12-02T15:17:00Z">
        <w:r w:rsidDel="00AD0C75">
          <w:rPr>
            <w:noProof/>
          </w:rPr>
          <w:delText>Byte.close &lt;file_table_nexp&gt;, 105</w:delText>
        </w:r>
      </w:del>
    </w:p>
    <w:p w:rsidR="00BF4B5C" w:rsidDel="00AD0C75" w:rsidRDefault="00BF4B5C">
      <w:pPr>
        <w:pStyle w:val="Index1"/>
        <w:tabs>
          <w:tab w:val="right" w:leader="dot" w:pos="9350"/>
        </w:tabs>
        <w:rPr>
          <w:del w:id="8560" w:author="Sammartano, Marc (BIC USA)" w:date="2015-12-02T15:17:00Z"/>
          <w:noProof/>
        </w:rPr>
      </w:pPr>
      <w:del w:id="8561" w:author="Sammartano, Marc (BIC USA)" w:date="2015-12-02T15:17:00Z">
        <w:r w:rsidDel="00AD0C75">
          <w:rPr>
            <w:noProof/>
          </w:rPr>
          <w:delText>Byte.copy &lt;file_table_nexp&gt;,&lt;output_file_sexp&gt;, 109</w:delText>
        </w:r>
      </w:del>
    </w:p>
    <w:p w:rsidR="00BF4B5C" w:rsidDel="00AD0C75" w:rsidRDefault="00BF4B5C">
      <w:pPr>
        <w:pStyle w:val="Index1"/>
        <w:tabs>
          <w:tab w:val="right" w:leader="dot" w:pos="9350"/>
        </w:tabs>
        <w:rPr>
          <w:del w:id="8562" w:author="Sammartano, Marc (BIC USA)" w:date="2015-12-02T15:17:00Z"/>
          <w:noProof/>
        </w:rPr>
      </w:pPr>
      <w:del w:id="8563" w:author="Sammartano, Marc (BIC USA)" w:date="2015-12-02T15:17:00Z">
        <w:r w:rsidDel="00AD0C75">
          <w:rPr>
            <w:noProof/>
          </w:rPr>
          <w:delText>Byte.eof &lt;file_table_nexp&gt;, &lt;lvar&gt;, 108</w:delText>
        </w:r>
      </w:del>
    </w:p>
    <w:p w:rsidR="00BF4B5C" w:rsidDel="00AD0C75" w:rsidRDefault="00BF4B5C">
      <w:pPr>
        <w:pStyle w:val="Index1"/>
        <w:tabs>
          <w:tab w:val="right" w:leader="dot" w:pos="9350"/>
        </w:tabs>
        <w:rPr>
          <w:del w:id="8564" w:author="Sammartano, Marc (BIC USA)" w:date="2015-12-02T15:17:00Z"/>
          <w:noProof/>
        </w:rPr>
      </w:pPr>
      <w:del w:id="8565" w:author="Sammartano, Marc (BIC USA)" w:date="2015-12-02T15:17:00Z">
        <w:r w:rsidDel="00AD0C75">
          <w:rPr>
            <w:noProof/>
          </w:rPr>
          <w:delText>Byte.open {r|w|a}, &lt;file_table_nvar&gt;, &lt;path_sexp&gt;, 105</w:delText>
        </w:r>
      </w:del>
    </w:p>
    <w:p w:rsidR="00BF4B5C" w:rsidDel="00AD0C75" w:rsidRDefault="00BF4B5C">
      <w:pPr>
        <w:pStyle w:val="Index1"/>
        <w:tabs>
          <w:tab w:val="right" w:leader="dot" w:pos="9350"/>
        </w:tabs>
        <w:rPr>
          <w:del w:id="8566" w:author="Sammartano, Marc (BIC USA)" w:date="2015-12-02T15:17:00Z"/>
          <w:noProof/>
        </w:rPr>
      </w:pPr>
      <w:del w:id="8567" w:author="Sammartano, Marc (BIC USA)" w:date="2015-12-02T15:17:00Z">
        <w:r w:rsidDel="00AD0C75">
          <w:rPr>
            <w:noProof/>
          </w:rPr>
          <w:delText>Byte.position.get &lt;file_table_nexp&gt;, &lt;position_nexp&gt;, 108</w:delText>
        </w:r>
      </w:del>
    </w:p>
    <w:p w:rsidR="00BF4B5C" w:rsidDel="00AD0C75" w:rsidRDefault="00BF4B5C">
      <w:pPr>
        <w:pStyle w:val="Index1"/>
        <w:tabs>
          <w:tab w:val="right" w:leader="dot" w:pos="9350"/>
        </w:tabs>
        <w:rPr>
          <w:del w:id="8568" w:author="Sammartano, Marc (BIC USA)" w:date="2015-12-02T15:17:00Z"/>
          <w:noProof/>
        </w:rPr>
      </w:pPr>
      <w:del w:id="8569" w:author="Sammartano, Marc (BIC USA)" w:date="2015-12-02T15:17:00Z">
        <w:r w:rsidDel="00AD0C75">
          <w:rPr>
            <w:noProof/>
          </w:rPr>
          <w:delText>Byte.position.mark {{&lt;file_table_nexp&gt;}{, &lt;marklimit_nexp&gt;}}, 108</w:delText>
        </w:r>
      </w:del>
    </w:p>
    <w:p w:rsidR="00BF4B5C" w:rsidDel="00AD0C75" w:rsidRDefault="00BF4B5C">
      <w:pPr>
        <w:pStyle w:val="Index1"/>
        <w:tabs>
          <w:tab w:val="right" w:leader="dot" w:pos="9350"/>
        </w:tabs>
        <w:rPr>
          <w:del w:id="8570" w:author="Sammartano, Marc (BIC USA)" w:date="2015-12-02T15:17:00Z"/>
          <w:noProof/>
        </w:rPr>
      </w:pPr>
      <w:del w:id="8571" w:author="Sammartano, Marc (BIC USA)" w:date="2015-12-02T15:17:00Z">
        <w:r w:rsidDel="00AD0C75">
          <w:rPr>
            <w:noProof/>
          </w:rPr>
          <w:delText>Byte.position.set &lt;file_table_nexp&gt;, &lt;position_nexp&gt;, 108</w:delText>
        </w:r>
      </w:del>
    </w:p>
    <w:p w:rsidR="00BF4B5C" w:rsidDel="00AD0C75" w:rsidRDefault="00BF4B5C">
      <w:pPr>
        <w:pStyle w:val="Index1"/>
        <w:tabs>
          <w:tab w:val="right" w:leader="dot" w:pos="9350"/>
        </w:tabs>
        <w:rPr>
          <w:del w:id="8572" w:author="Sammartano, Marc (BIC USA)" w:date="2015-12-02T15:17:00Z"/>
          <w:noProof/>
        </w:rPr>
      </w:pPr>
      <w:del w:id="8573" w:author="Sammartano, Marc (BIC USA)" w:date="2015-12-02T15:17:00Z">
        <w:r w:rsidDel="00AD0C75">
          <w:rPr>
            <w:noProof/>
          </w:rPr>
          <w:delText>Byte.read.buffer &lt;file_table_nexp&gt;, &lt;count_nexp&gt;, &lt;buffer_svar&gt;, 107</w:delText>
        </w:r>
      </w:del>
    </w:p>
    <w:p w:rsidR="00BF4B5C" w:rsidDel="00AD0C75" w:rsidRDefault="00BF4B5C">
      <w:pPr>
        <w:pStyle w:val="Index1"/>
        <w:tabs>
          <w:tab w:val="right" w:leader="dot" w:pos="9350"/>
        </w:tabs>
        <w:rPr>
          <w:del w:id="8574" w:author="Sammartano, Marc (BIC USA)" w:date="2015-12-02T15:17:00Z"/>
          <w:noProof/>
        </w:rPr>
      </w:pPr>
      <w:del w:id="8575" w:author="Sammartano, Marc (BIC USA)" w:date="2015-12-02T15:17:00Z">
        <w:r w:rsidDel="00AD0C75">
          <w:rPr>
            <w:noProof/>
          </w:rPr>
          <w:delText>Byte.read.byte &lt;file_table_nexp&gt; {,&lt;nvar&gt;}..., 106</w:delText>
        </w:r>
      </w:del>
    </w:p>
    <w:p w:rsidR="00BF4B5C" w:rsidDel="00AD0C75" w:rsidRDefault="00BF4B5C">
      <w:pPr>
        <w:pStyle w:val="Index1"/>
        <w:tabs>
          <w:tab w:val="right" w:leader="dot" w:pos="9350"/>
        </w:tabs>
        <w:rPr>
          <w:del w:id="8576" w:author="Sammartano, Marc (BIC USA)" w:date="2015-12-02T15:17:00Z"/>
          <w:noProof/>
        </w:rPr>
      </w:pPr>
      <w:del w:id="8577" w:author="Sammartano, Marc (BIC USA)" w:date="2015-12-02T15:17:00Z">
        <w:r w:rsidDel="00AD0C75">
          <w:rPr>
            <w:noProof/>
          </w:rPr>
          <w:delText>Byte.read.number &lt;file_table_nexp&gt; {,&lt;nvar&gt;...}, 107</w:delText>
        </w:r>
      </w:del>
    </w:p>
    <w:p w:rsidR="00BF4B5C" w:rsidDel="00AD0C75" w:rsidRDefault="00BF4B5C">
      <w:pPr>
        <w:pStyle w:val="Index1"/>
        <w:tabs>
          <w:tab w:val="right" w:leader="dot" w:pos="9350"/>
        </w:tabs>
        <w:rPr>
          <w:del w:id="8578" w:author="Sammartano, Marc (BIC USA)" w:date="2015-12-02T15:17:00Z"/>
          <w:noProof/>
        </w:rPr>
      </w:pPr>
      <w:del w:id="8579" w:author="Sammartano, Marc (BIC USA)" w:date="2015-12-02T15:17:00Z">
        <w:r w:rsidDel="00AD0C75">
          <w:rPr>
            <w:noProof/>
          </w:rPr>
          <w:delText>Byte.truncate &lt;file_table_nexp&gt;,&lt;length_nexp&gt;, 108</w:delText>
        </w:r>
      </w:del>
    </w:p>
    <w:p w:rsidR="00BF4B5C" w:rsidDel="00AD0C75" w:rsidRDefault="00BF4B5C">
      <w:pPr>
        <w:pStyle w:val="Index1"/>
        <w:tabs>
          <w:tab w:val="right" w:leader="dot" w:pos="9350"/>
        </w:tabs>
        <w:rPr>
          <w:del w:id="8580" w:author="Sammartano, Marc (BIC USA)" w:date="2015-12-02T15:17:00Z"/>
          <w:noProof/>
        </w:rPr>
      </w:pPr>
      <w:del w:id="8581" w:author="Sammartano, Marc (BIC USA)" w:date="2015-12-02T15:17:00Z">
        <w:r w:rsidDel="00AD0C75">
          <w:rPr>
            <w:noProof/>
          </w:rPr>
          <w:delText>Byte.write.buffer &lt;file_table_nexp&gt;, &lt;sexp&gt;, 107</w:delText>
        </w:r>
      </w:del>
    </w:p>
    <w:p w:rsidR="00BF4B5C" w:rsidDel="00AD0C75" w:rsidRDefault="00BF4B5C">
      <w:pPr>
        <w:pStyle w:val="Index1"/>
        <w:tabs>
          <w:tab w:val="right" w:leader="dot" w:pos="9350"/>
        </w:tabs>
        <w:rPr>
          <w:del w:id="8582" w:author="Sammartano, Marc (BIC USA)" w:date="2015-12-02T15:17:00Z"/>
          <w:noProof/>
        </w:rPr>
      </w:pPr>
      <w:del w:id="8583" w:author="Sammartano, Marc (BIC USA)" w:date="2015-12-02T15:17:00Z">
        <w:r w:rsidDel="00AD0C75">
          <w:rPr>
            <w:noProof/>
          </w:rPr>
          <w:delText>Byte.write.byte &lt;file_table_nexp&gt; {{,&lt;nexp&gt;}...{,&lt;sexp&gt;}}, 106</w:delText>
        </w:r>
      </w:del>
    </w:p>
    <w:p w:rsidR="00BF4B5C" w:rsidDel="00AD0C75" w:rsidRDefault="00BF4B5C">
      <w:pPr>
        <w:pStyle w:val="Index1"/>
        <w:tabs>
          <w:tab w:val="right" w:leader="dot" w:pos="9350"/>
        </w:tabs>
        <w:rPr>
          <w:del w:id="8584" w:author="Sammartano, Marc (BIC USA)" w:date="2015-12-02T15:17:00Z"/>
          <w:noProof/>
        </w:rPr>
      </w:pPr>
      <w:del w:id="8585" w:author="Sammartano, Marc (BIC USA)" w:date="2015-12-02T15:17:00Z">
        <w:r w:rsidDel="00AD0C75">
          <w:rPr>
            <w:noProof/>
          </w:rPr>
          <w:delText>Byte.write.number &lt;file_table_nexp&gt; {,&lt;nexp&gt;}..., 107</w:delText>
        </w:r>
      </w:del>
    </w:p>
    <w:p w:rsidR="00BF4B5C" w:rsidDel="00AD0C75" w:rsidRDefault="00BF4B5C">
      <w:pPr>
        <w:pStyle w:val="Index1"/>
        <w:tabs>
          <w:tab w:val="right" w:leader="dot" w:pos="9350"/>
        </w:tabs>
        <w:rPr>
          <w:del w:id="8586" w:author="Sammartano, Marc (BIC USA)" w:date="2015-12-02T15:17:00Z"/>
          <w:noProof/>
        </w:rPr>
      </w:pPr>
      <w:del w:id="8587" w:author="Sammartano, Marc (BIC USA)" w:date="2015-12-02T15:17:00Z">
        <w:r w:rsidDel="00AD0C75">
          <w:rPr>
            <w:noProof/>
          </w:rPr>
          <w:delText>Call &lt;user_defined_function&gt;, 75</w:delText>
        </w:r>
      </w:del>
    </w:p>
    <w:p w:rsidR="00BF4B5C" w:rsidDel="00AD0C75" w:rsidRDefault="00BF4B5C">
      <w:pPr>
        <w:pStyle w:val="Index1"/>
        <w:tabs>
          <w:tab w:val="right" w:leader="dot" w:pos="9350"/>
        </w:tabs>
        <w:rPr>
          <w:del w:id="8588" w:author="Sammartano, Marc (BIC USA)" w:date="2015-12-02T15:17:00Z"/>
          <w:noProof/>
        </w:rPr>
      </w:pPr>
      <w:del w:id="8589" w:author="Sammartano, Marc (BIC USA)" w:date="2015-12-02T15:17:00Z">
        <w:r w:rsidDel="00AD0C75">
          <w:rPr>
            <w:noProof/>
          </w:rPr>
          <w:delText>CBRT(&lt;nexp&gt;), 57</w:delText>
        </w:r>
      </w:del>
    </w:p>
    <w:p w:rsidR="00BF4B5C" w:rsidDel="00AD0C75" w:rsidRDefault="00BF4B5C">
      <w:pPr>
        <w:pStyle w:val="Index1"/>
        <w:tabs>
          <w:tab w:val="right" w:leader="dot" w:pos="9350"/>
        </w:tabs>
        <w:rPr>
          <w:del w:id="8590" w:author="Sammartano, Marc (BIC USA)" w:date="2015-12-02T15:17:00Z"/>
          <w:noProof/>
        </w:rPr>
      </w:pPr>
      <w:del w:id="8591" w:author="Sammartano, Marc (BIC USA)" w:date="2015-12-02T15:17:00Z">
        <w:r w:rsidDel="00AD0C75">
          <w:rPr>
            <w:noProof/>
          </w:rPr>
          <w:delText>CEIL(&lt;nexp&gt;), 56</w:delText>
        </w:r>
      </w:del>
    </w:p>
    <w:p w:rsidR="00BF4B5C" w:rsidDel="00AD0C75" w:rsidRDefault="00BF4B5C">
      <w:pPr>
        <w:pStyle w:val="Index1"/>
        <w:tabs>
          <w:tab w:val="right" w:leader="dot" w:pos="9350"/>
        </w:tabs>
        <w:rPr>
          <w:del w:id="8592" w:author="Sammartano, Marc (BIC USA)" w:date="2015-12-02T15:17:00Z"/>
          <w:noProof/>
        </w:rPr>
      </w:pPr>
      <w:del w:id="8593" w:author="Sammartano, Marc (BIC USA)" w:date="2015-12-02T15:17:00Z">
        <w:r w:rsidDel="00AD0C75">
          <w:rPr>
            <w:noProof/>
          </w:rPr>
          <w:delText>CHR$ (&lt;nexp&gt;, ...), 62</w:delText>
        </w:r>
      </w:del>
    </w:p>
    <w:p w:rsidR="00BF4B5C" w:rsidDel="00AD0C75" w:rsidRDefault="00BF4B5C">
      <w:pPr>
        <w:pStyle w:val="Index1"/>
        <w:tabs>
          <w:tab w:val="right" w:leader="dot" w:pos="9350"/>
        </w:tabs>
        <w:rPr>
          <w:del w:id="8594" w:author="Sammartano, Marc (BIC USA)" w:date="2015-12-02T15:17:00Z"/>
          <w:noProof/>
        </w:rPr>
      </w:pPr>
      <w:del w:id="8595" w:author="Sammartano, Marc (BIC USA)" w:date="2015-12-02T15:17:00Z">
        <w:r w:rsidDel="00AD0C75">
          <w:rPr>
            <w:noProof/>
          </w:rPr>
          <w:delText>Clipboard.get &lt;svar&gt;, 126</w:delText>
        </w:r>
      </w:del>
    </w:p>
    <w:p w:rsidR="00BF4B5C" w:rsidDel="00AD0C75" w:rsidRDefault="00BF4B5C">
      <w:pPr>
        <w:pStyle w:val="Index1"/>
        <w:tabs>
          <w:tab w:val="right" w:leader="dot" w:pos="9350"/>
        </w:tabs>
        <w:rPr>
          <w:del w:id="8596" w:author="Sammartano, Marc (BIC USA)" w:date="2015-12-02T15:17:00Z"/>
          <w:noProof/>
        </w:rPr>
      </w:pPr>
      <w:del w:id="8597" w:author="Sammartano, Marc (BIC USA)" w:date="2015-12-02T15:17:00Z">
        <w:r w:rsidDel="00AD0C75">
          <w:rPr>
            <w:noProof/>
          </w:rPr>
          <w:delText>Clipboard.put &lt;sexp&gt;, 126</w:delText>
        </w:r>
      </w:del>
    </w:p>
    <w:p w:rsidR="00BF4B5C" w:rsidDel="00AD0C75" w:rsidRDefault="00BF4B5C">
      <w:pPr>
        <w:pStyle w:val="Index1"/>
        <w:tabs>
          <w:tab w:val="right" w:leader="dot" w:pos="9350"/>
        </w:tabs>
        <w:rPr>
          <w:del w:id="8598" w:author="Sammartano, Marc (BIC USA)" w:date="2015-12-02T15:17:00Z"/>
          <w:noProof/>
        </w:rPr>
      </w:pPr>
      <w:del w:id="8599" w:author="Sammartano, Marc (BIC USA)" w:date="2015-12-02T15:17:00Z">
        <w:r w:rsidDel="00AD0C75">
          <w:rPr>
            <w:noProof/>
          </w:rPr>
          <w:delText>CLOCK(), 61</w:delText>
        </w:r>
      </w:del>
    </w:p>
    <w:p w:rsidR="00BF4B5C" w:rsidDel="00AD0C75" w:rsidRDefault="00BF4B5C">
      <w:pPr>
        <w:pStyle w:val="Index1"/>
        <w:tabs>
          <w:tab w:val="right" w:leader="dot" w:pos="9350"/>
        </w:tabs>
        <w:rPr>
          <w:del w:id="8600" w:author="Sammartano, Marc (BIC USA)" w:date="2015-12-02T15:17:00Z"/>
          <w:noProof/>
        </w:rPr>
      </w:pPr>
      <w:del w:id="8601" w:author="Sammartano, Marc (BIC USA)" w:date="2015-12-02T15:17:00Z">
        <w:r w:rsidDel="00AD0C75">
          <w:rPr>
            <w:noProof/>
          </w:rPr>
          <w:delText>Cls, 90</w:delText>
        </w:r>
      </w:del>
    </w:p>
    <w:p w:rsidR="00BF4B5C" w:rsidDel="00AD0C75" w:rsidRDefault="00BF4B5C">
      <w:pPr>
        <w:pStyle w:val="Index1"/>
        <w:tabs>
          <w:tab w:val="right" w:leader="dot" w:pos="9350"/>
        </w:tabs>
        <w:rPr>
          <w:del w:id="8602" w:author="Sammartano, Marc (BIC USA)" w:date="2015-12-02T15:17:00Z"/>
          <w:noProof/>
        </w:rPr>
      </w:pPr>
      <w:del w:id="8603" w:author="Sammartano, Marc (BIC USA)" w:date="2015-12-02T15:17:00Z">
        <w:r w:rsidDel="00AD0C75">
          <w:rPr>
            <w:noProof/>
          </w:rPr>
          <w:delText>Console.line.count &lt;count_nvar &gt;, 91</w:delText>
        </w:r>
      </w:del>
    </w:p>
    <w:p w:rsidR="00BF4B5C" w:rsidDel="00AD0C75" w:rsidRDefault="00BF4B5C">
      <w:pPr>
        <w:pStyle w:val="Index1"/>
        <w:tabs>
          <w:tab w:val="right" w:leader="dot" w:pos="9350"/>
        </w:tabs>
        <w:rPr>
          <w:del w:id="8604" w:author="Sammartano, Marc (BIC USA)" w:date="2015-12-02T15:17:00Z"/>
          <w:noProof/>
        </w:rPr>
      </w:pPr>
      <w:del w:id="8605" w:author="Sammartano, Marc (BIC USA)" w:date="2015-12-02T15:17:00Z">
        <w:r w:rsidDel="00AD0C75">
          <w:rPr>
            <w:noProof/>
          </w:rPr>
          <w:delText>Console.line.text &lt;line_nexp&gt;, &lt;text_svar&gt;, 91</w:delText>
        </w:r>
      </w:del>
    </w:p>
    <w:p w:rsidR="00BF4B5C" w:rsidDel="00AD0C75" w:rsidRDefault="00BF4B5C">
      <w:pPr>
        <w:pStyle w:val="Index1"/>
        <w:tabs>
          <w:tab w:val="right" w:leader="dot" w:pos="9350"/>
        </w:tabs>
        <w:rPr>
          <w:del w:id="8606" w:author="Sammartano, Marc (BIC USA)" w:date="2015-12-02T15:17:00Z"/>
          <w:noProof/>
        </w:rPr>
      </w:pPr>
      <w:del w:id="8607" w:author="Sammartano, Marc (BIC USA)" w:date="2015-12-02T15:17:00Z">
        <w:r w:rsidDel="00AD0C75">
          <w:rPr>
            <w:noProof/>
          </w:rPr>
          <w:delText>Console.line.touched &lt;line_nvar&gt; {, &lt;press_lvar&gt;}, 91</w:delText>
        </w:r>
      </w:del>
    </w:p>
    <w:p w:rsidR="00BF4B5C" w:rsidDel="00AD0C75" w:rsidRDefault="00BF4B5C">
      <w:pPr>
        <w:pStyle w:val="Index1"/>
        <w:tabs>
          <w:tab w:val="right" w:leader="dot" w:pos="9350"/>
        </w:tabs>
        <w:rPr>
          <w:del w:id="8608" w:author="Sammartano, Marc (BIC USA)" w:date="2015-12-02T15:17:00Z"/>
          <w:noProof/>
        </w:rPr>
      </w:pPr>
      <w:del w:id="8609" w:author="Sammartano, Marc (BIC USA)" w:date="2015-12-02T15:17:00Z">
        <w:r w:rsidDel="00AD0C75">
          <w:rPr>
            <w:noProof/>
          </w:rPr>
          <w:delText>Console.save &lt;filename_sexp&gt;, 91</w:delText>
        </w:r>
      </w:del>
    </w:p>
    <w:p w:rsidR="00BF4B5C" w:rsidDel="00AD0C75" w:rsidRDefault="00BF4B5C">
      <w:pPr>
        <w:pStyle w:val="Index1"/>
        <w:tabs>
          <w:tab w:val="right" w:leader="dot" w:pos="9350"/>
        </w:tabs>
        <w:rPr>
          <w:del w:id="8610" w:author="Sammartano, Marc (BIC USA)" w:date="2015-12-02T15:17:00Z"/>
          <w:noProof/>
        </w:rPr>
      </w:pPr>
      <w:del w:id="8611" w:author="Sammartano, Marc (BIC USA)" w:date="2015-12-02T15:17:00Z">
        <w:r w:rsidDel="00AD0C75">
          <w:rPr>
            <w:noProof/>
          </w:rPr>
          <w:delText>Console.title { &lt;title_sexp&gt;}, 90</w:delText>
        </w:r>
      </w:del>
    </w:p>
    <w:p w:rsidR="00BF4B5C" w:rsidDel="00AD0C75" w:rsidRDefault="00BF4B5C">
      <w:pPr>
        <w:pStyle w:val="Index1"/>
        <w:tabs>
          <w:tab w:val="right" w:leader="dot" w:pos="9350"/>
        </w:tabs>
        <w:rPr>
          <w:del w:id="8612" w:author="Sammartano, Marc (BIC USA)" w:date="2015-12-02T15:17:00Z"/>
          <w:noProof/>
        </w:rPr>
      </w:pPr>
      <w:del w:id="8613" w:author="Sammartano, Marc (BIC USA)" w:date="2015-12-02T15:17:00Z">
        <w:r w:rsidDel="00AD0C75">
          <w:rPr>
            <w:noProof/>
          </w:rPr>
          <w:delText>ConsoleTouch.resume, 84</w:delText>
        </w:r>
      </w:del>
    </w:p>
    <w:p w:rsidR="00BF4B5C" w:rsidDel="00AD0C75" w:rsidRDefault="00BF4B5C">
      <w:pPr>
        <w:pStyle w:val="Index1"/>
        <w:tabs>
          <w:tab w:val="right" w:leader="dot" w:pos="9350"/>
        </w:tabs>
        <w:rPr>
          <w:del w:id="8614" w:author="Sammartano, Marc (BIC USA)" w:date="2015-12-02T15:17:00Z"/>
          <w:noProof/>
        </w:rPr>
      </w:pPr>
      <w:del w:id="8615" w:author="Sammartano, Marc (BIC USA)" w:date="2015-12-02T15:17:00Z">
        <w:r w:rsidDel="00AD0C75">
          <w:rPr>
            <w:noProof/>
          </w:rPr>
          <w:delText>COS(&lt;nexp&gt;), 58</w:delText>
        </w:r>
      </w:del>
    </w:p>
    <w:p w:rsidR="00BF4B5C" w:rsidDel="00AD0C75" w:rsidRDefault="00BF4B5C">
      <w:pPr>
        <w:pStyle w:val="Index1"/>
        <w:tabs>
          <w:tab w:val="right" w:leader="dot" w:pos="9350"/>
        </w:tabs>
        <w:rPr>
          <w:del w:id="8616" w:author="Sammartano, Marc (BIC USA)" w:date="2015-12-02T15:17:00Z"/>
          <w:noProof/>
        </w:rPr>
      </w:pPr>
      <w:del w:id="8617" w:author="Sammartano, Marc (BIC USA)" w:date="2015-12-02T15:17:00Z">
        <w:r w:rsidDel="00AD0C75">
          <w:rPr>
            <w:noProof/>
          </w:rPr>
          <w:delText>COSH(&lt;nexp&gt;), 58</w:delText>
        </w:r>
      </w:del>
    </w:p>
    <w:p w:rsidR="00BF4B5C" w:rsidDel="00AD0C75" w:rsidRDefault="00BF4B5C">
      <w:pPr>
        <w:pStyle w:val="Index1"/>
        <w:tabs>
          <w:tab w:val="right" w:leader="dot" w:pos="9350"/>
        </w:tabs>
        <w:rPr>
          <w:del w:id="8618" w:author="Sammartano, Marc (BIC USA)" w:date="2015-12-02T15:17:00Z"/>
          <w:noProof/>
        </w:rPr>
      </w:pPr>
      <w:del w:id="8619" w:author="Sammartano, Marc (BIC USA)" w:date="2015-12-02T15:17:00Z">
        <w:r w:rsidDel="00AD0C75">
          <w:rPr>
            <w:noProof/>
          </w:rPr>
          <w:delText>D_U.break, 79</w:delText>
        </w:r>
      </w:del>
    </w:p>
    <w:p w:rsidR="00BF4B5C" w:rsidDel="00AD0C75" w:rsidRDefault="00BF4B5C">
      <w:pPr>
        <w:pStyle w:val="Index1"/>
        <w:tabs>
          <w:tab w:val="right" w:leader="dot" w:pos="9350"/>
        </w:tabs>
        <w:rPr>
          <w:del w:id="8620" w:author="Sammartano, Marc (BIC USA)" w:date="2015-12-02T15:17:00Z"/>
          <w:noProof/>
        </w:rPr>
      </w:pPr>
      <w:del w:id="8621" w:author="Sammartano, Marc (BIC USA)" w:date="2015-12-02T15:17:00Z">
        <w:r w:rsidDel="00AD0C75">
          <w:rPr>
            <w:noProof/>
          </w:rPr>
          <w:delText>D_U.continue, 79</w:delText>
        </w:r>
      </w:del>
    </w:p>
    <w:p w:rsidR="00BF4B5C" w:rsidDel="00AD0C75" w:rsidRDefault="00BF4B5C">
      <w:pPr>
        <w:pStyle w:val="Index1"/>
        <w:tabs>
          <w:tab w:val="right" w:leader="dot" w:pos="9350"/>
        </w:tabs>
        <w:rPr>
          <w:del w:id="8622" w:author="Sammartano, Marc (BIC USA)" w:date="2015-12-02T15:17:00Z"/>
          <w:noProof/>
        </w:rPr>
      </w:pPr>
      <w:del w:id="8623" w:author="Sammartano, Marc (BIC USA)" w:date="2015-12-02T15:17:00Z">
        <w:r w:rsidDel="00AD0C75">
          <w:rPr>
            <w:noProof/>
          </w:rPr>
          <w:delText>Debug.dump.array Array[], 87</w:delText>
        </w:r>
      </w:del>
    </w:p>
    <w:p w:rsidR="00BF4B5C" w:rsidDel="00AD0C75" w:rsidRDefault="00BF4B5C">
      <w:pPr>
        <w:pStyle w:val="Index1"/>
        <w:tabs>
          <w:tab w:val="right" w:leader="dot" w:pos="9350"/>
        </w:tabs>
        <w:rPr>
          <w:del w:id="8624" w:author="Sammartano, Marc (BIC USA)" w:date="2015-12-02T15:17:00Z"/>
          <w:noProof/>
        </w:rPr>
      </w:pPr>
      <w:del w:id="8625" w:author="Sammartano, Marc (BIC USA)" w:date="2015-12-02T15:17:00Z">
        <w:r w:rsidDel="00AD0C75">
          <w:rPr>
            <w:noProof/>
          </w:rPr>
          <w:delText>Debug.dump.bundle &lt;bundlePtr_nexp&gt;, 87</w:delText>
        </w:r>
      </w:del>
    </w:p>
    <w:p w:rsidR="00BF4B5C" w:rsidDel="00AD0C75" w:rsidRDefault="00BF4B5C">
      <w:pPr>
        <w:pStyle w:val="Index1"/>
        <w:tabs>
          <w:tab w:val="right" w:leader="dot" w:pos="9350"/>
        </w:tabs>
        <w:rPr>
          <w:del w:id="8626" w:author="Sammartano, Marc (BIC USA)" w:date="2015-12-02T15:17:00Z"/>
          <w:noProof/>
        </w:rPr>
      </w:pPr>
      <w:del w:id="8627" w:author="Sammartano, Marc (BIC USA)" w:date="2015-12-02T15:17:00Z">
        <w:r w:rsidDel="00AD0C75">
          <w:rPr>
            <w:noProof/>
          </w:rPr>
          <w:delText>Debug.dump.list &lt;listPtr_nexp&gt;, 87</w:delText>
        </w:r>
      </w:del>
    </w:p>
    <w:p w:rsidR="00BF4B5C" w:rsidDel="00AD0C75" w:rsidRDefault="00BF4B5C">
      <w:pPr>
        <w:pStyle w:val="Index1"/>
        <w:tabs>
          <w:tab w:val="right" w:leader="dot" w:pos="9350"/>
        </w:tabs>
        <w:rPr>
          <w:del w:id="8628" w:author="Sammartano, Marc (BIC USA)" w:date="2015-12-02T15:17:00Z"/>
          <w:noProof/>
        </w:rPr>
      </w:pPr>
      <w:del w:id="8629" w:author="Sammartano, Marc (BIC USA)" w:date="2015-12-02T15:17:00Z">
        <w:r w:rsidDel="00AD0C75">
          <w:rPr>
            <w:noProof/>
          </w:rPr>
          <w:delText>Debug.dump.scalars, 86</w:delText>
        </w:r>
      </w:del>
    </w:p>
    <w:p w:rsidR="00BF4B5C" w:rsidDel="00AD0C75" w:rsidRDefault="00BF4B5C">
      <w:pPr>
        <w:pStyle w:val="Index1"/>
        <w:tabs>
          <w:tab w:val="right" w:leader="dot" w:pos="9350"/>
        </w:tabs>
        <w:rPr>
          <w:del w:id="8630" w:author="Sammartano, Marc (BIC USA)" w:date="2015-12-02T15:17:00Z"/>
          <w:noProof/>
        </w:rPr>
      </w:pPr>
      <w:del w:id="8631" w:author="Sammartano, Marc (BIC USA)" w:date="2015-12-02T15:17:00Z">
        <w:r w:rsidDel="00AD0C75">
          <w:rPr>
            <w:noProof/>
          </w:rPr>
          <w:delText>Debug.dump.stack &lt;stackPtr_nexp&gt;, 87</w:delText>
        </w:r>
      </w:del>
    </w:p>
    <w:p w:rsidR="00BF4B5C" w:rsidDel="00AD0C75" w:rsidRDefault="00BF4B5C">
      <w:pPr>
        <w:pStyle w:val="Index1"/>
        <w:tabs>
          <w:tab w:val="right" w:leader="dot" w:pos="9350"/>
        </w:tabs>
        <w:rPr>
          <w:del w:id="8632" w:author="Sammartano, Marc (BIC USA)" w:date="2015-12-02T15:17:00Z"/>
          <w:noProof/>
        </w:rPr>
      </w:pPr>
      <w:del w:id="8633" w:author="Sammartano, Marc (BIC USA)" w:date="2015-12-02T15:17:00Z">
        <w:r w:rsidDel="00AD0C75">
          <w:rPr>
            <w:noProof/>
          </w:rPr>
          <w:delText>Debug.echo.off, 86</w:delText>
        </w:r>
      </w:del>
    </w:p>
    <w:p w:rsidR="00BF4B5C" w:rsidDel="00AD0C75" w:rsidRDefault="00BF4B5C">
      <w:pPr>
        <w:pStyle w:val="Index1"/>
        <w:tabs>
          <w:tab w:val="right" w:leader="dot" w:pos="9350"/>
        </w:tabs>
        <w:rPr>
          <w:del w:id="8634" w:author="Sammartano, Marc (BIC USA)" w:date="2015-12-02T15:17:00Z"/>
          <w:noProof/>
        </w:rPr>
      </w:pPr>
      <w:del w:id="8635" w:author="Sammartano, Marc (BIC USA)" w:date="2015-12-02T15:17:00Z">
        <w:r w:rsidDel="00AD0C75">
          <w:rPr>
            <w:noProof/>
          </w:rPr>
          <w:delText>Debug.echo.on, 86</w:delText>
        </w:r>
      </w:del>
    </w:p>
    <w:p w:rsidR="00BF4B5C" w:rsidDel="00AD0C75" w:rsidRDefault="00BF4B5C">
      <w:pPr>
        <w:pStyle w:val="Index1"/>
        <w:tabs>
          <w:tab w:val="right" w:leader="dot" w:pos="9350"/>
        </w:tabs>
        <w:rPr>
          <w:del w:id="8636" w:author="Sammartano, Marc (BIC USA)" w:date="2015-12-02T15:17:00Z"/>
          <w:noProof/>
        </w:rPr>
      </w:pPr>
      <w:del w:id="8637" w:author="Sammartano, Marc (BIC USA)" w:date="2015-12-02T15:17:00Z">
        <w:r w:rsidDel="00AD0C75">
          <w:rPr>
            <w:noProof/>
          </w:rPr>
          <w:delText>Debug.off, 86</w:delText>
        </w:r>
      </w:del>
    </w:p>
    <w:p w:rsidR="00BF4B5C" w:rsidDel="00AD0C75" w:rsidRDefault="00BF4B5C">
      <w:pPr>
        <w:pStyle w:val="Index1"/>
        <w:tabs>
          <w:tab w:val="right" w:leader="dot" w:pos="9350"/>
        </w:tabs>
        <w:rPr>
          <w:del w:id="8638" w:author="Sammartano, Marc (BIC USA)" w:date="2015-12-02T15:17:00Z"/>
          <w:noProof/>
        </w:rPr>
      </w:pPr>
      <w:del w:id="8639" w:author="Sammartano, Marc (BIC USA)" w:date="2015-12-02T15:17:00Z">
        <w:r w:rsidDel="00AD0C75">
          <w:rPr>
            <w:noProof/>
          </w:rPr>
          <w:delText>Debug.on, 86</w:delText>
        </w:r>
      </w:del>
    </w:p>
    <w:p w:rsidR="00BF4B5C" w:rsidDel="00AD0C75" w:rsidRDefault="00BF4B5C">
      <w:pPr>
        <w:pStyle w:val="Index1"/>
        <w:tabs>
          <w:tab w:val="right" w:leader="dot" w:pos="9350"/>
        </w:tabs>
        <w:rPr>
          <w:del w:id="8640" w:author="Sammartano, Marc (BIC USA)" w:date="2015-12-02T15:17:00Z"/>
          <w:noProof/>
        </w:rPr>
      </w:pPr>
      <w:del w:id="8641" w:author="Sammartano, Marc (BIC USA)" w:date="2015-12-02T15:17:00Z">
        <w:r w:rsidDel="00AD0C75">
          <w:rPr>
            <w:noProof/>
          </w:rPr>
          <w:delText>Debug.print, 86</w:delText>
        </w:r>
      </w:del>
    </w:p>
    <w:p w:rsidR="00BF4B5C" w:rsidDel="00AD0C75" w:rsidRDefault="00BF4B5C">
      <w:pPr>
        <w:pStyle w:val="Index1"/>
        <w:tabs>
          <w:tab w:val="right" w:leader="dot" w:pos="9350"/>
        </w:tabs>
        <w:rPr>
          <w:del w:id="8642" w:author="Sammartano, Marc (BIC USA)" w:date="2015-12-02T15:17:00Z"/>
          <w:noProof/>
        </w:rPr>
      </w:pPr>
      <w:del w:id="8643" w:author="Sammartano, Marc (BIC USA)" w:date="2015-12-02T15:17:00Z">
        <w:r w:rsidDel="00AD0C75">
          <w:rPr>
            <w:noProof/>
          </w:rPr>
          <w:delText>Debug.show, 88</w:delText>
        </w:r>
      </w:del>
    </w:p>
    <w:p w:rsidR="00BF4B5C" w:rsidDel="00AD0C75" w:rsidRDefault="00BF4B5C">
      <w:pPr>
        <w:pStyle w:val="Index1"/>
        <w:tabs>
          <w:tab w:val="right" w:leader="dot" w:pos="9350"/>
        </w:tabs>
        <w:rPr>
          <w:del w:id="8644" w:author="Sammartano, Marc (BIC USA)" w:date="2015-12-02T15:17:00Z"/>
          <w:noProof/>
        </w:rPr>
      </w:pPr>
      <w:del w:id="8645" w:author="Sammartano, Marc (BIC USA)" w:date="2015-12-02T15:17:00Z">
        <w:r w:rsidDel="00AD0C75">
          <w:rPr>
            <w:noProof/>
          </w:rPr>
          <w:delText>Debug.show.array Array[], 87</w:delText>
        </w:r>
      </w:del>
    </w:p>
    <w:p w:rsidR="00BF4B5C" w:rsidDel="00AD0C75" w:rsidRDefault="00BF4B5C">
      <w:pPr>
        <w:pStyle w:val="Index1"/>
        <w:tabs>
          <w:tab w:val="right" w:leader="dot" w:pos="9350"/>
        </w:tabs>
        <w:rPr>
          <w:del w:id="8646" w:author="Sammartano, Marc (BIC USA)" w:date="2015-12-02T15:17:00Z"/>
          <w:noProof/>
        </w:rPr>
      </w:pPr>
      <w:del w:id="8647" w:author="Sammartano, Marc (BIC USA)" w:date="2015-12-02T15:17:00Z">
        <w:r w:rsidDel="00AD0C75">
          <w:rPr>
            <w:noProof/>
          </w:rPr>
          <w:delText>Debug.show.bundle &lt;bundlePtr_nexp&gt;, 87</w:delText>
        </w:r>
      </w:del>
    </w:p>
    <w:p w:rsidR="00BF4B5C" w:rsidDel="00AD0C75" w:rsidRDefault="00BF4B5C">
      <w:pPr>
        <w:pStyle w:val="Index1"/>
        <w:tabs>
          <w:tab w:val="right" w:leader="dot" w:pos="9350"/>
        </w:tabs>
        <w:rPr>
          <w:del w:id="8648" w:author="Sammartano, Marc (BIC USA)" w:date="2015-12-02T15:17:00Z"/>
          <w:noProof/>
        </w:rPr>
      </w:pPr>
      <w:del w:id="8649" w:author="Sammartano, Marc (BIC USA)" w:date="2015-12-02T15:17:00Z">
        <w:r w:rsidDel="00AD0C75">
          <w:rPr>
            <w:noProof/>
          </w:rPr>
          <w:delText>Debug.show.list &lt;listPtr_nexp&gt;, 88</w:delText>
        </w:r>
      </w:del>
    </w:p>
    <w:p w:rsidR="00BF4B5C" w:rsidDel="00AD0C75" w:rsidRDefault="00BF4B5C">
      <w:pPr>
        <w:pStyle w:val="Index1"/>
        <w:tabs>
          <w:tab w:val="right" w:leader="dot" w:pos="9350"/>
        </w:tabs>
        <w:rPr>
          <w:del w:id="8650" w:author="Sammartano, Marc (BIC USA)" w:date="2015-12-02T15:17:00Z"/>
          <w:noProof/>
        </w:rPr>
      </w:pPr>
      <w:del w:id="8651" w:author="Sammartano, Marc (BIC USA)" w:date="2015-12-02T15:17:00Z">
        <w:r w:rsidDel="00AD0C75">
          <w:rPr>
            <w:noProof/>
          </w:rPr>
          <w:delText>Debug.show.program, 88</w:delText>
        </w:r>
      </w:del>
    </w:p>
    <w:p w:rsidR="00BF4B5C" w:rsidDel="00AD0C75" w:rsidRDefault="00BF4B5C">
      <w:pPr>
        <w:pStyle w:val="Index1"/>
        <w:tabs>
          <w:tab w:val="right" w:leader="dot" w:pos="9350"/>
        </w:tabs>
        <w:rPr>
          <w:del w:id="8652" w:author="Sammartano, Marc (BIC USA)" w:date="2015-12-02T15:17:00Z"/>
          <w:noProof/>
        </w:rPr>
      </w:pPr>
      <w:del w:id="8653" w:author="Sammartano, Marc (BIC USA)" w:date="2015-12-02T15:17:00Z">
        <w:r w:rsidDel="00AD0C75">
          <w:rPr>
            <w:noProof/>
          </w:rPr>
          <w:delText>Debug.show.scalars, 87</w:delText>
        </w:r>
      </w:del>
    </w:p>
    <w:p w:rsidR="00BF4B5C" w:rsidDel="00AD0C75" w:rsidRDefault="00BF4B5C">
      <w:pPr>
        <w:pStyle w:val="Index1"/>
        <w:tabs>
          <w:tab w:val="right" w:leader="dot" w:pos="9350"/>
        </w:tabs>
        <w:rPr>
          <w:del w:id="8654" w:author="Sammartano, Marc (BIC USA)" w:date="2015-12-02T15:17:00Z"/>
          <w:noProof/>
        </w:rPr>
      </w:pPr>
      <w:del w:id="8655" w:author="Sammartano, Marc (BIC USA)" w:date="2015-12-02T15:17:00Z">
        <w:r w:rsidDel="00AD0C75">
          <w:rPr>
            <w:noProof/>
          </w:rPr>
          <w:delText>Debug.show.stack &lt;stackPtr_nexp&gt;, 88</w:delText>
        </w:r>
      </w:del>
    </w:p>
    <w:p w:rsidR="00BF4B5C" w:rsidDel="00AD0C75" w:rsidRDefault="00BF4B5C">
      <w:pPr>
        <w:pStyle w:val="Index1"/>
        <w:tabs>
          <w:tab w:val="right" w:leader="dot" w:pos="9350"/>
        </w:tabs>
        <w:rPr>
          <w:del w:id="8656" w:author="Sammartano, Marc (BIC USA)" w:date="2015-12-02T15:17:00Z"/>
          <w:noProof/>
        </w:rPr>
      </w:pPr>
      <w:del w:id="8657" w:author="Sammartano, Marc (BIC USA)" w:date="2015-12-02T15:17:00Z">
        <w:r w:rsidDel="00AD0C75">
          <w:rPr>
            <w:noProof/>
          </w:rPr>
          <w:delText>Debug.show.watch, 88</w:delText>
        </w:r>
      </w:del>
    </w:p>
    <w:p w:rsidR="00BF4B5C" w:rsidDel="00AD0C75" w:rsidRDefault="00BF4B5C">
      <w:pPr>
        <w:pStyle w:val="Index1"/>
        <w:tabs>
          <w:tab w:val="right" w:leader="dot" w:pos="9350"/>
        </w:tabs>
        <w:rPr>
          <w:del w:id="8658" w:author="Sammartano, Marc (BIC USA)" w:date="2015-12-02T15:17:00Z"/>
          <w:noProof/>
        </w:rPr>
      </w:pPr>
      <w:del w:id="8659" w:author="Sammartano, Marc (BIC USA)" w:date="2015-12-02T15:17:00Z">
        <w:r w:rsidDel="00AD0C75">
          <w:rPr>
            <w:noProof/>
          </w:rPr>
          <w:delText>Debug.watch var, ..., 88</w:delText>
        </w:r>
      </w:del>
    </w:p>
    <w:p w:rsidR="00BF4B5C" w:rsidDel="00AD0C75" w:rsidRDefault="00BF4B5C">
      <w:pPr>
        <w:pStyle w:val="Index1"/>
        <w:tabs>
          <w:tab w:val="right" w:leader="dot" w:pos="9350"/>
        </w:tabs>
        <w:rPr>
          <w:del w:id="8660" w:author="Sammartano, Marc (BIC USA)" w:date="2015-12-02T15:17:00Z"/>
          <w:noProof/>
        </w:rPr>
      </w:pPr>
      <w:del w:id="8661" w:author="Sammartano, Marc (BIC USA)" w:date="2015-12-02T15:17:00Z">
        <w:r w:rsidDel="00AD0C75">
          <w:rPr>
            <w:noProof/>
          </w:rPr>
          <w:delText>DECODE$(&lt;charset_sexp&gt;, &lt;buffer_sexp&gt;), 66</w:delText>
        </w:r>
      </w:del>
    </w:p>
    <w:p w:rsidR="00BF4B5C" w:rsidDel="00AD0C75" w:rsidRDefault="00BF4B5C">
      <w:pPr>
        <w:pStyle w:val="Index1"/>
        <w:tabs>
          <w:tab w:val="right" w:leader="dot" w:pos="9350"/>
        </w:tabs>
        <w:rPr>
          <w:del w:id="8662" w:author="Sammartano, Marc (BIC USA)" w:date="2015-12-02T15:17:00Z"/>
          <w:noProof/>
        </w:rPr>
      </w:pPr>
      <w:del w:id="8663" w:author="Sammartano, Marc (BIC USA)" w:date="2015-12-02T15:17:00Z">
        <w:r w:rsidDel="00AD0C75">
          <w:rPr>
            <w:noProof/>
          </w:rPr>
          <w:delText>DECODE$(&lt;type_sexp&gt;, {&lt;qualifier_sexp&gt;}, &lt;source_sexp&gt;), 65</w:delText>
        </w:r>
      </w:del>
    </w:p>
    <w:p w:rsidR="00BF4B5C" w:rsidDel="00AD0C75" w:rsidRDefault="00BF4B5C">
      <w:pPr>
        <w:pStyle w:val="Index1"/>
        <w:tabs>
          <w:tab w:val="right" w:leader="dot" w:pos="9350"/>
        </w:tabs>
        <w:rPr>
          <w:del w:id="8664" w:author="Sammartano, Marc (BIC USA)" w:date="2015-12-02T15:17:00Z"/>
          <w:noProof/>
        </w:rPr>
      </w:pPr>
      <w:del w:id="8665" w:author="Sammartano, Marc (BIC USA)" w:date="2015-12-02T15:17:00Z">
        <w:r w:rsidDel="00AD0C75">
          <w:rPr>
            <w:noProof/>
          </w:rPr>
          <w:delText>Decrypt &lt;pw_sexp&gt;, &lt;encrypted_svar&gt;, &lt;decrypted_svar&gt;, 127</w:delText>
        </w:r>
      </w:del>
    </w:p>
    <w:p w:rsidR="00BF4B5C" w:rsidDel="00AD0C75" w:rsidRDefault="00BF4B5C">
      <w:pPr>
        <w:pStyle w:val="Index1"/>
        <w:tabs>
          <w:tab w:val="right" w:leader="dot" w:pos="9350"/>
        </w:tabs>
        <w:rPr>
          <w:del w:id="8666" w:author="Sammartano, Marc (BIC USA)" w:date="2015-12-02T15:17:00Z"/>
          <w:noProof/>
        </w:rPr>
      </w:pPr>
      <w:del w:id="8667" w:author="Sammartano, Marc (BIC USA)" w:date="2015-12-02T15:17:00Z">
        <w:r w:rsidDel="00AD0C75">
          <w:rPr>
            <w:noProof/>
          </w:rPr>
          <w:delText>Device &lt;nvar&gt;|&lt;nexp&gt;, 132</w:delText>
        </w:r>
      </w:del>
    </w:p>
    <w:p w:rsidR="00BF4B5C" w:rsidDel="00AD0C75" w:rsidRDefault="00BF4B5C">
      <w:pPr>
        <w:pStyle w:val="Index1"/>
        <w:tabs>
          <w:tab w:val="right" w:leader="dot" w:pos="9350"/>
        </w:tabs>
        <w:rPr>
          <w:del w:id="8668" w:author="Sammartano, Marc (BIC USA)" w:date="2015-12-02T15:17:00Z"/>
          <w:noProof/>
        </w:rPr>
      </w:pPr>
      <w:del w:id="8669" w:author="Sammartano, Marc (BIC USA)" w:date="2015-12-02T15:17:00Z">
        <w:r w:rsidDel="00AD0C75">
          <w:rPr>
            <w:noProof/>
          </w:rPr>
          <w:delText>Device &lt;svar&gt;, 132</w:delText>
        </w:r>
      </w:del>
    </w:p>
    <w:p w:rsidR="00BF4B5C" w:rsidDel="00AD0C75" w:rsidRDefault="00BF4B5C">
      <w:pPr>
        <w:pStyle w:val="Index1"/>
        <w:tabs>
          <w:tab w:val="right" w:leader="dot" w:pos="9350"/>
        </w:tabs>
        <w:rPr>
          <w:del w:id="8670" w:author="Sammartano, Marc (BIC USA)" w:date="2015-12-02T15:17:00Z"/>
          <w:noProof/>
        </w:rPr>
      </w:pPr>
      <w:del w:id="8671" w:author="Sammartano, Marc (BIC USA)" w:date="2015-12-02T15:17:00Z">
        <w:r w:rsidDel="00AD0C75">
          <w:rPr>
            <w:noProof/>
          </w:rPr>
          <w:delText>Dialog.message {&lt;title_sexp&gt;}, {&lt;message_sexp&gt;}, &lt;selection_nvar&gt; {, &lt;button1_sexp&gt;{, &lt;button2_sexp&gt;{, &lt;button3_sexp&gt;}}}, 92</w:delText>
        </w:r>
      </w:del>
    </w:p>
    <w:p w:rsidR="00BF4B5C" w:rsidDel="00AD0C75" w:rsidRDefault="00BF4B5C">
      <w:pPr>
        <w:pStyle w:val="Index1"/>
        <w:tabs>
          <w:tab w:val="right" w:leader="dot" w:pos="9350"/>
        </w:tabs>
        <w:rPr>
          <w:del w:id="8672" w:author="Sammartano, Marc (BIC USA)" w:date="2015-12-02T15:17:00Z"/>
          <w:noProof/>
        </w:rPr>
      </w:pPr>
      <w:del w:id="8673" w:author="Sammartano, Marc (BIC USA)" w:date="2015-12-02T15:17:00Z">
        <w:r w:rsidDel="00AD0C75">
          <w:rPr>
            <w:noProof/>
          </w:rPr>
          <w:delText>Dialog.select &lt;selection_nvar&gt;, &lt; Array$[]&gt;|&lt;list_nexp&gt;, {,&lt;title_sexp&gt;}, 93</w:delText>
        </w:r>
      </w:del>
    </w:p>
    <w:p w:rsidR="00BF4B5C" w:rsidDel="00AD0C75" w:rsidRDefault="00BF4B5C">
      <w:pPr>
        <w:pStyle w:val="Index1"/>
        <w:tabs>
          <w:tab w:val="right" w:leader="dot" w:pos="9350"/>
        </w:tabs>
        <w:rPr>
          <w:del w:id="8674" w:author="Sammartano, Marc (BIC USA)" w:date="2015-12-02T15:17:00Z"/>
          <w:noProof/>
        </w:rPr>
      </w:pPr>
      <w:del w:id="8675" w:author="Sammartano, Marc (BIC USA)" w:date="2015-12-02T15:17:00Z">
        <w:r w:rsidDel="00AD0C75">
          <w:rPr>
            <w:noProof/>
          </w:rPr>
          <w:delText>Dim Array [n, n, ...], Array$[n, n, ...] ..., 39</w:delText>
        </w:r>
      </w:del>
    </w:p>
    <w:p w:rsidR="00BF4B5C" w:rsidDel="00AD0C75" w:rsidRDefault="00BF4B5C">
      <w:pPr>
        <w:pStyle w:val="Index1"/>
        <w:tabs>
          <w:tab w:val="right" w:leader="dot" w:pos="9350"/>
        </w:tabs>
        <w:rPr>
          <w:del w:id="8676" w:author="Sammartano, Marc (BIC USA)" w:date="2015-12-02T15:17:00Z"/>
          <w:noProof/>
        </w:rPr>
      </w:pPr>
      <w:del w:id="8677" w:author="Sammartano, Marc (BIC USA)" w:date="2015-12-02T15:17:00Z">
        <w:r w:rsidDel="00AD0C75">
          <w:rPr>
            <w:noProof/>
          </w:rPr>
          <w:delText>Dir &lt;path_sexp&gt;, Array$[] {, &lt;dirmark_sexp&gt;}, 100</w:delText>
        </w:r>
      </w:del>
    </w:p>
    <w:p w:rsidR="00BF4B5C" w:rsidDel="00AD0C75" w:rsidRDefault="00BF4B5C">
      <w:pPr>
        <w:pStyle w:val="Index1"/>
        <w:tabs>
          <w:tab w:val="right" w:leader="dot" w:pos="9350"/>
        </w:tabs>
        <w:rPr>
          <w:del w:id="8678" w:author="Sammartano, Marc (BIC USA)" w:date="2015-12-02T15:17:00Z"/>
          <w:noProof/>
        </w:rPr>
      </w:pPr>
      <w:del w:id="8679" w:author="Sammartano, Marc (BIC USA)" w:date="2015-12-02T15:17:00Z">
        <w:r w:rsidDel="00AD0C75">
          <w:rPr>
            <w:noProof/>
          </w:rPr>
          <w:delText>Do / Until &lt;lexp&gt;, 78</w:delText>
        </w:r>
      </w:del>
    </w:p>
    <w:p w:rsidR="00BF4B5C" w:rsidDel="00AD0C75" w:rsidRDefault="00BF4B5C">
      <w:pPr>
        <w:pStyle w:val="Index1"/>
        <w:tabs>
          <w:tab w:val="right" w:leader="dot" w:pos="9350"/>
        </w:tabs>
        <w:rPr>
          <w:del w:id="8680" w:author="Sammartano, Marc (BIC USA)" w:date="2015-12-02T15:17:00Z"/>
          <w:noProof/>
        </w:rPr>
      </w:pPr>
      <w:del w:id="8681" w:author="Sammartano, Marc (BIC USA)" w:date="2015-12-02T15:17:00Z">
        <w:r w:rsidDel="00AD0C75">
          <w:rPr>
            <w:noProof/>
          </w:rPr>
          <w:delText>Echo.off, 126</w:delText>
        </w:r>
      </w:del>
    </w:p>
    <w:p w:rsidR="00BF4B5C" w:rsidDel="00AD0C75" w:rsidRDefault="00BF4B5C">
      <w:pPr>
        <w:pStyle w:val="Index1"/>
        <w:tabs>
          <w:tab w:val="right" w:leader="dot" w:pos="9350"/>
        </w:tabs>
        <w:rPr>
          <w:del w:id="8682" w:author="Sammartano, Marc (BIC USA)" w:date="2015-12-02T15:17:00Z"/>
          <w:noProof/>
        </w:rPr>
      </w:pPr>
      <w:del w:id="8683" w:author="Sammartano, Marc (BIC USA)" w:date="2015-12-02T15:17:00Z">
        <w:r w:rsidDel="00AD0C75">
          <w:rPr>
            <w:noProof/>
          </w:rPr>
          <w:delText>Echo.on, 126</w:delText>
        </w:r>
      </w:del>
    </w:p>
    <w:p w:rsidR="00BF4B5C" w:rsidDel="00AD0C75" w:rsidRDefault="00BF4B5C">
      <w:pPr>
        <w:pStyle w:val="Index1"/>
        <w:tabs>
          <w:tab w:val="right" w:leader="dot" w:pos="9350"/>
        </w:tabs>
        <w:rPr>
          <w:del w:id="8684" w:author="Sammartano, Marc (BIC USA)" w:date="2015-12-02T15:17:00Z"/>
          <w:noProof/>
        </w:rPr>
      </w:pPr>
      <w:del w:id="8685" w:author="Sammartano, Marc (BIC USA)" w:date="2015-12-02T15:17:00Z">
        <w:r w:rsidDel="00AD0C75">
          <w:rPr>
            <w:noProof/>
          </w:rPr>
          <w:delText>Email.send &lt;recipient_sexp&gt;, &lt;subject_sexp&gt;, &lt;body_sexp&gt;, 122</w:delText>
        </w:r>
      </w:del>
    </w:p>
    <w:p w:rsidR="00BF4B5C" w:rsidDel="00AD0C75" w:rsidRDefault="00BF4B5C">
      <w:pPr>
        <w:pStyle w:val="Index1"/>
        <w:tabs>
          <w:tab w:val="right" w:leader="dot" w:pos="9350"/>
        </w:tabs>
        <w:rPr>
          <w:del w:id="8686" w:author="Sammartano, Marc (BIC USA)" w:date="2015-12-02T15:17:00Z"/>
          <w:noProof/>
        </w:rPr>
      </w:pPr>
      <w:del w:id="8687" w:author="Sammartano, Marc (BIC USA)" w:date="2015-12-02T15:17:00Z">
        <w:r w:rsidDel="00AD0C75">
          <w:rPr>
            <w:noProof/>
          </w:rPr>
          <w:delText>ENCODE$(&lt;charset_sexp&gt;, &lt;source_sexp&gt;), 65</w:delText>
        </w:r>
      </w:del>
    </w:p>
    <w:p w:rsidR="00BF4B5C" w:rsidDel="00AD0C75" w:rsidRDefault="00BF4B5C">
      <w:pPr>
        <w:pStyle w:val="Index1"/>
        <w:tabs>
          <w:tab w:val="right" w:leader="dot" w:pos="9350"/>
        </w:tabs>
        <w:rPr>
          <w:del w:id="8688" w:author="Sammartano, Marc (BIC USA)" w:date="2015-12-02T15:17:00Z"/>
          <w:noProof/>
        </w:rPr>
      </w:pPr>
      <w:del w:id="8689" w:author="Sammartano, Marc (BIC USA)" w:date="2015-12-02T15:17:00Z">
        <w:r w:rsidDel="00AD0C75">
          <w:rPr>
            <w:noProof/>
          </w:rPr>
          <w:delText>ENCODE$(&lt;type_sexp&gt;, {&lt;qualifier_sexp&gt;}, &lt;source_sexp&gt;), 64</w:delText>
        </w:r>
      </w:del>
    </w:p>
    <w:p w:rsidR="00BF4B5C" w:rsidDel="00AD0C75" w:rsidRDefault="00BF4B5C">
      <w:pPr>
        <w:pStyle w:val="Index1"/>
        <w:tabs>
          <w:tab w:val="right" w:leader="dot" w:pos="9350"/>
        </w:tabs>
        <w:rPr>
          <w:del w:id="8690" w:author="Sammartano, Marc (BIC USA)" w:date="2015-12-02T15:17:00Z"/>
          <w:noProof/>
        </w:rPr>
      </w:pPr>
      <w:del w:id="8691" w:author="Sammartano, Marc (BIC USA)" w:date="2015-12-02T15:17:00Z">
        <w:r w:rsidDel="00AD0C75">
          <w:rPr>
            <w:noProof/>
          </w:rPr>
          <w:delText>Encrypt {&lt;pw_sexp&gt;}, &lt;source_sexp&gt;, &lt;encrypted_svar&gt;, 126</w:delText>
        </w:r>
      </w:del>
    </w:p>
    <w:p w:rsidR="00BF4B5C" w:rsidDel="00AD0C75" w:rsidRDefault="00BF4B5C">
      <w:pPr>
        <w:pStyle w:val="Index1"/>
        <w:tabs>
          <w:tab w:val="right" w:leader="dot" w:pos="9350"/>
        </w:tabs>
        <w:rPr>
          <w:del w:id="8692" w:author="Sammartano, Marc (BIC USA)" w:date="2015-12-02T15:17:00Z"/>
          <w:noProof/>
        </w:rPr>
      </w:pPr>
      <w:del w:id="8693" w:author="Sammartano, Marc (BIC USA)" w:date="2015-12-02T15:17:00Z">
        <w:r w:rsidDel="00AD0C75">
          <w:rPr>
            <w:noProof/>
          </w:rPr>
          <w:delText>End{ &lt;msg_sexp&gt;}, 85</w:delText>
        </w:r>
      </w:del>
    </w:p>
    <w:p w:rsidR="00BF4B5C" w:rsidDel="00AD0C75" w:rsidRDefault="00BF4B5C">
      <w:pPr>
        <w:pStyle w:val="Index1"/>
        <w:tabs>
          <w:tab w:val="right" w:leader="dot" w:pos="9350"/>
        </w:tabs>
        <w:rPr>
          <w:del w:id="8694" w:author="Sammartano, Marc (BIC USA)" w:date="2015-12-02T15:17:00Z"/>
          <w:noProof/>
        </w:rPr>
      </w:pPr>
      <w:del w:id="8695" w:author="Sammartano, Marc (BIC USA)" w:date="2015-12-02T15:17:00Z">
        <w:r w:rsidDel="00AD0C75">
          <w:rPr>
            <w:noProof/>
          </w:rPr>
          <w:delText>ENDS_WITH(&lt;sub_sexp&gt;, &lt;base_sexp&gt;), 60</w:delText>
        </w:r>
      </w:del>
    </w:p>
    <w:p w:rsidR="00BF4B5C" w:rsidDel="00AD0C75" w:rsidRDefault="00BF4B5C">
      <w:pPr>
        <w:pStyle w:val="Index1"/>
        <w:tabs>
          <w:tab w:val="right" w:leader="dot" w:pos="9350"/>
        </w:tabs>
        <w:rPr>
          <w:del w:id="8696" w:author="Sammartano, Marc (BIC USA)" w:date="2015-12-02T15:17:00Z"/>
          <w:noProof/>
        </w:rPr>
      </w:pPr>
      <w:del w:id="8697" w:author="Sammartano, Marc (BIC USA)" w:date="2015-12-02T15:17:00Z">
        <w:r w:rsidDel="00AD0C75">
          <w:rPr>
            <w:noProof/>
          </w:rPr>
          <w:delText>Exit, 85</w:delText>
        </w:r>
      </w:del>
    </w:p>
    <w:p w:rsidR="00BF4B5C" w:rsidDel="00AD0C75" w:rsidRDefault="00BF4B5C">
      <w:pPr>
        <w:pStyle w:val="Index1"/>
        <w:tabs>
          <w:tab w:val="right" w:leader="dot" w:pos="9350"/>
        </w:tabs>
        <w:rPr>
          <w:del w:id="8698" w:author="Sammartano, Marc (BIC USA)" w:date="2015-12-02T15:17:00Z"/>
          <w:noProof/>
        </w:rPr>
      </w:pPr>
      <w:del w:id="8699" w:author="Sammartano, Marc (BIC USA)" w:date="2015-12-02T15:17:00Z">
        <w:r w:rsidDel="00AD0C75">
          <w:rPr>
            <w:noProof/>
          </w:rPr>
          <w:delText>EXP(&lt;nexp&gt;), 57</w:delText>
        </w:r>
      </w:del>
    </w:p>
    <w:p w:rsidR="00BF4B5C" w:rsidDel="00AD0C75" w:rsidRDefault="00BF4B5C">
      <w:pPr>
        <w:pStyle w:val="Index1"/>
        <w:tabs>
          <w:tab w:val="right" w:leader="dot" w:pos="9350"/>
        </w:tabs>
        <w:rPr>
          <w:del w:id="8700" w:author="Sammartano, Marc (BIC USA)" w:date="2015-12-02T15:17:00Z"/>
          <w:noProof/>
        </w:rPr>
      </w:pPr>
      <w:del w:id="8701" w:author="Sammartano, Marc (BIC USA)" w:date="2015-12-02T15:17:00Z">
        <w:r w:rsidDel="00AD0C75">
          <w:rPr>
            <w:noProof/>
          </w:rPr>
          <w:delText>F_N.break, 78</w:delText>
        </w:r>
      </w:del>
    </w:p>
    <w:p w:rsidR="00BF4B5C" w:rsidDel="00AD0C75" w:rsidRDefault="00BF4B5C">
      <w:pPr>
        <w:pStyle w:val="Index1"/>
        <w:tabs>
          <w:tab w:val="right" w:leader="dot" w:pos="9350"/>
        </w:tabs>
        <w:rPr>
          <w:del w:id="8702" w:author="Sammartano, Marc (BIC USA)" w:date="2015-12-02T15:17:00Z"/>
          <w:noProof/>
        </w:rPr>
      </w:pPr>
      <w:del w:id="8703" w:author="Sammartano, Marc (BIC USA)" w:date="2015-12-02T15:17:00Z">
        <w:r w:rsidDel="00AD0C75">
          <w:rPr>
            <w:noProof/>
          </w:rPr>
          <w:delText>F_N.continue, 78</w:delText>
        </w:r>
      </w:del>
    </w:p>
    <w:p w:rsidR="00BF4B5C" w:rsidDel="00AD0C75" w:rsidRDefault="00BF4B5C">
      <w:pPr>
        <w:pStyle w:val="Index1"/>
        <w:tabs>
          <w:tab w:val="right" w:leader="dot" w:pos="9350"/>
        </w:tabs>
        <w:rPr>
          <w:del w:id="8704" w:author="Sammartano, Marc (BIC USA)" w:date="2015-12-02T15:17:00Z"/>
          <w:noProof/>
        </w:rPr>
      </w:pPr>
      <w:del w:id="8705" w:author="Sammartano, Marc (BIC USA)" w:date="2015-12-02T15:17:00Z">
        <w:r w:rsidDel="00AD0C75">
          <w:rPr>
            <w:noProof/>
          </w:rPr>
          <w:delText>File.delete &lt;lvar&gt;, &lt;path_sexp&gt;, 100</w:delText>
        </w:r>
      </w:del>
    </w:p>
    <w:p w:rsidR="00BF4B5C" w:rsidDel="00AD0C75" w:rsidRDefault="00BF4B5C">
      <w:pPr>
        <w:pStyle w:val="Index1"/>
        <w:tabs>
          <w:tab w:val="right" w:leader="dot" w:pos="9350"/>
        </w:tabs>
        <w:rPr>
          <w:del w:id="8706" w:author="Sammartano, Marc (BIC USA)" w:date="2015-12-02T15:17:00Z"/>
          <w:noProof/>
        </w:rPr>
      </w:pPr>
      <w:del w:id="8707" w:author="Sammartano, Marc (BIC USA)" w:date="2015-12-02T15:17:00Z">
        <w:r w:rsidDel="00AD0C75">
          <w:rPr>
            <w:noProof/>
          </w:rPr>
          <w:delText>File.dir &lt;path_sexp&gt;, Array$[] {, &lt;dirmark_sexp&gt;}, 100</w:delText>
        </w:r>
      </w:del>
    </w:p>
    <w:p w:rsidR="00BF4B5C" w:rsidDel="00AD0C75" w:rsidRDefault="00BF4B5C">
      <w:pPr>
        <w:pStyle w:val="Index1"/>
        <w:tabs>
          <w:tab w:val="right" w:leader="dot" w:pos="9350"/>
        </w:tabs>
        <w:rPr>
          <w:del w:id="8708" w:author="Sammartano, Marc (BIC USA)" w:date="2015-12-02T15:17:00Z"/>
          <w:noProof/>
        </w:rPr>
      </w:pPr>
      <w:del w:id="8709" w:author="Sammartano, Marc (BIC USA)" w:date="2015-12-02T15:17:00Z">
        <w:r w:rsidDel="00AD0C75">
          <w:rPr>
            <w:noProof/>
          </w:rPr>
          <w:delText>File.exists &lt;lvar&gt;, &lt;path_sexp&gt;, 100</w:delText>
        </w:r>
      </w:del>
    </w:p>
    <w:p w:rsidR="00BF4B5C" w:rsidDel="00AD0C75" w:rsidRDefault="00BF4B5C">
      <w:pPr>
        <w:pStyle w:val="Index1"/>
        <w:tabs>
          <w:tab w:val="right" w:leader="dot" w:pos="9350"/>
        </w:tabs>
        <w:rPr>
          <w:del w:id="8710" w:author="Sammartano, Marc (BIC USA)" w:date="2015-12-02T15:17:00Z"/>
          <w:noProof/>
        </w:rPr>
      </w:pPr>
      <w:del w:id="8711" w:author="Sammartano, Marc (BIC USA)" w:date="2015-12-02T15:17:00Z">
        <w:r w:rsidDel="00AD0C75">
          <w:rPr>
            <w:noProof/>
          </w:rPr>
          <w:delText>File.mkdir &lt;path_sexp&gt;, 100</w:delText>
        </w:r>
      </w:del>
    </w:p>
    <w:p w:rsidR="00BF4B5C" w:rsidDel="00AD0C75" w:rsidRDefault="00BF4B5C">
      <w:pPr>
        <w:pStyle w:val="Index1"/>
        <w:tabs>
          <w:tab w:val="right" w:leader="dot" w:pos="9350"/>
        </w:tabs>
        <w:rPr>
          <w:del w:id="8712" w:author="Sammartano, Marc (BIC USA)" w:date="2015-12-02T15:17:00Z"/>
          <w:noProof/>
        </w:rPr>
      </w:pPr>
      <w:del w:id="8713" w:author="Sammartano, Marc (BIC USA)" w:date="2015-12-02T15:17:00Z">
        <w:r w:rsidDel="00AD0C75">
          <w:rPr>
            <w:noProof/>
          </w:rPr>
          <w:delText>File.rename &lt;old_path_sexp&gt;, &lt;new_path_sexp&gt;, 101</w:delText>
        </w:r>
      </w:del>
    </w:p>
    <w:p w:rsidR="00BF4B5C" w:rsidDel="00AD0C75" w:rsidRDefault="00BF4B5C">
      <w:pPr>
        <w:pStyle w:val="Index1"/>
        <w:tabs>
          <w:tab w:val="right" w:leader="dot" w:pos="9350"/>
        </w:tabs>
        <w:rPr>
          <w:del w:id="8714" w:author="Sammartano, Marc (BIC USA)" w:date="2015-12-02T15:17:00Z"/>
          <w:noProof/>
        </w:rPr>
      </w:pPr>
      <w:del w:id="8715" w:author="Sammartano, Marc (BIC USA)" w:date="2015-12-02T15:17:00Z">
        <w:r w:rsidDel="00AD0C75">
          <w:rPr>
            <w:noProof/>
          </w:rPr>
          <w:delText>File.root &lt;svar&gt;, 101</w:delText>
        </w:r>
      </w:del>
    </w:p>
    <w:p w:rsidR="00BF4B5C" w:rsidDel="00AD0C75" w:rsidRDefault="00BF4B5C">
      <w:pPr>
        <w:pStyle w:val="Index1"/>
        <w:tabs>
          <w:tab w:val="right" w:leader="dot" w:pos="9350"/>
        </w:tabs>
        <w:rPr>
          <w:del w:id="8716" w:author="Sammartano, Marc (BIC USA)" w:date="2015-12-02T15:17:00Z"/>
          <w:noProof/>
        </w:rPr>
      </w:pPr>
      <w:del w:id="8717" w:author="Sammartano, Marc (BIC USA)" w:date="2015-12-02T15:17:00Z">
        <w:r w:rsidDel="00AD0C75">
          <w:rPr>
            <w:noProof/>
          </w:rPr>
          <w:delText>File.size &lt;size_nvar&gt;, &lt;path_sexp&gt;, 101</w:delText>
        </w:r>
      </w:del>
    </w:p>
    <w:p w:rsidR="00BF4B5C" w:rsidDel="00AD0C75" w:rsidRDefault="00BF4B5C">
      <w:pPr>
        <w:pStyle w:val="Index1"/>
        <w:tabs>
          <w:tab w:val="right" w:leader="dot" w:pos="9350"/>
        </w:tabs>
        <w:rPr>
          <w:del w:id="8718" w:author="Sammartano, Marc (BIC USA)" w:date="2015-12-02T15:17:00Z"/>
          <w:noProof/>
        </w:rPr>
      </w:pPr>
      <w:del w:id="8719" w:author="Sammartano, Marc (BIC USA)" w:date="2015-12-02T15:17:00Z">
        <w:r w:rsidDel="00AD0C75">
          <w:rPr>
            <w:noProof/>
          </w:rPr>
          <w:delText>File.type &lt;type_svar&gt;, &lt;path_sexp&gt;, 101</w:delText>
        </w:r>
      </w:del>
    </w:p>
    <w:p w:rsidR="00BF4B5C" w:rsidDel="00AD0C75" w:rsidRDefault="00BF4B5C">
      <w:pPr>
        <w:pStyle w:val="Index1"/>
        <w:tabs>
          <w:tab w:val="right" w:leader="dot" w:pos="9350"/>
        </w:tabs>
        <w:rPr>
          <w:del w:id="8720" w:author="Sammartano, Marc (BIC USA)" w:date="2015-12-02T15:17:00Z"/>
          <w:noProof/>
        </w:rPr>
      </w:pPr>
      <w:del w:id="8721" w:author="Sammartano, Marc (BIC USA)" w:date="2015-12-02T15:17:00Z">
        <w:r w:rsidDel="00AD0C75">
          <w:rPr>
            <w:noProof/>
          </w:rPr>
          <w:delText>FLOOR(&lt;nexp&gt;), 56</w:delText>
        </w:r>
      </w:del>
    </w:p>
    <w:p w:rsidR="00BF4B5C" w:rsidDel="00AD0C75" w:rsidRDefault="00BF4B5C">
      <w:pPr>
        <w:pStyle w:val="Index1"/>
        <w:tabs>
          <w:tab w:val="right" w:leader="dot" w:pos="9350"/>
        </w:tabs>
        <w:rPr>
          <w:del w:id="8722" w:author="Sammartano, Marc (BIC USA)" w:date="2015-12-02T15:17:00Z"/>
          <w:noProof/>
        </w:rPr>
      </w:pPr>
      <w:del w:id="8723" w:author="Sammartano, Marc (BIC USA)" w:date="2015-12-02T15:17:00Z">
        <w:r w:rsidDel="00AD0C75">
          <w:rPr>
            <w:noProof/>
          </w:rPr>
          <w:delText>Fn.def name|name$( {nvar}|{svar}|Array[]|Array$[], ... {nvar}|{svar}|Array[]|Array$[]), 74</w:delText>
        </w:r>
      </w:del>
    </w:p>
    <w:p w:rsidR="00BF4B5C" w:rsidDel="00AD0C75" w:rsidRDefault="00BF4B5C">
      <w:pPr>
        <w:pStyle w:val="Index1"/>
        <w:tabs>
          <w:tab w:val="right" w:leader="dot" w:pos="9350"/>
        </w:tabs>
        <w:rPr>
          <w:del w:id="8724" w:author="Sammartano, Marc (BIC USA)" w:date="2015-12-02T15:17:00Z"/>
          <w:noProof/>
        </w:rPr>
      </w:pPr>
      <w:del w:id="8725" w:author="Sammartano, Marc (BIC USA)" w:date="2015-12-02T15:17:00Z">
        <w:r w:rsidDel="00AD0C75">
          <w:rPr>
            <w:noProof/>
          </w:rPr>
          <w:delText>Fn.end, 75</w:delText>
        </w:r>
      </w:del>
    </w:p>
    <w:p w:rsidR="00BF4B5C" w:rsidDel="00AD0C75" w:rsidRDefault="00BF4B5C">
      <w:pPr>
        <w:pStyle w:val="Index1"/>
        <w:tabs>
          <w:tab w:val="right" w:leader="dot" w:pos="9350"/>
        </w:tabs>
        <w:rPr>
          <w:del w:id="8726" w:author="Sammartano, Marc (BIC USA)" w:date="2015-12-02T15:17:00Z"/>
          <w:noProof/>
        </w:rPr>
      </w:pPr>
      <w:del w:id="8727" w:author="Sammartano, Marc (BIC USA)" w:date="2015-12-02T15:17:00Z">
        <w:r w:rsidDel="00AD0C75">
          <w:rPr>
            <w:noProof/>
          </w:rPr>
          <w:delText>Fn.rtn &lt;sexp&gt;|&lt;nexp&gt;, 75</w:delText>
        </w:r>
      </w:del>
    </w:p>
    <w:p w:rsidR="00BF4B5C" w:rsidDel="00AD0C75" w:rsidRDefault="00BF4B5C">
      <w:pPr>
        <w:pStyle w:val="Index1"/>
        <w:tabs>
          <w:tab w:val="right" w:leader="dot" w:pos="9350"/>
        </w:tabs>
        <w:rPr>
          <w:del w:id="8728" w:author="Sammartano, Marc (BIC USA)" w:date="2015-12-02T15:17:00Z"/>
          <w:noProof/>
        </w:rPr>
      </w:pPr>
      <w:del w:id="8729" w:author="Sammartano, Marc (BIC USA)" w:date="2015-12-02T15:17:00Z">
        <w:r w:rsidDel="00AD0C75">
          <w:rPr>
            <w:noProof/>
          </w:rPr>
          <w:delText>Font.clear, 89</w:delText>
        </w:r>
      </w:del>
    </w:p>
    <w:p w:rsidR="00BF4B5C" w:rsidDel="00AD0C75" w:rsidRDefault="00BF4B5C">
      <w:pPr>
        <w:pStyle w:val="Index1"/>
        <w:tabs>
          <w:tab w:val="right" w:leader="dot" w:pos="9350"/>
        </w:tabs>
        <w:rPr>
          <w:del w:id="8730" w:author="Sammartano, Marc (BIC USA)" w:date="2015-12-02T15:17:00Z"/>
          <w:noProof/>
        </w:rPr>
      </w:pPr>
      <w:del w:id="8731" w:author="Sammartano, Marc (BIC USA)" w:date="2015-12-02T15:17:00Z">
        <w:r w:rsidDel="00AD0C75">
          <w:rPr>
            <w:noProof/>
          </w:rPr>
          <w:delText>Font.delete {&lt;font_ptr_nexp&gt;}, 89</w:delText>
        </w:r>
      </w:del>
    </w:p>
    <w:p w:rsidR="00BF4B5C" w:rsidDel="00AD0C75" w:rsidRDefault="00BF4B5C">
      <w:pPr>
        <w:pStyle w:val="Index1"/>
        <w:tabs>
          <w:tab w:val="right" w:leader="dot" w:pos="9350"/>
        </w:tabs>
        <w:rPr>
          <w:del w:id="8732" w:author="Sammartano, Marc (BIC USA)" w:date="2015-12-02T15:17:00Z"/>
          <w:noProof/>
        </w:rPr>
      </w:pPr>
      <w:del w:id="8733" w:author="Sammartano, Marc (BIC USA)" w:date="2015-12-02T15:17:00Z">
        <w:r w:rsidDel="00AD0C75">
          <w:rPr>
            <w:noProof/>
          </w:rPr>
          <w:delText>Font.load &lt;font_ptr_nvar&gt;, &lt;filename_sexp&gt;, 89</w:delText>
        </w:r>
      </w:del>
    </w:p>
    <w:p w:rsidR="00BF4B5C" w:rsidDel="00AD0C75" w:rsidRDefault="00BF4B5C">
      <w:pPr>
        <w:pStyle w:val="Index1"/>
        <w:tabs>
          <w:tab w:val="right" w:leader="dot" w:pos="9350"/>
        </w:tabs>
        <w:rPr>
          <w:del w:id="8734" w:author="Sammartano, Marc (BIC USA)" w:date="2015-12-02T15:17:00Z"/>
          <w:noProof/>
        </w:rPr>
      </w:pPr>
      <w:del w:id="8735" w:author="Sammartano, Marc (BIC USA)" w:date="2015-12-02T15:17:00Z">
        <w:r w:rsidDel="00AD0C75">
          <w:rPr>
            <w:noProof/>
          </w:rPr>
          <w:delText>For - To - Step / Next, 77</w:delText>
        </w:r>
      </w:del>
    </w:p>
    <w:p w:rsidR="00BF4B5C" w:rsidDel="00AD0C75" w:rsidRDefault="00BF4B5C">
      <w:pPr>
        <w:pStyle w:val="Index1"/>
        <w:tabs>
          <w:tab w:val="right" w:leader="dot" w:pos="9350"/>
        </w:tabs>
        <w:rPr>
          <w:del w:id="8736" w:author="Sammartano, Marc (BIC USA)" w:date="2015-12-02T15:17:00Z"/>
          <w:noProof/>
        </w:rPr>
      </w:pPr>
      <w:del w:id="8737" w:author="Sammartano, Marc (BIC USA)" w:date="2015-12-02T15:17:00Z">
        <w:r w:rsidRPr="00F05FA9" w:rsidDel="00AD0C75">
          <w:rPr>
            <w:rFonts w:eastAsia="Times New Roman"/>
            <w:noProof/>
          </w:rPr>
          <w:delText>FORMAT$(</w:delText>
        </w:r>
        <w:r w:rsidDel="00AD0C75">
          <w:rPr>
            <w:noProof/>
          </w:rPr>
          <w:delText>&lt;pattern_sexp&gt;</w:delText>
        </w:r>
        <w:r w:rsidRPr="00F05FA9" w:rsidDel="00AD0C75">
          <w:rPr>
            <w:rFonts w:eastAsia="Times New Roman"/>
            <w:noProof/>
          </w:rPr>
          <w:delText xml:space="preserve">, </w:delText>
        </w:r>
        <w:r w:rsidDel="00AD0C75">
          <w:rPr>
            <w:noProof/>
          </w:rPr>
          <w:delText>&lt;nexp&gt;</w:delText>
        </w:r>
        <w:r w:rsidRPr="00F05FA9" w:rsidDel="00AD0C75">
          <w:rPr>
            <w:rFonts w:eastAsia="Times New Roman"/>
            <w:noProof/>
          </w:rPr>
          <w:delText>)</w:delText>
        </w:r>
        <w:r w:rsidDel="00AD0C75">
          <w:rPr>
            <w:noProof/>
          </w:rPr>
          <w:delText>, 71</w:delText>
        </w:r>
      </w:del>
    </w:p>
    <w:p w:rsidR="00BF4B5C" w:rsidDel="00AD0C75" w:rsidRDefault="00BF4B5C">
      <w:pPr>
        <w:pStyle w:val="Index1"/>
        <w:tabs>
          <w:tab w:val="right" w:leader="dot" w:pos="9350"/>
        </w:tabs>
        <w:rPr>
          <w:del w:id="8738" w:author="Sammartano, Marc (BIC USA)" w:date="2015-12-02T15:17:00Z"/>
          <w:noProof/>
        </w:rPr>
      </w:pPr>
      <w:del w:id="8739" w:author="Sammartano, Marc (BIC USA)" w:date="2015-12-02T15:17:00Z">
        <w:r w:rsidDel="00AD0C75">
          <w:rPr>
            <w:noProof/>
          </w:rPr>
          <w:delText>FORMAT_USING$(&lt;locale_sexp&gt;, &lt;format_sexp&gt; { , &lt;exp&gt;}...), 71</w:delText>
        </w:r>
      </w:del>
    </w:p>
    <w:p w:rsidR="00BF4B5C" w:rsidDel="00AD0C75" w:rsidRDefault="00BF4B5C">
      <w:pPr>
        <w:pStyle w:val="Index1"/>
        <w:tabs>
          <w:tab w:val="right" w:leader="dot" w:pos="9350"/>
        </w:tabs>
        <w:rPr>
          <w:del w:id="8740" w:author="Sammartano, Marc (BIC USA)" w:date="2015-12-02T15:17:00Z"/>
          <w:noProof/>
        </w:rPr>
      </w:pPr>
      <w:del w:id="8741" w:author="Sammartano, Marc (BIC USA)" w:date="2015-12-02T15:17:00Z">
        <w:r w:rsidDel="00AD0C75">
          <w:rPr>
            <w:noProof/>
          </w:rPr>
          <w:delText>FRAC(&lt;nexp&gt;), 56</w:delText>
        </w:r>
      </w:del>
    </w:p>
    <w:p w:rsidR="00BF4B5C" w:rsidDel="00AD0C75" w:rsidRDefault="00BF4B5C">
      <w:pPr>
        <w:pStyle w:val="Index1"/>
        <w:tabs>
          <w:tab w:val="right" w:leader="dot" w:pos="9350"/>
        </w:tabs>
        <w:rPr>
          <w:del w:id="8742" w:author="Sammartano, Marc (BIC USA)" w:date="2015-12-02T15:17:00Z"/>
          <w:noProof/>
        </w:rPr>
      </w:pPr>
      <w:del w:id="8743" w:author="Sammartano, Marc (BIC USA)" w:date="2015-12-02T15:17:00Z">
        <w:r w:rsidDel="00AD0C75">
          <w:rPr>
            <w:noProof/>
          </w:rPr>
          <w:delText>Ftp.cd &lt;new_directory_sexp&gt;, 118</w:delText>
        </w:r>
      </w:del>
    </w:p>
    <w:p w:rsidR="00BF4B5C" w:rsidDel="00AD0C75" w:rsidRDefault="00BF4B5C">
      <w:pPr>
        <w:pStyle w:val="Index1"/>
        <w:tabs>
          <w:tab w:val="right" w:leader="dot" w:pos="9350"/>
        </w:tabs>
        <w:rPr>
          <w:del w:id="8744" w:author="Sammartano, Marc (BIC USA)" w:date="2015-12-02T15:17:00Z"/>
          <w:noProof/>
        </w:rPr>
      </w:pPr>
      <w:del w:id="8745" w:author="Sammartano, Marc (BIC USA)" w:date="2015-12-02T15:17:00Z">
        <w:r w:rsidDel="00AD0C75">
          <w:rPr>
            <w:noProof/>
          </w:rPr>
          <w:delText>Ftp.close, 117</w:delText>
        </w:r>
      </w:del>
    </w:p>
    <w:p w:rsidR="00BF4B5C" w:rsidDel="00AD0C75" w:rsidRDefault="00BF4B5C">
      <w:pPr>
        <w:pStyle w:val="Index1"/>
        <w:tabs>
          <w:tab w:val="right" w:leader="dot" w:pos="9350"/>
        </w:tabs>
        <w:rPr>
          <w:del w:id="8746" w:author="Sammartano, Marc (BIC USA)" w:date="2015-12-02T15:17:00Z"/>
          <w:noProof/>
        </w:rPr>
      </w:pPr>
      <w:del w:id="8747" w:author="Sammartano, Marc (BIC USA)" w:date="2015-12-02T15:17:00Z">
        <w:r w:rsidDel="00AD0C75">
          <w:rPr>
            <w:noProof/>
          </w:rPr>
          <w:delText>Ftp.delete &lt;filename_sexp&gt;, 118</w:delText>
        </w:r>
      </w:del>
    </w:p>
    <w:p w:rsidR="00BF4B5C" w:rsidDel="00AD0C75" w:rsidRDefault="00BF4B5C">
      <w:pPr>
        <w:pStyle w:val="Index1"/>
        <w:tabs>
          <w:tab w:val="right" w:leader="dot" w:pos="9350"/>
        </w:tabs>
        <w:rPr>
          <w:del w:id="8748" w:author="Sammartano, Marc (BIC USA)" w:date="2015-12-02T15:17:00Z"/>
          <w:noProof/>
        </w:rPr>
      </w:pPr>
      <w:del w:id="8749" w:author="Sammartano, Marc (BIC USA)" w:date="2015-12-02T15:17:00Z">
        <w:r w:rsidDel="00AD0C75">
          <w:rPr>
            <w:noProof/>
          </w:rPr>
          <w:delText>Ftp.dir &lt;list_nvar&gt;, 118</w:delText>
        </w:r>
      </w:del>
    </w:p>
    <w:p w:rsidR="00BF4B5C" w:rsidDel="00AD0C75" w:rsidRDefault="00BF4B5C">
      <w:pPr>
        <w:pStyle w:val="Index1"/>
        <w:tabs>
          <w:tab w:val="right" w:leader="dot" w:pos="9350"/>
        </w:tabs>
        <w:rPr>
          <w:del w:id="8750" w:author="Sammartano, Marc (BIC USA)" w:date="2015-12-02T15:17:00Z"/>
          <w:noProof/>
        </w:rPr>
      </w:pPr>
      <w:del w:id="8751" w:author="Sammartano, Marc (BIC USA)" w:date="2015-12-02T15:17:00Z">
        <w:r w:rsidDel="00AD0C75">
          <w:rPr>
            <w:noProof/>
          </w:rPr>
          <w:delText>Ftp.get &lt;source_sexp&gt;, &lt;destination_sexp&gt;, 117</w:delText>
        </w:r>
      </w:del>
    </w:p>
    <w:p w:rsidR="00BF4B5C" w:rsidDel="00AD0C75" w:rsidRDefault="00BF4B5C">
      <w:pPr>
        <w:pStyle w:val="Index1"/>
        <w:tabs>
          <w:tab w:val="right" w:leader="dot" w:pos="9350"/>
        </w:tabs>
        <w:rPr>
          <w:del w:id="8752" w:author="Sammartano, Marc (BIC USA)" w:date="2015-12-02T15:17:00Z"/>
          <w:noProof/>
        </w:rPr>
      </w:pPr>
      <w:del w:id="8753" w:author="Sammartano, Marc (BIC USA)" w:date="2015-12-02T15:17:00Z">
        <w:r w:rsidDel="00AD0C75">
          <w:rPr>
            <w:noProof/>
          </w:rPr>
          <w:delText>Ftp.mkdir &lt;directory_sexp&gt;, 118</w:delText>
        </w:r>
      </w:del>
    </w:p>
    <w:p w:rsidR="00BF4B5C" w:rsidDel="00AD0C75" w:rsidRDefault="00BF4B5C">
      <w:pPr>
        <w:pStyle w:val="Index1"/>
        <w:tabs>
          <w:tab w:val="right" w:leader="dot" w:pos="9350"/>
        </w:tabs>
        <w:rPr>
          <w:del w:id="8754" w:author="Sammartano, Marc (BIC USA)" w:date="2015-12-02T15:17:00Z"/>
          <w:noProof/>
        </w:rPr>
      </w:pPr>
      <w:del w:id="8755" w:author="Sammartano, Marc (BIC USA)" w:date="2015-12-02T15:17:00Z">
        <w:r w:rsidDel="00AD0C75">
          <w:rPr>
            <w:noProof/>
          </w:rPr>
          <w:delText>Ftp.open &lt;url_sexp&gt;, &lt;port_nexp&gt;, &lt;user_sexp&gt;, &lt;pw_sexp&gt;, 117</w:delText>
        </w:r>
      </w:del>
    </w:p>
    <w:p w:rsidR="00BF4B5C" w:rsidDel="00AD0C75" w:rsidRDefault="00BF4B5C">
      <w:pPr>
        <w:pStyle w:val="Index1"/>
        <w:tabs>
          <w:tab w:val="right" w:leader="dot" w:pos="9350"/>
        </w:tabs>
        <w:rPr>
          <w:del w:id="8756" w:author="Sammartano, Marc (BIC USA)" w:date="2015-12-02T15:17:00Z"/>
          <w:noProof/>
        </w:rPr>
      </w:pPr>
      <w:del w:id="8757" w:author="Sammartano, Marc (BIC USA)" w:date="2015-12-02T15:17:00Z">
        <w:r w:rsidDel="00AD0C75">
          <w:rPr>
            <w:noProof/>
          </w:rPr>
          <w:delText>Ftp.put &lt;source_sexp&gt;, &lt;destination_sexp&gt;, 117</w:delText>
        </w:r>
      </w:del>
    </w:p>
    <w:p w:rsidR="00BF4B5C" w:rsidDel="00AD0C75" w:rsidRDefault="00BF4B5C">
      <w:pPr>
        <w:pStyle w:val="Index1"/>
        <w:tabs>
          <w:tab w:val="right" w:leader="dot" w:pos="9350"/>
        </w:tabs>
        <w:rPr>
          <w:del w:id="8758" w:author="Sammartano, Marc (BIC USA)" w:date="2015-12-02T15:17:00Z"/>
          <w:noProof/>
        </w:rPr>
      </w:pPr>
      <w:del w:id="8759" w:author="Sammartano, Marc (BIC USA)" w:date="2015-12-02T15:17:00Z">
        <w:r w:rsidDel="00AD0C75">
          <w:rPr>
            <w:noProof/>
          </w:rPr>
          <w:delText>Ftp.rename &lt;old_filename_sexp&gt;, &lt;new_filename_sexp&gt;, 118</w:delText>
        </w:r>
      </w:del>
    </w:p>
    <w:p w:rsidR="00BF4B5C" w:rsidDel="00AD0C75" w:rsidRDefault="00BF4B5C">
      <w:pPr>
        <w:pStyle w:val="Index1"/>
        <w:tabs>
          <w:tab w:val="right" w:leader="dot" w:pos="9350"/>
        </w:tabs>
        <w:rPr>
          <w:del w:id="8760" w:author="Sammartano, Marc (BIC USA)" w:date="2015-12-02T15:17:00Z"/>
          <w:noProof/>
        </w:rPr>
      </w:pPr>
      <w:del w:id="8761" w:author="Sammartano, Marc (BIC USA)" w:date="2015-12-02T15:17:00Z">
        <w:r w:rsidDel="00AD0C75">
          <w:rPr>
            <w:noProof/>
          </w:rPr>
          <w:delText>Ftp.rmdir &lt;directory_sexp&gt;, 118</w:delText>
        </w:r>
      </w:del>
    </w:p>
    <w:p w:rsidR="00BF4B5C" w:rsidDel="00AD0C75" w:rsidRDefault="00BF4B5C">
      <w:pPr>
        <w:pStyle w:val="Index1"/>
        <w:tabs>
          <w:tab w:val="right" w:leader="dot" w:pos="9350"/>
        </w:tabs>
        <w:rPr>
          <w:del w:id="8762" w:author="Sammartano, Marc (BIC USA)" w:date="2015-12-02T15:17:00Z"/>
          <w:noProof/>
        </w:rPr>
      </w:pPr>
      <w:del w:id="8763" w:author="Sammartano, Marc (BIC USA)" w:date="2015-12-02T15:17:00Z">
        <w:r w:rsidDel="00AD0C75">
          <w:rPr>
            <w:noProof/>
          </w:rPr>
          <w:delText>GETERROR$(), 61</w:delText>
        </w:r>
      </w:del>
    </w:p>
    <w:p w:rsidR="00BF4B5C" w:rsidDel="00AD0C75" w:rsidRDefault="00BF4B5C">
      <w:pPr>
        <w:pStyle w:val="Index1"/>
        <w:tabs>
          <w:tab w:val="right" w:leader="dot" w:pos="9350"/>
        </w:tabs>
        <w:rPr>
          <w:del w:id="8764" w:author="Sammartano, Marc (BIC USA)" w:date="2015-12-02T15:17:00Z"/>
          <w:noProof/>
        </w:rPr>
      </w:pPr>
      <w:del w:id="8765" w:author="Sammartano, Marc (BIC USA)" w:date="2015-12-02T15:17:00Z">
        <w:r w:rsidDel="00AD0C75">
          <w:rPr>
            <w:noProof/>
          </w:rPr>
          <w:delText>GoSub &lt;index_nexp&gt;, &lt;label&gt;... / Return, 81</w:delText>
        </w:r>
      </w:del>
    </w:p>
    <w:p w:rsidR="00BF4B5C" w:rsidDel="00AD0C75" w:rsidRDefault="00BF4B5C">
      <w:pPr>
        <w:pStyle w:val="Index1"/>
        <w:tabs>
          <w:tab w:val="right" w:leader="dot" w:pos="9350"/>
        </w:tabs>
        <w:rPr>
          <w:del w:id="8766" w:author="Sammartano, Marc (BIC USA)" w:date="2015-12-02T15:17:00Z"/>
          <w:noProof/>
        </w:rPr>
      </w:pPr>
      <w:del w:id="8767" w:author="Sammartano, Marc (BIC USA)" w:date="2015-12-02T15:17:00Z">
        <w:r w:rsidDel="00AD0C75">
          <w:rPr>
            <w:noProof/>
          </w:rPr>
          <w:delText>GoSub &lt;label&gt; / Return, 80</w:delText>
        </w:r>
      </w:del>
    </w:p>
    <w:p w:rsidR="00BF4B5C" w:rsidDel="00AD0C75" w:rsidRDefault="00BF4B5C">
      <w:pPr>
        <w:pStyle w:val="Index1"/>
        <w:tabs>
          <w:tab w:val="right" w:leader="dot" w:pos="9350"/>
        </w:tabs>
        <w:rPr>
          <w:del w:id="8768" w:author="Sammartano, Marc (BIC USA)" w:date="2015-12-02T15:17:00Z"/>
          <w:noProof/>
        </w:rPr>
      </w:pPr>
      <w:del w:id="8769" w:author="Sammartano, Marc (BIC USA)" w:date="2015-12-02T15:17:00Z">
        <w:r w:rsidDel="00AD0C75">
          <w:rPr>
            <w:noProof/>
          </w:rPr>
          <w:delText>GoTo &lt;index_nexp&gt;, &lt;label&gt;..., 80</w:delText>
        </w:r>
      </w:del>
    </w:p>
    <w:p w:rsidR="00BF4B5C" w:rsidDel="00AD0C75" w:rsidRDefault="00BF4B5C">
      <w:pPr>
        <w:pStyle w:val="Index1"/>
        <w:tabs>
          <w:tab w:val="right" w:leader="dot" w:pos="9350"/>
        </w:tabs>
        <w:rPr>
          <w:del w:id="8770" w:author="Sammartano, Marc (BIC USA)" w:date="2015-12-02T15:17:00Z"/>
          <w:noProof/>
        </w:rPr>
      </w:pPr>
      <w:del w:id="8771" w:author="Sammartano, Marc (BIC USA)" w:date="2015-12-02T15:17:00Z">
        <w:r w:rsidDel="00AD0C75">
          <w:rPr>
            <w:noProof/>
          </w:rPr>
          <w:delText>GoTo &lt;label&gt;, 80</w:delText>
        </w:r>
      </w:del>
    </w:p>
    <w:p w:rsidR="00BF4B5C" w:rsidDel="00AD0C75" w:rsidRDefault="00BF4B5C">
      <w:pPr>
        <w:pStyle w:val="Index1"/>
        <w:tabs>
          <w:tab w:val="right" w:leader="dot" w:pos="9350"/>
        </w:tabs>
        <w:rPr>
          <w:del w:id="8772" w:author="Sammartano, Marc (BIC USA)" w:date="2015-12-02T15:17:00Z"/>
          <w:noProof/>
        </w:rPr>
      </w:pPr>
      <w:del w:id="8773" w:author="Sammartano, Marc (BIC USA)" w:date="2015-12-02T15:17:00Z">
        <w:r w:rsidDel="00AD0C75">
          <w:rPr>
            <w:noProof/>
          </w:rPr>
          <w:delText>Gps.accuracy &lt;nvar&gt;, 178</w:delText>
        </w:r>
      </w:del>
    </w:p>
    <w:p w:rsidR="00BF4B5C" w:rsidDel="00AD0C75" w:rsidRDefault="00BF4B5C">
      <w:pPr>
        <w:pStyle w:val="Index1"/>
        <w:tabs>
          <w:tab w:val="right" w:leader="dot" w:pos="9350"/>
        </w:tabs>
        <w:rPr>
          <w:del w:id="8774" w:author="Sammartano, Marc (BIC USA)" w:date="2015-12-02T15:17:00Z"/>
          <w:noProof/>
        </w:rPr>
      </w:pPr>
      <w:del w:id="8775" w:author="Sammartano, Marc (BIC USA)" w:date="2015-12-02T15:17:00Z">
        <w:r w:rsidDel="00AD0C75">
          <w:rPr>
            <w:noProof/>
          </w:rPr>
          <w:delText>Gps.altitude &lt;nvar&gt;, 179</w:delText>
        </w:r>
      </w:del>
    </w:p>
    <w:p w:rsidR="00BF4B5C" w:rsidDel="00AD0C75" w:rsidRDefault="00BF4B5C">
      <w:pPr>
        <w:pStyle w:val="Index1"/>
        <w:tabs>
          <w:tab w:val="right" w:leader="dot" w:pos="9350"/>
        </w:tabs>
        <w:rPr>
          <w:del w:id="8776" w:author="Sammartano, Marc (BIC USA)" w:date="2015-12-02T15:17:00Z"/>
          <w:noProof/>
        </w:rPr>
      </w:pPr>
      <w:del w:id="8777" w:author="Sammartano, Marc (BIC USA)" w:date="2015-12-02T15:17:00Z">
        <w:r w:rsidDel="00AD0C75">
          <w:rPr>
            <w:noProof/>
          </w:rPr>
          <w:delText>Gps.bearing &lt;nvar&gt;, 179</w:delText>
        </w:r>
      </w:del>
    </w:p>
    <w:p w:rsidR="00BF4B5C" w:rsidDel="00AD0C75" w:rsidRDefault="00BF4B5C">
      <w:pPr>
        <w:pStyle w:val="Index1"/>
        <w:tabs>
          <w:tab w:val="right" w:leader="dot" w:pos="9350"/>
        </w:tabs>
        <w:rPr>
          <w:del w:id="8778" w:author="Sammartano, Marc (BIC USA)" w:date="2015-12-02T15:17:00Z"/>
          <w:noProof/>
        </w:rPr>
      </w:pPr>
      <w:del w:id="8779" w:author="Sammartano, Marc (BIC USA)" w:date="2015-12-02T15:17:00Z">
        <w:r w:rsidDel="00AD0C75">
          <w:rPr>
            <w:noProof/>
          </w:rPr>
          <w:delText>Gps.close, 175</w:delText>
        </w:r>
      </w:del>
    </w:p>
    <w:p w:rsidR="00BF4B5C" w:rsidDel="00AD0C75" w:rsidRDefault="00BF4B5C">
      <w:pPr>
        <w:pStyle w:val="Index1"/>
        <w:tabs>
          <w:tab w:val="right" w:leader="dot" w:pos="9350"/>
        </w:tabs>
        <w:rPr>
          <w:del w:id="8780" w:author="Sammartano, Marc (BIC USA)" w:date="2015-12-02T15:17:00Z"/>
          <w:noProof/>
        </w:rPr>
      </w:pPr>
      <w:del w:id="8781" w:author="Sammartano, Marc (BIC USA)" w:date="2015-12-02T15:17:00Z">
        <w:r w:rsidDel="00AD0C75">
          <w:rPr>
            <w:noProof/>
          </w:rPr>
          <w:delText>Gps.latitude &lt;nvar&gt;, 178</w:delText>
        </w:r>
      </w:del>
    </w:p>
    <w:p w:rsidR="00BF4B5C" w:rsidDel="00AD0C75" w:rsidRDefault="00BF4B5C">
      <w:pPr>
        <w:pStyle w:val="Index1"/>
        <w:tabs>
          <w:tab w:val="right" w:leader="dot" w:pos="9350"/>
        </w:tabs>
        <w:rPr>
          <w:del w:id="8782" w:author="Sammartano, Marc (BIC USA)" w:date="2015-12-02T15:17:00Z"/>
          <w:noProof/>
        </w:rPr>
      </w:pPr>
      <w:del w:id="8783" w:author="Sammartano, Marc (BIC USA)" w:date="2015-12-02T15:17:00Z">
        <w:r w:rsidDel="00AD0C75">
          <w:rPr>
            <w:noProof/>
          </w:rPr>
          <w:delText>Gps.location {{&lt;time_nvar&gt;}, {&lt;prov_svar&gt;}, {&lt;count_nvar}, {&lt;acc_nvar&gt;}, {&lt;lat_nvar&gt;}, {&lt;long_nvar&gt;}, {&lt;alt_nvar&gt;}, {&lt;bear_nvar&gt;}, {&lt;speed_nvar&gt;}}, 177</w:delText>
        </w:r>
      </w:del>
    </w:p>
    <w:p w:rsidR="00BF4B5C" w:rsidDel="00AD0C75" w:rsidRDefault="00BF4B5C">
      <w:pPr>
        <w:pStyle w:val="Index1"/>
        <w:tabs>
          <w:tab w:val="right" w:leader="dot" w:pos="9350"/>
        </w:tabs>
        <w:rPr>
          <w:del w:id="8784" w:author="Sammartano, Marc (BIC USA)" w:date="2015-12-02T15:17:00Z"/>
          <w:noProof/>
        </w:rPr>
      </w:pPr>
      <w:del w:id="8785" w:author="Sammartano, Marc (BIC USA)" w:date="2015-12-02T15:17:00Z">
        <w:r w:rsidDel="00AD0C75">
          <w:rPr>
            <w:noProof/>
          </w:rPr>
          <w:delText>Gps.longitude &lt;nvar&gt;, 179</w:delText>
        </w:r>
      </w:del>
    </w:p>
    <w:p w:rsidR="00BF4B5C" w:rsidDel="00AD0C75" w:rsidRDefault="00BF4B5C">
      <w:pPr>
        <w:pStyle w:val="Index1"/>
        <w:tabs>
          <w:tab w:val="right" w:leader="dot" w:pos="9350"/>
        </w:tabs>
        <w:rPr>
          <w:del w:id="8786" w:author="Sammartano, Marc (BIC USA)" w:date="2015-12-02T15:17:00Z"/>
          <w:noProof/>
        </w:rPr>
      </w:pPr>
      <w:del w:id="8787" w:author="Sammartano, Marc (BIC USA)" w:date="2015-12-02T15:17:00Z">
        <w:r w:rsidDel="00AD0C75">
          <w:rPr>
            <w:noProof/>
          </w:rPr>
          <w:delText>Gps.open {{&lt;status_nvar&gt;},{&lt;time_nexp&gt;},{&lt;distance_nexp&gt;}}, 174</w:delText>
        </w:r>
      </w:del>
    </w:p>
    <w:p w:rsidR="00BF4B5C" w:rsidDel="00AD0C75" w:rsidRDefault="00BF4B5C">
      <w:pPr>
        <w:pStyle w:val="Index1"/>
        <w:tabs>
          <w:tab w:val="right" w:leader="dot" w:pos="9350"/>
        </w:tabs>
        <w:rPr>
          <w:del w:id="8788" w:author="Sammartano, Marc (BIC USA)" w:date="2015-12-02T15:17:00Z"/>
          <w:noProof/>
        </w:rPr>
      </w:pPr>
      <w:del w:id="8789" w:author="Sammartano, Marc (BIC USA)" w:date="2015-12-02T15:17:00Z">
        <w:r w:rsidDel="00AD0C75">
          <w:rPr>
            <w:noProof/>
          </w:rPr>
          <w:delText>Gps.provider &lt;svar&gt;, 178</w:delText>
        </w:r>
      </w:del>
    </w:p>
    <w:p w:rsidR="00BF4B5C" w:rsidDel="00AD0C75" w:rsidRDefault="00BF4B5C">
      <w:pPr>
        <w:pStyle w:val="Index1"/>
        <w:tabs>
          <w:tab w:val="right" w:leader="dot" w:pos="9350"/>
        </w:tabs>
        <w:rPr>
          <w:del w:id="8790" w:author="Sammartano, Marc (BIC USA)" w:date="2015-12-02T15:17:00Z"/>
          <w:noProof/>
        </w:rPr>
      </w:pPr>
      <w:del w:id="8791" w:author="Sammartano, Marc (BIC USA)" w:date="2015-12-02T15:17:00Z">
        <w:r w:rsidDel="00AD0C75">
          <w:rPr>
            <w:noProof/>
          </w:rPr>
          <w:delText>Gps.satellites {{&lt;count_nvar&gt;}, {&lt;sat_list_nexp&gt;}}, 178</w:delText>
        </w:r>
      </w:del>
    </w:p>
    <w:p w:rsidR="00BF4B5C" w:rsidDel="00AD0C75" w:rsidRDefault="00BF4B5C">
      <w:pPr>
        <w:pStyle w:val="Index1"/>
        <w:tabs>
          <w:tab w:val="right" w:leader="dot" w:pos="9350"/>
        </w:tabs>
        <w:rPr>
          <w:del w:id="8792" w:author="Sammartano, Marc (BIC USA)" w:date="2015-12-02T15:17:00Z"/>
          <w:noProof/>
        </w:rPr>
      </w:pPr>
      <w:del w:id="8793" w:author="Sammartano, Marc (BIC USA)" w:date="2015-12-02T15:17:00Z">
        <w:r w:rsidDel="00AD0C75">
          <w:rPr>
            <w:noProof/>
          </w:rPr>
          <w:delText>Gps.speed &lt;nvar&gt;, 179</w:delText>
        </w:r>
      </w:del>
    </w:p>
    <w:p w:rsidR="00BF4B5C" w:rsidDel="00AD0C75" w:rsidRDefault="00BF4B5C">
      <w:pPr>
        <w:pStyle w:val="Index1"/>
        <w:tabs>
          <w:tab w:val="right" w:leader="dot" w:pos="9350"/>
        </w:tabs>
        <w:rPr>
          <w:del w:id="8794" w:author="Sammartano, Marc (BIC USA)" w:date="2015-12-02T15:17:00Z"/>
          <w:noProof/>
        </w:rPr>
      </w:pPr>
      <w:del w:id="8795" w:author="Sammartano, Marc (BIC USA)" w:date="2015-12-02T15:17:00Z">
        <w:r w:rsidDel="00AD0C75">
          <w:rPr>
            <w:noProof/>
          </w:rPr>
          <w:delText>Gps.status {{&lt;status_var&gt;}, {&lt;infix_nvar&gt;},{inview_nvar}, {&lt;sat_list_nexp&gt;}}, 175</w:delText>
        </w:r>
      </w:del>
    </w:p>
    <w:p w:rsidR="00BF4B5C" w:rsidDel="00AD0C75" w:rsidRDefault="00BF4B5C">
      <w:pPr>
        <w:pStyle w:val="Index1"/>
        <w:tabs>
          <w:tab w:val="right" w:leader="dot" w:pos="9350"/>
        </w:tabs>
        <w:rPr>
          <w:del w:id="8796" w:author="Sammartano, Marc (BIC USA)" w:date="2015-12-02T15:17:00Z"/>
          <w:noProof/>
        </w:rPr>
      </w:pPr>
      <w:del w:id="8797" w:author="Sammartano, Marc (BIC USA)" w:date="2015-12-02T15:17:00Z">
        <w:r w:rsidDel="00AD0C75">
          <w:rPr>
            <w:noProof/>
          </w:rPr>
          <w:delText>Gps.time &lt;nvar&gt;, 178</w:delText>
        </w:r>
      </w:del>
    </w:p>
    <w:p w:rsidR="00BF4B5C" w:rsidDel="00AD0C75" w:rsidRDefault="00BF4B5C">
      <w:pPr>
        <w:pStyle w:val="Index1"/>
        <w:tabs>
          <w:tab w:val="right" w:leader="dot" w:pos="9350"/>
        </w:tabs>
        <w:rPr>
          <w:del w:id="8798" w:author="Sammartano, Marc (BIC USA)" w:date="2015-12-02T15:17:00Z"/>
          <w:noProof/>
        </w:rPr>
      </w:pPr>
      <w:del w:id="8799" w:author="Sammartano, Marc (BIC USA)" w:date="2015-12-02T15:17:00Z">
        <w:r w:rsidDel="00AD0C75">
          <w:rPr>
            <w:noProof/>
          </w:rPr>
          <w:delText>Gr.arc &lt;object_number_nvar&gt;, left, top, right, bottom, start_angle, sweep_angle, fill_mode, 149</w:delText>
        </w:r>
      </w:del>
    </w:p>
    <w:p w:rsidR="00BF4B5C" w:rsidDel="00AD0C75" w:rsidRDefault="00BF4B5C">
      <w:pPr>
        <w:pStyle w:val="Index1"/>
        <w:tabs>
          <w:tab w:val="right" w:leader="dot" w:pos="9350"/>
        </w:tabs>
        <w:rPr>
          <w:del w:id="8800" w:author="Sammartano, Marc (BIC USA)" w:date="2015-12-02T15:17:00Z"/>
          <w:noProof/>
        </w:rPr>
      </w:pPr>
      <w:del w:id="8801" w:author="Sammartano, Marc (BIC USA)" w:date="2015-12-02T15:17:00Z">
        <w:r w:rsidDel="00AD0C75">
          <w:rPr>
            <w:noProof/>
          </w:rPr>
          <w:delText>Gr.bitmap.create &lt;bitmap_ptr_nvar&gt;, width, height, 158</w:delText>
        </w:r>
      </w:del>
    </w:p>
    <w:p w:rsidR="00BF4B5C" w:rsidDel="00AD0C75" w:rsidRDefault="00BF4B5C">
      <w:pPr>
        <w:pStyle w:val="Index1"/>
        <w:tabs>
          <w:tab w:val="right" w:leader="dot" w:pos="9350"/>
        </w:tabs>
        <w:rPr>
          <w:del w:id="8802" w:author="Sammartano, Marc (BIC USA)" w:date="2015-12-02T15:17:00Z"/>
          <w:noProof/>
        </w:rPr>
      </w:pPr>
      <w:del w:id="8803" w:author="Sammartano, Marc (BIC USA)" w:date="2015-12-02T15:17:00Z">
        <w:r w:rsidDel="00AD0C75">
          <w:rPr>
            <w:noProof/>
          </w:rPr>
          <w:delText>Gr.bitmap.crop &lt;new_bitmap_ptr_nvar&gt;, &lt;source_bitmap_ptr_nexp&gt;, &lt;x_nexp&gt;, &lt;y_nexp&gt;, &lt;width_nexp&gt;, &lt;height_nexp&gt;, 159</w:delText>
        </w:r>
      </w:del>
    </w:p>
    <w:p w:rsidR="00BF4B5C" w:rsidDel="00AD0C75" w:rsidRDefault="00BF4B5C">
      <w:pPr>
        <w:pStyle w:val="Index1"/>
        <w:tabs>
          <w:tab w:val="right" w:leader="dot" w:pos="9350"/>
        </w:tabs>
        <w:rPr>
          <w:del w:id="8804" w:author="Sammartano, Marc (BIC USA)" w:date="2015-12-02T15:17:00Z"/>
          <w:noProof/>
        </w:rPr>
      </w:pPr>
      <w:del w:id="8805" w:author="Sammartano, Marc (BIC USA)" w:date="2015-12-02T15:17:00Z">
        <w:r w:rsidDel="00AD0C75">
          <w:rPr>
            <w:noProof/>
          </w:rPr>
          <w:delText>Gr.bitmap.delete &lt;bitmap_ptr_nexp&gt;, 159</w:delText>
        </w:r>
      </w:del>
    </w:p>
    <w:p w:rsidR="00BF4B5C" w:rsidDel="00AD0C75" w:rsidRDefault="00BF4B5C">
      <w:pPr>
        <w:pStyle w:val="Index1"/>
        <w:tabs>
          <w:tab w:val="right" w:leader="dot" w:pos="9350"/>
        </w:tabs>
        <w:rPr>
          <w:del w:id="8806" w:author="Sammartano, Marc (BIC USA)" w:date="2015-12-02T15:17:00Z"/>
          <w:noProof/>
        </w:rPr>
      </w:pPr>
      <w:del w:id="8807" w:author="Sammartano, Marc (BIC USA)" w:date="2015-12-02T15:17:00Z">
        <w:r w:rsidDel="00AD0C75">
          <w:rPr>
            <w:noProof/>
          </w:rPr>
          <w:delText>Gr.bitmap.draw &lt;object_ptr_nvar&gt;, &lt;bitmap_ptr_nexp&gt;, x , y, 160</w:delText>
        </w:r>
      </w:del>
    </w:p>
    <w:p w:rsidR="00BF4B5C" w:rsidDel="00AD0C75" w:rsidRDefault="00BF4B5C">
      <w:pPr>
        <w:pStyle w:val="Index1"/>
        <w:tabs>
          <w:tab w:val="right" w:leader="dot" w:pos="9350"/>
        </w:tabs>
        <w:rPr>
          <w:del w:id="8808" w:author="Sammartano, Marc (BIC USA)" w:date="2015-12-02T15:17:00Z"/>
          <w:noProof/>
        </w:rPr>
      </w:pPr>
      <w:del w:id="8809" w:author="Sammartano, Marc (BIC USA)" w:date="2015-12-02T15:17:00Z">
        <w:r w:rsidDel="00AD0C75">
          <w:rPr>
            <w:noProof/>
          </w:rPr>
          <w:delText>Gr.bitmap.drawinto.end, 161</w:delText>
        </w:r>
      </w:del>
    </w:p>
    <w:p w:rsidR="00BF4B5C" w:rsidDel="00AD0C75" w:rsidRDefault="00BF4B5C">
      <w:pPr>
        <w:pStyle w:val="Index1"/>
        <w:tabs>
          <w:tab w:val="right" w:leader="dot" w:pos="9350"/>
        </w:tabs>
        <w:rPr>
          <w:del w:id="8810" w:author="Sammartano, Marc (BIC USA)" w:date="2015-12-02T15:17:00Z"/>
          <w:noProof/>
        </w:rPr>
      </w:pPr>
      <w:del w:id="8811" w:author="Sammartano, Marc (BIC USA)" w:date="2015-12-02T15:17:00Z">
        <w:r w:rsidDel="00AD0C75">
          <w:rPr>
            <w:noProof/>
          </w:rPr>
          <w:delText>Gr.bitmap.drawinto.start &lt;bitmap_ptr_nexp&gt;, 161</w:delText>
        </w:r>
      </w:del>
    </w:p>
    <w:p w:rsidR="00BF4B5C" w:rsidDel="00AD0C75" w:rsidRDefault="00BF4B5C">
      <w:pPr>
        <w:pStyle w:val="Index1"/>
        <w:tabs>
          <w:tab w:val="right" w:leader="dot" w:pos="9350"/>
        </w:tabs>
        <w:rPr>
          <w:del w:id="8812" w:author="Sammartano, Marc (BIC USA)" w:date="2015-12-02T15:17:00Z"/>
          <w:noProof/>
        </w:rPr>
      </w:pPr>
      <w:del w:id="8813" w:author="Sammartano, Marc (BIC USA)" w:date="2015-12-02T15:17:00Z">
        <w:r w:rsidDel="00AD0C75">
          <w:rPr>
            <w:noProof/>
          </w:rPr>
          <w:delText>Gr.bitmap.fill &lt;bitmap_ptr_nexp&gt;, &lt;x_nexp&gt;, &lt;y_nexp&gt;, 160</w:delText>
        </w:r>
      </w:del>
    </w:p>
    <w:p w:rsidR="00BF4B5C" w:rsidDel="00AD0C75" w:rsidRDefault="00BF4B5C">
      <w:pPr>
        <w:pStyle w:val="Index1"/>
        <w:tabs>
          <w:tab w:val="right" w:leader="dot" w:pos="9350"/>
        </w:tabs>
        <w:rPr>
          <w:del w:id="8814" w:author="Sammartano, Marc (BIC USA)" w:date="2015-12-02T15:17:00Z"/>
          <w:noProof/>
        </w:rPr>
      </w:pPr>
      <w:del w:id="8815" w:author="Sammartano, Marc (BIC USA)" w:date="2015-12-02T15:17:00Z">
        <w:r w:rsidDel="00AD0C75">
          <w:rPr>
            <w:noProof/>
          </w:rPr>
          <w:delText>Gr.bitmap.load &lt;bitmap_ptr_nvar&gt;, &lt;file_name_sexp&gt;, 158</w:delText>
        </w:r>
      </w:del>
    </w:p>
    <w:p w:rsidR="00BF4B5C" w:rsidDel="00AD0C75" w:rsidRDefault="00BF4B5C">
      <w:pPr>
        <w:pStyle w:val="Index1"/>
        <w:tabs>
          <w:tab w:val="right" w:leader="dot" w:pos="9350"/>
        </w:tabs>
        <w:rPr>
          <w:del w:id="8816" w:author="Sammartano, Marc (BIC USA)" w:date="2015-12-02T15:17:00Z"/>
          <w:noProof/>
        </w:rPr>
      </w:pPr>
      <w:del w:id="8817" w:author="Sammartano, Marc (BIC USA)" w:date="2015-12-02T15:17:00Z">
        <w:r w:rsidDel="00AD0C75">
          <w:rPr>
            <w:noProof/>
          </w:rPr>
          <w:delText>Gr.bitmap.save &lt;bitmap_ptr_nvar&gt;, &lt;filename_sexp&gt;{, &lt;quality_nexp&gt;}, 160</w:delText>
        </w:r>
      </w:del>
    </w:p>
    <w:p w:rsidR="00BF4B5C" w:rsidDel="00AD0C75" w:rsidRDefault="00BF4B5C">
      <w:pPr>
        <w:pStyle w:val="Index1"/>
        <w:tabs>
          <w:tab w:val="right" w:leader="dot" w:pos="9350"/>
        </w:tabs>
        <w:rPr>
          <w:del w:id="8818" w:author="Sammartano, Marc (BIC USA)" w:date="2015-12-02T15:17:00Z"/>
          <w:noProof/>
        </w:rPr>
      </w:pPr>
      <w:del w:id="8819" w:author="Sammartano, Marc (BIC USA)" w:date="2015-12-02T15:17:00Z">
        <w:r w:rsidDel="00AD0C75">
          <w:rPr>
            <w:noProof/>
          </w:rPr>
          <w:delText>Gr.bitmap.scale &lt;new_bitmap_ptr_nvar&gt;, &lt;bitmap_ptr_nexp&gt;, width, height {, &lt;smoothing_lexp&gt; }, 159</w:delText>
        </w:r>
      </w:del>
    </w:p>
    <w:p w:rsidR="00BF4B5C" w:rsidDel="00AD0C75" w:rsidRDefault="00BF4B5C">
      <w:pPr>
        <w:pStyle w:val="Index1"/>
        <w:tabs>
          <w:tab w:val="right" w:leader="dot" w:pos="9350"/>
        </w:tabs>
        <w:rPr>
          <w:del w:id="8820" w:author="Sammartano, Marc (BIC USA)" w:date="2015-12-02T15:17:00Z"/>
          <w:noProof/>
        </w:rPr>
      </w:pPr>
      <w:del w:id="8821" w:author="Sammartano, Marc (BIC USA)" w:date="2015-12-02T15:17:00Z">
        <w:r w:rsidDel="00AD0C75">
          <w:rPr>
            <w:noProof/>
          </w:rPr>
          <w:delText>Gr.bitmap.size &lt;bitmap_ptr_nexp&gt;, width, height, 159</w:delText>
        </w:r>
      </w:del>
    </w:p>
    <w:p w:rsidR="00BF4B5C" w:rsidDel="00AD0C75" w:rsidRDefault="00BF4B5C">
      <w:pPr>
        <w:pStyle w:val="Index1"/>
        <w:tabs>
          <w:tab w:val="right" w:leader="dot" w:pos="9350"/>
        </w:tabs>
        <w:rPr>
          <w:del w:id="8822" w:author="Sammartano, Marc (BIC USA)" w:date="2015-12-02T15:17:00Z"/>
          <w:noProof/>
        </w:rPr>
      </w:pPr>
      <w:del w:id="8823" w:author="Sammartano, Marc (BIC USA)" w:date="2015-12-02T15:17:00Z">
        <w:r w:rsidDel="00AD0C75">
          <w:rPr>
            <w:noProof/>
          </w:rPr>
          <w:delText>Gr.bounded.touch touched, left, top, right, bottom, 153</w:delText>
        </w:r>
      </w:del>
    </w:p>
    <w:p w:rsidR="00BF4B5C" w:rsidDel="00AD0C75" w:rsidRDefault="00BF4B5C">
      <w:pPr>
        <w:pStyle w:val="Index1"/>
        <w:tabs>
          <w:tab w:val="right" w:leader="dot" w:pos="9350"/>
        </w:tabs>
        <w:rPr>
          <w:del w:id="8824" w:author="Sammartano, Marc (BIC USA)" w:date="2015-12-02T15:17:00Z"/>
          <w:noProof/>
        </w:rPr>
      </w:pPr>
      <w:del w:id="8825" w:author="Sammartano, Marc (BIC USA)" w:date="2015-12-02T15:17:00Z">
        <w:r w:rsidDel="00AD0C75">
          <w:rPr>
            <w:noProof/>
          </w:rPr>
          <w:delText>Gr.bounded.touch2 touched, left, top, right, bottom, 153</w:delText>
        </w:r>
      </w:del>
    </w:p>
    <w:p w:rsidR="00BF4B5C" w:rsidDel="00AD0C75" w:rsidRDefault="00BF4B5C">
      <w:pPr>
        <w:pStyle w:val="Index1"/>
        <w:tabs>
          <w:tab w:val="right" w:leader="dot" w:pos="9350"/>
        </w:tabs>
        <w:rPr>
          <w:del w:id="8826" w:author="Sammartano, Marc (BIC USA)" w:date="2015-12-02T15:17:00Z"/>
          <w:noProof/>
        </w:rPr>
      </w:pPr>
      <w:del w:id="8827" w:author="Sammartano, Marc (BIC USA)" w:date="2015-12-02T15:17:00Z">
        <w:r w:rsidDel="00AD0C75">
          <w:rPr>
            <w:noProof/>
          </w:rPr>
          <w:delText>Gr.brightness &lt;nexp&gt;, 148</w:delText>
        </w:r>
      </w:del>
    </w:p>
    <w:p w:rsidR="00BF4B5C" w:rsidDel="00AD0C75" w:rsidRDefault="00BF4B5C">
      <w:pPr>
        <w:pStyle w:val="Index1"/>
        <w:tabs>
          <w:tab w:val="right" w:leader="dot" w:pos="9350"/>
        </w:tabs>
        <w:rPr>
          <w:del w:id="8828" w:author="Sammartano, Marc (BIC USA)" w:date="2015-12-02T15:17:00Z"/>
          <w:noProof/>
        </w:rPr>
      </w:pPr>
      <w:del w:id="8829" w:author="Sammartano, Marc (BIC USA)" w:date="2015-12-02T15:17:00Z">
        <w:r w:rsidDel="00AD0C75">
          <w:rPr>
            <w:noProof/>
          </w:rPr>
          <w:delText>Gr.camera.autoshoot &lt;bm_ptr_nvar&gt;{, &lt;flash_ mode_nexp&gt; {, focus_mode_nexp} }, 163</w:delText>
        </w:r>
      </w:del>
    </w:p>
    <w:p w:rsidR="00BF4B5C" w:rsidDel="00AD0C75" w:rsidRDefault="00BF4B5C">
      <w:pPr>
        <w:pStyle w:val="Index1"/>
        <w:tabs>
          <w:tab w:val="right" w:leader="dot" w:pos="9350"/>
        </w:tabs>
        <w:rPr>
          <w:del w:id="8830" w:author="Sammartano, Marc (BIC USA)" w:date="2015-12-02T15:17:00Z"/>
          <w:noProof/>
        </w:rPr>
      </w:pPr>
      <w:del w:id="8831" w:author="Sammartano, Marc (BIC USA)" w:date="2015-12-02T15:17:00Z">
        <w:r w:rsidDel="00AD0C75">
          <w:rPr>
            <w:noProof/>
          </w:rPr>
          <w:delText>Gr.camera.manualShoot &lt;bm_ptr_nvar&gt;{, &lt;flash_ mode_nexp&gt; {, focus_mode_nexp} }, 163</w:delText>
        </w:r>
      </w:del>
    </w:p>
    <w:p w:rsidR="00BF4B5C" w:rsidDel="00AD0C75" w:rsidRDefault="00BF4B5C">
      <w:pPr>
        <w:pStyle w:val="Index1"/>
        <w:tabs>
          <w:tab w:val="right" w:leader="dot" w:pos="9350"/>
        </w:tabs>
        <w:rPr>
          <w:del w:id="8832" w:author="Sammartano, Marc (BIC USA)" w:date="2015-12-02T15:17:00Z"/>
          <w:noProof/>
        </w:rPr>
      </w:pPr>
      <w:del w:id="8833" w:author="Sammartano, Marc (BIC USA)" w:date="2015-12-02T15:17:00Z">
        <w:r w:rsidDel="00AD0C75">
          <w:rPr>
            <w:noProof/>
          </w:rPr>
          <w:delText>Gr.camera.select 1|2, 162</w:delText>
        </w:r>
      </w:del>
    </w:p>
    <w:p w:rsidR="00BF4B5C" w:rsidDel="00AD0C75" w:rsidRDefault="00BF4B5C">
      <w:pPr>
        <w:pStyle w:val="Index1"/>
        <w:tabs>
          <w:tab w:val="right" w:leader="dot" w:pos="9350"/>
        </w:tabs>
        <w:rPr>
          <w:del w:id="8834" w:author="Sammartano, Marc (BIC USA)" w:date="2015-12-02T15:17:00Z"/>
          <w:noProof/>
        </w:rPr>
      </w:pPr>
      <w:del w:id="8835" w:author="Sammartano, Marc (BIC USA)" w:date="2015-12-02T15:17:00Z">
        <w:r w:rsidDel="00AD0C75">
          <w:rPr>
            <w:noProof/>
          </w:rPr>
          <w:delText>Gr.camera.shoot &lt;bm_ptr_nvar&gt;, 162</w:delText>
        </w:r>
      </w:del>
    </w:p>
    <w:p w:rsidR="00BF4B5C" w:rsidDel="00AD0C75" w:rsidRDefault="00BF4B5C">
      <w:pPr>
        <w:pStyle w:val="Index1"/>
        <w:tabs>
          <w:tab w:val="right" w:leader="dot" w:pos="9350"/>
        </w:tabs>
        <w:rPr>
          <w:del w:id="8836" w:author="Sammartano, Marc (BIC USA)" w:date="2015-12-02T15:17:00Z"/>
          <w:noProof/>
        </w:rPr>
      </w:pPr>
      <w:del w:id="8837" w:author="Sammartano, Marc (BIC USA)" w:date="2015-12-02T15:17:00Z">
        <w:r w:rsidDel="00AD0C75">
          <w:rPr>
            <w:noProof/>
          </w:rPr>
          <w:delText>Gr.circle &lt;object_number_nvar&gt;, x, y, radius, 149</w:delText>
        </w:r>
      </w:del>
    </w:p>
    <w:p w:rsidR="00BF4B5C" w:rsidDel="00AD0C75" w:rsidRDefault="00BF4B5C">
      <w:pPr>
        <w:pStyle w:val="Index1"/>
        <w:tabs>
          <w:tab w:val="right" w:leader="dot" w:pos="9350"/>
        </w:tabs>
        <w:rPr>
          <w:del w:id="8838" w:author="Sammartano, Marc (BIC USA)" w:date="2015-12-02T15:17:00Z"/>
          <w:noProof/>
        </w:rPr>
      </w:pPr>
      <w:del w:id="8839" w:author="Sammartano, Marc (BIC USA)" w:date="2015-12-02T15:17:00Z">
        <w:r w:rsidDel="00AD0C75">
          <w:rPr>
            <w:noProof/>
          </w:rPr>
          <w:delText>Gr.clip &lt;object__ptr_nexp&gt;, &lt;left_nexp&gt;,&lt;top_nexp&gt;, &lt;right_nexp&gt;, &lt;bottom_nexp&gt;{, &lt;RO_nexp&gt;}, 168</w:delText>
        </w:r>
      </w:del>
    </w:p>
    <w:p w:rsidR="00BF4B5C" w:rsidDel="00AD0C75" w:rsidRDefault="00BF4B5C">
      <w:pPr>
        <w:pStyle w:val="Index1"/>
        <w:tabs>
          <w:tab w:val="right" w:leader="dot" w:pos="9350"/>
        </w:tabs>
        <w:rPr>
          <w:del w:id="8840" w:author="Sammartano, Marc (BIC USA)" w:date="2015-12-02T15:17:00Z"/>
          <w:noProof/>
        </w:rPr>
      </w:pPr>
      <w:del w:id="8841" w:author="Sammartano, Marc (BIC USA)" w:date="2015-12-02T15:17:00Z">
        <w:r w:rsidDel="00AD0C75">
          <w:rPr>
            <w:noProof/>
          </w:rPr>
          <w:delText>Gr.close, 147</w:delText>
        </w:r>
      </w:del>
    </w:p>
    <w:p w:rsidR="00BF4B5C" w:rsidDel="00AD0C75" w:rsidRDefault="00BF4B5C">
      <w:pPr>
        <w:pStyle w:val="Index1"/>
        <w:tabs>
          <w:tab w:val="right" w:leader="dot" w:pos="9350"/>
        </w:tabs>
        <w:rPr>
          <w:del w:id="8842" w:author="Sammartano, Marc (BIC USA)" w:date="2015-12-02T15:17:00Z"/>
          <w:noProof/>
        </w:rPr>
      </w:pPr>
      <w:del w:id="8843" w:author="Sammartano, Marc (BIC USA)" w:date="2015-12-02T15:17:00Z">
        <w:r w:rsidDel="00AD0C75">
          <w:rPr>
            <w:noProof/>
          </w:rPr>
          <w:delText>Gr.cls, 147</w:delText>
        </w:r>
      </w:del>
    </w:p>
    <w:p w:rsidR="00BF4B5C" w:rsidDel="00AD0C75" w:rsidRDefault="00BF4B5C">
      <w:pPr>
        <w:pStyle w:val="Index1"/>
        <w:tabs>
          <w:tab w:val="right" w:leader="dot" w:pos="9350"/>
        </w:tabs>
        <w:rPr>
          <w:del w:id="8844" w:author="Sammartano, Marc (BIC USA)" w:date="2015-12-02T15:17:00Z"/>
          <w:noProof/>
        </w:rPr>
      </w:pPr>
      <w:del w:id="8845" w:author="Sammartano, Marc (BIC USA)" w:date="2015-12-02T15:17:00Z">
        <w:r w:rsidDel="00AD0C75">
          <w:rPr>
            <w:noProof/>
          </w:rPr>
          <w:delText>Gr.color {{alpha}{, red}{, green}{, blue}{, style}}, 144</w:delText>
        </w:r>
      </w:del>
    </w:p>
    <w:p w:rsidR="00BF4B5C" w:rsidDel="00AD0C75" w:rsidRDefault="00BF4B5C">
      <w:pPr>
        <w:pStyle w:val="Index1"/>
        <w:tabs>
          <w:tab w:val="right" w:leader="dot" w:pos="9350"/>
        </w:tabs>
        <w:rPr>
          <w:del w:id="8846" w:author="Sammartano, Marc (BIC USA)" w:date="2015-12-02T15:17:00Z"/>
          <w:noProof/>
        </w:rPr>
      </w:pPr>
      <w:del w:id="8847" w:author="Sammartano, Marc (BIC USA)" w:date="2015-12-02T15:17:00Z">
        <w:r w:rsidDel="00AD0C75">
          <w:rPr>
            <w:noProof/>
          </w:rPr>
          <w:delText>Gr.front flag, 147</w:delText>
        </w:r>
      </w:del>
    </w:p>
    <w:p w:rsidR="00BF4B5C" w:rsidDel="00AD0C75" w:rsidRDefault="00BF4B5C">
      <w:pPr>
        <w:pStyle w:val="Index1"/>
        <w:tabs>
          <w:tab w:val="right" w:leader="dot" w:pos="9350"/>
        </w:tabs>
        <w:rPr>
          <w:del w:id="8848" w:author="Sammartano, Marc (BIC USA)" w:date="2015-12-02T15:17:00Z"/>
          <w:noProof/>
        </w:rPr>
      </w:pPr>
      <w:del w:id="8849" w:author="Sammartano, Marc (BIC USA)" w:date="2015-12-02T15:17:00Z">
        <w:r w:rsidDel="00AD0C75">
          <w:rPr>
            <w:noProof/>
          </w:rPr>
          <w:delText>Gr.get.bmpixel &lt;bitmap_ptr_nvar&gt;, x, y, alpha, red, green, blue, 160</w:delText>
        </w:r>
      </w:del>
    </w:p>
    <w:p w:rsidR="00BF4B5C" w:rsidDel="00AD0C75" w:rsidRDefault="00BF4B5C">
      <w:pPr>
        <w:pStyle w:val="Index1"/>
        <w:tabs>
          <w:tab w:val="right" w:leader="dot" w:pos="9350"/>
        </w:tabs>
        <w:rPr>
          <w:del w:id="8850" w:author="Sammartano, Marc (BIC USA)" w:date="2015-12-02T15:17:00Z"/>
          <w:noProof/>
        </w:rPr>
      </w:pPr>
      <w:del w:id="8851" w:author="Sammartano, Marc (BIC USA)" w:date="2015-12-02T15:17:00Z">
        <w:r w:rsidDel="00AD0C75">
          <w:rPr>
            <w:noProof/>
          </w:rPr>
          <w:delText>Gr.get.params &lt;object_ptr_nexp&gt;, &lt;param_array$[]&gt;, 164</w:delText>
        </w:r>
      </w:del>
    </w:p>
    <w:p w:rsidR="00BF4B5C" w:rsidDel="00AD0C75" w:rsidRDefault="00BF4B5C">
      <w:pPr>
        <w:pStyle w:val="Index1"/>
        <w:tabs>
          <w:tab w:val="right" w:leader="dot" w:pos="9350"/>
        </w:tabs>
        <w:rPr>
          <w:del w:id="8852" w:author="Sammartano, Marc (BIC USA)" w:date="2015-12-02T15:17:00Z"/>
          <w:noProof/>
        </w:rPr>
      </w:pPr>
      <w:del w:id="8853" w:author="Sammartano, Marc (BIC USA)" w:date="2015-12-02T15:17:00Z">
        <w:r w:rsidDel="00AD0C75">
          <w:rPr>
            <w:noProof/>
          </w:rPr>
          <w:delText>Gr.get.pixel x, y, alpha, red, green, blue, 164</w:delText>
        </w:r>
      </w:del>
    </w:p>
    <w:p w:rsidR="00BF4B5C" w:rsidDel="00AD0C75" w:rsidRDefault="00BF4B5C">
      <w:pPr>
        <w:pStyle w:val="Index1"/>
        <w:tabs>
          <w:tab w:val="right" w:leader="dot" w:pos="9350"/>
        </w:tabs>
        <w:rPr>
          <w:del w:id="8854" w:author="Sammartano, Marc (BIC USA)" w:date="2015-12-02T15:17:00Z"/>
          <w:noProof/>
        </w:rPr>
      </w:pPr>
      <w:del w:id="8855" w:author="Sammartano, Marc (BIC USA)" w:date="2015-12-02T15:17:00Z">
        <w:r w:rsidDel="00AD0C75">
          <w:rPr>
            <w:noProof/>
          </w:rPr>
          <w:delText>Gr.get.position &lt;object_ptr_nexp&gt;, x, y, 164</w:delText>
        </w:r>
      </w:del>
    </w:p>
    <w:p w:rsidR="00BF4B5C" w:rsidDel="00AD0C75" w:rsidRDefault="00BF4B5C">
      <w:pPr>
        <w:pStyle w:val="Index1"/>
        <w:tabs>
          <w:tab w:val="right" w:leader="dot" w:pos="9350"/>
        </w:tabs>
        <w:rPr>
          <w:del w:id="8856" w:author="Sammartano, Marc (BIC USA)" w:date="2015-12-02T15:17:00Z"/>
          <w:noProof/>
        </w:rPr>
      </w:pPr>
      <w:del w:id="8857" w:author="Sammartano, Marc (BIC USA)" w:date="2015-12-02T15:17:00Z">
        <w:r w:rsidDel="00AD0C75">
          <w:rPr>
            <w:noProof/>
          </w:rPr>
          <w:delText>Gr.get.textbounds &lt;sexp&gt;, left, top, right, bottom, 155</w:delText>
        </w:r>
      </w:del>
    </w:p>
    <w:p w:rsidR="00BF4B5C" w:rsidDel="00AD0C75" w:rsidRDefault="00BF4B5C">
      <w:pPr>
        <w:pStyle w:val="Index1"/>
        <w:tabs>
          <w:tab w:val="right" w:leader="dot" w:pos="9350"/>
        </w:tabs>
        <w:rPr>
          <w:del w:id="8858" w:author="Sammartano, Marc (BIC USA)" w:date="2015-12-02T15:17:00Z"/>
          <w:noProof/>
        </w:rPr>
      </w:pPr>
      <w:del w:id="8859" w:author="Sammartano, Marc (BIC USA)" w:date="2015-12-02T15:17:00Z">
        <w:r w:rsidDel="00AD0C75">
          <w:rPr>
            <w:noProof/>
          </w:rPr>
          <w:delText>Gr.get.type &lt;object_ptr_nexp&gt;, &lt;type_svar&gt;, 164</w:delText>
        </w:r>
      </w:del>
    </w:p>
    <w:p w:rsidR="00BF4B5C" w:rsidDel="00AD0C75" w:rsidRDefault="00BF4B5C">
      <w:pPr>
        <w:pStyle w:val="Index1"/>
        <w:tabs>
          <w:tab w:val="right" w:leader="dot" w:pos="9350"/>
        </w:tabs>
        <w:rPr>
          <w:del w:id="8860" w:author="Sammartano, Marc (BIC USA)" w:date="2015-12-02T15:17:00Z"/>
          <w:noProof/>
        </w:rPr>
      </w:pPr>
      <w:del w:id="8861" w:author="Sammartano, Marc (BIC USA)" w:date="2015-12-02T15:17:00Z">
        <w:r w:rsidDel="00AD0C75">
          <w:rPr>
            <w:noProof/>
          </w:rPr>
          <w:delText>Gr.get.value &lt;object_ptr_nexp&gt; {, &lt;tag_sexp&gt;, &lt;value_nvar | value_svar&gt;}..., 165</w:delText>
        </w:r>
      </w:del>
    </w:p>
    <w:p w:rsidR="00BF4B5C" w:rsidDel="00AD0C75" w:rsidRDefault="00BF4B5C">
      <w:pPr>
        <w:pStyle w:val="Index1"/>
        <w:tabs>
          <w:tab w:val="right" w:leader="dot" w:pos="9350"/>
        </w:tabs>
        <w:rPr>
          <w:del w:id="8862" w:author="Sammartano, Marc (BIC USA)" w:date="2015-12-02T15:17:00Z"/>
          <w:noProof/>
        </w:rPr>
      </w:pPr>
      <w:del w:id="8863" w:author="Sammartano, Marc (BIC USA)" w:date="2015-12-02T15:17:00Z">
        <w:r w:rsidDel="00AD0C75">
          <w:rPr>
            <w:noProof/>
          </w:rPr>
          <w:delText>Gr.getDL &lt;dl_array[]&gt; {, &lt;keep_all_objects_lexp&gt; }, 169</w:delText>
        </w:r>
      </w:del>
    </w:p>
    <w:p w:rsidR="00BF4B5C" w:rsidDel="00AD0C75" w:rsidRDefault="00BF4B5C">
      <w:pPr>
        <w:pStyle w:val="Index1"/>
        <w:tabs>
          <w:tab w:val="right" w:leader="dot" w:pos="9350"/>
        </w:tabs>
        <w:rPr>
          <w:del w:id="8864" w:author="Sammartano, Marc (BIC USA)" w:date="2015-12-02T15:17:00Z"/>
          <w:noProof/>
        </w:rPr>
      </w:pPr>
      <w:del w:id="8865" w:author="Sammartano, Marc (BIC USA)" w:date="2015-12-02T15:17:00Z">
        <w:r w:rsidDel="00AD0C75">
          <w:rPr>
            <w:noProof/>
          </w:rPr>
          <w:delText>Gr.group &lt;object_number_nvar&gt;{, &lt;obj_nexp&gt;}..., 151</w:delText>
        </w:r>
      </w:del>
    </w:p>
    <w:p w:rsidR="00BF4B5C" w:rsidDel="00AD0C75" w:rsidRDefault="00BF4B5C">
      <w:pPr>
        <w:pStyle w:val="Index1"/>
        <w:tabs>
          <w:tab w:val="right" w:leader="dot" w:pos="9350"/>
        </w:tabs>
        <w:rPr>
          <w:del w:id="8866" w:author="Sammartano, Marc (BIC USA)" w:date="2015-12-02T15:17:00Z"/>
          <w:noProof/>
        </w:rPr>
      </w:pPr>
      <w:del w:id="8867" w:author="Sammartano, Marc (BIC USA)" w:date="2015-12-02T15:17:00Z">
        <w:r w:rsidDel="00AD0C75">
          <w:rPr>
            <w:noProof/>
          </w:rPr>
          <w:delText>Gr.group.getDL &lt;object_number_nvar&gt;, 152</w:delText>
        </w:r>
      </w:del>
    </w:p>
    <w:p w:rsidR="00BF4B5C" w:rsidDel="00AD0C75" w:rsidRDefault="00BF4B5C">
      <w:pPr>
        <w:pStyle w:val="Index1"/>
        <w:tabs>
          <w:tab w:val="right" w:leader="dot" w:pos="9350"/>
        </w:tabs>
        <w:rPr>
          <w:del w:id="8868" w:author="Sammartano, Marc (BIC USA)" w:date="2015-12-02T15:17:00Z"/>
          <w:noProof/>
        </w:rPr>
      </w:pPr>
      <w:del w:id="8869" w:author="Sammartano, Marc (BIC USA)" w:date="2015-12-02T15:17:00Z">
        <w:r w:rsidDel="00AD0C75">
          <w:rPr>
            <w:noProof/>
          </w:rPr>
          <w:delText>Gr.group.list &lt;object_number_nvar&gt;, &lt;list_ptr_nexp&gt;, 151</w:delText>
        </w:r>
      </w:del>
    </w:p>
    <w:p w:rsidR="00BF4B5C" w:rsidDel="00AD0C75" w:rsidRDefault="00BF4B5C">
      <w:pPr>
        <w:pStyle w:val="Index1"/>
        <w:tabs>
          <w:tab w:val="right" w:leader="dot" w:pos="9350"/>
        </w:tabs>
        <w:rPr>
          <w:del w:id="8870" w:author="Sammartano, Marc (BIC USA)" w:date="2015-12-02T15:17:00Z"/>
          <w:noProof/>
        </w:rPr>
      </w:pPr>
      <w:del w:id="8871" w:author="Sammartano, Marc (BIC USA)" w:date="2015-12-02T15:17:00Z">
        <w:r w:rsidDel="00AD0C75">
          <w:rPr>
            <w:noProof/>
          </w:rPr>
          <w:delText>Gr.group.newDL &lt;object_number_nvar&gt;, 152</w:delText>
        </w:r>
      </w:del>
    </w:p>
    <w:p w:rsidR="00BF4B5C" w:rsidDel="00AD0C75" w:rsidRDefault="00BF4B5C">
      <w:pPr>
        <w:pStyle w:val="Index1"/>
        <w:tabs>
          <w:tab w:val="right" w:leader="dot" w:pos="9350"/>
        </w:tabs>
        <w:rPr>
          <w:del w:id="8872" w:author="Sammartano, Marc (BIC USA)" w:date="2015-12-02T15:17:00Z"/>
          <w:noProof/>
        </w:rPr>
      </w:pPr>
      <w:del w:id="8873" w:author="Sammartano, Marc (BIC USA)" w:date="2015-12-02T15:17:00Z">
        <w:r w:rsidDel="00AD0C75">
          <w:rPr>
            <w:noProof/>
          </w:rPr>
          <w:delText>Gr.hide &lt;object_number_nexp&gt;, 152</w:delText>
        </w:r>
      </w:del>
    </w:p>
    <w:p w:rsidR="00BF4B5C" w:rsidDel="00AD0C75" w:rsidRDefault="00BF4B5C">
      <w:pPr>
        <w:pStyle w:val="Index1"/>
        <w:tabs>
          <w:tab w:val="right" w:leader="dot" w:pos="9350"/>
        </w:tabs>
        <w:rPr>
          <w:del w:id="8874" w:author="Sammartano, Marc (BIC USA)" w:date="2015-12-02T15:17:00Z"/>
          <w:noProof/>
        </w:rPr>
      </w:pPr>
      <w:del w:id="8875" w:author="Sammartano, Marc (BIC USA)" w:date="2015-12-02T15:17:00Z">
        <w:r w:rsidDel="00AD0C75">
          <w:rPr>
            <w:noProof/>
          </w:rPr>
          <w:delText>Gr.line &lt;object_number_nvar&gt;, x1, y1, x2, y2, 148</w:delText>
        </w:r>
      </w:del>
    </w:p>
    <w:p w:rsidR="00BF4B5C" w:rsidDel="00AD0C75" w:rsidRDefault="00BF4B5C">
      <w:pPr>
        <w:pStyle w:val="Index1"/>
        <w:tabs>
          <w:tab w:val="right" w:leader="dot" w:pos="9350"/>
        </w:tabs>
        <w:rPr>
          <w:del w:id="8876" w:author="Sammartano, Marc (BIC USA)" w:date="2015-12-02T15:17:00Z"/>
          <w:noProof/>
        </w:rPr>
      </w:pPr>
      <w:del w:id="8877" w:author="Sammartano, Marc (BIC USA)" w:date="2015-12-02T15:17:00Z">
        <w:r w:rsidDel="00AD0C75">
          <w:rPr>
            <w:noProof/>
          </w:rPr>
          <w:delText>Gr.modify &lt;object_ptr_nexp&gt; {, &lt;tag_sexp&gt;, &lt;value_nexp | value_sexp&gt;}..., 165</w:delText>
        </w:r>
      </w:del>
    </w:p>
    <w:p w:rsidR="00BF4B5C" w:rsidDel="00AD0C75" w:rsidRDefault="00BF4B5C">
      <w:pPr>
        <w:pStyle w:val="Index1"/>
        <w:tabs>
          <w:tab w:val="right" w:leader="dot" w:pos="9350"/>
        </w:tabs>
        <w:rPr>
          <w:del w:id="8878" w:author="Sammartano, Marc (BIC USA)" w:date="2015-12-02T15:17:00Z"/>
          <w:noProof/>
        </w:rPr>
      </w:pPr>
      <w:del w:id="8879" w:author="Sammartano, Marc (BIC USA)" w:date="2015-12-02T15:17:00Z">
        <w:r w:rsidDel="00AD0C75">
          <w:rPr>
            <w:noProof/>
          </w:rPr>
          <w:delText>Gr.move &lt;object_ptr_nexp&gt;{{, dx}{, dy}}, 164</w:delText>
        </w:r>
      </w:del>
    </w:p>
    <w:p w:rsidR="00BF4B5C" w:rsidDel="00AD0C75" w:rsidRDefault="00BF4B5C">
      <w:pPr>
        <w:pStyle w:val="Index1"/>
        <w:tabs>
          <w:tab w:val="right" w:leader="dot" w:pos="9350"/>
        </w:tabs>
        <w:rPr>
          <w:del w:id="8880" w:author="Sammartano, Marc (BIC USA)" w:date="2015-12-02T15:17:00Z"/>
          <w:noProof/>
        </w:rPr>
      </w:pPr>
      <w:del w:id="8881" w:author="Sammartano, Marc (BIC USA)" w:date="2015-12-02T15:17:00Z">
        <w:r w:rsidDel="00AD0C75">
          <w:rPr>
            <w:noProof/>
          </w:rPr>
          <w:delText>Gr.newDL &lt;dl_array[{&lt;start&gt;,&lt;length&gt;}]&gt;, 169</w:delText>
        </w:r>
      </w:del>
    </w:p>
    <w:p w:rsidR="00BF4B5C" w:rsidDel="00AD0C75" w:rsidRDefault="00BF4B5C">
      <w:pPr>
        <w:pStyle w:val="Index1"/>
        <w:tabs>
          <w:tab w:val="right" w:leader="dot" w:pos="9350"/>
        </w:tabs>
        <w:rPr>
          <w:del w:id="8882" w:author="Sammartano, Marc (BIC USA)" w:date="2015-12-02T15:17:00Z"/>
          <w:noProof/>
        </w:rPr>
      </w:pPr>
      <w:del w:id="8883" w:author="Sammartano, Marc (BIC USA)" w:date="2015-12-02T15:17:00Z">
        <w:r w:rsidDel="00AD0C75">
          <w:rPr>
            <w:noProof/>
          </w:rPr>
          <w:delText>Gr.onGrTouch.resume, 154</w:delText>
        </w:r>
      </w:del>
    </w:p>
    <w:p w:rsidR="00BF4B5C" w:rsidDel="00AD0C75" w:rsidRDefault="00BF4B5C">
      <w:pPr>
        <w:pStyle w:val="Index1"/>
        <w:tabs>
          <w:tab w:val="right" w:leader="dot" w:pos="9350"/>
        </w:tabs>
        <w:rPr>
          <w:del w:id="8884" w:author="Sammartano, Marc (BIC USA)" w:date="2015-12-02T15:17:00Z"/>
          <w:noProof/>
        </w:rPr>
      </w:pPr>
      <w:del w:id="8885" w:author="Sammartano, Marc (BIC USA)" w:date="2015-12-02T15:17:00Z">
        <w:r w:rsidDel="00AD0C75">
          <w:rPr>
            <w:noProof/>
          </w:rPr>
          <w:delText>Gr.open {{alpha}{, red}{, green}{, blue}{, &lt;ShowStatusBar_lexp&gt;}{, &lt;Orientation_nexp&gt;}}, 144</w:delText>
        </w:r>
      </w:del>
    </w:p>
    <w:p w:rsidR="00BF4B5C" w:rsidDel="00AD0C75" w:rsidRDefault="00BF4B5C">
      <w:pPr>
        <w:pStyle w:val="Index1"/>
        <w:tabs>
          <w:tab w:val="right" w:leader="dot" w:pos="9350"/>
        </w:tabs>
        <w:rPr>
          <w:del w:id="8886" w:author="Sammartano, Marc (BIC USA)" w:date="2015-12-02T15:17:00Z"/>
          <w:noProof/>
        </w:rPr>
      </w:pPr>
      <w:del w:id="8887" w:author="Sammartano, Marc (BIC USA)" w:date="2015-12-02T15:17:00Z">
        <w:r w:rsidDel="00AD0C75">
          <w:rPr>
            <w:noProof/>
          </w:rPr>
          <w:delText>Gr.orientation &lt;nexp&gt;, 146</w:delText>
        </w:r>
      </w:del>
    </w:p>
    <w:p w:rsidR="00BF4B5C" w:rsidDel="00AD0C75" w:rsidRDefault="00BF4B5C">
      <w:pPr>
        <w:pStyle w:val="Index1"/>
        <w:tabs>
          <w:tab w:val="right" w:leader="dot" w:pos="9350"/>
        </w:tabs>
        <w:rPr>
          <w:del w:id="8888" w:author="Sammartano, Marc (BIC USA)" w:date="2015-12-02T15:17:00Z"/>
          <w:noProof/>
        </w:rPr>
      </w:pPr>
      <w:del w:id="8889" w:author="Sammartano, Marc (BIC USA)" w:date="2015-12-02T15:17:00Z">
        <w:r w:rsidDel="00AD0C75">
          <w:rPr>
            <w:noProof/>
          </w:rPr>
          <w:delText>Gr.oval &lt;object_number_nvar&gt;, left, top, right, bottom, 149</w:delText>
        </w:r>
      </w:del>
    </w:p>
    <w:p w:rsidR="00BF4B5C" w:rsidDel="00AD0C75" w:rsidRDefault="00BF4B5C">
      <w:pPr>
        <w:pStyle w:val="Index1"/>
        <w:tabs>
          <w:tab w:val="right" w:leader="dot" w:pos="9350"/>
        </w:tabs>
        <w:rPr>
          <w:del w:id="8890" w:author="Sammartano, Marc (BIC USA)" w:date="2015-12-02T15:17:00Z"/>
          <w:noProof/>
        </w:rPr>
      </w:pPr>
      <w:del w:id="8891" w:author="Sammartano, Marc (BIC USA)" w:date="2015-12-02T15:17:00Z">
        <w:r w:rsidDel="00AD0C75">
          <w:rPr>
            <w:noProof/>
          </w:rPr>
          <w:delText>Gr.paint.get &lt;object_ptr_nvar&gt;, 167</w:delText>
        </w:r>
      </w:del>
    </w:p>
    <w:p w:rsidR="00BF4B5C" w:rsidDel="00AD0C75" w:rsidRDefault="00BF4B5C">
      <w:pPr>
        <w:pStyle w:val="Index1"/>
        <w:tabs>
          <w:tab w:val="right" w:leader="dot" w:pos="9350"/>
        </w:tabs>
        <w:rPr>
          <w:del w:id="8892" w:author="Sammartano, Marc (BIC USA)" w:date="2015-12-02T15:17:00Z"/>
          <w:noProof/>
        </w:rPr>
      </w:pPr>
      <w:del w:id="8893" w:author="Sammartano, Marc (BIC USA)" w:date="2015-12-02T15:17:00Z">
        <w:r w:rsidDel="00AD0C75">
          <w:rPr>
            <w:noProof/>
          </w:rPr>
          <w:delText>Gr.point &lt;object_number_nvar&gt;, x, y, 148</w:delText>
        </w:r>
      </w:del>
    </w:p>
    <w:p w:rsidR="00BF4B5C" w:rsidDel="00AD0C75" w:rsidRDefault="00BF4B5C">
      <w:pPr>
        <w:pStyle w:val="Index1"/>
        <w:tabs>
          <w:tab w:val="right" w:leader="dot" w:pos="9350"/>
        </w:tabs>
        <w:rPr>
          <w:del w:id="8894" w:author="Sammartano, Marc (BIC USA)" w:date="2015-12-02T15:17:00Z"/>
          <w:noProof/>
        </w:rPr>
      </w:pPr>
      <w:del w:id="8895" w:author="Sammartano, Marc (BIC USA)" w:date="2015-12-02T15:17:00Z">
        <w:r w:rsidDel="00AD0C75">
          <w:rPr>
            <w:noProof/>
          </w:rPr>
          <w:delText>Gr.poly &lt;object_number_nvar&gt;, list_pointer {,x,y}, 150</w:delText>
        </w:r>
      </w:del>
    </w:p>
    <w:p w:rsidR="00BF4B5C" w:rsidDel="00AD0C75" w:rsidRDefault="00BF4B5C">
      <w:pPr>
        <w:pStyle w:val="Index1"/>
        <w:tabs>
          <w:tab w:val="right" w:leader="dot" w:pos="9350"/>
        </w:tabs>
        <w:rPr>
          <w:del w:id="8896" w:author="Sammartano, Marc (BIC USA)" w:date="2015-12-02T15:17:00Z"/>
          <w:noProof/>
        </w:rPr>
      </w:pPr>
      <w:del w:id="8897" w:author="Sammartano, Marc (BIC USA)" w:date="2015-12-02T15:17:00Z">
        <w:r w:rsidDel="00AD0C75">
          <w:rPr>
            <w:noProof/>
          </w:rPr>
          <w:delText>Gr.rect &lt;object_number_nvar&gt;, left, top, right, bottom, 148</w:delText>
        </w:r>
      </w:del>
    </w:p>
    <w:p w:rsidR="00BF4B5C" w:rsidDel="00AD0C75" w:rsidRDefault="00BF4B5C">
      <w:pPr>
        <w:pStyle w:val="Index1"/>
        <w:tabs>
          <w:tab w:val="right" w:leader="dot" w:pos="9350"/>
        </w:tabs>
        <w:rPr>
          <w:del w:id="8898" w:author="Sammartano, Marc (BIC USA)" w:date="2015-12-02T15:17:00Z"/>
          <w:noProof/>
        </w:rPr>
      </w:pPr>
      <w:del w:id="8899" w:author="Sammartano, Marc (BIC USA)" w:date="2015-12-02T15:17:00Z">
        <w:r w:rsidDel="00AD0C75">
          <w:rPr>
            <w:noProof/>
          </w:rPr>
          <w:delText>Gr.render, 146</w:delText>
        </w:r>
      </w:del>
    </w:p>
    <w:p w:rsidR="00BF4B5C" w:rsidDel="00AD0C75" w:rsidRDefault="00BF4B5C">
      <w:pPr>
        <w:pStyle w:val="Index1"/>
        <w:tabs>
          <w:tab w:val="right" w:leader="dot" w:pos="9350"/>
        </w:tabs>
        <w:rPr>
          <w:del w:id="8900" w:author="Sammartano, Marc (BIC USA)" w:date="2015-12-02T15:17:00Z"/>
          <w:noProof/>
        </w:rPr>
      </w:pPr>
      <w:del w:id="8901" w:author="Sammartano, Marc (BIC USA)" w:date="2015-12-02T15:17:00Z">
        <w:r w:rsidDel="00AD0C75">
          <w:rPr>
            <w:noProof/>
          </w:rPr>
          <w:delText>Gr.rotate.end {&lt;obj_nvar&gt;}, 161</w:delText>
        </w:r>
      </w:del>
    </w:p>
    <w:p w:rsidR="00BF4B5C" w:rsidDel="00AD0C75" w:rsidRDefault="00BF4B5C">
      <w:pPr>
        <w:pStyle w:val="Index1"/>
        <w:tabs>
          <w:tab w:val="right" w:leader="dot" w:pos="9350"/>
        </w:tabs>
        <w:rPr>
          <w:del w:id="8902" w:author="Sammartano, Marc (BIC USA)" w:date="2015-12-02T15:17:00Z"/>
          <w:noProof/>
        </w:rPr>
      </w:pPr>
      <w:del w:id="8903" w:author="Sammartano, Marc (BIC USA)" w:date="2015-12-02T15:17:00Z">
        <w:r w:rsidDel="00AD0C75">
          <w:rPr>
            <w:noProof/>
          </w:rPr>
          <w:delText>Gr.rotate.start angle, x, y{,&lt;obj_nvar&gt;}, 161</w:delText>
        </w:r>
      </w:del>
    </w:p>
    <w:p w:rsidR="00BF4B5C" w:rsidDel="00AD0C75" w:rsidRDefault="00BF4B5C">
      <w:pPr>
        <w:pStyle w:val="Index1"/>
        <w:tabs>
          <w:tab w:val="right" w:leader="dot" w:pos="9350"/>
        </w:tabs>
        <w:rPr>
          <w:del w:id="8904" w:author="Sammartano, Marc (BIC USA)" w:date="2015-12-02T15:17:00Z"/>
          <w:noProof/>
        </w:rPr>
      </w:pPr>
      <w:del w:id="8905" w:author="Sammartano, Marc (BIC USA)" w:date="2015-12-02T15:17:00Z">
        <w:r w:rsidDel="00AD0C75">
          <w:rPr>
            <w:noProof/>
          </w:rPr>
          <w:delText>Gr.save &lt;filename_sexp&gt; {,&lt;quality_nexp&gt;}, 164</w:delText>
        </w:r>
      </w:del>
    </w:p>
    <w:p w:rsidR="00BF4B5C" w:rsidDel="00AD0C75" w:rsidRDefault="00BF4B5C">
      <w:pPr>
        <w:pStyle w:val="Index1"/>
        <w:tabs>
          <w:tab w:val="right" w:leader="dot" w:pos="9350"/>
        </w:tabs>
        <w:rPr>
          <w:del w:id="8906" w:author="Sammartano, Marc (BIC USA)" w:date="2015-12-02T15:17:00Z"/>
          <w:noProof/>
        </w:rPr>
      </w:pPr>
      <w:del w:id="8907" w:author="Sammartano, Marc (BIC USA)" w:date="2015-12-02T15:17:00Z">
        <w:r w:rsidDel="00AD0C75">
          <w:rPr>
            <w:noProof/>
          </w:rPr>
          <w:delText>Gr.scale x_factor, y_factor, 146</w:delText>
        </w:r>
      </w:del>
    </w:p>
    <w:p w:rsidR="00BF4B5C" w:rsidDel="00AD0C75" w:rsidRDefault="00BF4B5C">
      <w:pPr>
        <w:pStyle w:val="Index1"/>
        <w:tabs>
          <w:tab w:val="right" w:leader="dot" w:pos="9350"/>
        </w:tabs>
        <w:rPr>
          <w:del w:id="8908" w:author="Sammartano, Marc (BIC USA)" w:date="2015-12-02T15:17:00Z"/>
          <w:noProof/>
        </w:rPr>
      </w:pPr>
      <w:del w:id="8909" w:author="Sammartano, Marc (BIC USA)" w:date="2015-12-02T15:17:00Z">
        <w:r w:rsidDel="00AD0C75">
          <w:rPr>
            <w:noProof/>
          </w:rPr>
          <w:delText>Gr.screen width, height{, density }, 146</w:delText>
        </w:r>
      </w:del>
    </w:p>
    <w:p w:rsidR="00BF4B5C" w:rsidDel="00AD0C75" w:rsidRDefault="00BF4B5C">
      <w:pPr>
        <w:pStyle w:val="Index1"/>
        <w:tabs>
          <w:tab w:val="right" w:leader="dot" w:pos="9350"/>
        </w:tabs>
        <w:rPr>
          <w:del w:id="8910" w:author="Sammartano, Marc (BIC USA)" w:date="2015-12-02T15:17:00Z"/>
          <w:noProof/>
        </w:rPr>
      </w:pPr>
      <w:del w:id="8911" w:author="Sammartano, Marc (BIC USA)" w:date="2015-12-02T15:17:00Z">
        <w:r w:rsidDel="00AD0C75">
          <w:rPr>
            <w:noProof/>
          </w:rPr>
          <w:delText>Gr.screen.to_bitmap &lt;bm_ptr_nvar&gt;, 163</w:delText>
        </w:r>
      </w:del>
    </w:p>
    <w:p w:rsidR="00BF4B5C" w:rsidDel="00AD0C75" w:rsidRDefault="00BF4B5C">
      <w:pPr>
        <w:pStyle w:val="Index1"/>
        <w:tabs>
          <w:tab w:val="right" w:leader="dot" w:pos="9350"/>
        </w:tabs>
        <w:rPr>
          <w:del w:id="8912" w:author="Sammartano, Marc (BIC USA)" w:date="2015-12-02T15:17:00Z"/>
          <w:noProof/>
        </w:rPr>
      </w:pPr>
      <w:del w:id="8913" w:author="Sammartano, Marc (BIC USA)" w:date="2015-12-02T15:17:00Z">
        <w:r w:rsidDel="00AD0C75">
          <w:rPr>
            <w:noProof/>
          </w:rPr>
          <w:delText>Gr.set.antialias &lt;lexp&gt;, 145</w:delText>
        </w:r>
      </w:del>
    </w:p>
    <w:p w:rsidR="00BF4B5C" w:rsidDel="00AD0C75" w:rsidRDefault="00BF4B5C">
      <w:pPr>
        <w:pStyle w:val="Index1"/>
        <w:tabs>
          <w:tab w:val="right" w:leader="dot" w:pos="9350"/>
        </w:tabs>
        <w:rPr>
          <w:del w:id="8914" w:author="Sammartano, Marc (BIC USA)" w:date="2015-12-02T15:17:00Z"/>
          <w:noProof/>
        </w:rPr>
      </w:pPr>
      <w:del w:id="8915" w:author="Sammartano, Marc (BIC USA)" w:date="2015-12-02T15:17:00Z">
        <w:r w:rsidDel="00AD0C75">
          <w:rPr>
            <w:noProof/>
          </w:rPr>
          <w:delText>Gr.set.pixels &lt;object_number_nvar&gt;, pixels[{&lt;start&gt;,&lt;length&gt;}] {,x,y}, 150</w:delText>
        </w:r>
      </w:del>
    </w:p>
    <w:p w:rsidR="00BF4B5C" w:rsidDel="00AD0C75" w:rsidRDefault="00BF4B5C">
      <w:pPr>
        <w:pStyle w:val="Index1"/>
        <w:tabs>
          <w:tab w:val="right" w:leader="dot" w:pos="9350"/>
        </w:tabs>
        <w:rPr>
          <w:del w:id="8916" w:author="Sammartano, Marc (BIC USA)" w:date="2015-12-02T15:17:00Z"/>
          <w:noProof/>
        </w:rPr>
      </w:pPr>
      <w:del w:id="8917" w:author="Sammartano, Marc (BIC USA)" w:date="2015-12-02T15:17:00Z">
        <w:r w:rsidDel="00AD0C75">
          <w:rPr>
            <w:noProof/>
          </w:rPr>
          <w:delText>Gr.set.stroke &lt;nexp&gt;, 145</w:delText>
        </w:r>
      </w:del>
    </w:p>
    <w:p w:rsidR="00BF4B5C" w:rsidDel="00AD0C75" w:rsidRDefault="00BF4B5C">
      <w:pPr>
        <w:pStyle w:val="Index1"/>
        <w:tabs>
          <w:tab w:val="right" w:leader="dot" w:pos="9350"/>
        </w:tabs>
        <w:rPr>
          <w:del w:id="8918" w:author="Sammartano, Marc (BIC USA)" w:date="2015-12-02T15:17:00Z"/>
          <w:noProof/>
        </w:rPr>
      </w:pPr>
      <w:del w:id="8919" w:author="Sammartano, Marc (BIC USA)" w:date="2015-12-02T15:17:00Z">
        <w:r w:rsidDel="00AD0C75">
          <w:rPr>
            <w:noProof/>
          </w:rPr>
          <w:delText>Gr.show &lt;object_number_nexp&gt;, 152</w:delText>
        </w:r>
      </w:del>
    </w:p>
    <w:p w:rsidR="00BF4B5C" w:rsidDel="00AD0C75" w:rsidRDefault="00BF4B5C">
      <w:pPr>
        <w:pStyle w:val="Index1"/>
        <w:tabs>
          <w:tab w:val="right" w:leader="dot" w:pos="9350"/>
        </w:tabs>
        <w:rPr>
          <w:del w:id="8920" w:author="Sammartano, Marc (BIC USA)" w:date="2015-12-02T15:17:00Z"/>
          <w:noProof/>
        </w:rPr>
      </w:pPr>
      <w:del w:id="8921" w:author="Sammartano, Marc (BIC USA)" w:date="2015-12-02T15:17:00Z">
        <w:r w:rsidDel="00AD0C75">
          <w:rPr>
            <w:noProof/>
          </w:rPr>
          <w:delText>Gr.show.toggle &lt;object_number_nexp&gt;, 152</w:delText>
        </w:r>
      </w:del>
    </w:p>
    <w:p w:rsidR="00BF4B5C" w:rsidDel="00AD0C75" w:rsidRDefault="00BF4B5C">
      <w:pPr>
        <w:pStyle w:val="Index1"/>
        <w:tabs>
          <w:tab w:val="right" w:leader="dot" w:pos="9350"/>
        </w:tabs>
        <w:rPr>
          <w:del w:id="8922" w:author="Sammartano, Marc (BIC USA)" w:date="2015-12-02T15:17:00Z"/>
          <w:noProof/>
        </w:rPr>
      </w:pPr>
      <w:del w:id="8923" w:author="Sammartano, Marc (BIC USA)" w:date="2015-12-02T15:17:00Z">
        <w:r w:rsidDel="00AD0C75">
          <w:rPr>
            <w:noProof/>
          </w:rPr>
          <w:delText>Gr.statusbar {&lt;height_nvar&gt;} {, showing_lvar}, 146</w:delText>
        </w:r>
      </w:del>
    </w:p>
    <w:p w:rsidR="00BF4B5C" w:rsidDel="00AD0C75" w:rsidRDefault="00BF4B5C">
      <w:pPr>
        <w:pStyle w:val="Index1"/>
        <w:tabs>
          <w:tab w:val="right" w:leader="dot" w:pos="9350"/>
        </w:tabs>
        <w:rPr>
          <w:del w:id="8924" w:author="Sammartano, Marc (BIC USA)" w:date="2015-12-02T15:17:00Z"/>
          <w:noProof/>
        </w:rPr>
      </w:pPr>
      <w:del w:id="8925" w:author="Sammartano, Marc (BIC USA)" w:date="2015-12-02T15:17:00Z">
        <w:r w:rsidDel="00AD0C75">
          <w:rPr>
            <w:noProof/>
          </w:rPr>
          <w:delText>Gr.statusbar.show &lt;nexp&gt;, 146</w:delText>
        </w:r>
      </w:del>
    </w:p>
    <w:p w:rsidR="00BF4B5C" w:rsidDel="00AD0C75" w:rsidRDefault="00BF4B5C">
      <w:pPr>
        <w:pStyle w:val="Index1"/>
        <w:tabs>
          <w:tab w:val="right" w:leader="dot" w:pos="9350"/>
        </w:tabs>
        <w:rPr>
          <w:del w:id="8926" w:author="Sammartano, Marc (BIC USA)" w:date="2015-12-02T15:17:00Z"/>
          <w:noProof/>
        </w:rPr>
      </w:pPr>
      <w:del w:id="8927" w:author="Sammartano, Marc (BIC USA)" w:date="2015-12-02T15:17:00Z">
        <w:r w:rsidDel="00AD0C75">
          <w:rPr>
            <w:noProof/>
          </w:rPr>
          <w:delText>Gr.text.align type, 154</w:delText>
        </w:r>
      </w:del>
    </w:p>
    <w:p w:rsidR="00BF4B5C" w:rsidDel="00AD0C75" w:rsidRDefault="00BF4B5C">
      <w:pPr>
        <w:pStyle w:val="Index1"/>
        <w:tabs>
          <w:tab w:val="right" w:leader="dot" w:pos="9350"/>
        </w:tabs>
        <w:rPr>
          <w:del w:id="8928" w:author="Sammartano, Marc (BIC USA)" w:date="2015-12-02T15:17:00Z"/>
          <w:noProof/>
        </w:rPr>
      </w:pPr>
      <w:del w:id="8929" w:author="Sammartano, Marc (BIC USA)" w:date="2015-12-02T15:17:00Z">
        <w:r w:rsidDel="00AD0C75">
          <w:rPr>
            <w:noProof/>
          </w:rPr>
          <w:delText>Gr.text.bold &lt;lexp&gt;, 157</w:delText>
        </w:r>
      </w:del>
    </w:p>
    <w:p w:rsidR="00BF4B5C" w:rsidDel="00AD0C75" w:rsidRDefault="00BF4B5C">
      <w:pPr>
        <w:pStyle w:val="Index1"/>
        <w:tabs>
          <w:tab w:val="right" w:leader="dot" w:pos="9350"/>
        </w:tabs>
        <w:rPr>
          <w:del w:id="8930" w:author="Sammartano, Marc (BIC USA)" w:date="2015-12-02T15:17:00Z"/>
          <w:noProof/>
        </w:rPr>
      </w:pPr>
      <w:del w:id="8931" w:author="Sammartano, Marc (BIC USA)" w:date="2015-12-02T15:17:00Z">
        <w:r w:rsidDel="00AD0C75">
          <w:rPr>
            <w:noProof/>
          </w:rPr>
          <w:delText>Gr.text.draw &lt;object_number_nvar&gt;, &lt;x_nexp&gt;, &lt;y_nexp&gt;, &lt;text_object_sexp&gt;, 157</w:delText>
        </w:r>
      </w:del>
    </w:p>
    <w:p w:rsidR="00BF4B5C" w:rsidDel="00AD0C75" w:rsidRDefault="00BF4B5C">
      <w:pPr>
        <w:pStyle w:val="Index1"/>
        <w:tabs>
          <w:tab w:val="right" w:leader="dot" w:pos="9350"/>
        </w:tabs>
        <w:rPr>
          <w:del w:id="8932" w:author="Sammartano, Marc (BIC USA)" w:date="2015-12-02T15:17:00Z"/>
          <w:noProof/>
        </w:rPr>
      </w:pPr>
      <w:del w:id="8933" w:author="Sammartano, Marc (BIC USA)" w:date="2015-12-02T15:17:00Z">
        <w:r w:rsidDel="00AD0C75">
          <w:rPr>
            <w:noProof/>
          </w:rPr>
          <w:delText>Gr.text.height {&lt;height_nvar&gt;} {, &lt;up_nvar&gt;} {, &lt;down_nvar&gt;}, 154</w:delText>
        </w:r>
      </w:del>
    </w:p>
    <w:p w:rsidR="00BF4B5C" w:rsidDel="00AD0C75" w:rsidRDefault="00BF4B5C">
      <w:pPr>
        <w:pStyle w:val="Index1"/>
        <w:tabs>
          <w:tab w:val="right" w:leader="dot" w:pos="9350"/>
        </w:tabs>
        <w:rPr>
          <w:del w:id="8934" w:author="Sammartano, Marc (BIC USA)" w:date="2015-12-02T15:17:00Z"/>
          <w:noProof/>
        </w:rPr>
      </w:pPr>
      <w:del w:id="8935" w:author="Sammartano, Marc (BIC USA)" w:date="2015-12-02T15:17:00Z">
        <w:r w:rsidDel="00AD0C75">
          <w:rPr>
            <w:noProof/>
          </w:rPr>
          <w:delText>Gr.text.setfont {&lt;font_ptr_nexp&gt;|&lt;font_family_sexp&gt;} {, &lt;style_sexp&gt;}, 155</w:delText>
        </w:r>
      </w:del>
    </w:p>
    <w:p w:rsidR="00BF4B5C" w:rsidDel="00AD0C75" w:rsidRDefault="00BF4B5C">
      <w:pPr>
        <w:pStyle w:val="Index1"/>
        <w:tabs>
          <w:tab w:val="right" w:leader="dot" w:pos="9350"/>
        </w:tabs>
        <w:rPr>
          <w:del w:id="8936" w:author="Sammartano, Marc (BIC USA)" w:date="2015-12-02T15:17:00Z"/>
          <w:noProof/>
        </w:rPr>
      </w:pPr>
      <w:del w:id="8937" w:author="Sammartano, Marc (BIC USA)" w:date="2015-12-02T15:17:00Z">
        <w:r w:rsidDel="00AD0C75">
          <w:rPr>
            <w:noProof/>
          </w:rPr>
          <w:delText>Gr.text.size &lt;nexp&gt;, 154</w:delText>
        </w:r>
      </w:del>
    </w:p>
    <w:p w:rsidR="00BF4B5C" w:rsidDel="00AD0C75" w:rsidRDefault="00BF4B5C">
      <w:pPr>
        <w:pStyle w:val="Index1"/>
        <w:tabs>
          <w:tab w:val="right" w:leader="dot" w:pos="9350"/>
        </w:tabs>
        <w:rPr>
          <w:del w:id="8938" w:author="Sammartano, Marc (BIC USA)" w:date="2015-12-02T15:17:00Z"/>
          <w:noProof/>
        </w:rPr>
      </w:pPr>
      <w:del w:id="8939" w:author="Sammartano, Marc (BIC USA)" w:date="2015-12-02T15:17:00Z">
        <w:r w:rsidDel="00AD0C75">
          <w:rPr>
            <w:noProof/>
          </w:rPr>
          <w:delText>Gr.text.skew &lt;nexp&gt;, 157</w:delText>
        </w:r>
      </w:del>
    </w:p>
    <w:p w:rsidR="00BF4B5C" w:rsidDel="00AD0C75" w:rsidRDefault="00BF4B5C">
      <w:pPr>
        <w:pStyle w:val="Index1"/>
        <w:tabs>
          <w:tab w:val="right" w:leader="dot" w:pos="9350"/>
        </w:tabs>
        <w:rPr>
          <w:del w:id="8940" w:author="Sammartano, Marc (BIC USA)" w:date="2015-12-02T15:17:00Z"/>
          <w:noProof/>
        </w:rPr>
      </w:pPr>
      <w:del w:id="8941" w:author="Sammartano, Marc (BIC USA)" w:date="2015-12-02T15:17:00Z">
        <w:r w:rsidDel="00AD0C75">
          <w:rPr>
            <w:noProof/>
          </w:rPr>
          <w:delText>Gr.text.strike &lt;lexp&gt;, 157</w:delText>
        </w:r>
      </w:del>
    </w:p>
    <w:p w:rsidR="00BF4B5C" w:rsidDel="00AD0C75" w:rsidRDefault="00BF4B5C">
      <w:pPr>
        <w:pStyle w:val="Index1"/>
        <w:tabs>
          <w:tab w:val="right" w:leader="dot" w:pos="9350"/>
        </w:tabs>
        <w:rPr>
          <w:del w:id="8942" w:author="Sammartano, Marc (BIC USA)" w:date="2015-12-02T15:17:00Z"/>
          <w:noProof/>
        </w:rPr>
      </w:pPr>
      <w:del w:id="8943" w:author="Sammartano, Marc (BIC USA)" w:date="2015-12-02T15:17:00Z">
        <w:r w:rsidDel="00AD0C75">
          <w:rPr>
            <w:noProof/>
          </w:rPr>
          <w:delText>Gr.text.typeface {&lt;nexp&gt;} {, &lt;style_nexp&gt;}, 156</w:delText>
        </w:r>
      </w:del>
    </w:p>
    <w:p w:rsidR="00BF4B5C" w:rsidDel="00AD0C75" w:rsidRDefault="00BF4B5C">
      <w:pPr>
        <w:pStyle w:val="Index1"/>
        <w:tabs>
          <w:tab w:val="right" w:leader="dot" w:pos="9350"/>
        </w:tabs>
        <w:rPr>
          <w:del w:id="8944" w:author="Sammartano, Marc (BIC USA)" w:date="2015-12-02T15:17:00Z"/>
          <w:noProof/>
        </w:rPr>
      </w:pPr>
      <w:del w:id="8945" w:author="Sammartano, Marc (BIC USA)" w:date="2015-12-02T15:17:00Z">
        <w:r w:rsidDel="00AD0C75">
          <w:rPr>
            <w:noProof/>
          </w:rPr>
          <w:delText>Gr.text.underline &lt;lexp&gt;, 157</w:delText>
        </w:r>
      </w:del>
    </w:p>
    <w:p w:rsidR="00BF4B5C" w:rsidDel="00AD0C75" w:rsidRDefault="00BF4B5C">
      <w:pPr>
        <w:pStyle w:val="Index1"/>
        <w:tabs>
          <w:tab w:val="right" w:leader="dot" w:pos="9350"/>
        </w:tabs>
        <w:rPr>
          <w:del w:id="8946" w:author="Sammartano, Marc (BIC USA)" w:date="2015-12-02T15:17:00Z"/>
          <w:noProof/>
        </w:rPr>
      </w:pPr>
      <w:del w:id="8947" w:author="Sammartano, Marc (BIC USA)" w:date="2015-12-02T15:17:00Z">
        <w:r w:rsidDel="00AD0C75">
          <w:rPr>
            <w:noProof/>
          </w:rPr>
          <w:delText>Gr.text.width &lt;nvar&gt;, &lt;sexp&gt;, 155</w:delText>
        </w:r>
      </w:del>
    </w:p>
    <w:p w:rsidR="00BF4B5C" w:rsidDel="00AD0C75" w:rsidRDefault="00BF4B5C">
      <w:pPr>
        <w:pStyle w:val="Index1"/>
        <w:tabs>
          <w:tab w:val="right" w:leader="dot" w:pos="9350"/>
        </w:tabs>
        <w:rPr>
          <w:del w:id="8948" w:author="Sammartano, Marc (BIC USA)" w:date="2015-12-02T15:17:00Z"/>
          <w:noProof/>
        </w:rPr>
      </w:pPr>
      <w:del w:id="8949" w:author="Sammartano, Marc (BIC USA)" w:date="2015-12-02T15:17:00Z">
        <w:r w:rsidDel="00AD0C75">
          <w:rPr>
            <w:noProof/>
          </w:rPr>
          <w:delText>Gr.touch touched, x, y, 153</w:delText>
        </w:r>
      </w:del>
    </w:p>
    <w:p w:rsidR="00BF4B5C" w:rsidDel="00AD0C75" w:rsidRDefault="00BF4B5C">
      <w:pPr>
        <w:pStyle w:val="Index1"/>
        <w:tabs>
          <w:tab w:val="right" w:leader="dot" w:pos="9350"/>
        </w:tabs>
        <w:rPr>
          <w:del w:id="8950" w:author="Sammartano, Marc (BIC USA)" w:date="2015-12-02T15:17:00Z"/>
          <w:noProof/>
        </w:rPr>
      </w:pPr>
      <w:del w:id="8951" w:author="Sammartano, Marc (BIC USA)" w:date="2015-12-02T15:17:00Z">
        <w:r w:rsidDel="00AD0C75">
          <w:rPr>
            <w:noProof/>
          </w:rPr>
          <w:delText>Gr.touch2 touched, x, y, 153</w:delText>
        </w:r>
      </w:del>
    </w:p>
    <w:p w:rsidR="00BF4B5C" w:rsidDel="00AD0C75" w:rsidRDefault="00BF4B5C">
      <w:pPr>
        <w:pStyle w:val="Index1"/>
        <w:tabs>
          <w:tab w:val="right" w:leader="dot" w:pos="9350"/>
        </w:tabs>
        <w:rPr>
          <w:del w:id="8952" w:author="Sammartano, Marc (BIC USA)" w:date="2015-12-02T15:17:00Z"/>
          <w:noProof/>
        </w:rPr>
      </w:pPr>
      <w:del w:id="8953" w:author="Sammartano, Marc (BIC USA)" w:date="2015-12-02T15:17:00Z">
        <w:r w:rsidDel="00AD0C75">
          <w:rPr>
            <w:noProof/>
          </w:rPr>
          <w:delText>GR_COLLISION ( &lt;object_1_nvar&gt;, &lt;object_2_nvar&gt;), 60</w:delText>
        </w:r>
      </w:del>
    </w:p>
    <w:p w:rsidR="00BF4B5C" w:rsidDel="00AD0C75" w:rsidRDefault="00BF4B5C">
      <w:pPr>
        <w:pStyle w:val="Index1"/>
        <w:tabs>
          <w:tab w:val="right" w:leader="dot" w:pos="9350"/>
        </w:tabs>
        <w:rPr>
          <w:del w:id="8954" w:author="Sammartano, Marc (BIC USA)" w:date="2015-12-02T15:17:00Z"/>
          <w:noProof/>
        </w:rPr>
      </w:pPr>
      <w:del w:id="8955" w:author="Sammartano, Marc (BIC USA)" w:date="2015-12-02T15:17:00Z">
        <w:r w:rsidDel="00AD0C75">
          <w:rPr>
            <w:noProof/>
          </w:rPr>
          <w:delText>GrabFile &lt;result_svar&gt;, &lt;path_sexp&gt;{, &lt;unicode_flag_lexp&gt;}, 104</w:delText>
        </w:r>
      </w:del>
    </w:p>
    <w:p w:rsidR="00BF4B5C" w:rsidDel="00AD0C75" w:rsidRDefault="00BF4B5C">
      <w:pPr>
        <w:pStyle w:val="Index1"/>
        <w:tabs>
          <w:tab w:val="right" w:leader="dot" w:pos="9350"/>
        </w:tabs>
        <w:rPr>
          <w:del w:id="8956" w:author="Sammartano, Marc (BIC USA)" w:date="2015-12-02T15:17:00Z"/>
          <w:noProof/>
        </w:rPr>
      </w:pPr>
      <w:del w:id="8957" w:author="Sammartano, Marc (BIC USA)" w:date="2015-12-02T15:17:00Z">
        <w:r w:rsidDel="00AD0C75">
          <w:rPr>
            <w:noProof/>
          </w:rPr>
          <w:delText>GrabURL &lt;result_svar&gt;, &lt;url_sexp&gt;{, &lt;timeout_nexp&gt;}, 104</w:delText>
        </w:r>
      </w:del>
    </w:p>
    <w:p w:rsidR="00BF4B5C" w:rsidDel="00AD0C75" w:rsidRDefault="00BF4B5C">
      <w:pPr>
        <w:pStyle w:val="Index1"/>
        <w:tabs>
          <w:tab w:val="right" w:leader="dot" w:pos="9350"/>
        </w:tabs>
        <w:rPr>
          <w:del w:id="8958" w:author="Sammartano, Marc (BIC USA)" w:date="2015-12-02T15:17:00Z"/>
          <w:noProof/>
        </w:rPr>
      </w:pPr>
      <w:del w:id="8959" w:author="Sammartano, Marc (BIC USA)" w:date="2015-12-02T15:17:00Z">
        <w:r w:rsidDel="00AD0C75">
          <w:rPr>
            <w:noProof/>
          </w:rPr>
          <w:delText>Headset &lt;state_nvar&gt;, &lt;type_svar&gt;, &lt;mic_nvar&gt;, 133</w:delText>
        </w:r>
      </w:del>
    </w:p>
    <w:p w:rsidR="00BF4B5C" w:rsidDel="00AD0C75" w:rsidRDefault="00BF4B5C">
      <w:pPr>
        <w:pStyle w:val="Index1"/>
        <w:tabs>
          <w:tab w:val="right" w:leader="dot" w:pos="9350"/>
        </w:tabs>
        <w:rPr>
          <w:del w:id="8960" w:author="Sammartano, Marc (BIC USA)" w:date="2015-12-02T15:17:00Z"/>
          <w:noProof/>
        </w:rPr>
      </w:pPr>
      <w:del w:id="8961" w:author="Sammartano, Marc (BIC USA)" w:date="2015-12-02T15:17:00Z">
        <w:r w:rsidRPr="00F05FA9" w:rsidDel="00AD0C75">
          <w:rPr>
            <w:rFonts w:eastAsia="Times New Roman"/>
            <w:noProof/>
          </w:rPr>
          <w:delText>HEX$(&lt;nexp&gt;)</w:delText>
        </w:r>
        <w:r w:rsidDel="00AD0C75">
          <w:rPr>
            <w:noProof/>
          </w:rPr>
          <w:delText>, 67</w:delText>
        </w:r>
      </w:del>
    </w:p>
    <w:p w:rsidR="00BF4B5C" w:rsidDel="00AD0C75" w:rsidRDefault="00BF4B5C">
      <w:pPr>
        <w:pStyle w:val="Index1"/>
        <w:tabs>
          <w:tab w:val="right" w:leader="dot" w:pos="9350"/>
        </w:tabs>
        <w:rPr>
          <w:del w:id="8962" w:author="Sammartano, Marc (BIC USA)" w:date="2015-12-02T15:17:00Z"/>
          <w:noProof/>
        </w:rPr>
      </w:pPr>
      <w:del w:id="8963" w:author="Sammartano, Marc (BIC USA)" w:date="2015-12-02T15:17:00Z">
        <w:r w:rsidDel="00AD0C75">
          <w:rPr>
            <w:noProof/>
          </w:rPr>
          <w:delText>HEX(&lt;sexp&gt;), 59</w:delText>
        </w:r>
      </w:del>
    </w:p>
    <w:p w:rsidR="00BF4B5C" w:rsidDel="00AD0C75" w:rsidRDefault="00BF4B5C">
      <w:pPr>
        <w:pStyle w:val="Index1"/>
        <w:tabs>
          <w:tab w:val="right" w:leader="dot" w:pos="9350"/>
        </w:tabs>
        <w:rPr>
          <w:del w:id="8964" w:author="Sammartano, Marc (BIC USA)" w:date="2015-12-02T15:17:00Z"/>
          <w:noProof/>
        </w:rPr>
      </w:pPr>
      <w:del w:id="8965" w:author="Sammartano, Marc (BIC USA)" w:date="2015-12-02T15:17:00Z">
        <w:r w:rsidDel="00AD0C75">
          <w:rPr>
            <w:noProof/>
          </w:rPr>
          <w:delText>Home, 137</w:delText>
        </w:r>
      </w:del>
    </w:p>
    <w:p w:rsidR="00BF4B5C" w:rsidDel="00AD0C75" w:rsidRDefault="00BF4B5C">
      <w:pPr>
        <w:pStyle w:val="Index1"/>
        <w:tabs>
          <w:tab w:val="right" w:leader="dot" w:pos="9350"/>
        </w:tabs>
        <w:rPr>
          <w:del w:id="8966" w:author="Sammartano, Marc (BIC USA)" w:date="2015-12-02T15:17:00Z"/>
          <w:noProof/>
        </w:rPr>
      </w:pPr>
      <w:del w:id="8967" w:author="Sammartano, Marc (BIC USA)" w:date="2015-12-02T15:17:00Z">
        <w:r w:rsidDel="00AD0C75">
          <w:rPr>
            <w:noProof/>
          </w:rPr>
          <w:delText>Html.clear.cache, 112</w:delText>
        </w:r>
      </w:del>
    </w:p>
    <w:p w:rsidR="00BF4B5C" w:rsidDel="00AD0C75" w:rsidRDefault="00BF4B5C">
      <w:pPr>
        <w:pStyle w:val="Index1"/>
        <w:tabs>
          <w:tab w:val="right" w:leader="dot" w:pos="9350"/>
        </w:tabs>
        <w:rPr>
          <w:del w:id="8968" w:author="Sammartano, Marc (BIC USA)" w:date="2015-12-02T15:17:00Z"/>
          <w:noProof/>
        </w:rPr>
      </w:pPr>
      <w:del w:id="8969" w:author="Sammartano, Marc (BIC USA)" w:date="2015-12-02T15:17:00Z">
        <w:r w:rsidDel="00AD0C75">
          <w:rPr>
            <w:noProof/>
          </w:rPr>
          <w:delText>Html.clear.history, 112</w:delText>
        </w:r>
      </w:del>
    </w:p>
    <w:p w:rsidR="00BF4B5C" w:rsidDel="00AD0C75" w:rsidRDefault="00BF4B5C">
      <w:pPr>
        <w:pStyle w:val="Index1"/>
        <w:tabs>
          <w:tab w:val="right" w:leader="dot" w:pos="9350"/>
        </w:tabs>
        <w:rPr>
          <w:del w:id="8970" w:author="Sammartano, Marc (BIC USA)" w:date="2015-12-02T15:17:00Z"/>
          <w:noProof/>
        </w:rPr>
      </w:pPr>
      <w:del w:id="8971" w:author="Sammartano, Marc (BIC USA)" w:date="2015-12-02T15:17:00Z">
        <w:r w:rsidDel="00AD0C75">
          <w:rPr>
            <w:noProof/>
          </w:rPr>
          <w:delText>Html.close, 112</w:delText>
        </w:r>
      </w:del>
    </w:p>
    <w:p w:rsidR="00BF4B5C" w:rsidDel="00AD0C75" w:rsidRDefault="00BF4B5C">
      <w:pPr>
        <w:pStyle w:val="Index1"/>
        <w:tabs>
          <w:tab w:val="right" w:leader="dot" w:pos="9350"/>
        </w:tabs>
        <w:rPr>
          <w:del w:id="8972" w:author="Sammartano, Marc (BIC USA)" w:date="2015-12-02T15:17:00Z"/>
          <w:noProof/>
        </w:rPr>
      </w:pPr>
      <w:del w:id="8973" w:author="Sammartano, Marc (BIC USA)" w:date="2015-12-02T15:17:00Z">
        <w:r w:rsidDel="00AD0C75">
          <w:rPr>
            <w:noProof/>
          </w:rPr>
          <w:delText>Html.get.datalink &lt;data_svar&gt;, 111</w:delText>
        </w:r>
      </w:del>
    </w:p>
    <w:p w:rsidR="00BF4B5C" w:rsidDel="00AD0C75" w:rsidRDefault="00BF4B5C">
      <w:pPr>
        <w:pStyle w:val="Index1"/>
        <w:tabs>
          <w:tab w:val="right" w:leader="dot" w:pos="9350"/>
        </w:tabs>
        <w:rPr>
          <w:del w:id="8974" w:author="Sammartano, Marc (BIC USA)" w:date="2015-12-02T15:17:00Z"/>
          <w:noProof/>
        </w:rPr>
      </w:pPr>
      <w:del w:id="8975" w:author="Sammartano, Marc (BIC USA)" w:date="2015-12-02T15:17:00Z">
        <w:r w:rsidDel="00AD0C75">
          <w:rPr>
            <w:noProof/>
          </w:rPr>
          <w:delText>Html.go.back, 112</w:delText>
        </w:r>
      </w:del>
    </w:p>
    <w:p w:rsidR="00BF4B5C" w:rsidDel="00AD0C75" w:rsidRDefault="00BF4B5C">
      <w:pPr>
        <w:pStyle w:val="Index1"/>
        <w:tabs>
          <w:tab w:val="right" w:leader="dot" w:pos="9350"/>
        </w:tabs>
        <w:rPr>
          <w:del w:id="8976" w:author="Sammartano, Marc (BIC USA)" w:date="2015-12-02T15:17:00Z"/>
          <w:noProof/>
        </w:rPr>
      </w:pPr>
      <w:del w:id="8977" w:author="Sammartano, Marc (BIC USA)" w:date="2015-12-02T15:17:00Z">
        <w:r w:rsidDel="00AD0C75">
          <w:rPr>
            <w:noProof/>
          </w:rPr>
          <w:delText>Html.go.forward, 112</w:delText>
        </w:r>
      </w:del>
    </w:p>
    <w:p w:rsidR="00BF4B5C" w:rsidDel="00AD0C75" w:rsidRDefault="00BF4B5C">
      <w:pPr>
        <w:pStyle w:val="Index1"/>
        <w:tabs>
          <w:tab w:val="right" w:leader="dot" w:pos="9350"/>
        </w:tabs>
        <w:rPr>
          <w:del w:id="8978" w:author="Sammartano, Marc (BIC USA)" w:date="2015-12-02T15:17:00Z"/>
          <w:noProof/>
        </w:rPr>
      </w:pPr>
      <w:del w:id="8979" w:author="Sammartano, Marc (BIC USA)" w:date="2015-12-02T15:17:00Z">
        <w:r w:rsidDel="00AD0C75">
          <w:rPr>
            <w:noProof/>
          </w:rPr>
          <w:delText>Html.load.string &lt;html_sexp&gt;, 110</w:delText>
        </w:r>
      </w:del>
    </w:p>
    <w:p w:rsidR="00BF4B5C" w:rsidDel="00AD0C75" w:rsidRDefault="00BF4B5C">
      <w:pPr>
        <w:pStyle w:val="Index1"/>
        <w:tabs>
          <w:tab w:val="right" w:leader="dot" w:pos="9350"/>
        </w:tabs>
        <w:rPr>
          <w:del w:id="8980" w:author="Sammartano, Marc (BIC USA)" w:date="2015-12-02T15:17:00Z"/>
          <w:noProof/>
        </w:rPr>
      </w:pPr>
      <w:del w:id="8981" w:author="Sammartano, Marc (BIC USA)" w:date="2015-12-02T15:17:00Z">
        <w:r w:rsidDel="00AD0C75">
          <w:rPr>
            <w:noProof/>
          </w:rPr>
          <w:delText>Html.load.url &lt;file_sexp&gt;, 110</w:delText>
        </w:r>
      </w:del>
    </w:p>
    <w:p w:rsidR="00BF4B5C" w:rsidDel="00AD0C75" w:rsidRDefault="00BF4B5C">
      <w:pPr>
        <w:pStyle w:val="Index1"/>
        <w:tabs>
          <w:tab w:val="right" w:leader="dot" w:pos="9350"/>
        </w:tabs>
        <w:rPr>
          <w:del w:id="8982" w:author="Sammartano, Marc (BIC USA)" w:date="2015-12-02T15:17:00Z"/>
          <w:noProof/>
        </w:rPr>
      </w:pPr>
      <w:del w:id="8983" w:author="Sammartano, Marc (BIC USA)" w:date="2015-12-02T15:17:00Z">
        <w:r w:rsidDel="00AD0C75">
          <w:rPr>
            <w:noProof/>
          </w:rPr>
          <w:delText>Html.open {&lt;ShowStatusBar_lexp&gt; {, &lt;Orientation_nexp&gt;}}, 109</w:delText>
        </w:r>
      </w:del>
    </w:p>
    <w:p w:rsidR="00BF4B5C" w:rsidDel="00AD0C75" w:rsidRDefault="00BF4B5C">
      <w:pPr>
        <w:pStyle w:val="Index1"/>
        <w:tabs>
          <w:tab w:val="right" w:leader="dot" w:pos="9350"/>
        </w:tabs>
        <w:rPr>
          <w:del w:id="8984" w:author="Sammartano, Marc (BIC USA)" w:date="2015-12-02T15:17:00Z"/>
          <w:noProof/>
        </w:rPr>
      </w:pPr>
      <w:del w:id="8985" w:author="Sammartano, Marc (BIC USA)" w:date="2015-12-02T15:17:00Z">
        <w:r w:rsidDel="00AD0C75">
          <w:rPr>
            <w:noProof/>
          </w:rPr>
          <w:delText>Html.orientation &lt;nexp&gt;, 110</w:delText>
        </w:r>
      </w:del>
    </w:p>
    <w:p w:rsidR="00BF4B5C" w:rsidDel="00AD0C75" w:rsidRDefault="00BF4B5C">
      <w:pPr>
        <w:pStyle w:val="Index1"/>
        <w:tabs>
          <w:tab w:val="right" w:leader="dot" w:pos="9350"/>
        </w:tabs>
        <w:rPr>
          <w:del w:id="8986" w:author="Sammartano, Marc (BIC USA)" w:date="2015-12-02T15:17:00Z"/>
          <w:noProof/>
        </w:rPr>
      </w:pPr>
      <w:del w:id="8987" w:author="Sammartano, Marc (BIC USA)" w:date="2015-12-02T15:17:00Z">
        <w:r w:rsidDel="00AD0C75">
          <w:rPr>
            <w:noProof/>
          </w:rPr>
          <w:delText>Html.post &lt;url_sexp&gt;, &lt;list_nexp&gt;, 110</w:delText>
        </w:r>
      </w:del>
    </w:p>
    <w:p w:rsidR="00BF4B5C" w:rsidDel="00AD0C75" w:rsidRDefault="00BF4B5C">
      <w:pPr>
        <w:pStyle w:val="Index1"/>
        <w:tabs>
          <w:tab w:val="right" w:leader="dot" w:pos="9350"/>
        </w:tabs>
        <w:rPr>
          <w:del w:id="8988" w:author="Sammartano, Marc (BIC USA)" w:date="2015-12-02T15:17:00Z"/>
          <w:noProof/>
        </w:rPr>
      </w:pPr>
      <w:del w:id="8989" w:author="Sammartano, Marc (BIC USA)" w:date="2015-12-02T15:17:00Z">
        <w:r w:rsidDel="00AD0C75">
          <w:rPr>
            <w:noProof/>
          </w:rPr>
          <w:delText>Http.post &lt;url_sexp&gt;, &lt;list_nexp&gt;, &lt;result_svar&gt;, 112</w:delText>
        </w:r>
      </w:del>
    </w:p>
    <w:p w:rsidR="00BF4B5C" w:rsidDel="00AD0C75" w:rsidRDefault="00BF4B5C">
      <w:pPr>
        <w:pStyle w:val="Index1"/>
        <w:tabs>
          <w:tab w:val="right" w:leader="dot" w:pos="9350"/>
        </w:tabs>
        <w:rPr>
          <w:del w:id="8990" w:author="Sammartano, Marc (BIC USA)" w:date="2015-12-02T15:17:00Z"/>
          <w:noProof/>
        </w:rPr>
      </w:pPr>
      <w:del w:id="8991" w:author="Sammartano, Marc (BIC USA)" w:date="2015-12-02T15:17:00Z">
        <w:r w:rsidDel="00AD0C75">
          <w:rPr>
            <w:noProof/>
          </w:rPr>
          <w:delText>HYPOT(&lt;nexp_x&gt;, &lt;nexp_y), 57</w:delText>
        </w:r>
      </w:del>
    </w:p>
    <w:p w:rsidR="00BF4B5C" w:rsidDel="00AD0C75" w:rsidRDefault="00BF4B5C">
      <w:pPr>
        <w:pStyle w:val="Index1"/>
        <w:tabs>
          <w:tab w:val="right" w:leader="dot" w:pos="9350"/>
        </w:tabs>
        <w:rPr>
          <w:del w:id="8992" w:author="Sammartano, Marc (BIC USA)" w:date="2015-12-02T15:17:00Z"/>
          <w:noProof/>
        </w:rPr>
      </w:pPr>
      <w:del w:id="8993" w:author="Sammartano, Marc (BIC USA)" w:date="2015-12-02T15:17:00Z">
        <w:r w:rsidDel="00AD0C75">
          <w:rPr>
            <w:noProof/>
          </w:rPr>
          <w:delText>If / Then / Else, 76</w:delText>
        </w:r>
      </w:del>
    </w:p>
    <w:p w:rsidR="00BF4B5C" w:rsidDel="00AD0C75" w:rsidRDefault="00BF4B5C">
      <w:pPr>
        <w:pStyle w:val="Index1"/>
        <w:tabs>
          <w:tab w:val="right" w:leader="dot" w:pos="9350"/>
        </w:tabs>
        <w:rPr>
          <w:del w:id="8994" w:author="Sammartano, Marc (BIC USA)" w:date="2015-12-02T15:17:00Z"/>
          <w:noProof/>
        </w:rPr>
      </w:pPr>
      <w:del w:id="8995" w:author="Sammartano, Marc (BIC USA)" w:date="2015-12-02T15:17:00Z">
        <w:r w:rsidDel="00AD0C75">
          <w:rPr>
            <w:noProof/>
          </w:rPr>
          <w:delText>If / Then / Else / Elseif / Endif, 76</w:delText>
        </w:r>
      </w:del>
    </w:p>
    <w:p w:rsidR="00BF4B5C" w:rsidDel="00AD0C75" w:rsidRDefault="00BF4B5C">
      <w:pPr>
        <w:pStyle w:val="Index1"/>
        <w:tabs>
          <w:tab w:val="right" w:leader="dot" w:pos="9350"/>
        </w:tabs>
        <w:rPr>
          <w:del w:id="8996" w:author="Sammartano, Marc (BIC USA)" w:date="2015-12-02T15:17:00Z"/>
          <w:noProof/>
        </w:rPr>
      </w:pPr>
      <w:del w:id="8997" w:author="Sammartano, Marc (BIC USA)" w:date="2015-12-02T15:17:00Z">
        <w:r w:rsidDel="00AD0C75">
          <w:rPr>
            <w:noProof/>
          </w:rPr>
          <w:delText>Include FilePath, 81</w:delText>
        </w:r>
      </w:del>
    </w:p>
    <w:p w:rsidR="00BF4B5C" w:rsidDel="00AD0C75" w:rsidRDefault="00BF4B5C">
      <w:pPr>
        <w:pStyle w:val="Index1"/>
        <w:tabs>
          <w:tab w:val="right" w:leader="dot" w:pos="9350"/>
        </w:tabs>
        <w:rPr>
          <w:del w:id="8998" w:author="Sammartano, Marc (BIC USA)" w:date="2015-12-02T15:17:00Z"/>
          <w:noProof/>
        </w:rPr>
      </w:pPr>
      <w:del w:id="8999" w:author="Sammartano, Marc (BIC USA)" w:date="2015-12-02T15:17:00Z">
        <w:r w:rsidDel="00AD0C75">
          <w:rPr>
            <w:noProof/>
          </w:rPr>
          <w:delText>Inkey$ &lt;svar&gt;, 94</w:delText>
        </w:r>
      </w:del>
    </w:p>
    <w:p w:rsidR="00BF4B5C" w:rsidDel="00AD0C75" w:rsidRDefault="00BF4B5C">
      <w:pPr>
        <w:pStyle w:val="Index1"/>
        <w:tabs>
          <w:tab w:val="right" w:leader="dot" w:pos="9350"/>
        </w:tabs>
        <w:rPr>
          <w:del w:id="9000" w:author="Sammartano, Marc (BIC USA)" w:date="2015-12-02T15:17:00Z"/>
          <w:noProof/>
        </w:rPr>
      </w:pPr>
      <w:del w:id="9001" w:author="Sammartano, Marc (BIC USA)" w:date="2015-12-02T15:17:00Z">
        <w:r w:rsidDel="00AD0C75">
          <w:rPr>
            <w:noProof/>
          </w:rPr>
          <w:delText>Input {&lt;prompt_sexp&gt;}, &lt;result_var&gt;{, {&lt;default_exp&gt;}{,&lt;canceled_nvar&gt;}}, 93</w:delText>
        </w:r>
      </w:del>
    </w:p>
    <w:p w:rsidR="00BF4B5C" w:rsidDel="00AD0C75" w:rsidRDefault="00BF4B5C">
      <w:pPr>
        <w:pStyle w:val="Index1"/>
        <w:tabs>
          <w:tab w:val="right" w:leader="dot" w:pos="9350"/>
        </w:tabs>
        <w:rPr>
          <w:del w:id="9002" w:author="Sammartano, Marc (BIC USA)" w:date="2015-12-02T15:17:00Z"/>
          <w:noProof/>
        </w:rPr>
      </w:pPr>
      <w:del w:id="9003" w:author="Sammartano, Marc (BIC USA)" w:date="2015-12-02T15:17:00Z">
        <w:r w:rsidRPr="00F05FA9" w:rsidDel="00AD0C75">
          <w:rPr>
            <w:rFonts w:eastAsia="Times New Roman"/>
            <w:noProof/>
          </w:rPr>
          <w:delText>INT$(&lt;nexp&gt;)</w:delText>
        </w:r>
        <w:r w:rsidDel="00AD0C75">
          <w:rPr>
            <w:noProof/>
          </w:rPr>
          <w:delText>, 67</w:delText>
        </w:r>
      </w:del>
    </w:p>
    <w:p w:rsidR="00BF4B5C" w:rsidDel="00AD0C75" w:rsidRDefault="00BF4B5C">
      <w:pPr>
        <w:pStyle w:val="Index1"/>
        <w:tabs>
          <w:tab w:val="right" w:leader="dot" w:pos="9350"/>
        </w:tabs>
        <w:rPr>
          <w:del w:id="9004" w:author="Sammartano, Marc (BIC USA)" w:date="2015-12-02T15:17:00Z"/>
          <w:noProof/>
        </w:rPr>
      </w:pPr>
      <w:del w:id="9005" w:author="Sammartano, Marc (BIC USA)" w:date="2015-12-02T15:17:00Z">
        <w:r w:rsidDel="00AD0C75">
          <w:rPr>
            <w:noProof/>
          </w:rPr>
          <w:delText>INT(&lt;nexp&gt;), 56</w:delText>
        </w:r>
      </w:del>
    </w:p>
    <w:p w:rsidR="00BF4B5C" w:rsidDel="00AD0C75" w:rsidRDefault="00BF4B5C">
      <w:pPr>
        <w:pStyle w:val="Index1"/>
        <w:tabs>
          <w:tab w:val="right" w:leader="dot" w:pos="9350"/>
        </w:tabs>
        <w:rPr>
          <w:del w:id="9006" w:author="Sammartano, Marc (BIC USA)" w:date="2015-12-02T15:17:00Z"/>
          <w:noProof/>
        </w:rPr>
      </w:pPr>
      <w:del w:id="9007" w:author="Sammartano, Marc (BIC USA)" w:date="2015-12-02T15:17:00Z">
        <w:r w:rsidRPr="00F05FA9" w:rsidDel="00AD0C75">
          <w:rPr>
            <w:rFonts w:eastAsia="Times New Roman"/>
            <w:noProof/>
          </w:rPr>
          <w:delText>IS_IN(&lt;sub</w:delText>
        </w:r>
        <w:r w:rsidDel="00AD0C75">
          <w:rPr>
            <w:noProof/>
          </w:rPr>
          <w:delText>_sexp&gt;</w:delText>
        </w:r>
        <w:r w:rsidRPr="00F05FA9" w:rsidDel="00AD0C75">
          <w:rPr>
            <w:rFonts w:eastAsia="Times New Roman"/>
            <w:noProof/>
          </w:rPr>
          <w:delText>, &lt;base</w:delText>
        </w:r>
        <w:r w:rsidDel="00AD0C75">
          <w:rPr>
            <w:noProof/>
          </w:rPr>
          <w:delText>_sexp&gt;{, &lt;start_nexp&gt;}, 59</w:delText>
        </w:r>
      </w:del>
    </w:p>
    <w:p w:rsidR="00BF4B5C" w:rsidDel="00AD0C75" w:rsidRDefault="00BF4B5C">
      <w:pPr>
        <w:pStyle w:val="Index1"/>
        <w:tabs>
          <w:tab w:val="right" w:leader="dot" w:pos="9350"/>
        </w:tabs>
        <w:rPr>
          <w:del w:id="9008" w:author="Sammartano, Marc (BIC USA)" w:date="2015-12-02T15:17:00Z"/>
          <w:noProof/>
        </w:rPr>
      </w:pPr>
      <w:del w:id="9009" w:author="Sammartano, Marc (BIC USA)" w:date="2015-12-02T15:17:00Z">
        <w:r w:rsidDel="00AD0C75">
          <w:rPr>
            <w:noProof/>
          </w:rPr>
          <w:delText>Join &lt;source_array$[]&gt;, &lt;result_svar&gt; {, &lt;separator_sexp&gt;{, &lt;wrapper_sexp}}, 128</w:delText>
        </w:r>
      </w:del>
    </w:p>
    <w:p w:rsidR="00BF4B5C" w:rsidDel="00AD0C75" w:rsidRDefault="00BF4B5C">
      <w:pPr>
        <w:pStyle w:val="Index1"/>
        <w:tabs>
          <w:tab w:val="right" w:leader="dot" w:pos="9350"/>
        </w:tabs>
        <w:rPr>
          <w:del w:id="9010" w:author="Sammartano, Marc (BIC USA)" w:date="2015-12-02T15:17:00Z"/>
          <w:noProof/>
        </w:rPr>
      </w:pPr>
      <w:del w:id="9011" w:author="Sammartano, Marc (BIC USA)" w:date="2015-12-02T15:17:00Z">
        <w:r w:rsidDel="00AD0C75">
          <w:rPr>
            <w:noProof/>
          </w:rPr>
          <w:delText>Join.all &lt;source_array$[]&gt;, &lt;result_svar&gt; {, &lt;separator_sexp&gt;{, &lt;wrapper_sexp}}, 128</w:delText>
        </w:r>
      </w:del>
    </w:p>
    <w:p w:rsidR="00BF4B5C" w:rsidDel="00AD0C75" w:rsidRDefault="00BF4B5C">
      <w:pPr>
        <w:pStyle w:val="Index1"/>
        <w:tabs>
          <w:tab w:val="right" w:leader="dot" w:pos="9350"/>
        </w:tabs>
        <w:rPr>
          <w:del w:id="9012" w:author="Sammartano, Marc (BIC USA)" w:date="2015-12-02T15:17:00Z"/>
          <w:noProof/>
        </w:rPr>
      </w:pPr>
      <w:del w:id="9013" w:author="Sammartano, Marc (BIC USA)" w:date="2015-12-02T15:17:00Z">
        <w:r w:rsidDel="00AD0C75">
          <w:rPr>
            <w:noProof/>
          </w:rPr>
          <w:delText>Kb.hide, 96</w:delText>
        </w:r>
      </w:del>
    </w:p>
    <w:p w:rsidR="00BF4B5C" w:rsidDel="00AD0C75" w:rsidRDefault="00BF4B5C">
      <w:pPr>
        <w:pStyle w:val="Index1"/>
        <w:tabs>
          <w:tab w:val="right" w:leader="dot" w:pos="9350"/>
        </w:tabs>
        <w:rPr>
          <w:del w:id="9014" w:author="Sammartano, Marc (BIC USA)" w:date="2015-12-02T15:17:00Z"/>
          <w:noProof/>
        </w:rPr>
      </w:pPr>
      <w:del w:id="9015" w:author="Sammartano, Marc (BIC USA)" w:date="2015-12-02T15:17:00Z">
        <w:r w:rsidDel="00AD0C75">
          <w:rPr>
            <w:noProof/>
          </w:rPr>
          <w:delText>Kb.resume, 97</w:delText>
        </w:r>
      </w:del>
    </w:p>
    <w:p w:rsidR="00BF4B5C" w:rsidDel="00AD0C75" w:rsidRDefault="00BF4B5C">
      <w:pPr>
        <w:pStyle w:val="Index1"/>
        <w:tabs>
          <w:tab w:val="right" w:leader="dot" w:pos="9350"/>
        </w:tabs>
        <w:rPr>
          <w:del w:id="9016" w:author="Sammartano, Marc (BIC USA)" w:date="2015-12-02T15:17:00Z"/>
          <w:noProof/>
        </w:rPr>
      </w:pPr>
      <w:del w:id="9017" w:author="Sammartano, Marc (BIC USA)" w:date="2015-12-02T15:17:00Z">
        <w:r w:rsidDel="00AD0C75">
          <w:rPr>
            <w:noProof/>
          </w:rPr>
          <w:delText>Kb.show, 96</w:delText>
        </w:r>
      </w:del>
    </w:p>
    <w:p w:rsidR="00BF4B5C" w:rsidDel="00AD0C75" w:rsidRDefault="00BF4B5C">
      <w:pPr>
        <w:pStyle w:val="Index1"/>
        <w:tabs>
          <w:tab w:val="right" w:leader="dot" w:pos="9350"/>
        </w:tabs>
        <w:rPr>
          <w:del w:id="9018" w:author="Sammartano, Marc (BIC USA)" w:date="2015-12-02T15:17:00Z"/>
          <w:noProof/>
        </w:rPr>
      </w:pPr>
      <w:del w:id="9019" w:author="Sammartano, Marc (BIC USA)" w:date="2015-12-02T15:17:00Z">
        <w:r w:rsidDel="00AD0C75">
          <w:rPr>
            <w:noProof/>
          </w:rPr>
          <w:delText>Kb.showing &lt;lvar&gt;, 96</w:delText>
        </w:r>
      </w:del>
    </w:p>
    <w:p w:rsidR="00BF4B5C" w:rsidDel="00AD0C75" w:rsidRDefault="00BF4B5C">
      <w:pPr>
        <w:pStyle w:val="Index1"/>
        <w:tabs>
          <w:tab w:val="right" w:leader="dot" w:pos="9350"/>
        </w:tabs>
        <w:rPr>
          <w:del w:id="9020" w:author="Sammartano, Marc (BIC USA)" w:date="2015-12-02T15:17:00Z"/>
          <w:noProof/>
        </w:rPr>
      </w:pPr>
      <w:del w:id="9021" w:author="Sammartano, Marc (BIC USA)" w:date="2015-12-02T15:17:00Z">
        <w:r w:rsidDel="00AD0C75">
          <w:rPr>
            <w:noProof/>
          </w:rPr>
          <w:delText>Kb.toggle, 96</w:delText>
        </w:r>
      </w:del>
    </w:p>
    <w:p w:rsidR="00BF4B5C" w:rsidDel="00AD0C75" w:rsidRDefault="00BF4B5C">
      <w:pPr>
        <w:pStyle w:val="Index1"/>
        <w:tabs>
          <w:tab w:val="right" w:leader="dot" w:pos="9350"/>
        </w:tabs>
        <w:rPr>
          <w:del w:id="9022" w:author="Sammartano, Marc (BIC USA)" w:date="2015-12-02T15:17:00Z"/>
          <w:noProof/>
        </w:rPr>
      </w:pPr>
      <w:del w:id="9023" w:author="Sammartano, Marc (BIC USA)" w:date="2015-12-02T15:17:00Z">
        <w:r w:rsidDel="00AD0C75">
          <w:rPr>
            <w:noProof/>
          </w:rPr>
          <w:delText>Key.resume, 85</w:delText>
        </w:r>
      </w:del>
    </w:p>
    <w:p w:rsidR="00BF4B5C" w:rsidDel="00AD0C75" w:rsidRDefault="00BF4B5C">
      <w:pPr>
        <w:pStyle w:val="Index1"/>
        <w:tabs>
          <w:tab w:val="right" w:leader="dot" w:pos="9350"/>
        </w:tabs>
        <w:rPr>
          <w:del w:id="9024" w:author="Sammartano, Marc (BIC USA)" w:date="2015-12-02T15:17:00Z"/>
          <w:noProof/>
        </w:rPr>
      </w:pPr>
      <w:del w:id="9025" w:author="Sammartano, Marc (BIC USA)" w:date="2015-12-02T15:17:00Z">
        <w:r w:rsidRPr="00F05FA9" w:rsidDel="00AD0C75">
          <w:rPr>
            <w:rFonts w:eastAsia="Times New Roman"/>
            <w:noProof/>
          </w:rPr>
          <w:delText xml:space="preserve">LEFT$ (&lt;sexp&gt;, </w:delText>
        </w:r>
        <w:r w:rsidDel="00AD0C75">
          <w:rPr>
            <w:noProof/>
          </w:rPr>
          <w:delText>&lt;count_nexp&gt;</w:delText>
        </w:r>
        <w:r w:rsidRPr="00F05FA9" w:rsidDel="00AD0C75">
          <w:rPr>
            <w:rFonts w:eastAsia="Times New Roman"/>
            <w:noProof/>
          </w:rPr>
          <w:delText>)</w:delText>
        </w:r>
        <w:r w:rsidDel="00AD0C75">
          <w:rPr>
            <w:noProof/>
          </w:rPr>
          <w:delText>, 62</w:delText>
        </w:r>
      </w:del>
    </w:p>
    <w:p w:rsidR="00BF4B5C" w:rsidDel="00AD0C75" w:rsidRDefault="00BF4B5C">
      <w:pPr>
        <w:pStyle w:val="Index1"/>
        <w:tabs>
          <w:tab w:val="right" w:leader="dot" w:pos="9350"/>
        </w:tabs>
        <w:rPr>
          <w:del w:id="9026" w:author="Sammartano, Marc (BIC USA)" w:date="2015-12-02T15:17:00Z"/>
          <w:noProof/>
        </w:rPr>
      </w:pPr>
      <w:del w:id="9027" w:author="Sammartano, Marc (BIC USA)" w:date="2015-12-02T15:17:00Z">
        <w:r w:rsidDel="00AD0C75">
          <w:rPr>
            <w:noProof/>
          </w:rPr>
          <w:delText>LEN(&lt;sexp&gt;), 59</w:delText>
        </w:r>
      </w:del>
    </w:p>
    <w:p w:rsidR="00BF4B5C" w:rsidDel="00AD0C75" w:rsidRDefault="00BF4B5C">
      <w:pPr>
        <w:pStyle w:val="Index1"/>
        <w:tabs>
          <w:tab w:val="right" w:leader="dot" w:pos="9350"/>
        </w:tabs>
        <w:rPr>
          <w:del w:id="9028" w:author="Sammartano, Marc (BIC USA)" w:date="2015-12-02T15:17:00Z"/>
          <w:noProof/>
        </w:rPr>
      </w:pPr>
      <w:del w:id="9029" w:author="Sammartano, Marc (BIC USA)" w:date="2015-12-02T15:17:00Z">
        <w:r w:rsidDel="00AD0C75">
          <w:rPr>
            <w:noProof/>
          </w:rPr>
          <w:delText>Let, 53</w:delText>
        </w:r>
      </w:del>
    </w:p>
    <w:p w:rsidR="00BF4B5C" w:rsidDel="00AD0C75" w:rsidRDefault="00BF4B5C">
      <w:pPr>
        <w:pStyle w:val="Index1"/>
        <w:tabs>
          <w:tab w:val="right" w:leader="dot" w:pos="9350"/>
        </w:tabs>
        <w:rPr>
          <w:del w:id="9030" w:author="Sammartano, Marc (BIC USA)" w:date="2015-12-02T15:17:00Z"/>
          <w:noProof/>
        </w:rPr>
      </w:pPr>
      <w:del w:id="9031" w:author="Sammartano, Marc (BIC USA)" w:date="2015-12-02T15:17:00Z">
        <w:r w:rsidDel="00AD0C75">
          <w:rPr>
            <w:noProof/>
          </w:rPr>
          <w:delText>List.add &lt;pointer_nexp&gt;{, &lt;exp&gt;}..., 44</w:delText>
        </w:r>
      </w:del>
    </w:p>
    <w:p w:rsidR="00BF4B5C" w:rsidDel="00AD0C75" w:rsidRDefault="00BF4B5C">
      <w:pPr>
        <w:pStyle w:val="Index1"/>
        <w:tabs>
          <w:tab w:val="right" w:leader="dot" w:pos="9350"/>
        </w:tabs>
        <w:rPr>
          <w:del w:id="9032" w:author="Sammartano, Marc (BIC USA)" w:date="2015-12-02T15:17:00Z"/>
          <w:noProof/>
        </w:rPr>
      </w:pPr>
      <w:del w:id="9033" w:author="Sammartano, Marc (BIC USA)" w:date="2015-12-02T15:17:00Z">
        <w:r w:rsidDel="00AD0C75">
          <w:rPr>
            <w:noProof/>
          </w:rPr>
          <w:delText>List.add.array numeric_list_pointer, Array[{&lt;start&gt;,&lt;length&gt;}], 44</w:delText>
        </w:r>
      </w:del>
    </w:p>
    <w:p w:rsidR="00BF4B5C" w:rsidDel="00AD0C75" w:rsidRDefault="00BF4B5C">
      <w:pPr>
        <w:pStyle w:val="Index1"/>
        <w:tabs>
          <w:tab w:val="right" w:leader="dot" w:pos="9350"/>
        </w:tabs>
        <w:rPr>
          <w:del w:id="9034" w:author="Sammartano, Marc (BIC USA)" w:date="2015-12-02T15:17:00Z"/>
          <w:noProof/>
        </w:rPr>
      </w:pPr>
      <w:del w:id="9035" w:author="Sammartano, Marc (BIC USA)" w:date="2015-12-02T15:17:00Z">
        <w:r w:rsidDel="00AD0C75">
          <w:rPr>
            <w:noProof/>
          </w:rPr>
          <w:delText>List.add.array string_list_pointer, Array$[{&lt;start&gt;,&lt;length&gt;}], 44</w:delText>
        </w:r>
      </w:del>
    </w:p>
    <w:p w:rsidR="00BF4B5C" w:rsidDel="00AD0C75" w:rsidRDefault="00BF4B5C">
      <w:pPr>
        <w:pStyle w:val="Index1"/>
        <w:tabs>
          <w:tab w:val="right" w:leader="dot" w:pos="9350"/>
        </w:tabs>
        <w:rPr>
          <w:del w:id="9036" w:author="Sammartano, Marc (BIC USA)" w:date="2015-12-02T15:17:00Z"/>
          <w:noProof/>
        </w:rPr>
      </w:pPr>
      <w:del w:id="9037" w:author="Sammartano, Marc (BIC USA)" w:date="2015-12-02T15:17:00Z">
        <w:r w:rsidDel="00AD0C75">
          <w:rPr>
            <w:noProof/>
          </w:rPr>
          <w:delText>List.add.list &lt;destination_list_pointer_nexp&gt;, &lt;source_list_pointer_nexp&gt;, 44</w:delText>
        </w:r>
      </w:del>
    </w:p>
    <w:p w:rsidR="00BF4B5C" w:rsidDel="00AD0C75" w:rsidRDefault="00BF4B5C">
      <w:pPr>
        <w:pStyle w:val="Index1"/>
        <w:tabs>
          <w:tab w:val="right" w:leader="dot" w:pos="9350"/>
        </w:tabs>
        <w:rPr>
          <w:del w:id="9038" w:author="Sammartano, Marc (BIC USA)" w:date="2015-12-02T15:17:00Z"/>
          <w:noProof/>
        </w:rPr>
      </w:pPr>
      <w:del w:id="9039" w:author="Sammartano, Marc (BIC USA)" w:date="2015-12-02T15:17:00Z">
        <w:r w:rsidDel="00AD0C75">
          <w:rPr>
            <w:noProof/>
          </w:rPr>
          <w:delText>List.clear &lt;pointer_nexp&gt;, 45</w:delText>
        </w:r>
      </w:del>
    </w:p>
    <w:p w:rsidR="00BF4B5C" w:rsidDel="00AD0C75" w:rsidRDefault="00BF4B5C">
      <w:pPr>
        <w:pStyle w:val="Index1"/>
        <w:tabs>
          <w:tab w:val="right" w:leader="dot" w:pos="9350"/>
        </w:tabs>
        <w:rPr>
          <w:del w:id="9040" w:author="Sammartano, Marc (BIC USA)" w:date="2015-12-02T15:17:00Z"/>
          <w:noProof/>
        </w:rPr>
      </w:pPr>
      <w:del w:id="9041" w:author="Sammartano, Marc (BIC USA)" w:date="2015-12-02T15:17:00Z">
        <w:r w:rsidDel="00AD0C75">
          <w:rPr>
            <w:noProof/>
          </w:rPr>
          <w:delText>List.create N|S, &lt;pointer_nvar&gt;, 43</w:delText>
        </w:r>
      </w:del>
    </w:p>
    <w:p w:rsidR="00BF4B5C" w:rsidDel="00AD0C75" w:rsidRDefault="00BF4B5C">
      <w:pPr>
        <w:pStyle w:val="Index1"/>
        <w:tabs>
          <w:tab w:val="right" w:leader="dot" w:pos="9350"/>
        </w:tabs>
        <w:rPr>
          <w:del w:id="9042" w:author="Sammartano, Marc (BIC USA)" w:date="2015-12-02T15:17:00Z"/>
          <w:noProof/>
        </w:rPr>
      </w:pPr>
      <w:del w:id="9043" w:author="Sammartano, Marc (BIC USA)" w:date="2015-12-02T15:17:00Z">
        <w:r w:rsidDel="00AD0C75">
          <w:rPr>
            <w:noProof/>
          </w:rPr>
          <w:delText>List.get &lt;pointer_nexp&gt;,&lt;index_nexp&gt;, &lt;svar&gt;|&lt;nvar&gt;, 45</w:delText>
        </w:r>
      </w:del>
    </w:p>
    <w:p w:rsidR="00BF4B5C" w:rsidDel="00AD0C75" w:rsidRDefault="00BF4B5C">
      <w:pPr>
        <w:pStyle w:val="Index1"/>
        <w:tabs>
          <w:tab w:val="right" w:leader="dot" w:pos="9350"/>
        </w:tabs>
        <w:rPr>
          <w:del w:id="9044" w:author="Sammartano, Marc (BIC USA)" w:date="2015-12-02T15:17:00Z"/>
          <w:noProof/>
        </w:rPr>
      </w:pPr>
      <w:del w:id="9045" w:author="Sammartano, Marc (BIC USA)" w:date="2015-12-02T15:17:00Z">
        <w:r w:rsidDel="00AD0C75">
          <w:rPr>
            <w:noProof/>
          </w:rPr>
          <w:delText>List.insert &lt;pointer_nexp&gt;, &lt;index_nexp&gt;, &lt;sexp&gt;|&lt;nexp&gt;, 45</w:delText>
        </w:r>
      </w:del>
    </w:p>
    <w:p w:rsidR="00BF4B5C" w:rsidDel="00AD0C75" w:rsidRDefault="00BF4B5C">
      <w:pPr>
        <w:pStyle w:val="Index1"/>
        <w:tabs>
          <w:tab w:val="right" w:leader="dot" w:pos="9350"/>
        </w:tabs>
        <w:rPr>
          <w:del w:id="9046" w:author="Sammartano, Marc (BIC USA)" w:date="2015-12-02T15:17:00Z"/>
          <w:noProof/>
        </w:rPr>
      </w:pPr>
      <w:del w:id="9047" w:author="Sammartano, Marc (BIC USA)" w:date="2015-12-02T15:17:00Z">
        <w:r w:rsidDel="00AD0C75">
          <w:rPr>
            <w:noProof/>
          </w:rPr>
          <w:delText>List.remove &lt;pointer_nexp&gt;,&lt;index_nexp&gt;, 45</w:delText>
        </w:r>
      </w:del>
    </w:p>
    <w:p w:rsidR="00BF4B5C" w:rsidDel="00AD0C75" w:rsidRDefault="00BF4B5C">
      <w:pPr>
        <w:pStyle w:val="Index1"/>
        <w:tabs>
          <w:tab w:val="right" w:leader="dot" w:pos="9350"/>
        </w:tabs>
        <w:rPr>
          <w:del w:id="9048" w:author="Sammartano, Marc (BIC USA)" w:date="2015-12-02T15:17:00Z"/>
          <w:noProof/>
        </w:rPr>
      </w:pPr>
      <w:del w:id="9049" w:author="Sammartano, Marc (BIC USA)" w:date="2015-12-02T15:17:00Z">
        <w:r w:rsidDel="00AD0C75">
          <w:rPr>
            <w:noProof/>
          </w:rPr>
          <w:delText>List.replace &lt;pointer_nexp&gt;,&lt;index_nexp&gt;, &lt;sexp&gt;|&lt;nexp&gt;, 44</w:delText>
        </w:r>
      </w:del>
    </w:p>
    <w:p w:rsidR="00BF4B5C" w:rsidDel="00AD0C75" w:rsidRDefault="00BF4B5C">
      <w:pPr>
        <w:pStyle w:val="Index1"/>
        <w:tabs>
          <w:tab w:val="right" w:leader="dot" w:pos="9350"/>
        </w:tabs>
        <w:rPr>
          <w:del w:id="9050" w:author="Sammartano, Marc (BIC USA)" w:date="2015-12-02T15:17:00Z"/>
          <w:noProof/>
        </w:rPr>
      </w:pPr>
      <w:del w:id="9051" w:author="Sammartano, Marc (BIC USA)" w:date="2015-12-02T15:17:00Z">
        <w:r w:rsidDel="00AD0C75">
          <w:rPr>
            <w:noProof/>
          </w:rPr>
          <w:delText>List.search &lt;pointer_nexp&gt;, value|value$, &lt;result_nvar&gt;{,&lt;start_nexp&gt;}, 45</w:delText>
        </w:r>
      </w:del>
    </w:p>
    <w:p w:rsidR="00BF4B5C" w:rsidDel="00AD0C75" w:rsidRDefault="00BF4B5C">
      <w:pPr>
        <w:pStyle w:val="Index1"/>
        <w:tabs>
          <w:tab w:val="right" w:leader="dot" w:pos="9350"/>
        </w:tabs>
        <w:rPr>
          <w:del w:id="9052" w:author="Sammartano, Marc (BIC USA)" w:date="2015-12-02T15:17:00Z"/>
          <w:noProof/>
        </w:rPr>
      </w:pPr>
      <w:del w:id="9053" w:author="Sammartano, Marc (BIC USA)" w:date="2015-12-02T15:17:00Z">
        <w:r w:rsidDel="00AD0C75">
          <w:rPr>
            <w:noProof/>
          </w:rPr>
          <w:delText>List.size &lt;pointer_nexp&gt;, &lt;nvar&gt;, 45</w:delText>
        </w:r>
      </w:del>
    </w:p>
    <w:p w:rsidR="00BF4B5C" w:rsidDel="00AD0C75" w:rsidRDefault="00BF4B5C">
      <w:pPr>
        <w:pStyle w:val="Index1"/>
        <w:tabs>
          <w:tab w:val="right" w:leader="dot" w:pos="9350"/>
        </w:tabs>
        <w:rPr>
          <w:del w:id="9054" w:author="Sammartano, Marc (BIC USA)" w:date="2015-12-02T15:17:00Z"/>
          <w:noProof/>
        </w:rPr>
      </w:pPr>
      <w:del w:id="9055" w:author="Sammartano, Marc (BIC USA)" w:date="2015-12-02T15:17:00Z">
        <w:r w:rsidDel="00AD0C75">
          <w:rPr>
            <w:noProof/>
          </w:rPr>
          <w:delText>List.toArray &lt;pointer_nexp&gt;, Array$[] | Array[], 46</w:delText>
        </w:r>
      </w:del>
    </w:p>
    <w:p w:rsidR="00BF4B5C" w:rsidDel="00AD0C75" w:rsidRDefault="00BF4B5C">
      <w:pPr>
        <w:pStyle w:val="Index1"/>
        <w:tabs>
          <w:tab w:val="right" w:leader="dot" w:pos="9350"/>
        </w:tabs>
        <w:rPr>
          <w:del w:id="9056" w:author="Sammartano, Marc (BIC USA)" w:date="2015-12-02T15:17:00Z"/>
          <w:noProof/>
        </w:rPr>
      </w:pPr>
      <w:del w:id="9057" w:author="Sammartano, Marc (BIC USA)" w:date="2015-12-02T15:17:00Z">
        <w:r w:rsidDel="00AD0C75">
          <w:rPr>
            <w:noProof/>
          </w:rPr>
          <w:delText>List.type &lt;pointer_nexp&gt;, &lt;svar&gt;, 45</w:delText>
        </w:r>
      </w:del>
    </w:p>
    <w:p w:rsidR="00BF4B5C" w:rsidDel="00AD0C75" w:rsidRDefault="00BF4B5C">
      <w:pPr>
        <w:pStyle w:val="Index1"/>
        <w:tabs>
          <w:tab w:val="right" w:leader="dot" w:pos="9350"/>
        </w:tabs>
        <w:rPr>
          <w:del w:id="9058" w:author="Sammartano, Marc (BIC USA)" w:date="2015-12-02T15:17:00Z"/>
          <w:noProof/>
        </w:rPr>
      </w:pPr>
      <w:del w:id="9059" w:author="Sammartano, Marc (BIC USA)" w:date="2015-12-02T15:17:00Z">
        <w:r w:rsidDel="00AD0C75">
          <w:rPr>
            <w:noProof/>
          </w:rPr>
          <w:delText>LOG(&lt;nexp&gt;), 57</w:delText>
        </w:r>
      </w:del>
    </w:p>
    <w:p w:rsidR="00BF4B5C" w:rsidDel="00AD0C75" w:rsidRDefault="00BF4B5C">
      <w:pPr>
        <w:pStyle w:val="Index1"/>
        <w:tabs>
          <w:tab w:val="right" w:leader="dot" w:pos="9350"/>
        </w:tabs>
        <w:rPr>
          <w:del w:id="9060" w:author="Sammartano, Marc (BIC USA)" w:date="2015-12-02T15:17:00Z"/>
          <w:noProof/>
        </w:rPr>
      </w:pPr>
      <w:del w:id="9061" w:author="Sammartano, Marc (BIC USA)" w:date="2015-12-02T15:17:00Z">
        <w:r w:rsidDel="00AD0C75">
          <w:rPr>
            <w:noProof/>
          </w:rPr>
          <w:delText>LOG10(&lt;nexp&gt;), 57</w:delText>
        </w:r>
      </w:del>
    </w:p>
    <w:p w:rsidR="00BF4B5C" w:rsidDel="00AD0C75" w:rsidRDefault="00BF4B5C">
      <w:pPr>
        <w:pStyle w:val="Index1"/>
        <w:tabs>
          <w:tab w:val="right" w:leader="dot" w:pos="9350"/>
        </w:tabs>
        <w:rPr>
          <w:del w:id="9062" w:author="Sammartano, Marc (BIC USA)" w:date="2015-12-02T15:17:00Z"/>
          <w:noProof/>
        </w:rPr>
      </w:pPr>
      <w:del w:id="9063" w:author="Sammartano, Marc (BIC USA)" w:date="2015-12-02T15:17:00Z">
        <w:r w:rsidRPr="00F05FA9" w:rsidDel="00AD0C75">
          <w:rPr>
            <w:rFonts w:eastAsia="Times New Roman"/>
            <w:noProof/>
          </w:rPr>
          <w:delText>LOWER$(</w:delText>
        </w:r>
        <w:r w:rsidDel="00AD0C75">
          <w:rPr>
            <w:noProof/>
          </w:rPr>
          <w:delText>&lt;sexp&gt;</w:delText>
        </w:r>
        <w:r w:rsidRPr="00F05FA9" w:rsidDel="00AD0C75">
          <w:rPr>
            <w:rFonts w:eastAsia="Times New Roman"/>
            <w:noProof/>
          </w:rPr>
          <w:delText>)</w:delText>
        </w:r>
        <w:r w:rsidDel="00AD0C75">
          <w:rPr>
            <w:noProof/>
          </w:rPr>
          <w:delText>, 66</w:delText>
        </w:r>
      </w:del>
    </w:p>
    <w:p w:rsidR="00BF4B5C" w:rsidDel="00AD0C75" w:rsidRDefault="00BF4B5C">
      <w:pPr>
        <w:pStyle w:val="Index1"/>
        <w:tabs>
          <w:tab w:val="right" w:leader="dot" w:pos="9350"/>
        </w:tabs>
        <w:rPr>
          <w:del w:id="9064" w:author="Sammartano, Marc (BIC USA)" w:date="2015-12-02T15:17:00Z"/>
          <w:noProof/>
        </w:rPr>
      </w:pPr>
      <w:del w:id="9065" w:author="Sammartano, Marc (BIC USA)" w:date="2015-12-02T15:17:00Z">
        <w:r w:rsidDel="00AD0C75">
          <w:rPr>
            <w:noProof/>
          </w:rPr>
          <w:delText>MAX(&lt;nexp&gt;, &lt;nexp&gt;), 55</w:delText>
        </w:r>
      </w:del>
    </w:p>
    <w:p w:rsidR="00BF4B5C" w:rsidDel="00AD0C75" w:rsidRDefault="00BF4B5C">
      <w:pPr>
        <w:pStyle w:val="Index1"/>
        <w:tabs>
          <w:tab w:val="right" w:leader="dot" w:pos="9350"/>
        </w:tabs>
        <w:rPr>
          <w:del w:id="9066" w:author="Sammartano, Marc (BIC USA)" w:date="2015-12-02T15:17:00Z"/>
          <w:noProof/>
        </w:rPr>
      </w:pPr>
      <w:del w:id="9067" w:author="Sammartano, Marc (BIC USA)" w:date="2015-12-02T15:17:00Z">
        <w:r w:rsidDel="00AD0C75">
          <w:rPr>
            <w:noProof/>
          </w:rPr>
          <w:delText>MenuKey.resume, 84</w:delText>
        </w:r>
      </w:del>
    </w:p>
    <w:p w:rsidR="00BF4B5C" w:rsidDel="00AD0C75" w:rsidRDefault="00BF4B5C">
      <w:pPr>
        <w:pStyle w:val="Index1"/>
        <w:tabs>
          <w:tab w:val="right" w:leader="dot" w:pos="9350"/>
        </w:tabs>
        <w:rPr>
          <w:del w:id="9068" w:author="Sammartano, Marc (BIC USA)" w:date="2015-12-02T15:17:00Z"/>
          <w:noProof/>
        </w:rPr>
      </w:pPr>
      <w:del w:id="9069" w:author="Sammartano, Marc (BIC USA)" w:date="2015-12-02T15:17:00Z">
        <w:r w:rsidRPr="00F05FA9" w:rsidDel="00AD0C75">
          <w:rPr>
            <w:rFonts w:eastAsia="Times New Roman"/>
            <w:noProof/>
          </w:rPr>
          <w:delText xml:space="preserve">MID$(&lt;sexp&gt;, </w:delText>
        </w:r>
        <w:r w:rsidDel="00AD0C75">
          <w:rPr>
            <w:noProof/>
          </w:rPr>
          <w:delText>&lt;start_nexp&gt;{, &lt;count_nexp&gt;}</w:delText>
        </w:r>
        <w:r w:rsidRPr="00F05FA9" w:rsidDel="00AD0C75">
          <w:rPr>
            <w:rFonts w:eastAsia="Times New Roman"/>
            <w:noProof/>
          </w:rPr>
          <w:delText>)</w:delText>
        </w:r>
        <w:r w:rsidDel="00AD0C75">
          <w:rPr>
            <w:noProof/>
          </w:rPr>
          <w:delText>, 62</w:delText>
        </w:r>
      </w:del>
    </w:p>
    <w:p w:rsidR="00BF4B5C" w:rsidDel="00AD0C75" w:rsidRDefault="00BF4B5C">
      <w:pPr>
        <w:pStyle w:val="Index1"/>
        <w:tabs>
          <w:tab w:val="right" w:leader="dot" w:pos="9350"/>
        </w:tabs>
        <w:rPr>
          <w:del w:id="9070" w:author="Sammartano, Marc (BIC USA)" w:date="2015-12-02T15:17:00Z"/>
          <w:noProof/>
        </w:rPr>
      </w:pPr>
      <w:del w:id="9071" w:author="Sammartano, Marc (BIC USA)" w:date="2015-12-02T15:17:00Z">
        <w:r w:rsidDel="00AD0C75">
          <w:rPr>
            <w:noProof/>
          </w:rPr>
          <w:delText>MIN(&lt;nexp&gt;, &lt;nexp&gt;), 55</w:delText>
        </w:r>
      </w:del>
    </w:p>
    <w:p w:rsidR="00BF4B5C" w:rsidDel="00AD0C75" w:rsidRDefault="00BF4B5C">
      <w:pPr>
        <w:pStyle w:val="Index1"/>
        <w:tabs>
          <w:tab w:val="right" w:leader="dot" w:pos="9350"/>
        </w:tabs>
        <w:rPr>
          <w:del w:id="9072" w:author="Sammartano, Marc (BIC USA)" w:date="2015-12-02T15:17:00Z"/>
          <w:noProof/>
        </w:rPr>
      </w:pPr>
      <w:del w:id="9073" w:author="Sammartano, Marc (BIC USA)" w:date="2015-12-02T15:17:00Z">
        <w:r w:rsidDel="00AD0C75">
          <w:rPr>
            <w:noProof/>
          </w:rPr>
          <w:delText>Mkdir &lt;path_sexp&gt;, 100</w:delText>
        </w:r>
      </w:del>
    </w:p>
    <w:p w:rsidR="00BF4B5C" w:rsidDel="00AD0C75" w:rsidRDefault="00BF4B5C">
      <w:pPr>
        <w:pStyle w:val="Index1"/>
        <w:tabs>
          <w:tab w:val="right" w:leader="dot" w:pos="9350"/>
        </w:tabs>
        <w:rPr>
          <w:del w:id="9074" w:author="Sammartano, Marc (BIC USA)" w:date="2015-12-02T15:17:00Z"/>
          <w:noProof/>
        </w:rPr>
      </w:pPr>
      <w:del w:id="9075" w:author="Sammartano, Marc (BIC USA)" w:date="2015-12-02T15:17:00Z">
        <w:r w:rsidDel="00AD0C75">
          <w:rPr>
            <w:noProof/>
          </w:rPr>
          <w:delText>MOD(&lt;nexp1&gt;, &lt;nexp2&gt;), 56</w:delText>
        </w:r>
      </w:del>
    </w:p>
    <w:p w:rsidR="00BF4B5C" w:rsidDel="00AD0C75" w:rsidRDefault="00BF4B5C">
      <w:pPr>
        <w:pStyle w:val="Index1"/>
        <w:tabs>
          <w:tab w:val="right" w:leader="dot" w:pos="9350"/>
        </w:tabs>
        <w:rPr>
          <w:del w:id="9076" w:author="Sammartano, Marc (BIC USA)" w:date="2015-12-02T15:17:00Z"/>
          <w:noProof/>
        </w:rPr>
      </w:pPr>
      <w:del w:id="9077" w:author="Sammartano, Marc (BIC USA)" w:date="2015-12-02T15:17:00Z">
        <w:r w:rsidDel="00AD0C75">
          <w:rPr>
            <w:noProof/>
          </w:rPr>
          <w:delText>MyPhoneNumber &lt;svar&gt;, 122</w:delText>
        </w:r>
      </w:del>
    </w:p>
    <w:p w:rsidR="00BF4B5C" w:rsidDel="00AD0C75" w:rsidRDefault="00BF4B5C">
      <w:pPr>
        <w:pStyle w:val="Index1"/>
        <w:tabs>
          <w:tab w:val="right" w:leader="dot" w:pos="9350"/>
        </w:tabs>
        <w:rPr>
          <w:del w:id="9078" w:author="Sammartano, Marc (BIC USA)" w:date="2015-12-02T15:17:00Z"/>
          <w:noProof/>
        </w:rPr>
      </w:pPr>
      <w:del w:id="9079" w:author="Sammartano, Marc (BIC USA)" w:date="2015-12-02T15:17:00Z">
        <w:r w:rsidDel="00AD0C75">
          <w:rPr>
            <w:noProof/>
          </w:rPr>
          <w:delText>Notify &lt;title_sexp&gt;, &lt;subtitle_sexp&gt;, &lt;alert_sexp&gt;, &lt;wait_lexp&gt;, 133</w:delText>
        </w:r>
      </w:del>
    </w:p>
    <w:p w:rsidR="00BF4B5C" w:rsidDel="00AD0C75" w:rsidRDefault="00BF4B5C">
      <w:pPr>
        <w:pStyle w:val="Index1"/>
        <w:tabs>
          <w:tab w:val="right" w:leader="dot" w:pos="9350"/>
        </w:tabs>
        <w:rPr>
          <w:del w:id="9080" w:author="Sammartano, Marc (BIC USA)" w:date="2015-12-02T15:17:00Z"/>
          <w:noProof/>
        </w:rPr>
      </w:pPr>
      <w:del w:id="9081" w:author="Sammartano, Marc (BIC USA)" w:date="2015-12-02T15:17:00Z">
        <w:r w:rsidDel="00AD0C75">
          <w:rPr>
            <w:noProof/>
          </w:rPr>
          <w:delText>OCT$(&lt;nexp&gt;, 67</w:delText>
        </w:r>
      </w:del>
    </w:p>
    <w:p w:rsidR="00BF4B5C" w:rsidDel="00AD0C75" w:rsidRDefault="00BF4B5C">
      <w:pPr>
        <w:pStyle w:val="Index1"/>
        <w:tabs>
          <w:tab w:val="right" w:leader="dot" w:pos="9350"/>
        </w:tabs>
        <w:rPr>
          <w:del w:id="9082" w:author="Sammartano, Marc (BIC USA)" w:date="2015-12-02T15:17:00Z"/>
          <w:noProof/>
        </w:rPr>
      </w:pPr>
      <w:del w:id="9083" w:author="Sammartano, Marc (BIC USA)" w:date="2015-12-02T15:17:00Z">
        <w:r w:rsidDel="00AD0C75">
          <w:rPr>
            <w:noProof/>
          </w:rPr>
          <w:delText>OCT(&lt;sexp&gt;), 59</w:delText>
        </w:r>
      </w:del>
    </w:p>
    <w:p w:rsidR="00BF4B5C" w:rsidDel="00AD0C75" w:rsidRDefault="00BF4B5C">
      <w:pPr>
        <w:pStyle w:val="Index1"/>
        <w:tabs>
          <w:tab w:val="right" w:leader="dot" w:pos="9350"/>
        </w:tabs>
        <w:rPr>
          <w:del w:id="9084" w:author="Sammartano, Marc (BIC USA)" w:date="2015-12-02T15:17:00Z"/>
          <w:noProof/>
        </w:rPr>
      </w:pPr>
      <w:del w:id="9085" w:author="Sammartano, Marc (BIC USA)" w:date="2015-12-02T15:17:00Z">
        <w:r w:rsidDel="00AD0C75">
          <w:rPr>
            <w:noProof/>
          </w:rPr>
          <w:delText>OnBackGround:, 137</w:delText>
        </w:r>
      </w:del>
    </w:p>
    <w:p w:rsidR="00BF4B5C" w:rsidDel="00AD0C75" w:rsidRDefault="00BF4B5C">
      <w:pPr>
        <w:pStyle w:val="Index1"/>
        <w:tabs>
          <w:tab w:val="right" w:leader="dot" w:pos="9350"/>
        </w:tabs>
        <w:rPr>
          <w:del w:id="9086" w:author="Sammartano, Marc (BIC USA)" w:date="2015-12-02T15:17:00Z"/>
          <w:noProof/>
        </w:rPr>
      </w:pPr>
      <w:del w:id="9087" w:author="Sammartano, Marc (BIC USA)" w:date="2015-12-02T15:17:00Z">
        <w:r w:rsidDel="00AD0C75">
          <w:rPr>
            <w:noProof/>
          </w:rPr>
          <w:delText>OnBackKey:, 84</w:delText>
        </w:r>
      </w:del>
    </w:p>
    <w:p w:rsidR="00BF4B5C" w:rsidDel="00AD0C75" w:rsidRDefault="00BF4B5C">
      <w:pPr>
        <w:pStyle w:val="Index1"/>
        <w:tabs>
          <w:tab w:val="right" w:leader="dot" w:pos="9350"/>
        </w:tabs>
        <w:rPr>
          <w:del w:id="9088" w:author="Sammartano, Marc (BIC USA)" w:date="2015-12-02T15:17:00Z"/>
          <w:noProof/>
        </w:rPr>
      </w:pPr>
      <w:del w:id="9089" w:author="Sammartano, Marc (BIC USA)" w:date="2015-12-02T15:17:00Z">
        <w:r w:rsidDel="00AD0C75">
          <w:rPr>
            <w:noProof/>
          </w:rPr>
          <w:delText>OnBtReadReady:, 121</w:delText>
        </w:r>
      </w:del>
    </w:p>
    <w:p w:rsidR="00BF4B5C" w:rsidDel="00AD0C75" w:rsidRDefault="00BF4B5C">
      <w:pPr>
        <w:pStyle w:val="Index1"/>
        <w:tabs>
          <w:tab w:val="right" w:leader="dot" w:pos="9350"/>
        </w:tabs>
        <w:rPr>
          <w:del w:id="9090" w:author="Sammartano, Marc (BIC USA)" w:date="2015-12-02T15:17:00Z"/>
          <w:noProof/>
        </w:rPr>
      </w:pPr>
      <w:del w:id="9091" w:author="Sammartano, Marc (BIC USA)" w:date="2015-12-02T15:17:00Z">
        <w:r w:rsidDel="00AD0C75">
          <w:rPr>
            <w:noProof/>
          </w:rPr>
          <w:delText>OnConsoleTouch:, 84</w:delText>
        </w:r>
      </w:del>
    </w:p>
    <w:p w:rsidR="00BF4B5C" w:rsidDel="00AD0C75" w:rsidRDefault="00BF4B5C">
      <w:pPr>
        <w:pStyle w:val="Index1"/>
        <w:tabs>
          <w:tab w:val="right" w:leader="dot" w:pos="9350"/>
        </w:tabs>
        <w:rPr>
          <w:del w:id="9092" w:author="Sammartano, Marc (BIC USA)" w:date="2015-12-02T15:17:00Z"/>
          <w:noProof/>
        </w:rPr>
      </w:pPr>
      <w:del w:id="9093" w:author="Sammartano, Marc (BIC USA)" w:date="2015-12-02T15:17:00Z">
        <w:r w:rsidDel="00AD0C75">
          <w:rPr>
            <w:noProof/>
          </w:rPr>
          <w:delText>OnError:, 83</w:delText>
        </w:r>
      </w:del>
    </w:p>
    <w:p w:rsidR="00BF4B5C" w:rsidDel="00AD0C75" w:rsidRDefault="00BF4B5C">
      <w:pPr>
        <w:pStyle w:val="Index1"/>
        <w:tabs>
          <w:tab w:val="right" w:leader="dot" w:pos="9350"/>
        </w:tabs>
        <w:rPr>
          <w:del w:id="9094" w:author="Sammartano, Marc (BIC USA)" w:date="2015-12-02T15:17:00Z"/>
          <w:noProof/>
        </w:rPr>
      </w:pPr>
      <w:del w:id="9095" w:author="Sammartano, Marc (BIC USA)" w:date="2015-12-02T15:17:00Z">
        <w:r w:rsidDel="00AD0C75">
          <w:rPr>
            <w:noProof/>
          </w:rPr>
          <w:delText>OnGrTouch:, 154</w:delText>
        </w:r>
      </w:del>
    </w:p>
    <w:p w:rsidR="00BF4B5C" w:rsidDel="00AD0C75" w:rsidRDefault="00BF4B5C">
      <w:pPr>
        <w:pStyle w:val="Index1"/>
        <w:tabs>
          <w:tab w:val="right" w:leader="dot" w:pos="9350"/>
        </w:tabs>
        <w:rPr>
          <w:del w:id="9096" w:author="Sammartano, Marc (BIC USA)" w:date="2015-12-02T15:17:00Z"/>
          <w:noProof/>
        </w:rPr>
      </w:pPr>
      <w:del w:id="9097" w:author="Sammartano, Marc (BIC USA)" w:date="2015-12-02T15:17:00Z">
        <w:r w:rsidDel="00AD0C75">
          <w:rPr>
            <w:noProof/>
          </w:rPr>
          <w:delText>OnKbChange:, 97</w:delText>
        </w:r>
      </w:del>
    </w:p>
    <w:p w:rsidR="00BF4B5C" w:rsidDel="00AD0C75" w:rsidRDefault="00BF4B5C">
      <w:pPr>
        <w:pStyle w:val="Index1"/>
        <w:tabs>
          <w:tab w:val="right" w:leader="dot" w:pos="9350"/>
        </w:tabs>
        <w:rPr>
          <w:del w:id="9098" w:author="Sammartano, Marc (BIC USA)" w:date="2015-12-02T15:17:00Z"/>
          <w:noProof/>
        </w:rPr>
      </w:pPr>
      <w:del w:id="9099" w:author="Sammartano, Marc (BIC USA)" w:date="2015-12-02T15:17:00Z">
        <w:r w:rsidDel="00AD0C75">
          <w:rPr>
            <w:noProof/>
          </w:rPr>
          <w:delText>OnKeyPress:, 84</w:delText>
        </w:r>
      </w:del>
    </w:p>
    <w:p w:rsidR="00BF4B5C" w:rsidDel="00AD0C75" w:rsidRDefault="00BF4B5C">
      <w:pPr>
        <w:pStyle w:val="Index1"/>
        <w:tabs>
          <w:tab w:val="right" w:leader="dot" w:pos="9350"/>
        </w:tabs>
        <w:rPr>
          <w:del w:id="9100" w:author="Sammartano, Marc (BIC USA)" w:date="2015-12-02T15:17:00Z"/>
          <w:noProof/>
        </w:rPr>
      </w:pPr>
      <w:del w:id="9101" w:author="Sammartano, Marc (BIC USA)" w:date="2015-12-02T15:17:00Z">
        <w:r w:rsidDel="00AD0C75">
          <w:rPr>
            <w:noProof/>
          </w:rPr>
          <w:delText>OnMenuKey:, 84</w:delText>
        </w:r>
      </w:del>
    </w:p>
    <w:p w:rsidR="00BF4B5C" w:rsidDel="00AD0C75" w:rsidRDefault="00BF4B5C">
      <w:pPr>
        <w:pStyle w:val="Index1"/>
        <w:tabs>
          <w:tab w:val="right" w:leader="dot" w:pos="9350"/>
        </w:tabs>
        <w:rPr>
          <w:del w:id="9102" w:author="Sammartano, Marc (BIC USA)" w:date="2015-12-02T15:17:00Z"/>
          <w:noProof/>
        </w:rPr>
      </w:pPr>
      <w:del w:id="9103" w:author="Sammartano, Marc (BIC USA)" w:date="2015-12-02T15:17:00Z">
        <w:r w:rsidDel="00AD0C75">
          <w:rPr>
            <w:noProof/>
          </w:rPr>
          <w:delText>OnTimer:, 125</w:delText>
        </w:r>
      </w:del>
    </w:p>
    <w:p w:rsidR="00BF4B5C" w:rsidDel="00AD0C75" w:rsidRDefault="00BF4B5C">
      <w:pPr>
        <w:pStyle w:val="Index1"/>
        <w:tabs>
          <w:tab w:val="right" w:leader="dot" w:pos="9350"/>
        </w:tabs>
        <w:rPr>
          <w:del w:id="9104" w:author="Sammartano, Marc (BIC USA)" w:date="2015-12-02T15:17:00Z"/>
          <w:noProof/>
        </w:rPr>
      </w:pPr>
      <w:del w:id="9105" w:author="Sammartano, Marc (BIC USA)" w:date="2015-12-02T15:17:00Z">
        <w:r w:rsidDel="00AD0C75">
          <w:rPr>
            <w:noProof/>
          </w:rPr>
          <w:delText>Pause &lt;ticks_nexp&gt;, 135</w:delText>
        </w:r>
      </w:del>
    </w:p>
    <w:p w:rsidR="00BF4B5C" w:rsidDel="00AD0C75" w:rsidRDefault="00BF4B5C">
      <w:pPr>
        <w:pStyle w:val="Index1"/>
        <w:tabs>
          <w:tab w:val="right" w:leader="dot" w:pos="9350"/>
        </w:tabs>
        <w:rPr>
          <w:del w:id="9106" w:author="Sammartano, Marc (BIC USA)" w:date="2015-12-02T15:17:00Z"/>
          <w:noProof/>
        </w:rPr>
      </w:pPr>
      <w:del w:id="9107" w:author="Sammartano, Marc (BIC USA)" w:date="2015-12-02T15:17:00Z">
        <w:r w:rsidDel="00AD0C75">
          <w:rPr>
            <w:noProof/>
          </w:rPr>
          <w:delText>Phone.call &lt;sexp&gt;, 122</w:delText>
        </w:r>
      </w:del>
    </w:p>
    <w:p w:rsidR="00BF4B5C" w:rsidDel="00AD0C75" w:rsidRDefault="00BF4B5C">
      <w:pPr>
        <w:pStyle w:val="Index1"/>
        <w:tabs>
          <w:tab w:val="right" w:leader="dot" w:pos="9350"/>
        </w:tabs>
        <w:rPr>
          <w:del w:id="9108" w:author="Sammartano, Marc (BIC USA)" w:date="2015-12-02T15:17:00Z"/>
          <w:noProof/>
        </w:rPr>
      </w:pPr>
      <w:del w:id="9109" w:author="Sammartano, Marc (BIC USA)" w:date="2015-12-02T15:17:00Z">
        <w:r w:rsidDel="00AD0C75">
          <w:rPr>
            <w:noProof/>
          </w:rPr>
          <w:delText>Phone.dial &lt;sexp&gt;, 122</w:delText>
        </w:r>
      </w:del>
    </w:p>
    <w:p w:rsidR="00BF4B5C" w:rsidDel="00AD0C75" w:rsidRDefault="00BF4B5C">
      <w:pPr>
        <w:pStyle w:val="Index1"/>
        <w:tabs>
          <w:tab w:val="right" w:leader="dot" w:pos="9350"/>
        </w:tabs>
        <w:rPr>
          <w:del w:id="9110" w:author="Sammartano, Marc (BIC USA)" w:date="2015-12-02T15:17:00Z"/>
          <w:noProof/>
        </w:rPr>
      </w:pPr>
      <w:del w:id="9111" w:author="Sammartano, Marc (BIC USA)" w:date="2015-12-02T15:17:00Z">
        <w:r w:rsidDel="00AD0C75">
          <w:rPr>
            <w:noProof/>
          </w:rPr>
          <w:delText>Phone.info &lt;nvar&gt;|&lt;nexp&gt;, 134</w:delText>
        </w:r>
      </w:del>
    </w:p>
    <w:p w:rsidR="00BF4B5C" w:rsidDel="00AD0C75" w:rsidRDefault="00BF4B5C">
      <w:pPr>
        <w:pStyle w:val="Index1"/>
        <w:tabs>
          <w:tab w:val="right" w:leader="dot" w:pos="9350"/>
        </w:tabs>
        <w:rPr>
          <w:del w:id="9112" w:author="Sammartano, Marc (BIC USA)" w:date="2015-12-02T15:17:00Z"/>
          <w:noProof/>
        </w:rPr>
      </w:pPr>
      <w:del w:id="9113" w:author="Sammartano, Marc (BIC USA)" w:date="2015-12-02T15:17:00Z">
        <w:r w:rsidDel="00AD0C75">
          <w:rPr>
            <w:noProof/>
          </w:rPr>
          <w:delText>Phone.rcv.init, 123</w:delText>
        </w:r>
      </w:del>
    </w:p>
    <w:p w:rsidR="00BF4B5C" w:rsidDel="00AD0C75" w:rsidRDefault="00BF4B5C">
      <w:pPr>
        <w:pStyle w:val="Index1"/>
        <w:tabs>
          <w:tab w:val="right" w:leader="dot" w:pos="9350"/>
        </w:tabs>
        <w:rPr>
          <w:del w:id="9114" w:author="Sammartano, Marc (BIC USA)" w:date="2015-12-02T15:17:00Z"/>
          <w:noProof/>
        </w:rPr>
      </w:pPr>
      <w:del w:id="9115" w:author="Sammartano, Marc (BIC USA)" w:date="2015-12-02T15:17:00Z">
        <w:r w:rsidDel="00AD0C75">
          <w:rPr>
            <w:noProof/>
          </w:rPr>
          <w:delText>Phone.rcv.next &lt;state_nvar&gt;, &lt;number_svar&gt;, 123</w:delText>
        </w:r>
      </w:del>
    </w:p>
    <w:p w:rsidR="00BF4B5C" w:rsidDel="00AD0C75" w:rsidRDefault="00BF4B5C">
      <w:pPr>
        <w:pStyle w:val="Index1"/>
        <w:tabs>
          <w:tab w:val="right" w:leader="dot" w:pos="9350"/>
        </w:tabs>
        <w:rPr>
          <w:del w:id="9116" w:author="Sammartano, Marc (BIC USA)" w:date="2015-12-02T15:17:00Z"/>
          <w:noProof/>
        </w:rPr>
      </w:pPr>
      <w:del w:id="9117" w:author="Sammartano, Marc (BIC USA)" w:date="2015-12-02T15:17:00Z">
        <w:r w:rsidDel="00AD0C75">
          <w:rPr>
            <w:noProof/>
          </w:rPr>
          <w:delText>PI(), 57</w:delText>
        </w:r>
      </w:del>
    </w:p>
    <w:p w:rsidR="00BF4B5C" w:rsidDel="00AD0C75" w:rsidRDefault="00BF4B5C">
      <w:pPr>
        <w:pStyle w:val="Index1"/>
        <w:tabs>
          <w:tab w:val="right" w:leader="dot" w:pos="9350"/>
        </w:tabs>
        <w:rPr>
          <w:del w:id="9118" w:author="Sammartano, Marc (BIC USA)" w:date="2015-12-02T15:17:00Z"/>
          <w:noProof/>
        </w:rPr>
      </w:pPr>
      <w:del w:id="9119" w:author="Sammartano, Marc (BIC USA)" w:date="2015-12-02T15:17:00Z">
        <w:r w:rsidDel="00AD0C75">
          <w:rPr>
            <w:noProof/>
          </w:rPr>
          <w:delText>Popup &lt;message_sexp&gt;{{, &lt;x_nexp&gt;}{, &lt;y_nexp&gt;}{, &lt;duration_lexp&gt;}}, 94</w:delText>
        </w:r>
      </w:del>
    </w:p>
    <w:p w:rsidR="00BF4B5C" w:rsidDel="00AD0C75" w:rsidRDefault="00BF4B5C">
      <w:pPr>
        <w:pStyle w:val="Index1"/>
        <w:tabs>
          <w:tab w:val="right" w:leader="dot" w:pos="9350"/>
        </w:tabs>
        <w:rPr>
          <w:del w:id="9120" w:author="Sammartano, Marc (BIC USA)" w:date="2015-12-02T15:17:00Z"/>
          <w:noProof/>
        </w:rPr>
      </w:pPr>
      <w:del w:id="9121" w:author="Sammartano, Marc (BIC USA)" w:date="2015-12-02T15:17:00Z">
        <w:r w:rsidDel="00AD0C75">
          <w:rPr>
            <w:noProof/>
          </w:rPr>
          <w:delText>POW(&lt;nexp1&gt;, &lt;nexp2&gt;), 57</w:delText>
        </w:r>
      </w:del>
    </w:p>
    <w:p w:rsidR="00BF4B5C" w:rsidDel="00AD0C75" w:rsidRDefault="00BF4B5C">
      <w:pPr>
        <w:pStyle w:val="Index1"/>
        <w:tabs>
          <w:tab w:val="right" w:leader="dot" w:pos="9350"/>
        </w:tabs>
        <w:rPr>
          <w:del w:id="9122" w:author="Sammartano, Marc (BIC USA)" w:date="2015-12-02T15:17:00Z"/>
          <w:noProof/>
        </w:rPr>
      </w:pPr>
      <w:del w:id="9123" w:author="Sammartano, Marc (BIC USA)" w:date="2015-12-02T15:17:00Z">
        <w:r w:rsidDel="00AD0C75">
          <w:rPr>
            <w:noProof/>
          </w:rPr>
          <w:delText>Print {&lt;exp&gt; {,|;}} ..., 90</w:delText>
        </w:r>
      </w:del>
    </w:p>
    <w:p w:rsidR="00BF4B5C" w:rsidDel="00AD0C75" w:rsidRDefault="00BF4B5C">
      <w:pPr>
        <w:pStyle w:val="Index1"/>
        <w:tabs>
          <w:tab w:val="right" w:leader="dot" w:pos="9350"/>
        </w:tabs>
        <w:rPr>
          <w:del w:id="9124" w:author="Sammartano, Marc (BIC USA)" w:date="2015-12-02T15:17:00Z"/>
          <w:noProof/>
        </w:rPr>
      </w:pPr>
      <w:del w:id="9125" w:author="Sammartano, Marc (BIC USA)" w:date="2015-12-02T15:17:00Z">
        <w:r w:rsidDel="00AD0C75">
          <w:rPr>
            <w:noProof/>
          </w:rPr>
          <w:delText>RANDOMIZE(&lt;nexp&gt;), 55</w:delText>
        </w:r>
      </w:del>
    </w:p>
    <w:p w:rsidR="00BF4B5C" w:rsidDel="00AD0C75" w:rsidRDefault="00BF4B5C">
      <w:pPr>
        <w:pStyle w:val="Index1"/>
        <w:tabs>
          <w:tab w:val="right" w:leader="dot" w:pos="9350"/>
        </w:tabs>
        <w:rPr>
          <w:del w:id="9126" w:author="Sammartano, Marc (BIC USA)" w:date="2015-12-02T15:17:00Z"/>
          <w:noProof/>
        </w:rPr>
      </w:pPr>
      <w:del w:id="9127" w:author="Sammartano, Marc (BIC USA)" w:date="2015-12-02T15:17:00Z">
        <w:r w:rsidDel="00AD0C75">
          <w:rPr>
            <w:noProof/>
          </w:rPr>
          <w:delText>Read.data &lt;number&gt;|&lt;string&gt; {,&lt;number&gt;|&lt;string&gt;...,&lt;number&gt;|&lt;string&gt;}, 85</w:delText>
        </w:r>
      </w:del>
    </w:p>
    <w:p w:rsidR="00BF4B5C" w:rsidDel="00AD0C75" w:rsidRDefault="00BF4B5C">
      <w:pPr>
        <w:pStyle w:val="Index1"/>
        <w:tabs>
          <w:tab w:val="right" w:leader="dot" w:pos="9350"/>
        </w:tabs>
        <w:rPr>
          <w:del w:id="9128" w:author="Sammartano, Marc (BIC USA)" w:date="2015-12-02T15:17:00Z"/>
          <w:noProof/>
        </w:rPr>
      </w:pPr>
      <w:del w:id="9129" w:author="Sammartano, Marc (BIC USA)" w:date="2015-12-02T15:17:00Z">
        <w:r w:rsidDel="00AD0C75">
          <w:rPr>
            <w:noProof/>
          </w:rPr>
          <w:delText>Read.from &lt;nexp&gt;, 86</w:delText>
        </w:r>
      </w:del>
    </w:p>
    <w:p w:rsidR="00BF4B5C" w:rsidDel="00AD0C75" w:rsidRDefault="00BF4B5C">
      <w:pPr>
        <w:pStyle w:val="Index1"/>
        <w:tabs>
          <w:tab w:val="right" w:leader="dot" w:pos="9350"/>
        </w:tabs>
        <w:rPr>
          <w:del w:id="9130" w:author="Sammartano, Marc (BIC USA)" w:date="2015-12-02T15:17:00Z"/>
          <w:noProof/>
        </w:rPr>
      </w:pPr>
      <w:del w:id="9131" w:author="Sammartano, Marc (BIC USA)" w:date="2015-12-02T15:17:00Z">
        <w:r w:rsidDel="00AD0C75">
          <w:rPr>
            <w:noProof/>
          </w:rPr>
          <w:delText>Read.next &lt;var&gt;, ..., 85</w:delText>
        </w:r>
      </w:del>
    </w:p>
    <w:p w:rsidR="00BF4B5C" w:rsidDel="00AD0C75" w:rsidRDefault="00BF4B5C">
      <w:pPr>
        <w:pStyle w:val="Index1"/>
        <w:tabs>
          <w:tab w:val="right" w:leader="dot" w:pos="9350"/>
        </w:tabs>
        <w:rPr>
          <w:del w:id="9132" w:author="Sammartano, Marc (BIC USA)" w:date="2015-12-02T15:17:00Z"/>
          <w:noProof/>
        </w:rPr>
      </w:pPr>
      <w:del w:id="9133" w:author="Sammartano, Marc (BIC USA)" w:date="2015-12-02T15:17:00Z">
        <w:r w:rsidDel="00AD0C75">
          <w:rPr>
            <w:noProof/>
          </w:rPr>
          <w:delText>Rem, 51</w:delText>
        </w:r>
      </w:del>
    </w:p>
    <w:p w:rsidR="00BF4B5C" w:rsidDel="00AD0C75" w:rsidRDefault="00BF4B5C">
      <w:pPr>
        <w:pStyle w:val="Index1"/>
        <w:tabs>
          <w:tab w:val="right" w:leader="dot" w:pos="9350"/>
        </w:tabs>
        <w:rPr>
          <w:del w:id="9134" w:author="Sammartano, Marc (BIC USA)" w:date="2015-12-02T15:17:00Z"/>
          <w:noProof/>
        </w:rPr>
      </w:pPr>
      <w:del w:id="9135" w:author="Sammartano, Marc (BIC USA)" w:date="2015-12-02T15:17:00Z">
        <w:r w:rsidDel="00AD0C75">
          <w:rPr>
            <w:noProof/>
          </w:rPr>
          <w:delText>Rename &lt;old_path_sexp&gt;, &lt;new_path_sexp&gt;, 101</w:delText>
        </w:r>
      </w:del>
    </w:p>
    <w:p w:rsidR="00BF4B5C" w:rsidDel="00AD0C75" w:rsidRDefault="00BF4B5C">
      <w:pPr>
        <w:pStyle w:val="Index1"/>
        <w:tabs>
          <w:tab w:val="right" w:leader="dot" w:pos="9350"/>
        </w:tabs>
        <w:rPr>
          <w:del w:id="9136" w:author="Sammartano, Marc (BIC USA)" w:date="2015-12-02T15:17:00Z"/>
          <w:noProof/>
        </w:rPr>
      </w:pPr>
      <w:del w:id="9137" w:author="Sammartano, Marc (BIC USA)" w:date="2015-12-02T15:17:00Z">
        <w:r w:rsidRPr="00F05FA9" w:rsidDel="00AD0C75">
          <w:rPr>
            <w:rFonts w:eastAsia="Times New Roman"/>
            <w:noProof/>
          </w:rPr>
          <w:delText>REPLACE$( &lt;sexp&gt;, &lt;argument_sexp&gt;, &lt;replace_sexp&gt;)</w:delText>
        </w:r>
        <w:r w:rsidDel="00AD0C75">
          <w:rPr>
            <w:noProof/>
          </w:rPr>
          <w:delText>, 63</w:delText>
        </w:r>
      </w:del>
    </w:p>
    <w:p w:rsidR="00BF4B5C" w:rsidDel="00AD0C75" w:rsidRDefault="00BF4B5C">
      <w:pPr>
        <w:pStyle w:val="Index1"/>
        <w:tabs>
          <w:tab w:val="right" w:leader="dot" w:pos="9350"/>
        </w:tabs>
        <w:rPr>
          <w:del w:id="9138" w:author="Sammartano, Marc (BIC USA)" w:date="2015-12-02T15:17:00Z"/>
          <w:noProof/>
        </w:rPr>
      </w:pPr>
      <w:del w:id="9139" w:author="Sammartano, Marc (BIC USA)" w:date="2015-12-02T15:17:00Z">
        <w:r w:rsidRPr="00F05FA9" w:rsidDel="00AD0C75">
          <w:rPr>
            <w:rFonts w:eastAsia="Times New Roman"/>
            <w:noProof/>
          </w:rPr>
          <w:delText>RIGHT$(</w:delText>
        </w:r>
        <w:r w:rsidDel="00AD0C75">
          <w:rPr>
            <w:noProof/>
          </w:rPr>
          <w:delText>&lt;sexp&gt;, &lt;count_nexp&gt;</w:delText>
        </w:r>
        <w:r w:rsidRPr="00F05FA9" w:rsidDel="00AD0C75">
          <w:rPr>
            <w:rFonts w:eastAsia="Times New Roman"/>
            <w:noProof/>
          </w:rPr>
          <w:delText>)</w:delText>
        </w:r>
        <w:r w:rsidDel="00AD0C75">
          <w:rPr>
            <w:noProof/>
          </w:rPr>
          <w:delText>, 63</w:delText>
        </w:r>
      </w:del>
    </w:p>
    <w:p w:rsidR="00BF4B5C" w:rsidDel="00AD0C75" w:rsidRDefault="00BF4B5C">
      <w:pPr>
        <w:pStyle w:val="Index1"/>
        <w:tabs>
          <w:tab w:val="right" w:leader="dot" w:pos="9350"/>
        </w:tabs>
        <w:rPr>
          <w:del w:id="9140" w:author="Sammartano, Marc (BIC USA)" w:date="2015-12-02T15:17:00Z"/>
          <w:noProof/>
        </w:rPr>
      </w:pPr>
      <w:del w:id="9141" w:author="Sammartano, Marc (BIC USA)" w:date="2015-12-02T15:17:00Z">
        <w:r w:rsidDel="00AD0C75">
          <w:rPr>
            <w:noProof/>
          </w:rPr>
          <w:delText>Ringer.get.mode &lt;nvar&gt;, 127</w:delText>
        </w:r>
      </w:del>
    </w:p>
    <w:p w:rsidR="00BF4B5C" w:rsidDel="00AD0C75" w:rsidRDefault="00BF4B5C">
      <w:pPr>
        <w:pStyle w:val="Index1"/>
        <w:tabs>
          <w:tab w:val="right" w:leader="dot" w:pos="9350"/>
        </w:tabs>
        <w:rPr>
          <w:del w:id="9142" w:author="Sammartano, Marc (BIC USA)" w:date="2015-12-02T15:17:00Z"/>
          <w:noProof/>
        </w:rPr>
      </w:pPr>
      <w:del w:id="9143" w:author="Sammartano, Marc (BIC USA)" w:date="2015-12-02T15:17:00Z">
        <w:r w:rsidDel="00AD0C75">
          <w:rPr>
            <w:noProof/>
          </w:rPr>
          <w:delText>Ringer.get.volume &lt;vol_nvar&gt; { , &lt;max_nvar&gt;, 127</w:delText>
        </w:r>
      </w:del>
    </w:p>
    <w:p w:rsidR="00BF4B5C" w:rsidDel="00AD0C75" w:rsidRDefault="00BF4B5C">
      <w:pPr>
        <w:pStyle w:val="Index1"/>
        <w:tabs>
          <w:tab w:val="right" w:leader="dot" w:pos="9350"/>
        </w:tabs>
        <w:rPr>
          <w:del w:id="9144" w:author="Sammartano, Marc (BIC USA)" w:date="2015-12-02T15:17:00Z"/>
          <w:noProof/>
        </w:rPr>
      </w:pPr>
      <w:del w:id="9145" w:author="Sammartano, Marc (BIC USA)" w:date="2015-12-02T15:17:00Z">
        <w:r w:rsidDel="00AD0C75">
          <w:rPr>
            <w:noProof/>
          </w:rPr>
          <w:delText>Ringer.set.mode &lt;nexp&gt;, 127</w:delText>
        </w:r>
      </w:del>
    </w:p>
    <w:p w:rsidR="00BF4B5C" w:rsidDel="00AD0C75" w:rsidRDefault="00BF4B5C">
      <w:pPr>
        <w:pStyle w:val="Index1"/>
        <w:tabs>
          <w:tab w:val="right" w:leader="dot" w:pos="9350"/>
        </w:tabs>
        <w:rPr>
          <w:del w:id="9146" w:author="Sammartano, Marc (BIC USA)" w:date="2015-12-02T15:17:00Z"/>
          <w:noProof/>
        </w:rPr>
      </w:pPr>
      <w:del w:id="9147" w:author="Sammartano, Marc (BIC USA)" w:date="2015-12-02T15:17:00Z">
        <w:r w:rsidDel="00AD0C75">
          <w:rPr>
            <w:noProof/>
          </w:rPr>
          <w:delText>Ringer.set.volume &lt;nexp&gt;, 127</w:delText>
        </w:r>
      </w:del>
    </w:p>
    <w:p w:rsidR="00BF4B5C" w:rsidDel="00AD0C75" w:rsidRDefault="00BF4B5C">
      <w:pPr>
        <w:pStyle w:val="Index1"/>
        <w:tabs>
          <w:tab w:val="right" w:leader="dot" w:pos="9350"/>
        </w:tabs>
        <w:rPr>
          <w:del w:id="9148" w:author="Sammartano, Marc (BIC USA)" w:date="2015-12-02T15:17:00Z"/>
          <w:noProof/>
        </w:rPr>
      </w:pPr>
      <w:del w:id="9149" w:author="Sammartano, Marc (BIC USA)" w:date="2015-12-02T15:17:00Z">
        <w:r w:rsidDel="00AD0C75">
          <w:rPr>
            <w:noProof/>
          </w:rPr>
          <w:delText>RND(), 55</w:delText>
        </w:r>
      </w:del>
    </w:p>
    <w:p w:rsidR="00BF4B5C" w:rsidDel="00AD0C75" w:rsidRDefault="00BF4B5C">
      <w:pPr>
        <w:pStyle w:val="Index1"/>
        <w:tabs>
          <w:tab w:val="right" w:leader="dot" w:pos="9350"/>
        </w:tabs>
        <w:rPr>
          <w:del w:id="9150" w:author="Sammartano, Marc (BIC USA)" w:date="2015-12-02T15:17:00Z"/>
          <w:noProof/>
        </w:rPr>
      </w:pPr>
      <w:del w:id="9151" w:author="Sammartano, Marc (BIC USA)" w:date="2015-12-02T15:17:00Z">
        <w:r w:rsidDel="00AD0C75">
          <w:rPr>
            <w:noProof/>
          </w:rPr>
          <w:delText>ROUND(&lt;value_nexp&gt;{, &lt;count_nexp&gt;{, &lt;mode_sexp&gt;}}), 56</w:delText>
        </w:r>
      </w:del>
    </w:p>
    <w:p w:rsidR="00BF4B5C" w:rsidDel="00AD0C75" w:rsidRDefault="00BF4B5C">
      <w:pPr>
        <w:pStyle w:val="Index1"/>
        <w:tabs>
          <w:tab w:val="right" w:leader="dot" w:pos="9350"/>
        </w:tabs>
        <w:rPr>
          <w:del w:id="9152" w:author="Sammartano, Marc (BIC USA)" w:date="2015-12-02T15:17:00Z"/>
          <w:noProof/>
        </w:rPr>
      </w:pPr>
      <w:del w:id="9153" w:author="Sammartano, Marc (BIC USA)" w:date="2015-12-02T15:17:00Z">
        <w:r w:rsidDel="00AD0C75">
          <w:rPr>
            <w:noProof/>
          </w:rPr>
          <w:delText>Run &lt;filename_sexp&gt; {, &lt;data_sexp&gt;}, 82</w:delText>
        </w:r>
      </w:del>
    </w:p>
    <w:p w:rsidR="00BF4B5C" w:rsidDel="00AD0C75" w:rsidRDefault="00BF4B5C">
      <w:pPr>
        <w:pStyle w:val="Index1"/>
        <w:tabs>
          <w:tab w:val="right" w:leader="dot" w:pos="9350"/>
        </w:tabs>
        <w:rPr>
          <w:del w:id="9154" w:author="Sammartano, Marc (BIC USA)" w:date="2015-12-02T15:17:00Z"/>
          <w:noProof/>
        </w:rPr>
      </w:pPr>
      <w:del w:id="9155" w:author="Sammartano, Marc (BIC USA)" w:date="2015-12-02T15:17:00Z">
        <w:r w:rsidDel="00AD0C75">
          <w:rPr>
            <w:noProof/>
          </w:rPr>
          <w:delText>Select &lt;selection_nvar&gt;, &lt; Array$[]&gt;|&lt;list_nexp&gt;, {,&lt;title_sexp&gt; {, &lt;message_sexp&gt; } } {,&lt;press_lvar&gt; }, 94</w:delText>
        </w:r>
      </w:del>
    </w:p>
    <w:p w:rsidR="00BF4B5C" w:rsidDel="00AD0C75" w:rsidRDefault="00BF4B5C">
      <w:pPr>
        <w:pStyle w:val="Index1"/>
        <w:tabs>
          <w:tab w:val="right" w:leader="dot" w:pos="9350"/>
        </w:tabs>
        <w:rPr>
          <w:del w:id="9156" w:author="Sammartano, Marc (BIC USA)" w:date="2015-12-02T15:17:00Z"/>
          <w:noProof/>
        </w:rPr>
      </w:pPr>
      <w:del w:id="9157" w:author="Sammartano, Marc (BIC USA)" w:date="2015-12-02T15:17:00Z">
        <w:r w:rsidDel="00AD0C75">
          <w:rPr>
            <w:noProof/>
          </w:rPr>
          <w:delText>Sensors.close, 180</w:delText>
        </w:r>
      </w:del>
    </w:p>
    <w:p w:rsidR="00BF4B5C" w:rsidDel="00AD0C75" w:rsidRDefault="00BF4B5C">
      <w:pPr>
        <w:pStyle w:val="Index1"/>
        <w:tabs>
          <w:tab w:val="right" w:leader="dot" w:pos="9350"/>
        </w:tabs>
        <w:rPr>
          <w:del w:id="9158" w:author="Sammartano, Marc (BIC USA)" w:date="2015-12-02T15:17:00Z"/>
          <w:noProof/>
        </w:rPr>
      </w:pPr>
      <w:del w:id="9159" w:author="Sammartano, Marc (BIC USA)" w:date="2015-12-02T15:17:00Z">
        <w:r w:rsidDel="00AD0C75">
          <w:rPr>
            <w:noProof/>
          </w:rPr>
          <w:delText>Sensors.list &lt;sensor_array$[]&gt;, 180</w:delText>
        </w:r>
      </w:del>
    </w:p>
    <w:p w:rsidR="00BF4B5C" w:rsidDel="00AD0C75" w:rsidRDefault="00BF4B5C">
      <w:pPr>
        <w:pStyle w:val="Index1"/>
        <w:tabs>
          <w:tab w:val="right" w:leader="dot" w:pos="9350"/>
        </w:tabs>
        <w:rPr>
          <w:del w:id="9160" w:author="Sammartano, Marc (BIC USA)" w:date="2015-12-02T15:17:00Z"/>
          <w:noProof/>
        </w:rPr>
      </w:pPr>
      <w:del w:id="9161" w:author="Sammartano, Marc (BIC USA)" w:date="2015-12-02T15:17:00Z">
        <w:r w:rsidDel="00AD0C75">
          <w:rPr>
            <w:noProof/>
          </w:rPr>
          <w:delText>Sensors.open &lt;type_nexp&gt;{:&lt;delay_nexp&gt;}{, &lt;type_nexp&gt;{:&lt;delay_nexp&gt;}, ...}, 180</w:delText>
        </w:r>
      </w:del>
    </w:p>
    <w:p w:rsidR="00BF4B5C" w:rsidDel="00AD0C75" w:rsidRDefault="00BF4B5C">
      <w:pPr>
        <w:pStyle w:val="Index1"/>
        <w:tabs>
          <w:tab w:val="right" w:leader="dot" w:pos="9350"/>
        </w:tabs>
        <w:rPr>
          <w:del w:id="9162" w:author="Sammartano, Marc (BIC USA)" w:date="2015-12-02T15:17:00Z"/>
          <w:noProof/>
        </w:rPr>
      </w:pPr>
      <w:del w:id="9163" w:author="Sammartano, Marc (BIC USA)" w:date="2015-12-02T15:17:00Z">
        <w:r w:rsidDel="00AD0C75">
          <w:rPr>
            <w:noProof/>
          </w:rPr>
          <w:delText>Sensors.read sensor_type, p1, p2, p3, 180</w:delText>
        </w:r>
      </w:del>
    </w:p>
    <w:p w:rsidR="00BF4B5C" w:rsidDel="00AD0C75" w:rsidRDefault="00BF4B5C">
      <w:pPr>
        <w:pStyle w:val="Index1"/>
        <w:tabs>
          <w:tab w:val="right" w:leader="dot" w:pos="9350"/>
        </w:tabs>
        <w:rPr>
          <w:del w:id="9164" w:author="Sammartano, Marc (BIC USA)" w:date="2015-12-02T15:17:00Z"/>
          <w:noProof/>
        </w:rPr>
      </w:pPr>
      <w:del w:id="9165" w:author="Sammartano, Marc (BIC USA)" w:date="2015-12-02T15:17:00Z">
        <w:r w:rsidDel="00AD0C75">
          <w:rPr>
            <w:noProof/>
          </w:rPr>
          <w:delText>SGN(&lt;nexp&gt;), 55</w:delText>
        </w:r>
      </w:del>
    </w:p>
    <w:p w:rsidR="00BF4B5C" w:rsidDel="00AD0C75" w:rsidRDefault="00BF4B5C">
      <w:pPr>
        <w:pStyle w:val="Index1"/>
        <w:tabs>
          <w:tab w:val="right" w:leader="dot" w:pos="9350"/>
        </w:tabs>
        <w:rPr>
          <w:del w:id="9166" w:author="Sammartano, Marc (BIC USA)" w:date="2015-12-02T15:17:00Z"/>
          <w:noProof/>
        </w:rPr>
      </w:pPr>
      <w:del w:id="9167" w:author="Sammartano, Marc (BIC USA)" w:date="2015-12-02T15:17:00Z">
        <w:r w:rsidDel="00AD0C75">
          <w:rPr>
            <w:noProof/>
          </w:rPr>
          <w:delText>SHIFT (&lt;value_nexp&gt;, &lt;bits_nexp&gt;), 59</w:delText>
        </w:r>
      </w:del>
    </w:p>
    <w:p w:rsidR="00BF4B5C" w:rsidDel="00AD0C75" w:rsidRDefault="00BF4B5C">
      <w:pPr>
        <w:pStyle w:val="Index1"/>
        <w:tabs>
          <w:tab w:val="right" w:leader="dot" w:pos="9350"/>
        </w:tabs>
        <w:rPr>
          <w:del w:id="9168" w:author="Sammartano, Marc (BIC USA)" w:date="2015-12-02T15:17:00Z"/>
          <w:noProof/>
        </w:rPr>
      </w:pPr>
      <w:del w:id="9169" w:author="Sammartano, Marc (BIC USA)" w:date="2015-12-02T15:17:00Z">
        <w:r w:rsidDel="00AD0C75">
          <w:rPr>
            <w:noProof/>
          </w:rPr>
          <w:delText>SIN(&lt;nexp&gt;), 58</w:delText>
        </w:r>
      </w:del>
    </w:p>
    <w:p w:rsidR="00BF4B5C" w:rsidDel="00AD0C75" w:rsidRDefault="00BF4B5C">
      <w:pPr>
        <w:pStyle w:val="Index1"/>
        <w:tabs>
          <w:tab w:val="right" w:leader="dot" w:pos="9350"/>
        </w:tabs>
        <w:rPr>
          <w:del w:id="9170" w:author="Sammartano, Marc (BIC USA)" w:date="2015-12-02T15:17:00Z"/>
          <w:noProof/>
        </w:rPr>
      </w:pPr>
      <w:del w:id="9171" w:author="Sammartano, Marc (BIC USA)" w:date="2015-12-02T15:17:00Z">
        <w:r w:rsidDel="00AD0C75">
          <w:rPr>
            <w:noProof/>
          </w:rPr>
          <w:delText>SINH(&lt;nexp&gt;), 58</w:delText>
        </w:r>
      </w:del>
    </w:p>
    <w:p w:rsidR="00BF4B5C" w:rsidDel="00AD0C75" w:rsidRDefault="00BF4B5C">
      <w:pPr>
        <w:pStyle w:val="Index1"/>
        <w:tabs>
          <w:tab w:val="right" w:leader="dot" w:pos="9350"/>
        </w:tabs>
        <w:rPr>
          <w:del w:id="9172" w:author="Sammartano, Marc (BIC USA)" w:date="2015-12-02T15:17:00Z"/>
          <w:noProof/>
        </w:rPr>
      </w:pPr>
      <w:del w:id="9173" w:author="Sammartano, Marc (BIC USA)" w:date="2015-12-02T15:17:00Z">
        <w:r w:rsidDel="00AD0C75">
          <w:rPr>
            <w:noProof/>
          </w:rPr>
          <w:delText>Sms.rcv.init, 123</w:delText>
        </w:r>
      </w:del>
    </w:p>
    <w:p w:rsidR="00BF4B5C" w:rsidDel="00AD0C75" w:rsidRDefault="00BF4B5C">
      <w:pPr>
        <w:pStyle w:val="Index1"/>
        <w:tabs>
          <w:tab w:val="right" w:leader="dot" w:pos="9350"/>
        </w:tabs>
        <w:rPr>
          <w:del w:id="9174" w:author="Sammartano, Marc (BIC USA)" w:date="2015-12-02T15:17:00Z"/>
          <w:noProof/>
        </w:rPr>
      </w:pPr>
      <w:del w:id="9175" w:author="Sammartano, Marc (BIC USA)" w:date="2015-12-02T15:17:00Z">
        <w:r w:rsidDel="00AD0C75">
          <w:rPr>
            <w:noProof/>
          </w:rPr>
          <w:delText>Sms.rcv.next &lt;svar&gt;, 123</w:delText>
        </w:r>
      </w:del>
    </w:p>
    <w:p w:rsidR="00BF4B5C" w:rsidDel="00AD0C75" w:rsidRDefault="00BF4B5C">
      <w:pPr>
        <w:pStyle w:val="Index1"/>
        <w:tabs>
          <w:tab w:val="right" w:leader="dot" w:pos="9350"/>
        </w:tabs>
        <w:rPr>
          <w:del w:id="9176" w:author="Sammartano, Marc (BIC USA)" w:date="2015-12-02T15:17:00Z"/>
          <w:noProof/>
        </w:rPr>
      </w:pPr>
      <w:del w:id="9177" w:author="Sammartano, Marc (BIC USA)" w:date="2015-12-02T15:17:00Z">
        <w:r w:rsidDel="00AD0C75">
          <w:rPr>
            <w:noProof/>
          </w:rPr>
          <w:delText>Sms.send &lt;number_sexp&gt;, &lt;message_sexp&gt;, 123</w:delText>
        </w:r>
      </w:del>
    </w:p>
    <w:p w:rsidR="00BF4B5C" w:rsidDel="00AD0C75" w:rsidRDefault="00BF4B5C">
      <w:pPr>
        <w:pStyle w:val="Index1"/>
        <w:tabs>
          <w:tab w:val="right" w:leader="dot" w:pos="9350"/>
        </w:tabs>
        <w:rPr>
          <w:del w:id="9178" w:author="Sammartano, Marc (BIC USA)" w:date="2015-12-02T15:17:00Z"/>
          <w:noProof/>
        </w:rPr>
      </w:pPr>
      <w:del w:id="9179" w:author="Sammartano, Marc (BIC USA)" w:date="2015-12-02T15:17:00Z">
        <w:r w:rsidDel="00AD0C75">
          <w:rPr>
            <w:noProof/>
          </w:rPr>
          <w:delText>Socket.client.close, 115</w:delText>
        </w:r>
      </w:del>
    </w:p>
    <w:p w:rsidR="00BF4B5C" w:rsidDel="00AD0C75" w:rsidRDefault="00BF4B5C">
      <w:pPr>
        <w:pStyle w:val="Index1"/>
        <w:tabs>
          <w:tab w:val="right" w:leader="dot" w:pos="9350"/>
        </w:tabs>
        <w:rPr>
          <w:del w:id="9180" w:author="Sammartano, Marc (BIC USA)" w:date="2015-12-02T15:17:00Z"/>
          <w:noProof/>
        </w:rPr>
      </w:pPr>
      <w:del w:id="9181" w:author="Sammartano, Marc (BIC USA)" w:date="2015-12-02T15:17:00Z">
        <w:r w:rsidDel="00AD0C75">
          <w:rPr>
            <w:noProof/>
          </w:rPr>
          <w:delText>Socket.client.connect &lt;server_sexp&gt;, &lt;port_nexp&gt; { , &lt;wait_lexp&gt; }, 113</w:delText>
        </w:r>
      </w:del>
    </w:p>
    <w:p w:rsidR="00BF4B5C" w:rsidDel="00AD0C75" w:rsidRDefault="00BF4B5C">
      <w:pPr>
        <w:pStyle w:val="Index1"/>
        <w:tabs>
          <w:tab w:val="right" w:leader="dot" w:pos="9350"/>
        </w:tabs>
        <w:rPr>
          <w:del w:id="9182" w:author="Sammartano, Marc (BIC USA)" w:date="2015-12-02T15:17:00Z"/>
          <w:noProof/>
        </w:rPr>
      </w:pPr>
      <w:del w:id="9183" w:author="Sammartano, Marc (BIC USA)" w:date="2015-12-02T15:17:00Z">
        <w:r w:rsidDel="00AD0C75">
          <w:rPr>
            <w:noProof/>
          </w:rPr>
          <w:delText>Socket.client.read.file &lt;file_nexp&gt;, 114</w:delText>
        </w:r>
      </w:del>
    </w:p>
    <w:p w:rsidR="00BF4B5C" w:rsidDel="00AD0C75" w:rsidRDefault="00BF4B5C">
      <w:pPr>
        <w:pStyle w:val="Index1"/>
        <w:tabs>
          <w:tab w:val="right" w:leader="dot" w:pos="9350"/>
        </w:tabs>
        <w:rPr>
          <w:del w:id="9184" w:author="Sammartano, Marc (BIC USA)" w:date="2015-12-02T15:17:00Z"/>
          <w:noProof/>
        </w:rPr>
      </w:pPr>
      <w:del w:id="9185" w:author="Sammartano, Marc (BIC USA)" w:date="2015-12-02T15:17:00Z">
        <w:r w:rsidDel="00AD0C75">
          <w:rPr>
            <w:noProof/>
          </w:rPr>
          <w:delText>Socket.client.read.line &lt;line_svar&gt;, 114</w:delText>
        </w:r>
      </w:del>
    </w:p>
    <w:p w:rsidR="00BF4B5C" w:rsidDel="00AD0C75" w:rsidRDefault="00BF4B5C">
      <w:pPr>
        <w:pStyle w:val="Index1"/>
        <w:tabs>
          <w:tab w:val="right" w:leader="dot" w:pos="9350"/>
        </w:tabs>
        <w:rPr>
          <w:del w:id="9186" w:author="Sammartano, Marc (BIC USA)" w:date="2015-12-02T15:17:00Z"/>
          <w:noProof/>
        </w:rPr>
      </w:pPr>
      <w:del w:id="9187" w:author="Sammartano, Marc (BIC USA)" w:date="2015-12-02T15:17:00Z">
        <w:r w:rsidDel="00AD0C75">
          <w:rPr>
            <w:noProof/>
          </w:rPr>
          <w:delText>Socket.client.read.ready &lt;nvar&gt;, 114</w:delText>
        </w:r>
      </w:del>
    </w:p>
    <w:p w:rsidR="00BF4B5C" w:rsidDel="00AD0C75" w:rsidRDefault="00BF4B5C">
      <w:pPr>
        <w:pStyle w:val="Index1"/>
        <w:tabs>
          <w:tab w:val="right" w:leader="dot" w:pos="9350"/>
        </w:tabs>
        <w:rPr>
          <w:del w:id="9188" w:author="Sammartano, Marc (BIC USA)" w:date="2015-12-02T15:17:00Z"/>
          <w:noProof/>
        </w:rPr>
      </w:pPr>
      <w:del w:id="9189" w:author="Sammartano, Marc (BIC USA)" w:date="2015-12-02T15:17:00Z">
        <w:r w:rsidDel="00AD0C75">
          <w:rPr>
            <w:noProof/>
          </w:rPr>
          <w:delText>Socket.client.server.ip &lt;svar&gt;, 114</w:delText>
        </w:r>
      </w:del>
    </w:p>
    <w:p w:rsidR="00BF4B5C" w:rsidDel="00AD0C75" w:rsidRDefault="00BF4B5C">
      <w:pPr>
        <w:pStyle w:val="Index1"/>
        <w:tabs>
          <w:tab w:val="right" w:leader="dot" w:pos="9350"/>
        </w:tabs>
        <w:rPr>
          <w:del w:id="9190" w:author="Sammartano, Marc (BIC USA)" w:date="2015-12-02T15:17:00Z"/>
          <w:noProof/>
        </w:rPr>
      </w:pPr>
      <w:del w:id="9191" w:author="Sammartano, Marc (BIC USA)" w:date="2015-12-02T15:17:00Z">
        <w:r w:rsidDel="00AD0C75">
          <w:rPr>
            <w:noProof/>
          </w:rPr>
          <w:delText>Socket.client.status &lt;status_nvar&gt;, 114</w:delText>
        </w:r>
      </w:del>
    </w:p>
    <w:p w:rsidR="00BF4B5C" w:rsidDel="00AD0C75" w:rsidRDefault="00BF4B5C">
      <w:pPr>
        <w:pStyle w:val="Index1"/>
        <w:tabs>
          <w:tab w:val="right" w:leader="dot" w:pos="9350"/>
        </w:tabs>
        <w:rPr>
          <w:del w:id="9192" w:author="Sammartano, Marc (BIC USA)" w:date="2015-12-02T15:17:00Z"/>
          <w:noProof/>
        </w:rPr>
      </w:pPr>
      <w:del w:id="9193" w:author="Sammartano, Marc (BIC USA)" w:date="2015-12-02T15:17:00Z">
        <w:r w:rsidDel="00AD0C75">
          <w:rPr>
            <w:noProof/>
          </w:rPr>
          <w:delText>Socket.client.write.bytes &lt;sexp&gt;, 114</w:delText>
        </w:r>
      </w:del>
    </w:p>
    <w:p w:rsidR="00BF4B5C" w:rsidDel="00AD0C75" w:rsidRDefault="00BF4B5C">
      <w:pPr>
        <w:pStyle w:val="Index1"/>
        <w:tabs>
          <w:tab w:val="right" w:leader="dot" w:pos="9350"/>
        </w:tabs>
        <w:rPr>
          <w:del w:id="9194" w:author="Sammartano, Marc (BIC USA)" w:date="2015-12-02T15:17:00Z"/>
          <w:noProof/>
        </w:rPr>
      </w:pPr>
      <w:del w:id="9195" w:author="Sammartano, Marc (BIC USA)" w:date="2015-12-02T15:17:00Z">
        <w:r w:rsidDel="00AD0C75">
          <w:rPr>
            <w:noProof/>
          </w:rPr>
          <w:delText>Socket.client.write.file &lt;file_nexp&gt;, 115</w:delText>
        </w:r>
      </w:del>
    </w:p>
    <w:p w:rsidR="00BF4B5C" w:rsidDel="00AD0C75" w:rsidRDefault="00BF4B5C">
      <w:pPr>
        <w:pStyle w:val="Index1"/>
        <w:tabs>
          <w:tab w:val="right" w:leader="dot" w:pos="9350"/>
        </w:tabs>
        <w:rPr>
          <w:del w:id="9196" w:author="Sammartano, Marc (BIC USA)" w:date="2015-12-02T15:17:00Z"/>
          <w:noProof/>
        </w:rPr>
      </w:pPr>
      <w:del w:id="9197" w:author="Sammartano, Marc (BIC USA)" w:date="2015-12-02T15:17:00Z">
        <w:r w:rsidDel="00AD0C75">
          <w:rPr>
            <w:noProof/>
          </w:rPr>
          <w:delText>Socket.client.write.line &lt;line_sexp&gt;, 114</w:delText>
        </w:r>
      </w:del>
    </w:p>
    <w:p w:rsidR="00BF4B5C" w:rsidDel="00AD0C75" w:rsidRDefault="00BF4B5C">
      <w:pPr>
        <w:pStyle w:val="Index1"/>
        <w:tabs>
          <w:tab w:val="right" w:leader="dot" w:pos="9350"/>
        </w:tabs>
        <w:rPr>
          <w:del w:id="9198" w:author="Sammartano, Marc (BIC USA)" w:date="2015-12-02T15:17:00Z"/>
          <w:noProof/>
        </w:rPr>
      </w:pPr>
      <w:del w:id="9199" w:author="Sammartano, Marc (BIC USA)" w:date="2015-12-02T15:17:00Z">
        <w:r w:rsidDel="00AD0C75">
          <w:rPr>
            <w:noProof/>
          </w:rPr>
          <w:delText>Socket.myIP &lt;svar&gt;, 115</w:delText>
        </w:r>
      </w:del>
    </w:p>
    <w:p w:rsidR="00BF4B5C" w:rsidDel="00AD0C75" w:rsidRDefault="00BF4B5C">
      <w:pPr>
        <w:pStyle w:val="Index1"/>
        <w:tabs>
          <w:tab w:val="right" w:leader="dot" w:pos="9350"/>
        </w:tabs>
        <w:rPr>
          <w:del w:id="9200" w:author="Sammartano, Marc (BIC USA)" w:date="2015-12-02T15:17:00Z"/>
          <w:noProof/>
        </w:rPr>
      </w:pPr>
      <w:del w:id="9201" w:author="Sammartano, Marc (BIC USA)" w:date="2015-12-02T15:17:00Z">
        <w:r w:rsidDel="00AD0C75">
          <w:rPr>
            <w:noProof/>
          </w:rPr>
          <w:delText>Socket.server.client.ip &lt;nvar&gt;, 117</w:delText>
        </w:r>
      </w:del>
    </w:p>
    <w:p w:rsidR="00BF4B5C" w:rsidDel="00AD0C75" w:rsidRDefault="00BF4B5C">
      <w:pPr>
        <w:pStyle w:val="Index1"/>
        <w:tabs>
          <w:tab w:val="right" w:leader="dot" w:pos="9350"/>
        </w:tabs>
        <w:rPr>
          <w:del w:id="9202" w:author="Sammartano, Marc (BIC USA)" w:date="2015-12-02T15:17:00Z"/>
          <w:noProof/>
        </w:rPr>
      </w:pPr>
      <w:del w:id="9203" w:author="Sammartano, Marc (BIC USA)" w:date="2015-12-02T15:17:00Z">
        <w:r w:rsidDel="00AD0C75">
          <w:rPr>
            <w:noProof/>
          </w:rPr>
          <w:delText>Socket.server.close, 117</w:delText>
        </w:r>
      </w:del>
    </w:p>
    <w:p w:rsidR="00BF4B5C" w:rsidDel="00AD0C75" w:rsidRDefault="00BF4B5C">
      <w:pPr>
        <w:pStyle w:val="Index1"/>
        <w:tabs>
          <w:tab w:val="right" w:leader="dot" w:pos="9350"/>
        </w:tabs>
        <w:rPr>
          <w:del w:id="9204" w:author="Sammartano, Marc (BIC USA)" w:date="2015-12-02T15:17:00Z"/>
          <w:noProof/>
        </w:rPr>
      </w:pPr>
      <w:del w:id="9205" w:author="Sammartano, Marc (BIC USA)" w:date="2015-12-02T15:17:00Z">
        <w:r w:rsidDel="00AD0C75">
          <w:rPr>
            <w:noProof/>
          </w:rPr>
          <w:delText>Socket.server.connect {&lt;wait_lexp&gt;}, 115</w:delText>
        </w:r>
      </w:del>
    </w:p>
    <w:p w:rsidR="00BF4B5C" w:rsidDel="00AD0C75" w:rsidRDefault="00BF4B5C">
      <w:pPr>
        <w:pStyle w:val="Index1"/>
        <w:tabs>
          <w:tab w:val="right" w:leader="dot" w:pos="9350"/>
        </w:tabs>
        <w:rPr>
          <w:del w:id="9206" w:author="Sammartano, Marc (BIC USA)" w:date="2015-12-02T15:17:00Z"/>
          <w:noProof/>
        </w:rPr>
      </w:pPr>
      <w:del w:id="9207" w:author="Sammartano, Marc (BIC USA)" w:date="2015-12-02T15:17:00Z">
        <w:r w:rsidDel="00AD0C75">
          <w:rPr>
            <w:noProof/>
          </w:rPr>
          <w:delText>Socket.server.create &lt;port_nexp&gt;, 115</w:delText>
        </w:r>
      </w:del>
    </w:p>
    <w:p w:rsidR="00BF4B5C" w:rsidDel="00AD0C75" w:rsidRDefault="00BF4B5C">
      <w:pPr>
        <w:pStyle w:val="Index1"/>
        <w:tabs>
          <w:tab w:val="right" w:leader="dot" w:pos="9350"/>
        </w:tabs>
        <w:rPr>
          <w:del w:id="9208" w:author="Sammartano, Marc (BIC USA)" w:date="2015-12-02T15:17:00Z"/>
          <w:noProof/>
        </w:rPr>
      </w:pPr>
      <w:del w:id="9209" w:author="Sammartano, Marc (BIC USA)" w:date="2015-12-02T15:17:00Z">
        <w:r w:rsidDel="00AD0C75">
          <w:rPr>
            <w:noProof/>
          </w:rPr>
          <w:delText>Socket.server.disconnect, 116</w:delText>
        </w:r>
      </w:del>
    </w:p>
    <w:p w:rsidR="00BF4B5C" w:rsidDel="00AD0C75" w:rsidRDefault="00BF4B5C">
      <w:pPr>
        <w:pStyle w:val="Index1"/>
        <w:tabs>
          <w:tab w:val="right" w:leader="dot" w:pos="9350"/>
        </w:tabs>
        <w:rPr>
          <w:del w:id="9210" w:author="Sammartano, Marc (BIC USA)" w:date="2015-12-02T15:17:00Z"/>
          <w:noProof/>
        </w:rPr>
      </w:pPr>
      <w:del w:id="9211" w:author="Sammartano, Marc (BIC USA)" w:date="2015-12-02T15:17:00Z">
        <w:r w:rsidDel="00AD0C75">
          <w:rPr>
            <w:noProof/>
          </w:rPr>
          <w:delText>Socket.server.read.file &lt;file_nexp&gt;, 116</w:delText>
        </w:r>
      </w:del>
    </w:p>
    <w:p w:rsidR="00BF4B5C" w:rsidDel="00AD0C75" w:rsidRDefault="00BF4B5C">
      <w:pPr>
        <w:pStyle w:val="Index1"/>
        <w:tabs>
          <w:tab w:val="right" w:leader="dot" w:pos="9350"/>
        </w:tabs>
        <w:rPr>
          <w:del w:id="9212" w:author="Sammartano, Marc (BIC USA)" w:date="2015-12-02T15:17:00Z"/>
          <w:noProof/>
        </w:rPr>
      </w:pPr>
      <w:del w:id="9213" w:author="Sammartano, Marc (BIC USA)" w:date="2015-12-02T15:17:00Z">
        <w:r w:rsidDel="00AD0C75">
          <w:rPr>
            <w:noProof/>
          </w:rPr>
          <w:delText>Socket.server.read.line &lt;svar&gt;, 116</w:delText>
        </w:r>
      </w:del>
    </w:p>
    <w:p w:rsidR="00BF4B5C" w:rsidDel="00AD0C75" w:rsidRDefault="00BF4B5C">
      <w:pPr>
        <w:pStyle w:val="Index1"/>
        <w:tabs>
          <w:tab w:val="right" w:leader="dot" w:pos="9350"/>
        </w:tabs>
        <w:rPr>
          <w:del w:id="9214" w:author="Sammartano, Marc (BIC USA)" w:date="2015-12-02T15:17:00Z"/>
          <w:noProof/>
        </w:rPr>
      </w:pPr>
      <w:del w:id="9215" w:author="Sammartano, Marc (BIC USA)" w:date="2015-12-02T15:17:00Z">
        <w:r w:rsidDel="00AD0C75">
          <w:rPr>
            <w:noProof/>
          </w:rPr>
          <w:delText>Socket.server.read.ready &lt;nvar&gt;, 116</w:delText>
        </w:r>
      </w:del>
    </w:p>
    <w:p w:rsidR="00BF4B5C" w:rsidDel="00AD0C75" w:rsidRDefault="00BF4B5C">
      <w:pPr>
        <w:pStyle w:val="Index1"/>
        <w:tabs>
          <w:tab w:val="right" w:leader="dot" w:pos="9350"/>
        </w:tabs>
        <w:rPr>
          <w:del w:id="9216" w:author="Sammartano, Marc (BIC USA)" w:date="2015-12-02T15:17:00Z"/>
          <w:noProof/>
        </w:rPr>
      </w:pPr>
      <w:del w:id="9217" w:author="Sammartano, Marc (BIC USA)" w:date="2015-12-02T15:17:00Z">
        <w:r w:rsidDel="00AD0C75">
          <w:rPr>
            <w:noProof/>
          </w:rPr>
          <w:delText>Socket.server.status &lt;status_nvar&gt;, 115</w:delText>
        </w:r>
      </w:del>
    </w:p>
    <w:p w:rsidR="00BF4B5C" w:rsidDel="00AD0C75" w:rsidRDefault="00BF4B5C">
      <w:pPr>
        <w:pStyle w:val="Index1"/>
        <w:tabs>
          <w:tab w:val="right" w:leader="dot" w:pos="9350"/>
        </w:tabs>
        <w:rPr>
          <w:del w:id="9218" w:author="Sammartano, Marc (BIC USA)" w:date="2015-12-02T15:17:00Z"/>
          <w:noProof/>
        </w:rPr>
      </w:pPr>
      <w:del w:id="9219" w:author="Sammartano, Marc (BIC USA)" w:date="2015-12-02T15:17:00Z">
        <w:r w:rsidDel="00AD0C75">
          <w:rPr>
            <w:noProof/>
          </w:rPr>
          <w:delText>Socket.server.write.bytes &lt;sexp&gt;, 116</w:delText>
        </w:r>
      </w:del>
    </w:p>
    <w:p w:rsidR="00BF4B5C" w:rsidDel="00AD0C75" w:rsidRDefault="00BF4B5C">
      <w:pPr>
        <w:pStyle w:val="Index1"/>
        <w:tabs>
          <w:tab w:val="right" w:leader="dot" w:pos="9350"/>
        </w:tabs>
        <w:rPr>
          <w:del w:id="9220" w:author="Sammartano, Marc (BIC USA)" w:date="2015-12-02T15:17:00Z"/>
          <w:noProof/>
        </w:rPr>
      </w:pPr>
      <w:del w:id="9221" w:author="Sammartano, Marc (BIC USA)" w:date="2015-12-02T15:17:00Z">
        <w:r w:rsidDel="00AD0C75">
          <w:rPr>
            <w:noProof/>
          </w:rPr>
          <w:delText>Socket.server.write.file &lt;file_nexp&gt;, 116</w:delText>
        </w:r>
      </w:del>
    </w:p>
    <w:p w:rsidR="00BF4B5C" w:rsidDel="00AD0C75" w:rsidRDefault="00BF4B5C">
      <w:pPr>
        <w:pStyle w:val="Index1"/>
        <w:tabs>
          <w:tab w:val="right" w:leader="dot" w:pos="9350"/>
        </w:tabs>
        <w:rPr>
          <w:del w:id="9222" w:author="Sammartano, Marc (BIC USA)" w:date="2015-12-02T15:17:00Z"/>
          <w:noProof/>
        </w:rPr>
      </w:pPr>
      <w:del w:id="9223" w:author="Sammartano, Marc (BIC USA)" w:date="2015-12-02T15:17:00Z">
        <w:r w:rsidDel="00AD0C75">
          <w:rPr>
            <w:noProof/>
          </w:rPr>
          <w:delText>Socket.server.write.line &lt;line_sexp&gt;, 116</w:delText>
        </w:r>
      </w:del>
    </w:p>
    <w:p w:rsidR="00BF4B5C" w:rsidDel="00AD0C75" w:rsidRDefault="00BF4B5C">
      <w:pPr>
        <w:pStyle w:val="Index1"/>
        <w:tabs>
          <w:tab w:val="right" w:leader="dot" w:pos="9350"/>
        </w:tabs>
        <w:rPr>
          <w:del w:id="9224" w:author="Sammartano, Marc (BIC USA)" w:date="2015-12-02T15:17:00Z"/>
          <w:noProof/>
        </w:rPr>
      </w:pPr>
      <w:del w:id="9225" w:author="Sammartano, Marc (BIC USA)" w:date="2015-12-02T15:17:00Z">
        <w:r w:rsidDel="00AD0C75">
          <w:rPr>
            <w:noProof/>
          </w:rPr>
          <w:delText>Soundpool.load &lt;soundID_nvar&gt;, &lt;file_path_sexp&gt;, 172</w:delText>
        </w:r>
      </w:del>
    </w:p>
    <w:p w:rsidR="00BF4B5C" w:rsidDel="00AD0C75" w:rsidRDefault="00BF4B5C">
      <w:pPr>
        <w:pStyle w:val="Index1"/>
        <w:tabs>
          <w:tab w:val="right" w:leader="dot" w:pos="9350"/>
        </w:tabs>
        <w:rPr>
          <w:del w:id="9226" w:author="Sammartano, Marc (BIC USA)" w:date="2015-12-02T15:17:00Z"/>
          <w:noProof/>
        </w:rPr>
      </w:pPr>
      <w:del w:id="9227" w:author="Sammartano, Marc (BIC USA)" w:date="2015-12-02T15:17:00Z">
        <w:r w:rsidDel="00AD0C75">
          <w:rPr>
            <w:noProof/>
          </w:rPr>
          <w:delText>Soundpool.open &lt;MaxStreams_nexp&gt;, 172</w:delText>
        </w:r>
      </w:del>
    </w:p>
    <w:p w:rsidR="00BF4B5C" w:rsidDel="00AD0C75" w:rsidRDefault="00BF4B5C">
      <w:pPr>
        <w:pStyle w:val="Index1"/>
        <w:tabs>
          <w:tab w:val="right" w:leader="dot" w:pos="9350"/>
        </w:tabs>
        <w:rPr>
          <w:del w:id="9228" w:author="Sammartano, Marc (BIC USA)" w:date="2015-12-02T15:17:00Z"/>
          <w:noProof/>
        </w:rPr>
      </w:pPr>
      <w:del w:id="9229" w:author="Sammartano, Marc (BIC USA)" w:date="2015-12-02T15:17:00Z">
        <w:r w:rsidDel="00AD0C75">
          <w:rPr>
            <w:noProof/>
          </w:rPr>
          <w:delText>Soundpool.pause &lt;streamID_nexp&gt;, 173</w:delText>
        </w:r>
      </w:del>
    </w:p>
    <w:p w:rsidR="00BF4B5C" w:rsidDel="00AD0C75" w:rsidRDefault="00BF4B5C">
      <w:pPr>
        <w:pStyle w:val="Index1"/>
        <w:tabs>
          <w:tab w:val="right" w:leader="dot" w:pos="9350"/>
        </w:tabs>
        <w:rPr>
          <w:del w:id="9230" w:author="Sammartano, Marc (BIC USA)" w:date="2015-12-02T15:17:00Z"/>
          <w:noProof/>
        </w:rPr>
      </w:pPr>
      <w:del w:id="9231" w:author="Sammartano, Marc (BIC USA)" w:date="2015-12-02T15:17:00Z">
        <w:r w:rsidDel="00AD0C75">
          <w:rPr>
            <w:noProof/>
          </w:rPr>
          <w:delText>Soundpool.play &lt;streamID_nvar&gt;, &lt;soundID_nexp&gt;, &lt;rightVolume_nexp&gt;, &lt;leftVolume_nexp&gt;, &lt;priority_nexp&gt;, &lt;loop_nexp&gt;, &lt;rate_nexp&gt;, 173</w:delText>
        </w:r>
      </w:del>
    </w:p>
    <w:p w:rsidR="00BF4B5C" w:rsidDel="00AD0C75" w:rsidRDefault="00BF4B5C">
      <w:pPr>
        <w:pStyle w:val="Index1"/>
        <w:tabs>
          <w:tab w:val="right" w:leader="dot" w:pos="9350"/>
        </w:tabs>
        <w:rPr>
          <w:del w:id="9232" w:author="Sammartano, Marc (BIC USA)" w:date="2015-12-02T15:17:00Z"/>
          <w:noProof/>
        </w:rPr>
      </w:pPr>
      <w:del w:id="9233" w:author="Sammartano, Marc (BIC USA)" w:date="2015-12-02T15:17:00Z">
        <w:r w:rsidDel="00AD0C75">
          <w:rPr>
            <w:noProof/>
          </w:rPr>
          <w:delText>Soundpool.release, 174</w:delText>
        </w:r>
      </w:del>
    </w:p>
    <w:p w:rsidR="00BF4B5C" w:rsidDel="00AD0C75" w:rsidRDefault="00BF4B5C">
      <w:pPr>
        <w:pStyle w:val="Index1"/>
        <w:tabs>
          <w:tab w:val="right" w:leader="dot" w:pos="9350"/>
        </w:tabs>
        <w:rPr>
          <w:del w:id="9234" w:author="Sammartano, Marc (BIC USA)" w:date="2015-12-02T15:17:00Z"/>
          <w:noProof/>
        </w:rPr>
      </w:pPr>
      <w:del w:id="9235" w:author="Sammartano, Marc (BIC USA)" w:date="2015-12-02T15:17:00Z">
        <w:r w:rsidDel="00AD0C75">
          <w:rPr>
            <w:noProof/>
          </w:rPr>
          <w:delText>Soundpool.resume &lt;streamID_nexp&gt;, 173</w:delText>
        </w:r>
      </w:del>
    </w:p>
    <w:p w:rsidR="00BF4B5C" w:rsidDel="00AD0C75" w:rsidRDefault="00BF4B5C">
      <w:pPr>
        <w:pStyle w:val="Index1"/>
        <w:tabs>
          <w:tab w:val="right" w:leader="dot" w:pos="9350"/>
        </w:tabs>
        <w:rPr>
          <w:del w:id="9236" w:author="Sammartano, Marc (BIC USA)" w:date="2015-12-02T15:17:00Z"/>
          <w:noProof/>
        </w:rPr>
      </w:pPr>
      <w:del w:id="9237" w:author="Sammartano, Marc (BIC USA)" w:date="2015-12-02T15:17:00Z">
        <w:r w:rsidDel="00AD0C75">
          <w:rPr>
            <w:noProof/>
          </w:rPr>
          <w:delText>Soundpool.setpriority &lt;streamID_nexp&gt;, &lt;priority_nexp&gt;, 173</w:delText>
        </w:r>
      </w:del>
    </w:p>
    <w:p w:rsidR="00BF4B5C" w:rsidDel="00AD0C75" w:rsidRDefault="00BF4B5C">
      <w:pPr>
        <w:pStyle w:val="Index1"/>
        <w:tabs>
          <w:tab w:val="right" w:leader="dot" w:pos="9350"/>
        </w:tabs>
        <w:rPr>
          <w:del w:id="9238" w:author="Sammartano, Marc (BIC USA)" w:date="2015-12-02T15:17:00Z"/>
          <w:noProof/>
        </w:rPr>
      </w:pPr>
      <w:del w:id="9239" w:author="Sammartano, Marc (BIC USA)" w:date="2015-12-02T15:17:00Z">
        <w:r w:rsidDel="00AD0C75">
          <w:rPr>
            <w:noProof/>
          </w:rPr>
          <w:delText>Soundpool.setrate &lt;streamID_nexp&gt;, &lt;rate_nexp&gt;, 173</w:delText>
        </w:r>
      </w:del>
    </w:p>
    <w:p w:rsidR="00BF4B5C" w:rsidDel="00AD0C75" w:rsidRDefault="00BF4B5C">
      <w:pPr>
        <w:pStyle w:val="Index1"/>
        <w:tabs>
          <w:tab w:val="right" w:leader="dot" w:pos="9350"/>
        </w:tabs>
        <w:rPr>
          <w:del w:id="9240" w:author="Sammartano, Marc (BIC USA)" w:date="2015-12-02T15:17:00Z"/>
          <w:noProof/>
        </w:rPr>
      </w:pPr>
      <w:del w:id="9241" w:author="Sammartano, Marc (BIC USA)" w:date="2015-12-02T15:17:00Z">
        <w:r w:rsidDel="00AD0C75">
          <w:rPr>
            <w:noProof/>
          </w:rPr>
          <w:delText>Soundpool.setvolume &lt;streamID_nexp&gt;, &lt;leftVolume_nexp&gt;, &lt;rightVolume_nexp&gt;, 173</w:delText>
        </w:r>
      </w:del>
    </w:p>
    <w:p w:rsidR="00BF4B5C" w:rsidDel="00AD0C75" w:rsidRDefault="00BF4B5C">
      <w:pPr>
        <w:pStyle w:val="Index1"/>
        <w:tabs>
          <w:tab w:val="right" w:leader="dot" w:pos="9350"/>
        </w:tabs>
        <w:rPr>
          <w:del w:id="9242" w:author="Sammartano, Marc (BIC USA)" w:date="2015-12-02T15:17:00Z"/>
          <w:noProof/>
        </w:rPr>
      </w:pPr>
      <w:del w:id="9243" w:author="Sammartano, Marc (BIC USA)" w:date="2015-12-02T15:17:00Z">
        <w:r w:rsidDel="00AD0C75">
          <w:rPr>
            <w:noProof/>
          </w:rPr>
          <w:delText>Soundpool.stop &lt;streamID_nexp&gt;, 174</w:delText>
        </w:r>
      </w:del>
    </w:p>
    <w:p w:rsidR="00BF4B5C" w:rsidDel="00AD0C75" w:rsidRDefault="00BF4B5C">
      <w:pPr>
        <w:pStyle w:val="Index1"/>
        <w:tabs>
          <w:tab w:val="right" w:leader="dot" w:pos="9350"/>
        </w:tabs>
        <w:rPr>
          <w:del w:id="9244" w:author="Sammartano, Marc (BIC USA)" w:date="2015-12-02T15:17:00Z"/>
          <w:noProof/>
        </w:rPr>
      </w:pPr>
      <w:del w:id="9245" w:author="Sammartano, Marc (BIC USA)" w:date="2015-12-02T15:17:00Z">
        <w:r w:rsidDel="00AD0C75">
          <w:rPr>
            <w:noProof/>
          </w:rPr>
          <w:delText>Soundpool.unload &lt;soundID_nexp&gt;, 172</w:delText>
        </w:r>
      </w:del>
    </w:p>
    <w:p w:rsidR="00BF4B5C" w:rsidDel="00AD0C75" w:rsidRDefault="00BF4B5C">
      <w:pPr>
        <w:pStyle w:val="Index1"/>
        <w:tabs>
          <w:tab w:val="right" w:leader="dot" w:pos="9350"/>
        </w:tabs>
        <w:rPr>
          <w:del w:id="9246" w:author="Sammartano, Marc (BIC USA)" w:date="2015-12-02T15:17:00Z"/>
          <w:noProof/>
        </w:rPr>
      </w:pPr>
      <w:del w:id="9247" w:author="Sammartano, Marc (BIC USA)" w:date="2015-12-02T15:17:00Z">
        <w:r w:rsidDel="00AD0C75">
          <w:rPr>
            <w:noProof/>
          </w:rPr>
          <w:delText>Split &lt;result_array$[]&gt;, &lt;sexp&gt; {, &lt;test_sexp&gt;}, 128</w:delText>
        </w:r>
      </w:del>
    </w:p>
    <w:p w:rsidR="00BF4B5C" w:rsidDel="00AD0C75" w:rsidRDefault="00BF4B5C">
      <w:pPr>
        <w:pStyle w:val="Index1"/>
        <w:tabs>
          <w:tab w:val="right" w:leader="dot" w:pos="9350"/>
        </w:tabs>
        <w:rPr>
          <w:del w:id="9248" w:author="Sammartano, Marc (BIC USA)" w:date="2015-12-02T15:17:00Z"/>
          <w:noProof/>
        </w:rPr>
      </w:pPr>
      <w:del w:id="9249" w:author="Sammartano, Marc (BIC USA)" w:date="2015-12-02T15:17:00Z">
        <w:r w:rsidDel="00AD0C75">
          <w:rPr>
            <w:noProof/>
          </w:rPr>
          <w:delText>Split.all &lt;result_array$[]&gt;, &lt;sexp&gt; {, &lt;test_sexp&gt;}, 128</w:delText>
        </w:r>
      </w:del>
    </w:p>
    <w:p w:rsidR="00BF4B5C" w:rsidDel="00AD0C75" w:rsidRDefault="00BF4B5C">
      <w:pPr>
        <w:pStyle w:val="Index1"/>
        <w:tabs>
          <w:tab w:val="right" w:leader="dot" w:pos="9350"/>
        </w:tabs>
        <w:rPr>
          <w:del w:id="9250" w:author="Sammartano, Marc (BIC USA)" w:date="2015-12-02T15:17:00Z"/>
          <w:noProof/>
        </w:rPr>
      </w:pPr>
      <w:del w:id="9251" w:author="Sammartano, Marc (BIC USA)" w:date="2015-12-02T15:17:00Z">
        <w:r w:rsidDel="00AD0C75">
          <w:rPr>
            <w:noProof/>
          </w:rPr>
          <w:delText>Sql.close &lt;DB_pointer_nvar&gt;, 138</w:delText>
        </w:r>
      </w:del>
    </w:p>
    <w:p w:rsidR="00BF4B5C" w:rsidDel="00AD0C75" w:rsidRDefault="00BF4B5C">
      <w:pPr>
        <w:pStyle w:val="Index1"/>
        <w:tabs>
          <w:tab w:val="right" w:leader="dot" w:pos="9350"/>
        </w:tabs>
        <w:rPr>
          <w:del w:id="9252" w:author="Sammartano, Marc (BIC USA)" w:date="2015-12-02T15:17:00Z"/>
          <w:noProof/>
        </w:rPr>
      </w:pPr>
      <w:del w:id="9253" w:author="Sammartano, Marc (BIC USA)" w:date="2015-12-02T15:17:00Z">
        <w:r w:rsidDel="00AD0C75">
          <w:rPr>
            <w:noProof/>
          </w:rPr>
          <w:delText>Sql.delete &lt;DB_pointer_nvar&gt;, &lt;table_name_sexp&gt;{,&lt;where_sexp&gt;{,&lt;count_nvar&gt;} }, 141</w:delText>
        </w:r>
      </w:del>
    </w:p>
    <w:p w:rsidR="00BF4B5C" w:rsidDel="00AD0C75" w:rsidRDefault="00BF4B5C">
      <w:pPr>
        <w:pStyle w:val="Index1"/>
        <w:tabs>
          <w:tab w:val="right" w:leader="dot" w:pos="9350"/>
        </w:tabs>
        <w:rPr>
          <w:del w:id="9254" w:author="Sammartano, Marc (BIC USA)" w:date="2015-12-02T15:17:00Z"/>
          <w:noProof/>
        </w:rPr>
      </w:pPr>
      <w:del w:id="9255" w:author="Sammartano, Marc (BIC USA)" w:date="2015-12-02T15:17:00Z">
        <w:r w:rsidDel="00AD0C75">
          <w:rPr>
            <w:noProof/>
          </w:rPr>
          <w:delText>Sql.drop_table &lt;DB_pointer_nvar&gt;, &lt;table_name_sexp&gt;, 139</w:delText>
        </w:r>
      </w:del>
    </w:p>
    <w:p w:rsidR="00BF4B5C" w:rsidDel="00AD0C75" w:rsidRDefault="00BF4B5C">
      <w:pPr>
        <w:pStyle w:val="Index1"/>
        <w:tabs>
          <w:tab w:val="right" w:leader="dot" w:pos="9350"/>
        </w:tabs>
        <w:rPr>
          <w:del w:id="9256" w:author="Sammartano, Marc (BIC USA)" w:date="2015-12-02T15:17:00Z"/>
          <w:noProof/>
        </w:rPr>
      </w:pPr>
      <w:del w:id="9257" w:author="Sammartano, Marc (BIC USA)" w:date="2015-12-02T15:17:00Z">
        <w:r w:rsidDel="00AD0C75">
          <w:rPr>
            <w:noProof/>
          </w:rPr>
          <w:delText>Sql.exec &lt;DB_pointer_nvar&gt;, &lt;command_sexp&gt;, 141</w:delText>
        </w:r>
      </w:del>
    </w:p>
    <w:p w:rsidR="00BF4B5C" w:rsidDel="00AD0C75" w:rsidRDefault="00BF4B5C">
      <w:pPr>
        <w:pStyle w:val="Index1"/>
        <w:tabs>
          <w:tab w:val="right" w:leader="dot" w:pos="9350"/>
        </w:tabs>
        <w:rPr>
          <w:del w:id="9258" w:author="Sammartano, Marc (BIC USA)" w:date="2015-12-02T15:17:00Z"/>
          <w:noProof/>
        </w:rPr>
      </w:pPr>
      <w:del w:id="9259" w:author="Sammartano, Marc (BIC USA)" w:date="2015-12-02T15:17:00Z">
        <w:r w:rsidDel="00AD0C75">
          <w:rPr>
            <w:noProof/>
          </w:rPr>
          <w:delText>Sql.insert &lt;DB_pointer_nvar&gt;, &lt;table_name_sexp&gt;, C1$, V1$, C2$, V2$, ...,CN$, VN$, 139</w:delText>
        </w:r>
      </w:del>
    </w:p>
    <w:p w:rsidR="00BF4B5C" w:rsidDel="00AD0C75" w:rsidRDefault="00BF4B5C">
      <w:pPr>
        <w:pStyle w:val="Index1"/>
        <w:tabs>
          <w:tab w:val="right" w:leader="dot" w:pos="9350"/>
        </w:tabs>
        <w:rPr>
          <w:del w:id="9260" w:author="Sammartano, Marc (BIC USA)" w:date="2015-12-02T15:17:00Z"/>
          <w:noProof/>
        </w:rPr>
      </w:pPr>
      <w:del w:id="9261" w:author="Sammartano, Marc (BIC USA)" w:date="2015-12-02T15:17:00Z">
        <w:r w:rsidDel="00AD0C75">
          <w:rPr>
            <w:noProof/>
          </w:rPr>
          <w:delText>Sql.new_table &lt;DB_pointer_nvar&gt;, &lt;table_name_sexp&gt;, C1$, C2$, ...,CN$, 138</w:delText>
        </w:r>
      </w:del>
    </w:p>
    <w:p w:rsidR="00BF4B5C" w:rsidDel="00AD0C75" w:rsidRDefault="00BF4B5C">
      <w:pPr>
        <w:pStyle w:val="Index1"/>
        <w:tabs>
          <w:tab w:val="right" w:leader="dot" w:pos="9350"/>
        </w:tabs>
        <w:rPr>
          <w:del w:id="9262" w:author="Sammartano, Marc (BIC USA)" w:date="2015-12-02T15:17:00Z"/>
          <w:noProof/>
        </w:rPr>
      </w:pPr>
      <w:del w:id="9263" w:author="Sammartano, Marc (BIC USA)" w:date="2015-12-02T15:17:00Z">
        <w:r w:rsidDel="00AD0C75">
          <w:rPr>
            <w:noProof/>
          </w:rPr>
          <w:delText>Sql.next &lt;done_lvar&gt;, &lt;cursor_nvar&gt;, C1V$, C2V$, .., CNV$, 140</w:delText>
        </w:r>
      </w:del>
    </w:p>
    <w:p w:rsidR="00BF4B5C" w:rsidDel="00AD0C75" w:rsidRDefault="00BF4B5C">
      <w:pPr>
        <w:pStyle w:val="Index1"/>
        <w:tabs>
          <w:tab w:val="right" w:leader="dot" w:pos="9350"/>
        </w:tabs>
        <w:rPr>
          <w:del w:id="9264" w:author="Sammartano, Marc (BIC USA)" w:date="2015-12-02T15:17:00Z"/>
          <w:noProof/>
        </w:rPr>
      </w:pPr>
      <w:del w:id="9265" w:author="Sammartano, Marc (BIC USA)" w:date="2015-12-02T15:17:00Z">
        <w:r w:rsidDel="00AD0C75">
          <w:rPr>
            <w:noProof/>
          </w:rPr>
          <w:delText>Sql.open &lt;DB_pointer_nvar&gt;, &lt;DB_name_sexp&gt;, 138</w:delText>
        </w:r>
      </w:del>
    </w:p>
    <w:p w:rsidR="00BF4B5C" w:rsidDel="00AD0C75" w:rsidRDefault="00BF4B5C">
      <w:pPr>
        <w:pStyle w:val="Index1"/>
        <w:tabs>
          <w:tab w:val="right" w:leader="dot" w:pos="9350"/>
        </w:tabs>
        <w:rPr>
          <w:del w:id="9266" w:author="Sammartano, Marc (BIC USA)" w:date="2015-12-02T15:17:00Z"/>
          <w:noProof/>
        </w:rPr>
      </w:pPr>
      <w:del w:id="9267" w:author="Sammartano, Marc (BIC USA)" w:date="2015-12-02T15:17:00Z">
        <w:r w:rsidDel="00AD0C75">
          <w:rPr>
            <w:noProof/>
          </w:rPr>
          <w:delText>Sql.query &lt;cursor_nvar&gt;, &lt;DB_pointer_nvar&gt;, &lt;table_name_sexp&gt;, &lt;columns_sexp&gt; {, &lt;where_sexp&gt; {, &lt;order_sexp&gt;} } }, 139</w:delText>
        </w:r>
      </w:del>
    </w:p>
    <w:p w:rsidR="00BF4B5C" w:rsidDel="00AD0C75" w:rsidRDefault="00BF4B5C">
      <w:pPr>
        <w:pStyle w:val="Index1"/>
        <w:tabs>
          <w:tab w:val="right" w:leader="dot" w:pos="9350"/>
        </w:tabs>
        <w:rPr>
          <w:del w:id="9268" w:author="Sammartano, Marc (BIC USA)" w:date="2015-12-02T15:17:00Z"/>
          <w:noProof/>
        </w:rPr>
      </w:pPr>
      <w:del w:id="9269" w:author="Sammartano, Marc (BIC USA)" w:date="2015-12-02T15:17:00Z">
        <w:r w:rsidDel="00AD0C75">
          <w:rPr>
            <w:noProof/>
          </w:rPr>
          <w:delText>Sql.query.length &lt;length_nvar&gt;, &lt;cursor_nvar&gt;, 140</w:delText>
        </w:r>
      </w:del>
    </w:p>
    <w:p w:rsidR="00BF4B5C" w:rsidDel="00AD0C75" w:rsidRDefault="00BF4B5C">
      <w:pPr>
        <w:pStyle w:val="Index1"/>
        <w:tabs>
          <w:tab w:val="right" w:leader="dot" w:pos="9350"/>
        </w:tabs>
        <w:rPr>
          <w:del w:id="9270" w:author="Sammartano, Marc (BIC USA)" w:date="2015-12-02T15:17:00Z"/>
          <w:noProof/>
        </w:rPr>
      </w:pPr>
      <w:del w:id="9271" w:author="Sammartano, Marc (BIC USA)" w:date="2015-12-02T15:17:00Z">
        <w:r w:rsidDel="00AD0C75">
          <w:rPr>
            <w:noProof/>
          </w:rPr>
          <w:delText>Sql.query.position &lt;position_nvar&gt;, &lt;cursor_nvar&gt;, 140</w:delText>
        </w:r>
      </w:del>
    </w:p>
    <w:p w:rsidR="00BF4B5C" w:rsidDel="00AD0C75" w:rsidRDefault="00BF4B5C">
      <w:pPr>
        <w:pStyle w:val="Index1"/>
        <w:tabs>
          <w:tab w:val="right" w:leader="dot" w:pos="9350"/>
        </w:tabs>
        <w:rPr>
          <w:del w:id="9272" w:author="Sammartano, Marc (BIC USA)" w:date="2015-12-02T15:17:00Z"/>
          <w:noProof/>
        </w:rPr>
      </w:pPr>
      <w:del w:id="9273" w:author="Sammartano, Marc (BIC USA)" w:date="2015-12-02T15:17:00Z">
        <w:r w:rsidDel="00AD0C75">
          <w:rPr>
            <w:noProof/>
          </w:rPr>
          <w:delText>Sql.raw_query &lt;cursor_nvar&gt;, &lt;DB_pointer_nvar&gt;, &lt;query_sexp&gt;, 141</w:delText>
        </w:r>
      </w:del>
    </w:p>
    <w:p w:rsidR="00BF4B5C" w:rsidDel="00AD0C75" w:rsidRDefault="00BF4B5C">
      <w:pPr>
        <w:pStyle w:val="Index1"/>
        <w:tabs>
          <w:tab w:val="right" w:leader="dot" w:pos="9350"/>
        </w:tabs>
        <w:rPr>
          <w:del w:id="9274" w:author="Sammartano, Marc (BIC USA)" w:date="2015-12-02T15:17:00Z"/>
          <w:noProof/>
        </w:rPr>
      </w:pPr>
      <w:del w:id="9275" w:author="Sammartano, Marc (BIC USA)" w:date="2015-12-02T15:17:00Z">
        <w:r w:rsidDel="00AD0C75">
          <w:rPr>
            <w:noProof/>
          </w:rPr>
          <w:delText>Sql.update &lt;DB_pointer_nvar&gt;, &lt;table_name_sexp&gt;, C1$, V1$, C2$, V2$,...,CN$, VN${: &lt;where_sexp&gt;, 141</w:delText>
        </w:r>
      </w:del>
    </w:p>
    <w:p w:rsidR="00BF4B5C" w:rsidDel="00AD0C75" w:rsidRDefault="00BF4B5C">
      <w:pPr>
        <w:pStyle w:val="Index1"/>
        <w:tabs>
          <w:tab w:val="right" w:leader="dot" w:pos="9350"/>
        </w:tabs>
        <w:rPr>
          <w:del w:id="9276" w:author="Sammartano, Marc (BIC USA)" w:date="2015-12-02T15:17:00Z"/>
          <w:noProof/>
        </w:rPr>
      </w:pPr>
      <w:del w:id="9277" w:author="Sammartano, Marc (BIC USA)" w:date="2015-12-02T15:17:00Z">
        <w:r w:rsidDel="00AD0C75">
          <w:rPr>
            <w:noProof/>
          </w:rPr>
          <w:delText>SQR(&lt;nexp&gt;), 57</w:delText>
        </w:r>
      </w:del>
    </w:p>
    <w:p w:rsidR="00BF4B5C" w:rsidDel="00AD0C75" w:rsidRDefault="00BF4B5C">
      <w:pPr>
        <w:pStyle w:val="Index1"/>
        <w:tabs>
          <w:tab w:val="right" w:leader="dot" w:pos="9350"/>
        </w:tabs>
        <w:rPr>
          <w:del w:id="9278" w:author="Sammartano, Marc (BIC USA)" w:date="2015-12-02T15:17:00Z"/>
          <w:noProof/>
        </w:rPr>
      </w:pPr>
      <w:del w:id="9279" w:author="Sammartano, Marc (BIC USA)" w:date="2015-12-02T15:17:00Z">
        <w:r w:rsidDel="00AD0C75">
          <w:rPr>
            <w:noProof/>
          </w:rPr>
          <w:delText>Stack.clear &lt;ptr_nexp&gt;, 50</w:delText>
        </w:r>
      </w:del>
    </w:p>
    <w:p w:rsidR="00BF4B5C" w:rsidDel="00AD0C75" w:rsidRDefault="00BF4B5C">
      <w:pPr>
        <w:pStyle w:val="Index1"/>
        <w:tabs>
          <w:tab w:val="right" w:leader="dot" w:pos="9350"/>
        </w:tabs>
        <w:rPr>
          <w:del w:id="9280" w:author="Sammartano, Marc (BIC USA)" w:date="2015-12-02T15:17:00Z"/>
          <w:noProof/>
        </w:rPr>
      </w:pPr>
      <w:del w:id="9281" w:author="Sammartano, Marc (BIC USA)" w:date="2015-12-02T15:17:00Z">
        <w:r w:rsidDel="00AD0C75">
          <w:rPr>
            <w:noProof/>
          </w:rPr>
          <w:delText>Stack.create N|S, &lt;ptr_nvar&gt;, 49</w:delText>
        </w:r>
      </w:del>
    </w:p>
    <w:p w:rsidR="00BF4B5C" w:rsidDel="00AD0C75" w:rsidRDefault="00BF4B5C">
      <w:pPr>
        <w:pStyle w:val="Index1"/>
        <w:tabs>
          <w:tab w:val="right" w:leader="dot" w:pos="9350"/>
        </w:tabs>
        <w:rPr>
          <w:del w:id="9282" w:author="Sammartano, Marc (BIC USA)" w:date="2015-12-02T15:17:00Z"/>
          <w:noProof/>
        </w:rPr>
      </w:pPr>
      <w:del w:id="9283" w:author="Sammartano, Marc (BIC USA)" w:date="2015-12-02T15:17:00Z">
        <w:r w:rsidDel="00AD0C75">
          <w:rPr>
            <w:noProof/>
          </w:rPr>
          <w:delText>Stack.isEmpty &lt;ptr_nexp&gt;, &lt;nvar&gt;, 50</w:delText>
        </w:r>
      </w:del>
    </w:p>
    <w:p w:rsidR="00BF4B5C" w:rsidDel="00AD0C75" w:rsidRDefault="00BF4B5C">
      <w:pPr>
        <w:pStyle w:val="Index1"/>
        <w:tabs>
          <w:tab w:val="right" w:leader="dot" w:pos="9350"/>
        </w:tabs>
        <w:rPr>
          <w:del w:id="9284" w:author="Sammartano, Marc (BIC USA)" w:date="2015-12-02T15:17:00Z"/>
          <w:noProof/>
        </w:rPr>
      </w:pPr>
      <w:del w:id="9285" w:author="Sammartano, Marc (BIC USA)" w:date="2015-12-02T15:17:00Z">
        <w:r w:rsidDel="00AD0C75">
          <w:rPr>
            <w:noProof/>
          </w:rPr>
          <w:delText>Stack.peek &lt;ptr_nexp&gt;, &lt;nvar&gt;|&lt;svar&gt;, 49</w:delText>
        </w:r>
      </w:del>
    </w:p>
    <w:p w:rsidR="00BF4B5C" w:rsidDel="00AD0C75" w:rsidRDefault="00BF4B5C">
      <w:pPr>
        <w:pStyle w:val="Index1"/>
        <w:tabs>
          <w:tab w:val="right" w:leader="dot" w:pos="9350"/>
        </w:tabs>
        <w:rPr>
          <w:del w:id="9286" w:author="Sammartano, Marc (BIC USA)" w:date="2015-12-02T15:17:00Z"/>
          <w:noProof/>
        </w:rPr>
      </w:pPr>
      <w:del w:id="9287" w:author="Sammartano, Marc (BIC USA)" w:date="2015-12-02T15:17:00Z">
        <w:r w:rsidDel="00AD0C75">
          <w:rPr>
            <w:noProof/>
          </w:rPr>
          <w:delText>Stack.pop &lt;ptr_nexp&gt;, &lt;nvar&gt;|&lt;svar&gt;, 49</w:delText>
        </w:r>
      </w:del>
    </w:p>
    <w:p w:rsidR="00BF4B5C" w:rsidDel="00AD0C75" w:rsidRDefault="00BF4B5C">
      <w:pPr>
        <w:pStyle w:val="Index1"/>
        <w:tabs>
          <w:tab w:val="right" w:leader="dot" w:pos="9350"/>
        </w:tabs>
        <w:rPr>
          <w:del w:id="9288" w:author="Sammartano, Marc (BIC USA)" w:date="2015-12-02T15:17:00Z"/>
          <w:noProof/>
        </w:rPr>
      </w:pPr>
      <w:del w:id="9289" w:author="Sammartano, Marc (BIC USA)" w:date="2015-12-02T15:17:00Z">
        <w:r w:rsidDel="00AD0C75">
          <w:rPr>
            <w:noProof/>
          </w:rPr>
          <w:delText>Stack.push &lt;ptr_nexp&gt;, &lt;nexp&gt;|&lt;sexp&gt;, 49</w:delText>
        </w:r>
      </w:del>
    </w:p>
    <w:p w:rsidR="00BF4B5C" w:rsidDel="00AD0C75" w:rsidRDefault="00BF4B5C">
      <w:pPr>
        <w:pStyle w:val="Index1"/>
        <w:tabs>
          <w:tab w:val="right" w:leader="dot" w:pos="9350"/>
        </w:tabs>
        <w:rPr>
          <w:del w:id="9290" w:author="Sammartano, Marc (BIC USA)" w:date="2015-12-02T15:17:00Z"/>
          <w:noProof/>
        </w:rPr>
      </w:pPr>
      <w:del w:id="9291" w:author="Sammartano, Marc (BIC USA)" w:date="2015-12-02T15:17:00Z">
        <w:r w:rsidDel="00AD0C75">
          <w:rPr>
            <w:noProof/>
          </w:rPr>
          <w:delText>Stack.type &lt;ptr_nexp&gt;, &lt;svar&gt;, 50</w:delText>
        </w:r>
      </w:del>
    </w:p>
    <w:p w:rsidR="00BF4B5C" w:rsidDel="00AD0C75" w:rsidRDefault="00BF4B5C">
      <w:pPr>
        <w:pStyle w:val="Index1"/>
        <w:tabs>
          <w:tab w:val="right" w:leader="dot" w:pos="9350"/>
        </w:tabs>
        <w:rPr>
          <w:del w:id="9292" w:author="Sammartano, Marc (BIC USA)" w:date="2015-12-02T15:17:00Z"/>
          <w:noProof/>
        </w:rPr>
      </w:pPr>
      <w:del w:id="9293" w:author="Sammartano, Marc (BIC USA)" w:date="2015-12-02T15:17:00Z">
        <w:r w:rsidDel="00AD0C75">
          <w:rPr>
            <w:noProof/>
          </w:rPr>
          <w:delText>STARTS_WITH (&lt;sub_sexp&gt;, &lt;base_sexp&gt;{, &lt;start_nexp&gt;}, 60</w:delText>
        </w:r>
      </w:del>
    </w:p>
    <w:p w:rsidR="00BF4B5C" w:rsidDel="00AD0C75" w:rsidRDefault="00BF4B5C">
      <w:pPr>
        <w:pStyle w:val="Index1"/>
        <w:tabs>
          <w:tab w:val="right" w:leader="dot" w:pos="9350"/>
        </w:tabs>
        <w:rPr>
          <w:del w:id="9294" w:author="Sammartano, Marc (BIC USA)" w:date="2015-12-02T15:17:00Z"/>
          <w:noProof/>
        </w:rPr>
      </w:pPr>
      <w:del w:id="9295" w:author="Sammartano, Marc (BIC USA)" w:date="2015-12-02T15:17:00Z">
        <w:r w:rsidRPr="00F05FA9" w:rsidDel="00AD0C75">
          <w:rPr>
            <w:rFonts w:eastAsia="Times New Roman"/>
            <w:noProof/>
          </w:rPr>
          <w:delText>STR$(</w:delText>
        </w:r>
        <w:r w:rsidDel="00AD0C75">
          <w:rPr>
            <w:noProof/>
          </w:rPr>
          <w:delText>&lt;nexp&gt;</w:delText>
        </w:r>
        <w:r w:rsidRPr="00F05FA9" w:rsidDel="00AD0C75">
          <w:rPr>
            <w:rFonts w:eastAsia="Times New Roman"/>
            <w:noProof/>
          </w:rPr>
          <w:delText>)</w:delText>
        </w:r>
        <w:r w:rsidDel="00AD0C75">
          <w:rPr>
            <w:noProof/>
          </w:rPr>
          <w:delText>, 66</w:delText>
        </w:r>
      </w:del>
    </w:p>
    <w:p w:rsidR="00BF4B5C" w:rsidDel="00AD0C75" w:rsidRDefault="00BF4B5C">
      <w:pPr>
        <w:pStyle w:val="Index1"/>
        <w:tabs>
          <w:tab w:val="right" w:leader="dot" w:pos="9350"/>
        </w:tabs>
        <w:rPr>
          <w:del w:id="9296" w:author="Sammartano, Marc (BIC USA)" w:date="2015-12-02T15:17:00Z"/>
          <w:noProof/>
        </w:rPr>
      </w:pPr>
      <w:del w:id="9297" w:author="Sammartano, Marc (BIC USA)" w:date="2015-12-02T15:17:00Z">
        <w:r w:rsidDel="00AD0C75">
          <w:rPr>
            <w:noProof/>
          </w:rPr>
          <w:delText>STT.listen, 130</w:delText>
        </w:r>
      </w:del>
    </w:p>
    <w:p w:rsidR="00BF4B5C" w:rsidDel="00AD0C75" w:rsidRDefault="00BF4B5C">
      <w:pPr>
        <w:pStyle w:val="Index1"/>
        <w:tabs>
          <w:tab w:val="right" w:leader="dot" w:pos="9350"/>
        </w:tabs>
        <w:rPr>
          <w:del w:id="9298" w:author="Sammartano, Marc (BIC USA)" w:date="2015-12-02T15:17:00Z"/>
          <w:noProof/>
        </w:rPr>
      </w:pPr>
      <w:del w:id="9299" w:author="Sammartano, Marc (BIC USA)" w:date="2015-12-02T15:17:00Z">
        <w:r w:rsidDel="00AD0C75">
          <w:rPr>
            <w:noProof/>
          </w:rPr>
          <w:delText>STT.results &lt;string_list_ptr_nexp&gt;, 130</w:delText>
        </w:r>
      </w:del>
    </w:p>
    <w:p w:rsidR="00BF4B5C" w:rsidDel="00AD0C75" w:rsidRDefault="00BF4B5C">
      <w:pPr>
        <w:pStyle w:val="Index1"/>
        <w:tabs>
          <w:tab w:val="right" w:leader="dot" w:pos="9350"/>
        </w:tabs>
        <w:rPr>
          <w:del w:id="9300" w:author="Sammartano, Marc (BIC USA)" w:date="2015-12-02T15:17:00Z"/>
          <w:noProof/>
        </w:rPr>
      </w:pPr>
      <w:del w:id="9301" w:author="Sammartano, Marc (BIC USA)" w:date="2015-12-02T15:17:00Z">
        <w:r w:rsidDel="00AD0C75">
          <w:rPr>
            <w:noProof/>
          </w:rPr>
          <w:delText>Su.close, 182</w:delText>
        </w:r>
      </w:del>
    </w:p>
    <w:p w:rsidR="00BF4B5C" w:rsidDel="00AD0C75" w:rsidRDefault="00BF4B5C">
      <w:pPr>
        <w:pStyle w:val="Index1"/>
        <w:tabs>
          <w:tab w:val="right" w:leader="dot" w:pos="9350"/>
        </w:tabs>
        <w:rPr>
          <w:del w:id="9302" w:author="Sammartano, Marc (BIC USA)" w:date="2015-12-02T15:17:00Z"/>
          <w:noProof/>
        </w:rPr>
      </w:pPr>
      <w:del w:id="9303" w:author="Sammartano, Marc (BIC USA)" w:date="2015-12-02T15:17:00Z">
        <w:r w:rsidDel="00AD0C75">
          <w:rPr>
            <w:noProof/>
          </w:rPr>
          <w:delText>Su.open, 182</w:delText>
        </w:r>
      </w:del>
    </w:p>
    <w:p w:rsidR="00BF4B5C" w:rsidDel="00AD0C75" w:rsidRDefault="00BF4B5C">
      <w:pPr>
        <w:pStyle w:val="Index1"/>
        <w:tabs>
          <w:tab w:val="right" w:leader="dot" w:pos="9350"/>
        </w:tabs>
        <w:rPr>
          <w:del w:id="9304" w:author="Sammartano, Marc (BIC USA)" w:date="2015-12-02T15:17:00Z"/>
          <w:noProof/>
        </w:rPr>
      </w:pPr>
      <w:del w:id="9305" w:author="Sammartano, Marc (BIC USA)" w:date="2015-12-02T15:17:00Z">
        <w:r w:rsidDel="00AD0C75">
          <w:rPr>
            <w:noProof/>
          </w:rPr>
          <w:delText>Su.read.line &lt;svar&gt;, 182</w:delText>
        </w:r>
      </w:del>
    </w:p>
    <w:p w:rsidR="00BF4B5C" w:rsidDel="00AD0C75" w:rsidRDefault="00BF4B5C">
      <w:pPr>
        <w:pStyle w:val="Index1"/>
        <w:tabs>
          <w:tab w:val="right" w:leader="dot" w:pos="9350"/>
        </w:tabs>
        <w:rPr>
          <w:del w:id="9306" w:author="Sammartano, Marc (BIC USA)" w:date="2015-12-02T15:17:00Z"/>
          <w:noProof/>
        </w:rPr>
      </w:pPr>
      <w:del w:id="9307" w:author="Sammartano, Marc (BIC USA)" w:date="2015-12-02T15:17:00Z">
        <w:r w:rsidDel="00AD0C75">
          <w:rPr>
            <w:noProof/>
          </w:rPr>
          <w:delText>Su.read.ready &lt;nvar&gt;, 182</w:delText>
        </w:r>
      </w:del>
    </w:p>
    <w:p w:rsidR="00BF4B5C" w:rsidDel="00AD0C75" w:rsidRDefault="00BF4B5C">
      <w:pPr>
        <w:pStyle w:val="Index1"/>
        <w:tabs>
          <w:tab w:val="right" w:leader="dot" w:pos="9350"/>
        </w:tabs>
        <w:rPr>
          <w:del w:id="9308" w:author="Sammartano, Marc (BIC USA)" w:date="2015-12-02T15:17:00Z"/>
          <w:noProof/>
        </w:rPr>
      </w:pPr>
      <w:del w:id="9309" w:author="Sammartano, Marc (BIC USA)" w:date="2015-12-02T15:17:00Z">
        <w:r w:rsidDel="00AD0C75">
          <w:rPr>
            <w:noProof/>
          </w:rPr>
          <w:delText>Su.write &lt;sexp&gt;, 182</w:delText>
        </w:r>
      </w:del>
    </w:p>
    <w:p w:rsidR="00BF4B5C" w:rsidDel="00AD0C75" w:rsidRDefault="00BF4B5C">
      <w:pPr>
        <w:pStyle w:val="Index1"/>
        <w:tabs>
          <w:tab w:val="right" w:leader="dot" w:pos="9350"/>
        </w:tabs>
        <w:rPr>
          <w:del w:id="9310" w:author="Sammartano, Marc (BIC USA)" w:date="2015-12-02T15:17:00Z"/>
          <w:noProof/>
        </w:rPr>
      </w:pPr>
      <w:del w:id="9311" w:author="Sammartano, Marc (BIC USA)" w:date="2015-12-02T15:17:00Z">
        <w:r w:rsidDel="00AD0C75">
          <w:rPr>
            <w:noProof/>
          </w:rPr>
          <w:delText>Sw.begin &lt;nexp&gt;|&lt;sexp&gt;, 83</w:delText>
        </w:r>
      </w:del>
    </w:p>
    <w:p w:rsidR="00BF4B5C" w:rsidDel="00AD0C75" w:rsidRDefault="00BF4B5C">
      <w:pPr>
        <w:pStyle w:val="Index1"/>
        <w:tabs>
          <w:tab w:val="right" w:leader="dot" w:pos="9350"/>
        </w:tabs>
        <w:rPr>
          <w:del w:id="9312" w:author="Sammartano, Marc (BIC USA)" w:date="2015-12-02T15:17:00Z"/>
          <w:noProof/>
        </w:rPr>
      </w:pPr>
      <w:del w:id="9313" w:author="Sammartano, Marc (BIC USA)" w:date="2015-12-02T15:17:00Z">
        <w:r w:rsidDel="00AD0C75">
          <w:rPr>
            <w:noProof/>
          </w:rPr>
          <w:delText>Sw.break, 83</w:delText>
        </w:r>
      </w:del>
    </w:p>
    <w:p w:rsidR="00BF4B5C" w:rsidDel="00AD0C75" w:rsidRDefault="00BF4B5C">
      <w:pPr>
        <w:pStyle w:val="Index1"/>
        <w:tabs>
          <w:tab w:val="right" w:leader="dot" w:pos="9350"/>
        </w:tabs>
        <w:rPr>
          <w:del w:id="9314" w:author="Sammartano, Marc (BIC USA)" w:date="2015-12-02T15:17:00Z"/>
          <w:noProof/>
        </w:rPr>
      </w:pPr>
      <w:del w:id="9315" w:author="Sammartano, Marc (BIC USA)" w:date="2015-12-02T15:17:00Z">
        <w:r w:rsidDel="00AD0C75">
          <w:rPr>
            <w:noProof/>
          </w:rPr>
          <w:delText>Sw.case &lt;nexp &gt;|&lt;sexp&gt;, 83</w:delText>
        </w:r>
      </w:del>
    </w:p>
    <w:p w:rsidR="00BF4B5C" w:rsidDel="00AD0C75" w:rsidRDefault="00BF4B5C">
      <w:pPr>
        <w:pStyle w:val="Index1"/>
        <w:tabs>
          <w:tab w:val="right" w:leader="dot" w:pos="9350"/>
        </w:tabs>
        <w:rPr>
          <w:del w:id="9316" w:author="Sammartano, Marc (BIC USA)" w:date="2015-12-02T15:17:00Z"/>
          <w:noProof/>
        </w:rPr>
      </w:pPr>
      <w:del w:id="9317" w:author="Sammartano, Marc (BIC USA)" w:date="2015-12-02T15:17:00Z">
        <w:r w:rsidDel="00AD0C75">
          <w:rPr>
            <w:noProof/>
          </w:rPr>
          <w:delText>Sw.default, 83</w:delText>
        </w:r>
      </w:del>
    </w:p>
    <w:p w:rsidR="00BF4B5C" w:rsidDel="00AD0C75" w:rsidRDefault="00BF4B5C">
      <w:pPr>
        <w:pStyle w:val="Index1"/>
        <w:tabs>
          <w:tab w:val="right" w:leader="dot" w:pos="9350"/>
        </w:tabs>
        <w:rPr>
          <w:del w:id="9318" w:author="Sammartano, Marc (BIC USA)" w:date="2015-12-02T15:17:00Z"/>
          <w:noProof/>
        </w:rPr>
      </w:pPr>
      <w:del w:id="9319" w:author="Sammartano, Marc (BIC USA)" w:date="2015-12-02T15:17:00Z">
        <w:r w:rsidDel="00AD0C75">
          <w:rPr>
            <w:noProof/>
          </w:rPr>
          <w:delText>Sw.end, 83</w:delText>
        </w:r>
      </w:del>
    </w:p>
    <w:p w:rsidR="00BF4B5C" w:rsidDel="00AD0C75" w:rsidRDefault="00BF4B5C">
      <w:pPr>
        <w:pStyle w:val="Index1"/>
        <w:tabs>
          <w:tab w:val="right" w:leader="dot" w:pos="9350"/>
        </w:tabs>
        <w:rPr>
          <w:del w:id="9320" w:author="Sammartano, Marc (BIC USA)" w:date="2015-12-02T15:17:00Z"/>
          <w:noProof/>
        </w:rPr>
      </w:pPr>
      <w:del w:id="9321" w:author="Sammartano, Marc (BIC USA)" w:date="2015-12-02T15:17:00Z">
        <w:r w:rsidDel="00AD0C75">
          <w:rPr>
            <w:noProof/>
          </w:rPr>
          <w:delText>Swap &lt;nvar_a&gt;|&lt;svar_a&gt;, &lt;nvar_b&gt;|&lt;svar_b&gt;, 135</w:delText>
        </w:r>
      </w:del>
    </w:p>
    <w:p w:rsidR="00BF4B5C" w:rsidDel="00AD0C75" w:rsidRDefault="00BF4B5C">
      <w:pPr>
        <w:pStyle w:val="Index1"/>
        <w:tabs>
          <w:tab w:val="right" w:leader="dot" w:pos="9350"/>
        </w:tabs>
        <w:rPr>
          <w:del w:id="9322" w:author="Sammartano, Marc (BIC USA)" w:date="2015-12-02T15:17:00Z"/>
          <w:noProof/>
        </w:rPr>
      </w:pPr>
      <w:del w:id="9323" w:author="Sammartano, Marc (BIC USA)" w:date="2015-12-02T15:17:00Z">
        <w:r w:rsidDel="00AD0C75">
          <w:rPr>
            <w:noProof/>
          </w:rPr>
          <w:delText>System.close, 181</w:delText>
        </w:r>
      </w:del>
    </w:p>
    <w:p w:rsidR="00BF4B5C" w:rsidDel="00AD0C75" w:rsidRDefault="00BF4B5C">
      <w:pPr>
        <w:pStyle w:val="Index1"/>
        <w:tabs>
          <w:tab w:val="right" w:leader="dot" w:pos="9350"/>
        </w:tabs>
        <w:rPr>
          <w:del w:id="9324" w:author="Sammartano, Marc (BIC USA)" w:date="2015-12-02T15:17:00Z"/>
          <w:noProof/>
        </w:rPr>
      </w:pPr>
      <w:del w:id="9325" w:author="Sammartano, Marc (BIC USA)" w:date="2015-12-02T15:17:00Z">
        <w:r w:rsidDel="00AD0C75">
          <w:rPr>
            <w:noProof/>
          </w:rPr>
          <w:delText>System.open, 181</w:delText>
        </w:r>
      </w:del>
    </w:p>
    <w:p w:rsidR="00BF4B5C" w:rsidDel="00AD0C75" w:rsidRDefault="00BF4B5C">
      <w:pPr>
        <w:pStyle w:val="Index1"/>
        <w:tabs>
          <w:tab w:val="right" w:leader="dot" w:pos="9350"/>
        </w:tabs>
        <w:rPr>
          <w:del w:id="9326" w:author="Sammartano, Marc (BIC USA)" w:date="2015-12-02T15:17:00Z"/>
          <w:noProof/>
        </w:rPr>
      </w:pPr>
      <w:del w:id="9327" w:author="Sammartano, Marc (BIC USA)" w:date="2015-12-02T15:17:00Z">
        <w:r w:rsidDel="00AD0C75">
          <w:rPr>
            <w:noProof/>
          </w:rPr>
          <w:delText>System.read.line &lt;svar&gt;, 181</w:delText>
        </w:r>
      </w:del>
    </w:p>
    <w:p w:rsidR="00BF4B5C" w:rsidDel="00AD0C75" w:rsidRDefault="00BF4B5C">
      <w:pPr>
        <w:pStyle w:val="Index1"/>
        <w:tabs>
          <w:tab w:val="right" w:leader="dot" w:pos="9350"/>
        </w:tabs>
        <w:rPr>
          <w:del w:id="9328" w:author="Sammartano, Marc (BIC USA)" w:date="2015-12-02T15:17:00Z"/>
          <w:noProof/>
        </w:rPr>
      </w:pPr>
      <w:del w:id="9329" w:author="Sammartano, Marc (BIC USA)" w:date="2015-12-02T15:17:00Z">
        <w:r w:rsidDel="00AD0C75">
          <w:rPr>
            <w:noProof/>
          </w:rPr>
          <w:delText>System.read.ready &lt;nvar&gt;, 181</w:delText>
        </w:r>
      </w:del>
    </w:p>
    <w:p w:rsidR="00BF4B5C" w:rsidDel="00AD0C75" w:rsidRDefault="00BF4B5C">
      <w:pPr>
        <w:pStyle w:val="Index1"/>
        <w:tabs>
          <w:tab w:val="right" w:leader="dot" w:pos="9350"/>
        </w:tabs>
        <w:rPr>
          <w:del w:id="9330" w:author="Sammartano, Marc (BIC USA)" w:date="2015-12-02T15:17:00Z"/>
          <w:noProof/>
        </w:rPr>
      </w:pPr>
      <w:del w:id="9331" w:author="Sammartano, Marc (BIC USA)" w:date="2015-12-02T15:17:00Z">
        <w:r w:rsidDel="00AD0C75">
          <w:rPr>
            <w:noProof/>
          </w:rPr>
          <w:delText>System.write &lt;sexp&gt;, 181</w:delText>
        </w:r>
      </w:del>
    </w:p>
    <w:p w:rsidR="00BF4B5C" w:rsidDel="00AD0C75" w:rsidRDefault="00BF4B5C">
      <w:pPr>
        <w:pStyle w:val="Index1"/>
        <w:tabs>
          <w:tab w:val="right" w:leader="dot" w:pos="9350"/>
        </w:tabs>
        <w:rPr>
          <w:del w:id="9332" w:author="Sammartano, Marc (BIC USA)" w:date="2015-12-02T15:17:00Z"/>
          <w:noProof/>
        </w:rPr>
      </w:pPr>
      <w:del w:id="9333" w:author="Sammartano, Marc (BIC USA)" w:date="2015-12-02T15:17:00Z">
        <w:r w:rsidDel="00AD0C75">
          <w:rPr>
            <w:noProof/>
          </w:rPr>
          <w:delText>TAN(&lt;nexp&gt;), 58</w:delText>
        </w:r>
      </w:del>
    </w:p>
    <w:p w:rsidR="00BF4B5C" w:rsidDel="00AD0C75" w:rsidRDefault="00BF4B5C">
      <w:pPr>
        <w:pStyle w:val="Index1"/>
        <w:tabs>
          <w:tab w:val="right" w:leader="dot" w:pos="9350"/>
        </w:tabs>
        <w:rPr>
          <w:del w:id="9334" w:author="Sammartano, Marc (BIC USA)" w:date="2015-12-02T15:17:00Z"/>
          <w:noProof/>
        </w:rPr>
      </w:pPr>
      <w:del w:id="9335" w:author="Sammartano, Marc (BIC USA)" w:date="2015-12-02T15:17:00Z">
        <w:r w:rsidDel="00AD0C75">
          <w:rPr>
            <w:noProof/>
          </w:rPr>
          <w:delText>Text.close &lt;file_table_nexp&gt;, 102</w:delText>
        </w:r>
      </w:del>
    </w:p>
    <w:p w:rsidR="00BF4B5C" w:rsidDel="00AD0C75" w:rsidRDefault="00BF4B5C">
      <w:pPr>
        <w:pStyle w:val="Index1"/>
        <w:tabs>
          <w:tab w:val="right" w:leader="dot" w:pos="9350"/>
        </w:tabs>
        <w:rPr>
          <w:del w:id="9336" w:author="Sammartano, Marc (BIC USA)" w:date="2015-12-02T15:17:00Z"/>
          <w:noProof/>
        </w:rPr>
      </w:pPr>
      <w:del w:id="9337" w:author="Sammartano, Marc (BIC USA)" w:date="2015-12-02T15:17:00Z">
        <w:r w:rsidDel="00AD0C75">
          <w:rPr>
            <w:noProof/>
          </w:rPr>
          <w:delText>Text.eof &lt;file_table_nexp&gt;, &lt;lvar&gt;, 103</w:delText>
        </w:r>
      </w:del>
    </w:p>
    <w:p w:rsidR="00BF4B5C" w:rsidDel="00AD0C75" w:rsidRDefault="00BF4B5C">
      <w:pPr>
        <w:pStyle w:val="Index1"/>
        <w:tabs>
          <w:tab w:val="right" w:leader="dot" w:pos="9350"/>
        </w:tabs>
        <w:rPr>
          <w:del w:id="9338" w:author="Sammartano, Marc (BIC USA)" w:date="2015-12-02T15:17:00Z"/>
          <w:noProof/>
        </w:rPr>
      </w:pPr>
      <w:del w:id="9339" w:author="Sammartano, Marc (BIC USA)" w:date="2015-12-02T15:17:00Z">
        <w:r w:rsidRPr="00F05FA9" w:rsidDel="00AD0C75">
          <w:rPr>
            <w:rFonts w:eastAsia="Times New Roman"/>
            <w:noProof/>
          </w:rPr>
          <w:delText>Text.input &lt;svar&gt;{, { &lt;text_sexp&gt;} , &lt;title_sexp&gt; }</w:delText>
        </w:r>
        <w:r w:rsidDel="00AD0C75">
          <w:rPr>
            <w:noProof/>
          </w:rPr>
          <w:delText>, 95</w:delText>
        </w:r>
      </w:del>
    </w:p>
    <w:p w:rsidR="00BF4B5C" w:rsidDel="00AD0C75" w:rsidRDefault="00BF4B5C">
      <w:pPr>
        <w:pStyle w:val="Index1"/>
        <w:tabs>
          <w:tab w:val="right" w:leader="dot" w:pos="9350"/>
        </w:tabs>
        <w:rPr>
          <w:del w:id="9340" w:author="Sammartano, Marc (BIC USA)" w:date="2015-12-02T15:17:00Z"/>
          <w:noProof/>
        </w:rPr>
      </w:pPr>
      <w:del w:id="9341" w:author="Sammartano, Marc (BIC USA)" w:date="2015-12-02T15:17:00Z">
        <w:r w:rsidDel="00AD0C75">
          <w:rPr>
            <w:noProof/>
          </w:rPr>
          <w:delText>Text.open {r|w|a}, &lt;file_table_nvar&gt;, &lt;path_sexp&gt;, 102</w:delText>
        </w:r>
      </w:del>
    </w:p>
    <w:p w:rsidR="00BF4B5C" w:rsidDel="00AD0C75" w:rsidRDefault="00BF4B5C">
      <w:pPr>
        <w:pStyle w:val="Index1"/>
        <w:tabs>
          <w:tab w:val="right" w:leader="dot" w:pos="9350"/>
        </w:tabs>
        <w:rPr>
          <w:del w:id="9342" w:author="Sammartano, Marc (BIC USA)" w:date="2015-12-02T15:17:00Z"/>
          <w:noProof/>
        </w:rPr>
      </w:pPr>
      <w:del w:id="9343" w:author="Sammartano, Marc (BIC USA)" w:date="2015-12-02T15:17:00Z">
        <w:r w:rsidDel="00AD0C75">
          <w:rPr>
            <w:noProof/>
          </w:rPr>
          <w:delText>Text.position.get &lt;file_table_nexp&gt;, &lt;position_nvar&gt;, 103</w:delText>
        </w:r>
      </w:del>
    </w:p>
    <w:p w:rsidR="00BF4B5C" w:rsidDel="00AD0C75" w:rsidRDefault="00BF4B5C">
      <w:pPr>
        <w:pStyle w:val="Index1"/>
        <w:tabs>
          <w:tab w:val="right" w:leader="dot" w:pos="9350"/>
        </w:tabs>
        <w:rPr>
          <w:del w:id="9344" w:author="Sammartano, Marc (BIC USA)" w:date="2015-12-02T15:17:00Z"/>
          <w:noProof/>
        </w:rPr>
      </w:pPr>
      <w:del w:id="9345" w:author="Sammartano, Marc (BIC USA)" w:date="2015-12-02T15:17:00Z">
        <w:r w:rsidDel="00AD0C75">
          <w:rPr>
            <w:noProof/>
          </w:rPr>
          <w:delText>Text.position.mark {{&lt;file_table_nexp&gt;}{, &lt;marklimit_nexp&gt;}}, 104</w:delText>
        </w:r>
      </w:del>
    </w:p>
    <w:p w:rsidR="00BF4B5C" w:rsidDel="00AD0C75" w:rsidRDefault="00BF4B5C">
      <w:pPr>
        <w:pStyle w:val="Index1"/>
        <w:tabs>
          <w:tab w:val="right" w:leader="dot" w:pos="9350"/>
        </w:tabs>
        <w:rPr>
          <w:del w:id="9346" w:author="Sammartano, Marc (BIC USA)" w:date="2015-12-02T15:17:00Z"/>
          <w:noProof/>
        </w:rPr>
      </w:pPr>
      <w:del w:id="9347" w:author="Sammartano, Marc (BIC USA)" w:date="2015-12-02T15:17:00Z">
        <w:r w:rsidDel="00AD0C75">
          <w:rPr>
            <w:noProof/>
          </w:rPr>
          <w:delText>Text.position.set &lt;file_table_nexp&gt;, &lt;position_nexp&gt;, 104</w:delText>
        </w:r>
      </w:del>
    </w:p>
    <w:p w:rsidR="00BF4B5C" w:rsidDel="00AD0C75" w:rsidRDefault="00BF4B5C">
      <w:pPr>
        <w:pStyle w:val="Index1"/>
        <w:tabs>
          <w:tab w:val="right" w:leader="dot" w:pos="9350"/>
        </w:tabs>
        <w:rPr>
          <w:del w:id="9348" w:author="Sammartano, Marc (BIC USA)" w:date="2015-12-02T15:17:00Z"/>
          <w:noProof/>
        </w:rPr>
      </w:pPr>
      <w:del w:id="9349" w:author="Sammartano, Marc (BIC USA)" w:date="2015-12-02T15:17:00Z">
        <w:r w:rsidDel="00AD0C75">
          <w:rPr>
            <w:noProof/>
          </w:rPr>
          <w:delText>Text.readln &lt;file_table_nexp&gt; {,&lt;svar&gt;}..., 102</w:delText>
        </w:r>
      </w:del>
    </w:p>
    <w:p w:rsidR="00BF4B5C" w:rsidDel="00AD0C75" w:rsidRDefault="00BF4B5C">
      <w:pPr>
        <w:pStyle w:val="Index1"/>
        <w:tabs>
          <w:tab w:val="right" w:leader="dot" w:pos="9350"/>
        </w:tabs>
        <w:rPr>
          <w:del w:id="9350" w:author="Sammartano, Marc (BIC USA)" w:date="2015-12-02T15:17:00Z"/>
          <w:noProof/>
        </w:rPr>
      </w:pPr>
      <w:del w:id="9351" w:author="Sammartano, Marc (BIC USA)" w:date="2015-12-02T15:17:00Z">
        <w:r w:rsidDel="00AD0C75">
          <w:rPr>
            <w:noProof/>
          </w:rPr>
          <w:delText>Text.writeln &lt;file_table_nexp&gt;, {&lt;exp&gt; {,|;}} ..., 103</w:delText>
        </w:r>
      </w:del>
    </w:p>
    <w:p w:rsidR="00BF4B5C" w:rsidDel="00AD0C75" w:rsidRDefault="00BF4B5C">
      <w:pPr>
        <w:pStyle w:val="Index1"/>
        <w:tabs>
          <w:tab w:val="right" w:leader="dot" w:pos="9350"/>
        </w:tabs>
        <w:rPr>
          <w:del w:id="9352" w:author="Sammartano, Marc (BIC USA)" w:date="2015-12-02T15:17:00Z"/>
          <w:noProof/>
        </w:rPr>
      </w:pPr>
      <w:del w:id="9353" w:author="Sammartano, Marc (BIC USA)" w:date="2015-12-02T15:17:00Z">
        <w:r w:rsidDel="00AD0C75">
          <w:rPr>
            <w:noProof/>
          </w:rPr>
          <w:delText>TGet &lt;result_svar&gt;, &lt;prompt_sexp&gt; {, &lt;title_sexp&gt;}, 96</w:delText>
        </w:r>
      </w:del>
    </w:p>
    <w:p w:rsidR="00BF4B5C" w:rsidDel="00AD0C75" w:rsidRDefault="00BF4B5C">
      <w:pPr>
        <w:pStyle w:val="Index1"/>
        <w:tabs>
          <w:tab w:val="right" w:leader="dot" w:pos="9350"/>
        </w:tabs>
        <w:rPr>
          <w:del w:id="9354" w:author="Sammartano, Marc (BIC USA)" w:date="2015-12-02T15:17:00Z"/>
          <w:noProof/>
        </w:rPr>
      </w:pPr>
      <w:del w:id="9355" w:author="Sammartano, Marc (BIC USA)" w:date="2015-12-02T15:17:00Z">
        <w:r w:rsidDel="00AD0C75">
          <w:rPr>
            <w:noProof/>
          </w:rPr>
          <w:delText>Time {&lt;time_nexp&gt;,} Year$, Month$, Day$, Hour$, Minute$, Second$, WeekDay, isDST, 124</w:delText>
        </w:r>
      </w:del>
    </w:p>
    <w:p w:rsidR="00BF4B5C" w:rsidDel="00AD0C75" w:rsidRDefault="00BF4B5C">
      <w:pPr>
        <w:pStyle w:val="Index1"/>
        <w:tabs>
          <w:tab w:val="right" w:leader="dot" w:pos="9350"/>
        </w:tabs>
        <w:rPr>
          <w:del w:id="9356" w:author="Sammartano, Marc (BIC USA)" w:date="2015-12-02T15:17:00Z"/>
          <w:noProof/>
        </w:rPr>
      </w:pPr>
      <w:del w:id="9357" w:author="Sammartano, Marc (BIC USA)" w:date="2015-12-02T15:17:00Z">
        <w:r w:rsidDel="00AD0C75">
          <w:rPr>
            <w:noProof/>
          </w:rPr>
          <w:delText>TIME(), 61</w:delText>
        </w:r>
      </w:del>
    </w:p>
    <w:p w:rsidR="00BF4B5C" w:rsidDel="00AD0C75" w:rsidRDefault="00BF4B5C">
      <w:pPr>
        <w:pStyle w:val="Index1"/>
        <w:tabs>
          <w:tab w:val="right" w:leader="dot" w:pos="9350"/>
        </w:tabs>
        <w:rPr>
          <w:del w:id="9358" w:author="Sammartano, Marc (BIC USA)" w:date="2015-12-02T15:17:00Z"/>
          <w:noProof/>
        </w:rPr>
      </w:pPr>
      <w:del w:id="9359" w:author="Sammartano, Marc (BIC USA)" w:date="2015-12-02T15:17:00Z">
        <w:r w:rsidDel="00AD0C75">
          <w:rPr>
            <w:noProof/>
          </w:rPr>
          <w:delText>TIME(&lt;year_exp&gt;, &lt;month_exp&gt;, &lt;day_exp&gt;, &lt;hour_exp&gt;, &lt;minute_exp&gt;, &lt;second_exp&gt;), 61</w:delText>
        </w:r>
      </w:del>
    </w:p>
    <w:p w:rsidR="00BF4B5C" w:rsidDel="00AD0C75" w:rsidRDefault="00BF4B5C">
      <w:pPr>
        <w:pStyle w:val="Index1"/>
        <w:tabs>
          <w:tab w:val="right" w:leader="dot" w:pos="9350"/>
        </w:tabs>
        <w:rPr>
          <w:del w:id="9360" w:author="Sammartano, Marc (BIC USA)" w:date="2015-12-02T15:17:00Z"/>
          <w:noProof/>
        </w:rPr>
      </w:pPr>
      <w:del w:id="9361" w:author="Sammartano, Marc (BIC USA)" w:date="2015-12-02T15:17:00Z">
        <w:r w:rsidDel="00AD0C75">
          <w:rPr>
            <w:noProof/>
          </w:rPr>
          <w:delText>Timer.clear, 125</w:delText>
        </w:r>
      </w:del>
    </w:p>
    <w:p w:rsidR="00BF4B5C" w:rsidDel="00AD0C75" w:rsidRDefault="00BF4B5C">
      <w:pPr>
        <w:pStyle w:val="Index1"/>
        <w:tabs>
          <w:tab w:val="right" w:leader="dot" w:pos="9350"/>
        </w:tabs>
        <w:rPr>
          <w:del w:id="9362" w:author="Sammartano, Marc (BIC USA)" w:date="2015-12-02T15:17:00Z"/>
          <w:noProof/>
        </w:rPr>
      </w:pPr>
      <w:del w:id="9363" w:author="Sammartano, Marc (BIC USA)" w:date="2015-12-02T15:17:00Z">
        <w:r w:rsidDel="00AD0C75">
          <w:rPr>
            <w:noProof/>
          </w:rPr>
          <w:delText>Timer.resume, 125</w:delText>
        </w:r>
      </w:del>
    </w:p>
    <w:p w:rsidR="00BF4B5C" w:rsidDel="00AD0C75" w:rsidRDefault="00BF4B5C">
      <w:pPr>
        <w:pStyle w:val="Index1"/>
        <w:tabs>
          <w:tab w:val="right" w:leader="dot" w:pos="9350"/>
        </w:tabs>
        <w:rPr>
          <w:del w:id="9364" w:author="Sammartano, Marc (BIC USA)" w:date="2015-12-02T15:17:00Z"/>
          <w:noProof/>
        </w:rPr>
      </w:pPr>
      <w:del w:id="9365" w:author="Sammartano, Marc (BIC USA)" w:date="2015-12-02T15:17:00Z">
        <w:r w:rsidDel="00AD0C75">
          <w:rPr>
            <w:noProof/>
          </w:rPr>
          <w:delText>Timer.set &lt;interval_nexp&gt;, 125</w:delText>
        </w:r>
      </w:del>
    </w:p>
    <w:p w:rsidR="00BF4B5C" w:rsidDel="00AD0C75" w:rsidRDefault="00BF4B5C">
      <w:pPr>
        <w:pStyle w:val="Index1"/>
        <w:tabs>
          <w:tab w:val="right" w:leader="dot" w:pos="9350"/>
        </w:tabs>
        <w:rPr>
          <w:del w:id="9366" w:author="Sammartano, Marc (BIC USA)" w:date="2015-12-02T15:17:00Z"/>
          <w:noProof/>
        </w:rPr>
      </w:pPr>
      <w:del w:id="9367" w:author="Sammartano, Marc (BIC USA)" w:date="2015-12-02T15:17:00Z">
        <w:r w:rsidDel="00AD0C75">
          <w:rPr>
            <w:noProof/>
          </w:rPr>
          <w:delText>TimeZone.get &lt;tz_svar&gt;, 125</w:delText>
        </w:r>
      </w:del>
    </w:p>
    <w:p w:rsidR="00BF4B5C" w:rsidDel="00AD0C75" w:rsidRDefault="00BF4B5C">
      <w:pPr>
        <w:pStyle w:val="Index1"/>
        <w:tabs>
          <w:tab w:val="right" w:leader="dot" w:pos="9350"/>
        </w:tabs>
        <w:rPr>
          <w:del w:id="9368" w:author="Sammartano, Marc (BIC USA)" w:date="2015-12-02T15:17:00Z"/>
          <w:noProof/>
        </w:rPr>
      </w:pPr>
      <w:del w:id="9369" w:author="Sammartano, Marc (BIC USA)" w:date="2015-12-02T15:17:00Z">
        <w:r w:rsidDel="00AD0C75">
          <w:rPr>
            <w:noProof/>
          </w:rPr>
          <w:delText>TimeZone.list &lt;tz_list_pointer_nexp&gt;, 125</w:delText>
        </w:r>
      </w:del>
    </w:p>
    <w:p w:rsidR="00BF4B5C" w:rsidDel="00AD0C75" w:rsidRDefault="00BF4B5C">
      <w:pPr>
        <w:pStyle w:val="Index1"/>
        <w:tabs>
          <w:tab w:val="right" w:leader="dot" w:pos="9350"/>
        </w:tabs>
        <w:rPr>
          <w:del w:id="9370" w:author="Sammartano, Marc (BIC USA)" w:date="2015-12-02T15:17:00Z"/>
          <w:noProof/>
        </w:rPr>
      </w:pPr>
      <w:del w:id="9371" w:author="Sammartano, Marc (BIC USA)" w:date="2015-12-02T15:17:00Z">
        <w:r w:rsidDel="00AD0C75">
          <w:rPr>
            <w:noProof/>
          </w:rPr>
          <w:delText>TimeZone.set { &lt;tz_sexp&gt; }, 125</w:delText>
        </w:r>
      </w:del>
    </w:p>
    <w:p w:rsidR="00BF4B5C" w:rsidDel="00AD0C75" w:rsidRDefault="00BF4B5C">
      <w:pPr>
        <w:pStyle w:val="Index1"/>
        <w:tabs>
          <w:tab w:val="right" w:leader="dot" w:pos="9350"/>
        </w:tabs>
        <w:rPr>
          <w:del w:id="9372" w:author="Sammartano, Marc (BIC USA)" w:date="2015-12-02T15:17:00Z"/>
          <w:noProof/>
        </w:rPr>
      </w:pPr>
      <w:del w:id="9373" w:author="Sammartano, Marc (BIC USA)" w:date="2015-12-02T15:17:00Z">
        <w:r w:rsidDel="00AD0C75">
          <w:rPr>
            <w:noProof/>
          </w:rPr>
          <w:delText>TODEGREES(&lt;nexp&gt;), 58</w:delText>
        </w:r>
      </w:del>
    </w:p>
    <w:p w:rsidR="00BF4B5C" w:rsidDel="00AD0C75" w:rsidRDefault="00BF4B5C">
      <w:pPr>
        <w:pStyle w:val="Index1"/>
        <w:tabs>
          <w:tab w:val="right" w:leader="dot" w:pos="9350"/>
        </w:tabs>
        <w:rPr>
          <w:del w:id="9374" w:author="Sammartano, Marc (BIC USA)" w:date="2015-12-02T15:17:00Z"/>
          <w:noProof/>
        </w:rPr>
      </w:pPr>
      <w:del w:id="9375" w:author="Sammartano, Marc (BIC USA)" w:date="2015-12-02T15:17:00Z">
        <w:r w:rsidDel="00AD0C75">
          <w:rPr>
            <w:noProof/>
          </w:rPr>
          <w:delText>Tone &lt;frequency_nexp&gt;, &lt;duration_nexp&gt;{, &lt;duration_chk_lexp}, 135</w:delText>
        </w:r>
      </w:del>
    </w:p>
    <w:p w:rsidR="00BF4B5C" w:rsidDel="00AD0C75" w:rsidRDefault="00BF4B5C">
      <w:pPr>
        <w:pStyle w:val="Index1"/>
        <w:tabs>
          <w:tab w:val="right" w:leader="dot" w:pos="9350"/>
        </w:tabs>
        <w:rPr>
          <w:del w:id="9376" w:author="Sammartano, Marc (BIC USA)" w:date="2015-12-02T15:17:00Z"/>
          <w:noProof/>
        </w:rPr>
      </w:pPr>
      <w:del w:id="9377" w:author="Sammartano, Marc (BIC USA)" w:date="2015-12-02T15:17:00Z">
        <w:r w:rsidDel="00AD0C75">
          <w:rPr>
            <w:noProof/>
          </w:rPr>
          <w:delText>TORADIANS(&lt;nexp&gt;), 58</w:delText>
        </w:r>
      </w:del>
    </w:p>
    <w:p w:rsidR="00BF4B5C" w:rsidDel="00AD0C75" w:rsidRDefault="00BF4B5C">
      <w:pPr>
        <w:pStyle w:val="Index1"/>
        <w:tabs>
          <w:tab w:val="right" w:leader="dot" w:pos="9350"/>
        </w:tabs>
        <w:rPr>
          <w:del w:id="9378" w:author="Sammartano, Marc (BIC USA)" w:date="2015-12-02T15:17:00Z"/>
          <w:noProof/>
        </w:rPr>
      </w:pPr>
      <w:del w:id="9379" w:author="Sammartano, Marc (BIC USA)" w:date="2015-12-02T15:17:00Z">
        <w:r w:rsidDel="00AD0C75">
          <w:rPr>
            <w:noProof/>
          </w:rPr>
          <w:delText>TRIM$(&lt;sexp&gt;{, &lt;test_sexp&gt;}), 63</w:delText>
        </w:r>
      </w:del>
    </w:p>
    <w:p w:rsidR="00BF4B5C" w:rsidDel="00AD0C75" w:rsidRDefault="00BF4B5C">
      <w:pPr>
        <w:pStyle w:val="Index1"/>
        <w:tabs>
          <w:tab w:val="right" w:leader="dot" w:pos="9350"/>
        </w:tabs>
        <w:rPr>
          <w:del w:id="9380" w:author="Sammartano, Marc (BIC USA)" w:date="2015-12-02T15:17:00Z"/>
          <w:noProof/>
        </w:rPr>
      </w:pPr>
      <w:del w:id="9381" w:author="Sammartano, Marc (BIC USA)" w:date="2015-12-02T15:17:00Z">
        <w:r w:rsidDel="00AD0C75">
          <w:rPr>
            <w:noProof/>
          </w:rPr>
          <w:delText>TTS.init, 129</w:delText>
        </w:r>
      </w:del>
    </w:p>
    <w:p w:rsidR="00BF4B5C" w:rsidDel="00AD0C75" w:rsidRDefault="00BF4B5C">
      <w:pPr>
        <w:pStyle w:val="Index1"/>
        <w:tabs>
          <w:tab w:val="right" w:leader="dot" w:pos="9350"/>
        </w:tabs>
        <w:rPr>
          <w:del w:id="9382" w:author="Sammartano, Marc (BIC USA)" w:date="2015-12-02T15:17:00Z"/>
          <w:noProof/>
        </w:rPr>
      </w:pPr>
      <w:del w:id="9383" w:author="Sammartano, Marc (BIC USA)" w:date="2015-12-02T15:17:00Z">
        <w:r w:rsidDel="00AD0C75">
          <w:rPr>
            <w:noProof/>
          </w:rPr>
          <w:delText>TTS.speak &lt;sexp&gt; {, &lt;wait_lexp&gt;}, 129</w:delText>
        </w:r>
      </w:del>
    </w:p>
    <w:p w:rsidR="00BF4B5C" w:rsidDel="00AD0C75" w:rsidRDefault="00BF4B5C">
      <w:pPr>
        <w:pStyle w:val="Index1"/>
        <w:tabs>
          <w:tab w:val="right" w:leader="dot" w:pos="9350"/>
        </w:tabs>
        <w:rPr>
          <w:del w:id="9384" w:author="Sammartano, Marc (BIC USA)" w:date="2015-12-02T15:17:00Z"/>
          <w:noProof/>
        </w:rPr>
      </w:pPr>
      <w:del w:id="9385" w:author="Sammartano, Marc (BIC USA)" w:date="2015-12-02T15:17:00Z">
        <w:r w:rsidDel="00AD0C75">
          <w:rPr>
            <w:noProof/>
          </w:rPr>
          <w:delText>TTS.speak.toFile &lt;sexp&gt; {, &lt;path_sexp&gt;}, 130</w:delText>
        </w:r>
      </w:del>
    </w:p>
    <w:p w:rsidR="00BF4B5C" w:rsidDel="00AD0C75" w:rsidRDefault="00BF4B5C">
      <w:pPr>
        <w:pStyle w:val="Index1"/>
        <w:tabs>
          <w:tab w:val="right" w:leader="dot" w:pos="9350"/>
        </w:tabs>
        <w:rPr>
          <w:del w:id="9386" w:author="Sammartano, Marc (BIC USA)" w:date="2015-12-02T15:17:00Z"/>
          <w:noProof/>
        </w:rPr>
      </w:pPr>
      <w:del w:id="9387" w:author="Sammartano, Marc (BIC USA)" w:date="2015-12-02T15:17:00Z">
        <w:r w:rsidDel="00AD0C75">
          <w:rPr>
            <w:noProof/>
          </w:rPr>
          <w:delText>TTS.stop, 130</w:delText>
        </w:r>
      </w:del>
    </w:p>
    <w:p w:rsidR="00BF4B5C" w:rsidDel="00AD0C75" w:rsidRDefault="00BF4B5C">
      <w:pPr>
        <w:pStyle w:val="Index1"/>
        <w:tabs>
          <w:tab w:val="right" w:leader="dot" w:pos="9350"/>
        </w:tabs>
        <w:rPr>
          <w:del w:id="9388" w:author="Sammartano, Marc (BIC USA)" w:date="2015-12-02T15:17:00Z"/>
          <w:noProof/>
        </w:rPr>
      </w:pPr>
      <w:del w:id="9389" w:author="Sammartano, Marc (BIC USA)" w:date="2015-12-02T15:17:00Z">
        <w:r w:rsidDel="00AD0C75">
          <w:rPr>
            <w:noProof/>
          </w:rPr>
          <w:delText>UCODE(&lt;sexp&gt;{, &lt;index_nexp&gt;}), 59</w:delText>
        </w:r>
      </w:del>
    </w:p>
    <w:p w:rsidR="00BF4B5C" w:rsidDel="00AD0C75" w:rsidRDefault="00BF4B5C">
      <w:pPr>
        <w:pStyle w:val="Index1"/>
        <w:tabs>
          <w:tab w:val="right" w:leader="dot" w:pos="9350"/>
        </w:tabs>
        <w:rPr>
          <w:del w:id="9390" w:author="Sammartano, Marc (BIC USA)" w:date="2015-12-02T15:17:00Z"/>
          <w:noProof/>
        </w:rPr>
      </w:pPr>
      <w:del w:id="9391" w:author="Sammartano, Marc (BIC USA)" w:date="2015-12-02T15:17:00Z">
        <w:r w:rsidDel="00AD0C75">
          <w:rPr>
            <w:noProof/>
          </w:rPr>
          <w:delText>UnDim Array[], Array$[], ..., 39</w:delText>
        </w:r>
      </w:del>
    </w:p>
    <w:p w:rsidR="00BF4B5C" w:rsidDel="00AD0C75" w:rsidRDefault="00BF4B5C">
      <w:pPr>
        <w:pStyle w:val="Index1"/>
        <w:tabs>
          <w:tab w:val="right" w:leader="dot" w:pos="9350"/>
        </w:tabs>
        <w:rPr>
          <w:del w:id="9392" w:author="Sammartano, Marc (BIC USA)" w:date="2015-12-02T15:17:00Z"/>
          <w:noProof/>
        </w:rPr>
      </w:pPr>
      <w:del w:id="9393" w:author="Sammartano, Marc (BIC USA)" w:date="2015-12-02T15:17:00Z">
        <w:r w:rsidRPr="00F05FA9" w:rsidDel="00AD0C75">
          <w:rPr>
            <w:rFonts w:eastAsia="Times New Roman"/>
            <w:noProof/>
          </w:rPr>
          <w:delText>UPPER$(</w:delText>
        </w:r>
        <w:r w:rsidDel="00AD0C75">
          <w:rPr>
            <w:noProof/>
          </w:rPr>
          <w:delText>&lt;sexp&gt;</w:delText>
        </w:r>
        <w:r w:rsidRPr="00F05FA9" w:rsidDel="00AD0C75">
          <w:rPr>
            <w:rFonts w:eastAsia="Times New Roman"/>
            <w:noProof/>
          </w:rPr>
          <w:delText>)</w:delText>
        </w:r>
        <w:r w:rsidDel="00AD0C75">
          <w:rPr>
            <w:noProof/>
          </w:rPr>
          <w:delText>, 66</w:delText>
        </w:r>
      </w:del>
    </w:p>
    <w:p w:rsidR="00BF4B5C" w:rsidDel="00AD0C75" w:rsidRDefault="00BF4B5C">
      <w:pPr>
        <w:pStyle w:val="Index1"/>
        <w:tabs>
          <w:tab w:val="right" w:leader="dot" w:pos="9350"/>
        </w:tabs>
        <w:rPr>
          <w:del w:id="9394" w:author="Sammartano, Marc (BIC USA)" w:date="2015-12-02T15:17:00Z"/>
          <w:noProof/>
        </w:rPr>
      </w:pPr>
      <w:del w:id="9395" w:author="Sammartano, Marc (BIC USA)" w:date="2015-12-02T15:17:00Z">
        <w:r w:rsidDel="00AD0C75">
          <w:rPr>
            <w:noProof/>
          </w:rPr>
          <w:delText>USING$({&lt;locale_sexp&gt;} , &lt;format_sexp&gt; { , &lt;exp&gt;}...), 67</w:delText>
        </w:r>
      </w:del>
    </w:p>
    <w:p w:rsidR="00BF4B5C" w:rsidDel="00AD0C75" w:rsidRDefault="00BF4B5C">
      <w:pPr>
        <w:pStyle w:val="Index1"/>
        <w:tabs>
          <w:tab w:val="right" w:leader="dot" w:pos="9350"/>
        </w:tabs>
        <w:rPr>
          <w:del w:id="9396" w:author="Sammartano, Marc (BIC USA)" w:date="2015-12-02T15:17:00Z"/>
          <w:noProof/>
        </w:rPr>
      </w:pPr>
      <w:del w:id="9397" w:author="Sammartano, Marc (BIC USA)" w:date="2015-12-02T15:17:00Z">
        <w:r w:rsidDel="00AD0C75">
          <w:rPr>
            <w:noProof/>
          </w:rPr>
          <w:delText>VAL(&lt;sexp&gt;), 58</w:delText>
        </w:r>
      </w:del>
    </w:p>
    <w:p w:rsidR="00BF4B5C" w:rsidDel="00AD0C75" w:rsidRDefault="00BF4B5C">
      <w:pPr>
        <w:pStyle w:val="Index1"/>
        <w:tabs>
          <w:tab w:val="right" w:leader="dot" w:pos="9350"/>
        </w:tabs>
        <w:rPr>
          <w:del w:id="9398" w:author="Sammartano, Marc (BIC USA)" w:date="2015-12-02T15:17:00Z"/>
          <w:noProof/>
        </w:rPr>
      </w:pPr>
      <w:del w:id="9399" w:author="Sammartano, Marc (BIC USA)" w:date="2015-12-02T15:17:00Z">
        <w:r w:rsidRPr="00F05FA9" w:rsidDel="00AD0C75">
          <w:rPr>
            <w:rFonts w:eastAsia="Times New Roman"/>
            <w:noProof/>
          </w:rPr>
          <w:delText>VERSION$()</w:delText>
        </w:r>
        <w:r w:rsidDel="00AD0C75">
          <w:rPr>
            <w:noProof/>
          </w:rPr>
          <w:delText>, 67</w:delText>
        </w:r>
      </w:del>
    </w:p>
    <w:p w:rsidR="00BF4B5C" w:rsidDel="00AD0C75" w:rsidRDefault="00BF4B5C">
      <w:pPr>
        <w:pStyle w:val="Index1"/>
        <w:tabs>
          <w:tab w:val="right" w:leader="dot" w:pos="9350"/>
        </w:tabs>
        <w:rPr>
          <w:del w:id="9400" w:author="Sammartano, Marc (BIC USA)" w:date="2015-12-02T15:17:00Z"/>
          <w:noProof/>
        </w:rPr>
      </w:pPr>
      <w:del w:id="9401" w:author="Sammartano, Marc (BIC USA)" w:date="2015-12-02T15:17:00Z">
        <w:r w:rsidDel="00AD0C75">
          <w:rPr>
            <w:noProof/>
          </w:rPr>
          <w:delText>Vibrate &lt;pattern_array[{&lt;start&gt;,&lt;length&gt;}]&gt;,&lt;nexp&gt;, 135</w:delText>
        </w:r>
      </w:del>
    </w:p>
    <w:p w:rsidR="00BF4B5C" w:rsidDel="00AD0C75" w:rsidRDefault="00BF4B5C">
      <w:pPr>
        <w:pStyle w:val="Index1"/>
        <w:tabs>
          <w:tab w:val="right" w:leader="dot" w:pos="9350"/>
        </w:tabs>
        <w:rPr>
          <w:del w:id="9402" w:author="Sammartano, Marc (BIC USA)" w:date="2015-12-02T15:17:00Z"/>
          <w:noProof/>
        </w:rPr>
      </w:pPr>
      <w:del w:id="9403" w:author="Sammartano, Marc (BIC USA)" w:date="2015-12-02T15:17:00Z">
        <w:r w:rsidDel="00AD0C75">
          <w:rPr>
            <w:noProof/>
          </w:rPr>
          <w:delText>W_R.break, 78</w:delText>
        </w:r>
      </w:del>
    </w:p>
    <w:p w:rsidR="00BF4B5C" w:rsidDel="00AD0C75" w:rsidRDefault="00BF4B5C">
      <w:pPr>
        <w:pStyle w:val="Index1"/>
        <w:tabs>
          <w:tab w:val="right" w:leader="dot" w:pos="9350"/>
        </w:tabs>
        <w:rPr>
          <w:del w:id="9404" w:author="Sammartano, Marc (BIC USA)" w:date="2015-12-02T15:17:00Z"/>
          <w:noProof/>
        </w:rPr>
      </w:pPr>
      <w:del w:id="9405" w:author="Sammartano, Marc (BIC USA)" w:date="2015-12-02T15:17:00Z">
        <w:r w:rsidDel="00AD0C75">
          <w:rPr>
            <w:noProof/>
          </w:rPr>
          <w:delText>W_R.continue, 78</w:delText>
        </w:r>
      </w:del>
    </w:p>
    <w:p w:rsidR="00BF4B5C" w:rsidDel="00AD0C75" w:rsidRDefault="00BF4B5C">
      <w:pPr>
        <w:pStyle w:val="Index1"/>
        <w:tabs>
          <w:tab w:val="right" w:leader="dot" w:pos="9350"/>
        </w:tabs>
        <w:rPr>
          <w:del w:id="9406" w:author="Sammartano, Marc (BIC USA)" w:date="2015-12-02T15:17:00Z"/>
          <w:noProof/>
        </w:rPr>
      </w:pPr>
      <w:del w:id="9407" w:author="Sammartano, Marc (BIC USA)" w:date="2015-12-02T15:17:00Z">
        <w:r w:rsidDel="00AD0C75">
          <w:rPr>
            <w:noProof/>
          </w:rPr>
          <w:delText>WakeLock &lt;code_nexp&gt;, 136</w:delText>
        </w:r>
      </w:del>
    </w:p>
    <w:p w:rsidR="00BF4B5C" w:rsidDel="00AD0C75" w:rsidRDefault="00BF4B5C">
      <w:pPr>
        <w:pStyle w:val="Index1"/>
        <w:tabs>
          <w:tab w:val="right" w:leader="dot" w:pos="9350"/>
        </w:tabs>
        <w:rPr>
          <w:del w:id="9408" w:author="Sammartano, Marc (BIC USA)" w:date="2015-12-02T15:17:00Z"/>
          <w:noProof/>
        </w:rPr>
      </w:pPr>
      <w:del w:id="9409" w:author="Sammartano, Marc (BIC USA)" w:date="2015-12-02T15:17:00Z">
        <w:r w:rsidDel="00AD0C75">
          <w:rPr>
            <w:noProof/>
          </w:rPr>
          <w:delText>While &lt;lexp&gt; / Repeat, 78</w:delText>
        </w:r>
      </w:del>
    </w:p>
    <w:p w:rsidR="00BF4B5C" w:rsidDel="00AD0C75" w:rsidRDefault="00BF4B5C">
      <w:pPr>
        <w:pStyle w:val="Index1"/>
        <w:tabs>
          <w:tab w:val="right" w:leader="dot" w:pos="9350"/>
        </w:tabs>
        <w:rPr>
          <w:del w:id="9410" w:author="Sammartano, Marc (BIC USA)" w:date="2015-12-02T15:17:00Z"/>
          <w:noProof/>
        </w:rPr>
      </w:pPr>
      <w:del w:id="9411" w:author="Sammartano, Marc (BIC USA)" w:date="2015-12-02T15:17:00Z">
        <w:r w:rsidDel="00AD0C75">
          <w:rPr>
            <w:noProof/>
          </w:rPr>
          <w:delText>WiFi.info {{&lt;SSID_svar&gt;}{, &lt;BSSID_svar&gt;}{, &lt;MAC_svar&gt;}{, &lt;IP_var&gt;}{, &lt;speed_nvar&gt;}}, 137</w:delText>
        </w:r>
      </w:del>
    </w:p>
    <w:p w:rsidR="00BF4B5C" w:rsidDel="00AD0C75" w:rsidRDefault="00BF4B5C">
      <w:pPr>
        <w:pStyle w:val="Index1"/>
        <w:tabs>
          <w:tab w:val="right" w:leader="dot" w:pos="9350"/>
        </w:tabs>
        <w:rPr>
          <w:del w:id="9412" w:author="Sammartano, Marc (BIC USA)" w:date="2015-12-02T15:17:00Z"/>
          <w:noProof/>
        </w:rPr>
      </w:pPr>
      <w:del w:id="9413" w:author="Sammartano, Marc (BIC USA)" w:date="2015-12-02T15:17:00Z">
        <w:r w:rsidDel="00AD0C75">
          <w:rPr>
            <w:noProof/>
          </w:rPr>
          <w:delText>WifiLock &lt;code_nexp&gt;, 136</w:delText>
        </w:r>
      </w:del>
    </w:p>
    <w:p w:rsidR="00BF4B5C" w:rsidDel="00AD0C75" w:rsidRDefault="00BF4B5C">
      <w:pPr>
        <w:pStyle w:val="Index1"/>
        <w:tabs>
          <w:tab w:val="right" w:leader="dot" w:pos="9350"/>
        </w:tabs>
        <w:rPr>
          <w:del w:id="9414" w:author="Sammartano, Marc (BIC USA)" w:date="2015-12-02T15:17:00Z"/>
          <w:noProof/>
        </w:rPr>
      </w:pPr>
      <w:del w:id="9415" w:author="Sammartano, Marc (BIC USA)" w:date="2015-12-02T15:17:00Z">
        <w:r w:rsidRPr="00F05FA9" w:rsidDel="00AD0C75">
          <w:rPr>
            <w:rFonts w:eastAsia="Times New Roman"/>
            <w:noProof/>
          </w:rPr>
          <w:delText>WORD$(&lt;source_sexp&gt;, &lt;n_nexp&gt; {, &lt;test_sexp&gt;})</w:delText>
        </w:r>
        <w:r w:rsidDel="00AD0C75">
          <w:rPr>
            <w:noProof/>
          </w:rPr>
          <w:delText>, 63</w:delText>
        </w:r>
      </w:del>
    </w:p>
    <w:p w:rsidR="00BF4B5C" w:rsidDel="00AD0C75" w:rsidRDefault="00BF4B5C">
      <w:pPr>
        <w:rPr>
          <w:del w:id="9416" w:author="Sammartano, Marc (BIC USA)" w:date="2015-12-02T15:17:00Z"/>
          <w:noProof/>
        </w:rPr>
        <w:sectPr w:rsidR="00BF4B5C" w:rsidDel="00AD0C75" w:rsidSect="00BF4B5C">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fldChar w:fldCharType="end"/>
      </w:r>
      <w:r w:rsidR="00056418">
        <w:br w:type="page"/>
      </w:r>
    </w:p>
    <w:p w:rsidR="00D57CCE" w:rsidRDefault="00A55135" w:rsidP="00E33967">
      <w:pPr>
        <w:pStyle w:val="Heading1"/>
      </w:pPr>
      <w:bookmarkStart w:id="9417" w:name="_Toc436833390"/>
      <w:r>
        <w:t xml:space="preserve">Appendix B – </w:t>
      </w:r>
      <w:r w:rsidR="004A1077">
        <w:t>Sample</w:t>
      </w:r>
      <w:r>
        <w:t xml:space="preserve"> Programs</w:t>
      </w:r>
      <w:bookmarkEnd w:id="9417"/>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56EC7">
      <w:pPr>
        <w:pStyle w:val="ListParagraph"/>
        <w:numPr>
          <w:ilvl w:val="0"/>
          <w:numId w:val="5"/>
        </w:numPr>
        <w:spacing w:after="0"/>
      </w:pPr>
      <w:r>
        <w:t>Select</w:t>
      </w:r>
      <w:r w:rsidR="008F1749">
        <w:t xml:space="preserve"> </w:t>
      </w:r>
      <w:r>
        <w:t>Menu-&gt;</w:t>
      </w:r>
      <w:r w:rsidR="008F1749">
        <w:t>Delete</w:t>
      </w:r>
    </w:p>
    <w:p w:rsidR="008F1749" w:rsidRDefault="002933B9" w:rsidP="00156EC7">
      <w:pPr>
        <w:pStyle w:val="ListParagraph"/>
        <w:numPr>
          <w:ilvl w:val="0"/>
          <w:numId w:val="5"/>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56EC7">
      <w:pPr>
        <w:pStyle w:val="ListParagraph"/>
        <w:numPr>
          <w:ilvl w:val="0"/>
          <w:numId w:val="5"/>
        </w:numPr>
        <w:spacing w:after="0"/>
      </w:pPr>
      <w:r>
        <w:t xml:space="preserve">Delete the </w:t>
      </w:r>
      <w:r w:rsidR="00F5651B">
        <w:t>"</w:t>
      </w:r>
      <w:r>
        <w:t>f01_vxx.xx_read_me file</w:t>
      </w:r>
      <w:r w:rsidR="00F5651B">
        <w:t>"</w:t>
      </w:r>
    </w:p>
    <w:p w:rsidR="008F1749" w:rsidRDefault="008F1749" w:rsidP="00156EC7">
      <w:pPr>
        <w:pStyle w:val="ListParagraph"/>
        <w:numPr>
          <w:ilvl w:val="0"/>
          <w:numId w:val="5"/>
        </w:numPr>
        <w:spacing w:after="0"/>
      </w:pPr>
      <w:r>
        <w:t xml:space="preserve">Exit BASIC! using </w:t>
      </w:r>
      <w:r w:rsidR="002933B9">
        <w:t xml:space="preserve">Menu-&gt;Exit or </w:t>
      </w:r>
      <w:r>
        <w:t>Menu-&gt;More-&gt;</w:t>
      </w:r>
      <w:r w:rsidR="002933B9">
        <w:t>Exit</w:t>
      </w:r>
    </w:p>
    <w:p w:rsidR="008F1749" w:rsidRDefault="008F1749" w:rsidP="00156EC7">
      <w:pPr>
        <w:pStyle w:val="ListParagraph"/>
        <w:numPr>
          <w:ilvl w:val="0"/>
          <w:numId w:val="5"/>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9418" w:name="_Toc436833391"/>
      <w:r>
        <w:t>Appendix C – Launcher Short</w:t>
      </w:r>
      <w:r w:rsidR="00F4023C">
        <w:t>c</w:t>
      </w:r>
      <w:r>
        <w:t>ut Tutorial</w:t>
      </w:r>
      <w:bookmarkEnd w:id="9418"/>
    </w:p>
    <w:p w:rsidR="003A734C" w:rsidRDefault="003A734C" w:rsidP="00EB1F62">
      <w:pPr>
        <w:pStyle w:val="Heading2"/>
      </w:pPr>
      <w:bookmarkStart w:id="9419" w:name="_Toc436833392"/>
      <w:r>
        <w:t>Introduction</w:t>
      </w:r>
      <w:bookmarkEnd w:id="9419"/>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See Appendix D.</w:t>
      </w:r>
    </w:p>
    <w:p w:rsidR="003A734C" w:rsidRDefault="00093D70" w:rsidP="00EB1F62">
      <w:pPr>
        <w:pStyle w:val="Heading2"/>
      </w:pPr>
      <w:bookmarkStart w:id="9420" w:name="_Toc436833393"/>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9420"/>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74"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56EC7">
      <w:pPr>
        <w:pStyle w:val="ListParagraph"/>
        <w:numPr>
          <w:ilvl w:val="0"/>
          <w:numId w:val="15"/>
        </w:numPr>
        <w:spacing w:after="0"/>
      </w:pPr>
      <w:r>
        <w:t>The Program File Name is Sample_Programs/f13_animations.bas</w:t>
      </w:r>
    </w:p>
    <w:p w:rsidR="00602EDE" w:rsidRDefault="00602EDE" w:rsidP="00156EC7">
      <w:pPr>
        <w:pStyle w:val="ListParagraph"/>
        <w:numPr>
          <w:ilvl w:val="0"/>
          <w:numId w:val="15"/>
        </w:numPr>
        <w:spacing w:after="0"/>
      </w:pPr>
      <w:r>
        <w:t>The Icon File Name is cartman.png</w:t>
      </w:r>
    </w:p>
    <w:p w:rsidR="00602EDE" w:rsidRDefault="00602EDE" w:rsidP="00156EC7">
      <w:pPr>
        <w:pStyle w:val="ListParagraph"/>
        <w:numPr>
          <w:ilvl w:val="0"/>
          <w:numId w:val="15"/>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9421" w:name="_Toc436833394"/>
      <w:r>
        <w:t>How to Make</w:t>
      </w:r>
      <w:r w:rsidR="00850B97" w:rsidRPr="00850B97">
        <w:t xml:space="preserve"> a Shortcut Application (newer versions of Android—Android 4.0 and later)</w:t>
      </w:r>
      <w:bookmarkEnd w:id="9421"/>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9422" w:name="_Toc436833395"/>
      <w:r>
        <w:t>What you need to know</w:t>
      </w:r>
      <w:bookmarkEnd w:id="9422"/>
    </w:p>
    <w:p w:rsidR="006A646F" w:rsidRDefault="003A734C" w:rsidP="00156EC7">
      <w:pPr>
        <w:pStyle w:val="ListParagraph"/>
        <w:numPr>
          <w:ilvl w:val="0"/>
          <w:numId w:val="7"/>
        </w:numPr>
      </w:pPr>
      <w:r>
        <w:t>The icon image file must be located in the "</w:t>
      </w:r>
      <w:r w:rsidR="005F4916">
        <w:t>&lt;pref base drive&gt;/</w:t>
      </w:r>
      <w:r>
        <w:t>rfo-basic/data/" directory.</w:t>
      </w:r>
    </w:p>
    <w:p w:rsidR="006A646F" w:rsidRDefault="003A734C" w:rsidP="00156EC7">
      <w:pPr>
        <w:pStyle w:val="ListParagraph"/>
        <w:numPr>
          <w:ilvl w:val="0"/>
          <w:numId w:val="7"/>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56EC7">
      <w:pPr>
        <w:pStyle w:val="ListParagraph"/>
        <w:numPr>
          <w:ilvl w:val="0"/>
          <w:numId w:val="7"/>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56EC7">
      <w:pPr>
        <w:pStyle w:val="ListParagraph"/>
        <w:numPr>
          <w:ilvl w:val="0"/>
          <w:numId w:val="7"/>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56EC7">
      <w:pPr>
        <w:pStyle w:val="ListParagraph"/>
        <w:numPr>
          <w:ilvl w:val="0"/>
          <w:numId w:val="7"/>
        </w:numPr>
      </w:pPr>
      <w:r>
        <w:t>The Shortcut name should be nine (9) characters or less. Android will not show more than nine characters.</w:t>
      </w:r>
    </w:p>
    <w:p w:rsidR="006A646F" w:rsidRDefault="003A734C" w:rsidP="00156EC7">
      <w:pPr>
        <w:pStyle w:val="ListParagraph"/>
        <w:numPr>
          <w:ilvl w:val="0"/>
          <w:numId w:val="7"/>
        </w:numPr>
      </w:pPr>
      <w:r>
        <w:t>You can create as many shortcuts as you home screen(s) can handle.</w:t>
      </w:r>
    </w:p>
    <w:p w:rsidR="006A646F" w:rsidRDefault="00C16B63" w:rsidP="00156EC7">
      <w:pPr>
        <w:pStyle w:val="ListParagraph"/>
        <w:numPr>
          <w:ilvl w:val="0"/>
          <w:numId w:val="7"/>
        </w:numPr>
      </w:pPr>
      <w:r>
        <w:t>Tapp</w:t>
      </w:r>
      <w:r w:rsidR="003A734C">
        <w:t>ing "Cancel" in the Launcher Shortcuts dialog will simply cancel the operation and return to the home screen.</w:t>
      </w:r>
    </w:p>
    <w:p w:rsidR="003A734C" w:rsidRPr="003A734C" w:rsidRDefault="003A734C" w:rsidP="00156EC7">
      <w:pPr>
        <w:pStyle w:val="ListParagraph"/>
        <w:numPr>
          <w:ilvl w:val="0"/>
          <w:numId w:val="7"/>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9423" w:name="_Toc436833396"/>
      <w:r>
        <w:t>Appendix D – Building a Standalone Application</w:t>
      </w:r>
      <w:bookmarkEnd w:id="9423"/>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6C7638" w:rsidP="00646A5F">
            <w:pPr>
              <w:ind w:left="720"/>
            </w:pPr>
            <w:hyperlink r:id="rId76"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9424" w:name="_Toc436833397"/>
      <w:r>
        <w:t>Introduction</w:t>
      </w:r>
      <w:bookmarkEnd w:id="9424"/>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9425" w:name="_Toc436833398"/>
      <w:r>
        <w:t>License Information</w:t>
      </w:r>
      <w:bookmarkEnd w:id="9425"/>
    </w:p>
    <w:p w:rsidR="008B0429" w:rsidRDefault="008B0429" w:rsidP="00646A5F">
      <w:r>
        <w:t xml:space="preserve">BASIC! is distributed under the terms of the </w:t>
      </w:r>
      <w:hyperlink r:id="rId77"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9426" w:name="_Toc436833399"/>
      <w:r>
        <w:t>Before You Start</w:t>
      </w:r>
      <w:bookmarkEnd w:id="9426"/>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9427" w:name="_Toc436833400"/>
      <w:r>
        <w:t>Setting Up the Development Environment</w:t>
      </w:r>
      <w:bookmarkEnd w:id="9427"/>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78"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156EC7">
      <w:pPr>
        <w:pStyle w:val="ListParagraph"/>
        <w:numPr>
          <w:ilvl w:val="0"/>
          <w:numId w:val="8"/>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156EC7">
      <w:pPr>
        <w:pStyle w:val="ListParagraph"/>
        <w:numPr>
          <w:ilvl w:val="0"/>
          <w:numId w:val="8"/>
        </w:numPr>
      </w:pPr>
      <w:r>
        <w:t xml:space="preserve">Download and install the "Eclipse IDE for Java Developers" from </w:t>
      </w:r>
      <w:hyperlink r:id="rId79"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80" w:history="1">
        <w:r w:rsidRPr="0092306A">
          <w:rPr>
            <w:rStyle w:val="Hyperlink"/>
          </w:rPr>
          <w:t>https://eclipse.org/kepler</w:t>
        </w:r>
      </w:hyperlink>
      <w:r>
        <w:t xml:space="preserve">/ or </w:t>
      </w:r>
      <w:hyperlink r:id="rId81" w:history="1">
        <w:r w:rsidRPr="0092306A">
          <w:rPr>
            <w:rStyle w:val="Hyperlink"/>
          </w:rPr>
          <w:t>https://eclipse.org/juno</w:t>
        </w:r>
      </w:hyperlink>
      <w:r>
        <w:t>/, because these instructions were written from "Juno".</w:t>
      </w:r>
    </w:p>
    <w:p w:rsidR="008B0429" w:rsidRDefault="00DF1FB1" w:rsidP="00156EC7">
      <w:pPr>
        <w:pStyle w:val="ListParagraph"/>
        <w:numPr>
          <w:ilvl w:val="0"/>
          <w:numId w:val="8"/>
        </w:numPr>
      </w:pPr>
      <w:r>
        <w:t>Visit Android’s "</w:t>
      </w:r>
      <w:r w:rsidR="00285B6F">
        <w:t>Installing the Eclipse Plugin</w:t>
      </w:r>
      <w:r>
        <w:t>"</w:t>
      </w:r>
      <w:r w:rsidR="008C2622">
        <w:t xml:space="preserve"> page at </w:t>
      </w:r>
      <w:hyperlink r:id="rId82"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83" w:history="1">
        <w:r w:rsidR="00323642" w:rsidRPr="00ED41A1">
          <w:rPr>
            <w:rStyle w:val="Hyperlink"/>
          </w:rPr>
          <w:t>http://rfobasic.freeforums.org</w:t>
        </w:r>
      </w:hyperlink>
      <w:r w:rsidR="00323642">
        <w:t xml:space="preserve"> to report any problems you find.</w:t>
      </w:r>
    </w:p>
    <w:p w:rsidR="008B0429" w:rsidRDefault="00052E88" w:rsidP="00156EC7">
      <w:pPr>
        <w:pStyle w:val="ListParagraph"/>
        <w:numPr>
          <w:ilvl w:val="0"/>
          <w:numId w:val="8"/>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56EC7">
      <w:pPr>
        <w:pStyle w:val="ListParagraph"/>
        <w:numPr>
          <w:ilvl w:val="1"/>
          <w:numId w:val="8"/>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56EC7">
      <w:pPr>
        <w:pStyle w:val="ListParagraph"/>
        <w:numPr>
          <w:ilvl w:val="1"/>
          <w:numId w:val="8"/>
        </w:numPr>
        <w:spacing w:after="0"/>
      </w:pPr>
      <w:r>
        <w:t xml:space="preserve">Find </w:t>
      </w:r>
      <w:r w:rsidRPr="00704176">
        <w:rPr>
          <w:b/>
        </w:rPr>
        <w:t>NewAp</w:t>
      </w:r>
      <w:r w:rsidR="00692E70" w:rsidRPr="00704176">
        <w:rPr>
          <w:b/>
        </w:rPr>
        <w:t>i</w:t>
      </w:r>
      <w:r>
        <w:t xml:space="preserve"> and click on it.</w:t>
      </w:r>
    </w:p>
    <w:p w:rsidR="008B0429" w:rsidRDefault="008B0429" w:rsidP="00156EC7">
      <w:pPr>
        <w:pStyle w:val="ListParagraph"/>
        <w:numPr>
          <w:ilvl w:val="1"/>
          <w:numId w:val="8"/>
        </w:numPr>
        <w:spacing w:after="0"/>
      </w:pPr>
      <w:r>
        <w:t xml:space="preserve">In the dropdown list, change the Severity from Error to </w:t>
      </w:r>
      <w:r w:rsidR="00692E70">
        <w:t>W</w:t>
      </w:r>
      <w:r>
        <w:t>arning.</w:t>
      </w:r>
    </w:p>
    <w:p w:rsidR="008B0429" w:rsidRDefault="00692E70" w:rsidP="00156EC7">
      <w:pPr>
        <w:pStyle w:val="ListParagraph"/>
        <w:numPr>
          <w:ilvl w:val="1"/>
          <w:numId w:val="8"/>
        </w:numPr>
        <w:spacing w:after="0"/>
      </w:pPr>
      <w:r>
        <w:t>Click</w:t>
      </w:r>
      <w:r w:rsidR="008B0429">
        <w:t xml:space="preserve"> </w:t>
      </w:r>
      <w:r w:rsidR="008B0429" w:rsidRPr="00704176">
        <w:rPr>
          <w:b/>
        </w:rPr>
        <w:t>Apply</w:t>
      </w:r>
    </w:p>
    <w:p w:rsidR="00692E70" w:rsidRDefault="00692E70" w:rsidP="00692E70">
      <w:pPr>
        <w:pStyle w:val="Heading2"/>
      </w:pPr>
      <w:bookmarkStart w:id="9428" w:name="_Toc436833401"/>
      <w:r>
        <w:t>Download the BASIC! Source Code from the GitHub Repository</w:t>
      </w:r>
      <w:bookmarkEnd w:id="9428"/>
    </w:p>
    <w:p w:rsidR="00692E70" w:rsidRDefault="00692E70" w:rsidP="00156EC7">
      <w:pPr>
        <w:pStyle w:val="ListParagraph"/>
        <w:numPr>
          <w:ilvl w:val="0"/>
          <w:numId w:val="16"/>
        </w:numPr>
      </w:pPr>
      <w:r>
        <w:t xml:space="preserve">Go to: </w:t>
      </w:r>
      <w:hyperlink r:id="rId84" w:history="1">
        <w:r w:rsidRPr="005A2BCC">
          <w:rPr>
            <w:rStyle w:val="Hyperlink"/>
          </w:rPr>
          <w:t>https://github.com/RFO-BASIC/Basic</w:t>
        </w:r>
      </w:hyperlink>
      <w:r>
        <w:t>.</w:t>
      </w:r>
    </w:p>
    <w:p w:rsidR="00692E70" w:rsidRDefault="00692E70" w:rsidP="00156EC7">
      <w:pPr>
        <w:pStyle w:val="ListParagraph"/>
        <w:numPr>
          <w:ilvl w:val="0"/>
          <w:numId w:val="16"/>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56EC7">
      <w:pPr>
        <w:pStyle w:val="ListParagraph"/>
        <w:numPr>
          <w:ilvl w:val="0"/>
          <w:numId w:val="16"/>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56EC7">
      <w:pPr>
        <w:pStyle w:val="ListParagraph"/>
        <w:numPr>
          <w:ilvl w:val="0"/>
          <w:numId w:val="16"/>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9429" w:name="_Toc436833402"/>
      <w:r>
        <w:t>Download the BASIC! Source Code from the Legacy Archive</w:t>
      </w:r>
      <w:bookmarkEnd w:id="9429"/>
    </w:p>
    <w:p w:rsidR="008B0429" w:rsidRDefault="008B0429" w:rsidP="00156EC7">
      <w:pPr>
        <w:pStyle w:val="ListParagraph"/>
        <w:numPr>
          <w:ilvl w:val="0"/>
          <w:numId w:val="9"/>
        </w:numPr>
      </w:pPr>
      <w:r>
        <w:t xml:space="preserve">Go to: </w:t>
      </w:r>
      <w:hyperlink r:id="rId87"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56EC7">
      <w:pPr>
        <w:pStyle w:val="ListParagraph"/>
        <w:numPr>
          <w:ilvl w:val="0"/>
          <w:numId w:val="9"/>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56EC7">
      <w:pPr>
        <w:pStyle w:val="ListParagraph"/>
        <w:numPr>
          <w:ilvl w:val="0"/>
          <w:numId w:val="9"/>
        </w:numPr>
      </w:pPr>
      <w:r>
        <w:t>Older versions of this file contain only the BASIC! source code. More recent versions also contain a copy of the Android-loadable Basic.apk file and a copy of this manual.</w:t>
      </w:r>
    </w:p>
    <w:p w:rsidR="00692E70" w:rsidRDefault="00692E70" w:rsidP="00156EC7">
      <w:pPr>
        <w:pStyle w:val="ListParagraph"/>
        <w:numPr>
          <w:ilvl w:val="0"/>
          <w:numId w:val="9"/>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9430" w:name="_Toc436833403"/>
      <w:r>
        <w:t>Create a New Project in Eclipse</w:t>
      </w:r>
      <w:bookmarkEnd w:id="9430"/>
    </w:p>
    <w:p w:rsidR="00BD5611" w:rsidRPr="00BD5611" w:rsidRDefault="00BD5611" w:rsidP="00BD5611">
      <w:r>
        <w:t>Note: to simplify later steps, turn off the automatic build feature of Eclipse before creating the new project:</w:t>
      </w:r>
    </w:p>
    <w:p w:rsidR="001F5237" w:rsidRDefault="001F5237" w:rsidP="00156EC7">
      <w:pPr>
        <w:pStyle w:val="ListParagraph"/>
        <w:numPr>
          <w:ilvl w:val="0"/>
          <w:numId w:val="10"/>
        </w:numPr>
      </w:pPr>
      <w:r>
        <w:t xml:space="preserve">On the menu, click </w:t>
      </w:r>
      <w:r>
        <w:rPr>
          <w:b/>
        </w:rPr>
        <w:t>Project</w:t>
      </w:r>
      <w:r>
        <w:t>.</w:t>
      </w:r>
    </w:p>
    <w:p w:rsidR="001F5237" w:rsidRDefault="001F5237" w:rsidP="00156EC7">
      <w:pPr>
        <w:pStyle w:val="ListParagraph"/>
        <w:numPr>
          <w:ilvl w:val="0"/>
          <w:numId w:val="10"/>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56EC7">
      <w:pPr>
        <w:pStyle w:val="ListParagraph"/>
        <w:numPr>
          <w:ilvl w:val="0"/>
          <w:numId w:val="10"/>
        </w:numPr>
      </w:pPr>
      <w:r>
        <w:t xml:space="preserve">Select: </w:t>
      </w:r>
      <w:r w:rsidRPr="00754F08">
        <w:rPr>
          <w:b/>
        </w:rPr>
        <w:t>File -&gt; New -&gt; Project…-&gt;Android-&gt;Android Project from Existing Code</w:t>
      </w:r>
      <w:r>
        <w:t>.</w:t>
      </w:r>
    </w:p>
    <w:p w:rsidR="00704176" w:rsidRDefault="00704176" w:rsidP="00156EC7">
      <w:pPr>
        <w:pStyle w:val="ListParagraph"/>
        <w:numPr>
          <w:ilvl w:val="0"/>
          <w:numId w:val="10"/>
        </w:numPr>
      </w:pPr>
      <w:r>
        <w:t xml:space="preserve">In the </w:t>
      </w:r>
      <w:r w:rsidRPr="00754F08">
        <w:rPr>
          <w:b/>
        </w:rPr>
        <w:t>Import Projects</w:t>
      </w:r>
      <w:r>
        <w:t xml:space="preserve"> dialog box, browse to the folder where you put the BASIC! source files.</w:t>
      </w:r>
    </w:p>
    <w:p w:rsidR="00704176" w:rsidRDefault="00704176" w:rsidP="00156EC7">
      <w:pPr>
        <w:pStyle w:val="ListParagraph"/>
        <w:numPr>
          <w:ilvl w:val="0"/>
          <w:numId w:val="10"/>
        </w:numPr>
      </w:pPr>
      <w:r>
        <w:t xml:space="preserve">Under </w:t>
      </w:r>
      <w:r w:rsidRPr="00754F08">
        <w:rPr>
          <w:b/>
        </w:rPr>
        <w:t>Projects to Import</w:t>
      </w:r>
      <w:r>
        <w:t>, click the project you are importing. Make sure it is checked.</w:t>
      </w:r>
    </w:p>
    <w:p w:rsidR="00704176" w:rsidRDefault="00704176" w:rsidP="00156EC7">
      <w:pPr>
        <w:pStyle w:val="ListParagraph"/>
        <w:numPr>
          <w:ilvl w:val="0"/>
          <w:numId w:val="10"/>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56EC7">
      <w:pPr>
        <w:pStyle w:val="ListParagraph"/>
        <w:numPr>
          <w:ilvl w:val="0"/>
          <w:numId w:val="10"/>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56EC7">
      <w:pPr>
        <w:pStyle w:val="ListParagraph"/>
        <w:numPr>
          <w:ilvl w:val="0"/>
          <w:numId w:val="10"/>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56EC7">
      <w:pPr>
        <w:pStyle w:val="ListParagraph"/>
        <w:numPr>
          <w:ilvl w:val="0"/>
          <w:numId w:val="10"/>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56EC7">
      <w:pPr>
        <w:pStyle w:val="ListParagraph"/>
        <w:numPr>
          <w:ilvl w:val="0"/>
          <w:numId w:val="10"/>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9431" w:name="_Toc436833404"/>
      <w:r>
        <w:t>Rename the P</w:t>
      </w:r>
      <w:r w:rsidR="008B0429">
        <w:t>ackage</w:t>
      </w:r>
      <w:bookmarkEnd w:id="9431"/>
    </w:p>
    <w:p w:rsidR="008B0429" w:rsidRDefault="008B0429" w:rsidP="008B0429">
      <w:pPr>
        <w:rPr>
          <w:ins w:id="9432" w:author="Sammartano, Marc (BIC USA)" w:date="2015-09-08T17:37:00Z"/>
        </w:rPr>
      </w:pPr>
      <w:r>
        <w:t>The package name is what makes your application different from every other application that runs on Android devices. No matter what you name your application, it is the package name that Android uses to identify your particular application.</w:t>
      </w:r>
    </w:p>
    <w:p w:rsidR="00D20B37" w:rsidRPr="00BE2E8D" w:rsidRDefault="00D20B37" w:rsidP="00D20B37">
      <w:pPr>
        <w:pStyle w:val="Heading3"/>
      </w:pPr>
      <w:bookmarkStart w:id="9433" w:name="_Toc436833405"/>
      <w:ins w:id="9434" w:author="Sammartano, Marc (BIC USA)" w:date="2015-09-08T17:37:00Z">
        <w:r>
          <w:t>In Eclipse</w:t>
        </w:r>
      </w:ins>
      <w:bookmarkEnd w:id="9433"/>
    </w:p>
    <w:p w:rsidR="00882237" w:rsidRDefault="00882237" w:rsidP="00882237">
      <w:pPr>
        <w:spacing w:after="240"/>
      </w:pPr>
      <w:r>
        <w:t>First, use the search-and-replace dialog to update references to the package name.</w:t>
      </w:r>
    </w:p>
    <w:p w:rsidR="00882237" w:rsidRDefault="00882237" w:rsidP="00156EC7">
      <w:pPr>
        <w:pStyle w:val="ListParagraph"/>
        <w:numPr>
          <w:ilvl w:val="0"/>
          <w:numId w:val="17"/>
        </w:numPr>
      </w:pPr>
      <w:r>
        <w:t xml:space="preserve">From the Menu Bar, select: </w:t>
      </w:r>
      <w:r w:rsidRPr="008732E5">
        <w:rPr>
          <w:b/>
        </w:rPr>
        <w:t>Search-&gt;File</w:t>
      </w:r>
      <w:r>
        <w:t>.</w:t>
      </w:r>
    </w:p>
    <w:p w:rsidR="00882237" w:rsidRDefault="00882237" w:rsidP="00156EC7">
      <w:pPr>
        <w:pStyle w:val="ListParagraph"/>
        <w:numPr>
          <w:ilvl w:val="0"/>
          <w:numId w:val="17"/>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156EC7">
      <w:pPr>
        <w:pStyle w:val="ListParagraph"/>
        <w:numPr>
          <w:ilvl w:val="0"/>
          <w:numId w:val="17"/>
        </w:numPr>
      </w:pPr>
      <w:r>
        <w:t xml:space="preserve">Click </w:t>
      </w:r>
      <w:r w:rsidRPr="00160DB7">
        <w:rPr>
          <w:b/>
        </w:rPr>
        <w:t>Replace</w:t>
      </w:r>
      <w:r>
        <w:t>. The Replace Text Matches Dialog Box opens.</w:t>
      </w:r>
    </w:p>
    <w:p w:rsidR="00882237" w:rsidRDefault="00882237" w:rsidP="00156EC7">
      <w:pPr>
        <w:pStyle w:val="ListParagraph"/>
        <w:numPr>
          <w:ilvl w:val="0"/>
          <w:numId w:val="17"/>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56EC7">
      <w:pPr>
        <w:pStyle w:val="ListParagraph"/>
        <w:numPr>
          <w:ilvl w:val="0"/>
          <w:numId w:val="17"/>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56EC7">
      <w:pPr>
        <w:pStyle w:val="ListParagraph"/>
        <w:numPr>
          <w:ilvl w:val="0"/>
          <w:numId w:val="17"/>
        </w:numPr>
      </w:pPr>
      <w:r>
        <w:t xml:space="preserve">Select the </w:t>
      </w:r>
      <w:r w:rsidRPr="00754F08">
        <w:rPr>
          <w:b/>
        </w:rPr>
        <w:t>com.rfo.basic</w:t>
      </w:r>
      <w:r>
        <w:t xml:space="preserve"> package.</w:t>
      </w:r>
    </w:p>
    <w:p w:rsidR="00704176" w:rsidRDefault="00704176" w:rsidP="00156EC7">
      <w:pPr>
        <w:pStyle w:val="ListParagraph"/>
        <w:numPr>
          <w:ilvl w:val="0"/>
          <w:numId w:val="17"/>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156EC7">
      <w:pPr>
        <w:pStyle w:val="ListParagraph"/>
        <w:numPr>
          <w:ilvl w:val="0"/>
          <w:numId w:val="17"/>
        </w:numPr>
      </w:pPr>
      <w:r>
        <w:t xml:space="preserve">In the </w:t>
      </w:r>
      <w:r>
        <w:rPr>
          <w:b/>
        </w:rPr>
        <w:t>New name:</w:t>
      </w:r>
      <w:r>
        <w:t xml:space="preserve"> field, enter </w:t>
      </w:r>
      <w:r w:rsidR="007E28D7">
        <w:t>"</w:t>
      </w:r>
      <w:r>
        <w:t>com.rfo.cats</w:t>
      </w:r>
      <w:r w:rsidR="007E28D7">
        <w:t>"</w:t>
      </w:r>
      <w:r>
        <w:t>.</w:t>
      </w:r>
    </w:p>
    <w:p w:rsidR="00704176" w:rsidRDefault="00704176" w:rsidP="00156EC7">
      <w:pPr>
        <w:pStyle w:val="ListParagraph"/>
        <w:numPr>
          <w:ilvl w:val="0"/>
          <w:numId w:val="17"/>
        </w:numPr>
      </w:pPr>
      <w:r>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56EC7">
      <w:pPr>
        <w:pStyle w:val="ListParagraph"/>
        <w:numPr>
          <w:ilvl w:val="0"/>
          <w:numId w:val="17"/>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pPr>
        <w:rPr>
          <w:ins w:id="9435" w:author="Sammartano, Marc (BIC USA)" w:date="2015-09-08T17:39:00Z"/>
        </w:rPr>
      </w:pPr>
      <w:r>
        <w:t xml:space="preserve">The project should build </w:t>
      </w:r>
      <w:r w:rsidR="00260AC2">
        <w:t>without errors</w:t>
      </w:r>
      <w:r>
        <w:t>.</w:t>
      </w:r>
    </w:p>
    <w:p w:rsidR="00D20B37" w:rsidRDefault="00D20B37" w:rsidP="00D20B37">
      <w:pPr>
        <w:pStyle w:val="Heading3"/>
        <w:rPr>
          <w:ins w:id="9436" w:author="Sammartano, Marc (BIC USA)" w:date="2015-09-08T17:40:00Z"/>
        </w:rPr>
      </w:pPr>
      <w:bookmarkStart w:id="9437" w:name="_Toc436833406"/>
      <w:ins w:id="9438" w:author="Sammartano, Marc (BIC USA)" w:date="2015-09-08T17:40:00Z">
        <w:r>
          <w:t>Other IDEs</w:t>
        </w:r>
        <w:bookmarkEnd w:id="9437"/>
      </w:ins>
    </w:p>
    <w:p w:rsidR="00D20B37" w:rsidRDefault="00D20B37" w:rsidP="00D20B37">
      <w:pPr>
        <w:rPr>
          <w:ins w:id="9439" w:author="Sammartano, Marc (BIC USA)" w:date="2015-09-08T17:41:00Z"/>
        </w:rPr>
      </w:pPr>
      <w:ins w:id="9440" w:author="Sammartano, Marc (BIC USA)" w:date="2015-09-08T17:41:00Z">
        <w:r>
          <w:t xml:space="preserve">Most changes in this Appendix are simply changes in source files, and so they apply to any IDE. </w:t>
        </w:r>
      </w:ins>
      <w:ins w:id="9441" w:author="Sammartano, Marc (BIC USA)" w:date="2015-09-08T17:42:00Z">
        <w:r>
          <w:t>Editing the package name</w:t>
        </w:r>
        <w:r w:rsidR="003508F4">
          <w:t xml:space="preserve"> is a more complex. </w:t>
        </w:r>
      </w:ins>
      <w:ins w:id="9442" w:author="Sammartano, Marc (BIC USA)" w:date="2015-09-08T17:40:00Z">
        <w:r>
          <w:t>Eclipse</w:t>
        </w:r>
      </w:ins>
      <w:ins w:id="9443" w:author="Sammartano, Marc (BIC USA)" w:date="2015-09-08T17:43:00Z">
        <w:r w:rsidR="003508F4">
          <w:t xml:space="preserve"> hides some of the complexity, but it also</w:t>
        </w:r>
      </w:ins>
      <w:ins w:id="9444" w:author="Sammartano, Marc (BIC USA)" w:date="2015-09-08T17:40:00Z">
        <w:r>
          <w:t xml:space="preserve"> requires special actions when renaming the package so the IDE knows about </w:t>
        </w:r>
      </w:ins>
      <w:ins w:id="9445" w:author="Sammartano, Marc (BIC USA)" w:date="2015-09-08T17:41:00Z">
        <w:r>
          <w:t>the</w:t>
        </w:r>
      </w:ins>
      <w:ins w:id="9446" w:author="Sammartano, Marc (BIC USA)" w:date="2015-09-08T17:40:00Z">
        <w:r>
          <w:t xml:space="preserve"> </w:t>
        </w:r>
      </w:ins>
      <w:ins w:id="9447" w:author="Sammartano, Marc (BIC USA)" w:date="2015-09-08T17:41:00Z">
        <w:r>
          <w:t xml:space="preserve">change. </w:t>
        </w:r>
      </w:ins>
      <w:ins w:id="9448" w:author="Sammartano, Marc (BIC USA)" w:date="2015-09-08T17:43:00Z">
        <w:r w:rsidR="003508F4">
          <w:t>A</w:t>
        </w:r>
      </w:ins>
      <w:ins w:id="9449" w:author="Sammartano, Marc (BIC USA)" w:date="2015-09-08T17:41:00Z">
        <w:r>
          <w:t xml:space="preserve"> different IDE, it may have its own requirement</w:t>
        </w:r>
        <w:r w:rsidR="003508F4">
          <w:t>s.</w:t>
        </w:r>
      </w:ins>
    </w:p>
    <w:p w:rsidR="003508F4" w:rsidRDefault="003508F4" w:rsidP="00D20B37">
      <w:pPr>
        <w:rPr>
          <w:ins w:id="9450" w:author="Sammartano, Marc (BIC USA)" w:date="2015-09-08T17:44:00Z"/>
        </w:rPr>
      </w:pPr>
      <w:ins w:id="9451" w:author="Sammartano, Marc (BIC USA)" w:date="2015-09-08T17:44:00Z">
        <w:r>
          <w:t>This section will describe all of the changes necessary</w:t>
        </w:r>
      </w:ins>
      <w:ins w:id="9452" w:author="Sammartano, Marc (BIC USA)" w:date="2015-09-08T18:42:00Z">
        <w:r w:rsidR="00E35AE1">
          <w:t xml:space="preserve"> to rename the package</w:t>
        </w:r>
      </w:ins>
      <w:ins w:id="9453" w:author="Sammartano, Marc (BIC USA)" w:date="2015-09-08T17:44:00Z">
        <w:r>
          <w:t>. Your IDE may do them, or you may have to do them yourself</w:t>
        </w:r>
      </w:ins>
      <w:ins w:id="9454" w:author="Sammartano, Marc (BIC USA)" w:date="2015-09-08T18:42:00Z">
        <w:r w:rsidR="00E35AE1">
          <w:t xml:space="preserve"> with a text editor</w:t>
        </w:r>
      </w:ins>
      <w:ins w:id="9455" w:author="Sammartano, Marc (BIC USA)" w:date="2015-09-08T17:44:00Z">
        <w:r>
          <w:t>.</w:t>
        </w:r>
      </w:ins>
      <w:ins w:id="9456" w:author="Sammartano, Marc (BIC USA)" w:date="2015-09-08T17:49:00Z">
        <w:r>
          <w:t xml:space="preserve"> Some editors can do global search-and-replace across an entire file tree, which can save you a lot of work.</w:t>
        </w:r>
      </w:ins>
    </w:p>
    <w:p w:rsidR="003508F4" w:rsidRDefault="003508F4" w:rsidP="00156EC7">
      <w:pPr>
        <w:pStyle w:val="ListParagraph"/>
        <w:numPr>
          <w:ilvl w:val="0"/>
          <w:numId w:val="33"/>
        </w:numPr>
        <w:rPr>
          <w:ins w:id="9457" w:author="Sammartano, Marc (BIC USA)" w:date="2015-09-08T17:49:00Z"/>
        </w:rPr>
      </w:pPr>
      <w:ins w:id="9458" w:author="Sammartano, Marc (BIC USA)" w:date="2015-09-08T17:45:00Z">
        <w:r>
          <w:t>The package name is also a path name. If all of your source files are in a directory called</w:t>
        </w:r>
      </w:ins>
      <w:ins w:id="9459" w:author="Sammartano, Marc (BIC USA)" w:date="2015-09-08T17:46:00Z">
        <w:r>
          <w:t xml:space="preserve"> "</w:t>
        </w:r>
      </w:ins>
      <w:ins w:id="9460" w:author="Sammartano, Marc (BIC USA)" w:date="2015-09-08T17:45:00Z">
        <w:r w:rsidRPr="003508F4">
          <w:rPr>
            <w:b/>
          </w:rPr>
          <w:t>src</w:t>
        </w:r>
      </w:ins>
      <w:ins w:id="9461" w:author="Sammartano, Marc (BIC USA)" w:date="2015-09-08T17:46:00Z">
        <w:r>
          <w:t>", and your package name is "</w:t>
        </w:r>
      </w:ins>
      <w:ins w:id="9462" w:author="Sammartano, Marc (BIC USA)" w:date="2015-09-08T17:47:00Z">
        <w:r w:rsidRPr="007948B4">
          <w:rPr>
            <w:rFonts w:ascii="Consolas" w:hAnsi="Consolas" w:cs="Consolas"/>
            <w:sz w:val="20"/>
            <w:szCs w:val="20"/>
          </w:rPr>
          <w:t>com.</w:t>
        </w:r>
      </w:ins>
      <w:ins w:id="9463" w:author="Sammartano, Marc (BIC USA)" w:date="2015-09-08T17:46:00Z">
        <w:r w:rsidRPr="007948B4">
          <w:rPr>
            <w:rFonts w:ascii="Consolas" w:hAnsi="Consolas" w:cs="Consolas"/>
            <w:sz w:val="20"/>
            <w:szCs w:val="20"/>
          </w:rPr>
          <w:t>r</w:t>
        </w:r>
      </w:ins>
      <w:ins w:id="9464" w:author="Sammartano, Marc (BIC USA)" w:date="2015-09-08T17:47:00Z">
        <w:r w:rsidRPr="007948B4">
          <w:rPr>
            <w:rFonts w:ascii="Consolas" w:hAnsi="Consolas" w:cs="Consolas"/>
            <w:sz w:val="20"/>
            <w:szCs w:val="20"/>
          </w:rPr>
          <w:t>fo.basi</w:t>
        </w:r>
      </w:ins>
      <w:ins w:id="9465" w:author="Sammartano, Marc (BIC USA)" w:date="2015-09-08T17:46:00Z">
        <w:r w:rsidRPr="007948B4">
          <w:rPr>
            <w:rFonts w:ascii="Consolas" w:hAnsi="Consolas" w:cs="Consolas"/>
            <w:sz w:val="20"/>
            <w:szCs w:val="20"/>
          </w:rPr>
          <w:t>c</w:t>
        </w:r>
        <w:r>
          <w:t>"</w:t>
        </w:r>
      </w:ins>
      <w:ins w:id="9466" w:author="Sammartano, Marc (BIC USA)" w:date="2015-09-08T17:47:00Z">
        <w:r>
          <w:t xml:space="preserve">, then your source files are really in a directory called </w:t>
        </w:r>
        <w:r w:rsidRPr="007948B4">
          <w:rPr>
            <w:rFonts w:ascii="Consolas" w:hAnsi="Consolas" w:cs="Consolas"/>
            <w:sz w:val="20"/>
            <w:szCs w:val="20"/>
          </w:rPr>
          <w:t>src/com/rfo/basic</w:t>
        </w:r>
        <w:r>
          <w:t xml:space="preserve">. If you change the package, for example, </w:t>
        </w:r>
      </w:ins>
      <w:ins w:id="9467" w:author="Sammartano, Marc (BIC USA)" w:date="2015-09-08T17:48:00Z">
        <w:r>
          <w:t xml:space="preserve">to </w:t>
        </w:r>
      </w:ins>
      <w:ins w:id="9468" w:author="Sammartano, Marc (BIC USA)" w:date="2015-09-08T18:25:00Z">
        <w:r w:rsidR="007948B4">
          <w:t>"</w:t>
        </w:r>
        <w:r w:rsidR="007948B4" w:rsidRPr="007948B4">
          <w:rPr>
            <w:rFonts w:ascii="Consolas" w:hAnsi="Consolas" w:cs="Consolas"/>
            <w:sz w:val="20"/>
            <w:szCs w:val="20"/>
          </w:rPr>
          <w:t>com.r</w:t>
        </w:r>
        <w:r w:rsidR="007948B4">
          <w:rPr>
            <w:rFonts w:ascii="Consolas" w:hAnsi="Consolas" w:cs="Consolas"/>
            <w:sz w:val="20"/>
            <w:szCs w:val="20"/>
          </w:rPr>
          <w:t>fo.cats</w:t>
        </w:r>
        <w:r w:rsidR="007948B4">
          <w:t>"</w:t>
        </w:r>
      </w:ins>
      <w:ins w:id="9469" w:author="Sammartano, Marc (BIC USA)" w:date="2015-09-08T17:48:00Z">
        <w:r>
          <w:t xml:space="preserve">, then you must also move all of the source files to the new directory, in this case </w:t>
        </w:r>
      </w:ins>
      <w:ins w:id="9470" w:author="Sammartano, Marc (BIC USA)" w:date="2015-09-08T18:25:00Z">
        <w:r w:rsidR="008C3FCC">
          <w:rPr>
            <w:rFonts w:ascii="Consolas" w:hAnsi="Consolas" w:cs="Consolas"/>
            <w:sz w:val="20"/>
            <w:szCs w:val="20"/>
          </w:rPr>
          <w:t>src/com/rfo/cats</w:t>
        </w:r>
      </w:ins>
      <w:ins w:id="9471" w:author="Sammartano, Marc (BIC USA)" w:date="2015-09-08T17:48:00Z">
        <w:r>
          <w:t>.</w:t>
        </w:r>
      </w:ins>
    </w:p>
    <w:p w:rsidR="00E35AE1" w:rsidRDefault="00E35AE1" w:rsidP="00156EC7">
      <w:pPr>
        <w:pStyle w:val="ListParagraph"/>
        <w:numPr>
          <w:ilvl w:val="0"/>
          <w:numId w:val="33"/>
        </w:numPr>
        <w:rPr>
          <w:ins w:id="9472" w:author="Sammartano, Marc (BIC USA)" w:date="2015-09-08T18:39:00Z"/>
        </w:rPr>
      </w:pPr>
      <w:ins w:id="9473" w:author="Sammartano, Marc (BIC USA)" w:date="2015-09-08T18:39:00Z">
        <w:r>
          <w:t>Everywhere it occurs, the string "</w:t>
        </w:r>
        <w:r>
          <w:rPr>
            <w:rFonts w:ascii="Consolas" w:hAnsi="Consolas" w:cs="Consolas"/>
            <w:color w:val="000000"/>
            <w:sz w:val="20"/>
            <w:szCs w:val="20"/>
          </w:rPr>
          <w:t>com.rfo.basic</w:t>
        </w:r>
        <w:r>
          <w:t>" must be changed to your new package name.</w:t>
        </w:r>
      </w:ins>
    </w:p>
    <w:p w:rsidR="00E35AE1" w:rsidRDefault="00E35AE1" w:rsidP="00156EC7">
      <w:pPr>
        <w:pStyle w:val="ListParagraph"/>
        <w:numPr>
          <w:ilvl w:val="1"/>
          <w:numId w:val="33"/>
        </w:numPr>
        <w:rPr>
          <w:ins w:id="9474" w:author="Sammartano, Marc (BIC USA)" w:date="2015-09-08T18:38:00Z"/>
        </w:rPr>
      </w:pPr>
      <w:ins w:id="9475" w:author="Sammartano, Marc (BIC USA)" w:date="2015-09-08T18:38:00Z">
        <w:r>
          <w:t>The Android manifest file (</w:t>
        </w:r>
        <w:r w:rsidRPr="00E35AE1">
          <w:rPr>
            <w:rFonts w:ascii="Consolas" w:hAnsi="Consolas" w:cs="Consolas"/>
            <w:b/>
            <w:color w:val="000000"/>
            <w:sz w:val="20"/>
            <w:szCs w:val="20"/>
          </w:rPr>
          <w:t>AndroidManifest.xml</w:t>
        </w:r>
        <w:r>
          <w:t>) contains the line</w:t>
        </w:r>
        <w:r>
          <w:br/>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"com.rfo.basic"</w:t>
        </w:r>
        <w:r>
          <w:rPr>
            <w:rFonts w:ascii="Consolas" w:hAnsi="Consolas" w:cs="Consolas"/>
            <w:i/>
            <w:iCs/>
            <w:color w:val="2A00FF"/>
            <w:sz w:val="20"/>
            <w:szCs w:val="20"/>
          </w:rPr>
          <w:br/>
        </w:r>
        <w:r>
          <w:t xml:space="preserve">If you have a </w:t>
        </w:r>
        <w:r>
          <w:rPr>
            <w:rFonts w:ascii="Consolas" w:hAnsi="Consolas" w:cs="Consolas"/>
            <w:sz w:val="20"/>
            <w:szCs w:val="20"/>
          </w:rPr>
          <w:t>bin</w:t>
        </w:r>
        <w:r>
          <w:t xml:space="preserve"> directory in your project, it may contain a copy of </w:t>
        </w:r>
      </w:ins>
      <w:ins w:id="9476" w:author="Sammartano, Marc (BIC USA)" w:date="2015-09-08T18:40:00Z">
        <w:r>
          <w:t>the manifest file.</w:t>
        </w:r>
      </w:ins>
      <w:ins w:id="9477" w:author="Sammartano, Marc (BIC USA)" w:date="2015-09-08T18:38:00Z">
        <w:r>
          <w:t xml:space="preserve"> It was generated by the Eclipse build process. You may ignore it or delete it.</w:t>
        </w:r>
      </w:ins>
    </w:p>
    <w:p w:rsidR="00E35AE1" w:rsidRPr="007948B4" w:rsidRDefault="00E35AE1" w:rsidP="00156EC7">
      <w:pPr>
        <w:pStyle w:val="ListParagraph"/>
        <w:numPr>
          <w:ilvl w:val="1"/>
          <w:numId w:val="33"/>
        </w:numPr>
        <w:rPr>
          <w:ins w:id="9478" w:author="Sammartano, Marc (BIC USA)" w:date="2015-09-08T18:38:00Z"/>
        </w:rPr>
      </w:pPr>
      <w:ins w:id="9479" w:author="Sammartano, Marc (BIC USA)" w:date="2015-09-08T18:38:00Z">
        <w:r>
          <w:t xml:space="preserve">Two layout files, </w:t>
        </w:r>
        <w:r w:rsidRPr="00E35AE1">
          <w:rPr>
            <w:rFonts w:ascii="Consolas" w:hAnsi="Consolas" w:cs="Consolas"/>
            <w:b/>
            <w:color w:val="000000"/>
            <w:sz w:val="20"/>
            <w:szCs w:val="20"/>
          </w:rPr>
          <w:t>res/layout/editor.xml</w:t>
        </w:r>
        <w:r>
          <w:t xml:space="preserve"> and </w:t>
        </w:r>
        <w:r w:rsidRPr="00E35AE1">
          <w:rPr>
            <w:rFonts w:ascii="Consolas" w:hAnsi="Consolas" w:cs="Consolas"/>
            <w:b/>
            <w:color w:val="000000"/>
            <w:sz w:val="20"/>
            <w:szCs w:val="20"/>
          </w:rPr>
          <w:t>res/layout/console.xml</w:t>
        </w:r>
        <w:r>
          <w:t xml:space="preserve">, contain </w:t>
        </w:r>
        <w:r w:rsidRPr="007948B4">
          <w:rPr>
            <w:rFonts w:ascii="Consolas" w:hAnsi="Consolas" w:cs="Consolas"/>
            <w:color w:val="7F007F"/>
            <w:sz w:val="20"/>
            <w:szCs w:val="20"/>
          </w:rPr>
          <w:t>class</w:t>
        </w:r>
        <w:r>
          <w:t xml:space="preserve"> attributes:</w:t>
        </w:r>
        <w: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"com.rfo.basic.Editor$LinedEditText"</w:t>
        </w:r>
        <w:r w:rsidRPr="007948B4">
          <w:rPr>
            <w:rFonts w:ascii="Consolas" w:hAnsi="Consolas" w:cs="Consolas"/>
            <w:i/>
            <w:iCs/>
            <w:color w:val="2A00FF"/>
            <w:sz w:val="20"/>
            <w:szCs w:val="20"/>
          </w:rP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"com.rfo.basic.Run$ConsoleListView"</w:t>
        </w:r>
      </w:ins>
    </w:p>
    <w:p w:rsidR="00B622C7" w:rsidRDefault="00B622C7" w:rsidP="00156EC7">
      <w:pPr>
        <w:pStyle w:val="ListParagraph"/>
        <w:numPr>
          <w:ilvl w:val="1"/>
          <w:numId w:val="33"/>
        </w:numPr>
        <w:rPr>
          <w:ins w:id="9480" w:author="Sammartano, Marc (BIC USA)" w:date="2015-09-08T17:56:00Z"/>
        </w:rPr>
      </w:pPr>
      <w:ins w:id="9481" w:author="Sammartano, Marc (BIC USA)" w:date="2015-09-08T17:56:00Z">
        <w:r>
          <w:t xml:space="preserve">Every </w:t>
        </w:r>
      </w:ins>
      <w:ins w:id="9482" w:author="Sammartano, Marc (BIC USA)" w:date="2015-09-08T18:27:00Z">
        <w:r w:rsidR="008C3FCC" w:rsidRPr="008C3FCC">
          <w:rPr>
            <w:rFonts w:ascii="Consolas" w:hAnsi="Consolas" w:cs="Consolas"/>
            <w:sz w:val="20"/>
            <w:szCs w:val="20"/>
          </w:rPr>
          <w:t>.java</w:t>
        </w:r>
      </w:ins>
      <w:ins w:id="9483" w:author="Sammartano, Marc (BIC USA)" w:date="2015-09-08T17:56:00Z">
        <w:r>
          <w:t xml:space="preserve"> file in the source directory</w:t>
        </w:r>
      </w:ins>
      <w:ins w:id="9484" w:author="Sammartano, Marc (BIC USA)" w:date="2015-09-08T18:09:00Z">
        <w:r w:rsidR="00AE3955">
          <w:t xml:space="preserve"> (</w:t>
        </w:r>
        <w:r w:rsidR="00AE3955" w:rsidRPr="00E35AE1">
          <w:rPr>
            <w:rFonts w:ascii="Consolas" w:hAnsi="Consolas" w:cs="Consolas"/>
            <w:b/>
            <w:color w:val="000000"/>
            <w:sz w:val="20"/>
            <w:szCs w:val="20"/>
          </w:rPr>
          <w:t>*.java</w:t>
        </w:r>
      </w:ins>
      <w:ins w:id="9485" w:author="Sammartano, Marc (BIC USA)" w:date="2015-09-08T18:08:00Z">
        <w:r w:rsidR="00AE3955">
          <w:t xml:space="preserve">) </w:t>
        </w:r>
      </w:ins>
      <w:ins w:id="9486" w:author="Sammartano, Marc (BIC USA)" w:date="2015-09-08T17:56:00Z">
        <w:r>
          <w:t>contains the line</w:t>
        </w:r>
        <w:r>
          <w:br/>
        </w:r>
      </w:ins>
      <w:ins w:id="9487" w:author="Sammartano, Marc (BIC USA)" w:date="2015-09-08T17:59:00Z">
        <w:r>
          <w:rPr>
            <w:rFonts w:ascii="Consolas" w:hAnsi="Consolas" w:cs="Consolas"/>
            <w:b/>
            <w:bCs/>
            <w:color w:val="7F0055"/>
            <w:sz w:val="20"/>
            <w:szCs w:val="20"/>
          </w:rPr>
          <w:t>package</w:t>
        </w:r>
        <w:r>
          <w:rPr>
            <w:rFonts w:ascii="Consolas" w:hAnsi="Consolas" w:cs="Consolas"/>
            <w:color w:val="000000"/>
            <w:sz w:val="20"/>
            <w:szCs w:val="20"/>
          </w:rPr>
          <w:t xml:space="preserve"> com.rfo.basic;</w:t>
        </w:r>
      </w:ins>
    </w:p>
    <w:p w:rsidR="003508F4" w:rsidRDefault="00AE3955" w:rsidP="00156EC7">
      <w:pPr>
        <w:pStyle w:val="ListParagraph"/>
        <w:numPr>
          <w:ilvl w:val="1"/>
          <w:numId w:val="33"/>
        </w:numPr>
        <w:rPr>
          <w:ins w:id="9488" w:author="Sammartano, Marc (BIC USA)" w:date="2015-09-08T18:27:00Z"/>
        </w:rPr>
      </w:pPr>
      <w:ins w:id="9489" w:author="Sammartano, Marc (BIC USA)" w:date="2015-09-08T18:05:00Z">
        <w:r>
          <w:t xml:space="preserve">Several </w:t>
        </w:r>
      </w:ins>
      <w:ins w:id="9490" w:author="Sammartano, Marc (BIC USA)" w:date="2015-09-08T18:27:00Z">
        <w:r w:rsidR="008C3FCC" w:rsidRPr="008C3FCC">
          <w:rPr>
            <w:rFonts w:ascii="Consolas" w:hAnsi="Consolas" w:cs="Consolas"/>
            <w:sz w:val="20"/>
            <w:szCs w:val="20"/>
          </w:rPr>
          <w:t>.java</w:t>
        </w:r>
      </w:ins>
      <w:ins w:id="9491" w:author="Sammartano, Marc (BIC USA)" w:date="2015-09-08T18:09:00Z">
        <w:r>
          <w:t xml:space="preserve"> files </w:t>
        </w:r>
      </w:ins>
      <w:ins w:id="9492" w:author="Sammartano, Marc (BIC USA)" w:date="2015-09-08T18:05:00Z">
        <w:r>
          <w:t>(currently 7) files contain a line that starts like one of these:</w:t>
        </w:r>
        <w:r>
          <w:br/>
        </w:r>
      </w:ins>
      <w:ins w:id="9493" w:author="Sammartano, Marc (BIC USA)" w:date="2015-09-08T18:06:00Z">
        <w:r>
          <w:rPr>
            <w:rFonts w:ascii="Consolas" w:hAnsi="Consolas" w:cs="Consolas"/>
            <w:b/>
            <w:bCs/>
            <w:color w:val="7F0055"/>
            <w:sz w:val="20"/>
            <w:szCs w:val="20"/>
          </w:rPr>
          <w:t xml:space="preserve">import </w:t>
        </w:r>
      </w:ins>
      <w:ins w:id="9494" w:author="Sammartano, Marc (BIC USA)" w:date="2015-09-08T18:05:00Z">
        <w:r>
          <w:rPr>
            <w:rFonts w:ascii="Consolas" w:hAnsi="Consolas" w:cs="Consolas"/>
            <w:color w:val="000000"/>
            <w:sz w:val="20"/>
            <w:szCs w:val="20"/>
          </w:rPr>
          <w:t>com.rfo.basic.</w:t>
        </w:r>
        <w:r>
          <w:rPr>
            <w:rFonts w:ascii="Consolas" w:hAnsi="Consolas" w:cs="Consolas"/>
            <w:color w:val="000000"/>
            <w:sz w:val="20"/>
            <w:szCs w:val="20"/>
          </w:rPr>
          <w:br/>
        </w:r>
      </w:ins>
      <w:ins w:id="9495" w:author="Sammartano, Marc (BIC USA)" w:date="2015-09-08T18:07:00Z">
        <w:r>
          <w:rPr>
            <w:rFonts w:ascii="Consolas" w:hAnsi="Consolas" w:cs="Consolas"/>
            <w:b/>
            <w:bCs/>
            <w:color w:val="7F0055"/>
            <w:sz w:val="20"/>
            <w:szCs w:val="20"/>
          </w:rPr>
          <w:t>import static</w:t>
        </w:r>
        <w:r>
          <w:rPr>
            <w:rFonts w:ascii="Consolas" w:hAnsi="Consolas" w:cs="Consolas"/>
            <w:color w:val="000000"/>
            <w:sz w:val="20"/>
            <w:szCs w:val="20"/>
          </w:rPr>
          <w:t xml:space="preserve"> com.rfo.basic.</w:t>
        </w:r>
      </w:ins>
      <w:ins w:id="9496" w:author="Sammartano, Marc (BIC USA)" w:date="2015-09-08T18:08:00Z">
        <w:r>
          <w:rPr>
            <w:rFonts w:ascii="Consolas" w:hAnsi="Consolas" w:cs="Consolas"/>
            <w:color w:val="000000"/>
            <w:sz w:val="20"/>
            <w:szCs w:val="20"/>
          </w:rPr>
          <w:br/>
        </w:r>
        <w:r>
          <w:t>Some files have more than one such line.</w:t>
        </w:r>
      </w:ins>
    </w:p>
    <w:p w:rsidR="008C3FCC" w:rsidRDefault="00E35AE1" w:rsidP="00156EC7">
      <w:pPr>
        <w:pStyle w:val="ListParagraph"/>
        <w:numPr>
          <w:ilvl w:val="1"/>
          <w:numId w:val="33"/>
        </w:numPr>
        <w:rPr>
          <w:ins w:id="9497" w:author="Sammartano, Marc (BIC USA)" w:date="2015-09-08T18:05:00Z"/>
        </w:rPr>
      </w:pPr>
      <w:ins w:id="9498" w:author="Sammartano, Marc (BIC USA)" w:date="2015-09-08T18:27:00Z">
        <w:r>
          <w:t>Two</w:t>
        </w:r>
        <w:r w:rsidR="008C3FCC">
          <w:t xml:space="preserve"> files,</w:t>
        </w:r>
      </w:ins>
      <w:ins w:id="9499" w:author="Sammartano, Marc (BIC USA)" w:date="2015-09-08T18:30:00Z">
        <w:r w:rsidR="008C3FCC">
          <w:t xml:space="preserve"> </w:t>
        </w:r>
        <w:r w:rsidR="008C3FCC" w:rsidRPr="00E35AE1">
          <w:rPr>
            <w:rFonts w:ascii="Consolas" w:hAnsi="Consolas" w:cs="Consolas"/>
            <w:b/>
            <w:color w:val="000000"/>
            <w:sz w:val="20"/>
            <w:szCs w:val="20"/>
          </w:rPr>
          <w:t>Editor.java</w:t>
        </w:r>
        <w:r w:rsidR="008C3FCC">
          <w:t xml:space="preserve"> and </w:t>
        </w:r>
        <w:r w:rsidR="008C3FCC" w:rsidRPr="00E35AE1">
          <w:rPr>
            <w:rFonts w:ascii="Consolas" w:hAnsi="Consolas" w:cs="Consolas"/>
            <w:b/>
            <w:color w:val="000000"/>
            <w:sz w:val="20"/>
            <w:szCs w:val="20"/>
          </w:rPr>
          <w:t>LauncherShortcuts.java</w:t>
        </w:r>
        <w:r w:rsidR="008C3FCC">
          <w:t>, contain</w:t>
        </w:r>
      </w:ins>
      <w:ins w:id="9500" w:author="Sammartano, Marc (BIC USA)" w:date="2015-09-08T18:44:00Z">
        <w:r>
          <w:t xml:space="preserve"> one of</w:t>
        </w:r>
      </w:ins>
      <w:ins w:id="9501" w:author="Sammartano, Marc (BIC USA)" w:date="2015-09-08T18:31:00Z">
        <w:r w:rsidR="008C3FCC">
          <w:t xml:space="preserve"> the</w:t>
        </w:r>
      </w:ins>
      <w:ins w:id="9502" w:author="Sammartano, Marc (BIC USA)" w:date="2015-09-08T18:32:00Z">
        <w:r w:rsidR="008C3FCC">
          <w:t>se</w:t>
        </w:r>
      </w:ins>
      <w:ins w:id="9503" w:author="Sammartano, Marc (BIC USA)" w:date="2015-09-08T18:31:00Z">
        <w:r w:rsidR="008C3FCC">
          <w:t xml:space="preserve"> string</w:t>
        </w:r>
      </w:ins>
      <w:ins w:id="9504" w:author="Sammartano, Marc (BIC USA)" w:date="2015-09-08T18:41:00Z">
        <w:r>
          <w:t>s:</w:t>
        </w:r>
      </w:ins>
      <w:ins w:id="9505" w:author="Sammartano, Marc (BIC USA)" w:date="2015-09-08T18:31:00Z">
        <w:r w:rsidR="008C3FCC">
          <w:br/>
        </w:r>
      </w:ins>
      <w:ins w:id="9506" w:author="Sammartano, Marc (BIC USA)" w:date="2015-09-08T18:34:00Z">
        <w:r w:rsidR="008C3FCC" w:rsidRPr="00E35AE1">
          <w:rPr>
            <w:rFonts w:ascii="Consolas" w:hAnsi="Consolas" w:cs="Consolas"/>
            <w:b/>
            <w:bCs/>
            <w:color w:val="7F0055"/>
            <w:sz w:val="18"/>
            <w:szCs w:val="18"/>
          </w:rPr>
          <w:t>public static final String</w:t>
        </w:r>
        <w:r w:rsidR="008C3FCC" w:rsidRPr="00E35AE1">
          <w:rPr>
            <w:rFonts w:ascii="Consolas" w:hAnsi="Consolas" w:cs="Consolas"/>
            <w:color w:val="000000"/>
            <w:sz w:val="18"/>
            <w:szCs w:val="18"/>
          </w:rPr>
          <w:t xml:space="preserve"> </w:t>
        </w:r>
      </w:ins>
      <w:ins w:id="9507" w:author="Sammartano, Marc (BIC USA)" w:date="2015-09-08T18:36:00Z">
        <w:r w:rsidRPr="00E35AE1">
          <w:rPr>
            <w:rFonts w:ascii="Consolas" w:hAnsi="Consolas" w:cs="Consolas"/>
            <w:color w:val="000000"/>
            <w:sz w:val="18"/>
            <w:szCs w:val="18"/>
          </w:rPr>
          <w:t>EXTRA_LS_FILENAME = "</w:t>
        </w:r>
      </w:ins>
      <w:ins w:id="9508" w:author="Sammartano, Marc (BIC USA)" w:date="2015-09-08T18:34:00Z">
        <w:r w:rsidR="008C3FCC" w:rsidRPr="00E35AE1">
          <w:rPr>
            <w:rFonts w:ascii="Consolas" w:hAnsi="Consolas" w:cs="Consolas"/>
            <w:color w:val="000000"/>
            <w:sz w:val="18"/>
            <w:szCs w:val="18"/>
          </w:rPr>
          <w:t>com.rfo.basic.</w:t>
        </w:r>
      </w:ins>
      <w:ins w:id="9509" w:author="Sammartano, Marc (BIC USA)" w:date="2015-09-08T18:36:00Z">
        <w:r w:rsidRPr="00E35AE1">
          <w:rPr>
            <w:rFonts w:ascii="Consolas" w:hAnsi="Consolas" w:cs="Consolas"/>
            <w:color w:val="000000"/>
            <w:sz w:val="18"/>
            <w:szCs w:val="18"/>
          </w:rPr>
          <w:t>fn";</w:t>
        </w:r>
      </w:ins>
      <w:ins w:id="9510" w:author="Sammartano, Marc (BIC USA)" w:date="2015-09-08T18:32:00Z">
        <w:r w:rsidR="008C3FCC" w:rsidRPr="00E35AE1">
          <w:rPr>
            <w:rFonts w:ascii="Consolas" w:hAnsi="Consolas" w:cs="Consolas"/>
            <w:i/>
            <w:iCs/>
            <w:color w:val="2A00FF"/>
            <w:sz w:val="18"/>
            <w:szCs w:val="18"/>
          </w:rPr>
          <w:br/>
        </w:r>
      </w:ins>
      <w:ins w:id="9511" w:author="Sammartano, Marc (BIC USA)" w:date="2015-09-08T18:37:00Z">
        <w:r w:rsidRPr="00E35AE1">
          <w:rPr>
            <w:rFonts w:ascii="Consolas" w:hAnsi="Consolas" w:cs="Consolas"/>
            <w:b/>
            <w:bCs/>
            <w:color w:val="7F0055"/>
            <w:sz w:val="18"/>
            <w:szCs w:val="18"/>
          </w:rPr>
          <w:t>public static final String</w:t>
        </w:r>
        <w:r w:rsidRPr="00E35AE1">
          <w:rPr>
            <w:rFonts w:ascii="Consolas" w:hAnsi="Consolas" w:cs="Consolas"/>
            <w:color w:val="000000"/>
            <w:sz w:val="18"/>
            <w:szCs w:val="18"/>
          </w:rPr>
          <w:t xml:space="preserve"> EXTRA_LS_FILENAME = "com.rfo.basic.doRestart";</w:t>
        </w:r>
      </w:ins>
      <w:ins w:id="9512" w:author="Sammartano, Marc (BIC USA)" w:date="2015-09-08T18:41:00Z">
        <w:r>
          <w:rPr>
            <w:rFonts w:ascii="Consolas" w:hAnsi="Consolas" w:cs="Consolas"/>
            <w:color w:val="000000"/>
            <w:sz w:val="18"/>
            <w:szCs w:val="18"/>
          </w:rPr>
          <w:br/>
        </w:r>
      </w:ins>
      <w:ins w:id="9513" w:author="Sammartano, Marc (BIC USA)" w:date="2015-09-08T18:37:00Z">
        <w:r>
          <w:t xml:space="preserve">You may safely ignore these, since they are not used in a standalone APK. However, it does not hurt </w:t>
        </w:r>
      </w:ins>
      <w:ins w:id="9514" w:author="Sammartano, Marc (BIC USA)" w:date="2015-09-08T18:38:00Z">
        <w:r>
          <w:t xml:space="preserve">to change these instances of </w:t>
        </w:r>
        <w:r w:rsidRPr="00E35AE1">
          <w:rPr>
            <w:rFonts w:ascii="Consolas" w:hAnsi="Consolas" w:cs="Consolas"/>
            <w:color w:val="000000"/>
            <w:sz w:val="20"/>
            <w:szCs w:val="20"/>
          </w:rPr>
          <w:t>com.rfo.basic</w:t>
        </w:r>
        <w:r>
          <w:t xml:space="preserve"> along with all the others.</w:t>
        </w:r>
      </w:ins>
    </w:p>
    <w:p w:rsidR="00D20B37" w:rsidRDefault="00D20B37" w:rsidP="00D20B37">
      <w:pPr>
        <w:pStyle w:val="Heading3"/>
      </w:pPr>
      <w:bookmarkStart w:id="9515" w:name="_Toc436833407"/>
      <w:ins w:id="9516" w:author="Sammartano, Marc (BIC USA)" w:date="2015-09-08T17:39:00Z">
        <w:r>
          <w:t>Renaming complete</w:t>
        </w:r>
      </w:ins>
      <w:bookmarkEnd w:id="9515"/>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9517" w:name="_Toc436833408"/>
      <w:r>
        <w:t>Modifications to setup.xml</w:t>
      </w:r>
      <w:bookmarkEnd w:id="9517"/>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1"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2"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ins w:id="9518" w:author="Sammartano, Marc (BIC USA)" w:date="2015-09-08T17:52:00Z">
        <w:r w:rsidR="00B622C7">
          <w:t>s</w:t>
        </w:r>
      </w:ins>
      <w:r>
        <w:t>.</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9519" w:name="_Toc436833409"/>
      <w:r>
        <w:t>Advanced Customization with setup.xml</w:t>
      </w:r>
      <w:bookmarkEnd w:id="9519"/>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the BASIC! interpreter 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1F42C9" w:rsidRDefault="001F42C9" w:rsidP="00EF3D97">
      <w:r>
        <w:t xml:space="preserve">The </w:t>
      </w:r>
      <w:r w:rsidRPr="001F42C9">
        <w:rPr>
          <w:b/>
        </w:rPr>
        <w:t>setup.xml</w:t>
      </w:r>
      <w:r>
        <w:t xml:space="preserve"> file is intended to collect the fields you are most likely to want to change all in one place. There are many other strings and values that can be set to customize your app. Another file with fields you may find interesting is </w:t>
      </w:r>
      <w:r w:rsidR="00CB18C6">
        <w:rPr>
          <w:b/>
        </w:rPr>
        <w:t>strings</w:t>
      </w:r>
      <w:r w:rsidRPr="001F42C9">
        <w:rPr>
          <w:b/>
        </w:rPr>
        <w:t>.xml</w:t>
      </w:r>
      <w:r w:rsidR="00CB18C6">
        <w:t>, where default values of many strings are set.</w:t>
      </w:r>
      <w:r>
        <w:t xml:space="preserve"> For example, you can change the default title string for the Speech-to-Text dialog by editing </w:t>
      </w:r>
      <w:r w:rsidR="00CB18C6">
        <w:t xml:space="preserve">the string named </w:t>
      </w:r>
      <w:r w:rsidR="00CB18C6" w:rsidRPr="00CB18C6">
        <w:rPr>
          <w:b/>
        </w:rPr>
        <w:t>sst_prompt</w:t>
      </w:r>
      <w:r w:rsidR="00CB18C6">
        <w:t>.</w:t>
      </w:r>
    </w:p>
    <w:p w:rsidR="00CB18C6" w:rsidRDefault="00CB18C6" w:rsidP="00EF3D97">
      <w:r>
        <w:t xml:space="preserve">Later, we will describe how to change the default values of Preference options in the file </w:t>
      </w:r>
      <w:r w:rsidRPr="00CB18C6">
        <w:rPr>
          <w:b/>
        </w:rPr>
        <w:t>settings.xml</w:t>
      </w:r>
      <w:r>
        <w:t>.</w:t>
      </w:r>
    </w:p>
    <w:p w:rsidR="00EF3D97" w:rsidRDefault="00EF3D97" w:rsidP="00EF3D97">
      <w:pPr>
        <w:pStyle w:val="Heading2"/>
      </w:pPr>
      <w:bookmarkStart w:id="9520" w:name="_Toc436833410"/>
      <w:r>
        <w:t>Files and Resources</w:t>
      </w:r>
      <w:bookmarkEnd w:id="9520"/>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DE532B"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can look for the file in </w:t>
      </w:r>
      <w:r w:rsidR="00C56B92">
        <w:rPr>
          <w:b/>
        </w:rPr>
        <w:t>assets</w:t>
      </w:r>
      <w:r w:rsidR="00C56B92">
        <w:t>.</w:t>
      </w:r>
      <w:r w:rsidR="00C10F65">
        <w:t xml:space="preserve"> </w:t>
      </w:r>
      <w:r w:rsidR="00DE532B" w:rsidRPr="00DE532B">
        <w:rPr>
          <w:b/>
        </w:rPr>
        <w:t>FILE.EXISTS</w:t>
      </w:r>
      <w:r w:rsidR="00DE532B">
        <w:t xml:space="preserve"> </w:t>
      </w:r>
      <w:r w:rsidR="008E798F">
        <w:t xml:space="preserve">looks only for files on the SD card, </w:t>
      </w:r>
      <w:r w:rsidR="00DE532B">
        <w:t xml:space="preserve">but </w:t>
      </w:r>
      <w:r w:rsidR="00DE532B">
        <w:rPr>
          <w:b/>
        </w:rPr>
        <w:t>FILE.TYPE</w:t>
      </w:r>
      <w:r w:rsidR="00DE532B">
        <w:t xml:space="preserve"> </w:t>
      </w:r>
      <w:r w:rsidR="008E798F">
        <w:t xml:space="preserve">works with items in </w:t>
      </w:r>
      <w:r w:rsidR="008E798F">
        <w:rPr>
          <w:b/>
        </w:rPr>
        <w:t>assets</w:t>
      </w:r>
      <w:r w:rsidR="008E798F">
        <w:t xml:space="preserve"> as well</w:t>
      </w:r>
      <w:r w:rsidR="00DE532B">
        <w:t>. You can use them together to determine where an item is.</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AUDIO.LOAD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56EC7">
      <w:pPr>
        <w:pStyle w:val="ListParagraph"/>
        <w:numPr>
          <w:ilvl w:val="0"/>
          <w:numId w:val="18"/>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56EC7">
      <w:pPr>
        <w:pStyle w:val="ListParagraph"/>
        <w:numPr>
          <w:ilvl w:val="0"/>
          <w:numId w:val="18"/>
        </w:numPr>
      </w:pPr>
      <w:r>
        <w:t xml:space="preserve">Right-click </w:t>
      </w:r>
      <w:r>
        <w:rPr>
          <w:b/>
        </w:rPr>
        <w:t>assets</w:t>
      </w:r>
      <w:r>
        <w:t xml:space="preserve"> and select </w:t>
      </w:r>
      <w:r>
        <w:rPr>
          <w:b/>
        </w:rPr>
        <w:t>New -&gt; Folder</w:t>
      </w:r>
      <w:r>
        <w:t>.</w:t>
      </w:r>
    </w:p>
    <w:p w:rsidR="00EF3D97" w:rsidRDefault="00EF3D97" w:rsidP="00156EC7">
      <w:pPr>
        <w:pStyle w:val="ListParagraph"/>
        <w:numPr>
          <w:ilvl w:val="0"/>
          <w:numId w:val="18"/>
        </w:numPr>
      </w:pPr>
      <w:r>
        <w:t xml:space="preserve">In the </w:t>
      </w:r>
      <w:r>
        <w:rPr>
          <w:b/>
        </w:rPr>
        <w:t>Folder name:</w:t>
      </w:r>
      <w:r>
        <w:t xml:space="preserve"> field, enter </w:t>
      </w:r>
      <w:r w:rsidR="007E28D7">
        <w:t>"</w:t>
      </w:r>
      <w:r>
        <w:t>rfo-cats/data</w:t>
      </w:r>
      <w:r w:rsidR="007E28D7">
        <w:t>"</w:t>
      </w:r>
      <w:r>
        <w:t>.</w:t>
      </w:r>
    </w:p>
    <w:p w:rsidR="00EF3D97" w:rsidRDefault="00EF3D97" w:rsidP="00156EC7">
      <w:pPr>
        <w:pStyle w:val="ListParagraph"/>
        <w:numPr>
          <w:ilvl w:val="0"/>
          <w:numId w:val="18"/>
        </w:numPr>
      </w:pPr>
      <w:r>
        <w:t xml:space="preserve">Click </w:t>
      </w:r>
      <w:r w:rsidRPr="00A01DE9">
        <w:rPr>
          <w:b/>
        </w:rPr>
        <w:t>Finish</w:t>
      </w:r>
      <w:r>
        <w:t>.</w:t>
      </w:r>
    </w:p>
    <w:p w:rsidR="00EF3D97" w:rsidRDefault="00EF3D97" w:rsidP="00156EC7">
      <w:pPr>
        <w:pStyle w:val="ListParagraph"/>
        <w:numPr>
          <w:ilvl w:val="0"/>
          <w:numId w:val="18"/>
        </w:numPr>
      </w:pPr>
      <w:r>
        <w:t xml:space="preserve">In the same way, create </w:t>
      </w:r>
      <w:r w:rsidR="007E28D7">
        <w:t>"</w:t>
      </w:r>
      <w:r>
        <w:t>rfo-cats/source</w:t>
      </w:r>
      <w:r w:rsidR="007E28D7">
        <w:t>"</w:t>
      </w:r>
      <w:r>
        <w:t>.</w:t>
      </w:r>
    </w:p>
    <w:p w:rsidR="00EF3D97" w:rsidRDefault="00EF3D97" w:rsidP="00156EC7">
      <w:pPr>
        <w:pStyle w:val="ListParagraph"/>
        <w:numPr>
          <w:ilvl w:val="0"/>
          <w:numId w:val="18"/>
        </w:numPr>
      </w:pPr>
      <w:r>
        <w:t xml:space="preserve">Drag </w:t>
      </w:r>
      <w:r>
        <w:rPr>
          <w:b/>
        </w:rPr>
        <w:t>assets/rfo-basic/data/meow.wav</w:t>
      </w:r>
      <w:r>
        <w:t xml:space="preserve"> to </w:t>
      </w:r>
      <w:r>
        <w:rPr>
          <w:b/>
        </w:rPr>
        <w:t>assets/rfo-cats/data/</w:t>
      </w:r>
      <w:r>
        <w:t>.</w:t>
      </w:r>
    </w:p>
    <w:p w:rsidR="00EF3D97" w:rsidRDefault="00EF3D97" w:rsidP="00156EC7">
      <w:pPr>
        <w:pStyle w:val="ListParagraph"/>
        <w:numPr>
          <w:ilvl w:val="0"/>
          <w:numId w:val="18"/>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56EC7">
      <w:pPr>
        <w:pStyle w:val="ListParagraph"/>
        <w:numPr>
          <w:ilvl w:val="0"/>
          <w:numId w:val="18"/>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56EC7">
      <w:pPr>
        <w:pStyle w:val="ListParagraph"/>
        <w:numPr>
          <w:ilvl w:val="0"/>
          <w:numId w:val="18"/>
        </w:numPr>
      </w:pPr>
      <w:r>
        <w:t xml:space="preserve">In the confirmation window that appears, click </w:t>
      </w:r>
      <w:r>
        <w:rPr>
          <w:b/>
        </w:rPr>
        <w:t>OK</w:t>
      </w:r>
      <w:r>
        <w:t>.</w:t>
      </w:r>
    </w:p>
    <w:p w:rsidR="00EF3D97" w:rsidRPr="007563A1" w:rsidRDefault="00EF3D97" w:rsidP="00156EC7">
      <w:pPr>
        <w:pStyle w:val="ListParagraph"/>
        <w:numPr>
          <w:ilvl w:val="0"/>
          <w:numId w:val="18"/>
        </w:numPr>
      </w:pPr>
      <w:r>
        <w:t xml:space="preserve">You are done making changes! It wouldn’t hurt to do a </w:t>
      </w:r>
      <w:r>
        <w:rPr>
          <w:b/>
        </w:rPr>
        <w:t>Project-&gt;Clean</w:t>
      </w:r>
      <w:r>
        <w:t xml:space="preserve"> here.</w:t>
      </w:r>
    </w:p>
    <w:p w:rsidR="008B0429" w:rsidRDefault="008B0429" w:rsidP="00EB1F62">
      <w:pPr>
        <w:pStyle w:val="Heading2"/>
      </w:pPr>
      <w:bookmarkStart w:id="9521" w:name="_Toc436833411"/>
      <w:r>
        <w:t>Testing the APK</w:t>
      </w:r>
      <w:bookmarkEnd w:id="9521"/>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6C7638" w:rsidP="000C7BD1">
      <w:pPr>
        <w:ind w:left="720"/>
      </w:pPr>
      <w:hyperlink r:id="rId94" w:history="1">
        <w:r w:rsidR="008B0429" w:rsidRPr="000C7BD1">
          <w:rPr>
            <w:rStyle w:val="Hyperlink"/>
          </w:rPr>
          <w:t>http://developer.android.com/tools/publishing/app-signing.html</w:t>
        </w:r>
      </w:hyperlink>
    </w:p>
    <w:p w:rsidR="00EF3D97" w:rsidRDefault="00EF3D97" w:rsidP="00156EC7">
      <w:pPr>
        <w:pStyle w:val="ListParagraph"/>
        <w:numPr>
          <w:ilvl w:val="0"/>
          <w:numId w:val="11"/>
        </w:numPr>
      </w:pPr>
      <w:r>
        <w:t xml:space="preserve">In the </w:t>
      </w:r>
      <w:r w:rsidRPr="00160DB7">
        <w:rPr>
          <w:b/>
        </w:rPr>
        <w:t>Package Explorer</w:t>
      </w:r>
      <w:r>
        <w:t xml:space="preserve">, right-click </w:t>
      </w:r>
      <w:r w:rsidRPr="00160DB7">
        <w:rPr>
          <w:b/>
        </w:rPr>
        <w:t>Cats</w:t>
      </w:r>
      <w:r>
        <w:t>.</w:t>
      </w:r>
    </w:p>
    <w:p w:rsidR="00EF3D97" w:rsidRDefault="00EF3D97" w:rsidP="00156EC7">
      <w:pPr>
        <w:pStyle w:val="ListParagraph"/>
        <w:numPr>
          <w:ilvl w:val="0"/>
          <w:numId w:val="11"/>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56EC7">
      <w:pPr>
        <w:pStyle w:val="ListParagraph"/>
        <w:numPr>
          <w:ilvl w:val="0"/>
          <w:numId w:val="11"/>
        </w:numPr>
      </w:pPr>
      <w:r>
        <w:t xml:space="preserve">In the </w:t>
      </w:r>
      <w:r w:rsidRPr="00695D58">
        <w:rPr>
          <w:b/>
        </w:rPr>
        <w:t>Project Checks</w:t>
      </w:r>
      <w:r>
        <w:t xml:space="preserve"> dialog box click </w:t>
      </w:r>
      <w:r>
        <w:rPr>
          <w:b/>
        </w:rPr>
        <w:t>Next</w:t>
      </w:r>
      <w:r>
        <w:t>.</w:t>
      </w:r>
    </w:p>
    <w:p w:rsidR="00EF3D97" w:rsidRDefault="00EF3D97" w:rsidP="00156EC7">
      <w:pPr>
        <w:pStyle w:val="ListParagraph"/>
        <w:numPr>
          <w:ilvl w:val="0"/>
          <w:numId w:val="11"/>
        </w:numPr>
      </w:pPr>
      <w:r>
        <w:t xml:space="preserve">Select </w:t>
      </w:r>
      <w:r w:rsidRPr="00695D58">
        <w:rPr>
          <w:b/>
        </w:rPr>
        <w:t>Create New Keystore</w:t>
      </w:r>
      <w:r>
        <w:t xml:space="preserve">. </w:t>
      </w:r>
    </w:p>
    <w:p w:rsidR="00EF3D97" w:rsidRDefault="00EF3D97" w:rsidP="00156EC7">
      <w:pPr>
        <w:pStyle w:val="ListParagraph"/>
        <w:numPr>
          <w:ilvl w:val="1"/>
          <w:numId w:val="11"/>
        </w:numPr>
      </w:pPr>
      <w:r>
        <w:t>Provide a name and location for the Keystore.</w:t>
      </w:r>
    </w:p>
    <w:p w:rsidR="00EF3D97" w:rsidRDefault="00EF3D97" w:rsidP="00156EC7">
      <w:pPr>
        <w:pStyle w:val="ListParagraph"/>
        <w:numPr>
          <w:ilvl w:val="1"/>
          <w:numId w:val="11"/>
        </w:numPr>
      </w:pPr>
      <w:r>
        <w:t>Provide a password and confirm it.</w:t>
      </w:r>
    </w:p>
    <w:p w:rsidR="00EF3D97" w:rsidRDefault="00EF3D97" w:rsidP="00156EC7">
      <w:pPr>
        <w:pStyle w:val="ListParagraph"/>
        <w:numPr>
          <w:ilvl w:val="1"/>
          <w:numId w:val="11"/>
        </w:numPr>
      </w:pPr>
      <w:r>
        <w:t xml:space="preserve">Click </w:t>
      </w:r>
      <w:r>
        <w:rPr>
          <w:b/>
        </w:rPr>
        <w:t>Ne</w:t>
      </w:r>
      <w:r w:rsidRPr="00695D58">
        <w:rPr>
          <w:b/>
        </w:rPr>
        <w:t>xt</w:t>
      </w:r>
      <w:r>
        <w:t>.</w:t>
      </w:r>
    </w:p>
    <w:p w:rsidR="00EF3D97" w:rsidRDefault="00EF3D97" w:rsidP="00156EC7">
      <w:pPr>
        <w:pStyle w:val="ListParagraph"/>
        <w:numPr>
          <w:ilvl w:val="0"/>
          <w:numId w:val="11"/>
        </w:numPr>
      </w:pPr>
      <w:r>
        <w:t xml:space="preserve">Fill out the </w:t>
      </w:r>
      <w:r w:rsidRPr="00695D58">
        <w:rPr>
          <w:b/>
        </w:rPr>
        <w:t>Key Creation</w:t>
      </w:r>
      <w:r>
        <w:t xml:space="preserve"> dialog.</w:t>
      </w:r>
    </w:p>
    <w:p w:rsidR="00EF3D97" w:rsidRDefault="00EF3D97" w:rsidP="00156EC7">
      <w:pPr>
        <w:pStyle w:val="ListParagraph"/>
        <w:numPr>
          <w:ilvl w:val="1"/>
          <w:numId w:val="11"/>
        </w:numPr>
      </w:pPr>
      <w:r>
        <w:t>Pick any name for an Alias.</w:t>
      </w:r>
    </w:p>
    <w:p w:rsidR="00EF3D97" w:rsidRDefault="00EF3D97" w:rsidP="00156EC7">
      <w:pPr>
        <w:pStyle w:val="ListParagraph"/>
        <w:numPr>
          <w:ilvl w:val="1"/>
          <w:numId w:val="11"/>
        </w:numPr>
      </w:pPr>
      <w:r>
        <w:t>Enter 25 for Validity (Years)</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 xml:space="preserve">In the </w:t>
      </w:r>
      <w:r w:rsidRPr="00695D58">
        <w:rPr>
          <w:b/>
        </w:rPr>
        <w:t>Destination and Key/Certificate Checks</w:t>
      </w:r>
      <w:r>
        <w:t xml:space="preserve"> dialog,</w:t>
      </w:r>
    </w:p>
    <w:p w:rsidR="00EF3D97" w:rsidRDefault="00EF3D97" w:rsidP="00156EC7">
      <w:pPr>
        <w:pStyle w:val="ListParagraph"/>
        <w:numPr>
          <w:ilvl w:val="1"/>
          <w:numId w:val="11"/>
        </w:numPr>
      </w:pPr>
      <w:r>
        <w:t>Browse to the folder where you want to put the APK.</w:t>
      </w:r>
    </w:p>
    <w:p w:rsidR="00EF3D97" w:rsidRDefault="00EF3D97" w:rsidP="00156EC7">
      <w:pPr>
        <w:pStyle w:val="ListParagraph"/>
        <w:numPr>
          <w:ilvl w:val="1"/>
          <w:numId w:val="11"/>
        </w:numPr>
      </w:pPr>
      <w:r>
        <w:t>Name the APK "Cats.apk"</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9522" w:name="_Toc436833412"/>
      <w:r>
        <w:t xml:space="preserve">Installing </w:t>
      </w:r>
      <w:r w:rsidR="00EF3D97">
        <w:t>a</w:t>
      </w:r>
      <w:r>
        <w:t xml:space="preserve"> BASIC! Program </w:t>
      </w:r>
      <w:r w:rsidR="00EF3D97">
        <w:t>i</w:t>
      </w:r>
      <w:r>
        <w:t>nto the Application</w:t>
      </w:r>
      <w:bookmarkEnd w:id="9522"/>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56EC7">
      <w:pPr>
        <w:pStyle w:val="ListParagraph"/>
        <w:numPr>
          <w:ilvl w:val="0"/>
          <w:numId w:val="12"/>
        </w:numPr>
      </w:pPr>
      <w:r>
        <w:t xml:space="preserve">In the Eclipse </w:t>
      </w:r>
      <w:r>
        <w:rPr>
          <w:b/>
        </w:rPr>
        <w:t>Package Explorer</w:t>
      </w:r>
      <w:r>
        <w:t xml:space="preserve">, expand the </w:t>
      </w:r>
      <w:r>
        <w:rPr>
          <w:b/>
        </w:rPr>
        <w:t>assets</w:t>
      </w:r>
      <w:r>
        <w:t xml:space="preserve"> folder.</w:t>
      </w:r>
    </w:p>
    <w:p w:rsidR="00EF3D97" w:rsidRDefault="00EF3D97" w:rsidP="00156EC7">
      <w:pPr>
        <w:pStyle w:val="ListParagraph"/>
        <w:numPr>
          <w:ilvl w:val="0"/>
          <w:numId w:val="12"/>
        </w:numPr>
      </w:pPr>
      <w:r>
        <w:t xml:space="preserve">Double-click </w:t>
      </w:r>
      <w:r>
        <w:rPr>
          <w:b/>
        </w:rPr>
        <w:t>assets/&lt;your-app&gt;/source/my_program.bas</w:t>
      </w:r>
      <w:r>
        <w:t>.</w:t>
      </w:r>
    </w:p>
    <w:p w:rsidR="00EF3D97" w:rsidRDefault="00EF3D97" w:rsidP="00156EC7">
      <w:pPr>
        <w:pStyle w:val="ListParagraph"/>
        <w:numPr>
          <w:ilvl w:val="0"/>
          <w:numId w:val="12"/>
        </w:numPr>
      </w:pPr>
      <w:r>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6"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156EC7">
      <w:pPr>
        <w:pStyle w:val="ListParagraph"/>
        <w:numPr>
          <w:ilvl w:val="0"/>
          <w:numId w:val="19"/>
        </w:numPr>
      </w:pPr>
      <w:r>
        <w:t xml:space="preserve">In the Eclipse </w:t>
      </w:r>
      <w:r>
        <w:rPr>
          <w:b/>
        </w:rPr>
        <w:t>Package Explorer</w:t>
      </w:r>
      <w:r>
        <w:t xml:space="preserve">, expand your program’s </w:t>
      </w:r>
      <w:r>
        <w:rPr>
          <w:b/>
        </w:rPr>
        <w:t>assets</w:t>
      </w:r>
      <w:r>
        <w:t xml:space="preserve"> folder.</w:t>
      </w:r>
    </w:p>
    <w:p w:rsidR="00EF3D97" w:rsidRDefault="00EF3D97" w:rsidP="00156EC7">
      <w:pPr>
        <w:pStyle w:val="ListParagraph"/>
        <w:numPr>
          <w:ilvl w:val="0"/>
          <w:numId w:val="19"/>
        </w:numPr>
      </w:pPr>
      <w:r>
        <w:t xml:space="preserve">If you have a </w:t>
      </w:r>
      <w:r>
        <w:rPr>
          <w:b/>
        </w:rPr>
        <w:t>my_program.bas</w:t>
      </w:r>
      <w:r>
        <w:t xml:space="preserve"> in your </w:t>
      </w:r>
      <w:r>
        <w:rPr>
          <w:b/>
        </w:rPr>
        <w:t>assets</w:t>
      </w:r>
      <w:r>
        <w:t xml:space="preserve"> folder, delete it.</w:t>
      </w:r>
    </w:p>
    <w:p w:rsidR="00EF3D97" w:rsidRDefault="00EF3D97" w:rsidP="00156EC7">
      <w:pPr>
        <w:pStyle w:val="ListParagraph"/>
        <w:numPr>
          <w:ilvl w:val="0"/>
          <w:numId w:val="19"/>
        </w:numPr>
      </w:pPr>
      <w:r>
        <w:t>In a file browser, browse to the file containing your program.</w:t>
      </w:r>
    </w:p>
    <w:p w:rsidR="00EF3D97" w:rsidRDefault="00EF3D97" w:rsidP="00156EC7">
      <w:pPr>
        <w:pStyle w:val="ListParagraph"/>
        <w:numPr>
          <w:ilvl w:val="0"/>
          <w:numId w:val="19"/>
        </w:numPr>
      </w:pPr>
      <w:r>
        <w:t xml:space="preserve">Drag your program from your file browser to your </w:t>
      </w:r>
      <w:r>
        <w:rPr>
          <w:b/>
        </w:rPr>
        <w:t>assets/&lt;your-app&gt;/source</w:t>
      </w:r>
      <w:r>
        <w:t xml:space="preserve"> folder in Eclipse.</w:t>
      </w:r>
    </w:p>
    <w:p w:rsidR="00EF3D97" w:rsidRDefault="00EF3D97" w:rsidP="00156EC7">
      <w:pPr>
        <w:pStyle w:val="ListParagraph"/>
        <w:numPr>
          <w:ilvl w:val="0"/>
          <w:numId w:val="19"/>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9523" w:name="_Toc436833413"/>
      <w:r>
        <w:t>Application I</w:t>
      </w:r>
      <w:r w:rsidR="00EF3D97">
        <w:t>con</w:t>
      </w:r>
      <w:r>
        <w:t>s</w:t>
      </w:r>
      <w:bookmarkEnd w:id="9523"/>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56EC7">
      <w:pPr>
        <w:pStyle w:val="ListParagraph"/>
        <w:numPr>
          <w:ilvl w:val="0"/>
          <w:numId w:val="13"/>
        </w:numPr>
        <w:spacing w:after="240"/>
      </w:pPr>
      <w:r>
        <w:t>Outside of Eclipse, copy the icon file</w:t>
      </w:r>
    </w:p>
    <w:p w:rsidR="00AF673E" w:rsidRDefault="008B0429" w:rsidP="00156EC7">
      <w:pPr>
        <w:pStyle w:val="ListParagraph"/>
        <w:numPr>
          <w:ilvl w:val="0"/>
          <w:numId w:val="13"/>
        </w:numPr>
        <w:spacing w:after="240"/>
      </w:pPr>
      <w:r>
        <w:t xml:space="preserve">In Eclipse, right click on the appropriate </w:t>
      </w:r>
      <w:r w:rsidRPr="00EF3D97">
        <w:rPr>
          <w:b/>
        </w:rPr>
        <w:t>drawable-</w:t>
      </w:r>
      <w:r>
        <w:t xml:space="preserve"> for the copied icon's size</w:t>
      </w:r>
    </w:p>
    <w:p w:rsidR="00AF673E" w:rsidRDefault="008B0429" w:rsidP="00156EC7">
      <w:pPr>
        <w:pStyle w:val="ListParagraph"/>
        <w:numPr>
          <w:ilvl w:val="0"/>
          <w:numId w:val="13"/>
        </w:numPr>
        <w:spacing w:after="240"/>
      </w:pPr>
      <w:r>
        <w:t xml:space="preserve">Select </w:t>
      </w:r>
      <w:r w:rsidRPr="00EF3D97">
        <w:rPr>
          <w:b/>
        </w:rPr>
        <w:t>Paste</w:t>
      </w:r>
    </w:p>
    <w:p w:rsidR="00AF673E" w:rsidRDefault="008B0429" w:rsidP="00156EC7">
      <w:pPr>
        <w:pStyle w:val="ListParagraph"/>
        <w:numPr>
          <w:ilvl w:val="0"/>
          <w:numId w:val="13"/>
        </w:numPr>
        <w:spacing w:after="240"/>
      </w:pPr>
      <w:r>
        <w:t xml:space="preserve">Right click on </w:t>
      </w:r>
      <w:r w:rsidR="00AF673E">
        <w:t>the icon.png file and delete it</w:t>
      </w:r>
    </w:p>
    <w:p w:rsidR="00393119" w:rsidRDefault="008B0429" w:rsidP="00156EC7">
      <w:pPr>
        <w:pStyle w:val="ListParagraph"/>
        <w:numPr>
          <w:ilvl w:val="0"/>
          <w:numId w:val="1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9524" w:name="_Toc436833414"/>
      <w:r>
        <w:t>Modifications to the AndroidManifest.xml File</w:t>
      </w:r>
      <w:bookmarkEnd w:id="9524"/>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9525" w:name="_Toc436833415"/>
      <w:r>
        <w:t xml:space="preserve">Setting </w:t>
      </w:r>
      <w:r w:rsidR="00EF3D97">
        <w:t>t</w:t>
      </w:r>
      <w:r>
        <w:t>he Version Number and Version Name</w:t>
      </w:r>
      <w:bookmarkEnd w:id="9525"/>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9526" w:name="_Toc436833416"/>
      <w:r>
        <w:t>Permissions</w:t>
      </w:r>
      <w:bookmarkEnd w:id="9526"/>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D20B37">
      <w:pPr>
        <w:ind w:left="720"/>
      </w:pPr>
      <w:del w:id="9527" w:author="Sammartano, Marc (BIC USA)" w:date="2015-09-08T17:35:00Z">
        <w:r w:rsidDel="00D20B37">
          <w:tab/>
        </w:r>
      </w:del>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46CB9" w:rsidRDefault="00C46CB9" w:rsidP="00C46CB9">
      <w:r>
        <w:t>If you want your application to run when the device boots (see “Launch at device boot”,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9528" w:name="_Toc436833417"/>
      <w:r>
        <w:t>Disable</w:t>
      </w:r>
      <w:r w:rsidR="00CD7F4F">
        <w:t xml:space="preserve"> the Shortcut Launcher</w:t>
      </w:r>
      <w:bookmarkEnd w:id="9528"/>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56EC7">
      <w:pPr>
        <w:pStyle w:val="ListParagraph"/>
        <w:numPr>
          <w:ilvl w:val="0"/>
          <w:numId w:val="21"/>
        </w:numPr>
      </w:pPr>
      <w:r>
        <w:t xml:space="preserve">A user can launch BASIC! by tapping a file with a </w:t>
      </w:r>
      <w:r w:rsidRPr="007E04B8">
        <w:t>"</w:t>
      </w:r>
      <w:r>
        <w:t>.bas</w:t>
      </w:r>
      <w:r w:rsidRPr="007E04B8">
        <w:t>"</w:t>
      </w:r>
      <w:r>
        <w:t xml:space="preserve"> extension</w:t>
      </w:r>
    </w:p>
    <w:p w:rsidR="00353B2C" w:rsidRDefault="00353B2C" w:rsidP="00156EC7">
      <w:pPr>
        <w:pStyle w:val="ListParagraph"/>
        <w:numPr>
          <w:ilvl w:val="0"/>
          <w:numId w:val="21"/>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56EC7">
      <w:pPr>
        <w:pStyle w:val="ListParagraph"/>
        <w:numPr>
          <w:ilvl w:val="0"/>
          <w:numId w:val="20"/>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56EC7">
      <w:pPr>
        <w:pStyle w:val="ListParagraph"/>
        <w:numPr>
          <w:ilvl w:val="1"/>
          <w:numId w:val="20"/>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56EC7">
      <w:pPr>
        <w:pStyle w:val="ListParagraph"/>
        <w:numPr>
          <w:ilvl w:val="1"/>
          <w:numId w:val="20"/>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56EC7">
      <w:pPr>
        <w:pStyle w:val="ListParagraph"/>
        <w:numPr>
          <w:ilvl w:val="0"/>
          <w:numId w:val="20"/>
        </w:numPr>
      </w:pPr>
      <w:r>
        <w:t>There are two shortcut tags:</w:t>
      </w:r>
    </w:p>
    <w:p w:rsidR="00FA1A03" w:rsidRDefault="00030C72" w:rsidP="00156EC7">
      <w:pPr>
        <w:pStyle w:val="ListParagraph"/>
        <w:numPr>
          <w:ilvl w:val="1"/>
          <w:numId w:val="20"/>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56EC7">
      <w:pPr>
        <w:pStyle w:val="ListParagraph"/>
        <w:numPr>
          <w:ilvl w:val="1"/>
          <w:numId w:val="20"/>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9529" w:name="_Toc436833418"/>
      <w:r>
        <w:t>Launch at device boot</w:t>
      </w:r>
      <w:bookmarkEnd w:id="9529"/>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t>You must also make sure your app has "RECEIVE_BOOT_COMPLETED" permission. See the "Permissions" section, above.</w:t>
      </w:r>
    </w:p>
    <w:p w:rsidR="00E6715F" w:rsidRDefault="00E6715F" w:rsidP="00E6715F">
      <w:pPr>
        <w:pStyle w:val="Heading2"/>
      </w:pPr>
      <w:bookmarkStart w:id="9530" w:name="_Toc436833419"/>
      <w:r>
        <w:t>Preferences</w:t>
      </w:r>
      <w:bookmarkEnd w:id="9530"/>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1F42C9" w:rsidRPr="001F42C9" w:rsidRDefault="001F42C9" w:rsidP="00362F15">
      <w:r>
        <w:t>If your app uses graphics</w:t>
      </w:r>
      <w:r w:rsidR="00C232E6">
        <w:t xml:space="preserve"> mode</w:t>
      </w:r>
      <w:r>
        <w:t xml:space="preserve">, </w:t>
      </w:r>
      <w:r w:rsidR="00C232E6">
        <w:t>and you have determined it works correctly with hardware-accelerated graphics, you may want to change the default setting of the CheckBoxPreference named "gr_accel".</w:t>
      </w:r>
      <w:r w:rsidR="00BE6E61">
        <w:t xml:space="preserve"> The default is normally "false", but to enable graphics acceleration in an APK you must change it to "true".</w:t>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9531" w:name="_Toc436833420"/>
      <w:r>
        <w:t>Finished</w:t>
      </w:r>
      <w:bookmarkEnd w:id="9531"/>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9532" w:name="_Toc436833421"/>
      <w:r>
        <w:t xml:space="preserve">Appendix E – </w:t>
      </w:r>
      <w:r w:rsidR="003B2F76">
        <w:t>BASIC! Distribution License</w:t>
      </w:r>
      <w:bookmarkEnd w:id="9532"/>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9533" w:name="_Toc436833422"/>
      <w:r>
        <w:rPr>
          <w:rFonts w:eastAsia="Times New Roman"/>
        </w:rPr>
        <w:t>Apache Commons</w:t>
      </w:r>
      <w:bookmarkEnd w:id="9533"/>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0477D1">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7638" w:rsidRDefault="006C7638" w:rsidP="000A0539">
      <w:pPr>
        <w:spacing w:after="0" w:line="240" w:lineRule="auto"/>
      </w:pPr>
      <w:r>
        <w:separator/>
      </w:r>
    </w:p>
  </w:endnote>
  <w:endnote w:type="continuationSeparator" w:id="0">
    <w:p w:rsidR="006C7638" w:rsidRDefault="006C7638"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panose1 w:val="020B0409020202030204"/>
    <w:charset w:val="00"/>
    <w:family w:val="modern"/>
    <w:pitch w:val="variable"/>
    <w:sig w:usb0="00000007" w:usb1="00000000" w:usb2="00000000" w:usb3="00000000" w:csb0="00000013"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075B" w:rsidRPr="00D14B43" w:rsidRDefault="001E075B">
    <w:pPr>
      <w:pStyle w:val="Footer"/>
      <w:rPr>
        <w:sz w:val="16"/>
        <w:szCs w:val="16"/>
      </w:rPr>
    </w:pPr>
    <w:r>
      <w:rPr>
        <w:sz w:val="16"/>
        <w:szCs w:val="16"/>
      </w:rPr>
      <w:t>C</w:t>
    </w:r>
    <w:r w:rsidRPr="00D14B43">
      <w:rPr>
        <w:sz w:val="16"/>
        <w:szCs w:val="16"/>
      </w:rPr>
      <w:t>opyright</w:t>
    </w:r>
    <w:r>
      <w:rPr>
        <w:rFonts w:cstheme="minorHAnsi"/>
        <w:sz w:val="16"/>
        <w:szCs w:val="16"/>
      </w:rPr>
      <w:t>© Paul Laughton, 2011 - 2015</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7C48A1">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7638" w:rsidRDefault="006C7638" w:rsidP="000A0539">
      <w:pPr>
        <w:spacing w:after="0" w:line="240" w:lineRule="auto"/>
      </w:pPr>
      <w:r>
        <w:separator/>
      </w:r>
    </w:p>
  </w:footnote>
  <w:footnote w:type="continuationSeparator" w:id="0">
    <w:p w:rsidR="006C7638" w:rsidRDefault="006C7638"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DEE"/>
    <w:multiLevelType w:val="hybridMultilevel"/>
    <w:tmpl w:val="7D3E4F5A"/>
    <w:lvl w:ilvl="0" w:tplc="C338E0C6">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80331"/>
    <w:multiLevelType w:val="hybridMultilevel"/>
    <w:tmpl w:val="21A64C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5940399"/>
    <w:multiLevelType w:val="hybridMultilevel"/>
    <w:tmpl w:val="C4B4A5B6"/>
    <w:lvl w:ilvl="0" w:tplc="F47CBE9E">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DD70FE"/>
    <w:multiLevelType w:val="hybridMultilevel"/>
    <w:tmpl w:val="408248E8"/>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4D0728"/>
    <w:multiLevelType w:val="hybridMultilevel"/>
    <w:tmpl w:val="8B7ED0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D2E1D"/>
    <w:multiLevelType w:val="hybridMultilevel"/>
    <w:tmpl w:val="8CB6A28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 w15:restartNumberingAfterBreak="0">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6E1A87"/>
    <w:multiLevelType w:val="hybridMultilevel"/>
    <w:tmpl w:val="C69851A6"/>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38C5DB0"/>
    <w:multiLevelType w:val="hybridMultilevel"/>
    <w:tmpl w:val="E5A81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AC4477"/>
    <w:multiLevelType w:val="hybridMultilevel"/>
    <w:tmpl w:val="9A8C7CF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5747E3B"/>
    <w:multiLevelType w:val="hybridMultilevel"/>
    <w:tmpl w:val="7FE4CE52"/>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15:restartNumberingAfterBreak="0">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EF1163"/>
    <w:multiLevelType w:val="hybridMultilevel"/>
    <w:tmpl w:val="96A609C0"/>
    <w:lvl w:ilvl="0" w:tplc="B55290D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A507BA"/>
    <w:multiLevelType w:val="hybridMultilevel"/>
    <w:tmpl w:val="4F46B93A"/>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31"/>
  </w:num>
  <w:num w:numId="3">
    <w:abstractNumId w:val="7"/>
  </w:num>
  <w:num w:numId="4">
    <w:abstractNumId w:val="30"/>
  </w:num>
  <w:num w:numId="5">
    <w:abstractNumId w:val="20"/>
  </w:num>
  <w:num w:numId="6">
    <w:abstractNumId w:val="40"/>
  </w:num>
  <w:num w:numId="7">
    <w:abstractNumId w:val="5"/>
  </w:num>
  <w:num w:numId="8">
    <w:abstractNumId w:val="36"/>
  </w:num>
  <w:num w:numId="9">
    <w:abstractNumId w:val="10"/>
  </w:num>
  <w:num w:numId="10">
    <w:abstractNumId w:val="1"/>
  </w:num>
  <w:num w:numId="11">
    <w:abstractNumId w:val="13"/>
  </w:num>
  <w:num w:numId="12">
    <w:abstractNumId w:val="26"/>
  </w:num>
  <w:num w:numId="13">
    <w:abstractNumId w:val="29"/>
  </w:num>
  <w:num w:numId="14">
    <w:abstractNumId w:val="23"/>
  </w:num>
  <w:num w:numId="15">
    <w:abstractNumId w:val="37"/>
  </w:num>
  <w:num w:numId="16">
    <w:abstractNumId w:val="34"/>
  </w:num>
  <w:num w:numId="17">
    <w:abstractNumId w:val="14"/>
  </w:num>
  <w:num w:numId="18">
    <w:abstractNumId w:val="15"/>
  </w:num>
  <w:num w:numId="19">
    <w:abstractNumId w:val="33"/>
  </w:num>
  <w:num w:numId="20">
    <w:abstractNumId w:val="11"/>
  </w:num>
  <w:num w:numId="21">
    <w:abstractNumId w:val="22"/>
  </w:num>
  <w:num w:numId="22">
    <w:abstractNumId w:val="19"/>
  </w:num>
  <w:num w:numId="23">
    <w:abstractNumId w:val="12"/>
  </w:num>
  <w:num w:numId="24">
    <w:abstractNumId w:val="39"/>
  </w:num>
  <w:num w:numId="25">
    <w:abstractNumId w:val="8"/>
  </w:num>
  <w:num w:numId="26">
    <w:abstractNumId w:val="4"/>
  </w:num>
  <w:num w:numId="27">
    <w:abstractNumId w:val="9"/>
  </w:num>
  <w:num w:numId="28">
    <w:abstractNumId w:val="35"/>
  </w:num>
  <w:num w:numId="29">
    <w:abstractNumId w:val="16"/>
  </w:num>
  <w:num w:numId="30">
    <w:abstractNumId w:val="38"/>
  </w:num>
  <w:num w:numId="31">
    <w:abstractNumId w:val="27"/>
  </w:num>
  <w:num w:numId="32">
    <w:abstractNumId w:val="28"/>
  </w:num>
  <w:num w:numId="33">
    <w:abstractNumId w:val="25"/>
  </w:num>
  <w:num w:numId="34">
    <w:abstractNumId w:val="21"/>
  </w:num>
  <w:num w:numId="35">
    <w:abstractNumId w:val="17"/>
  </w:num>
  <w:num w:numId="36">
    <w:abstractNumId w:val="3"/>
  </w:num>
  <w:num w:numId="37">
    <w:abstractNumId w:val="6"/>
  </w:num>
  <w:num w:numId="38">
    <w:abstractNumId w:val="2"/>
  </w:num>
  <w:num w:numId="39">
    <w:abstractNumId w:val="32"/>
  </w:num>
  <w:num w:numId="40">
    <w:abstractNumId w:val="0"/>
  </w:num>
  <w:num w:numId="41">
    <w:abstractNumId w:val="24"/>
  </w:num>
  <w:numIdMacAtCleanup w:val="3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martano, Marc (BIC USA)">
    <w15:presenceInfo w15:providerId="AD" w15:userId="S-1-5-21-583907252-115176313-725345543-5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27EE"/>
    <w:rsid w:val="00003437"/>
    <w:rsid w:val="0000392C"/>
    <w:rsid w:val="000039BC"/>
    <w:rsid w:val="00003B09"/>
    <w:rsid w:val="0000636C"/>
    <w:rsid w:val="000064D4"/>
    <w:rsid w:val="00006569"/>
    <w:rsid w:val="000069D5"/>
    <w:rsid w:val="0000782C"/>
    <w:rsid w:val="00007984"/>
    <w:rsid w:val="00007CAA"/>
    <w:rsid w:val="0001043A"/>
    <w:rsid w:val="00010A3E"/>
    <w:rsid w:val="00010AF7"/>
    <w:rsid w:val="00010E38"/>
    <w:rsid w:val="0001154B"/>
    <w:rsid w:val="00011639"/>
    <w:rsid w:val="00012250"/>
    <w:rsid w:val="00013064"/>
    <w:rsid w:val="00013165"/>
    <w:rsid w:val="0001464B"/>
    <w:rsid w:val="00014843"/>
    <w:rsid w:val="0001590A"/>
    <w:rsid w:val="00016896"/>
    <w:rsid w:val="00017731"/>
    <w:rsid w:val="00017862"/>
    <w:rsid w:val="00017915"/>
    <w:rsid w:val="00017F3C"/>
    <w:rsid w:val="0002087A"/>
    <w:rsid w:val="00020A6F"/>
    <w:rsid w:val="000212DC"/>
    <w:rsid w:val="0002277E"/>
    <w:rsid w:val="00022CF1"/>
    <w:rsid w:val="00023A2C"/>
    <w:rsid w:val="00023ACA"/>
    <w:rsid w:val="00025C66"/>
    <w:rsid w:val="00025E0F"/>
    <w:rsid w:val="000261B7"/>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6B42"/>
    <w:rsid w:val="000370F3"/>
    <w:rsid w:val="00037A09"/>
    <w:rsid w:val="00040998"/>
    <w:rsid w:val="0004115E"/>
    <w:rsid w:val="00041574"/>
    <w:rsid w:val="0004165F"/>
    <w:rsid w:val="000417A3"/>
    <w:rsid w:val="00041888"/>
    <w:rsid w:val="00042F1B"/>
    <w:rsid w:val="00042F29"/>
    <w:rsid w:val="00042FF1"/>
    <w:rsid w:val="00043279"/>
    <w:rsid w:val="000443B2"/>
    <w:rsid w:val="00044824"/>
    <w:rsid w:val="00045CE3"/>
    <w:rsid w:val="00045D1C"/>
    <w:rsid w:val="0004686C"/>
    <w:rsid w:val="00046AB1"/>
    <w:rsid w:val="0004730F"/>
    <w:rsid w:val="000477D1"/>
    <w:rsid w:val="0005099A"/>
    <w:rsid w:val="00050E75"/>
    <w:rsid w:val="00051329"/>
    <w:rsid w:val="000517B0"/>
    <w:rsid w:val="00051B98"/>
    <w:rsid w:val="00052E88"/>
    <w:rsid w:val="00054246"/>
    <w:rsid w:val="000548D0"/>
    <w:rsid w:val="00055174"/>
    <w:rsid w:val="00055418"/>
    <w:rsid w:val="00055A1F"/>
    <w:rsid w:val="00056418"/>
    <w:rsid w:val="00056996"/>
    <w:rsid w:val="00060496"/>
    <w:rsid w:val="00060733"/>
    <w:rsid w:val="00061E3E"/>
    <w:rsid w:val="000631F6"/>
    <w:rsid w:val="00063781"/>
    <w:rsid w:val="00063AA3"/>
    <w:rsid w:val="00063CD4"/>
    <w:rsid w:val="0006445F"/>
    <w:rsid w:val="00064566"/>
    <w:rsid w:val="00064982"/>
    <w:rsid w:val="0006591D"/>
    <w:rsid w:val="000667C2"/>
    <w:rsid w:val="000669F8"/>
    <w:rsid w:val="00067234"/>
    <w:rsid w:val="000672EC"/>
    <w:rsid w:val="00067418"/>
    <w:rsid w:val="00067527"/>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584"/>
    <w:rsid w:val="00084947"/>
    <w:rsid w:val="00085503"/>
    <w:rsid w:val="00085B6B"/>
    <w:rsid w:val="00086680"/>
    <w:rsid w:val="00087038"/>
    <w:rsid w:val="00087425"/>
    <w:rsid w:val="00087B69"/>
    <w:rsid w:val="00087C85"/>
    <w:rsid w:val="000901B0"/>
    <w:rsid w:val="00090EA8"/>
    <w:rsid w:val="000911C1"/>
    <w:rsid w:val="00091EB0"/>
    <w:rsid w:val="000925FB"/>
    <w:rsid w:val="00092689"/>
    <w:rsid w:val="00093C3B"/>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3E10"/>
    <w:rsid w:val="000B4495"/>
    <w:rsid w:val="000B5DD2"/>
    <w:rsid w:val="000B604B"/>
    <w:rsid w:val="000B6521"/>
    <w:rsid w:val="000B6531"/>
    <w:rsid w:val="000B6F40"/>
    <w:rsid w:val="000B7AE2"/>
    <w:rsid w:val="000B7F2A"/>
    <w:rsid w:val="000C021A"/>
    <w:rsid w:val="000C029E"/>
    <w:rsid w:val="000C06AF"/>
    <w:rsid w:val="000C0A8B"/>
    <w:rsid w:val="000C1636"/>
    <w:rsid w:val="000C1967"/>
    <w:rsid w:val="000C3162"/>
    <w:rsid w:val="000C367E"/>
    <w:rsid w:val="000C424A"/>
    <w:rsid w:val="000C42CC"/>
    <w:rsid w:val="000C4899"/>
    <w:rsid w:val="000C48E3"/>
    <w:rsid w:val="000C4C59"/>
    <w:rsid w:val="000C4D5E"/>
    <w:rsid w:val="000C53F3"/>
    <w:rsid w:val="000C55A4"/>
    <w:rsid w:val="000C6A13"/>
    <w:rsid w:val="000C6FC0"/>
    <w:rsid w:val="000C7647"/>
    <w:rsid w:val="000C7BD1"/>
    <w:rsid w:val="000D0CD6"/>
    <w:rsid w:val="000D0D71"/>
    <w:rsid w:val="000D27B4"/>
    <w:rsid w:val="000D4094"/>
    <w:rsid w:val="000D4623"/>
    <w:rsid w:val="000D4EE9"/>
    <w:rsid w:val="000D57F3"/>
    <w:rsid w:val="000D5BD6"/>
    <w:rsid w:val="000D68D3"/>
    <w:rsid w:val="000D697F"/>
    <w:rsid w:val="000D799C"/>
    <w:rsid w:val="000E1BC3"/>
    <w:rsid w:val="000E1C78"/>
    <w:rsid w:val="000E2720"/>
    <w:rsid w:val="000E2A8F"/>
    <w:rsid w:val="000E2C30"/>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2DE2"/>
    <w:rsid w:val="00103253"/>
    <w:rsid w:val="00103604"/>
    <w:rsid w:val="0010447D"/>
    <w:rsid w:val="00104664"/>
    <w:rsid w:val="0010507D"/>
    <w:rsid w:val="00105AD9"/>
    <w:rsid w:val="00106183"/>
    <w:rsid w:val="001061C7"/>
    <w:rsid w:val="00106CC9"/>
    <w:rsid w:val="00107663"/>
    <w:rsid w:val="00107C64"/>
    <w:rsid w:val="001132A5"/>
    <w:rsid w:val="001138DC"/>
    <w:rsid w:val="0011525C"/>
    <w:rsid w:val="00115372"/>
    <w:rsid w:val="0011754F"/>
    <w:rsid w:val="00117747"/>
    <w:rsid w:val="00120FF8"/>
    <w:rsid w:val="00121950"/>
    <w:rsid w:val="0012196B"/>
    <w:rsid w:val="0012217D"/>
    <w:rsid w:val="00122555"/>
    <w:rsid w:val="00122F28"/>
    <w:rsid w:val="00123863"/>
    <w:rsid w:val="00123990"/>
    <w:rsid w:val="0012690E"/>
    <w:rsid w:val="00126A55"/>
    <w:rsid w:val="001302D2"/>
    <w:rsid w:val="00131D8C"/>
    <w:rsid w:val="00131E37"/>
    <w:rsid w:val="00132086"/>
    <w:rsid w:val="0013254E"/>
    <w:rsid w:val="001326D6"/>
    <w:rsid w:val="0013618F"/>
    <w:rsid w:val="001370F6"/>
    <w:rsid w:val="00137E1C"/>
    <w:rsid w:val="00140B75"/>
    <w:rsid w:val="001415E3"/>
    <w:rsid w:val="00142BB0"/>
    <w:rsid w:val="001433BC"/>
    <w:rsid w:val="00143BA3"/>
    <w:rsid w:val="00144076"/>
    <w:rsid w:val="00145104"/>
    <w:rsid w:val="0014550A"/>
    <w:rsid w:val="001500C8"/>
    <w:rsid w:val="001505BE"/>
    <w:rsid w:val="00151127"/>
    <w:rsid w:val="001511EC"/>
    <w:rsid w:val="001512CC"/>
    <w:rsid w:val="00152B7B"/>
    <w:rsid w:val="00153209"/>
    <w:rsid w:val="00153A52"/>
    <w:rsid w:val="00153F02"/>
    <w:rsid w:val="00154AF8"/>
    <w:rsid w:val="00154CAB"/>
    <w:rsid w:val="0015554F"/>
    <w:rsid w:val="0015576A"/>
    <w:rsid w:val="001559CB"/>
    <w:rsid w:val="00155E97"/>
    <w:rsid w:val="00156B67"/>
    <w:rsid w:val="00156EC7"/>
    <w:rsid w:val="001578AC"/>
    <w:rsid w:val="00160660"/>
    <w:rsid w:val="00160DB5"/>
    <w:rsid w:val="00162599"/>
    <w:rsid w:val="001627F5"/>
    <w:rsid w:val="00163607"/>
    <w:rsid w:val="001656B8"/>
    <w:rsid w:val="001657AE"/>
    <w:rsid w:val="00165AE3"/>
    <w:rsid w:val="00165DF8"/>
    <w:rsid w:val="0016650A"/>
    <w:rsid w:val="001668E5"/>
    <w:rsid w:val="00166B90"/>
    <w:rsid w:val="00166DEE"/>
    <w:rsid w:val="0016732C"/>
    <w:rsid w:val="00167D81"/>
    <w:rsid w:val="00167FDE"/>
    <w:rsid w:val="00170659"/>
    <w:rsid w:val="00173713"/>
    <w:rsid w:val="00174459"/>
    <w:rsid w:val="00174D3E"/>
    <w:rsid w:val="0017564D"/>
    <w:rsid w:val="00175885"/>
    <w:rsid w:val="00175F3D"/>
    <w:rsid w:val="0017688C"/>
    <w:rsid w:val="00176F87"/>
    <w:rsid w:val="00176F9A"/>
    <w:rsid w:val="001773F3"/>
    <w:rsid w:val="00180804"/>
    <w:rsid w:val="00182441"/>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37A"/>
    <w:rsid w:val="00194BF8"/>
    <w:rsid w:val="00196683"/>
    <w:rsid w:val="001968D3"/>
    <w:rsid w:val="00196AF1"/>
    <w:rsid w:val="00196DD8"/>
    <w:rsid w:val="001A042E"/>
    <w:rsid w:val="001A0796"/>
    <w:rsid w:val="001A2A2D"/>
    <w:rsid w:val="001A3D44"/>
    <w:rsid w:val="001A3F83"/>
    <w:rsid w:val="001A520F"/>
    <w:rsid w:val="001A5A66"/>
    <w:rsid w:val="001A6D6A"/>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594E"/>
    <w:rsid w:val="001B619F"/>
    <w:rsid w:val="001B6537"/>
    <w:rsid w:val="001B6780"/>
    <w:rsid w:val="001B7871"/>
    <w:rsid w:val="001B78DE"/>
    <w:rsid w:val="001B7A48"/>
    <w:rsid w:val="001B7DB6"/>
    <w:rsid w:val="001C0D9F"/>
    <w:rsid w:val="001C1124"/>
    <w:rsid w:val="001C1278"/>
    <w:rsid w:val="001C40A5"/>
    <w:rsid w:val="001C5330"/>
    <w:rsid w:val="001C58D9"/>
    <w:rsid w:val="001C72B7"/>
    <w:rsid w:val="001D0F29"/>
    <w:rsid w:val="001D1DC2"/>
    <w:rsid w:val="001D287F"/>
    <w:rsid w:val="001D2B12"/>
    <w:rsid w:val="001D3001"/>
    <w:rsid w:val="001D3C2F"/>
    <w:rsid w:val="001D3E5F"/>
    <w:rsid w:val="001D473C"/>
    <w:rsid w:val="001D4752"/>
    <w:rsid w:val="001D4DB4"/>
    <w:rsid w:val="001D5142"/>
    <w:rsid w:val="001D5333"/>
    <w:rsid w:val="001D5B38"/>
    <w:rsid w:val="001D5C06"/>
    <w:rsid w:val="001D6E52"/>
    <w:rsid w:val="001D70BF"/>
    <w:rsid w:val="001D724B"/>
    <w:rsid w:val="001D7638"/>
    <w:rsid w:val="001D7C02"/>
    <w:rsid w:val="001D7F4D"/>
    <w:rsid w:val="001D7F77"/>
    <w:rsid w:val="001E075B"/>
    <w:rsid w:val="001E2549"/>
    <w:rsid w:val="001E2A81"/>
    <w:rsid w:val="001E31F1"/>
    <w:rsid w:val="001E34A3"/>
    <w:rsid w:val="001E3A07"/>
    <w:rsid w:val="001E42B4"/>
    <w:rsid w:val="001E518D"/>
    <w:rsid w:val="001E5BA5"/>
    <w:rsid w:val="001E6B4D"/>
    <w:rsid w:val="001E723D"/>
    <w:rsid w:val="001E7317"/>
    <w:rsid w:val="001E734D"/>
    <w:rsid w:val="001E7DA4"/>
    <w:rsid w:val="001E7F77"/>
    <w:rsid w:val="001F060B"/>
    <w:rsid w:val="001F0D63"/>
    <w:rsid w:val="001F1EBC"/>
    <w:rsid w:val="001F367C"/>
    <w:rsid w:val="001F36BF"/>
    <w:rsid w:val="001F3979"/>
    <w:rsid w:val="001F4026"/>
    <w:rsid w:val="001F42C9"/>
    <w:rsid w:val="001F4742"/>
    <w:rsid w:val="001F4B8C"/>
    <w:rsid w:val="001F51F1"/>
    <w:rsid w:val="001F5237"/>
    <w:rsid w:val="001F59AD"/>
    <w:rsid w:val="001F65EF"/>
    <w:rsid w:val="00200536"/>
    <w:rsid w:val="002013D7"/>
    <w:rsid w:val="0020159D"/>
    <w:rsid w:val="00201910"/>
    <w:rsid w:val="002019FC"/>
    <w:rsid w:val="00201E5E"/>
    <w:rsid w:val="0020579D"/>
    <w:rsid w:val="00205BD9"/>
    <w:rsid w:val="002078E2"/>
    <w:rsid w:val="002108D3"/>
    <w:rsid w:val="00211229"/>
    <w:rsid w:val="00211511"/>
    <w:rsid w:val="002118F5"/>
    <w:rsid w:val="00212B6B"/>
    <w:rsid w:val="00213985"/>
    <w:rsid w:val="00213CC2"/>
    <w:rsid w:val="0021757C"/>
    <w:rsid w:val="00217871"/>
    <w:rsid w:val="00220EF4"/>
    <w:rsid w:val="00223822"/>
    <w:rsid w:val="00223BFA"/>
    <w:rsid w:val="0022424F"/>
    <w:rsid w:val="002252D3"/>
    <w:rsid w:val="00225517"/>
    <w:rsid w:val="00225AD2"/>
    <w:rsid w:val="00225B5F"/>
    <w:rsid w:val="00226893"/>
    <w:rsid w:val="00227F70"/>
    <w:rsid w:val="0023102F"/>
    <w:rsid w:val="00231401"/>
    <w:rsid w:val="00231ED2"/>
    <w:rsid w:val="002332E7"/>
    <w:rsid w:val="002341F5"/>
    <w:rsid w:val="0023486A"/>
    <w:rsid w:val="00234D48"/>
    <w:rsid w:val="00235EE9"/>
    <w:rsid w:val="00236146"/>
    <w:rsid w:val="00236552"/>
    <w:rsid w:val="00236F3A"/>
    <w:rsid w:val="00237A2A"/>
    <w:rsid w:val="00240FCE"/>
    <w:rsid w:val="00241023"/>
    <w:rsid w:val="002416A7"/>
    <w:rsid w:val="002418A0"/>
    <w:rsid w:val="002427E2"/>
    <w:rsid w:val="00242CDC"/>
    <w:rsid w:val="00242CE3"/>
    <w:rsid w:val="00243DA8"/>
    <w:rsid w:val="002444B5"/>
    <w:rsid w:val="002455AF"/>
    <w:rsid w:val="0024663D"/>
    <w:rsid w:val="0024700D"/>
    <w:rsid w:val="00247480"/>
    <w:rsid w:val="002479AD"/>
    <w:rsid w:val="00247CD7"/>
    <w:rsid w:val="002504B4"/>
    <w:rsid w:val="00252493"/>
    <w:rsid w:val="002533F6"/>
    <w:rsid w:val="0025344E"/>
    <w:rsid w:val="00253740"/>
    <w:rsid w:val="00253BBC"/>
    <w:rsid w:val="00254109"/>
    <w:rsid w:val="00254A25"/>
    <w:rsid w:val="00256339"/>
    <w:rsid w:val="00256F8F"/>
    <w:rsid w:val="0025780A"/>
    <w:rsid w:val="0026077D"/>
    <w:rsid w:val="002608A2"/>
    <w:rsid w:val="00260AC2"/>
    <w:rsid w:val="002611C5"/>
    <w:rsid w:val="002635C3"/>
    <w:rsid w:val="00263D54"/>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036"/>
    <w:rsid w:val="00280ADA"/>
    <w:rsid w:val="0028119C"/>
    <w:rsid w:val="00281F35"/>
    <w:rsid w:val="00282CCE"/>
    <w:rsid w:val="002842B9"/>
    <w:rsid w:val="002844EA"/>
    <w:rsid w:val="002849C5"/>
    <w:rsid w:val="00284DDB"/>
    <w:rsid w:val="00285A23"/>
    <w:rsid w:val="00285B6F"/>
    <w:rsid w:val="00286C66"/>
    <w:rsid w:val="00287148"/>
    <w:rsid w:val="002871F3"/>
    <w:rsid w:val="0028723B"/>
    <w:rsid w:val="002873CC"/>
    <w:rsid w:val="0028740F"/>
    <w:rsid w:val="00287A2E"/>
    <w:rsid w:val="002915E0"/>
    <w:rsid w:val="00292821"/>
    <w:rsid w:val="0029288A"/>
    <w:rsid w:val="0029334D"/>
    <w:rsid w:val="002933B9"/>
    <w:rsid w:val="0029359E"/>
    <w:rsid w:val="00294DAF"/>
    <w:rsid w:val="00294EE4"/>
    <w:rsid w:val="0029549D"/>
    <w:rsid w:val="00296151"/>
    <w:rsid w:val="00296C24"/>
    <w:rsid w:val="00297C1F"/>
    <w:rsid w:val="002A0D9E"/>
    <w:rsid w:val="002A0E37"/>
    <w:rsid w:val="002A130A"/>
    <w:rsid w:val="002A2FA7"/>
    <w:rsid w:val="002A32C3"/>
    <w:rsid w:val="002A33F3"/>
    <w:rsid w:val="002A3721"/>
    <w:rsid w:val="002A3975"/>
    <w:rsid w:val="002A4EE0"/>
    <w:rsid w:val="002A5173"/>
    <w:rsid w:val="002A558D"/>
    <w:rsid w:val="002A55BC"/>
    <w:rsid w:val="002A5A6E"/>
    <w:rsid w:val="002A5E04"/>
    <w:rsid w:val="002A6170"/>
    <w:rsid w:val="002A63FB"/>
    <w:rsid w:val="002A6636"/>
    <w:rsid w:val="002A6C21"/>
    <w:rsid w:val="002A7225"/>
    <w:rsid w:val="002A7E27"/>
    <w:rsid w:val="002B23B4"/>
    <w:rsid w:val="002B267C"/>
    <w:rsid w:val="002B3D9F"/>
    <w:rsid w:val="002B4842"/>
    <w:rsid w:val="002B54A8"/>
    <w:rsid w:val="002B560F"/>
    <w:rsid w:val="002B5743"/>
    <w:rsid w:val="002B61C4"/>
    <w:rsid w:val="002C0704"/>
    <w:rsid w:val="002C2065"/>
    <w:rsid w:val="002C20C1"/>
    <w:rsid w:val="002C23DC"/>
    <w:rsid w:val="002C25C2"/>
    <w:rsid w:val="002C2F4B"/>
    <w:rsid w:val="002C2F6D"/>
    <w:rsid w:val="002C2FB8"/>
    <w:rsid w:val="002C4758"/>
    <w:rsid w:val="002C76E2"/>
    <w:rsid w:val="002D072D"/>
    <w:rsid w:val="002D0D5E"/>
    <w:rsid w:val="002D13C1"/>
    <w:rsid w:val="002D1505"/>
    <w:rsid w:val="002D1687"/>
    <w:rsid w:val="002D1C48"/>
    <w:rsid w:val="002D2DBD"/>
    <w:rsid w:val="002D3844"/>
    <w:rsid w:val="002D399E"/>
    <w:rsid w:val="002D4A72"/>
    <w:rsid w:val="002D53A8"/>
    <w:rsid w:val="002D5652"/>
    <w:rsid w:val="002D5ACC"/>
    <w:rsid w:val="002D5E8D"/>
    <w:rsid w:val="002D664A"/>
    <w:rsid w:val="002E0AAF"/>
    <w:rsid w:val="002E10EB"/>
    <w:rsid w:val="002E1B0B"/>
    <w:rsid w:val="002E256E"/>
    <w:rsid w:val="002E363B"/>
    <w:rsid w:val="002E3829"/>
    <w:rsid w:val="002E4DA7"/>
    <w:rsid w:val="002E4FBC"/>
    <w:rsid w:val="002E6013"/>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5532"/>
    <w:rsid w:val="0030553D"/>
    <w:rsid w:val="003068B0"/>
    <w:rsid w:val="00307026"/>
    <w:rsid w:val="0030791D"/>
    <w:rsid w:val="00310D9A"/>
    <w:rsid w:val="00310E49"/>
    <w:rsid w:val="00310E71"/>
    <w:rsid w:val="003129B0"/>
    <w:rsid w:val="00312D7E"/>
    <w:rsid w:val="00313091"/>
    <w:rsid w:val="00313354"/>
    <w:rsid w:val="00313FAE"/>
    <w:rsid w:val="00314861"/>
    <w:rsid w:val="0031554D"/>
    <w:rsid w:val="003158FC"/>
    <w:rsid w:val="00315AD3"/>
    <w:rsid w:val="00316323"/>
    <w:rsid w:val="00316700"/>
    <w:rsid w:val="003170DA"/>
    <w:rsid w:val="00317ABB"/>
    <w:rsid w:val="00320517"/>
    <w:rsid w:val="0032060A"/>
    <w:rsid w:val="00320F4A"/>
    <w:rsid w:val="00321661"/>
    <w:rsid w:val="003219BC"/>
    <w:rsid w:val="0032265A"/>
    <w:rsid w:val="00322938"/>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9FD"/>
    <w:rsid w:val="00331052"/>
    <w:rsid w:val="00331386"/>
    <w:rsid w:val="0033264B"/>
    <w:rsid w:val="00332B07"/>
    <w:rsid w:val="00332E16"/>
    <w:rsid w:val="0033383C"/>
    <w:rsid w:val="00335552"/>
    <w:rsid w:val="003359C3"/>
    <w:rsid w:val="003364E7"/>
    <w:rsid w:val="00336A33"/>
    <w:rsid w:val="00337950"/>
    <w:rsid w:val="00337EB5"/>
    <w:rsid w:val="0034018C"/>
    <w:rsid w:val="003401E0"/>
    <w:rsid w:val="00340EF7"/>
    <w:rsid w:val="00342809"/>
    <w:rsid w:val="00343D5E"/>
    <w:rsid w:val="00344264"/>
    <w:rsid w:val="003445ED"/>
    <w:rsid w:val="0034592D"/>
    <w:rsid w:val="00345956"/>
    <w:rsid w:val="00345C7F"/>
    <w:rsid w:val="00345E49"/>
    <w:rsid w:val="003508F4"/>
    <w:rsid w:val="00350CA9"/>
    <w:rsid w:val="00351816"/>
    <w:rsid w:val="00352427"/>
    <w:rsid w:val="003537D8"/>
    <w:rsid w:val="00353B2C"/>
    <w:rsid w:val="0035771B"/>
    <w:rsid w:val="0036006F"/>
    <w:rsid w:val="00360847"/>
    <w:rsid w:val="00361A24"/>
    <w:rsid w:val="00362F15"/>
    <w:rsid w:val="00363649"/>
    <w:rsid w:val="003642DF"/>
    <w:rsid w:val="00364E69"/>
    <w:rsid w:val="003650AF"/>
    <w:rsid w:val="0036620A"/>
    <w:rsid w:val="003669CA"/>
    <w:rsid w:val="00367424"/>
    <w:rsid w:val="00367535"/>
    <w:rsid w:val="00372C9D"/>
    <w:rsid w:val="00372F11"/>
    <w:rsid w:val="00374B67"/>
    <w:rsid w:val="00375401"/>
    <w:rsid w:val="0037623F"/>
    <w:rsid w:val="003777B0"/>
    <w:rsid w:val="00377E3C"/>
    <w:rsid w:val="0038180C"/>
    <w:rsid w:val="0038242A"/>
    <w:rsid w:val="003824F5"/>
    <w:rsid w:val="003828A8"/>
    <w:rsid w:val="00383441"/>
    <w:rsid w:val="00383965"/>
    <w:rsid w:val="00383CD2"/>
    <w:rsid w:val="00384743"/>
    <w:rsid w:val="00385DE4"/>
    <w:rsid w:val="00385F1A"/>
    <w:rsid w:val="00386968"/>
    <w:rsid w:val="0038747C"/>
    <w:rsid w:val="003874BD"/>
    <w:rsid w:val="00387C63"/>
    <w:rsid w:val="003914A2"/>
    <w:rsid w:val="00391A64"/>
    <w:rsid w:val="00392316"/>
    <w:rsid w:val="003928AD"/>
    <w:rsid w:val="003928CC"/>
    <w:rsid w:val="00393119"/>
    <w:rsid w:val="00394453"/>
    <w:rsid w:val="00394858"/>
    <w:rsid w:val="003949AB"/>
    <w:rsid w:val="0039686D"/>
    <w:rsid w:val="003A0902"/>
    <w:rsid w:val="003A11BB"/>
    <w:rsid w:val="003A1A0A"/>
    <w:rsid w:val="003A1A3E"/>
    <w:rsid w:val="003A1B42"/>
    <w:rsid w:val="003A372A"/>
    <w:rsid w:val="003A37FE"/>
    <w:rsid w:val="003A398F"/>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B1C"/>
    <w:rsid w:val="003C1F00"/>
    <w:rsid w:val="003C1FB8"/>
    <w:rsid w:val="003C28A6"/>
    <w:rsid w:val="003C4107"/>
    <w:rsid w:val="003C6050"/>
    <w:rsid w:val="003C6DB0"/>
    <w:rsid w:val="003C7D79"/>
    <w:rsid w:val="003C7DA0"/>
    <w:rsid w:val="003D146F"/>
    <w:rsid w:val="003D23A1"/>
    <w:rsid w:val="003D3066"/>
    <w:rsid w:val="003D3569"/>
    <w:rsid w:val="003D497F"/>
    <w:rsid w:val="003D4A92"/>
    <w:rsid w:val="003D4F8C"/>
    <w:rsid w:val="003D50AF"/>
    <w:rsid w:val="003D50EC"/>
    <w:rsid w:val="003D5A2A"/>
    <w:rsid w:val="003D5AC8"/>
    <w:rsid w:val="003D72CE"/>
    <w:rsid w:val="003D7A1B"/>
    <w:rsid w:val="003E0916"/>
    <w:rsid w:val="003E1415"/>
    <w:rsid w:val="003E1A8B"/>
    <w:rsid w:val="003E2113"/>
    <w:rsid w:val="003E3561"/>
    <w:rsid w:val="003E3D4D"/>
    <w:rsid w:val="003E3DA5"/>
    <w:rsid w:val="003E49F4"/>
    <w:rsid w:val="003E605E"/>
    <w:rsid w:val="003E68CE"/>
    <w:rsid w:val="003F09AE"/>
    <w:rsid w:val="003F0B40"/>
    <w:rsid w:val="003F0EED"/>
    <w:rsid w:val="003F1245"/>
    <w:rsid w:val="003F1311"/>
    <w:rsid w:val="003F13E3"/>
    <w:rsid w:val="003F1F08"/>
    <w:rsid w:val="003F2980"/>
    <w:rsid w:val="003F2A88"/>
    <w:rsid w:val="003F2D94"/>
    <w:rsid w:val="003F31E1"/>
    <w:rsid w:val="003F3A9D"/>
    <w:rsid w:val="003F5799"/>
    <w:rsid w:val="003F5D44"/>
    <w:rsid w:val="003F5F52"/>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5AEE"/>
    <w:rsid w:val="004069B2"/>
    <w:rsid w:val="00407A83"/>
    <w:rsid w:val="00407D58"/>
    <w:rsid w:val="0041035A"/>
    <w:rsid w:val="00410438"/>
    <w:rsid w:val="004118E1"/>
    <w:rsid w:val="00411B9F"/>
    <w:rsid w:val="004129DE"/>
    <w:rsid w:val="0041463F"/>
    <w:rsid w:val="004164E9"/>
    <w:rsid w:val="004166CD"/>
    <w:rsid w:val="00416B52"/>
    <w:rsid w:val="004177D8"/>
    <w:rsid w:val="00421C4F"/>
    <w:rsid w:val="0042369D"/>
    <w:rsid w:val="00423A37"/>
    <w:rsid w:val="0042524E"/>
    <w:rsid w:val="004255FA"/>
    <w:rsid w:val="0042589B"/>
    <w:rsid w:val="00425A6E"/>
    <w:rsid w:val="00425A74"/>
    <w:rsid w:val="00425F87"/>
    <w:rsid w:val="00426CB2"/>
    <w:rsid w:val="00427485"/>
    <w:rsid w:val="0043020E"/>
    <w:rsid w:val="0043083C"/>
    <w:rsid w:val="00430D63"/>
    <w:rsid w:val="00431792"/>
    <w:rsid w:val="00432427"/>
    <w:rsid w:val="00432CBA"/>
    <w:rsid w:val="00432EE3"/>
    <w:rsid w:val="00433659"/>
    <w:rsid w:val="0043400F"/>
    <w:rsid w:val="004343AE"/>
    <w:rsid w:val="00434527"/>
    <w:rsid w:val="004349F7"/>
    <w:rsid w:val="00434DB6"/>
    <w:rsid w:val="00434FE2"/>
    <w:rsid w:val="0043556E"/>
    <w:rsid w:val="00436666"/>
    <w:rsid w:val="004373C7"/>
    <w:rsid w:val="00437A97"/>
    <w:rsid w:val="00437CCD"/>
    <w:rsid w:val="004411C1"/>
    <w:rsid w:val="0044123B"/>
    <w:rsid w:val="004414D8"/>
    <w:rsid w:val="00443188"/>
    <w:rsid w:val="00443B90"/>
    <w:rsid w:val="0044453F"/>
    <w:rsid w:val="0044500C"/>
    <w:rsid w:val="004455F2"/>
    <w:rsid w:val="00447A93"/>
    <w:rsid w:val="0045172F"/>
    <w:rsid w:val="00451B48"/>
    <w:rsid w:val="004521AA"/>
    <w:rsid w:val="00453E1C"/>
    <w:rsid w:val="004544DB"/>
    <w:rsid w:val="0045486D"/>
    <w:rsid w:val="0045553A"/>
    <w:rsid w:val="00455A6C"/>
    <w:rsid w:val="004570FA"/>
    <w:rsid w:val="00457C59"/>
    <w:rsid w:val="00461D73"/>
    <w:rsid w:val="004623ED"/>
    <w:rsid w:val="00462562"/>
    <w:rsid w:val="00462F30"/>
    <w:rsid w:val="0046334F"/>
    <w:rsid w:val="004644A4"/>
    <w:rsid w:val="00465072"/>
    <w:rsid w:val="004654DD"/>
    <w:rsid w:val="00465F02"/>
    <w:rsid w:val="004673EE"/>
    <w:rsid w:val="0046771B"/>
    <w:rsid w:val="00467E50"/>
    <w:rsid w:val="00470A5E"/>
    <w:rsid w:val="00471475"/>
    <w:rsid w:val="00471604"/>
    <w:rsid w:val="00472478"/>
    <w:rsid w:val="00473FA4"/>
    <w:rsid w:val="00474491"/>
    <w:rsid w:val="00474D32"/>
    <w:rsid w:val="00474F5E"/>
    <w:rsid w:val="00475C02"/>
    <w:rsid w:val="004764A7"/>
    <w:rsid w:val="004776BD"/>
    <w:rsid w:val="0047791C"/>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4193"/>
    <w:rsid w:val="00494B7B"/>
    <w:rsid w:val="004951B6"/>
    <w:rsid w:val="004957D3"/>
    <w:rsid w:val="00495BBA"/>
    <w:rsid w:val="00495F1F"/>
    <w:rsid w:val="00497658"/>
    <w:rsid w:val="004A0845"/>
    <w:rsid w:val="004A0B52"/>
    <w:rsid w:val="004A0E75"/>
    <w:rsid w:val="004A0FB5"/>
    <w:rsid w:val="004A1077"/>
    <w:rsid w:val="004A1624"/>
    <w:rsid w:val="004A22D7"/>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23CF"/>
    <w:rsid w:val="004C2414"/>
    <w:rsid w:val="004C326E"/>
    <w:rsid w:val="004C3561"/>
    <w:rsid w:val="004C3736"/>
    <w:rsid w:val="004C3CBC"/>
    <w:rsid w:val="004C4803"/>
    <w:rsid w:val="004C5347"/>
    <w:rsid w:val="004C5557"/>
    <w:rsid w:val="004C7106"/>
    <w:rsid w:val="004C766F"/>
    <w:rsid w:val="004C7B2E"/>
    <w:rsid w:val="004D060D"/>
    <w:rsid w:val="004D1264"/>
    <w:rsid w:val="004D1C63"/>
    <w:rsid w:val="004D26A3"/>
    <w:rsid w:val="004D3745"/>
    <w:rsid w:val="004D4233"/>
    <w:rsid w:val="004D446C"/>
    <w:rsid w:val="004D47E0"/>
    <w:rsid w:val="004D67FF"/>
    <w:rsid w:val="004D6CCA"/>
    <w:rsid w:val="004D7501"/>
    <w:rsid w:val="004D75EC"/>
    <w:rsid w:val="004E1435"/>
    <w:rsid w:val="004E15B1"/>
    <w:rsid w:val="004E1D15"/>
    <w:rsid w:val="004E2CF5"/>
    <w:rsid w:val="004E4390"/>
    <w:rsid w:val="004E48AB"/>
    <w:rsid w:val="004E6090"/>
    <w:rsid w:val="004E64AD"/>
    <w:rsid w:val="004E705F"/>
    <w:rsid w:val="004F03AF"/>
    <w:rsid w:val="004F0685"/>
    <w:rsid w:val="004F0E07"/>
    <w:rsid w:val="004F1BD8"/>
    <w:rsid w:val="004F3582"/>
    <w:rsid w:val="004F37C4"/>
    <w:rsid w:val="004F3D99"/>
    <w:rsid w:val="004F4051"/>
    <w:rsid w:val="004F4E60"/>
    <w:rsid w:val="004F6B64"/>
    <w:rsid w:val="004F6D61"/>
    <w:rsid w:val="004F72AB"/>
    <w:rsid w:val="004F733A"/>
    <w:rsid w:val="004F7FBD"/>
    <w:rsid w:val="00502D48"/>
    <w:rsid w:val="005065CC"/>
    <w:rsid w:val="00507CF2"/>
    <w:rsid w:val="005102B9"/>
    <w:rsid w:val="005110A0"/>
    <w:rsid w:val="005113B0"/>
    <w:rsid w:val="00511AFF"/>
    <w:rsid w:val="005125B6"/>
    <w:rsid w:val="0051285E"/>
    <w:rsid w:val="00512AFA"/>
    <w:rsid w:val="00513840"/>
    <w:rsid w:val="005144F9"/>
    <w:rsid w:val="00514645"/>
    <w:rsid w:val="005147AE"/>
    <w:rsid w:val="00514A7D"/>
    <w:rsid w:val="00514CEB"/>
    <w:rsid w:val="00514F21"/>
    <w:rsid w:val="00515BE0"/>
    <w:rsid w:val="00516400"/>
    <w:rsid w:val="00517080"/>
    <w:rsid w:val="00517158"/>
    <w:rsid w:val="0051756E"/>
    <w:rsid w:val="00517C0D"/>
    <w:rsid w:val="00517CAF"/>
    <w:rsid w:val="00517CEF"/>
    <w:rsid w:val="00520052"/>
    <w:rsid w:val="0052009A"/>
    <w:rsid w:val="0052011E"/>
    <w:rsid w:val="00520195"/>
    <w:rsid w:val="00520661"/>
    <w:rsid w:val="0052181A"/>
    <w:rsid w:val="00522617"/>
    <w:rsid w:val="00523EB5"/>
    <w:rsid w:val="005242FC"/>
    <w:rsid w:val="005245D1"/>
    <w:rsid w:val="00526656"/>
    <w:rsid w:val="00526823"/>
    <w:rsid w:val="00526911"/>
    <w:rsid w:val="00526E57"/>
    <w:rsid w:val="005271D1"/>
    <w:rsid w:val="005310E4"/>
    <w:rsid w:val="005313DA"/>
    <w:rsid w:val="0053216F"/>
    <w:rsid w:val="005326D0"/>
    <w:rsid w:val="00533264"/>
    <w:rsid w:val="00534614"/>
    <w:rsid w:val="00534ABE"/>
    <w:rsid w:val="00534CA1"/>
    <w:rsid w:val="00535125"/>
    <w:rsid w:val="00535476"/>
    <w:rsid w:val="005373A6"/>
    <w:rsid w:val="005375B8"/>
    <w:rsid w:val="005376CD"/>
    <w:rsid w:val="005376F8"/>
    <w:rsid w:val="005377E3"/>
    <w:rsid w:val="0054060E"/>
    <w:rsid w:val="00540A73"/>
    <w:rsid w:val="00540D17"/>
    <w:rsid w:val="00540E0A"/>
    <w:rsid w:val="00541ED6"/>
    <w:rsid w:val="005420DA"/>
    <w:rsid w:val="00543061"/>
    <w:rsid w:val="00543CB2"/>
    <w:rsid w:val="0054401D"/>
    <w:rsid w:val="0054489F"/>
    <w:rsid w:val="00545323"/>
    <w:rsid w:val="00545781"/>
    <w:rsid w:val="00545F43"/>
    <w:rsid w:val="005462CA"/>
    <w:rsid w:val="00546410"/>
    <w:rsid w:val="0054670D"/>
    <w:rsid w:val="00550ED6"/>
    <w:rsid w:val="00551ACC"/>
    <w:rsid w:val="00551B4F"/>
    <w:rsid w:val="00551C65"/>
    <w:rsid w:val="00552141"/>
    <w:rsid w:val="00552349"/>
    <w:rsid w:val="005524BB"/>
    <w:rsid w:val="005540FC"/>
    <w:rsid w:val="00554794"/>
    <w:rsid w:val="00554C84"/>
    <w:rsid w:val="00554E83"/>
    <w:rsid w:val="005557BB"/>
    <w:rsid w:val="00556426"/>
    <w:rsid w:val="00557A53"/>
    <w:rsid w:val="00560A05"/>
    <w:rsid w:val="00562314"/>
    <w:rsid w:val="00563D38"/>
    <w:rsid w:val="005642B9"/>
    <w:rsid w:val="00564C5B"/>
    <w:rsid w:val="005656C1"/>
    <w:rsid w:val="00565DD3"/>
    <w:rsid w:val="00565F62"/>
    <w:rsid w:val="005666A2"/>
    <w:rsid w:val="005674B3"/>
    <w:rsid w:val="005705AD"/>
    <w:rsid w:val="00570EBB"/>
    <w:rsid w:val="00571BB8"/>
    <w:rsid w:val="00572DB7"/>
    <w:rsid w:val="005735D2"/>
    <w:rsid w:val="005739A2"/>
    <w:rsid w:val="00574AD1"/>
    <w:rsid w:val="0057515A"/>
    <w:rsid w:val="005757F3"/>
    <w:rsid w:val="00577365"/>
    <w:rsid w:val="0058054A"/>
    <w:rsid w:val="0058084A"/>
    <w:rsid w:val="00580C51"/>
    <w:rsid w:val="00581E88"/>
    <w:rsid w:val="0058205D"/>
    <w:rsid w:val="00582728"/>
    <w:rsid w:val="0058393A"/>
    <w:rsid w:val="00583B62"/>
    <w:rsid w:val="005857C7"/>
    <w:rsid w:val="005859E5"/>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97D5F"/>
    <w:rsid w:val="005A0575"/>
    <w:rsid w:val="005A15D5"/>
    <w:rsid w:val="005A1E89"/>
    <w:rsid w:val="005A349C"/>
    <w:rsid w:val="005A5756"/>
    <w:rsid w:val="005A62BE"/>
    <w:rsid w:val="005A67BD"/>
    <w:rsid w:val="005A6DD7"/>
    <w:rsid w:val="005A7D8C"/>
    <w:rsid w:val="005A7FDE"/>
    <w:rsid w:val="005B004F"/>
    <w:rsid w:val="005B05E7"/>
    <w:rsid w:val="005B0AD6"/>
    <w:rsid w:val="005B1502"/>
    <w:rsid w:val="005B1807"/>
    <w:rsid w:val="005B2415"/>
    <w:rsid w:val="005B247F"/>
    <w:rsid w:val="005B2E59"/>
    <w:rsid w:val="005B35C6"/>
    <w:rsid w:val="005B3879"/>
    <w:rsid w:val="005B476C"/>
    <w:rsid w:val="005B4C2C"/>
    <w:rsid w:val="005C05CA"/>
    <w:rsid w:val="005C0F82"/>
    <w:rsid w:val="005C1E53"/>
    <w:rsid w:val="005C2450"/>
    <w:rsid w:val="005C2BFD"/>
    <w:rsid w:val="005C5D73"/>
    <w:rsid w:val="005C6615"/>
    <w:rsid w:val="005C6D0E"/>
    <w:rsid w:val="005C7965"/>
    <w:rsid w:val="005C7BCF"/>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8AC"/>
    <w:rsid w:val="005E290C"/>
    <w:rsid w:val="005E3099"/>
    <w:rsid w:val="005E30CF"/>
    <w:rsid w:val="005E44EA"/>
    <w:rsid w:val="005E5E50"/>
    <w:rsid w:val="005E6325"/>
    <w:rsid w:val="005E6CBA"/>
    <w:rsid w:val="005F02D1"/>
    <w:rsid w:val="005F0ACB"/>
    <w:rsid w:val="005F0C14"/>
    <w:rsid w:val="005F1356"/>
    <w:rsid w:val="005F1E34"/>
    <w:rsid w:val="005F1E43"/>
    <w:rsid w:val="005F25C5"/>
    <w:rsid w:val="005F2846"/>
    <w:rsid w:val="005F379C"/>
    <w:rsid w:val="005F42A8"/>
    <w:rsid w:val="005F4916"/>
    <w:rsid w:val="005F59F6"/>
    <w:rsid w:val="005F6213"/>
    <w:rsid w:val="005F642A"/>
    <w:rsid w:val="005F6753"/>
    <w:rsid w:val="005F7072"/>
    <w:rsid w:val="00600B90"/>
    <w:rsid w:val="00600C80"/>
    <w:rsid w:val="00601001"/>
    <w:rsid w:val="006019DD"/>
    <w:rsid w:val="00602EDE"/>
    <w:rsid w:val="00603393"/>
    <w:rsid w:val="00604FBA"/>
    <w:rsid w:val="00605650"/>
    <w:rsid w:val="006059E4"/>
    <w:rsid w:val="00606152"/>
    <w:rsid w:val="0060647C"/>
    <w:rsid w:val="00607AC4"/>
    <w:rsid w:val="00607E56"/>
    <w:rsid w:val="006112ED"/>
    <w:rsid w:val="00611329"/>
    <w:rsid w:val="0061234B"/>
    <w:rsid w:val="006125CA"/>
    <w:rsid w:val="00612C48"/>
    <w:rsid w:val="00613176"/>
    <w:rsid w:val="00613646"/>
    <w:rsid w:val="00613A2E"/>
    <w:rsid w:val="00613B38"/>
    <w:rsid w:val="00613C37"/>
    <w:rsid w:val="00614B25"/>
    <w:rsid w:val="006150A2"/>
    <w:rsid w:val="00615228"/>
    <w:rsid w:val="00615599"/>
    <w:rsid w:val="00615BC9"/>
    <w:rsid w:val="00616401"/>
    <w:rsid w:val="00616564"/>
    <w:rsid w:val="00616C41"/>
    <w:rsid w:val="00617069"/>
    <w:rsid w:val="00617077"/>
    <w:rsid w:val="0062030B"/>
    <w:rsid w:val="006208DB"/>
    <w:rsid w:val="00620A76"/>
    <w:rsid w:val="00621494"/>
    <w:rsid w:val="0062151B"/>
    <w:rsid w:val="006217C1"/>
    <w:rsid w:val="00622524"/>
    <w:rsid w:val="00622721"/>
    <w:rsid w:val="00622933"/>
    <w:rsid w:val="00622B2E"/>
    <w:rsid w:val="00622D55"/>
    <w:rsid w:val="00625E46"/>
    <w:rsid w:val="00626A98"/>
    <w:rsid w:val="00626ADF"/>
    <w:rsid w:val="00626B56"/>
    <w:rsid w:val="00626E89"/>
    <w:rsid w:val="00627339"/>
    <w:rsid w:val="00630D3C"/>
    <w:rsid w:val="00630E6F"/>
    <w:rsid w:val="00630F77"/>
    <w:rsid w:val="00632194"/>
    <w:rsid w:val="00633430"/>
    <w:rsid w:val="00633A72"/>
    <w:rsid w:val="00634438"/>
    <w:rsid w:val="00634DDF"/>
    <w:rsid w:val="00635507"/>
    <w:rsid w:val="00636A49"/>
    <w:rsid w:val="00636BB9"/>
    <w:rsid w:val="00636F65"/>
    <w:rsid w:val="00637BB7"/>
    <w:rsid w:val="006409A3"/>
    <w:rsid w:val="0064101C"/>
    <w:rsid w:val="006416FB"/>
    <w:rsid w:val="00641F8E"/>
    <w:rsid w:val="00642518"/>
    <w:rsid w:val="0064415E"/>
    <w:rsid w:val="00645A3A"/>
    <w:rsid w:val="00645E12"/>
    <w:rsid w:val="00646A5F"/>
    <w:rsid w:val="00651695"/>
    <w:rsid w:val="00651C86"/>
    <w:rsid w:val="00653909"/>
    <w:rsid w:val="00656BF7"/>
    <w:rsid w:val="00657C51"/>
    <w:rsid w:val="006622D5"/>
    <w:rsid w:val="00662FB4"/>
    <w:rsid w:val="006630C6"/>
    <w:rsid w:val="00663590"/>
    <w:rsid w:val="00664160"/>
    <w:rsid w:val="00665646"/>
    <w:rsid w:val="00665E54"/>
    <w:rsid w:val="0066668B"/>
    <w:rsid w:val="006679B1"/>
    <w:rsid w:val="00670A6F"/>
    <w:rsid w:val="00670B1F"/>
    <w:rsid w:val="006719A2"/>
    <w:rsid w:val="00671B31"/>
    <w:rsid w:val="0067252E"/>
    <w:rsid w:val="00672E59"/>
    <w:rsid w:val="00674334"/>
    <w:rsid w:val="006746E9"/>
    <w:rsid w:val="006747E6"/>
    <w:rsid w:val="00674A65"/>
    <w:rsid w:val="00675BC6"/>
    <w:rsid w:val="006768ED"/>
    <w:rsid w:val="006776DB"/>
    <w:rsid w:val="0068082F"/>
    <w:rsid w:val="00681F3F"/>
    <w:rsid w:val="00682711"/>
    <w:rsid w:val="0068299B"/>
    <w:rsid w:val="00682BA7"/>
    <w:rsid w:val="00682E19"/>
    <w:rsid w:val="00684A31"/>
    <w:rsid w:val="00684C04"/>
    <w:rsid w:val="006873CE"/>
    <w:rsid w:val="00692AD9"/>
    <w:rsid w:val="00692E70"/>
    <w:rsid w:val="00693609"/>
    <w:rsid w:val="00693DDE"/>
    <w:rsid w:val="006949E9"/>
    <w:rsid w:val="0069532C"/>
    <w:rsid w:val="006961C0"/>
    <w:rsid w:val="006970A5"/>
    <w:rsid w:val="006977E6"/>
    <w:rsid w:val="006A1666"/>
    <w:rsid w:val="006A36D4"/>
    <w:rsid w:val="006A4160"/>
    <w:rsid w:val="006A4DF6"/>
    <w:rsid w:val="006A59CE"/>
    <w:rsid w:val="006A6394"/>
    <w:rsid w:val="006A6433"/>
    <w:rsid w:val="006A646F"/>
    <w:rsid w:val="006A7086"/>
    <w:rsid w:val="006A7398"/>
    <w:rsid w:val="006B0595"/>
    <w:rsid w:val="006B145D"/>
    <w:rsid w:val="006B2707"/>
    <w:rsid w:val="006B371C"/>
    <w:rsid w:val="006B38A5"/>
    <w:rsid w:val="006B5451"/>
    <w:rsid w:val="006B63C3"/>
    <w:rsid w:val="006B69F2"/>
    <w:rsid w:val="006B6AFC"/>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C7638"/>
    <w:rsid w:val="006C7CAE"/>
    <w:rsid w:val="006D0694"/>
    <w:rsid w:val="006D1B99"/>
    <w:rsid w:val="006D1DC1"/>
    <w:rsid w:val="006D2052"/>
    <w:rsid w:val="006D27CC"/>
    <w:rsid w:val="006D2F28"/>
    <w:rsid w:val="006D3F4F"/>
    <w:rsid w:val="006D4C73"/>
    <w:rsid w:val="006D5A04"/>
    <w:rsid w:val="006D5A5D"/>
    <w:rsid w:val="006D5FF3"/>
    <w:rsid w:val="006D6164"/>
    <w:rsid w:val="006D66E2"/>
    <w:rsid w:val="006D722E"/>
    <w:rsid w:val="006E03F0"/>
    <w:rsid w:val="006E0666"/>
    <w:rsid w:val="006E12C4"/>
    <w:rsid w:val="006E1933"/>
    <w:rsid w:val="006E2250"/>
    <w:rsid w:val="006E2392"/>
    <w:rsid w:val="006E3275"/>
    <w:rsid w:val="006E3FBA"/>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0DE"/>
    <w:rsid w:val="006F54DA"/>
    <w:rsid w:val="006F5C14"/>
    <w:rsid w:val="006F5DEC"/>
    <w:rsid w:val="006F6857"/>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0D1"/>
    <w:rsid w:val="0070726D"/>
    <w:rsid w:val="0070786A"/>
    <w:rsid w:val="00707F46"/>
    <w:rsid w:val="00710730"/>
    <w:rsid w:val="007115A5"/>
    <w:rsid w:val="00713887"/>
    <w:rsid w:val="00713CE6"/>
    <w:rsid w:val="00713DAC"/>
    <w:rsid w:val="00713DF7"/>
    <w:rsid w:val="00714346"/>
    <w:rsid w:val="007145BC"/>
    <w:rsid w:val="00714C04"/>
    <w:rsid w:val="00714DB8"/>
    <w:rsid w:val="00715687"/>
    <w:rsid w:val="007158B3"/>
    <w:rsid w:val="00715E24"/>
    <w:rsid w:val="00715E35"/>
    <w:rsid w:val="007168AF"/>
    <w:rsid w:val="00716913"/>
    <w:rsid w:val="00716A29"/>
    <w:rsid w:val="00716E6B"/>
    <w:rsid w:val="00717610"/>
    <w:rsid w:val="00717C32"/>
    <w:rsid w:val="007202D6"/>
    <w:rsid w:val="00720670"/>
    <w:rsid w:val="00721C1D"/>
    <w:rsid w:val="00721F90"/>
    <w:rsid w:val="007221F0"/>
    <w:rsid w:val="00722644"/>
    <w:rsid w:val="00722D86"/>
    <w:rsid w:val="00722F4F"/>
    <w:rsid w:val="00723626"/>
    <w:rsid w:val="00724143"/>
    <w:rsid w:val="0072425E"/>
    <w:rsid w:val="0072429C"/>
    <w:rsid w:val="00724907"/>
    <w:rsid w:val="00724E68"/>
    <w:rsid w:val="00725463"/>
    <w:rsid w:val="0072559B"/>
    <w:rsid w:val="00725691"/>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32"/>
    <w:rsid w:val="00737EB3"/>
    <w:rsid w:val="00740160"/>
    <w:rsid w:val="00740701"/>
    <w:rsid w:val="00740ACD"/>
    <w:rsid w:val="00740B74"/>
    <w:rsid w:val="00740C03"/>
    <w:rsid w:val="00740FA6"/>
    <w:rsid w:val="00741611"/>
    <w:rsid w:val="007417B9"/>
    <w:rsid w:val="00742714"/>
    <w:rsid w:val="0074275D"/>
    <w:rsid w:val="007428CB"/>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3617"/>
    <w:rsid w:val="00763D2C"/>
    <w:rsid w:val="00763F33"/>
    <w:rsid w:val="00765434"/>
    <w:rsid w:val="007660EA"/>
    <w:rsid w:val="00766744"/>
    <w:rsid w:val="00766AEB"/>
    <w:rsid w:val="00766F4F"/>
    <w:rsid w:val="00767A3E"/>
    <w:rsid w:val="00771386"/>
    <w:rsid w:val="00771D2B"/>
    <w:rsid w:val="00772617"/>
    <w:rsid w:val="007728F0"/>
    <w:rsid w:val="0077315A"/>
    <w:rsid w:val="007735AD"/>
    <w:rsid w:val="0077370A"/>
    <w:rsid w:val="00773E98"/>
    <w:rsid w:val="007746A2"/>
    <w:rsid w:val="007749D1"/>
    <w:rsid w:val="00774F0E"/>
    <w:rsid w:val="007754F4"/>
    <w:rsid w:val="0077554E"/>
    <w:rsid w:val="00776698"/>
    <w:rsid w:val="00776AF2"/>
    <w:rsid w:val="00777172"/>
    <w:rsid w:val="00777B9E"/>
    <w:rsid w:val="0078043A"/>
    <w:rsid w:val="0078122F"/>
    <w:rsid w:val="00782D28"/>
    <w:rsid w:val="00783C27"/>
    <w:rsid w:val="007850E9"/>
    <w:rsid w:val="0078615E"/>
    <w:rsid w:val="007863E0"/>
    <w:rsid w:val="0078797C"/>
    <w:rsid w:val="007908A5"/>
    <w:rsid w:val="007909BF"/>
    <w:rsid w:val="00791335"/>
    <w:rsid w:val="007914A4"/>
    <w:rsid w:val="0079151D"/>
    <w:rsid w:val="007918BA"/>
    <w:rsid w:val="00791AD7"/>
    <w:rsid w:val="00792AD4"/>
    <w:rsid w:val="00792F8C"/>
    <w:rsid w:val="00793E53"/>
    <w:rsid w:val="007948B4"/>
    <w:rsid w:val="00794F1D"/>
    <w:rsid w:val="00794F45"/>
    <w:rsid w:val="00795B6C"/>
    <w:rsid w:val="00795D51"/>
    <w:rsid w:val="00796245"/>
    <w:rsid w:val="00796737"/>
    <w:rsid w:val="0079726E"/>
    <w:rsid w:val="00797509"/>
    <w:rsid w:val="00797AFC"/>
    <w:rsid w:val="007A0D2C"/>
    <w:rsid w:val="007A0E32"/>
    <w:rsid w:val="007A1FF1"/>
    <w:rsid w:val="007A3059"/>
    <w:rsid w:val="007A3E9D"/>
    <w:rsid w:val="007A43CB"/>
    <w:rsid w:val="007A6889"/>
    <w:rsid w:val="007A69F4"/>
    <w:rsid w:val="007A6E09"/>
    <w:rsid w:val="007A77C0"/>
    <w:rsid w:val="007A7950"/>
    <w:rsid w:val="007A7A93"/>
    <w:rsid w:val="007B0C51"/>
    <w:rsid w:val="007B152B"/>
    <w:rsid w:val="007B2223"/>
    <w:rsid w:val="007B3937"/>
    <w:rsid w:val="007B41AD"/>
    <w:rsid w:val="007B4313"/>
    <w:rsid w:val="007B4804"/>
    <w:rsid w:val="007B5830"/>
    <w:rsid w:val="007B591C"/>
    <w:rsid w:val="007B5B5A"/>
    <w:rsid w:val="007B5DAD"/>
    <w:rsid w:val="007B6272"/>
    <w:rsid w:val="007B6E79"/>
    <w:rsid w:val="007B736D"/>
    <w:rsid w:val="007B78EF"/>
    <w:rsid w:val="007C0B75"/>
    <w:rsid w:val="007C10FA"/>
    <w:rsid w:val="007C18B5"/>
    <w:rsid w:val="007C1B22"/>
    <w:rsid w:val="007C48A1"/>
    <w:rsid w:val="007C4918"/>
    <w:rsid w:val="007C636D"/>
    <w:rsid w:val="007C647B"/>
    <w:rsid w:val="007D0BE8"/>
    <w:rsid w:val="007D14F2"/>
    <w:rsid w:val="007D25DE"/>
    <w:rsid w:val="007D29E2"/>
    <w:rsid w:val="007D32DA"/>
    <w:rsid w:val="007D32ED"/>
    <w:rsid w:val="007D352D"/>
    <w:rsid w:val="007D3A22"/>
    <w:rsid w:val="007D3B86"/>
    <w:rsid w:val="007D4362"/>
    <w:rsid w:val="007D5512"/>
    <w:rsid w:val="007E04B8"/>
    <w:rsid w:val="007E0E65"/>
    <w:rsid w:val="007E0EFB"/>
    <w:rsid w:val="007E0F47"/>
    <w:rsid w:val="007E28D7"/>
    <w:rsid w:val="007E3DCB"/>
    <w:rsid w:val="007E50DC"/>
    <w:rsid w:val="007E5991"/>
    <w:rsid w:val="007E5C08"/>
    <w:rsid w:val="007E5C97"/>
    <w:rsid w:val="007E5CF6"/>
    <w:rsid w:val="007E6C1B"/>
    <w:rsid w:val="007F022F"/>
    <w:rsid w:val="007F037E"/>
    <w:rsid w:val="007F0903"/>
    <w:rsid w:val="007F0DB6"/>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376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BDB"/>
    <w:rsid w:val="008209F2"/>
    <w:rsid w:val="00821F8C"/>
    <w:rsid w:val="0082291F"/>
    <w:rsid w:val="00823ED4"/>
    <w:rsid w:val="00823FF5"/>
    <w:rsid w:val="008248EE"/>
    <w:rsid w:val="008259D5"/>
    <w:rsid w:val="00826573"/>
    <w:rsid w:val="00827015"/>
    <w:rsid w:val="008273D0"/>
    <w:rsid w:val="00827C50"/>
    <w:rsid w:val="008300F7"/>
    <w:rsid w:val="00830CD3"/>
    <w:rsid w:val="00832ADA"/>
    <w:rsid w:val="00833013"/>
    <w:rsid w:val="008333B7"/>
    <w:rsid w:val="00833AAE"/>
    <w:rsid w:val="00833AC2"/>
    <w:rsid w:val="00833CF8"/>
    <w:rsid w:val="00833D3B"/>
    <w:rsid w:val="008349FC"/>
    <w:rsid w:val="00835055"/>
    <w:rsid w:val="00836C5B"/>
    <w:rsid w:val="00837744"/>
    <w:rsid w:val="00837763"/>
    <w:rsid w:val="00837F2D"/>
    <w:rsid w:val="0084064B"/>
    <w:rsid w:val="0084078B"/>
    <w:rsid w:val="00840D23"/>
    <w:rsid w:val="00841D19"/>
    <w:rsid w:val="0084348F"/>
    <w:rsid w:val="00843FAA"/>
    <w:rsid w:val="00844811"/>
    <w:rsid w:val="00844D75"/>
    <w:rsid w:val="008451C1"/>
    <w:rsid w:val="00845C7C"/>
    <w:rsid w:val="008474A0"/>
    <w:rsid w:val="0084785D"/>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62FDB"/>
    <w:rsid w:val="00863164"/>
    <w:rsid w:val="00864788"/>
    <w:rsid w:val="00864A03"/>
    <w:rsid w:val="00864F38"/>
    <w:rsid w:val="008651CB"/>
    <w:rsid w:val="0086640E"/>
    <w:rsid w:val="008669AA"/>
    <w:rsid w:val="008670CB"/>
    <w:rsid w:val="008673E0"/>
    <w:rsid w:val="008705F6"/>
    <w:rsid w:val="008718BD"/>
    <w:rsid w:val="00872619"/>
    <w:rsid w:val="008731B4"/>
    <w:rsid w:val="00874F49"/>
    <w:rsid w:val="0087549C"/>
    <w:rsid w:val="0087624E"/>
    <w:rsid w:val="00876EDA"/>
    <w:rsid w:val="008777BB"/>
    <w:rsid w:val="00877B00"/>
    <w:rsid w:val="00880906"/>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7B4"/>
    <w:rsid w:val="00890D2D"/>
    <w:rsid w:val="00892177"/>
    <w:rsid w:val="008924C9"/>
    <w:rsid w:val="00892776"/>
    <w:rsid w:val="00892BDE"/>
    <w:rsid w:val="00894113"/>
    <w:rsid w:val="0089479F"/>
    <w:rsid w:val="00894D85"/>
    <w:rsid w:val="00895126"/>
    <w:rsid w:val="008952BE"/>
    <w:rsid w:val="00896CFC"/>
    <w:rsid w:val="00897C7C"/>
    <w:rsid w:val="008A0088"/>
    <w:rsid w:val="008A09FA"/>
    <w:rsid w:val="008A121B"/>
    <w:rsid w:val="008A230C"/>
    <w:rsid w:val="008A4D31"/>
    <w:rsid w:val="008A55E9"/>
    <w:rsid w:val="008A5D10"/>
    <w:rsid w:val="008A629C"/>
    <w:rsid w:val="008A63CB"/>
    <w:rsid w:val="008A6BAC"/>
    <w:rsid w:val="008A78C3"/>
    <w:rsid w:val="008A7D21"/>
    <w:rsid w:val="008B03EC"/>
    <w:rsid w:val="008B0429"/>
    <w:rsid w:val="008B180B"/>
    <w:rsid w:val="008B181B"/>
    <w:rsid w:val="008B1E15"/>
    <w:rsid w:val="008B264C"/>
    <w:rsid w:val="008B31F7"/>
    <w:rsid w:val="008B35C5"/>
    <w:rsid w:val="008B5F5D"/>
    <w:rsid w:val="008B6624"/>
    <w:rsid w:val="008B7267"/>
    <w:rsid w:val="008C07DA"/>
    <w:rsid w:val="008C0D8A"/>
    <w:rsid w:val="008C1657"/>
    <w:rsid w:val="008C2622"/>
    <w:rsid w:val="008C272E"/>
    <w:rsid w:val="008C376A"/>
    <w:rsid w:val="008C3FCC"/>
    <w:rsid w:val="008C4DBB"/>
    <w:rsid w:val="008C634D"/>
    <w:rsid w:val="008C6887"/>
    <w:rsid w:val="008C68E7"/>
    <w:rsid w:val="008C6CA5"/>
    <w:rsid w:val="008C6E0B"/>
    <w:rsid w:val="008C6F8F"/>
    <w:rsid w:val="008C7749"/>
    <w:rsid w:val="008C7D93"/>
    <w:rsid w:val="008D0061"/>
    <w:rsid w:val="008D0A7D"/>
    <w:rsid w:val="008D328D"/>
    <w:rsid w:val="008D34BA"/>
    <w:rsid w:val="008D532B"/>
    <w:rsid w:val="008D568E"/>
    <w:rsid w:val="008D5718"/>
    <w:rsid w:val="008D59B9"/>
    <w:rsid w:val="008D645D"/>
    <w:rsid w:val="008D6F5E"/>
    <w:rsid w:val="008E00AF"/>
    <w:rsid w:val="008E01D4"/>
    <w:rsid w:val="008E1EA3"/>
    <w:rsid w:val="008E1EC5"/>
    <w:rsid w:val="008E2479"/>
    <w:rsid w:val="008E2D6F"/>
    <w:rsid w:val="008E348B"/>
    <w:rsid w:val="008E4198"/>
    <w:rsid w:val="008E4E52"/>
    <w:rsid w:val="008E58CD"/>
    <w:rsid w:val="008E5AA0"/>
    <w:rsid w:val="008E60CA"/>
    <w:rsid w:val="008E71BF"/>
    <w:rsid w:val="008E798F"/>
    <w:rsid w:val="008F0552"/>
    <w:rsid w:val="008F058C"/>
    <w:rsid w:val="008F0675"/>
    <w:rsid w:val="008F112A"/>
    <w:rsid w:val="008F14CE"/>
    <w:rsid w:val="008F1749"/>
    <w:rsid w:val="008F2936"/>
    <w:rsid w:val="008F2FEA"/>
    <w:rsid w:val="008F3F56"/>
    <w:rsid w:val="008F3F91"/>
    <w:rsid w:val="008F4C98"/>
    <w:rsid w:val="008F6B1A"/>
    <w:rsid w:val="008F7B56"/>
    <w:rsid w:val="009001CF"/>
    <w:rsid w:val="009001DD"/>
    <w:rsid w:val="00900A81"/>
    <w:rsid w:val="009019AA"/>
    <w:rsid w:val="00902373"/>
    <w:rsid w:val="00902DCC"/>
    <w:rsid w:val="00903378"/>
    <w:rsid w:val="009037F9"/>
    <w:rsid w:val="0090388E"/>
    <w:rsid w:val="009043D0"/>
    <w:rsid w:val="00907C99"/>
    <w:rsid w:val="00907E80"/>
    <w:rsid w:val="00910535"/>
    <w:rsid w:val="009107FC"/>
    <w:rsid w:val="009117D1"/>
    <w:rsid w:val="00912161"/>
    <w:rsid w:val="009124D3"/>
    <w:rsid w:val="0091283F"/>
    <w:rsid w:val="00912D50"/>
    <w:rsid w:val="009139B2"/>
    <w:rsid w:val="0091491D"/>
    <w:rsid w:val="00914B76"/>
    <w:rsid w:val="00914C24"/>
    <w:rsid w:val="0091526B"/>
    <w:rsid w:val="009159B8"/>
    <w:rsid w:val="00915AC3"/>
    <w:rsid w:val="00917027"/>
    <w:rsid w:val="00917238"/>
    <w:rsid w:val="009172ED"/>
    <w:rsid w:val="00917664"/>
    <w:rsid w:val="00917BFD"/>
    <w:rsid w:val="00921208"/>
    <w:rsid w:val="0092138E"/>
    <w:rsid w:val="009220E5"/>
    <w:rsid w:val="00922D99"/>
    <w:rsid w:val="0092353F"/>
    <w:rsid w:val="0092615D"/>
    <w:rsid w:val="00926304"/>
    <w:rsid w:val="0092680C"/>
    <w:rsid w:val="00927051"/>
    <w:rsid w:val="00930514"/>
    <w:rsid w:val="00930520"/>
    <w:rsid w:val="00930BC7"/>
    <w:rsid w:val="0093189B"/>
    <w:rsid w:val="00931A6D"/>
    <w:rsid w:val="00932369"/>
    <w:rsid w:val="00932469"/>
    <w:rsid w:val="0093341B"/>
    <w:rsid w:val="00933845"/>
    <w:rsid w:val="00934C10"/>
    <w:rsid w:val="00935006"/>
    <w:rsid w:val="009368A8"/>
    <w:rsid w:val="00936A7A"/>
    <w:rsid w:val="009375E9"/>
    <w:rsid w:val="0093766E"/>
    <w:rsid w:val="00940A92"/>
    <w:rsid w:val="00943C29"/>
    <w:rsid w:val="00945012"/>
    <w:rsid w:val="00945394"/>
    <w:rsid w:val="00945569"/>
    <w:rsid w:val="00947140"/>
    <w:rsid w:val="0094730D"/>
    <w:rsid w:val="00947670"/>
    <w:rsid w:val="00947918"/>
    <w:rsid w:val="00947C2D"/>
    <w:rsid w:val="009503FB"/>
    <w:rsid w:val="009510E5"/>
    <w:rsid w:val="009513BE"/>
    <w:rsid w:val="00951627"/>
    <w:rsid w:val="00951CEA"/>
    <w:rsid w:val="0095228F"/>
    <w:rsid w:val="00952744"/>
    <w:rsid w:val="00952C53"/>
    <w:rsid w:val="00953BB6"/>
    <w:rsid w:val="00953C37"/>
    <w:rsid w:val="00954422"/>
    <w:rsid w:val="00955453"/>
    <w:rsid w:val="0095581B"/>
    <w:rsid w:val="009558AD"/>
    <w:rsid w:val="00955B63"/>
    <w:rsid w:val="00955E8B"/>
    <w:rsid w:val="00960A1D"/>
    <w:rsid w:val="00960E67"/>
    <w:rsid w:val="009611B1"/>
    <w:rsid w:val="00961D93"/>
    <w:rsid w:val="0096220C"/>
    <w:rsid w:val="009622C0"/>
    <w:rsid w:val="00962375"/>
    <w:rsid w:val="00963048"/>
    <w:rsid w:val="00963FDA"/>
    <w:rsid w:val="00965677"/>
    <w:rsid w:val="00965800"/>
    <w:rsid w:val="00965B3F"/>
    <w:rsid w:val="00966102"/>
    <w:rsid w:val="00966788"/>
    <w:rsid w:val="00967730"/>
    <w:rsid w:val="0097081B"/>
    <w:rsid w:val="00970C8A"/>
    <w:rsid w:val="00970FB7"/>
    <w:rsid w:val="0097195E"/>
    <w:rsid w:val="0097206A"/>
    <w:rsid w:val="009725B4"/>
    <w:rsid w:val="009727FD"/>
    <w:rsid w:val="00972D1A"/>
    <w:rsid w:val="009732B3"/>
    <w:rsid w:val="00974A39"/>
    <w:rsid w:val="00976B2F"/>
    <w:rsid w:val="00976B70"/>
    <w:rsid w:val="009773ED"/>
    <w:rsid w:val="00977684"/>
    <w:rsid w:val="00977D9A"/>
    <w:rsid w:val="00980870"/>
    <w:rsid w:val="0098259F"/>
    <w:rsid w:val="009829B5"/>
    <w:rsid w:val="0098334A"/>
    <w:rsid w:val="00983426"/>
    <w:rsid w:val="009843B2"/>
    <w:rsid w:val="00984779"/>
    <w:rsid w:val="00984EBB"/>
    <w:rsid w:val="009854F0"/>
    <w:rsid w:val="00985B40"/>
    <w:rsid w:val="00986713"/>
    <w:rsid w:val="00987773"/>
    <w:rsid w:val="00987DFF"/>
    <w:rsid w:val="00987E29"/>
    <w:rsid w:val="00990210"/>
    <w:rsid w:val="00990DBE"/>
    <w:rsid w:val="009924FE"/>
    <w:rsid w:val="0099257D"/>
    <w:rsid w:val="00993343"/>
    <w:rsid w:val="009938A5"/>
    <w:rsid w:val="00994A9D"/>
    <w:rsid w:val="00994B07"/>
    <w:rsid w:val="00994F8A"/>
    <w:rsid w:val="009959F5"/>
    <w:rsid w:val="00996077"/>
    <w:rsid w:val="0099671A"/>
    <w:rsid w:val="009A086F"/>
    <w:rsid w:val="009A087C"/>
    <w:rsid w:val="009A1037"/>
    <w:rsid w:val="009A10E6"/>
    <w:rsid w:val="009A115B"/>
    <w:rsid w:val="009A1252"/>
    <w:rsid w:val="009A20FD"/>
    <w:rsid w:val="009A2D50"/>
    <w:rsid w:val="009A331F"/>
    <w:rsid w:val="009A441D"/>
    <w:rsid w:val="009A4736"/>
    <w:rsid w:val="009A5949"/>
    <w:rsid w:val="009A5DD9"/>
    <w:rsid w:val="009A6267"/>
    <w:rsid w:val="009A6798"/>
    <w:rsid w:val="009A783B"/>
    <w:rsid w:val="009A792E"/>
    <w:rsid w:val="009B0614"/>
    <w:rsid w:val="009B062F"/>
    <w:rsid w:val="009B20C3"/>
    <w:rsid w:val="009B2826"/>
    <w:rsid w:val="009B3E32"/>
    <w:rsid w:val="009B4675"/>
    <w:rsid w:val="009B47A8"/>
    <w:rsid w:val="009B530A"/>
    <w:rsid w:val="009B541F"/>
    <w:rsid w:val="009B6ACD"/>
    <w:rsid w:val="009B6F28"/>
    <w:rsid w:val="009B6F2E"/>
    <w:rsid w:val="009B7763"/>
    <w:rsid w:val="009B7A25"/>
    <w:rsid w:val="009C069D"/>
    <w:rsid w:val="009C0749"/>
    <w:rsid w:val="009C07F7"/>
    <w:rsid w:val="009C1F27"/>
    <w:rsid w:val="009C2277"/>
    <w:rsid w:val="009C2367"/>
    <w:rsid w:val="009C356D"/>
    <w:rsid w:val="009C3D76"/>
    <w:rsid w:val="009C4100"/>
    <w:rsid w:val="009C66FC"/>
    <w:rsid w:val="009C6A43"/>
    <w:rsid w:val="009D000D"/>
    <w:rsid w:val="009D0A38"/>
    <w:rsid w:val="009D0AB2"/>
    <w:rsid w:val="009D0F79"/>
    <w:rsid w:val="009D1191"/>
    <w:rsid w:val="009D222C"/>
    <w:rsid w:val="009D2A19"/>
    <w:rsid w:val="009D47B9"/>
    <w:rsid w:val="009D5B44"/>
    <w:rsid w:val="009D5C0C"/>
    <w:rsid w:val="009D6C4F"/>
    <w:rsid w:val="009D713D"/>
    <w:rsid w:val="009D74D2"/>
    <w:rsid w:val="009E0C24"/>
    <w:rsid w:val="009E11C2"/>
    <w:rsid w:val="009E12C2"/>
    <w:rsid w:val="009E3AED"/>
    <w:rsid w:val="009E469D"/>
    <w:rsid w:val="009E51FC"/>
    <w:rsid w:val="009E5397"/>
    <w:rsid w:val="009E5A54"/>
    <w:rsid w:val="009E6E85"/>
    <w:rsid w:val="009F216C"/>
    <w:rsid w:val="009F2833"/>
    <w:rsid w:val="009F4516"/>
    <w:rsid w:val="009F4DB6"/>
    <w:rsid w:val="009F4E8D"/>
    <w:rsid w:val="009F502C"/>
    <w:rsid w:val="009F51A5"/>
    <w:rsid w:val="009F52BA"/>
    <w:rsid w:val="009F57B4"/>
    <w:rsid w:val="009F592B"/>
    <w:rsid w:val="009F63B6"/>
    <w:rsid w:val="009F6789"/>
    <w:rsid w:val="009F67DA"/>
    <w:rsid w:val="009F6EC7"/>
    <w:rsid w:val="009F7856"/>
    <w:rsid w:val="009F78B3"/>
    <w:rsid w:val="00A00D1B"/>
    <w:rsid w:val="00A02833"/>
    <w:rsid w:val="00A02B75"/>
    <w:rsid w:val="00A02EF2"/>
    <w:rsid w:val="00A0337C"/>
    <w:rsid w:val="00A039B7"/>
    <w:rsid w:val="00A0434D"/>
    <w:rsid w:val="00A049E1"/>
    <w:rsid w:val="00A052E9"/>
    <w:rsid w:val="00A05E01"/>
    <w:rsid w:val="00A06668"/>
    <w:rsid w:val="00A06E47"/>
    <w:rsid w:val="00A079D6"/>
    <w:rsid w:val="00A10646"/>
    <w:rsid w:val="00A10C51"/>
    <w:rsid w:val="00A1178A"/>
    <w:rsid w:val="00A11E66"/>
    <w:rsid w:val="00A12496"/>
    <w:rsid w:val="00A12C80"/>
    <w:rsid w:val="00A138D2"/>
    <w:rsid w:val="00A13EAF"/>
    <w:rsid w:val="00A1543D"/>
    <w:rsid w:val="00A15E55"/>
    <w:rsid w:val="00A164CE"/>
    <w:rsid w:val="00A17391"/>
    <w:rsid w:val="00A17437"/>
    <w:rsid w:val="00A2005A"/>
    <w:rsid w:val="00A2081E"/>
    <w:rsid w:val="00A220DD"/>
    <w:rsid w:val="00A227E1"/>
    <w:rsid w:val="00A23BCC"/>
    <w:rsid w:val="00A247F1"/>
    <w:rsid w:val="00A24E02"/>
    <w:rsid w:val="00A25227"/>
    <w:rsid w:val="00A25B50"/>
    <w:rsid w:val="00A266AE"/>
    <w:rsid w:val="00A2694C"/>
    <w:rsid w:val="00A26C48"/>
    <w:rsid w:val="00A27CAD"/>
    <w:rsid w:val="00A300EC"/>
    <w:rsid w:val="00A31371"/>
    <w:rsid w:val="00A32397"/>
    <w:rsid w:val="00A32B6D"/>
    <w:rsid w:val="00A33ED2"/>
    <w:rsid w:val="00A34D63"/>
    <w:rsid w:val="00A35795"/>
    <w:rsid w:val="00A36839"/>
    <w:rsid w:val="00A37013"/>
    <w:rsid w:val="00A371E8"/>
    <w:rsid w:val="00A3759F"/>
    <w:rsid w:val="00A3777D"/>
    <w:rsid w:val="00A3789A"/>
    <w:rsid w:val="00A379E3"/>
    <w:rsid w:val="00A37BE6"/>
    <w:rsid w:val="00A403A2"/>
    <w:rsid w:val="00A40F53"/>
    <w:rsid w:val="00A41267"/>
    <w:rsid w:val="00A41334"/>
    <w:rsid w:val="00A416A5"/>
    <w:rsid w:val="00A416A8"/>
    <w:rsid w:val="00A41A8C"/>
    <w:rsid w:val="00A4241A"/>
    <w:rsid w:val="00A4252B"/>
    <w:rsid w:val="00A429E4"/>
    <w:rsid w:val="00A42D88"/>
    <w:rsid w:val="00A4418F"/>
    <w:rsid w:val="00A44659"/>
    <w:rsid w:val="00A44728"/>
    <w:rsid w:val="00A4493A"/>
    <w:rsid w:val="00A458DC"/>
    <w:rsid w:val="00A45912"/>
    <w:rsid w:val="00A46A1D"/>
    <w:rsid w:val="00A46A88"/>
    <w:rsid w:val="00A46E57"/>
    <w:rsid w:val="00A4702C"/>
    <w:rsid w:val="00A479F7"/>
    <w:rsid w:val="00A47ADB"/>
    <w:rsid w:val="00A50C6A"/>
    <w:rsid w:val="00A51E9C"/>
    <w:rsid w:val="00A530A7"/>
    <w:rsid w:val="00A53E10"/>
    <w:rsid w:val="00A54D46"/>
    <w:rsid w:val="00A5506D"/>
    <w:rsid w:val="00A550EE"/>
    <w:rsid w:val="00A55135"/>
    <w:rsid w:val="00A60390"/>
    <w:rsid w:val="00A60904"/>
    <w:rsid w:val="00A60E92"/>
    <w:rsid w:val="00A61043"/>
    <w:rsid w:val="00A612E9"/>
    <w:rsid w:val="00A61B9A"/>
    <w:rsid w:val="00A6204F"/>
    <w:rsid w:val="00A62136"/>
    <w:rsid w:val="00A62E73"/>
    <w:rsid w:val="00A63278"/>
    <w:rsid w:val="00A6388F"/>
    <w:rsid w:val="00A6457D"/>
    <w:rsid w:val="00A64D40"/>
    <w:rsid w:val="00A64EFA"/>
    <w:rsid w:val="00A6505E"/>
    <w:rsid w:val="00A65DA7"/>
    <w:rsid w:val="00A6681C"/>
    <w:rsid w:val="00A67786"/>
    <w:rsid w:val="00A67BBE"/>
    <w:rsid w:val="00A67CEF"/>
    <w:rsid w:val="00A71BF3"/>
    <w:rsid w:val="00A72D98"/>
    <w:rsid w:val="00A73C5C"/>
    <w:rsid w:val="00A744E5"/>
    <w:rsid w:val="00A751AF"/>
    <w:rsid w:val="00A77216"/>
    <w:rsid w:val="00A77D41"/>
    <w:rsid w:val="00A8039E"/>
    <w:rsid w:val="00A80749"/>
    <w:rsid w:val="00A811EB"/>
    <w:rsid w:val="00A81E2C"/>
    <w:rsid w:val="00A8233B"/>
    <w:rsid w:val="00A8376F"/>
    <w:rsid w:val="00A85C77"/>
    <w:rsid w:val="00A86763"/>
    <w:rsid w:val="00A87E4D"/>
    <w:rsid w:val="00A90E2A"/>
    <w:rsid w:val="00A913E1"/>
    <w:rsid w:val="00A91EFA"/>
    <w:rsid w:val="00A93210"/>
    <w:rsid w:val="00A938AE"/>
    <w:rsid w:val="00A93A92"/>
    <w:rsid w:val="00A93D94"/>
    <w:rsid w:val="00A94111"/>
    <w:rsid w:val="00A949F6"/>
    <w:rsid w:val="00A95D01"/>
    <w:rsid w:val="00A9709F"/>
    <w:rsid w:val="00A97E15"/>
    <w:rsid w:val="00A97E8E"/>
    <w:rsid w:val="00AA02A7"/>
    <w:rsid w:val="00AA0684"/>
    <w:rsid w:val="00AA340D"/>
    <w:rsid w:val="00AA3A3D"/>
    <w:rsid w:val="00AA3F34"/>
    <w:rsid w:val="00AA48C9"/>
    <w:rsid w:val="00AA4B93"/>
    <w:rsid w:val="00AA4C05"/>
    <w:rsid w:val="00AA512B"/>
    <w:rsid w:val="00AA613B"/>
    <w:rsid w:val="00AA63C0"/>
    <w:rsid w:val="00AA6933"/>
    <w:rsid w:val="00AA7E21"/>
    <w:rsid w:val="00AB02C0"/>
    <w:rsid w:val="00AB2AE7"/>
    <w:rsid w:val="00AB2F8A"/>
    <w:rsid w:val="00AB342F"/>
    <w:rsid w:val="00AB3E12"/>
    <w:rsid w:val="00AB45B0"/>
    <w:rsid w:val="00AB4D97"/>
    <w:rsid w:val="00AB4F3E"/>
    <w:rsid w:val="00AB5A1E"/>
    <w:rsid w:val="00AB6136"/>
    <w:rsid w:val="00AB6229"/>
    <w:rsid w:val="00AB64CC"/>
    <w:rsid w:val="00AB6B8B"/>
    <w:rsid w:val="00AB6BA6"/>
    <w:rsid w:val="00AC0CD1"/>
    <w:rsid w:val="00AC3395"/>
    <w:rsid w:val="00AC3796"/>
    <w:rsid w:val="00AC4920"/>
    <w:rsid w:val="00AC4943"/>
    <w:rsid w:val="00AC4E4B"/>
    <w:rsid w:val="00AC545C"/>
    <w:rsid w:val="00AC5659"/>
    <w:rsid w:val="00AC56F2"/>
    <w:rsid w:val="00AC643D"/>
    <w:rsid w:val="00AC64BE"/>
    <w:rsid w:val="00AD011C"/>
    <w:rsid w:val="00AD03AA"/>
    <w:rsid w:val="00AD0580"/>
    <w:rsid w:val="00AD0BD1"/>
    <w:rsid w:val="00AD0C75"/>
    <w:rsid w:val="00AD13B3"/>
    <w:rsid w:val="00AD1652"/>
    <w:rsid w:val="00AD1943"/>
    <w:rsid w:val="00AD2AA1"/>
    <w:rsid w:val="00AD2B7B"/>
    <w:rsid w:val="00AD2D2D"/>
    <w:rsid w:val="00AD46A1"/>
    <w:rsid w:val="00AD4884"/>
    <w:rsid w:val="00AD4C0E"/>
    <w:rsid w:val="00AD6270"/>
    <w:rsid w:val="00AD679B"/>
    <w:rsid w:val="00AD7A8B"/>
    <w:rsid w:val="00AE0120"/>
    <w:rsid w:val="00AE0AAF"/>
    <w:rsid w:val="00AE1A19"/>
    <w:rsid w:val="00AE200E"/>
    <w:rsid w:val="00AE277D"/>
    <w:rsid w:val="00AE299A"/>
    <w:rsid w:val="00AE3955"/>
    <w:rsid w:val="00AE3BB6"/>
    <w:rsid w:val="00AE44F3"/>
    <w:rsid w:val="00AE483F"/>
    <w:rsid w:val="00AE5A77"/>
    <w:rsid w:val="00AE6B72"/>
    <w:rsid w:val="00AE7906"/>
    <w:rsid w:val="00AE7B60"/>
    <w:rsid w:val="00AF0369"/>
    <w:rsid w:val="00AF14EF"/>
    <w:rsid w:val="00AF17F5"/>
    <w:rsid w:val="00AF263F"/>
    <w:rsid w:val="00AF288A"/>
    <w:rsid w:val="00AF3F34"/>
    <w:rsid w:val="00AF449B"/>
    <w:rsid w:val="00AF53C6"/>
    <w:rsid w:val="00AF5CAF"/>
    <w:rsid w:val="00AF673E"/>
    <w:rsid w:val="00AF6D98"/>
    <w:rsid w:val="00AF729A"/>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58D"/>
    <w:rsid w:val="00B07ADC"/>
    <w:rsid w:val="00B07E13"/>
    <w:rsid w:val="00B11692"/>
    <w:rsid w:val="00B11CF4"/>
    <w:rsid w:val="00B1329E"/>
    <w:rsid w:val="00B13E03"/>
    <w:rsid w:val="00B1453F"/>
    <w:rsid w:val="00B148D6"/>
    <w:rsid w:val="00B15941"/>
    <w:rsid w:val="00B15EE4"/>
    <w:rsid w:val="00B15EF3"/>
    <w:rsid w:val="00B16337"/>
    <w:rsid w:val="00B166AB"/>
    <w:rsid w:val="00B168FE"/>
    <w:rsid w:val="00B2094E"/>
    <w:rsid w:val="00B2283F"/>
    <w:rsid w:val="00B23400"/>
    <w:rsid w:val="00B23E47"/>
    <w:rsid w:val="00B24187"/>
    <w:rsid w:val="00B24C2C"/>
    <w:rsid w:val="00B25DB7"/>
    <w:rsid w:val="00B26169"/>
    <w:rsid w:val="00B26880"/>
    <w:rsid w:val="00B2766F"/>
    <w:rsid w:val="00B27B4F"/>
    <w:rsid w:val="00B30AA7"/>
    <w:rsid w:val="00B329FC"/>
    <w:rsid w:val="00B3444E"/>
    <w:rsid w:val="00B3585A"/>
    <w:rsid w:val="00B36A26"/>
    <w:rsid w:val="00B36D66"/>
    <w:rsid w:val="00B37AD8"/>
    <w:rsid w:val="00B37C37"/>
    <w:rsid w:val="00B40367"/>
    <w:rsid w:val="00B415D2"/>
    <w:rsid w:val="00B41CE2"/>
    <w:rsid w:val="00B42204"/>
    <w:rsid w:val="00B43991"/>
    <w:rsid w:val="00B4434A"/>
    <w:rsid w:val="00B45092"/>
    <w:rsid w:val="00B45901"/>
    <w:rsid w:val="00B45975"/>
    <w:rsid w:val="00B45C5F"/>
    <w:rsid w:val="00B4603E"/>
    <w:rsid w:val="00B46402"/>
    <w:rsid w:val="00B50555"/>
    <w:rsid w:val="00B51014"/>
    <w:rsid w:val="00B51839"/>
    <w:rsid w:val="00B51D51"/>
    <w:rsid w:val="00B52A44"/>
    <w:rsid w:val="00B52FB4"/>
    <w:rsid w:val="00B5336A"/>
    <w:rsid w:val="00B533C1"/>
    <w:rsid w:val="00B53ACE"/>
    <w:rsid w:val="00B54F18"/>
    <w:rsid w:val="00B55199"/>
    <w:rsid w:val="00B562D5"/>
    <w:rsid w:val="00B56620"/>
    <w:rsid w:val="00B5684C"/>
    <w:rsid w:val="00B577F8"/>
    <w:rsid w:val="00B622C7"/>
    <w:rsid w:val="00B624ED"/>
    <w:rsid w:val="00B644BA"/>
    <w:rsid w:val="00B64A75"/>
    <w:rsid w:val="00B67011"/>
    <w:rsid w:val="00B67D77"/>
    <w:rsid w:val="00B67F46"/>
    <w:rsid w:val="00B703BC"/>
    <w:rsid w:val="00B714BF"/>
    <w:rsid w:val="00B714CE"/>
    <w:rsid w:val="00B72C96"/>
    <w:rsid w:val="00B7498E"/>
    <w:rsid w:val="00B74A5D"/>
    <w:rsid w:val="00B74D81"/>
    <w:rsid w:val="00B75306"/>
    <w:rsid w:val="00B76B8F"/>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85F06"/>
    <w:rsid w:val="00B93E8D"/>
    <w:rsid w:val="00B94824"/>
    <w:rsid w:val="00B95708"/>
    <w:rsid w:val="00B95D1C"/>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A3C"/>
    <w:rsid w:val="00BB0CD5"/>
    <w:rsid w:val="00BB2216"/>
    <w:rsid w:val="00BB2247"/>
    <w:rsid w:val="00BB2B1E"/>
    <w:rsid w:val="00BB34FB"/>
    <w:rsid w:val="00BB3C12"/>
    <w:rsid w:val="00BB3D0C"/>
    <w:rsid w:val="00BB432D"/>
    <w:rsid w:val="00BB481A"/>
    <w:rsid w:val="00BB55C1"/>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783"/>
    <w:rsid w:val="00BC48B2"/>
    <w:rsid w:val="00BC53EF"/>
    <w:rsid w:val="00BC5B1F"/>
    <w:rsid w:val="00BC658A"/>
    <w:rsid w:val="00BD0007"/>
    <w:rsid w:val="00BD0BBD"/>
    <w:rsid w:val="00BD2420"/>
    <w:rsid w:val="00BD24F7"/>
    <w:rsid w:val="00BD2B9F"/>
    <w:rsid w:val="00BD2E33"/>
    <w:rsid w:val="00BD347E"/>
    <w:rsid w:val="00BD3D66"/>
    <w:rsid w:val="00BD3E12"/>
    <w:rsid w:val="00BD462A"/>
    <w:rsid w:val="00BD5611"/>
    <w:rsid w:val="00BD79EA"/>
    <w:rsid w:val="00BE125B"/>
    <w:rsid w:val="00BE1479"/>
    <w:rsid w:val="00BE1E5B"/>
    <w:rsid w:val="00BE1EAC"/>
    <w:rsid w:val="00BE2B2B"/>
    <w:rsid w:val="00BE2E8D"/>
    <w:rsid w:val="00BE4A2A"/>
    <w:rsid w:val="00BE4AB1"/>
    <w:rsid w:val="00BE6D9B"/>
    <w:rsid w:val="00BE6E61"/>
    <w:rsid w:val="00BE7189"/>
    <w:rsid w:val="00BE7211"/>
    <w:rsid w:val="00BF038F"/>
    <w:rsid w:val="00BF09ED"/>
    <w:rsid w:val="00BF1116"/>
    <w:rsid w:val="00BF15ED"/>
    <w:rsid w:val="00BF27D7"/>
    <w:rsid w:val="00BF2F24"/>
    <w:rsid w:val="00BF3B4F"/>
    <w:rsid w:val="00BF4B5C"/>
    <w:rsid w:val="00BF62D0"/>
    <w:rsid w:val="00BF6569"/>
    <w:rsid w:val="00BF7E00"/>
    <w:rsid w:val="00C00E46"/>
    <w:rsid w:val="00C01265"/>
    <w:rsid w:val="00C01BB8"/>
    <w:rsid w:val="00C02A78"/>
    <w:rsid w:val="00C0427A"/>
    <w:rsid w:val="00C0513E"/>
    <w:rsid w:val="00C067A8"/>
    <w:rsid w:val="00C0707E"/>
    <w:rsid w:val="00C103C1"/>
    <w:rsid w:val="00C107C7"/>
    <w:rsid w:val="00C10F65"/>
    <w:rsid w:val="00C11549"/>
    <w:rsid w:val="00C11FD1"/>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32E6"/>
    <w:rsid w:val="00C23917"/>
    <w:rsid w:val="00C2529C"/>
    <w:rsid w:val="00C25AD3"/>
    <w:rsid w:val="00C260E1"/>
    <w:rsid w:val="00C26502"/>
    <w:rsid w:val="00C265D0"/>
    <w:rsid w:val="00C26A3D"/>
    <w:rsid w:val="00C26CF4"/>
    <w:rsid w:val="00C274EB"/>
    <w:rsid w:val="00C27DD5"/>
    <w:rsid w:val="00C302E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876"/>
    <w:rsid w:val="00C42D82"/>
    <w:rsid w:val="00C43B29"/>
    <w:rsid w:val="00C43EF8"/>
    <w:rsid w:val="00C4477E"/>
    <w:rsid w:val="00C45E35"/>
    <w:rsid w:val="00C46424"/>
    <w:rsid w:val="00C4698B"/>
    <w:rsid w:val="00C46CB9"/>
    <w:rsid w:val="00C46D40"/>
    <w:rsid w:val="00C4704D"/>
    <w:rsid w:val="00C47498"/>
    <w:rsid w:val="00C50032"/>
    <w:rsid w:val="00C50FA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0B27"/>
    <w:rsid w:val="00C71019"/>
    <w:rsid w:val="00C724A6"/>
    <w:rsid w:val="00C72B28"/>
    <w:rsid w:val="00C73885"/>
    <w:rsid w:val="00C738B7"/>
    <w:rsid w:val="00C73D6C"/>
    <w:rsid w:val="00C744B1"/>
    <w:rsid w:val="00C74632"/>
    <w:rsid w:val="00C75AE9"/>
    <w:rsid w:val="00C760EB"/>
    <w:rsid w:val="00C7701B"/>
    <w:rsid w:val="00C8038A"/>
    <w:rsid w:val="00C806B4"/>
    <w:rsid w:val="00C809B3"/>
    <w:rsid w:val="00C84D65"/>
    <w:rsid w:val="00C857C0"/>
    <w:rsid w:val="00C87FFA"/>
    <w:rsid w:val="00C90B2A"/>
    <w:rsid w:val="00C9112E"/>
    <w:rsid w:val="00C91657"/>
    <w:rsid w:val="00C93037"/>
    <w:rsid w:val="00C93202"/>
    <w:rsid w:val="00C948A7"/>
    <w:rsid w:val="00C956D0"/>
    <w:rsid w:val="00C964AD"/>
    <w:rsid w:val="00C96B2B"/>
    <w:rsid w:val="00CA03DE"/>
    <w:rsid w:val="00CA0B83"/>
    <w:rsid w:val="00CA1113"/>
    <w:rsid w:val="00CA12D0"/>
    <w:rsid w:val="00CA2891"/>
    <w:rsid w:val="00CA49F0"/>
    <w:rsid w:val="00CA4A29"/>
    <w:rsid w:val="00CA52C6"/>
    <w:rsid w:val="00CA5393"/>
    <w:rsid w:val="00CA5B12"/>
    <w:rsid w:val="00CA668E"/>
    <w:rsid w:val="00CA6B41"/>
    <w:rsid w:val="00CA704B"/>
    <w:rsid w:val="00CA772D"/>
    <w:rsid w:val="00CB01B3"/>
    <w:rsid w:val="00CB062B"/>
    <w:rsid w:val="00CB0B57"/>
    <w:rsid w:val="00CB18C6"/>
    <w:rsid w:val="00CB2049"/>
    <w:rsid w:val="00CB2F9B"/>
    <w:rsid w:val="00CB335A"/>
    <w:rsid w:val="00CB38D0"/>
    <w:rsid w:val="00CB3C97"/>
    <w:rsid w:val="00CB4A75"/>
    <w:rsid w:val="00CB528F"/>
    <w:rsid w:val="00CB6254"/>
    <w:rsid w:val="00CB6A1E"/>
    <w:rsid w:val="00CB6C9C"/>
    <w:rsid w:val="00CC0439"/>
    <w:rsid w:val="00CC0C98"/>
    <w:rsid w:val="00CC214D"/>
    <w:rsid w:val="00CC3163"/>
    <w:rsid w:val="00CC374E"/>
    <w:rsid w:val="00CC38B6"/>
    <w:rsid w:val="00CC430B"/>
    <w:rsid w:val="00CC5DB0"/>
    <w:rsid w:val="00CC6246"/>
    <w:rsid w:val="00CC6805"/>
    <w:rsid w:val="00CC6B5B"/>
    <w:rsid w:val="00CC7296"/>
    <w:rsid w:val="00CC7B72"/>
    <w:rsid w:val="00CD00F7"/>
    <w:rsid w:val="00CD065B"/>
    <w:rsid w:val="00CD091A"/>
    <w:rsid w:val="00CD101B"/>
    <w:rsid w:val="00CD109B"/>
    <w:rsid w:val="00CD1BF3"/>
    <w:rsid w:val="00CD2EA5"/>
    <w:rsid w:val="00CD343B"/>
    <w:rsid w:val="00CD3675"/>
    <w:rsid w:val="00CD4112"/>
    <w:rsid w:val="00CD4428"/>
    <w:rsid w:val="00CD4C66"/>
    <w:rsid w:val="00CD4CCB"/>
    <w:rsid w:val="00CD538C"/>
    <w:rsid w:val="00CD5746"/>
    <w:rsid w:val="00CD71E8"/>
    <w:rsid w:val="00CD79D5"/>
    <w:rsid w:val="00CD7EDC"/>
    <w:rsid w:val="00CD7F4F"/>
    <w:rsid w:val="00CE1878"/>
    <w:rsid w:val="00CE1A16"/>
    <w:rsid w:val="00CE1B26"/>
    <w:rsid w:val="00CE36CF"/>
    <w:rsid w:val="00CE3BEE"/>
    <w:rsid w:val="00CE4035"/>
    <w:rsid w:val="00CE4175"/>
    <w:rsid w:val="00CE41D9"/>
    <w:rsid w:val="00CE468C"/>
    <w:rsid w:val="00CE4EFE"/>
    <w:rsid w:val="00CE663E"/>
    <w:rsid w:val="00CE7D00"/>
    <w:rsid w:val="00CF189D"/>
    <w:rsid w:val="00CF2328"/>
    <w:rsid w:val="00CF26F4"/>
    <w:rsid w:val="00CF31FA"/>
    <w:rsid w:val="00CF3627"/>
    <w:rsid w:val="00CF3DD2"/>
    <w:rsid w:val="00CF450B"/>
    <w:rsid w:val="00CF51F7"/>
    <w:rsid w:val="00CF525A"/>
    <w:rsid w:val="00D0097F"/>
    <w:rsid w:val="00D011F5"/>
    <w:rsid w:val="00D03896"/>
    <w:rsid w:val="00D04698"/>
    <w:rsid w:val="00D04A62"/>
    <w:rsid w:val="00D04CF3"/>
    <w:rsid w:val="00D05C80"/>
    <w:rsid w:val="00D05EDD"/>
    <w:rsid w:val="00D06DA9"/>
    <w:rsid w:val="00D108B6"/>
    <w:rsid w:val="00D109B7"/>
    <w:rsid w:val="00D11269"/>
    <w:rsid w:val="00D11363"/>
    <w:rsid w:val="00D11C9E"/>
    <w:rsid w:val="00D12DC2"/>
    <w:rsid w:val="00D135AB"/>
    <w:rsid w:val="00D140CE"/>
    <w:rsid w:val="00D14519"/>
    <w:rsid w:val="00D1460F"/>
    <w:rsid w:val="00D14B43"/>
    <w:rsid w:val="00D15AA2"/>
    <w:rsid w:val="00D161E9"/>
    <w:rsid w:val="00D17230"/>
    <w:rsid w:val="00D173FA"/>
    <w:rsid w:val="00D20B37"/>
    <w:rsid w:val="00D21360"/>
    <w:rsid w:val="00D217D6"/>
    <w:rsid w:val="00D22812"/>
    <w:rsid w:val="00D22D9C"/>
    <w:rsid w:val="00D231E2"/>
    <w:rsid w:val="00D23CFF"/>
    <w:rsid w:val="00D25295"/>
    <w:rsid w:val="00D25348"/>
    <w:rsid w:val="00D2574E"/>
    <w:rsid w:val="00D2587D"/>
    <w:rsid w:val="00D274D5"/>
    <w:rsid w:val="00D27856"/>
    <w:rsid w:val="00D27CD3"/>
    <w:rsid w:val="00D301C5"/>
    <w:rsid w:val="00D30887"/>
    <w:rsid w:val="00D30F46"/>
    <w:rsid w:val="00D3147A"/>
    <w:rsid w:val="00D322A9"/>
    <w:rsid w:val="00D32353"/>
    <w:rsid w:val="00D329AA"/>
    <w:rsid w:val="00D331E7"/>
    <w:rsid w:val="00D33386"/>
    <w:rsid w:val="00D335ED"/>
    <w:rsid w:val="00D34538"/>
    <w:rsid w:val="00D346D6"/>
    <w:rsid w:val="00D34E47"/>
    <w:rsid w:val="00D34F26"/>
    <w:rsid w:val="00D35156"/>
    <w:rsid w:val="00D3543D"/>
    <w:rsid w:val="00D3745D"/>
    <w:rsid w:val="00D41A03"/>
    <w:rsid w:val="00D430CB"/>
    <w:rsid w:val="00D43A31"/>
    <w:rsid w:val="00D43DA8"/>
    <w:rsid w:val="00D44382"/>
    <w:rsid w:val="00D4463D"/>
    <w:rsid w:val="00D44663"/>
    <w:rsid w:val="00D44917"/>
    <w:rsid w:val="00D44CB5"/>
    <w:rsid w:val="00D4588D"/>
    <w:rsid w:val="00D46678"/>
    <w:rsid w:val="00D50C63"/>
    <w:rsid w:val="00D50FDC"/>
    <w:rsid w:val="00D51188"/>
    <w:rsid w:val="00D51BD5"/>
    <w:rsid w:val="00D5379A"/>
    <w:rsid w:val="00D53FEF"/>
    <w:rsid w:val="00D54187"/>
    <w:rsid w:val="00D542AF"/>
    <w:rsid w:val="00D54509"/>
    <w:rsid w:val="00D54750"/>
    <w:rsid w:val="00D54788"/>
    <w:rsid w:val="00D571D4"/>
    <w:rsid w:val="00D5729C"/>
    <w:rsid w:val="00D572D0"/>
    <w:rsid w:val="00D573D4"/>
    <w:rsid w:val="00D575F9"/>
    <w:rsid w:val="00D57CCE"/>
    <w:rsid w:val="00D60851"/>
    <w:rsid w:val="00D60878"/>
    <w:rsid w:val="00D612BA"/>
    <w:rsid w:val="00D61EFC"/>
    <w:rsid w:val="00D625C9"/>
    <w:rsid w:val="00D62ADE"/>
    <w:rsid w:val="00D6410D"/>
    <w:rsid w:val="00D64583"/>
    <w:rsid w:val="00D64840"/>
    <w:rsid w:val="00D64874"/>
    <w:rsid w:val="00D6500D"/>
    <w:rsid w:val="00D653A8"/>
    <w:rsid w:val="00D65CFB"/>
    <w:rsid w:val="00D65DA8"/>
    <w:rsid w:val="00D663E0"/>
    <w:rsid w:val="00D669A4"/>
    <w:rsid w:val="00D67B9F"/>
    <w:rsid w:val="00D70E1E"/>
    <w:rsid w:val="00D71E06"/>
    <w:rsid w:val="00D720A5"/>
    <w:rsid w:val="00D72C2F"/>
    <w:rsid w:val="00D73535"/>
    <w:rsid w:val="00D749F4"/>
    <w:rsid w:val="00D753C1"/>
    <w:rsid w:val="00D76563"/>
    <w:rsid w:val="00D768E3"/>
    <w:rsid w:val="00D769F8"/>
    <w:rsid w:val="00D777EF"/>
    <w:rsid w:val="00D81391"/>
    <w:rsid w:val="00D81E53"/>
    <w:rsid w:val="00D82586"/>
    <w:rsid w:val="00D83C30"/>
    <w:rsid w:val="00D8463E"/>
    <w:rsid w:val="00D85978"/>
    <w:rsid w:val="00D8661F"/>
    <w:rsid w:val="00D86E19"/>
    <w:rsid w:val="00D878AD"/>
    <w:rsid w:val="00D87AB5"/>
    <w:rsid w:val="00D87F3E"/>
    <w:rsid w:val="00D87F5A"/>
    <w:rsid w:val="00D91857"/>
    <w:rsid w:val="00D91984"/>
    <w:rsid w:val="00D91C25"/>
    <w:rsid w:val="00D924F1"/>
    <w:rsid w:val="00D93423"/>
    <w:rsid w:val="00D9387A"/>
    <w:rsid w:val="00D94528"/>
    <w:rsid w:val="00D94677"/>
    <w:rsid w:val="00D947F2"/>
    <w:rsid w:val="00D966DA"/>
    <w:rsid w:val="00D96D26"/>
    <w:rsid w:val="00D96F1A"/>
    <w:rsid w:val="00D97A25"/>
    <w:rsid w:val="00DA02A4"/>
    <w:rsid w:val="00DA102F"/>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0C94"/>
    <w:rsid w:val="00DB1EB6"/>
    <w:rsid w:val="00DB389E"/>
    <w:rsid w:val="00DB3B95"/>
    <w:rsid w:val="00DB4176"/>
    <w:rsid w:val="00DB5B96"/>
    <w:rsid w:val="00DB7920"/>
    <w:rsid w:val="00DC0A63"/>
    <w:rsid w:val="00DC1175"/>
    <w:rsid w:val="00DC177A"/>
    <w:rsid w:val="00DC1B10"/>
    <w:rsid w:val="00DC269C"/>
    <w:rsid w:val="00DC2930"/>
    <w:rsid w:val="00DC2C79"/>
    <w:rsid w:val="00DC2F2C"/>
    <w:rsid w:val="00DC3FCA"/>
    <w:rsid w:val="00DC471A"/>
    <w:rsid w:val="00DC525C"/>
    <w:rsid w:val="00DC6037"/>
    <w:rsid w:val="00DC61E0"/>
    <w:rsid w:val="00DC6D33"/>
    <w:rsid w:val="00DC7089"/>
    <w:rsid w:val="00DC73D0"/>
    <w:rsid w:val="00DD006A"/>
    <w:rsid w:val="00DD1527"/>
    <w:rsid w:val="00DD2E3B"/>
    <w:rsid w:val="00DD5DB6"/>
    <w:rsid w:val="00DD7597"/>
    <w:rsid w:val="00DD7650"/>
    <w:rsid w:val="00DE188B"/>
    <w:rsid w:val="00DE30A2"/>
    <w:rsid w:val="00DE3901"/>
    <w:rsid w:val="00DE3E15"/>
    <w:rsid w:val="00DE52AA"/>
    <w:rsid w:val="00DE532B"/>
    <w:rsid w:val="00DE5CEF"/>
    <w:rsid w:val="00DE5F2B"/>
    <w:rsid w:val="00DE634D"/>
    <w:rsid w:val="00DE6D26"/>
    <w:rsid w:val="00DE6E03"/>
    <w:rsid w:val="00DE7C16"/>
    <w:rsid w:val="00DF01F4"/>
    <w:rsid w:val="00DF0A3B"/>
    <w:rsid w:val="00DF18B2"/>
    <w:rsid w:val="00DF1DC6"/>
    <w:rsid w:val="00DF1FB1"/>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6C2"/>
    <w:rsid w:val="00DF7A4D"/>
    <w:rsid w:val="00DF7C34"/>
    <w:rsid w:val="00DF7D65"/>
    <w:rsid w:val="00DF7F86"/>
    <w:rsid w:val="00E0064E"/>
    <w:rsid w:val="00E013A4"/>
    <w:rsid w:val="00E01C6F"/>
    <w:rsid w:val="00E022B9"/>
    <w:rsid w:val="00E02B0C"/>
    <w:rsid w:val="00E02D12"/>
    <w:rsid w:val="00E0333F"/>
    <w:rsid w:val="00E055C9"/>
    <w:rsid w:val="00E06B23"/>
    <w:rsid w:val="00E06BAD"/>
    <w:rsid w:val="00E07039"/>
    <w:rsid w:val="00E10811"/>
    <w:rsid w:val="00E11190"/>
    <w:rsid w:val="00E11812"/>
    <w:rsid w:val="00E120FD"/>
    <w:rsid w:val="00E12798"/>
    <w:rsid w:val="00E1326B"/>
    <w:rsid w:val="00E145A8"/>
    <w:rsid w:val="00E15996"/>
    <w:rsid w:val="00E15C3C"/>
    <w:rsid w:val="00E16070"/>
    <w:rsid w:val="00E16833"/>
    <w:rsid w:val="00E17345"/>
    <w:rsid w:val="00E17B2D"/>
    <w:rsid w:val="00E21AE0"/>
    <w:rsid w:val="00E2240E"/>
    <w:rsid w:val="00E22768"/>
    <w:rsid w:val="00E22843"/>
    <w:rsid w:val="00E22A9C"/>
    <w:rsid w:val="00E22E92"/>
    <w:rsid w:val="00E22F77"/>
    <w:rsid w:val="00E268A7"/>
    <w:rsid w:val="00E26F8B"/>
    <w:rsid w:val="00E27F5E"/>
    <w:rsid w:val="00E303B0"/>
    <w:rsid w:val="00E3207A"/>
    <w:rsid w:val="00E32A11"/>
    <w:rsid w:val="00E32DC5"/>
    <w:rsid w:val="00E33967"/>
    <w:rsid w:val="00E343D8"/>
    <w:rsid w:val="00E348D5"/>
    <w:rsid w:val="00E34BE5"/>
    <w:rsid w:val="00E3572C"/>
    <w:rsid w:val="00E35AE1"/>
    <w:rsid w:val="00E3611B"/>
    <w:rsid w:val="00E40235"/>
    <w:rsid w:val="00E40F4A"/>
    <w:rsid w:val="00E425DD"/>
    <w:rsid w:val="00E4362C"/>
    <w:rsid w:val="00E43F96"/>
    <w:rsid w:val="00E445E7"/>
    <w:rsid w:val="00E44E0B"/>
    <w:rsid w:val="00E458F6"/>
    <w:rsid w:val="00E462EF"/>
    <w:rsid w:val="00E46563"/>
    <w:rsid w:val="00E470C4"/>
    <w:rsid w:val="00E47D4B"/>
    <w:rsid w:val="00E501B3"/>
    <w:rsid w:val="00E502B3"/>
    <w:rsid w:val="00E515E2"/>
    <w:rsid w:val="00E5448D"/>
    <w:rsid w:val="00E55026"/>
    <w:rsid w:val="00E55361"/>
    <w:rsid w:val="00E56905"/>
    <w:rsid w:val="00E5705E"/>
    <w:rsid w:val="00E5774B"/>
    <w:rsid w:val="00E57979"/>
    <w:rsid w:val="00E602CB"/>
    <w:rsid w:val="00E60B42"/>
    <w:rsid w:val="00E61167"/>
    <w:rsid w:val="00E6193B"/>
    <w:rsid w:val="00E61B17"/>
    <w:rsid w:val="00E61DD6"/>
    <w:rsid w:val="00E623E8"/>
    <w:rsid w:val="00E62B8E"/>
    <w:rsid w:val="00E637C4"/>
    <w:rsid w:val="00E638BE"/>
    <w:rsid w:val="00E65154"/>
    <w:rsid w:val="00E6519E"/>
    <w:rsid w:val="00E6715F"/>
    <w:rsid w:val="00E67851"/>
    <w:rsid w:val="00E71007"/>
    <w:rsid w:val="00E7166F"/>
    <w:rsid w:val="00E71DB6"/>
    <w:rsid w:val="00E720A8"/>
    <w:rsid w:val="00E721FC"/>
    <w:rsid w:val="00E72B35"/>
    <w:rsid w:val="00E7385F"/>
    <w:rsid w:val="00E759B2"/>
    <w:rsid w:val="00E75EEE"/>
    <w:rsid w:val="00E76F75"/>
    <w:rsid w:val="00E80BE0"/>
    <w:rsid w:val="00E8419A"/>
    <w:rsid w:val="00E85DC3"/>
    <w:rsid w:val="00E86944"/>
    <w:rsid w:val="00E86F9B"/>
    <w:rsid w:val="00E87F5A"/>
    <w:rsid w:val="00E9000C"/>
    <w:rsid w:val="00E91442"/>
    <w:rsid w:val="00E91DD5"/>
    <w:rsid w:val="00E92F3D"/>
    <w:rsid w:val="00E93A29"/>
    <w:rsid w:val="00E93BA0"/>
    <w:rsid w:val="00E94276"/>
    <w:rsid w:val="00E94815"/>
    <w:rsid w:val="00E95069"/>
    <w:rsid w:val="00E95A29"/>
    <w:rsid w:val="00E95C98"/>
    <w:rsid w:val="00E97C16"/>
    <w:rsid w:val="00EA09A4"/>
    <w:rsid w:val="00EA12D7"/>
    <w:rsid w:val="00EA1508"/>
    <w:rsid w:val="00EA16FA"/>
    <w:rsid w:val="00EA1DDF"/>
    <w:rsid w:val="00EA4A3E"/>
    <w:rsid w:val="00EA5F34"/>
    <w:rsid w:val="00EA6104"/>
    <w:rsid w:val="00EA61DF"/>
    <w:rsid w:val="00EA6E3B"/>
    <w:rsid w:val="00EA734E"/>
    <w:rsid w:val="00EA7A8B"/>
    <w:rsid w:val="00EA7DB8"/>
    <w:rsid w:val="00EA7FE9"/>
    <w:rsid w:val="00EB125A"/>
    <w:rsid w:val="00EB1F62"/>
    <w:rsid w:val="00EB41DF"/>
    <w:rsid w:val="00EB4429"/>
    <w:rsid w:val="00EB4434"/>
    <w:rsid w:val="00EB4FD9"/>
    <w:rsid w:val="00EB567C"/>
    <w:rsid w:val="00EB638C"/>
    <w:rsid w:val="00EB64E5"/>
    <w:rsid w:val="00EB7A4A"/>
    <w:rsid w:val="00EC1594"/>
    <w:rsid w:val="00EC1A9A"/>
    <w:rsid w:val="00EC2ED6"/>
    <w:rsid w:val="00EC353D"/>
    <w:rsid w:val="00EC5456"/>
    <w:rsid w:val="00EC5719"/>
    <w:rsid w:val="00EC6312"/>
    <w:rsid w:val="00EC6DC2"/>
    <w:rsid w:val="00ED0992"/>
    <w:rsid w:val="00ED0B7C"/>
    <w:rsid w:val="00ED0E8A"/>
    <w:rsid w:val="00ED22D4"/>
    <w:rsid w:val="00ED4488"/>
    <w:rsid w:val="00ED51AB"/>
    <w:rsid w:val="00ED539B"/>
    <w:rsid w:val="00ED57E6"/>
    <w:rsid w:val="00ED67F0"/>
    <w:rsid w:val="00ED7504"/>
    <w:rsid w:val="00EE0E17"/>
    <w:rsid w:val="00EE0F26"/>
    <w:rsid w:val="00EE3149"/>
    <w:rsid w:val="00EE4100"/>
    <w:rsid w:val="00EE538D"/>
    <w:rsid w:val="00EE57ED"/>
    <w:rsid w:val="00EE58F8"/>
    <w:rsid w:val="00EE6D36"/>
    <w:rsid w:val="00EE7945"/>
    <w:rsid w:val="00EE7C94"/>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0528"/>
    <w:rsid w:val="00F0174A"/>
    <w:rsid w:val="00F0216B"/>
    <w:rsid w:val="00F02B36"/>
    <w:rsid w:val="00F02CB0"/>
    <w:rsid w:val="00F04BA9"/>
    <w:rsid w:val="00F05454"/>
    <w:rsid w:val="00F055F9"/>
    <w:rsid w:val="00F06471"/>
    <w:rsid w:val="00F1028B"/>
    <w:rsid w:val="00F11606"/>
    <w:rsid w:val="00F1260F"/>
    <w:rsid w:val="00F12943"/>
    <w:rsid w:val="00F12D1C"/>
    <w:rsid w:val="00F14212"/>
    <w:rsid w:val="00F150B3"/>
    <w:rsid w:val="00F157B6"/>
    <w:rsid w:val="00F158F0"/>
    <w:rsid w:val="00F169C2"/>
    <w:rsid w:val="00F16EA5"/>
    <w:rsid w:val="00F20D81"/>
    <w:rsid w:val="00F20E57"/>
    <w:rsid w:val="00F2166C"/>
    <w:rsid w:val="00F216DD"/>
    <w:rsid w:val="00F21AE8"/>
    <w:rsid w:val="00F22191"/>
    <w:rsid w:val="00F24019"/>
    <w:rsid w:val="00F24C0B"/>
    <w:rsid w:val="00F25071"/>
    <w:rsid w:val="00F250C4"/>
    <w:rsid w:val="00F25D9A"/>
    <w:rsid w:val="00F25E63"/>
    <w:rsid w:val="00F27554"/>
    <w:rsid w:val="00F27766"/>
    <w:rsid w:val="00F31776"/>
    <w:rsid w:val="00F32355"/>
    <w:rsid w:val="00F32843"/>
    <w:rsid w:val="00F32DA3"/>
    <w:rsid w:val="00F33C59"/>
    <w:rsid w:val="00F34946"/>
    <w:rsid w:val="00F3525E"/>
    <w:rsid w:val="00F355D5"/>
    <w:rsid w:val="00F364AC"/>
    <w:rsid w:val="00F37427"/>
    <w:rsid w:val="00F374C1"/>
    <w:rsid w:val="00F376F6"/>
    <w:rsid w:val="00F378FD"/>
    <w:rsid w:val="00F37E92"/>
    <w:rsid w:val="00F4023C"/>
    <w:rsid w:val="00F4028D"/>
    <w:rsid w:val="00F40500"/>
    <w:rsid w:val="00F41579"/>
    <w:rsid w:val="00F42665"/>
    <w:rsid w:val="00F4272F"/>
    <w:rsid w:val="00F42897"/>
    <w:rsid w:val="00F4477F"/>
    <w:rsid w:val="00F454BB"/>
    <w:rsid w:val="00F45ACE"/>
    <w:rsid w:val="00F4613C"/>
    <w:rsid w:val="00F465F4"/>
    <w:rsid w:val="00F472CD"/>
    <w:rsid w:val="00F4789F"/>
    <w:rsid w:val="00F501FE"/>
    <w:rsid w:val="00F50479"/>
    <w:rsid w:val="00F5077A"/>
    <w:rsid w:val="00F5155B"/>
    <w:rsid w:val="00F52744"/>
    <w:rsid w:val="00F5620B"/>
    <w:rsid w:val="00F5651B"/>
    <w:rsid w:val="00F57F15"/>
    <w:rsid w:val="00F618F8"/>
    <w:rsid w:val="00F63DA6"/>
    <w:rsid w:val="00F64368"/>
    <w:rsid w:val="00F64A4E"/>
    <w:rsid w:val="00F65DE6"/>
    <w:rsid w:val="00F65FC1"/>
    <w:rsid w:val="00F6691F"/>
    <w:rsid w:val="00F70D72"/>
    <w:rsid w:val="00F70FB7"/>
    <w:rsid w:val="00F72202"/>
    <w:rsid w:val="00F726F7"/>
    <w:rsid w:val="00F72A94"/>
    <w:rsid w:val="00F7315E"/>
    <w:rsid w:val="00F733A7"/>
    <w:rsid w:val="00F735D9"/>
    <w:rsid w:val="00F73F34"/>
    <w:rsid w:val="00F74684"/>
    <w:rsid w:val="00F74966"/>
    <w:rsid w:val="00F74A02"/>
    <w:rsid w:val="00F777AF"/>
    <w:rsid w:val="00F77E02"/>
    <w:rsid w:val="00F80C8B"/>
    <w:rsid w:val="00F81910"/>
    <w:rsid w:val="00F81DEC"/>
    <w:rsid w:val="00F8229D"/>
    <w:rsid w:val="00F8251A"/>
    <w:rsid w:val="00F825C7"/>
    <w:rsid w:val="00F82A38"/>
    <w:rsid w:val="00F82F76"/>
    <w:rsid w:val="00F84952"/>
    <w:rsid w:val="00F85C12"/>
    <w:rsid w:val="00F862C7"/>
    <w:rsid w:val="00F8649B"/>
    <w:rsid w:val="00F87047"/>
    <w:rsid w:val="00F87A75"/>
    <w:rsid w:val="00F900F8"/>
    <w:rsid w:val="00F91921"/>
    <w:rsid w:val="00F93C5F"/>
    <w:rsid w:val="00F94791"/>
    <w:rsid w:val="00F94B03"/>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5B71"/>
    <w:rsid w:val="00FB64D6"/>
    <w:rsid w:val="00FB729C"/>
    <w:rsid w:val="00FB73A0"/>
    <w:rsid w:val="00FB766E"/>
    <w:rsid w:val="00FB7A91"/>
    <w:rsid w:val="00FB7C92"/>
    <w:rsid w:val="00FC07C4"/>
    <w:rsid w:val="00FC097F"/>
    <w:rsid w:val="00FC22BC"/>
    <w:rsid w:val="00FC2B94"/>
    <w:rsid w:val="00FC37E4"/>
    <w:rsid w:val="00FC3C1F"/>
    <w:rsid w:val="00FC3DB0"/>
    <w:rsid w:val="00FC4BA3"/>
    <w:rsid w:val="00FC4E52"/>
    <w:rsid w:val="00FC4F3C"/>
    <w:rsid w:val="00FC55CD"/>
    <w:rsid w:val="00FC5885"/>
    <w:rsid w:val="00FC5D64"/>
    <w:rsid w:val="00FC622D"/>
    <w:rsid w:val="00FD054B"/>
    <w:rsid w:val="00FD34B3"/>
    <w:rsid w:val="00FD44C0"/>
    <w:rsid w:val="00FD4E93"/>
    <w:rsid w:val="00FD5E7C"/>
    <w:rsid w:val="00FD6B3C"/>
    <w:rsid w:val="00FD71A8"/>
    <w:rsid w:val="00FD7A61"/>
    <w:rsid w:val="00FD7CB8"/>
    <w:rsid w:val="00FE1E1B"/>
    <w:rsid w:val="00FE31BE"/>
    <w:rsid w:val="00FE31D0"/>
    <w:rsid w:val="00FE3C2C"/>
    <w:rsid w:val="00FE4B33"/>
    <w:rsid w:val="00FE50F1"/>
    <w:rsid w:val="00FE5D80"/>
    <w:rsid w:val="00FE636E"/>
    <w:rsid w:val="00FE702D"/>
    <w:rsid w:val="00FE73A4"/>
    <w:rsid w:val="00FF0AED"/>
    <w:rsid w:val="00FF0EC0"/>
    <w:rsid w:val="00FF15E0"/>
    <w:rsid w:val="00FF2079"/>
    <w:rsid w:val="00FF3AA9"/>
    <w:rsid w:val="00FF3F90"/>
    <w:rsid w:val="00FF40D3"/>
    <w:rsid w:val="00FF5588"/>
    <w:rsid w:val="00FF5E9D"/>
    <w:rsid w:val="00FF69ED"/>
    <w:rsid w:val="00FF6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1D25BC-40ED-4CBE-8CA7-AD37BEA9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188"/>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 w:type="table" w:styleId="GridTable1Light">
    <w:name w:val="Grid Table 1 Light"/>
    <w:basedOn w:val="TableNormal"/>
    <w:uiPriority w:val="46"/>
    <w:rsid w:val="008273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C239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3917"/>
    <w:rPr>
      <w:sz w:val="20"/>
      <w:szCs w:val="20"/>
    </w:rPr>
  </w:style>
  <w:style w:type="character" w:styleId="FootnoteReference">
    <w:name w:val="footnote reference"/>
    <w:basedOn w:val="DefaultParagraphFont"/>
    <w:uiPriority w:val="99"/>
    <w:semiHidden/>
    <w:unhideWhenUsed/>
    <w:rsid w:val="00C239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82798466">
          <w:marLeft w:val="0"/>
          <w:marRight w:val="0"/>
          <w:marTop w:val="0"/>
          <w:marBottom w:val="0"/>
          <w:divBdr>
            <w:top w:val="none" w:sz="0" w:space="0" w:color="auto"/>
            <w:left w:val="none" w:sz="0" w:space="0" w:color="auto"/>
            <w:bottom w:val="none" w:sz="0" w:space="0" w:color="auto"/>
            <w:right w:val="none" w:sz="0" w:space="0" w:color="auto"/>
          </w:divBdr>
          <w:divsChild>
            <w:div w:id="65802939">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 w:id="578490437">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741755219">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243433">
          <w:marLeft w:val="0"/>
          <w:marRight w:val="0"/>
          <w:marTop w:val="0"/>
          <w:marBottom w:val="0"/>
          <w:divBdr>
            <w:top w:val="none" w:sz="0" w:space="0" w:color="auto"/>
            <w:left w:val="none" w:sz="0" w:space="0" w:color="auto"/>
            <w:bottom w:val="none" w:sz="0" w:space="0" w:color="auto"/>
            <w:right w:val="none" w:sz="0" w:space="0" w:color="auto"/>
          </w:divBdr>
        </w:div>
        <w:div w:id="2035424009">
          <w:marLeft w:val="0"/>
          <w:marRight w:val="0"/>
          <w:marTop w:val="0"/>
          <w:marBottom w:val="0"/>
          <w:divBdr>
            <w:top w:val="none" w:sz="0" w:space="0" w:color="auto"/>
            <w:left w:val="none" w:sz="0" w:space="0" w:color="auto"/>
            <w:bottom w:val="none" w:sz="0" w:space="0" w:color="auto"/>
            <w:right w:val="none" w:sz="0" w:space="0" w:color="auto"/>
          </w:divBdr>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sdcard\" TargetMode="External"/><Relationship Id="rId21" Type="http://schemas.openxmlformats.org/officeDocument/2006/relationships/hyperlink" Target="http://www.ietf.org/rfc/rfc3548.txt" TargetMode="External"/><Relationship Id="rId42" Type="http://schemas.openxmlformats.org/officeDocument/2006/relationships/image" Target="media/image4.jpeg"/><Relationship Id="rId47" Type="http://schemas.openxmlformats.org/officeDocument/2006/relationships/hyperlink" Target="http://developer.android.com/reference/android/net/wifi/WifiManager.html" TargetMode="External"/><Relationship Id="rId63" Type="http://schemas.openxmlformats.org/officeDocument/2006/relationships/image" Target="media/image9.png"/><Relationship Id="rId68" Type="http://schemas.openxmlformats.org/officeDocument/2006/relationships/hyperlink" Target="http://developer.android.com/reference/android/hardware/SensorEvent.html" TargetMode="External"/><Relationship Id="rId84" Type="http://schemas.openxmlformats.org/officeDocument/2006/relationships/hyperlink" Target="https://github.com/RFO-BASIC/Basic" TargetMode="External"/><Relationship Id="rId89"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footer" Target="footer1.xml"/><Relationship Id="rId92"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open" TargetMode="External"/><Relationship Id="rId107" Type="http://schemas.openxmlformats.org/officeDocument/2006/relationships/theme" Target="theme/theme1.xml"/><Relationship Id="rId11" Type="http://schemas.openxmlformats.org/officeDocument/2006/relationships/hyperlink" Target="https://github.com/RFO-BASIC/De-Re-Basic/issues" TargetMode="External"/><Relationship Id="rId24" Type="http://schemas.openxmlformats.org/officeDocument/2006/relationships/hyperlink" Target="http://www.ietf.org/rfc/rfc3548.txt" TargetMode="External"/><Relationship Id="rId32" Type="http://schemas.openxmlformats.org/officeDocument/2006/relationships/hyperlink" Target="ftp://ftp.get" TargetMode="External"/><Relationship Id="rId37" Type="http://schemas.openxmlformats.org/officeDocument/2006/relationships/hyperlink" Target="ftp://ftp.rmdir" TargetMode="External"/><Relationship Id="rId40" Type="http://schemas.openxmlformats.org/officeDocument/2006/relationships/hyperlink" Target="http://developer.android.com/reference/java/util/regex/Pattern.html" TargetMode="External"/><Relationship Id="rId45" Type="http://schemas.openxmlformats.org/officeDocument/2006/relationships/hyperlink" Target="http://developer.android.com/reference/android/os/PowerManager.html" TargetMode="External"/><Relationship Id="rId53" Type="http://schemas.openxmlformats.org/officeDocument/2006/relationships/hyperlink" Target="http://www.sqlite.org/transactional.html" TargetMode="External"/><Relationship Id="rId58" Type="http://schemas.openxmlformats.org/officeDocument/2006/relationships/hyperlink" Target="http://www.sqlite.org/lang_expr.html" TargetMode="External"/><Relationship Id="rId66" Type="http://schemas.openxmlformats.org/officeDocument/2006/relationships/image" Target="media/image12.png"/><Relationship Id="rId74" Type="http://schemas.openxmlformats.org/officeDocument/2006/relationships/image" Target="media/image16.png"/><Relationship Id="rId79" Type="http://schemas.openxmlformats.org/officeDocument/2006/relationships/hyperlink" Target="https://eclipse.org/downloads/" TargetMode="External"/><Relationship Id="rId87" Type="http://schemas.openxmlformats.org/officeDocument/2006/relationships/hyperlink" Target="http://laughton.com/basic/versions/index.html" TargetMode="External"/><Relationship Id="rId102"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7.png"/><Relationship Id="rId82" Type="http://schemas.openxmlformats.org/officeDocument/2006/relationships/hyperlink" Target="http://developer.android.com/sdk/installing/installing-adt.html" TargetMode="External"/><Relationship Id="rId90" Type="http://schemas.openxmlformats.org/officeDocument/2006/relationships/image" Target="media/image22.png"/><Relationship Id="rId95" Type="http://schemas.openxmlformats.org/officeDocument/2006/relationships/image" Target="media/image26.png"/><Relationship Id="rId19" Type="http://schemas.openxmlformats.org/officeDocument/2006/relationships/hyperlink" Target="http://www.w3.org/TR/html4/interact/forms.html" TargetMode="External"/><Relationship Id="rId14" Type="http://schemas.openxmlformats.org/officeDocument/2006/relationships/hyperlink" Target="http://rfobasic.freeforums.org" TargetMode="External"/><Relationship Id="rId22" Type="http://schemas.openxmlformats.org/officeDocument/2006/relationships/hyperlink" Target="http://www.w3.org/TR/html4/interact/forms.html" TargetMode="External"/><Relationship Id="rId27" Type="http://schemas.openxmlformats.org/officeDocument/2006/relationships/hyperlink" Target="http://icanhazip.com" TargetMode="External"/><Relationship Id="rId30" Type="http://schemas.openxmlformats.org/officeDocument/2006/relationships/hyperlink" Target="ftp://ftp.laughton.com" TargetMode="External"/><Relationship Id="rId35" Type="http://schemas.openxmlformats.org/officeDocument/2006/relationships/hyperlink" Target="ftp://ftp.rename" TargetMode="External"/><Relationship Id="rId43" Type="http://schemas.openxmlformats.org/officeDocument/2006/relationships/hyperlink" Target="http://developer.android.com/reference/android/os/PowerManager.html" TargetMode="External"/><Relationship Id="rId48" Type="http://schemas.openxmlformats.org/officeDocument/2006/relationships/hyperlink" Target="http://developer.android.com/reference/android/net/wifi/WifiManager.html" TargetMode="External"/><Relationship Id="rId56" Type="http://schemas.openxmlformats.org/officeDocument/2006/relationships/hyperlink" Target="http://www.sqlite.org/" TargetMode="External"/><Relationship Id="rId64" Type="http://schemas.openxmlformats.org/officeDocument/2006/relationships/image" Target="media/image10.png"/><Relationship Id="rId69" Type="http://schemas.openxmlformats.org/officeDocument/2006/relationships/hyperlink" Target="http://developer.android.com/reference/android/hardware/SensorEvent.html" TargetMode="External"/><Relationship Id="rId77" Type="http://schemas.openxmlformats.org/officeDocument/2006/relationships/hyperlink" Target="http://laughton.com/basic/license.html" TargetMode="External"/><Relationship Id="rId100" Type="http://schemas.openxmlformats.org/officeDocument/2006/relationships/image" Target="media/image31.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sqlite.org/serverless.html" TargetMode="External"/><Relationship Id="rId72" Type="http://schemas.openxmlformats.org/officeDocument/2006/relationships/image" Target="media/image14.png"/><Relationship Id="rId80" Type="http://schemas.openxmlformats.org/officeDocument/2006/relationships/hyperlink" Target="https://eclipse.org/kepler/" TargetMode="External"/><Relationship Id="rId85" Type="http://schemas.openxmlformats.org/officeDocument/2006/relationships/image" Target="media/image18.png"/><Relationship Id="rId93" Type="http://schemas.openxmlformats.org/officeDocument/2006/relationships/image" Target="media/image25.png"/><Relationship Id="rId98"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http://developer.android.com/reference/java/util/Formatter.html" TargetMode="External"/><Relationship Id="rId33" Type="http://schemas.openxmlformats.org/officeDocument/2006/relationships/hyperlink" Target="ftp://ftp.dir" TargetMode="External"/><Relationship Id="rId38" Type="http://schemas.openxmlformats.org/officeDocument/2006/relationships/hyperlink" Target="ftp://ftp.mkdir" TargetMode="External"/><Relationship Id="rId46" Type="http://schemas.openxmlformats.org/officeDocument/2006/relationships/hyperlink" Target="http://developer.android.com/reference/android/os/PowerManager.html" TargetMode="External"/><Relationship Id="rId59" Type="http://schemas.openxmlformats.org/officeDocument/2006/relationships/image" Target="media/image5.jpeg"/><Relationship Id="rId67" Type="http://schemas.openxmlformats.org/officeDocument/2006/relationships/image" Target="media/image13.png"/><Relationship Id="rId103" Type="http://schemas.openxmlformats.org/officeDocument/2006/relationships/image" Target="media/image34.png"/><Relationship Id="rId20" Type="http://schemas.openxmlformats.org/officeDocument/2006/relationships/hyperlink" Target="http://www.ietf.org/rfc/rfc2045.txt" TargetMode="External"/><Relationship Id="rId41" Type="http://schemas.openxmlformats.org/officeDocument/2006/relationships/image" Target="media/image3.png"/><Relationship Id="rId54" Type="http://schemas.openxmlformats.org/officeDocument/2006/relationships/hyperlink" Target="http://www.sqlite.org/mostdeployed.html" TargetMode="External"/><Relationship Id="rId62" Type="http://schemas.openxmlformats.org/officeDocument/2006/relationships/image" Target="media/image8.png"/><Relationship Id="rId70" Type="http://schemas.openxmlformats.org/officeDocument/2006/relationships/hyperlink" Target="http://developer.android.com/reference/android/hardware/SensorEvent.html" TargetMode="External"/><Relationship Id="rId75" Type="http://schemas.openxmlformats.org/officeDocument/2006/relationships/image" Target="media/image17.png"/><Relationship Id="rId83" Type="http://schemas.openxmlformats.org/officeDocument/2006/relationships/hyperlink" Target="http://rfobasic.freeforums.org" TargetMode="External"/><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http://www.ietf.org/rfc/rfc2045.txt" TargetMode="External"/><Relationship Id="rId28" Type="http://schemas.openxmlformats.org/officeDocument/2006/relationships/hyperlink" Target="http://icanhazip.com" TargetMode="External"/><Relationship Id="rId36" Type="http://schemas.openxmlformats.org/officeDocument/2006/relationships/hyperlink" Target="ftp://ftp.delete" TargetMode="External"/><Relationship Id="rId49" Type="http://schemas.openxmlformats.org/officeDocument/2006/relationships/hyperlink" Target="http://developer.android.com/reference/android/net/wifi/WifiManager.html" TargetMode="External"/><Relationship Id="rId57" Type="http://schemas.openxmlformats.org/officeDocument/2006/relationships/hyperlink" Target="http://www.w3schools.com/sql/default.asp" TargetMode="External"/><Relationship Id="rId106" Type="http://schemas.microsoft.com/office/2011/relationships/people" Target="people.xml"/><Relationship Id="rId10" Type="http://schemas.openxmlformats.org/officeDocument/2006/relationships/hyperlink" Target="http://rfobasic.freeforums.org/shared-basic-programs-f6.html" TargetMode="External"/><Relationship Id="rId31" Type="http://schemas.openxmlformats.org/officeDocument/2006/relationships/hyperlink" Target="ftp://ftp.put" TargetMode="External"/><Relationship Id="rId44" Type="http://schemas.openxmlformats.org/officeDocument/2006/relationships/hyperlink" Target="http://developer.android.com/reference/android/os/PowerManager.html" TargetMode="External"/><Relationship Id="rId52" Type="http://schemas.openxmlformats.org/officeDocument/2006/relationships/hyperlink" Target="http://www.sqlite.org/zeroconf.html" TargetMode="Externa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5.png"/><Relationship Id="rId78" Type="http://schemas.openxmlformats.org/officeDocument/2006/relationships/hyperlink" Target="http://developer.android.com/sdk/index.html" TargetMode="External"/><Relationship Id="rId81" Type="http://schemas.openxmlformats.org/officeDocument/2006/relationships/hyperlink" Target="https://eclipse.org/juno/" TargetMode="External"/><Relationship Id="rId86" Type="http://schemas.openxmlformats.org/officeDocument/2006/relationships/image" Target="media/image19.png"/><Relationship Id="rId94" Type="http://schemas.openxmlformats.org/officeDocument/2006/relationships/hyperlink" Target="http://developer.android.com/tools/publishing/app-signing.html" TargetMode="External"/><Relationship Id="rId99" Type="http://schemas.openxmlformats.org/officeDocument/2006/relationships/image" Target="media/image30.jpeg"/><Relationship Id="rId10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farwestab.wordpress.com/2011/02/05/some-tips-on-android-and-bluetooth/" TargetMode="External"/><Relationship Id="rId34" Type="http://schemas.openxmlformats.org/officeDocument/2006/relationships/hyperlink" Target="ftp://ftp.cd" TargetMode="External"/><Relationship Id="rId50" Type="http://schemas.openxmlformats.org/officeDocument/2006/relationships/hyperlink" Target="http://www.sqlite.org/selfcontained.html" TargetMode="External"/><Relationship Id="rId55" Type="http://schemas.openxmlformats.org/officeDocument/2006/relationships/hyperlink" Target="http://www.sqlite.org/" TargetMode="External"/><Relationship Id="rId76" Type="http://schemas.openxmlformats.org/officeDocument/2006/relationships/hyperlink" Target="http://rfobasic.freeforums.org/rfo-basic-app-builder-f20.html" TargetMode="External"/><Relationship Id="rId97" Type="http://schemas.openxmlformats.org/officeDocument/2006/relationships/image" Target="media/image28.png"/><Relationship Id="rId104"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328CB5-CE1F-440D-9AF3-111A30E8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71706</TotalTime>
  <Pages>25</Pages>
  <Words>85473</Words>
  <Characters>487202</Characters>
  <Application>Microsoft Office Word</Application>
  <DocSecurity>0</DocSecurity>
  <Lines>4060</Lines>
  <Paragraphs>1143</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571532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subject/>
  <dc:creator>Paul Laughton</dc:creator>
  <cp:keywords/>
  <dc:description/>
  <cp:lastModifiedBy>Sammartano, Marc (BIC USA)</cp:lastModifiedBy>
  <cp:revision>111</cp:revision>
  <cp:lastPrinted>2015-12-04T23:17:00Z</cp:lastPrinted>
  <dcterms:created xsi:type="dcterms:W3CDTF">2012-08-24T05:42:00Z</dcterms:created>
  <dcterms:modified xsi:type="dcterms:W3CDTF">2015-12-04T23:17:00Z</dcterms:modified>
</cp:coreProperties>
</file>