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ins w:id="1" w:author="Sammartano, Marc (BIC USA)" w:date="2014-05-30T13:47:00Z">
        <w:r w:rsidR="00C64D7F">
          <w:rPr>
            <w:sz w:val="36"/>
            <w:szCs w:val="36"/>
          </w:rPr>
          <w:t>1</w:t>
        </w:r>
      </w:ins>
      <w:del w:id="2" w:author="Sammartano, Marc (BIC USA)" w:date="2014-05-30T13:47:00Z">
        <w:r w:rsidR="00D60851" w:rsidDel="00C64D7F">
          <w:rPr>
            <w:sz w:val="36"/>
            <w:szCs w:val="36"/>
          </w:rPr>
          <w:delText>0</w:delText>
        </w:r>
      </w:del>
    </w:p>
    <w:p w:rsidR="00C21152" w:rsidRDefault="00AE0120" w:rsidP="00935006">
      <w:pPr>
        <w:pStyle w:val="Subtitle"/>
        <w:jc w:val="center"/>
        <w:rPr>
          <w:rStyle w:val="SubtleEmphasis"/>
        </w:rPr>
      </w:pPr>
      <w:del w:id="3" w:author="Sammartano, Marc (BIC USA)" w:date="2014-05-30T13:50:00Z">
        <w:r w:rsidDel="00C64D7F">
          <w:rPr>
            <w:rStyle w:val="SubtleEmphasis"/>
          </w:rPr>
          <w:delText>April</w:delText>
        </w:r>
        <w:r w:rsidR="00DC2F2C" w:rsidDel="00C64D7F">
          <w:rPr>
            <w:rStyle w:val="SubtleEmphasis"/>
          </w:rPr>
          <w:delText xml:space="preserve"> </w:delText>
        </w:r>
        <w:r w:rsidR="00D753C1" w:rsidDel="00C64D7F">
          <w:rPr>
            <w:rStyle w:val="SubtleEmphasis"/>
          </w:rPr>
          <w:delText>2</w:delText>
        </w:r>
        <w:r w:rsidR="00213CC2" w:rsidDel="00C64D7F">
          <w:rPr>
            <w:rStyle w:val="SubtleEmphasis"/>
          </w:rPr>
          <w:delText>7</w:delText>
        </w:r>
      </w:del>
      <w:ins w:id="4" w:author="Sammartano, Marc (BIC USA)" w:date="2014-05-30T13:50:00Z">
        <w:r w:rsidR="00FA6393">
          <w:rPr>
            <w:rStyle w:val="SubtleEmphasis"/>
          </w:rPr>
          <w:t>July</w:t>
        </w:r>
        <w:r w:rsidR="00C64D7F">
          <w:rPr>
            <w:rStyle w:val="SubtleEmphasis"/>
          </w:rPr>
          <w:t xml:space="preserve"> ?</w:t>
        </w:r>
      </w:ins>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61312" behindDoc="0" locked="0" layoutInCell="1" allowOverlap="1">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254A25" w:rsidRDefault="00520661">
          <w:pPr>
            <w:pStyle w:val="TOC1"/>
            <w:tabs>
              <w:tab w:val="right" w:leader="dot" w:pos="9350"/>
            </w:tabs>
            <w:rPr>
              <w:ins w:id="5" w:author="Sammartano, Marc (BIC USA)" w:date="2014-07-20T20:16:00Z"/>
              <w:rFonts w:eastAsiaTheme="minorEastAsia"/>
              <w:noProof/>
            </w:rPr>
          </w:pPr>
          <w:r>
            <w:fldChar w:fldCharType="begin"/>
          </w:r>
          <w:r w:rsidR="00CD5746">
            <w:instrText xml:space="preserve"> TOC \o "1-3" \h \z \u </w:instrText>
          </w:r>
          <w:r>
            <w:fldChar w:fldCharType="separate"/>
          </w:r>
          <w:ins w:id="6" w:author="Sammartano, Marc (BIC USA)" w:date="2014-07-20T20:16:00Z">
            <w:r w:rsidR="00254A25" w:rsidRPr="00320ACE">
              <w:rPr>
                <w:rStyle w:val="Hyperlink"/>
                <w:noProof/>
              </w:rPr>
              <w:fldChar w:fldCharType="begin"/>
            </w:r>
            <w:r w:rsidR="00254A25" w:rsidRPr="00320ACE">
              <w:rPr>
                <w:rStyle w:val="Hyperlink"/>
                <w:noProof/>
              </w:rPr>
              <w:instrText xml:space="preserve"> </w:instrText>
            </w:r>
            <w:r w:rsidR="00254A25">
              <w:rPr>
                <w:noProof/>
              </w:rPr>
              <w:instrText>HYPERLINK \l "_Toc393650981"</w:instrText>
            </w:r>
            <w:r w:rsidR="00254A25" w:rsidRPr="00320ACE">
              <w:rPr>
                <w:rStyle w:val="Hyperlink"/>
                <w:noProof/>
              </w:rPr>
              <w:instrText xml:space="preserve"> </w:instrText>
            </w:r>
            <w:r w:rsidR="00254A25" w:rsidRPr="00320ACE">
              <w:rPr>
                <w:rStyle w:val="Hyperlink"/>
                <w:noProof/>
              </w:rPr>
              <w:fldChar w:fldCharType="separate"/>
            </w:r>
            <w:r w:rsidR="00254A25" w:rsidRPr="00320ACE">
              <w:rPr>
                <w:rStyle w:val="Hyperlink"/>
                <w:noProof/>
              </w:rPr>
              <w:t>Changes in this Version</w:t>
            </w:r>
            <w:r w:rsidR="00254A25">
              <w:rPr>
                <w:noProof/>
                <w:webHidden/>
              </w:rPr>
              <w:tab/>
            </w:r>
            <w:r w:rsidR="00254A25">
              <w:rPr>
                <w:noProof/>
                <w:webHidden/>
              </w:rPr>
              <w:fldChar w:fldCharType="begin"/>
            </w:r>
            <w:r w:rsidR="00254A25">
              <w:rPr>
                <w:noProof/>
                <w:webHidden/>
              </w:rPr>
              <w:instrText xml:space="preserve"> PAGEREF _Toc393650981 \h </w:instrText>
            </w:r>
          </w:ins>
          <w:r w:rsidR="00254A25">
            <w:rPr>
              <w:noProof/>
              <w:webHidden/>
            </w:rPr>
          </w:r>
          <w:r w:rsidR="00254A25">
            <w:rPr>
              <w:noProof/>
              <w:webHidden/>
            </w:rPr>
            <w:fldChar w:fldCharType="separate"/>
          </w:r>
          <w:ins w:id="7" w:author="Sammartano, Marc (BIC USA)" w:date="2014-07-20T22:08:00Z">
            <w:r w:rsidR="001D724B">
              <w:rPr>
                <w:noProof/>
                <w:webHidden/>
              </w:rPr>
              <w:t>38</w:t>
            </w:r>
          </w:ins>
          <w:ins w:id="8" w:author="Sammartano, Marc (BIC USA)" w:date="2014-07-20T20:16:00Z">
            <w:r w:rsidR="00254A25">
              <w:rPr>
                <w:noProof/>
                <w:webHidden/>
              </w:rPr>
              <w:fldChar w:fldCharType="end"/>
            </w:r>
            <w:r w:rsidR="00254A25" w:rsidRPr="00320ACE">
              <w:rPr>
                <w:rStyle w:val="Hyperlink"/>
                <w:noProof/>
              </w:rPr>
              <w:fldChar w:fldCharType="end"/>
            </w:r>
          </w:ins>
        </w:p>
        <w:p w:rsidR="00254A25" w:rsidRDefault="00254A25">
          <w:pPr>
            <w:pStyle w:val="TOC1"/>
            <w:tabs>
              <w:tab w:val="right" w:leader="dot" w:pos="9350"/>
            </w:tabs>
            <w:rPr>
              <w:ins w:id="9" w:author="Sammartano, Marc (BIC USA)" w:date="2014-07-20T20:16:00Z"/>
              <w:rFonts w:eastAsiaTheme="minorEastAsia"/>
              <w:noProof/>
            </w:rPr>
          </w:pPr>
          <w:ins w:id="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"_Toc393650982"</w:instrText>
            </w:r>
            <w:r w:rsidRPr="00320ACE">
              <w:rPr>
                <w:rStyle w:val="Hyperlink"/>
                <w:noProof/>
              </w:rPr>
              <w:instrText xml:space="preserve"> </w:instrText>
            </w:r>
            <w:r w:rsidRPr="00320ACE">
              <w:rPr>
                <w:rStyle w:val="Hyperlink"/>
                <w:noProof/>
              </w:rPr>
              <w:fldChar w:fldCharType="separate"/>
            </w:r>
            <w:r w:rsidRPr="00320ACE">
              <w:rPr>
                <w:rStyle w:val="Hyperlink"/>
                <w:noProof/>
              </w:rPr>
              <w:t>About the Title, De Re BASIC!</w:t>
            </w:r>
            <w:r>
              <w:rPr>
                <w:noProof/>
                <w:webHidden/>
              </w:rPr>
              <w:tab/>
            </w:r>
            <w:r>
              <w:rPr>
                <w:noProof/>
                <w:webHidden/>
              </w:rPr>
              <w:fldChar w:fldCharType="begin"/>
            </w:r>
            <w:r>
              <w:rPr>
                <w:noProof/>
                <w:webHidden/>
              </w:rPr>
              <w:instrText xml:space="preserve"> PAGEREF _Toc393650982 \h </w:instrText>
            </w:r>
          </w:ins>
          <w:r>
            <w:rPr>
              <w:noProof/>
              <w:webHidden/>
            </w:rPr>
          </w:r>
          <w:r>
            <w:rPr>
              <w:noProof/>
              <w:webHidden/>
            </w:rPr>
            <w:fldChar w:fldCharType="separate"/>
          </w:r>
          <w:ins w:id="11" w:author="Sammartano, Marc (BIC USA)" w:date="2014-07-20T22:08:00Z">
            <w:r w:rsidR="001D724B">
              <w:rPr>
                <w:noProof/>
                <w:webHidden/>
              </w:rPr>
              <w:t>38</w:t>
            </w:r>
          </w:ins>
          <w:ins w:id="1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3" w:author="Sammartano, Marc (BIC USA)" w:date="2014-07-20T20:16:00Z"/>
              <w:rFonts w:eastAsiaTheme="minorEastAsia"/>
              <w:noProof/>
            </w:rPr>
          </w:pPr>
          <w:ins w:id="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"_Toc393650983"</w:instrText>
            </w:r>
            <w:r w:rsidRPr="00320ACE">
              <w:rPr>
                <w:rStyle w:val="Hyperlink"/>
                <w:noProof/>
              </w:rPr>
              <w:instrText xml:space="preserve"> </w:instrText>
            </w:r>
            <w:r w:rsidRPr="00320ACE">
              <w:rPr>
                <w:rStyle w:val="Hyperlink"/>
                <w:noProof/>
              </w:rPr>
              <w:fldChar w:fldCharType="separate"/>
            </w:r>
            <w:r w:rsidRPr="00320ACE">
              <w:rPr>
                <w:rStyle w:val="Hyperlink"/>
                <w:noProof/>
              </w:rPr>
              <w:t>About the Cover Art</w:t>
            </w:r>
            <w:r>
              <w:rPr>
                <w:noProof/>
                <w:webHidden/>
              </w:rPr>
              <w:tab/>
            </w:r>
            <w:r>
              <w:rPr>
                <w:noProof/>
                <w:webHidden/>
              </w:rPr>
              <w:fldChar w:fldCharType="begin"/>
            </w:r>
            <w:r>
              <w:rPr>
                <w:noProof/>
                <w:webHidden/>
              </w:rPr>
              <w:instrText xml:space="preserve"> PAGEREF _Toc393650983 \h </w:instrText>
            </w:r>
          </w:ins>
          <w:r>
            <w:rPr>
              <w:noProof/>
              <w:webHidden/>
            </w:rPr>
          </w:r>
          <w:r>
            <w:rPr>
              <w:noProof/>
              <w:webHidden/>
            </w:rPr>
            <w:fldChar w:fldCharType="separate"/>
          </w:r>
          <w:ins w:id="15" w:author="Sammartano, Marc (BIC USA)" w:date="2014-07-20T22:08:00Z">
            <w:r w:rsidR="001D724B">
              <w:rPr>
                <w:noProof/>
                <w:webHidden/>
              </w:rPr>
              <w:t>38</w:t>
            </w:r>
          </w:ins>
          <w:ins w:id="1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7" w:author="Sammartano, Marc (BIC USA)" w:date="2014-07-20T20:16:00Z"/>
              <w:rFonts w:eastAsiaTheme="minorEastAsia"/>
              <w:noProof/>
            </w:rPr>
          </w:pPr>
          <w:ins w:id="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"_Toc393650984"</w:instrText>
            </w:r>
            <w:r w:rsidRPr="00320ACE">
              <w:rPr>
                <w:rStyle w:val="Hyperlink"/>
                <w:noProof/>
              </w:rPr>
              <w:instrText xml:space="preserve"> </w:instrText>
            </w:r>
            <w:r w:rsidRPr="00320ACE">
              <w:rPr>
                <w:rStyle w:val="Hyperlink"/>
                <w:noProof/>
              </w:rPr>
              <w:fldChar w:fldCharType="separate"/>
            </w:r>
            <w:r w:rsidRPr="00320ACE">
              <w:rPr>
                <w:rStyle w:val="Hyperlink"/>
                <w:noProof/>
              </w:rPr>
              <w:t>Technical Editor</w:t>
            </w:r>
            <w:r>
              <w:rPr>
                <w:noProof/>
                <w:webHidden/>
              </w:rPr>
              <w:tab/>
            </w:r>
            <w:r>
              <w:rPr>
                <w:noProof/>
                <w:webHidden/>
              </w:rPr>
              <w:fldChar w:fldCharType="begin"/>
            </w:r>
            <w:r>
              <w:rPr>
                <w:noProof/>
                <w:webHidden/>
              </w:rPr>
              <w:instrText xml:space="preserve"> PAGEREF _Toc393650984 \h </w:instrText>
            </w:r>
          </w:ins>
          <w:r>
            <w:rPr>
              <w:noProof/>
              <w:webHidden/>
            </w:rPr>
          </w:r>
          <w:r>
            <w:rPr>
              <w:noProof/>
              <w:webHidden/>
            </w:rPr>
            <w:fldChar w:fldCharType="separate"/>
          </w:r>
          <w:ins w:id="19" w:author="Sammartano, Marc (BIC USA)" w:date="2014-07-20T22:08:00Z">
            <w:r w:rsidR="001D724B">
              <w:rPr>
                <w:noProof/>
                <w:webHidden/>
              </w:rPr>
              <w:t>38</w:t>
            </w:r>
          </w:ins>
          <w:ins w:id="2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 w:author="Sammartano, Marc (BIC USA)" w:date="2014-07-20T20:16:00Z"/>
              <w:rFonts w:eastAsiaTheme="minorEastAsia"/>
              <w:noProof/>
            </w:rPr>
          </w:pPr>
          <w:ins w:id="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"_Toc393650985"</w:instrText>
            </w:r>
            <w:r w:rsidRPr="00320ACE">
              <w:rPr>
                <w:rStyle w:val="Hyperlink"/>
                <w:noProof/>
              </w:rPr>
              <w:instrText xml:space="preserve"> </w:instrText>
            </w:r>
            <w:r w:rsidRPr="00320ACE">
              <w:rPr>
                <w:rStyle w:val="Hyperlink"/>
                <w:noProof/>
              </w:rPr>
              <w:fldChar w:fldCharType="separate"/>
            </w:r>
            <w:r w:rsidRPr="00320ACE">
              <w:rPr>
                <w:rStyle w:val="Hyperlink"/>
                <w:noProof/>
              </w:rPr>
              <w:t>Getting BASIC!</w:t>
            </w:r>
            <w:r>
              <w:rPr>
                <w:noProof/>
                <w:webHidden/>
              </w:rPr>
              <w:tab/>
            </w:r>
            <w:r>
              <w:rPr>
                <w:noProof/>
                <w:webHidden/>
              </w:rPr>
              <w:fldChar w:fldCharType="begin"/>
            </w:r>
            <w:r>
              <w:rPr>
                <w:noProof/>
                <w:webHidden/>
              </w:rPr>
              <w:instrText xml:space="preserve"> PAGEREF _Toc393650985 \h </w:instrText>
            </w:r>
          </w:ins>
          <w:r>
            <w:rPr>
              <w:noProof/>
              <w:webHidden/>
            </w:rPr>
          </w:r>
          <w:r>
            <w:rPr>
              <w:noProof/>
              <w:webHidden/>
            </w:rPr>
            <w:fldChar w:fldCharType="separate"/>
          </w:r>
          <w:ins w:id="23" w:author="Sammartano, Marc (BIC USA)" w:date="2014-07-20T22:08:00Z">
            <w:r w:rsidR="001D724B">
              <w:rPr>
                <w:noProof/>
                <w:webHidden/>
              </w:rPr>
              <w:t>38</w:t>
            </w:r>
          </w:ins>
          <w:ins w:id="2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5" w:author="Sammartano, Marc (BIC USA)" w:date="2014-07-20T20:16:00Z"/>
              <w:rFonts w:eastAsiaTheme="minorEastAsia"/>
              <w:noProof/>
            </w:rPr>
          </w:pPr>
          <w:ins w:id="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"_Toc393650986"</w:instrText>
            </w:r>
            <w:r w:rsidRPr="00320ACE">
              <w:rPr>
                <w:rStyle w:val="Hyperlink"/>
                <w:noProof/>
              </w:rPr>
              <w:instrText xml:space="preserve"> </w:instrText>
            </w:r>
            <w:r w:rsidRPr="00320ACE">
              <w:rPr>
                <w:rStyle w:val="Hyperlink"/>
                <w:noProof/>
              </w:rPr>
              <w:fldChar w:fldCharType="separate"/>
            </w:r>
            <w:r w:rsidRPr="00320ACE">
              <w:rPr>
                <w:rStyle w:val="Hyperlink"/>
                <w:noProof/>
              </w:rPr>
              <w:t>BASIC! Forum</w:t>
            </w:r>
            <w:r>
              <w:rPr>
                <w:noProof/>
                <w:webHidden/>
              </w:rPr>
              <w:tab/>
            </w:r>
            <w:r>
              <w:rPr>
                <w:noProof/>
                <w:webHidden/>
              </w:rPr>
              <w:fldChar w:fldCharType="begin"/>
            </w:r>
            <w:r>
              <w:rPr>
                <w:noProof/>
                <w:webHidden/>
              </w:rPr>
              <w:instrText xml:space="preserve"> PAGEREF _Toc393650986 \h </w:instrText>
            </w:r>
          </w:ins>
          <w:r>
            <w:rPr>
              <w:noProof/>
              <w:webHidden/>
            </w:rPr>
          </w:r>
          <w:r>
            <w:rPr>
              <w:noProof/>
              <w:webHidden/>
            </w:rPr>
            <w:fldChar w:fldCharType="separate"/>
          </w:r>
          <w:ins w:id="27" w:author="Sammartano, Marc (BIC USA)" w:date="2014-07-20T22:08:00Z">
            <w:r w:rsidR="001D724B">
              <w:rPr>
                <w:noProof/>
                <w:webHidden/>
              </w:rPr>
              <w:t>39</w:t>
            </w:r>
          </w:ins>
          <w:ins w:id="2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9" w:author="Sammartano, Marc (BIC USA)" w:date="2014-07-20T20:16:00Z"/>
              <w:rFonts w:eastAsiaTheme="minorEastAsia"/>
              <w:noProof/>
            </w:rPr>
          </w:pPr>
          <w:ins w:id="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"_Toc393650987"</w:instrText>
            </w:r>
            <w:r w:rsidRPr="00320ACE">
              <w:rPr>
                <w:rStyle w:val="Hyperlink"/>
                <w:noProof/>
              </w:rPr>
              <w:instrText xml:space="preserve"> </w:instrText>
            </w:r>
            <w:r w:rsidRPr="00320ACE">
              <w:rPr>
                <w:rStyle w:val="Hyperlink"/>
                <w:noProof/>
              </w:rPr>
              <w:fldChar w:fldCharType="separate"/>
            </w:r>
            <w:r w:rsidRPr="00320ACE">
              <w:rPr>
                <w:rStyle w:val="Hyperlink"/>
                <w:noProof/>
              </w:rPr>
              <w:t>BASIC! Tutorial</w:t>
            </w:r>
            <w:r>
              <w:rPr>
                <w:noProof/>
                <w:webHidden/>
              </w:rPr>
              <w:tab/>
            </w:r>
            <w:r>
              <w:rPr>
                <w:noProof/>
                <w:webHidden/>
              </w:rPr>
              <w:fldChar w:fldCharType="begin"/>
            </w:r>
            <w:r>
              <w:rPr>
                <w:noProof/>
                <w:webHidden/>
              </w:rPr>
              <w:instrText xml:space="preserve"> PAGEREF _Toc393650987 \h </w:instrText>
            </w:r>
          </w:ins>
          <w:r>
            <w:rPr>
              <w:noProof/>
              <w:webHidden/>
            </w:rPr>
          </w:r>
          <w:r>
            <w:rPr>
              <w:noProof/>
              <w:webHidden/>
            </w:rPr>
            <w:fldChar w:fldCharType="separate"/>
          </w:r>
          <w:ins w:id="31" w:author="Sammartano, Marc (BIC USA)" w:date="2014-07-20T22:08:00Z">
            <w:r w:rsidR="001D724B">
              <w:rPr>
                <w:noProof/>
                <w:webHidden/>
              </w:rPr>
              <w:t>39</w:t>
            </w:r>
          </w:ins>
          <w:ins w:id="3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33" w:author="Sammartano, Marc (BIC USA)" w:date="2014-07-20T20:16:00Z"/>
              <w:rFonts w:eastAsiaTheme="minorEastAsia"/>
              <w:noProof/>
            </w:rPr>
          </w:pPr>
          <w:ins w:id="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"_Toc393650988"</w:instrText>
            </w:r>
            <w:r w:rsidRPr="00320ACE">
              <w:rPr>
                <w:rStyle w:val="Hyperlink"/>
                <w:noProof/>
              </w:rPr>
              <w:instrText xml:space="preserve"> </w:instrText>
            </w:r>
            <w:r w:rsidRPr="00320ACE">
              <w:rPr>
                <w:rStyle w:val="Hyperlink"/>
                <w:noProof/>
              </w:rPr>
              <w:fldChar w:fldCharType="separate"/>
            </w:r>
            <w:r w:rsidRPr="00320ACE">
              <w:rPr>
                <w:rStyle w:val="Hyperlink"/>
                <w:noProof/>
              </w:rPr>
              <w:t>BASIC! Operation</w:t>
            </w:r>
            <w:r>
              <w:rPr>
                <w:noProof/>
                <w:webHidden/>
              </w:rPr>
              <w:tab/>
            </w:r>
            <w:r>
              <w:rPr>
                <w:noProof/>
                <w:webHidden/>
              </w:rPr>
              <w:fldChar w:fldCharType="begin"/>
            </w:r>
            <w:r>
              <w:rPr>
                <w:noProof/>
                <w:webHidden/>
              </w:rPr>
              <w:instrText xml:space="preserve"> PAGEREF _Toc393650988 \h </w:instrText>
            </w:r>
          </w:ins>
          <w:r>
            <w:rPr>
              <w:noProof/>
              <w:webHidden/>
            </w:rPr>
          </w:r>
          <w:r>
            <w:rPr>
              <w:noProof/>
              <w:webHidden/>
            </w:rPr>
            <w:fldChar w:fldCharType="separate"/>
          </w:r>
          <w:ins w:id="35" w:author="Sammartano, Marc (BIC USA)" w:date="2014-07-20T22:08:00Z">
            <w:r w:rsidR="001D724B">
              <w:rPr>
                <w:noProof/>
                <w:webHidden/>
              </w:rPr>
              <w:t>39</w:t>
            </w:r>
          </w:ins>
          <w:ins w:id="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7" w:author="Sammartano, Marc (BIC USA)" w:date="2014-07-20T20:16:00Z"/>
              <w:rFonts w:eastAsiaTheme="minorEastAsia"/>
              <w:noProof/>
            </w:rPr>
          </w:pPr>
          <w:ins w:id="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"_Toc393650989"</w:instrText>
            </w:r>
            <w:r w:rsidRPr="00320ACE">
              <w:rPr>
                <w:rStyle w:val="Hyperlink"/>
                <w:noProof/>
              </w:rPr>
              <w:instrText xml:space="preserve"> </w:instrText>
            </w:r>
            <w:r w:rsidRPr="00320ACE">
              <w:rPr>
                <w:rStyle w:val="Hyperlink"/>
                <w:noProof/>
              </w:rPr>
              <w:fldChar w:fldCharType="separate"/>
            </w:r>
            <w:r w:rsidRPr="00320ACE">
              <w:rPr>
                <w:rStyle w:val="Hyperlink"/>
                <w:noProof/>
              </w:rPr>
              <w:t>Permissions</w:t>
            </w:r>
            <w:r>
              <w:rPr>
                <w:noProof/>
                <w:webHidden/>
              </w:rPr>
              <w:tab/>
            </w:r>
            <w:r>
              <w:rPr>
                <w:noProof/>
                <w:webHidden/>
              </w:rPr>
              <w:fldChar w:fldCharType="begin"/>
            </w:r>
            <w:r>
              <w:rPr>
                <w:noProof/>
                <w:webHidden/>
              </w:rPr>
              <w:instrText xml:space="preserve"> PAGEREF _Toc393650989 \h </w:instrText>
            </w:r>
          </w:ins>
          <w:r>
            <w:rPr>
              <w:noProof/>
              <w:webHidden/>
            </w:rPr>
          </w:r>
          <w:r>
            <w:rPr>
              <w:noProof/>
              <w:webHidden/>
            </w:rPr>
            <w:fldChar w:fldCharType="separate"/>
          </w:r>
          <w:ins w:id="39" w:author="Sammartano, Marc (BIC USA)" w:date="2014-07-20T22:08:00Z">
            <w:r w:rsidR="001D724B">
              <w:rPr>
                <w:noProof/>
                <w:webHidden/>
              </w:rPr>
              <w:t>39</w:t>
            </w:r>
          </w:ins>
          <w:ins w:id="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1" w:author="Sammartano, Marc (BIC USA)" w:date="2014-07-20T20:16:00Z"/>
              <w:rFonts w:eastAsiaTheme="minorEastAsia"/>
              <w:noProof/>
            </w:rPr>
          </w:pPr>
          <w:ins w:id="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"_Toc393650990"</w:instrText>
            </w:r>
            <w:r w:rsidRPr="00320ACE">
              <w:rPr>
                <w:rStyle w:val="Hyperlink"/>
                <w:noProof/>
              </w:rPr>
              <w:instrText xml:space="preserve"> </w:instrText>
            </w:r>
            <w:r w:rsidRPr="00320ACE">
              <w:rPr>
                <w:rStyle w:val="Hyperlink"/>
                <w:noProof/>
              </w:rPr>
              <w:fldChar w:fldCharType="separate"/>
            </w:r>
            <w:r w:rsidRPr="00320ACE">
              <w:rPr>
                <w:rStyle w:val="Hyperlink"/>
                <w:noProof/>
              </w:rPr>
              <w:t>Editor</w:t>
            </w:r>
            <w:r>
              <w:rPr>
                <w:noProof/>
                <w:webHidden/>
              </w:rPr>
              <w:tab/>
            </w:r>
            <w:r>
              <w:rPr>
                <w:noProof/>
                <w:webHidden/>
              </w:rPr>
              <w:fldChar w:fldCharType="begin"/>
            </w:r>
            <w:r>
              <w:rPr>
                <w:noProof/>
                <w:webHidden/>
              </w:rPr>
              <w:instrText xml:space="preserve"> PAGEREF _Toc393650990 \h </w:instrText>
            </w:r>
          </w:ins>
          <w:r>
            <w:rPr>
              <w:noProof/>
              <w:webHidden/>
            </w:rPr>
          </w:r>
          <w:r>
            <w:rPr>
              <w:noProof/>
              <w:webHidden/>
            </w:rPr>
            <w:fldChar w:fldCharType="separate"/>
          </w:r>
          <w:ins w:id="43" w:author="Sammartano, Marc (BIC USA)" w:date="2014-07-20T22:08:00Z">
            <w:r w:rsidR="001D724B">
              <w:rPr>
                <w:noProof/>
                <w:webHidden/>
              </w:rPr>
              <w:t>39</w:t>
            </w:r>
          </w:ins>
          <w:ins w:id="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45" w:author="Sammartano, Marc (BIC USA)" w:date="2014-07-20T20:16:00Z"/>
              <w:rFonts w:eastAsiaTheme="minorEastAsia"/>
              <w:noProof/>
            </w:rPr>
          </w:pPr>
          <w:ins w:id="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"_Toc393650991"</w:instrText>
            </w:r>
            <w:r w:rsidRPr="00320ACE">
              <w:rPr>
                <w:rStyle w:val="Hyperlink"/>
                <w:noProof/>
              </w:rPr>
              <w:instrText xml:space="preserve"> </w:instrText>
            </w:r>
            <w:r w:rsidRPr="00320ACE">
              <w:rPr>
                <w:rStyle w:val="Hyperlink"/>
                <w:noProof/>
              </w:rPr>
              <w:fldChar w:fldCharType="separate"/>
            </w:r>
            <w:r w:rsidRPr="00320ACE">
              <w:rPr>
                <w:rStyle w:val="Hyperlink"/>
                <w:noProof/>
              </w:rPr>
              <w:t>Editing the program</w:t>
            </w:r>
            <w:r>
              <w:rPr>
                <w:noProof/>
                <w:webHidden/>
              </w:rPr>
              <w:tab/>
            </w:r>
            <w:r>
              <w:rPr>
                <w:noProof/>
                <w:webHidden/>
              </w:rPr>
              <w:fldChar w:fldCharType="begin"/>
            </w:r>
            <w:r>
              <w:rPr>
                <w:noProof/>
                <w:webHidden/>
              </w:rPr>
              <w:instrText xml:space="preserve"> PAGEREF _Toc393650991 \h </w:instrText>
            </w:r>
          </w:ins>
          <w:r>
            <w:rPr>
              <w:noProof/>
              <w:webHidden/>
            </w:rPr>
          </w:r>
          <w:r>
            <w:rPr>
              <w:noProof/>
              <w:webHidden/>
            </w:rPr>
            <w:fldChar w:fldCharType="separate"/>
          </w:r>
          <w:ins w:id="47" w:author="Sammartano, Marc (BIC USA)" w:date="2014-07-20T22:08:00Z">
            <w:r w:rsidR="001D724B">
              <w:rPr>
                <w:noProof/>
                <w:webHidden/>
              </w:rPr>
              <w:t>39</w:t>
            </w:r>
          </w:ins>
          <w:ins w:id="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49" w:author="Sammartano, Marc (BIC USA)" w:date="2014-07-20T20:16:00Z"/>
              <w:rFonts w:eastAsiaTheme="minorEastAsia"/>
              <w:noProof/>
            </w:rPr>
          </w:pPr>
          <w:ins w:id="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"_Toc393650992"</w:instrText>
            </w:r>
            <w:r w:rsidRPr="00320ACE">
              <w:rPr>
                <w:rStyle w:val="Hyperlink"/>
                <w:noProof/>
              </w:rPr>
              <w:instrText xml:space="preserve"> </w:instrText>
            </w:r>
            <w:r w:rsidRPr="00320ACE">
              <w:rPr>
                <w:rStyle w:val="Hyperlink"/>
                <w:noProof/>
              </w:rPr>
              <w:fldChar w:fldCharType="separate"/>
            </w:r>
            <w:r w:rsidRPr="00320ACE">
              <w:rPr>
                <w:rStyle w:val="Hyperlink"/>
                <w:noProof/>
              </w:rPr>
              <w:t>Line Continuation</w:t>
            </w:r>
            <w:r>
              <w:rPr>
                <w:noProof/>
                <w:webHidden/>
              </w:rPr>
              <w:tab/>
            </w:r>
            <w:r>
              <w:rPr>
                <w:noProof/>
                <w:webHidden/>
              </w:rPr>
              <w:fldChar w:fldCharType="begin"/>
            </w:r>
            <w:r>
              <w:rPr>
                <w:noProof/>
                <w:webHidden/>
              </w:rPr>
              <w:instrText xml:space="preserve"> PAGEREF _Toc393650992 \h </w:instrText>
            </w:r>
          </w:ins>
          <w:r>
            <w:rPr>
              <w:noProof/>
              <w:webHidden/>
            </w:rPr>
          </w:r>
          <w:r>
            <w:rPr>
              <w:noProof/>
              <w:webHidden/>
            </w:rPr>
            <w:fldChar w:fldCharType="separate"/>
          </w:r>
          <w:ins w:id="51" w:author="Sammartano, Marc (BIC USA)" w:date="2014-07-20T22:08:00Z">
            <w:r w:rsidR="001D724B">
              <w:rPr>
                <w:noProof/>
                <w:webHidden/>
              </w:rPr>
              <w:t>40</w:t>
            </w:r>
          </w:ins>
          <w:ins w:id="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3" w:author="Sammartano, Marc (BIC USA)" w:date="2014-07-20T20:16:00Z"/>
              <w:rFonts w:eastAsiaTheme="minorEastAsia"/>
              <w:noProof/>
            </w:rPr>
          </w:pPr>
          <w:ins w:id="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"_Toc393650993"</w:instrText>
            </w:r>
            <w:r w:rsidRPr="00320ACE">
              <w:rPr>
                <w:rStyle w:val="Hyperlink"/>
                <w:noProof/>
              </w:rPr>
              <w:instrText xml:space="preserve"> </w:instrText>
            </w:r>
            <w:r w:rsidRPr="00320ACE">
              <w:rPr>
                <w:rStyle w:val="Hyperlink"/>
                <w:noProof/>
              </w:rPr>
              <w:fldChar w:fldCharType="separate"/>
            </w:r>
            <w:r w:rsidRPr="00320ACE">
              <w:rPr>
                <w:rStyle w:val="Hyperlink"/>
                <w:noProof/>
              </w:rPr>
              <w:t># - Format Line</w:t>
            </w:r>
            <w:r>
              <w:rPr>
                <w:noProof/>
                <w:webHidden/>
              </w:rPr>
              <w:tab/>
            </w:r>
            <w:r>
              <w:rPr>
                <w:noProof/>
                <w:webHidden/>
              </w:rPr>
              <w:fldChar w:fldCharType="begin"/>
            </w:r>
            <w:r>
              <w:rPr>
                <w:noProof/>
                <w:webHidden/>
              </w:rPr>
              <w:instrText xml:space="preserve"> PAGEREF _Toc393650993 \h </w:instrText>
            </w:r>
          </w:ins>
          <w:r>
            <w:rPr>
              <w:noProof/>
              <w:webHidden/>
            </w:rPr>
          </w:r>
          <w:r>
            <w:rPr>
              <w:noProof/>
              <w:webHidden/>
            </w:rPr>
            <w:fldChar w:fldCharType="separate"/>
          </w:r>
          <w:ins w:id="55" w:author="Sammartano, Marc (BIC USA)" w:date="2014-07-20T22:08:00Z">
            <w:r w:rsidR="001D724B">
              <w:rPr>
                <w:noProof/>
                <w:webHidden/>
              </w:rPr>
              <w:t>40</w:t>
            </w:r>
          </w:ins>
          <w:ins w:id="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7" w:author="Sammartano, Marc (BIC USA)" w:date="2014-07-20T20:16:00Z"/>
              <w:rFonts w:eastAsiaTheme="minorEastAsia"/>
              <w:noProof/>
            </w:rPr>
          </w:pPr>
          <w:ins w:id="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"_Toc393650994"</w:instrText>
            </w:r>
            <w:r w:rsidRPr="00320ACE">
              <w:rPr>
                <w:rStyle w:val="Hyperlink"/>
                <w:noProof/>
              </w:rPr>
              <w:instrText xml:space="preserve"> </w:instrText>
            </w:r>
            <w:r w:rsidRPr="00320ACE">
              <w:rPr>
                <w:rStyle w:val="Hyperlink"/>
                <w:noProof/>
              </w:rPr>
              <w:fldChar w:fldCharType="separate"/>
            </w:r>
            <w:r w:rsidRPr="00320ACE">
              <w:rPr>
                <w:rStyle w:val="Hyperlink"/>
                <w:noProof/>
              </w:rPr>
              <w:t>Menus</w:t>
            </w:r>
            <w:r>
              <w:rPr>
                <w:noProof/>
                <w:webHidden/>
              </w:rPr>
              <w:tab/>
            </w:r>
            <w:r>
              <w:rPr>
                <w:noProof/>
                <w:webHidden/>
              </w:rPr>
              <w:fldChar w:fldCharType="begin"/>
            </w:r>
            <w:r>
              <w:rPr>
                <w:noProof/>
                <w:webHidden/>
              </w:rPr>
              <w:instrText xml:space="preserve"> PAGEREF _Toc393650994 \h </w:instrText>
            </w:r>
          </w:ins>
          <w:r>
            <w:rPr>
              <w:noProof/>
              <w:webHidden/>
            </w:rPr>
          </w:r>
          <w:r>
            <w:rPr>
              <w:noProof/>
              <w:webHidden/>
            </w:rPr>
            <w:fldChar w:fldCharType="separate"/>
          </w:r>
          <w:ins w:id="59" w:author="Sammartano, Marc (BIC USA)" w:date="2014-07-20T22:08:00Z">
            <w:r w:rsidR="001D724B">
              <w:rPr>
                <w:noProof/>
                <w:webHidden/>
              </w:rPr>
              <w:t>41</w:t>
            </w:r>
          </w:ins>
          <w:ins w:id="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1" w:author="Sammartano, Marc (BIC USA)" w:date="2014-07-20T20:16:00Z"/>
              <w:rFonts w:eastAsiaTheme="minorEastAsia"/>
              <w:noProof/>
            </w:rPr>
          </w:pPr>
          <w:ins w:id="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"_Toc393650995"</w:instrText>
            </w:r>
            <w:r w:rsidRPr="00320ACE">
              <w:rPr>
                <w:rStyle w:val="Hyperlink"/>
                <w:noProof/>
              </w:rPr>
              <w:instrText xml:space="preserve"> </w:instrText>
            </w:r>
            <w:r w:rsidRPr="00320ACE">
              <w:rPr>
                <w:rStyle w:val="Hyperlink"/>
                <w:noProof/>
              </w:rPr>
              <w:fldChar w:fldCharType="separate"/>
            </w:r>
            <w:r w:rsidRPr="00320ACE">
              <w:rPr>
                <w:rStyle w:val="Hyperlink"/>
                <w:noProof/>
              </w:rPr>
              <w:t>Run</w:t>
            </w:r>
            <w:r>
              <w:rPr>
                <w:noProof/>
                <w:webHidden/>
              </w:rPr>
              <w:tab/>
            </w:r>
            <w:r>
              <w:rPr>
                <w:noProof/>
                <w:webHidden/>
              </w:rPr>
              <w:fldChar w:fldCharType="begin"/>
            </w:r>
            <w:r>
              <w:rPr>
                <w:noProof/>
                <w:webHidden/>
              </w:rPr>
              <w:instrText xml:space="preserve"> PAGEREF _Toc393650995 \h </w:instrText>
            </w:r>
          </w:ins>
          <w:r>
            <w:rPr>
              <w:noProof/>
              <w:webHidden/>
            </w:rPr>
          </w:r>
          <w:r>
            <w:rPr>
              <w:noProof/>
              <w:webHidden/>
            </w:rPr>
            <w:fldChar w:fldCharType="separate"/>
          </w:r>
          <w:ins w:id="63" w:author="Sammartano, Marc (BIC USA)" w:date="2014-07-20T22:08:00Z">
            <w:r w:rsidR="001D724B">
              <w:rPr>
                <w:noProof/>
                <w:webHidden/>
              </w:rPr>
              <w:t>45</w:t>
            </w:r>
          </w:ins>
          <w:ins w:id="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5" w:author="Sammartano, Marc (BIC USA)" w:date="2014-07-20T20:16:00Z"/>
              <w:rFonts w:eastAsiaTheme="minorEastAsia"/>
              <w:noProof/>
            </w:rPr>
          </w:pPr>
          <w:ins w:id="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"_Toc393650996"</w:instrText>
            </w:r>
            <w:r w:rsidRPr="00320ACE">
              <w:rPr>
                <w:rStyle w:val="Hyperlink"/>
                <w:noProof/>
              </w:rPr>
              <w:instrText xml:space="preserve"> </w:instrText>
            </w:r>
            <w:r w:rsidRPr="00320ACE">
              <w:rPr>
                <w:rStyle w:val="Hyperlink"/>
                <w:noProof/>
              </w:rPr>
              <w:fldChar w:fldCharType="separate"/>
            </w:r>
            <w:r w:rsidRPr="00320ACE">
              <w:rPr>
                <w:rStyle w:val="Hyperlink"/>
                <w:noProof/>
              </w:rPr>
              <w:t>Menu</w:t>
            </w:r>
            <w:r>
              <w:rPr>
                <w:noProof/>
                <w:webHidden/>
              </w:rPr>
              <w:tab/>
            </w:r>
            <w:r>
              <w:rPr>
                <w:noProof/>
                <w:webHidden/>
              </w:rPr>
              <w:fldChar w:fldCharType="begin"/>
            </w:r>
            <w:r>
              <w:rPr>
                <w:noProof/>
                <w:webHidden/>
              </w:rPr>
              <w:instrText xml:space="preserve"> PAGEREF _Toc393650996 \h </w:instrText>
            </w:r>
          </w:ins>
          <w:r>
            <w:rPr>
              <w:noProof/>
              <w:webHidden/>
            </w:rPr>
          </w:r>
          <w:r>
            <w:rPr>
              <w:noProof/>
              <w:webHidden/>
            </w:rPr>
            <w:fldChar w:fldCharType="separate"/>
          </w:r>
          <w:ins w:id="67" w:author="Sammartano, Marc (BIC USA)" w:date="2014-07-20T22:08:00Z">
            <w:r w:rsidR="001D724B">
              <w:rPr>
                <w:noProof/>
                <w:webHidden/>
              </w:rPr>
              <w:t>46</w:t>
            </w:r>
          </w:ins>
          <w:ins w:id="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9" w:author="Sammartano, Marc (BIC USA)" w:date="2014-07-20T20:16:00Z"/>
              <w:rFonts w:eastAsiaTheme="minorEastAsia"/>
              <w:noProof/>
            </w:rPr>
          </w:pPr>
          <w:ins w:id="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"_Toc393650997"</w:instrText>
            </w:r>
            <w:r w:rsidRPr="00320ACE">
              <w:rPr>
                <w:rStyle w:val="Hyperlink"/>
                <w:noProof/>
              </w:rPr>
              <w:instrText xml:space="preserve"> </w:instrText>
            </w:r>
            <w:r w:rsidRPr="00320ACE">
              <w:rPr>
                <w:rStyle w:val="Hyperlink"/>
                <w:noProof/>
              </w:rPr>
              <w:fldChar w:fldCharType="separate"/>
            </w:r>
            <w:r w:rsidRPr="00320ACE">
              <w:rPr>
                <w:rStyle w:val="Hyperlink"/>
                <w:noProof/>
              </w:rPr>
              <w:t>Crashes</w:t>
            </w:r>
            <w:r>
              <w:rPr>
                <w:noProof/>
                <w:webHidden/>
              </w:rPr>
              <w:tab/>
            </w:r>
            <w:r>
              <w:rPr>
                <w:noProof/>
                <w:webHidden/>
              </w:rPr>
              <w:fldChar w:fldCharType="begin"/>
            </w:r>
            <w:r>
              <w:rPr>
                <w:noProof/>
                <w:webHidden/>
              </w:rPr>
              <w:instrText xml:space="preserve"> PAGEREF _Toc393650997 \h </w:instrText>
            </w:r>
          </w:ins>
          <w:r>
            <w:rPr>
              <w:noProof/>
              <w:webHidden/>
            </w:rPr>
          </w:r>
          <w:r>
            <w:rPr>
              <w:noProof/>
              <w:webHidden/>
            </w:rPr>
            <w:fldChar w:fldCharType="separate"/>
          </w:r>
          <w:ins w:id="71" w:author="Sammartano, Marc (BIC USA)" w:date="2014-07-20T22:08:00Z">
            <w:r w:rsidR="001D724B">
              <w:rPr>
                <w:noProof/>
                <w:webHidden/>
              </w:rPr>
              <w:t>46</w:t>
            </w:r>
          </w:ins>
          <w:ins w:id="7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73" w:author="Sammartano, Marc (BIC USA)" w:date="2014-07-20T20:16:00Z"/>
              <w:rFonts w:eastAsiaTheme="minorEastAsia"/>
              <w:noProof/>
            </w:rPr>
          </w:pPr>
          <w:ins w:id="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"_Toc393650998"</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 Description Syntax</w:t>
            </w:r>
            <w:r>
              <w:rPr>
                <w:noProof/>
                <w:webHidden/>
              </w:rPr>
              <w:tab/>
            </w:r>
            <w:r>
              <w:rPr>
                <w:noProof/>
                <w:webHidden/>
              </w:rPr>
              <w:fldChar w:fldCharType="begin"/>
            </w:r>
            <w:r>
              <w:rPr>
                <w:noProof/>
                <w:webHidden/>
              </w:rPr>
              <w:instrText xml:space="preserve"> PAGEREF _Toc393650998 \h </w:instrText>
            </w:r>
          </w:ins>
          <w:r>
            <w:rPr>
              <w:noProof/>
              <w:webHidden/>
            </w:rPr>
          </w:r>
          <w:r>
            <w:rPr>
              <w:noProof/>
              <w:webHidden/>
            </w:rPr>
            <w:fldChar w:fldCharType="separate"/>
          </w:r>
          <w:ins w:id="75" w:author="Sammartano, Marc (BIC USA)" w:date="2014-07-20T22:08:00Z">
            <w:r w:rsidR="001D724B">
              <w:rPr>
                <w:noProof/>
                <w:webHidden/>
              </w:rPr>
              <w:t>46</w:t>
            </w:r>
          </w:ins>
          <w:ins w:id="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7" w:author="Sammartano, Marc (BIC USA)" w:date="2014-07-20T20:16:00Z"/>
              <w:rFonts w:eastAsiaTheme="minorEastAsia"/>
              <w:noProof/>
            </w:rPr>
          </w:pPr>
          <w:ins w:id="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"_Toc393650999"</w:instrText>
            </w:r>
            <w:r w:rsidRPr="00320ACE">
              <w:rPr>
                <w:rStyle w:val="Hyperlink"/>
                <w:noProof/>
              </w:rPr>
              <w:instrText xml:space="preserve"> </w:instrText>
            </w:r>
            <w:r w:rsidRPr="00320ACE">
              <w:rPr>
                <w:rStyle w:val="Hyperlink"/>
                <w:noProof/>
              </w:rPr>
              <w:fldChar w:fldCharType="separate"/>
            </w:r>
            <w:r w:rsidRPr="00320ACE">
              <w:rPr>
                <w:rStyle w:val="Hyperlink"/>
                <w:noProof/>
              </w:rPr>
              <w:t>Upper and Lower Case</w:t>
            </w:r>
            <w:r>
              <w:rPr>
                <w:noProof/>
                <w:webHidden/>
              </w:rPr>
              <w:tab/>
            </w:r>
            <w:r>
              <w:rPr>
                <w:noProof/>
                <w:webHidden/>
              </w:rPr>
              <w:fldChar w:fldCharType="begin"/>
            </w:r>
            <w:r>
              <w:rPr>
                <w:noProof/>
                <w:webHidden/>
              </w:rPr>
              <w:instrText xml:space="preserve"> PAGEREF _Toc393650999 \h </w:instrText>
            </w:r>
          </w:ins>
          <w:r>
            <w:rPr>
              <w:noProof/>
              <w:webHidden/>
            </w:rPr>
          </w:r>
          <w:r>
            <w:rPr>
              <w:noProof/>
              <w:webHidden/>
            </w:rPr>
            <w:fldChar w:fldCharType="separate"/>
          </w:r>
          <w:ins w:id="79" w:author="Sammartano, Marc (BIC USA)" w:date="2014-07-20T22:08:00Z">
            <w:r w:rsidR="001D724B">
              <w:rPr>
                <w:noProof/>
                <w:webHidden/>
              </w:rPr>
              <w:t>46</w:t>
            </w:r>
          </w:ins>
          <w:ins w:id="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1" w:author="Sammartano, Marc (BIC USA)" w:date="2014-07-20T20:16:00Z"/>
              <w:rFonts w:eastAsiaTheme="minorEastAsia"/>
              <w:noProof/>
            </w:rPr>
          </w:pPr>
          <w:ins w:id="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"_Toc393651000"</w:instrText>
            </w:r>
            <w:r w:rsidRPr="00320ACE">
              <w:rPr>
                <w:rStyle w:val="Hyperlink"/>
                <w:noProof/>
              </w:rPr>
              <w:instrText xml:space="preserve"> </w:instrText>
            </w:r>
            <w:r w:rsidRPr="00320ACE">
              <w:rPr>
                <w:rStyle w:val="Hyperlink"/>
                <w:noProof/>
              </w:rPr>
              <w:fldChar w:fldCharType="separate"/>
            </w:r>
            <w:r w:rsidRPr="00320ACE">
              <w:rPr>
                <w:rStyle w:val="Hyperlink"/>
                <w:noProof/>
              </w:rPr>
              <w:t>&lt;nexp&gt;, &lt;sexp&gt; and &lt;lexp&gt;</w:t>
            </w:r>
            <w:r>
              <w:rPr>
                <w:noProof/>
                <w:webHidden/>
              </w:rPr>
              <w:tab/>
            </w:r>
            <w:r>
              <w:rPr>
                <w:noProof/>
                <w:webHidden/>
              </w:rPr>
              <w:fldChar w:fldCharType="begin"/>
            </w:r>
            <w:r>
              <w:rPr>
                <w:noProof/>
                <w:webHidden/>
              </w:rPr>
              <w:instrText xml:space="preserve"> PAGEREF _Toc393651000 \h </w:instrText>
            </w:r>
          </w:ins>
          <w:r>
            <w:rPr>
              <w:noProof/>
              <w:webHidden/>
            </w:rPr>
          </w:r>
          <w:r>
            <w:rPr>
              <w:noProof/>
              <w:webHidden/>
            </w:rPr>
            <w:fldChar w:fldCharType="separate"/>
          </w:r>
          <w:ins w:id="83" w:author="Sammartano, Marc (BIC USA)" w:date="2014-07-20T22:08:00Z">
            <w:r w:rsidR="001D724B">
              <w:rPr>
                <w:noProof/>
                <w:webHidden/>
              </w:rPr>
              <w:t>46</w:t>
            </w:r>
          </w:ins>
          <w:ins w:id="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5" w:author="Sammartano, Marc (BIC USA)" w:date="2014-07-20T20:16:00Z"/>
              <w:rFonts w:eastAsiaTheme="minorEastAsia"/>
              <w:noProof/>
            </w:rPr>
          </w:pPr>
          <w:ins w:id="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"_Toc393651001"</w:instrText>
            </w:r>
            <w:r w:rsidRPr="00320ACE">
              <w:rPr>
                <w:rStyle w:val="Hyperlink"/>
                <w:noProof/>
              </w:rPr>
              <w:instrText xml:space="preserve"> </w:instrText>
            </w:r>
            <w:r w:rsidRPr="00320ACE">
              <w:rPr>
                <w:rStyle w:val="Hyperlink"/>
                <w:noProof/>
              </w:rPr>
              <w:fldChar w:fldCharType="separate"/>
            </w:r>
            <w:r w:rsidRPr="00320ACE">
              <w:rPr>
                <w:rStyle w:val="Hyperlink"/>
                <w:noProof/>
              </w:rPr>
              <w:t>&lt;nvar&gt;, &lt;svar&gt; and &lt;lvar&gt;</w:t>
            </w:r>
            <w:r>
              <w:rPr>
                <w:noProof/>
                <w:webHidden/>
              </w:rPr>
              <w:tab/>
            </w:r>
            <w:r>
              <w:rPr>
                <w:noProof/>
                <w:webHidden/>
              </w:rPr>
              <w:fldChar w:fldCharType="begin"/>
            </w:r>
            <w:r>
              <w:rPr>
                <w:noProof/>
                <w:webHidden/>
              </w:rPr>
              <w:instrText xml:space="preserve"> PAGEREF _Toc393651001 \h </w:instrText>
            </w:r>
          </w:ins>
          <w:r>
            <w:rPr>
              <w:noProof/>
              <w:webHidden/>
            </w:rPr>
          </w:r>
          <w:r>
            <w:rPr>
              <w:noProof/>
              <w:webHidden/>
            </w:rPr>
            <w:fldChar w:fldCharType="separate"/>
          </w:r>
          <w:ins w:id="87" w:author="Sammartano, Marc (BIC USA)" w:date="2014-07-20T22:08:00Z">
            <w:r w:rsidR="001D724B">
              <w:rPr>
                <w:noProof/>
                <w:webHidden/>
              </w:rPr>
              <w:t>46</w:t>
            </w:r>
          </w:ins>
          <w:ins w:id="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9" w:author="Sammartano, Marc (BIC USA)" w:date="2014-07-20T20:16:00Z"/>
              <w:rFonts w:eastAsiaTheme="minorEastAsia"/>
              <w:noProof/>
            </w:rPr>
          </w:pPr>
          <w:ins w:id="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"_Toc393651002"</w:instrText>
            </w:r>
            <w:r w:rsidRPr="00320ACE">
              <w:rPr>
                <w:rStyle w:val="Hyperlink"/>
                <w:noProof/>
              </w:rPr>
              <w:instrText xml:space="preserve"> </w:instrText>
            </w:r>
            <w:r w:rsidRPr="00320ACE">
              <w:rPr>
                <w:rStyle w:val="Hyperlink"/>
                <w:noProof/>
              </w:rPr>
              <w:fldChar w:fldCharType="separate"/>
            </w:r>
            <w:r w:rsidRPr="00320ACE">
              <w:rPr>
                <w:rStyle w:val="Hyperlink"/>
                <w:noProof/>
              </w:rPr>
              <w:t>Array[] and Array$[]</w:t>
            </w:r>
            <w:r>
              <w:rPr>
                <w:noProof/>
                <w:webHidden/>
              </w:rPr>
              <w:tab/>
            </w:r>
            <w:r>
              <w:rPr>
                <w:noProof/>
                <w:webHidden/>
              </w:rPr>
              <w:fldChar w:fldCharType="begin"/>
            </w:r>
            <w:r>
              <w:rPr>
                <w:noProof/>
                <w:webHidden/>
              </w:rPr>
              <w:instrText xml:space="preserve"> PAGEREF _Toc393651002 \h </w:instrText>
            </w:r>
          </w:ins>
          <w:r>
            <w:rPr>
              <w:noProof/>
              <w:webHidden/>
            </w:rPr>
          </w:r>
          <w:r>
            <w:rPr>
              <w:noProof/>
              <w:webHidden/>
            </w:rPr>
            <w:fldChar w:fldCharType="separate"/>
          </w:r>
          <w:ins w:id="91" w:author="Sammartano, Marc (BIC USA)" w:date="2014-07-20T22:08:00Z">
            <w:r w:rsidR="001D724B">
              <w:rPr>
                <w:noProof/>
                <w:webHidden/>
              </w:rPr>
              <w:t>46</w:t>
            </w:r>
          </w:ins>
          <w:ins w:id="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3" w:author="Sammartano, Marc (BIC USA)" w:date="2014-07-20T20:16:00Z"/>
              <w:rFonts w:eastAsiaTheme="minorEastAsia"/>
              <w:noProof/>
            </w:rPr>
          </w:pPr>
          <w:ins w:id="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"_Toc393651003"</w:instrText>
            </w:r>
            <w:r w:rsidRPr="00320ACE">
              <w:rPr>
                <w:rStyle w:val="Hyperlink"/>
                <w:noProof/>
              </w:rPr>
              <w:instrText xml:space="preserve"> </w:instrText>
            </w:r>
            <w:r w:rsidRPr="00320ACE">
              <w:rPr>
                <w:rStyle w:val="Hyperlink"/>
                <w:noProof/>
              </w:rPr>
              <w:fldChar w:fldCharType="separate"/>
            </w:r>
            <w:r w:rsidRPr="00320ACE">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_Toc393651003 \h </w:instrText>
            </w:r>
          </w:ins>
          <w:r>
            <w:rPr>
              <w:noProof/>
              <w:webHidden/>
            </w:rPr>
          </w:r>
          <w:r>
            <w:rPr>
              <w:noProof/>
              <w:webHidden/>
            </w:rPr>
            <w:fldChar w:fldCharType="separate"/>
          </w:r>
          <w:ins w:id="95" w:author="Sammartano, Marc (BIC USA)" w:date="2014-07-20T22:08:00Z">
            <w:r w:rsidR="001D724B">
              <w:rPr>
                <w:noProof/>
                <w:webHidden/>
              </w:rPr>
              <w:t>46</w:t>
            </w:r>
          </w:ins>
          <w:ins w:id="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7" w:author="Sammartano, Marc (BIC USA)" w:date="2014-07-20T20:16:00Z"/>
              <w:rFonts w:eastAsiaTheme="minorEastAsia"/>
              <w:noProof/>
            </w:rPr>
          </w:pPr>
          <w:ins w:id="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"_Toc393651004"</w:instrText>
            </w:r>
            <w:r w:rsidRPr="00320ACE">
              <w:rPr>
                <w:rStyle w:val="Hyperlink"/>
                <w:noProof/>
              </w:rPr>
              <w:instrText xml:space="preserve"> </w:instrText>
            </w:r>
            <w:r w:rsidRPr="00320ACE">
              <w:rPr>
                <w:rStyle w:val="Hyperlink"/>
                <w:noProof/>
              </w:rPr>
              <w:fldChar w:fldCharType="separate"/>
            </w:r>
            <w:r w:rsidRPr="00320ACE">
              <w:rPr>
                <w:rStyle w:val="Hyperlink"/>
                <w:noProof/>
              </w:rPr>
              <w:t>{something}</w:t>
            </w:r>
            <w:r>
              <w:rPr>
                <w:noProof/>
                <w:webHidden/>
              </w:rPr>
              <w:tab/>
            </w:r>
            <w:r>
              <w:rPr>
                <w:noProof/>
                <w:webHidden/>
              </w:rPr>
              <w:fldChar w:fldCharType="begin"/>
            </w:r>
            <w:r>
              <w:rPr>
                <w:noProof/>
                <w:webHidden/>
              </w:rPr>
              <w:instrText xml:space="preserve"> PAGEREF _Toc393651004 \h </w:instrText>
            </w:r>
          </w:ins>
          <w:r>
            <w:rPr>
              <w:noProof/>
              <w:webHidden/>
            </w:rPr>
          </w:r>
          <w:r>
            <w:rPr>
              <w:noProof/>
              <w:webHidden/>
            </w:rPr>
            <w:fldChar w:fldCharType="separate"/>
          </w:r>
          <w:ins w:id="99" w:author="Sammartano, Marc (BIC USA)" w:date="2014-07-20T22:08:00Z">
            <w:r w:rsidR="001D724B">
              <w:rPr>
                <w:noProof/>
                <w:webHidden/>
              </w:rPr>
              <w:t>47</w:t>
            </w:r>
          </w:ins>
          <w:ins w:id="1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1" w:author="Sammartano, Marc (BIC USA)" w:date="2014-07-20T20:16:00Z"/>
              <w:rFonts w:eastAsiaTheme="minorEastAsia"/>
              <w:noProof/>
            </w:rPr>
          </w:pPr>
          <w:ins w:id="1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"_Toc393651005"</w:instrText>
            </w:r>
            <w:r w:rsidRPr="00320ACE">
              <w:rPr>
                <w:rStyle w:val="Hyperlink"/>
                <w:noProof/>
              </w:rPr>
              <w:instrText xml:space="preserve"> </w:instrText>
            </w:r>
            <w:r w:rsidRPr="00320ACE">
              <w:rPr>
                <w:rStyle w:val="Hyperlink"/>
                <w:noProof/>
              </w:rPr>
              <w:fldChar w:fldCharType="separate"/>
            </w:r>
            <w:r w:rsidRPr="00320ACE">
              <w:rPr>
                <w:rStyle w:val="Hyperlink"/>
                <w:noProof/>
              </w:rPr>
              <w:t>{ A | B |C }</w:t>
            </w:r>
            <w:r>
              <w:rPr>
                <w:noProof/>
                <w:webHidden/>
              </w:rPr>
              <w:tab/>
            </w:r>
            <w:r>
              <w:rPr>
                <w:noProof/>
                <w:webHidden/>
              </w:rPr>
              <w:fldChar w:fldCharType="begin"/>
            </w:r>
            <w:r>
              <w:rPr>
                <w:noProof/>
                <w:webHidden/>
              </w:rPr>
              <w:instrText xml:space="preserve"> PAGEREF _Toc393651005 \h </w:instrText>
            </w:r>
          </w:ins>
          <w:r>
            <w:rPr>
              <w:noProof/>
              <w:webHidden/>
            </w:rPr>
          </w:r>
          <w:r>
            <w:rPr>
              <w:noProof/>
              <w:webHidden/>
            </w:rPr>
            <w:fldChar w:fldCharType="separate"/>
          </w:r>
          <w:ins w:id="103" w:author="Sammartano, Marc (BIC USA)" w:date="2014-07-20T22:08:00Z">
            <w:r w:rsidR="001D724B">
              <w:rPr>
                <w:noProof/>
                <w:webHidden/>
              </w:rPr>
              <w:t>47</w:t>
            </w:r>
          </w:ins>
          <w:ins w:id="1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5" w:author="Sammartano, Marc (BIC USA)" w:date="2014-07-20T20:16:00Z"/>
              <w:rFonts w:eastAsiaTheme="minorEastAsia"/>
              <w:noProof/>
            </w:rPr>
          </w:pPr>
          <w:ins w:id="1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"_Toc393651006"</w:instrText>
            </w:r>
            <w:r w:rsidRPr="00320ACE">
              <w:rPr>
                <w:rStyle w:val="Hyperlink"/>
                <w:noProof/>
              </w:rPr>
              <w:instrText xml:space="preserve"> </w:instrText>
            </w:r>
            <w:r w:rsidRPr="00320ACE">
              <w:rPr>
                <w:rStyle w:val="Hyperlink"/>
                <w:noProof/>
              </w:rPr>
              <w:fldChar w:fldCharType="separate"/>
            </w:r>
            <w:r w:rsidRPr="00320ACE">
              <w:rPr>
                <w:rStyle w:val="Hyperlink"/>
                <w:noProof/>
              </w:rPr>
              <w:t>X …, X</w:t>
            </w:r>
            <w:r>
              <w:rPr>
                <w:noProof/>
                <w:webHidden/>
              </w:rPr>
              <w:tab/>
            </w:r>
            <w:r>
              <w:rPr>
                <w:noProof/>
                <w:webHidden/>
              </w:rPr>
              <w:fldChar w:fldCharType="begin"/>
            </w:r>
            <w:r>
              <w:rPr>
                <w:noProof/>
                <w:webHidden/>
              </w:rPr>
              <w:instrText xml:space="preserve"> PAGEREF _Toc393651006 \h </w:instrText>
            </w:r>
          </w:ins>
          <w:r>
            <w:rPr>
              <w:noProof/>
              <w:webHidden/>
            </w:rPr>
          </w:r>
          <w:r>
            <w:rPr>
              <w:noProof/>
              <w:webHidden/>
            </w:rPr>
            <w:fldChar w:fldCharType="separate"/>
          </w:r>
          <w:ins w:id="107" w:author="Sammartano, Marc (BIC USA)" w:date="2014-07-20T22:08:00Z">
            <w:r w:rsidR="001D724B">
              <w:rPr>
                <w:noProof/>
                <w:webHidden/>
              </w:rPr>
              <w:t>47</w:t>
            </w:r>
          </w:ins>
          <w:ins w:id="1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9" w:author="Sammartano, Marc (BIC USA)" w:date="2014-07-20T20:16:00Z"/>
              <w:rFonts w:eastAsiaTheme="minorEastAsia"/>
              <w:noProof/>
            </w:rPr>
          </w:pPr>
          <w:ins w:id="1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"_Toc393651007"</w:instrText>
            </w:r>
            <w:r w:rsidRPr="00320ACE">
              <w:rPr>
                <w:rStyle w:val="Hyperlink"/>
                <w:noProof/>
              </w:rPr>
              <w:instrText xml:space="preserve"> </w:instrText>
            </w:r>
            <w:r w:rsidRPr="00320ACE">
              <w:rPr>
                <w:rStyle w:val="Hyperlink"/>
                <w:noProof/>
              </w:rPr>
              <w:fldChar w:fldCharType="separate"/>
            </w:r>
            <w:r w:rsidRPr="00320ACE">
              <w:rPr>
                <w:rStyle w:val="Hyperlink"/>
                <w:noProof/>
              </w:rPr>
              <w:t>{,n …,n}</w:t>
            </w:r>
            <w:r>
              <w:rPr>
                <w:noProof/>
                <w:webHidden/>
              </w:rPr>
              <w:tab/>
            </w:r>
            <w:r>
              <w:rPr>
                <w:noProof/>
                <w:webHidden/>
              </w:rPr>
              <w:fldChar w:fldCharType="begin"/>
            </w:r>
            <w:r>
              <w:rPr>
                <w:noProof/>
                <w:webHidden/>
              </w:rPr>
              <w:instrText xml:space="preserve"> PAGEREF _Toc393651007 \h </w:instrText>
            </w:r>
          </w:ins>
          <w:r>
            <w:rPr>
              <w:noProof/>
              <w:webHidden/>
            </w:rPr>
          </w:r>
          <w:r>
            <w:rPr>
              <w:noProof/>
              <w:webHidden/>
            </w:rPr>
            <w:fldChar w:fldCharType="separate"/>
          </w:r>
          <w:ins w:id="111" w:author="Sammartano, Marc (BIC USA)" w:date="2014-07-20T22:08:00Z">
            <w:r w:rsidR="001D724B">
              <w:rPr>
                <w:noProof/>
                <w:webHidden/>
              </w:rPr>
              <w:t>47</w:t>
            </w:r>
          </w:ins>
          <w:ins w:id="1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3" w:author="Sammartano, Marc (BIC USA)" w:date="2014-07-20T20:16:00Z"/>
              <w:rFonts w:eastAsiaTheme="minorEastAsia"/>
              <w:noProof/>
            </w:rPr>
          </w:pPr>
          <w:ins w:id="1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"_Toc393651008"</w:instrText>
            </w:r>
            <w:r w:rsidRPr="00320ACE">
              <w:rPr>
                <w:rStyle w:val="Hyperlink"/>
                <w:noProof/>
              </w:rPr>
              <w:instrText xml:space="preserve"> </w:instrText>
            </w:r>
            <w:r w:rsidRPr="00320ACE">
              <w:rPr>
                <w:rStyle w:val="Hyperlink"/>
                <w:noProof/>
              </w:rPr>
              <w:fldChar w:fldCharType="separate"/>
            </w:r>
            <w:r w:rsidRPr="00320ACE">
              <w:rPr>
                <w:rStyle w:val="Hyperlink"/>
                <w:noProof/>
              </w:rPr>
              <w:t>&lt;statement&gt;</w:t>
            </w:r>
            <w:r>
              <w:rPr>
                <w:noProof/>
                <w:webHidden/>
              </w:rPr>
              <w:tab/>
            </w:r>
            <w:r>
              <w:rPr>
                <w:noProof/>
                <w:webHidden/>
              </w:rPr>
              <w:fldChar w:fldCharType="begin"/>
            </w:r>
            <w:r>
              <w:rPr>
                <w:noProof/>
                <w:webHidden/>
              </w:rPr>
              <w:instrText xml:space="preserve"> PAGEREF _Toc393651008 \h </w:instrText>
            </w:r>
          </w:ins>
          <w:r>
            <w:rPr>
              <w:noProof/>
              <w:webHidden/>
            </w:rPr>
          </w:r>
          <w:r>
            <w:rPr>
              <w:noProof/>
              <w:webHidden/>
            </w:rPr>
            <w:fldChar w:fldCharType="separate"/>
          </w:r>
          <w:ins w:id="115" w:author="Sammartano, Marc (BIC USA)" w:date="2014-07-20T22:08:00Z">
            <w:r w:rsidR="001D724B">
              <w:rPr>
                <w:noProof/>
                <w:webHidden/>
              </w:rPr>
              <w:t>47</w:t>
            </w:r>
          </w:ins>
          <w:ins w:id="11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17" w:author="Sammartano, Marc (BIC USA)" w:date="2014-07-20T20:16:00Z"/>
              <w:rFonts w:eastAsiaTheme="minorEastAsia"/>
              <w:noProof/>
            </w:rPr>
          </w:pPr>
          <w:ins w:id="1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"_Toc393651009"</w:instrText>
            </w:r>
            <w:r w:rsidRPr="00320ACE">
              <w:rPr>
                <w:rStyle w:val="Hyperlink"/>
                <w:noProof/>
              </w:rPr>
              <w:instrText xml:space="preserve"> </w:instrText>
            </w:r>
            <w:r w:rsidRPr="00320ACE">
              <w:rPr>
                <w:rStyle w:val="Hyperlink"/>
                <w:noProof/>
              </w:rPr>
              <w:fldChar w:fldCharType="separate"/>
            </w:r>
            <w:r w:rsidRPr="00320ACE">
              <w:rPr>
                <w:rStyle w:val="Hyperlink"/>
                <w:noProof/>
              </w:rPr>
              <w:t>Numbers</w:t>
            </w:r>
            <w:r>
              <w:rPr>
                <w:noProof/>
                <w:webHidden/>
              </w:rPr>
              <w:tab/>
            </w:r>
            <w:r>
              <w:rPr>
                <w:noProof/>
                <w:webHidden/>
              </w:rPr>
              <w:fldChar w:fldCharType="begin"/>
            </w:r>
            <w:r>
              <w:rPr>
                <w:noProof/>
                <w:webHidden/>
              </w:rPr>
              <w:instrText xml:space="preserve"> PAGEREF _Toc393651009 \h </w:instrText>
            </w:r>
          </w:ins>
          <w:r>
            <w:rPr>
              <w:noProof/>
              <w:webHidden/>
            </w:rPr>
          </w:r>
          <w:r>
            <w:rPr>
              <w:noProof/>
              <w:webHidden/>
            </w:rPr>
            <w:fldChar w:fldCharType="separate"/>
          </w:r>
          <w:ins w:id="119" w:author="Sammartano, Marc (BIC USA)" w:date="2014-07-20T22:08:00Z">
            <w:r w:rsidR="001D724B">
              <w:rPr>
                <w:noProof/>
                <w:webHidden/>
              </w:rPr>
              <w:t>47</w:t>
            </w:r>
          </w:ins>
          <w:ins w:id="12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21" w:author="Sammartano, Marc (BIC USA)" w:date="2014-07-20T20:16:00Z"/>
              <w:rFonts w:eastAsiaTheme="minorEastAsia"/>
              <w:noProof/>
            </w:rPr>
          </w:pPr>
          <w:ins w:id="1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"_Toc393651010"</w:instrText>
            </w:r>
            <w:r w:rsidRPr="00320ACE">
              <w:rPr>
                <w:rStyle w:val="Hyperlink"/>
                <w:noProof/>
              </w:rPr>
              <w:instrText xml:space="preserve"> </w:instrText>
            </w:r>
            <w:r w:rsidRPr="00320ACE">
              <w:rPr>
                <w:rStyle w:val="Hyperlink"/>
                <w:noProof/>
              </w:rPr>
              <w:fldChar w:fldCharType="separate"/>
            </w:r>
            <w:r w:rsidRPr="00320ACE">
              <w:rPr>
                <w:rStyle w:val="Hyperlink"/>
                <w:noProof/>
              </w:rPr>
              <w:t>Strings</w:t>
            </w:r>
            <w:r>
              <w:rPr>
                <w:noProof/>
                <w:webHidden/>
              </w:rPr>
              <w:tab/>
            </w:r>
            <w:r>
              <w:rPr>
                <w:noProof/>
                <w:webHidden/>
              </w:rPr>
              <w:fldChar w:fldCharType="begin"/>
            </w:r>
            <w:r>
              <w:rPr>
                <w:noProof/>
                <w:webHidden/>
              </w:rPr>
              <w:instrText xml:space="preserve"> PAGEREF _Toc393651010 \h </w:instrText>
            </w:r>
          </w:ins>
          <w:r>
            <w:rPr>
              <w:noProof/>
              <w:webHidden/>
            </w:rPr>
          </w:r>
          <w:r>
            <w:rPr>
              <w:noProof/>
              <w:webHidden/>
            </w:rPr>
            <w:fldChar w:fldCharType="separate"/>
          </w:r>
          <w:ins w:id="123" w:author="Sammartano, Marc (BIC USA)" w:date="2014-07-20T22:08:00Z">
            <w:r w:rsidR="001D724B">
              <w:rPr>
                <w:noProof/>
                <w:webHidden/>
              </w:rPr>
              <w:t>48</w:t>
            </w:r>
          </w:ins>
          <w:ins w:id="12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25" w:author="Sammartano, Marc (BIC USA)" w:date="2014-07-20T20:16:00Z"/>
              <w:rFonts w:eastAsiaTheme="minorEastAsia"/>
              <w:noProof/>
            </w:rPr>
          </w:pPr>
          <w:ins w:id="126"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"_Toc393651011"</w:instrText>
            </w:r>
            <w:r w:rsidRPr="00320ACE">
              <w:rPr>
                <w:rStyle w:val="Hyperlink"/>
                <w:noProof/>
              </w:rPr>
              <w:instrText xml:space="preserve"> </w:instrText>
            </w:r>
            <w:r w:rsidRPr="00320ACE">
              <w:rPr>
                <w:rStyle w:val="Hyperlink"/>
                <w:noProof/>
              </w:rPr>
              <w:fldChar w:fldCharType="separate"/>
            </w:r>
            <w:r w:rsidRPr="00320ACE">
              <w:rPr>
                <w:rStyle w:val="Hyperlink"/>
                <w:noProof/>
              </w:rPr>
              <w:t>Variables</w:t>
            </w:r>
            <w:r>
              <w:rPr>
                <w:noProof/>
                <w:webHidden/>
              </w:rPr>
              <w:tab/>
            </w:r>
            <w:r>
              <w:rPr>
                <w:noProof/>
                <w:webHidden/>
              </w:rPr>
              <w:fldChar w:fldCharType="begin"/>
            </w:r>
            <w:r>
              <w:rPr>
                <w:noProof/>
                <w:webHidden/>
              </w:rPr>
              <w:instrText xml:space="preserve"> PAGEREF _Toc393651011 \h </w:instrText>
            </w:r>
          </w:ins>
          <w:r>
            <w:rPr>
              <w:noProof/>
              <w:webHidden/>
            </w:rPr>
          </w:r>
          <w:r>
            <w:rPr>
              <w:noProof/>
              <w:webHidden/>
            </w:rPr>
            <w:fldChar w:fldCharType="separate"/>
          </w:r>
          <w:ins w:id="127" w:author="Sammartano, Marc (BIC USA)" w:date="2014-07-20T22:08:00Z">
            <w:r w:rsidR="001D724B">
              <w:rPr>
                <w:noProof/>
                <w:webHidden/>
              </w:rPr>
              <w:t>48</w:t>
            </w:r>
          </w:ins>
          <w:ins w:id="1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9" w:author="Sammartano, Marc (BIC USA)" w:date="2014-07-20T20:16:00Z"/>
              <w:rFonts w:eastAsiaTheme="minorEastAsia"/>
              <w:noProof/>
            </w:rPr>
          </w:pPr>
          <w:ins w:id="1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"_Toc393651012"</w:instrText>
            </w:r>
            <w:r w:rsidRPr="00320ACE">
              <w:rPr>
                <w:rStyle w:val="Hyperlink"/>
                <w:noProof/>
              </w:rPr>
              <w:instrText xml:space="preserve"> </w:instrText>
            </w:r>
            <w:r w:rsidRPr="00320ACE">
              <w:rPr>
                <w:rStyle w:val="Hyperlink"/>
                <w:noProof/>
              </w:rPr>
              <w:fldChar w:fldCharType="separate"/>
            </w:r>
            <w:r w:rsidRPr="00320ACE">
              <w:rPr>
                <w:rStyle w:val="Hyperlink"/>
                <w:noProof/>
              </w:rPr>
              <w:t>Variable Names</w:t>
            </w:r>
            <w:r>
              <w:rPr>
                <w:noProof/>
                <w:webHidden/>
              </w:rPr>
              <w:tab/>
            </w:r>
            <w:r>
              <w:rPr>
                <w:noProof/>
                <w:webHidden/>
              </w:rPr>
              <w:fldChar w:fldCharType="begin"/>
            </w:r>
            <w:r>
              <w:rPr>
                <w:noProof/>
                <w:webHidden/>
              </w:rPr>
              <w:instrText xml:space="preserve"> PAGEREF _Toc393651012 \h </w:instrText>
            </w:r>
          </w:ins>
          <w:r>
            <w:rPr>
              <w:noProof/>
              <w:webHidden/>
            </w:rPr>
          </w:r>
          <w:r>
            <w:rPr>
              <w:noProof/>
              <w:webHidden/>
            </w:rPr>
            <w:fldChar w:fldCharType="separate"/>
          </w:r>
          <w:ins w:id="131" w:author="Sammartano, Marc (BIC USA)" w:date="2014-07-20T22:08:00Z">
            <w:r w:rsidR="001D724B">
              <w:rPr>
                <w:noProof/>
                <w:webHidden/>
              </w:rPr>
              <w:t>48</w:t>
            </w:r>
          </w:ins>
          <w:ins w:id="1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3" w:author="Sammartano, Marc (BIC USA)" w:date="2014-07-20T20:16:00Z"/>
              <w:rFonts w:eastAsiaTheme="minorEastAsia"/>
              <w:noProof/>
            </w:rPr>
          </w:pPr>
          <w:ins w:id="1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"_Toc393651013"</w:instrText>
            </w:r>
            <w:r w:rsidRPr="00320ACE">
              <w:rPr>
                <w:rStyle w:val="Hyperlink"/>
                <w:noProof/>
              </w:rPr>
              <w:instrText xml:space="preserve"> </w:instrText>
            </w:r>
            <w:r w:rsidRPr="00320ACE">
              <w:rPr>
                <w:rStyle w:val="Hyperlink"/>
                <w:noProof/>
              </w:rPr>
              <w:fldChar w:fldCharType="separate"/>
            </w:r>
            <w:r w:rsidRPr="00320ACE">
              <w:rPr>
                <w:rStyle w:val="Hyperlink"/>
                <w:noProof/>
              </w:rPr>
              <w:t>Variable Types</w:t>
            </w:r>
            <w:r>
              <w:rPr>
                <w:noProof/>
                <w:webHidden/>
              </w:rPr>
              <w:tab/>
            </w:r>
            <w:r>
              <w:rPr>
                <w:noProof/>
                <w:webHidden/>
              </w:rPr>
              <w:fldChar w:fldCharType="begin"/>
            </w:r>
            <w:r>
              <w:rPr>
                <w:noProof/>
                <w:webHidden/>
              </w:rPr>
              <w:instrText xml:space="preserve"> PAGEREF _Toc393651013 \h </w:instrText>
            </w:r>
          </w:ins>
          <w:r>
            <w:rPr>
              <w:noProof/>
              <w:webHidden/>
            </w:rPr>
          </w:r>
          <w:r>
            <w:rPr>
              <w:noProof/>
              <w:webHidden/>
            </w:rPr>
            <w:fldChar w:fldCharType="separate"/>
          </w:r>
          <w:ins w:id="135" w:author="Sammartano, Marc (BIC USA)" w:date="2014-07-20T22:08:00Z">
            <w:r w:rsidR="001D724B">
              <w:rPr>
                <w:noProof/>
                <w:webHidden/>
              </w:rPr>
              <w:t>49</w:t>
            </w:r>
          </w:ins>
          <w:ins w:id="1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7" w:author="Sammartano, Marc (BIC USA)" w:date="2014-07-20T20:16:00Z"/>
              <w:rFonts w:eastAsiaTheme="minorEastAsia"/>
              <w:noProof/>
            </w:rPr>
          </w:pPr>
          <w:ins w:id="1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"_Toc393651014"</w:instrText>
            </w:r>
            <w:r w:rsidRPr="00320ACE">
              <w:rPr>
                <w:rStyle w:val="Hyperlink"/>
                <w:noProof/>
              </w:rPr>
              <w:instrText xml:space="preserve"> </w:instrText>
            </w:r>
            <w:r w:rsidRPr="00320ACE">
              <w:rPr>
                <w:rStyle w:val="Hyperlink"/>
                <w:noProof/>
              </w:rPr>
              <w:fldChar w:fldCharType="separate"/>
            </w:r>
            <w:r w:rsidRPr="00320ACE">
              <w:rPr>
                <w:rStyle w:val="Hyperlink"/>
                <w:noProof/>
              </w:rPr>
              <w:t>Scalar and Array Variables</w:t>
            </w:r>
            <w:r>
              <w:rPr>
                <w:noProof/>
                <w:webHidden/>
              </w:rPr>
              <w:tab/>
            </w:r>
            <w:r>
              <w:rPr>
                <w:noProof/>
                <w:webHidden/>
              </w:rPr>
              <w:fldChar w:fldCharType="begin"/>
            </w:r>
            <w:r>
              <w:rPr>
                <w:noProof/>
                <w:webHidden/>
              </w:rPr>
              <w:instrText xml:space="preserve"> PAGEREF _Toc393651014 \h </w:instrText>
            </w:r>
          </w:ins>
          <w:r>
            <w:rPr>
              <w:noProof/>
              <w:webHidden/>
            </w:rPr>
          </w:r>
          <w:r>
            <w:rPr>
              <w:noProof/>
              <w:webHidden/>
            </w:rPr>
            <w:fldChar w:fldCharType="separate"/>
          </w:r>
          <w:ins w:id="139" w:author="Sammartano, Marc (BIC USA)" w:date="2014-07-20T22:08:00Z">
            <w:r w:rsidR="001D724B">
              <w:rPr>
                <w:noProof/>
                <w:webHidden/>
              </w:rPr>
              <w:t>49</w:t>
            </w:r>
          </w:ins>
          <w:ins w:id="1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1" w:author="Sammartano, Marc (BIC USA)" w:date="2014-07-20T20:16:00Z"/>
              <w:rFonts w:eastAsiaTheme="minorEastAsia"/>
              <w:noProof/>
            </w:rPr>
          </w:pPr>
          <w:ins w:id="1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"_Toc393651015"</w:instrText>
            </w:r>
            <w:r w:rsidRPr="00320ACE">
              <w:rPr>
                <w:rStyle w:val="Hyperlink"/>
                <w:noProof/>
              </w:rPr>
              <w:instrText xml:space="preserve"> </w:instrText>
            </w:r>
            <w:r w:rsidRPr="00320ACE">
              <w:rPr>
                <w:rStyle w:val="Hyperlink"/>
                <w:noProof/>
              </w:rPr>
              <w:fldChar w:fldCharType="separate"/>
            </w:r>
            <w:r w:rsidRPr="00320ACE">
              <w:rPr>
                <w:rStyle w:val="Hyperlink"/>
                <w:noProof/>
              </w:rPr>
              <w:t>Arrays</w:t>
            </w:r>
            <w:r>
              <w:rPr>
                <w:noProof/>
                <w:webHidden/>
              </w:rPr>
              <w:tab/>
            </w:r>
            <w:r>
              <w:rPr>
                <w:noProof/>
                <w:webHidden/>
              </w:rPr>
              <w:fldChar w:fldCharType="begin"/>
            </w:r>
            <w:r>
              <w:rPr>
                <w:noProof/>
                <w:webHidden/>
              </w:rPr>
              <w:instrText xml:space="preserve"> PAGEREF _Toc393651015 \h </w:instrText>
            </w:r>
          </w:ins>
          <w:r>
            <w:rPr>
              <w:noProof/>
              <w:webHidden/>
            </w:rPr>
          </w:r>
          <w:r>
            <w:rPr>
              <w:noProof/>
              <w:webHidden/>
            </w:rPr>
            <w:fldChar w:fldCharType="separate"/>
          </w:r>
          <w:ins w:id="143" w:author="Sammartano, Marc (BIC USA)" w:date="2014-07-20T22:08:00Z">
            <w:r w:rsidR="001D724B">
              <w:rPr>
                <w:noProof/>
                <w:webHidden/>
              </w:rPr>
              <w:t>49</w:t>
            </w:r>
          </w:ins>
          <w:ins w:id="1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45" w:author="Sammartano, Marc (BIC USA)" w:date="2014-07-20T20:16:00Z"/>
              <w:rFonts w:eastAsiaTheme="minorEastAsia"/>
              <w:noProof/>
            </w:rPr>
          </w:pPr>
          <w:ins w:id="1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"_Toc393651016"</w:instrText>
            </w:r>
            <w:r w:rsidRPr="00320ACE">
              <w:rPr>
                <w:rStyle w:val="Hyperlink"/>
                <w:noProof/>
              </w:rPr>
              <w:instrText xml:space="preserve"> </w:instrText>
            </w:r>
            <w:r w:rsidRPr="00320ACE">
              <w:rPr>
                <w:rStyle w:val="Hyperlink"/>
                <w:noProof/>
              </w:rPr>
              <w:fldChar w:fldCharType="separate"/>
            </w:r>
            <w:r w:rsidRPr="00320ACE">
              <w:rPr>
                <w:rStyle w:val="Hyperlink"/>
                <w:noProof/>
              </w:rPr>
              <w:t>Array Segments</w:t>
            </w:r>
            <w:r>
              <w:rPr>
                <w:noProof/>
                <w:webHidden/>
              </w:rPr>
              <w:tab/>
            </w:r>
            <w:r>
              <w:rPr>
                <w:noProof/>
                <w:webHidden/>
              </w:rPr>
              <w:fldChar w:fldCharType="begin"/>
            </w:r>
            <w:r>
              <w:rPr>
                <w:noProof/>
                <w:webHidden/>
              </w:rPr>
              <w:instrText xml:space="preserve"> PAGEREF _Toc393651016 \h </w:instrText>
            </w:r>
          </w:ins>
          <w:r>
            <w:rPr>
              <w:noProof/>
              <w:webHidden/>
            </w:rPr>
          </w:r>
          <w:r>
            <w:rPr>
              <w:noProof/>
              <w:webHidden/>
            </w:rPr>
            <w:fldChar w:fldCharType="separate"/>
          </w:r>
          <w:ins w:id="147" w:author="Sammartano, Marc (BIC USA)" w:date="2014-07-20T22:08:00Z">
            <w:r w:rsidR="001D724B">
              <w:rPr>
                <w:noProof/>
                <w:webHidden/>
              </w:rPr>
              <w:t>50</w:t>
            </w:r>
          </w:ins>
          <w:ins w:id="1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49" w:author="Sammartano, Marc (BIC USA)" w:date="2014-07-20T20:16:00Z"/>
              <w:rFonts w:eastAsiaTheme="minorEastAsia"/>
              <w:noProof/>
            </w:rPr>
          </w:pPr>
          <w:ins w:id="1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"_Toc393651017"</w:instrText>
            </w:r>
            <w:r w:rsidRPr="00320ACE">
              <w:rPr>
                <w:rStyle w:val="Hyperlink"/>
                <w:noProof/>
              </w:rPr>
              <w:instrText xml:space="preserve"> </w:instrText>
            </w:r>
            <w:r w:rsidRPr="00320ACE">
              <w:rPr>
                <w:rStyle w:val="Hyperlink"/>
                <w:noProof/>
              </w:rPr>
              <w:fldChar w:fldCharType="separate"/>
            </w:r>
            <w:r w:rsidRPr="00320ACE">
              <w:rPr>
                <w:rStyle w:val="Hyperlink"/>
                <w:noProof/>
              </w:rPr>
              <w:t>Array Commands</w:t>
            </w:r>
            <w:r>
              <w:rPr>
                <w:noProof/>
                <w:webHidden/>
              </w:rPr>
              <w:tab/>
            </w:r>
            <w:r>
              <w:rPr>
                <w:noProof/>
                <w:webHidden/>
              </w:rPr>
              <w:fldChar w:fldCharType="begin"/>
            </w:r>
            <w:r>
              <w:rPr>
                <w:noProof/>
                <w:webHidden/>
              </w:rPr>
              <w:instrText xml:space="preserve"> PAGEREF _Toc393651017 \h </w:instrText>
            </w:r>
          </w:ins>
          <w:r>
            <w:rPr>
              <w:noProof/>
              <w:webHidden/>
            </w:rPr>
          </w:r>
          <w:r>
            <w:rPr>
              <w:noProof/>
              <w:webHidden/>
            </w:rPr>
            <w:fldChar w:fldCharType="separate"/>
          </w:r>
          <w:ins w:id="151" w:author="Sammartano, Marc (BIC USA)" w:date="2014-07-20T22:08:00Z">
            <w:r w:rsidR="001D724B">
              <w:rPr>
                <w:noProof/>
                <w:webHidden/>
              </w:rPr>
              <w:t>50</w:t>
            </w:r>
          </w:ins>
          <w:ins w:id="15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53" w:author="Sammartano, Marc (BIC USA)" w:date="2014-07-20T20:16:00Z"/>
              <w:rFonts w:eastAsiaTheme="minorEastAsia"/>
              <w:noProof/>
            </w:rPr>
          </w:pPr>
          <w:ins w:id="1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"_Toc393651018"</w:instrText>
            </w:r>
            <w:r w:rsidRPr="00320ACE">
              <w:rPr>
                <w:rStyle w:val="Hyperlink"/>
                <w:noProof/>
              </w:rPr>
              <w:instrText xml:space="preserve"> </w:instrText>
            </w:r>
            <w:r w:rsidRPr="00320ACE">
              <w:rPr>
                <w:rStyle w:val="Hyperlink"/>
                <w:noProof/>
              </w:rPr>
              <w:fldChar w:fldCharType="separate"/>
            </w:r>
            <w:r w:rsidRPr="00320ACE">
              <w:rPr>
                <w:rStyle w:val="Hyperlink"/>
                <w:noProof/>
              </w:rPr>
              <w:t>Data Structures and Pointers in BASIC!</w:t>
            </w:r>
            <w:r>
              <w:rPr>
                <w:noProof/>
                <w:webHidden/>
              </w:rPr>
              <w:tab/>
            </w:r>
            <w:r>
              <w:rPr>
                <w:noProof/>
                <w:webHidden/>
              </w:rPr>
              <w:fldChar w:fldCharType="begin"/>
            </w:r>
            <w:r>
              <w:rPr>
                <w:noProof/>
                <w:webHidden/>
              </w:rPr>
              <w:instrText xml:space="preserve"> PAGEREF _Toc393651018 \h </w:instrText>
            </w:r>
          </w:ins>
          <w:r>
            <w:rPr>
              <w:noProof/>
              <w:webHidden/>
            </w:rPr>
          </w:r>
          <w:r>
            <w:rPr>
              <w:noProof/>
              <w:webHidden/>
            </w:rPr>
            <w:fldChar w:fldCharType="separate"/>
          </w:r>
          <w:ins w:id="155" w:author="Sammartano, Marc (BIC USA)" w:date="2014-07-20T22:08:00Z">
            <w:r w:rsidR="001D724B">
              <w:rPr>
                <w:noProof/>
                <w:webHidden/>
              </w:rPr>
              <w:t>53</w:t>
            </w:r>
          </w:ins>
          <w:ins w:id="1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57" w:author="Sammartano, Marc (BIC USA)" w:date="2014-07-20T20:16:00Z"/>
              <w:rFonts w:eastAsiaTheme="minorEastAsia"/>
              <w:noProof/>
            </w:rPr>
          </w:pPr>
          <w:ins w:id="1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"_Toc393651019"</w:instrText>
            </w:r>
            <w:r w:rsidRPr="00320ACE">
              <w:rPr>
                <w:rStyle w:val="Hyperlink"/>
                <w:noProof/>
              </w:rPr>
              <w:instrText xml:space="preserve"> </w:instrText>
            </w:r>
            <w:r w:rsidRPr="00320ACE">
              <w:rPr>
                <w:rStyle w:val="Hyperlink"/>
                <w:noProof/>
              </w:rPr>
              <w:fldChar w:fldCharType="separate"/>
            </w:r>
            <w:r w:rsidRPr="00320ACE">
              <w:rPr>
                <w:rStyle w:val="Hyperlink"/>
                <w:noProof/>
              </w:rPr>
              <w:t>What is a Pointer</w:t>
            </w:r>
            <w:r>
              <w:rPr>
                <w:noProof/>
                <w:webHidden/>
              </w:rPr>
              <w:tab/>
            </w:r>
            <w:r>
              <w:rPr>
                <w:noProof/>
                <w:webHidden/>
              </w:rPr>
              <w:fldChar w:fldCharType="begin"/>
            </w:r>
            <w:r>
              <w:rPr>
                <w:noProof/>
                <w:webHidden/>
              </w:rPr>
              <w:instrText xml:space="preserve"> PAGEREF _Toc393651019 \h </w:instrText>
            </w:r>
          </w:ins>
          <w:r>
            <w:rPr>
              <w:noProof/>
              <w:webHidden/>
            </w:rPr>
          </w:r>
          <w:r>
            <w:rPr>
              <w:noProof/>
              <w:webHidden/>
            </w:rPr>
            <w:fldChar w:fldCharType="separate"/>
          </w:r>
          <w:ins w:id="159" w:author="Sammartano, Marc (BIC USA)" w:date="2014-07-20T22:08:00Z">
            <w:r w:rsidR="001D724B">
              <w:rPr>
                <w:noProof/>
                <w:webHidden/>
              </w:rPr>
              <w:t>53</w:t>
            </w:r>
          </w:ins>
          <w:ins w:id="1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61" w:author="Sammartano, Marc (BIC USA)" w:date="2014-07-20T20:16:00Z"/>
              <w:rFonts w:eastAsiaTheme="minorEastAsia"/>
              <w:noProof/>
            </w:rPr>
          </w:pPr>
          <w:ins w:id="1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"_Toc393651020"</w:instrText>
            </w:r>
            <w:r w:rsidRPr="00320ACE">
              <w:rPr>
                <w:rStyle w:val="Hyperlink"/>
                <w:noProof/>
              </w:rPr>
              <w:instrText xml:space="preserve"> </w:instrText>
            </w:r>
            <w:r w:rsidRPr="00320ACE">
              <w:rPr>
                <w:rStyle w:val="Hyperlink"/>
                <w:noProof/>
              </w:rPr>
              <w:fldChar w:fldCharType="separate"/>
            </w:r>
            <w:r w:rsidRPr="00320ACE">
              <w:rPr>
                <w:rStyle w:val="Hyperlink"/>
                <w:noProof/>
              </w:rPr>
              <w:t>Lists</w:t>
            </w:r>
            <w:r>
              <w:rPr>
                <w:noProof/>
                <w:webHidden/>
              </w:rPr>
              <w:tab/>
            </w:r>
            <w:r>
              <w:rPr>
                <w:noProof/>
                <w:webHidden/>
              </w:rPr>
              <w:fldChar w:fldCharType="begin"/>
            </w:r>
            <w:r>
              <w:rPr>
                <w:noProof/>
                <w:webHidden/>
              </w:rPr>
              <w:instrText xml:space="preserve"> PAGEREF _Toc393651020 \h </w:instrText>
            </w:r>
          </w:ins>
          <w:r>
            <w:rPr>
              <w:noProof/>
              <w:webHidden/>
            </w:rPr>
          </w:r>
          <w:r>
            <w:rPr>
              <w:noProof/>
              <w:webHidden/>
            </w:rPr>
            <w:fldChar w:fldCharType="separate"/>
          </w:r>
          <w:ins w:id="163" w:author="Sammartano, Marc (BIC USA)" w:date="2014-07-20T22:08:00Z">
            <w:r w:rsidR="001D724B">
              <w:rPr>
                <w:noProof/>
                <w:webHidden/>
              </w:rPr>
              <w:t>54</w:t>
            </w:r>
          </w:ins>
          <w:ins w:id="1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5" w:author="Sammartano, Marc (BIC USA)" w:date="2014-07-20T20:16:00Z"/>
              <w:rFonts w:eastAsiaTheme="minorEastAsia"/>
              <w:noProof/>
            </w:rPr>
          </w:pPr>
          <w:ins w:id="1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"_Toc393651021"</w:instrText>
            </w:r>
            <w:r w:rsidRPr="00320ACE">
              <w:rPr>
                <w:rStyle w:val="Hyperlink"/>
                <w:noProof/>
              </w:rPr>
              <w:instrText xml:space="preserve"> </w:instrText>
            </w:r>
            <w:r w:rsidRPr="00320ACE">
              <w:rPr>
                <w:rStyle w:val="Hyperlink"/>
                <w:noProof/>
              </w:rPr>
              <w:fldChar w:fldCharType="separate"/>
            </w:r>
            <w:r w:rsidRPr="00320ACE">
              <w:rPr>
                <w:rStyle w:val="Hyperlink"/>
                <w:noProof/>
              </w:rPr>
              <w:t>List Commands</w:t>
            </w:r>
            <w:r>
              <w:rPr>
                <w:noProof/>
                <w:webHidden/>
              </w:rPr>
              <w:tab/>
            </w:r>
            <w:r>
              <w:rPr>
                <w:noProof/>
                <w:webHidden/>
              </w:rPr>
              <w:fldChar w:fldCharType="begin"/>
            </w:r>
            <w:r>
              <w:rPr>
                <w:noProof/>
                <w:webHidden/>
              </w:rPr>
              <w:instrText xml:space="preserve"> PAGEREF _Toc393651021 \h </w:instrText>
            </w:r>
          </w:ins>
          <w:r>
            <w:rPr>
              <w:noProof/>
              <w:webHidden/>
            </w:rPr>
          </w:r>
          <w:r>
            <w:rPr>
              <w:noProof/>
              <w:webHidden/>
            </w:rPr>
            <w:fldChar w:fldCharType="separate"/>
          </w:r>
          <w:ins w:id="167" w:author="Sammartano, Marc (BIC USA)" w:date="2014-07-20T22:08:00Z">
            <w:r w:rsidR="001D724B">
              <w:rPr>
                <w:noProof/>
                <w:webHidden/>
              </w:rPr>
              <w:t>54</w:t>
            </w:r>
          </w:ins>
          <w:ins w:id="1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69" w:author="Sammartano, Marc (BIC USA)" w:date="2014-07-20T20:16:00Z"/>
              <w:rFonts w:eastAsiaTheme="minorEastAsia"/>
              <w:noProof/>
            </w:rPr>
          </w:pPr>
          <w:ins w:id="1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"_Toc393651022"</w:instrText>
            </w:r>
            <w:r w:rsidRPr="00320ACE">
              <w:rPr>
                <w:rStyle w:val="Hyperlink"/>
                <w:noProof/>
              </w:rPr>
              <w:instrText xml:space="preserve"> </w:instrText>
            </w:r>
            <w:r w:rsidRPr="00320ACE">
              <w:rPr>
                <w:rStyle w:val="Hyperlink"/>
                <w:noProof/>
              </w:rPr>
              <w:fldChar w:fldCharType="separate"/>
            </w:r>
            <w:r w:rsidRPr="00320ACE">
              <w:rPr>
                <w:rStyle w:val="Hyperlink"/>
                <w:noProof/>
              </w:rPr>
              <w:t>Bundles</w:t>
            </w:r>
            <w:r>
              <w:rPr>
                <w:noProof/>
                <w:webHidden/>
              </w:rPr>
              <w:tab/>
            </w:r>
            <w:r>
              <w:rPr>
                <w:noProof/>
                <w:webHidden/>
              </w:rPr>
              <w:fldChar w:fldCharType="begin"/>
            </w:r>
            <w:r>
              <w:rPr>
                <w:noProof/>
                <w:webHidden/>
              </w:rPr>
              <w:instrText xml:space="preserve"> PAGEREF _Toc393651022 \h </w:instrText>
            </w:r>
          </w:ins>
          <w:r>
            <w:rPr>
              <w:noProof/>
              <w:webHidden/>
            </w:rPr>
          </w:r>
          <w:r>
            <w:rPr>
              <w:noProof/>
              <w:webHidden/>
            </w:rPr>
            <w:fldChar w:fldCharType="separate"/>
          </w:r>
          <w:ins w:id="171" w:author="Sammartano, Marc (BIC USA)" w:date="2014-07-20T22:08:00Z">
            <w:r w:rsidR="001D724B">
              <w:rPr>
                <w:noProof/>
                <w:webHidden/>
              </w:rPr>
              <w:t>56</w:t>
            </w:r>
          </w:ins>
          <w:ins w:id="1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3" w:author="Sammartano, Marc (BIC USA)" w:date="2014-07-20T20:16:00Z"/>
              <w:rFonts w:eastAsiaTheme="minorEastAsia"/>
              <w:noProof/>
            </w:rPr>
          </w:pPr>
          <w:ins w:id="1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"_Toc393651023"</w:instrText>
            </w:r>
            <w:r w:rsidRPr="00320ACE">
              <w:rPr>
                <w:rStyle w:val="Hyperlink"/>
                <w:noProof/>
              </w:rPr>
              <w:instrText xml:space="preserve"> </w:instrText>
            </w:r>
            <w:r w:rsidRPr="00320ACE">
              <w:rPr>
                <w:rStyle w:val="Hyperlink"/>
                <w:noProof/>
              </w:rPr>
              <w:fldChar w:fldCharType="separate"/>
            </w:r>
            <w:r w:rsidRPr="00320ACE">
              <w:rPr>
                <w:rStyle w:val="Hyperlink"/>
                <w:noProof/>
              </w:rPr>
              <w:t>Bundle Commands</w:t>
            </w:r>
            <w:r>
              <w:rPr>
                <w:noProof/>
                <w:webHidden/>
              </w:rPr>
              <w:tab/>
            </w:r>
            <w:r>
              <w:rPr>
                <w:noProof/>
                <w:webHidden/>
              </w:rPr>
              <w:fldChar w:fldCharType="begin"/>
            </w:r>
            <w:r>
              <w:rPr>
                <w:noProof/>
                <w:webHidden/>
              </w:rPr>
              <w:instrText xml:space="preserve"> PAGEREF _Toc393651023 \h </w:instrText>
            </w:r>
          </w:ins>
          <w:r>
            <w:rPr>
              <w:noProof/>
              <w:webHidden/>
            </w:rPr>
          </w:r>
          <w:r>
            <w:rPr>
              <w:noProof/>
              <w:webHidden/>
            </w:rPr>
            <w:fldChar w:fldCharType="separate"/>
          </w:r>
          <w:ins w:id="175" w:author="Sammartano, Marc (BIC USA)" w:date="2014-07-20T22:08:00Z">
            <w:r w:rsidR="001D724B">
              <w:rPr>
                <w:noProof/>
                <w:webHidden/>
              </w:rPr>
              <w:t>57</w:t>
            </w:r>
          </w:ins>
          <w:ins w:id="1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77" w:author="Sammartano, Marc (BIC USA)" w:date="2014-07-20T20:16:00Z"/>
              <w:rFonts w:eastAsiaTheme="minorEastAsia"/>
              <w:noProof/>
            </w:rPr>
          </w:pPr>
          <w:ins w:id="1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"_Toc393651024"</w:instrText>
            </w:r>
            <w:r w:rsidRPr="00320ACE">
              <w:rPr>
                <w:rStyle w:val="Hyperlink"/>
                <w:noProof/>
              </w:rPr>
              <w:instrText xml:space="preserve"> </w:instrText>
            </w:r>
            <w:r w:rsidRPr="00320ACE">
              <w:rPr>
                <w:rStyle w:val="Hyperlink"/>
                <w:noProof/>
              </w:rPr>
              <w:fldChar w:fldCharType="separate"/>
            </w:r>
            <w:r w:rsidRPr="00320ACE">
              <w:rPr>
                <w:rStyle w:val="Hyperlink"/>
                <w:noProof/>
              </w:rPr>
              <w:t>Stacks</w:t>
            </w:r>
            <w:r>
              <w:rPr>
                <w:noProof/>
                <w:webHidden/>
              </w:rPr>
              <w:tab/>
            </w:r>
            <w:r>
              <w:rPr>
                <w:noProof/>
                <w:webHidden/>
              </w:rPr>
              <w:fldChar w:fldCharType="begin"/>
            </w:r>
            <w:r>
              <w:rPr>
                <w:noProof/>
                <w:webHidden/>
              </w:rPr>
              <w:instrText xml:space="preserve"> PAGEREF _Toc393651024 \h </w:instrText>
            </w:r>
          </w:ins>
          <w:r>
            <w:rPr>
              <w:noProof/>
              <w:webHidden/>
            </w:rPr>
          </w:r>
          <w:r>
            <w:rPr>
              <w:noProof/>
              <w:webHidden/>
            </w:rPr>
            <w:fldChar w:fldCharType="separate"/>
          </w:r>
          <w:ins w:id="179" w:author="Sammartano, Marc (BIC USA)" w:date="2014-07-20T22:08:00Z">
            <w:r w:rsidR="001D724B">
              <w:rPr>
                <w:noProof/>
                <w:webHidden/>
              </w:rPr>
              <w:t>58</w:t>
            </w:r>
          </w:ins>
          <w:ins w:id="1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1" w:author="Sammartano, Marc (BIC USA)" w:date="2014-07-20T20:16:00Z"/>
              <w:rFonts w:eastAsiaTheme="minorEastAsia"/>
              <w:noProof/>
            </w:rPr>
          </w:pPr>
          <w:ins w:id="1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"_Toc393651025"</w:instrText>
            </w:r>
            <w:r w:rsidRPr="00320ACE">
              <w:rPr>
                <w:rStyle w:val="Hyperlink"/>
                <w:noProof/>
              </w:rPr>
              <w:instrText xml:space="preserve"> </w:instrText>
            </w:r>
            <w:r w:rsidRPr="00320ACE">
              <w:rPr>
                <w:rStyle w:val="Hyperlink"/>
                <w:noProof/>
              </w:rPr>
              <w:fldChar w:fldCharType="separate"/>
            </w:r>
            <w:r w:rsidRPr="00320ACE">
              <w:rPr>
                <w:rStyle w:val="Hyperlink"/>
                <w:noProof/>
              </w:rPr>
              <w:t>Stack Commands</w:t>
            </w:r>
            <w:r>
              <w:rPr>
                <w:noProof/>
                <w:webHidden/>
              </w:rPr>
              <w:tab/>
            </w:r>
            <w:r>
              <w:rPr>
                <w:noProof/>
                <w:webHidden/>
              </w:rPr>
              <w:fldChar w:fldCharType="begin"/>
            </w:r>
            <w:r>
              <w:rPr>
                <w:noProof/>
                <w:webHidden/>
              </w:rPr>
              <w:instrText xml:space="preserve"> PAGEREF _Toc393651025 \h </w:instrText>
            </w:r>
          </w:ins>
          <w:r>
            <w:rPr>
              <w:noProof/>
              <w:webHidden/>
            </w:rPr>
          </w:r>
          <w:r>
            <w:rPr>
              <w:noProof/>
              <w:webHidden/>
            </w:rPr>
            <w:fldChar w:fldCharType="separate"/>
          </w:r>
          <w:ins w:id="183" w:author="Sammartano, Marc (BIC USA)" w:date="2014-07-20T22:08:00Z">
            <w:r w:rsidR="001D724B">
              <w:rPr>
                <w:noProof/>
                <w:webHidden/>
              </w:rPr>
              <w:t>59</w:t>
            </w:r>
          </w:ins>
          <w:ins w:id="1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85" w:author="Sammartano, Marc (BIC USA)" w:date="2014-07-20T20:16:00Z"/>
              <w:rFonts w:eastAsiaTheme="minorEastAsia"/>
              <w:noProof/>
            </w:rPr>
          </w:pPr>
          <w:ins w:id="1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"_Toc393651026"</w:instrText>
            </w:r>
            <w:r w:rsidRPr="00320ACE">
              <w:rPr>
                <w:rStyle w:val="Hyperlink"/>
                <w:noProof/>
              </w:rPr>
              <w:instrText xml:space="preserve"> </w:instrText>
            </w:r>
            <w:r w:rsidRPr="00320ACE">
              <w:rPr>
                <w:rStyle w:val="Hyperlink"/>
                <w:noProof/>
              </w:rPr>
              <w:fldChar w:fldCharType="separate"/>
            </w:r>
            <w:r w:rsidRPr="00320ACE">
              <w:rPr>
                <w:rStyle w:val="Hyperlink"/>
                <w:noProof/>
              </w:rPr>
              <w:t>Queues</w:t>
            </w:r>
            <w:r>
              <w:rPr>
                <w:noProof/>
                <w:webHidden/>
              </w:rPr>
              <w:tab/>
            </w:r>
            <w:r>
              <w:rPr>
                <w:noProof/>
                <w:webHidden/>
              </w:rPr>
              <w:fldChar w:fldCharType="begin"/>
            </w:r>
            <w:r>
              <w:rPr>
                <w:noProof/>
                <w:webHidden/>
              </w:rPr>
              <w:instrText xml:space="preserve"> PAGEREF _Toc393651026 \h </w:instrText>
            </w:r>
          </w:ins>
          <w:r>
            <w:rPr>
              <w:noProof/>
              <w:webHidden/>
            </w:rPr>
          </w:r>
          <w:r>
            <w:rPr>
              <w:noProof/>
              <w:webHidden/>
            </w:rPr>
            <w:fldChar w:fldCharType="separate"/>
          </w:r>
          <w:ins w:id="187" w:author="Sammartano, Marc (BIC USA)" w:date="2014-07-20T22:08:00Z">
            <w:r w:rsidR="001D724B">
              <w:rPr>
                <w:noProof/>
                <w:webHidden/>
              </w:rPr>
              <w:t>59</w:t>
            </w:r>
          </w:ins>
          <w:ins w:id="18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89" w:author="Sammartano, Marc (BIC USA)" w:date="2014-07-20T20:16:00Z"/>
              <w:rFonts w:eastAsiaTheme="minorEastAsia"/>
              <w:noProof/>
            </w:rPr>
          </w:pPr>
          <w:ins w:id="1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"_Toc393651027"</w:instrText>
            </w:r>
            <w:r w:rsidRPr="00320ACE">
              <w:rPr>
                <w:rStyle w:val="Hyperlink"/>
                <w:noProof/>
              </w:rPr>
              <w:instrText xml:space="preserve"> </w:instrText>
            </w:r>
            <w:r w:rsidRPr="00320ACE">
              <w:rPr>
                <w:rStyle w:val="Hyperlink"/>
                <w:noProof/>
              </w:rPr>
              <w:fldChar w:fldCharType="separate"/>
            </w:r>
            <w:r w:rsidRPr="00320ACE">
              <w:rPr>
                <w:rStyle w:val="Hyperlink"/>
                <w:noProof/>
              </w:rPr>
              <w:t>Comments</w:t>
            </w:r>
            <w:r>
              <w:rPr>
                <w:noProof/>
                <w:webHidden/>
              </w:rPr>
              <w:tab/>
            </w:r>
            <w:r>
              <w:rPr>
                <w:noProof/>
                <w:webHidden/>
              </w:rPr>
              <w:fldChar w:fldCharType="begin"/>
            </w:r>
            <w:r>
              <w:rPr>
                <w:noProof/>
                <w:webHidden/>
              </w:rPr>
              <w:instrText xml:space="preserve"> PAGEREF _Toc393651027 \h </w:instrText>
            </w:r>
          </w:ins>
          <w:r>
            <w:rPr>
              <w:noProof/>
              <w:webHidden/>
            </w:rPr>
          </w:r>
          <w:r>
            <w:rPr>
              <w:noProof/>
              <w:webHidden/>
            </w:rPr>
            <w:fldChar w:fldCharType="separate"/>
          </w:r>
          <w:ins w:id="191" w:author="Sammartano, Marc (BIC USA)" w:date="2014-07-20T22:08:00Z">
            <w:r w:rsidR="001D724B">
              <w:rPr>
                <w:noProof/>
                <w:webHidden/>
              </w:rPr>
              <w:t>60</w:t>
            </w:r>
          </w:ins>
          <w:ins w:id="1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3" w:author="Sammartano, Marc (BIC USA)" w:date="2014-07-20T20:16:00Z"/>
              <w:rFonts w:eastAsiaTheme="minorEastAsia"/>
              <w:noProof/>
            </w:rPr>
          </w:pPr>
          <w:ins w:id="1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"_Toc393651028"</w:instrText>
            </w:r>
            <w:r w:rsidRPr="00320ACE">
              <w:rPr>
                <w:rStyle w:val="Hyperlink"/>
                <w:noProof/>
              </w:rPr>
              <w:instrText xml:space="preserve"> </w:instrText>
            </w:r>
            <w:r w:rsidRPr="00320ACE">
              <w:rPr>
                <w:rStyle w:val="Hyperlink"/>
                <w:noProof/>
              </w:rPr>
              <w:fldChar w:fldCharType="separate"/>
            </w:r>
            <w:r w:rsidRPr="00320ACE">
              <w:rPr>
                <w:rStyle w:val="Hyperlink"/>
                <w:noProof/>
              </w:rPr>
              <w:t>! - Single Line Comment</w:t>
            </w:r>
            <w:r>
              <w:rPr>
                <w:noProof/>
                <w:webHidden/>
              </w:rPr>
              <w:tab/>
            </w:r>
            <w:r>
              <w:rPr>
                <w:noProof/>
                <w:webHidden/>
              </w:rPr>
              <w:fldChar w:fldCharType="begin"/>
            </w:r>
            <w:r>
              <w:rPr>
                <w:noProof/>
                <w:webHidden/>
              </w:rPr>
              <w:instrText xml:space="preserve"> PAGEREF _Toc393651028 \h </w:instrText>
            </w:r>
          </w:ins>
          <w:r>
            <w:rPr>
              <w:noProof/>
              <w:webHidden/>
            </w:rPr>
          </w:r>
          <w:r>
            <w:rPr>
              <w:noProof/>
              <w:webHidden/>
            </w:rPr>
            <w:fldChar w:fldCharType="separate"/>
          </w:r>
          <w:ins w:id="195" w:author="Sammartano, Marc (BIC USA)" w:date="2014-07-20T22:08:00Z">
            <w:r w:rsidR="001D724B">
              <w:rPr>
                <w:noProof/>
                <w:webHidden/>
              </w:rPr>
              <w:t>60</w:t>
            </w:r>
          </w:ins>
          <w:ins w:id="1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7" w:author="Sammartano, Marc (BIC USA)" w:date="2014-07-20T20:16:00Z"/>
              <w:rFonts w:eastAsiaTheme="minorEastAsia"/>
              <w:noProof/>
            </w:rPr>
          </w:pPr>
          <w:ins w:id="1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"_Toc393651029"</w:instrText>
            </w:r>
            <w:r w:rsidRPr="00320ACE">
              <w:rPr>
                <w:rStyle w:val="Hyperlink"/>
                <w:noProof/>
              </w:rPr>
              <w:instrText xml:space="preserve"> </w:instrText>
            </w:r>
            <w:r w:rsidRPr="00320ACE">
              <w:rPr>
                <w:rStyle w:val="Hyperlink"/>
                <w:noProof/>
              </w:rPr>
              <w:fldChar w:fldCharType="separate"/>
            </w:r>
            <w:r w:rsidRPr="00320ACE">
              <w:rPr>
                <w:rStyle w:val="Hyperlink"/>
                <w:noProof/>
              </w:rPr>
              <w:t>REM - Single Line Comment (legacy)</w:t>
            </w:r>
            <w:r>
              <w:rPr>
                <w:noProof/>
                <w:webHidden/>
              </w:rPr>
              <w:tab/>
            </w:r>
            <w:r>
              <w:rPr>
                <w:noProof/>
                <w:webHidden/>
              </w:rPr>
              <w:fldChar w:fldCharType="begin"/>
            </w:r>
            <w:r>
              <w:rPr>
                <w:noProof/>
                <w:webHidden/>
              </w:rPr>
              <w:instrText xml:space="preserve"> PAGEREF _Toc393651029 \h </w:instrText>
            </w:r>
          </w:ins>
          <w:r>
            <w:rPr>
              <w:noProof/>
              <w:webHidden/>
            </w:rPr>
          </w:r>
          <w:r>
            <w:rPr>
              <w:noProof/>
              <w:webHidden/>
            </w:rPr>
            <w:fldChar w:fldCharType="separate"/>
          </w:r>
          <w:ins w:id="199" w:author="Sammartano, Marc (BIC USA)" w:date="2014-07-20T22:08:00Z">
            <w:r w:rsidR="001D724B">
              <w:rPr>
                <w:noProof/>
                <w:webHidden/>
              </w:rPr>
              <w:t>60</w:t>
            </w:r>
          </w:ins>
          <w:ins w:id="2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01" w:author="Sammartano, Marc (BIC USA)" w:date="2014-07-20T20:16:00Z"/>
              <w:rFonts w:eastAsiaTheme="minorEastAsia"/>
              <w:noProof/>
            </w:rPr>
          </w:pPr>
          <w:ins w:id="2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"_Toc393651030"</w:instrText>
            </w:r>
            <w:r w:rsidRPr="00320ACE">
              <w:rPr>
                <w:rStyle w:val="Hyperlink"/>
                <w:noProof/>
              </w:rPr>
              <w:instrText xml:space="preserve"> </w:instrText>
            </w:r>
            <w:r w:rsidRPr="00320ACE">
              <w:rPr>
                <w:rStyle w:val="Hyperlink"/>
                <w:noProof/>
              </w:rPr>
              <w:fldChar w:fldCharType="separate"/>
            </w:r>
            <w:r w:rsidRPr="00320ACE">
              <w:rPr>
                <w:rStyle w:val="Hyperlink"/>
                <w:noProof/>
              </w:rPr>
              <w:t>!! - Block Comment</w:t>
            </w:r>
            <w:r>
              <w:rPr>
                <w:noProof/>
                <w:webHidden/>
              </w:rPr>
              <w:tab/>
            </w:r>
            <w:r>
              <w:rPr>
                <w:noProof/>
                <w:webHidden/>
              </w:rPr>
              <w:fldChar w:fldCharType="begin"/>
            </w:r>
            <w:r>
              <w:rPr>
                <w:noProof/>
                <w:webHidden/>
              </w:rPr>
              <w:instrText xml:space="preserve"> PAGEREF _Toc393651030 \h </w:instrText>
            </w:r>
          </w:ins>
          <w:r>
            <w:rPr>
              <w:noProof/>
              <w:webHidden/>
            </w:rPr>
          </w:r>
          <w:r>
            <w:rPr>
              <w:noProof/>
              <w:webHidden/>
            </w:rPr>
            <w:fldChar w:fldCharType="separate"/>
          </w:r>
          <w:ins w:id="203" w:author="Sammartano, Marc (BIC USA)" w:date="2014-07-20T22:08:00Z">
            <w:r w:rsidR="001D724B">
              <w:rPr>
                <w:noProof/>
                <w:webHidden/>
              </w:rPr>
              <w:t>60</w:t>
            </w:r>
          </w:ins>
          <w:ins w:id="2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05" w:author="Sammartano, Marc (BIC USA)" w:date="2014-07-20T20:16:00Z"/>
              <w:rFonts w:eastAsiaTheme="minorEastAsia"/>
              <w:noProof/>
            </w:rPr>
          </w:pPr>
          <w:ins w:id="2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"_Toc393651031"</w:instrText>
            </w:r>
            <w:r w:rsidRPr="00320ACE">
              <w:rPr>
                <w:rStyle w:val="Hyperlink"/>
                <w:noProof/>
              </w:rPr>
              <w:instrText xml:space="preserve"> </w:instrText>
            </w:r>
            <w:r w:rsidRPr="00320ACE">
              <w:rPr>
                <w:rStyle w:val="Hyperlink"/>
                <w:noProof/>
              </w:rPr>
              <w:fldChar w:fldCharType="separate"/>
            </w:r>
            <w:r w:rsidRPr="00320ACE">
              <w:rPr>
                <w:rStyle w:val="Hyperlink"/>
                <w:noProof/>
              </w:rPr>
              <w:t>% - Middle of Line Comment</w:t>
            </w:r>
            <w:r>
              <w:rPr>
                <w:noProof/>
                <w:webHidden/>
              </w:rPr>
              <w:tab/>
            </w:r>
            <w:r>
              <w:rPr>
                <w:noProof/>
                <w:webHidden/>
              </w:rPr>
              <w:fldChar w:fldCharType="begin"/>
            </w:r>
            <w:r>
              <w:rPr>
                <w:noProof/>
                <w:webHidden/>
              </w:rPr>
              <w:instrText xml:space="preserve"> PAGEREF _Toc393651031 \h </w:instrText>
            </w:r>
          </w:ins>
          <w:r>
            <w:rPr>
              <w:noProof/>
              <w:webHidden/>
            </w:rPr>
          </w:r>
          <w:r>
            <w:rPr>
              <w:noProof/>
              <w:webHidden/>
            </w:rPr>
            <w:fldChar w:fldCharType="separate"/>
          </w:r>
          <w:ins w:id="207" w:author="Sammartano, Marc (BIC USA)" w:date="2014-07-20T22:08:00Z">
            <w:r w:rsidR="001D724B">
              <w:rPr>
                <w:noProof/>
                <w:webHidden/>
              </w:rPr>
              <w:t>60</w:t>
            </w:r>
          </w:ins>
          <w:ins w:id="20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09" w:author="Sammartano, Marc (BIC USA)" w:date="2014-07-20T20:16:00Z"/>
              <w:rFonts w:eastAsiaTheme="minorEastAsia"/>
              <w:noProof/>
            </w:rPr>
          </w:pPr>
          <w:ins w:id="2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"_Toc393651032"</w:instrText>
            </w:r>
            <w:r w:rsidRPr="00320ACE">
              <w:rPr>
                <w:rStyle w:val="Hyperlink"/>
                <w:noProof/>
              </w:rPr>
              <w:instrText xml:space="preserve"> </w:instrText>
            </w:r>
            <w:r w:rsidRPr="00320ACE">
              <w:rPr>
                <w:rStyle w:val="Hyperlink"/>
                <w:noProof/>
              </w:rPr>
              <w:fldChar w:fldCharType="separate"/>
            </w:r>
            <w:r w:rsidRPr="00320ACE">
              <w:rPr>
                <w:rStyle w:val="Hyperlink"/>
                <w:noProof/>
              </w:rPr>
              <w:t>Expressions</w:t>
            </w:r>
            <w:r>
              <w:rPr>
                <w:noProof/>
                <w:webHidden/>
              </w:rPr>
              <w:tab/>
            </w:r>
            <w:r>
              <w:rPr>
                <w:noProof/>
                <w:webHidden/>
              </w:rPr>
              <w:fldChar w:fldCharType="begin"/>
            </w:r>
            <w:r>
              <w:rPr>
                <w:noProof/>
                <w:webHidden/>
              </w:rPr>
              <w:instrText xml:space="preserve"> PAGEREF _Toc393651032 \h </w:instrText>
            </w:r>
          </w:ins>
          <w:r>
            <w:rPr>
              <w:noProof/>
              <w:webHidden/>
            </w:rPr>
          </w:r>
          <w:r>
            <w:rPr>
              <w:noProof/>
              <w:webHidden/>
            </w:rPr>
            <w:fldChar w:fldCharType="separate"/>
          </w:r>
          <w:ins w:id="211" w:author="Sammartano, Marc (BIC USA)" w:date="2014-07-20T22:08:00Z">
            <w:r w:rsidR="001D724B">
              <w:rPr>
                <w:noProof/>
                <w:webHidden/>
              </w:rPr>
              <w:t>60</w:t>
            </w:r>
          </w:ins>
          <w:ins w:id="2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3" w:author="Sammartano, Marc (BIC USA)" w:date="2014-07-20T20:16:00Z"/>
              <w:rFonts w:eastAsiaTheme="minorEastAsia"/>
              <w:noProof/>
            </w:rPr>
          </w:pPr>
          <w:ins w:id="2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"_Toc393651033"</w:instrText>
            </w:r>
            <w:r w:rsidRPr="00320ACE">
              <w:rPr>
                <w:rStyle w:val="Hyperlink"/>
                <w:noProof/>
              </w:rPr>
              <w:instrText xml:space="preserve"> </w:instrText>
            </w:r>
            <w:r w:rsidRPr="00320ACE">
              <w:rPr>
                <w:rStyle w:val="Hyperlink"/>
                <w:noProof/>
              </w:rPr>
              <w:fldChar w:fldCharType="separate"/>
            </w:r>
            <w:r w:rsidRPr="00320ACE">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_Toc393651033 \h </w:instrText>
            </w:r>
          </w:ins>
          <w:r>
            <w:rPr>
              <w:noProof/>
              <w:webHidden/>
            </w:rPr>
          </w:r>
          <w:r>
            <w:rPr>
              <w:noProof/>
              <w:webHidden/>
            </w:rPr>
            <w:fldChar w:fldCharType="separate"/>
          </w:r>
          <w:ins w:id="215" w:author="Sammartano, Marc (BIC USA)" w:date="2014-07-20T22:08:00Z">
            <w:r w:rsidR="001D724B">
              <w:rPr>
                <w:noProof/>
                <w:webHidden/>
              </w:rPr>
              <w:t>60</w:t>
            </w:r>
          </w:ins>
          <w:ins w:id="2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7" w:author="Sammartano, Marc (BIC USA)" w:date="2014-07-20T20:16:00Z"/>
              <w:rFonts w:eastAsiaTheme="minorEastAsia"/>
              <w:noProof/>
            </w:rPr>
          </w:pPr>
          <w:ins w:id="2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"_Toc393651034"</w:instrText>
            </w:r>
            <w:r w:rsidRPr="00320ACE">
              <w:rPr>
                <w:rStyle w:val="Hyperlink"/>
                <w:noProof/>
              </w:rPr>
              <w:instrText xml:space="preserve"> </w:instrText>
            </w:r>
            <w:r w:rsidRPr="00320ACE">
              <w:rPr>
                <w:rStyle w:val="Hyperlink"/>
                <w:noProof/>
              </w:rPr>
              <w:fldChar w:fldCharType="separate"/>
            </w:r>
            <w:r w:rsidRPr="00320ACE">
              <w:rPr>
                <w:rStyle w:val="Hyperlink"/>
                <w:noProof/>
              </w:rPr>
              <w:t>Numeric Operators &lt;noperator&gt;</w:t>
            </w:r>
            <w:r>
              <w:rPr>
                <w:noProof/>
                <w:webHidden/>
              </w:rPr>
              <w:tab/>
            </w:r>
            <w:r>
              <w:rPr>
                <w:noProof/>
                <w:webHidden/>
              </w:rPr>
              <w:fldChar w:fldCharType="begin"/>
            </w:r>
            <w:r>
              <w:rPr>
                <w:noProof/>
                <w:webHidden/>
              </w:rPr>
              <w:instrText xml:space="preserve"> PAGEREF _Toc393651034 \h </w:instrText>
            </w:r>
          </w:ins>
          <w:r>
            <w:rPr>
              <w:noProof/>
              <w:webHidden/>
            </w:rPr>
          </w:r>
          <w:r>
            <w:rPr>
              <w:noProof/>
              <w:webHidden/>
            </w:rPr>
            <w:fldChar w:fldCharType="separate"/>
          </w:r>
          <w:ins w:id="219" w:author="Sammartano, Marc (BIC USA)" w:date="2014-07-20T22:08:00Z">
            <w:r w:rsidR="001D724B">
              <w:rPr>
                <w:noProof/>
                <w:webHidden/>
              </w:rPr>
              <w:t>60</w:t>
            </w:r>
          </w:ins>
          <w:ins w:id="2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1" w:author="Sammartano, Marc (BIC USA)" w:date="2014-07-20T20:16:00Z"/>
              <w:rFonts w:eastAsiaTheme="minorEastAsia"/>
              <w:noProof/>
            </w:rPr>
          </w:pPr>
          <w:ins w:id="2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"_Toc393651035"</w:instrText>
            </w:r>
            <w:r w:rsidRPr="00320ACE">
              <w:rPr>
                <w:rStyle w:val="Hyperlink"/>
                <w:noProof/>
              </w:rPr>
              <w:instrText xml:space="preserve"> </w:instrText>
            </w:r>
            <w:r w:rsidRPr="00320ACE">
              <w:rPr>
                <w:rStyle w:val="Hyperlink"/>
                <w:noProof/>
              </w:rPr>
              <w:fldChar w:fldCharType="separate"/>
            </w:r>
            <w:r w:rsidRPr="00320ACE">
              <w:rPr>
                <w:rStyle w:val="Hyperlink"/>
                <w:noProof/>
              </w:rPr>
              <w:t>Numeric Expression Examples</w:t>
            </w:r>
            <w:r>
              <w:rPr>
                <w:noProof/>
                <w:webHidden/>
              </w:rPr>
              <w:tab/>
            </w:r>
            <w:r>
              <w:rPr>
                <w:noProof/>
                <w:webHidden/>
              </w:rPr>
              <w:fldChar w:fldCharType="begin"/>
            </w:r>
            <w:r>
              <w:rPr>
                <w:noProof/>
                <w:webHidden/>
              </w:rPr>
              <w:instrText xml:space="preserve"> PAGEREF _Toc393651035 \h </w:instrText>
            </w:r>
          </w:ins>
          <w:r>
            <w:rPr>
              <w:noProof/>
              <w:webHidden/>
            </w:rPr>
          </w:r>
          <w:r>
            <w:rPr>
              <w:noProof/>
              <w:webHidden/>
            </w:rPr>
            <w:fldChar w:fldCharType="separate"/>
          </w:r>
          <w:ins w:id="223" w:author="Sammartano, Marc (BIC USA)" w:date="2014-07-20T22:08:00Z">
            <w:r w:rsidR="001D724B">
              <w:rPr>
                <w:noProof/>
                <w:webHidden/>
              </w:rPr>
              <w:t>60</w:t>
            </w:r>
          </w:ins>
          <w:ins w:id="2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5" w:author="Sammartano, Marc (BIC USA)" w:date="2014-07-20T20:16:00Z"/>
              <w:rFonts w:eastAsiaTheme="minorEastAsia"/>
              <w:noProof/>
            </w:rPr>
          </w:pPr>
          <w:ins w:id="2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"_Toc393651036"</w:instrText>
            </w:r>
            <w:r w:rsidRPr="00320ACE">
              <w:rPr>
                <w:rStyle w:val="Hyperlink"/>
                <w:noProof/>
              </w:rPr>
              <w:instrText xml:space="preserve"> </w:instrText>
            </w:r>
            <w:r w:rsidRPr="00320ACE">
              <w:rPr>
                <w:rStyle w:val="Hyperlink"/>
                <w:noProof/>
              </w:rPr>
              <w:fldChar w:fldCharType="separate"/>
            </w:r>
            <w:r w:rsidRPr="00320ACE">
              <w:rPr>
                <w:rStyle w:val="Hyperlink"/>
                <w:noProof/>
              </w:rPr>
              <w:t>Pre- and Post-Increment Operators</w:t>
            </w:r>
            <w:r>
              <w:rPr>
                <w:noProof/>
                <w:webHidden/>
              </w:rPr>
              <w:tab/>
            </w:r>
            <w:r>
              <w:rPr>
                <w:noProof/>
                <w:webHidden/>
              </w:rPr>
              <w:fldChar w:fldCharType="begin"/>
            </w:r>
            <w:r>
              <w:rPr>
                <w:noProof/>
                <w:webHidden/>
              </w:rPr>
              <w:instrText xml:space="preserve"> PAGEREF _Toc393651036 \h </w:instrText>
            </w:r>
          </w:ins>
          <w:r>
            <w:rPr>
              <w:noProof/>
              <w:webHidden/>
            </w:rPr>
          </w:r>
          <w:r>
            <w:rPr>
              <w:noProof/>
              <w:webHidden/>
            </w:rPr>
            <w:fldChar w:fldCharType="separate"/>
          </w:r>
          <w:ins w:id="227" w:author="Sammartano, Marc (BIC USA)" w:date="2014-07-20T22:08:00Z">
            <w:r w:rsidR="001D724B">
              <w:rPr>
                <w:noProof/>
                <w:webHidden/>
              </w:rPr>
              <w:t>61</w:t>
            </w:r>
          </w:ins>
          <w:ins w:id="2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9" w:author="Sammartano, Marc (BIC USA)" w:date="2014-07-20T20:16:00Z"/>
              <w:rFonts w:eastAsiaTheme="minorEastAsia"/>
              <w:noProof/>
            </w:rPr>
          </w:pPr>
          <w:ins w:id="2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"_Toc393651037"</w:instrText>
            </w:r>
            <w:r w:rsidRPr="00320ACE">
              <w:rPr>
                <w:rStyle w:val="Hyperlink"/>
                <w:noProof/>
              </w:rPr>
              <w:instrText xml:space="preserve"> </w:instrText>
            </w:r>
            <w:r w:rsidRPr="00320ACE">
              <w:rPr>
                <w:rStyle w:val="Hyperlink"/>
                <w:noProof/>
              </w:rPr>
              <w:fldChar w:fldCharType="separate"/>
            </w:r>
            <w:r w:rsidRPr="00320ACE">
              <w:rPr>
                <w:rStyle w:val="Hyperlink"/>
                <w:noProof/>
              </w:rPr>
              <w:t>String &lt;sexp&gt; := {&lt;string variable&gt;|&lt;string constant&gt;} {</w:t>
            </w:r>
            <w:r w:rsidRPr="00320ACE">
              <w:rPr>
                <w:rStyle w:val="Hyperlink"/>
                <w:noProof/>
                <w:vertAlign w:val="subscript"/>
              </w:rPr>
              <w:t xml:space="preserve"> </w:t>
            </w:r>
            <w:r w:rsidRPr="00320ACE">
              <w:rPr>
                <w:rStyle w:val="Hyperlink"/>
                <w:noProof/>
              </w:rPr>
              <w:t>+ &lt;sexp&gt; | &lt;end of line&gt;}</w:t>
            </w:r>
            <w:r>
              <w:rPr>
                <w:noProof/>
                <w:webHidden/>
              </w:rPr>
              <w:tab/>
            </w:r>
            <w:r>
              <w:rPr>
                <w:noProof/>
                <w:webHidden/>
              </w:rPr>
              <w:fldChar w:fldCharType="begin"/>
            </w:r>
            <w:r>
              <w:rPr>
                <w:noProof/>
                <w:webHidden/>
              </w:rPr>
              <w:instrText xml:space="preserve"> PAGEREF _Toc393651037 \h </w:instrText>
            </w:r>
          </w:ins>
          <w:r>
            <w:rPr>
              <w:noProof/>
              <w:webHidden/>
            </w:rPr>
          </w:r>
          <w:r>
            <w:rPr>
              <w:noProof/>
              <w:webHidden/>
            </w:rPr>
            <w:fldChar w:fldCharType="separate"/>
          </w:r>
          <w:ins w:id="231" w:author="Sammartano, Marc (BIC USA)" w:date="2014-07-20T22:08:00Z">
            <w:r w:rsidR="001D724B">
              <w:rPr>
                <w:noProof/>
                <w:webHidden/>
              </w:rPr>
              <w:t>61</w:t>
            </w:r>
          </w:ins>
          <w:ins w:id="2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33" w:author="Sammartano, Marc (BIC USA)" w:date="2014-07-20T20:16:00Z"/>
              <w:rFonts w:eastAsiaTheme="minorEastAsia"/>
              <w:noProof/>
            </w:rPr>
          </w:pPr>
          <w:ins w:id="2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"_Toc393651038"</w:instrText>
            </w:r>
            <w:r w:rsidRPr="00320ACE">
              <w:rPr>
                <w:rStyle w:val="Hyperlink"/>
                <w:noProof/>
              </w:rPr>
              <w:instrText xml:space="preserve"> </w:instrText>
            </w:r>
            <w:r w:rsidRPr="00320ACE">
              <w:rPr>
                <w:rStyle w:val="Hyperlink"/>
                <w:noProof/>
              </w:rPr>
              <w:fldChar w:fldCharType="separate"/>
            </w:r>
            <w:r w:rsidRPr="00320ACE">
              <w:rPr>
                <w:rStyle w:val="Hyperlink"/>
                <w:noProof/>
              </w:rPr>
              <w:t>Logical &lt;lexp&gt;</w:t>
            </w:r>
            <w:r>
              <w:rPr>
                <w:noProof/>
                <w:webHidden/>
              </w:rPr>
              <w:tab/>
            </w:r>
            <w:r>
              <w:rPr>
                <w:noProof/>
                <w:webHidden/>
              </w:rPr>
              <w:fldChar w:fldCharType="begin"/>
            </w:r>
            <w:r>
              <w:rPr>
                <w:noProof/>
                <w:webHidden/>
              </w:rPr>
              <w:instrText xml:space="preserve"> PAGEREF _Toc393651038 \h </w:instrText>
            </w:r>
          </w:ins>
          <w:r>
            <w:rPr>
              <w:noProof/>
              <w:webHidden/>
            </w:rPr>
          </w:r>
          <w:r>
            <w:rPr>
              <w:noProof/>
              <w:webHidden/>
            </w:rPr>
            <w:fldChar w:fldCharType="separate"/>
          </w:r>
          <w:ins w:id="235" w:author="Sammartano, Marc (BIC USA)" w:date="2014-07-20T22:08:00Z">
            <w:r w:rsidR="001D724B">
              <w:rPr>
                <w:noProof/>
                <w:webHidden/>
              </w:rPr>
              <w:t>61</w:t>
            </w:r>
          </w:ins>
          <w:ins w:id="2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37" w:author="Sammartano, Marc (BIC USA)" w:date="2014-07-20T20:16:00Z"/>
              <w:rFonts w:eastAsiaTheme="minorEastAsia"/>
              <w:noProof/>
            </w:rPr>
          </w:pPr>
          <w:ins w:id="2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"_Toc393651039"</w:instrText>
            </w:r>
            <w:r w:rsidRPr="00320ACE">
              <w:rPr>
                <w:rStyle w:val="Hyperlink"/>
                <w:noProof/>
              </w:rPr>
              <w:instrText xml:space="preserve"> </w:instrText>
            </w:r>
            <w:r w:rsidRPr="00320ACE">
              <w:rPr>
                <w:rStyle w:val="Hyperlink"/>
                <w:noProof/>
              </w:rPr>
              <w:fldChar w:fldCharType="separate"/>
            </w:r>
            <w:r w:rsidRPr="00320ACE">
              <w:rPr>
                <w:rStyle w:val="Hyperlink"/>
                <w:noProof/>
              </w:rPr>
              <w:t>Logical Operators</w:t>
            </w:r>
            <w:r>
              <w:rPr>
                <w:noProof/>
                <w:webHidden/>
              </w:rPr>
              <w:tab/>
            </w:r>
            <w:r>
              <w:rPr>
                <w:noProof/>
                <w:webHidden/>
              </w:rPr>
              <w:fldChar w:fldCharType="begin"/>
            </w:r>
            <w:r>
              <w:rPr>
                <w:noProof/>
                <w:webHidden/>
              </w:rPr>
              <w:instrText xml:space="preserve"> PAGEREF _Toc393651039 \h </w:instrText>
            </w:r>
          </w:ins>
          <w:r>
            <w:rPr>
              <w:noProof/>
              <w:webHidden/>
            </w:rPr>
          </w:r>
          <w:r>
            <w:rPr>
              <w:noProof/>
              <w:webHidden/>
            </w:rPr>
            <w:fldChar w:fldCharType="separate"/>
          </w:r>
          <w:ins w:id="239" w:author="Sammartano, Marc (BIC USA)" w:date="2014-07-20T22:08:00Z">
            <w:r w:rsidR="001D724B">
              <w:rPr>
                <w:noProof/>
                <w:webHidden/>
              </w:rPr>
              <w:t>61</w:t>
            </w:r>
          </w:ins>
          <w:ins w:id="2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41" w:author="Sammartano, Marc (BIC USA)" w:date="2014-07-20T20:16:00Z"/>
              <w:rFonts w:eastAsiaTheme="minorEastAsia"/>
              <w:noProof/>
            </w:rPr>
          </w:pPr>
          <w:ins w:id="2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"_Toc393651040"</w:instrText>
            </w:r>
            <w:r w:rsidRPr="00320ACE">
              <w:rPr>
                <w:rStyle w:val="Hyperlink"/>
                <w:noProof/>
              </w:rPr>
              <w:instrText xml:space="preserve"> </w:instrText>
            </w:r>
            <w:r w:rsidRPr="00320ACE">
              <w:rPr>
                <w:rStyle w:val="Hyperlink"/>
                <w:noProof/>
              </w:rPr>
              <w:fldChar w:fldCharType="separate"/>
            </w:r>
            <w:r w:rsidRPr="00320ACE">
              <w:rPr>
                <w:rStyle w:val="Hyperlink"/>
                <w:noProof/>
              </w:rPr>
              <w:t>Examples of Logical Expressions</w:t>
            </w:r>
            <w:r>
              <w:rPr>
                <w:noProof/>
                <w:webHidden/>
              </w:rPr>
              <w:tab/>
            </w:r>
            <w:r>
              <w:rPr>
                <w:noProof/>
                <w:webHidden/>
              </w:rPr>
              <w:fldChar w:fldCharType="begin"/>
            </w:r>
            <w:r>
              <w:rPr>
                <w:noProof/>
                <w:webHidden/>
              </w:rPr>
              <w:instrText xml:space="preserve"> PAGEREF _Toc393651040 \h </w:instrText>
            </w:r>
          </w:ins>
          <w:r>
            <w:rPr>
              <w:noProof/>
              <w:webHidden/>
            </w:rPr>
          </w:r>
          <w:r>
            <w:rPr>
              <w:noProof/>
              <w:webHidden/>
            </w:rPr>
            <w:fldChar w:fldCharType="separate"/>
          </w:r>
          <w:ins w:id="243" w:author="Sammartano, Marc (BIC USA)" w:date="2014-07-20T22:08:00Z">
            <w:r w:rsidR="001D724B">
              <w:rPr>
                <w:noProof/>
                <w:webHidden/>
              </w:rPr>
              <w:t>62</w:t>
            </w:r>
          </w:ins>
          <w:ins w:id="24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45" w:author="Sammartano, Marc (BIC USA)" w:date="2014-07-20T20:16:00Z"/>
              <w:rFonts w:eastAsiaTheme="minorEastAsia"/>
              <w:noProof/>
            </w:rPr>
          </w:pPr>
          <w:ins w:id="2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"_Toc393651041"</w:instrText>
            </w:r>
            <w:r w:rsidRPr="00320ACE">
              <w:rPr>
                <w:rStyle w:val="Hyperlink"/>
                <w:noProof/>
              </w:rPr>
              <w:instrText xml:space="preserve"> </w:instrText>
            </w:r>
            <w:r w:rsidRPr="00320ACE">
              <w:rPr>
                <w:rStyle w:val="Hyperlink"/>
                <w:noProof/>
              </w:rPr>
              <w:fldChar w:fldCharType="separate"/>
            </w:r>
            <w:r w:rsidRPr="00320ACE">
              <w:rPr>
                <w:rStyle w:val="Hyperlink"/>
                <w:noProof/>
              </w:rPr>
              <w:t>Assignment Operations</w:t>
            </w:r>
            <w:r>
              <w:rPr>
                <w:noProof/>
                <w:webHidden/>
              </w:rPr>
              <w:tab/>
            </w:r>
            <w:r>
              <w:rPr>
                <w:noProof/>
                <w:webHidden/>
              </w:rPr>
              <w:fldChar w:fldCharType="begin"/>
            </w:r>
            <w:r>
              <w:rPr>
                <w:noProof/>
                <w:webHidden/>
              </w:rPr>
              <w:instrText xml:space="preserve"> PAGEREF _Toc393651041 \h </w:instrText>
            </w:r>
          </w:ins>
          <w:r>
            <w:rPr>
              <w:noProof/>
              <w:webHidden/>
            </w:rPr>
          </w:r>
          <w:r>
            <w:rPr>
              <w:noProof/>
              <w:webHidden/>
            </w:rPr>
            <w:fldChar w:fldCharType="separate"/>
          </w:r>
          <w:ins w:id="247" w:author="Sammartano, Marc (BIC USA)" w:date="2014-07-20T22:08:00Z">
            <w:r w:rsidR="001D724B">
              <w:rPr>
                <w:noProof/>
                <w:webHidden/>
              </w:rPr>
              <w:t>62</w:t>
            </w:r>
          </w:ins>
          <w:ins w:id="2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49" w:author="Sammartano, Marc (BIC USA)" w:date="2014-07-20T20:16:00Z"/>
              <w:rFonts w:eastAsiaTheme="minorEastAsia"/>
              <w:noProof/>
            </w:rPr>
          </w:pPr>
          <w:ins w:id="2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"_Toc393651042"</w:instrText>
            </w:r>
            <w:r w:rsidRPr="00320ACE">
              <w:rPr>
                <w:rStyle w:val="Hyperlink"/>
                <w:noProof/>
              </w:rPr>
              <w:instrText xml:space="preserve"> </w:instrText>
            </w:r>
            <w:r w:rsidRPr="00320ACE">
              <w:rPr>
                <w:rStyle w:val="Hyperlink"/>
                <w:noProof/>
              </w:rPr>
              <w:fldChar w:fldCharType="separate"/>
            </w:r>
            <w:r w:rsidRPr="00320ACE">
              <w:rPr>
                <w:rStyle w:val="Hyperlink"/>
                <w:noProof/>
              </w:rPr>
              <w:t>LET</w:t>
            </w:r>
            <w:r>
              <w:rPr>
                <w:noProof/>
                <w:webHidden/>
              </w:rPr>
              <w:tab/>
            </w:r>
            <w:r>
              <w:rPr>
                <w:noProof/>
                <w:webHidden/>
              </w:rPr>
              <w:fldChar w:fldCharType="begin"/>
            </w:r>
            <w:r>
              <w:rPr>
                <w:noProof/>
                <w:webHidden/>
              </w:rPr>
              <w:instrText xml:space="preserve"> PAGEREF _Toc393651042 \h </w:instrText>
            </w:r>
          </w:ins>
          <w:r>
            <w:rPr>
              <w:noProof/>
              <w:webHidden/>
            </w:rPr>
          </w:r>
          <w:r>
            <w:rPr>
              <w:noProof/>
              <w:webHidden/>
            </w:rPr>
            <w:fldChar w:fldCharType="separate"/>
          </w:r>
          <w:ins w:id="251" w:author="Sammartano, Marc (BIC USA)" w:date="2014-07-20T22:08:00Z">
            <w:r w:rsidR="001D724B">
              <w:rPr>
                <w:noProof/>
                <w:webHidden/>
              </w:rPr>
              <w:t>62</w:t>
            </w:r>
          </w:ins>
          <w:ins w:id="2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53" w:author="Sammartano, Marc (BIC USA)" w:date="2014-07-20T20:16:00Z"/>
              <w:rFonts w:eastAsiaTheme="minorEastAsia"/>
              <w:noProof/>
            </w:rPr>
          </w:pPr>
          <w:ins w:id="254"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"_Toc393651043"</w:instrText>
            </w:r>
            <w:r w:rsidRPr="00320ACE">
              <w:rPr>
                <w:rStyle w:val="Hyperlink"/>
                <w:noProof/>
              </w:rPr>
              <w:instrText xml:space="preserve"> </w:instrText>
            </w:r>
            <w:r w:rsidRPr="00320ACE">
              <w:rPr>
                <w:rStyle w:val="Hyperlink"/>
                <w:noProof/>
              </w:rPr>
              <w:fldChar w:fldCharType="separate"/>
            </w:r>
            <w:r w:rsidRPr="00320ACE">
              <w:rPr>
                <w:rStyle w:val="Hyperlink"/>
                <w:noProof/>
              </w:rPr>
              <w:t>OpEqual Assignment Operations</w:t>
            </w:r>
            <w:r>
              <w:rPr>
                <w:noProof/>
                <w:webHidden/>
              </w:rPr>
              <w:tab/>
            </w:r>
            <w:r>
              <w:rPr>
                <w:noProof/>
                <w:webHidden/>
              </w:rPr>
              <w:fldChar w:fldCharType="begin"/>
            </w:r>
            <w:r>
              <w:rPr>
                <w:noProof/>
                <w:webHidden/>
              </w:rPr>
              <w:instrText xml:space="preserve"> PAGEREF _Toc393651043 \h </w:instrText>
            </w:r>
          </w:ins>
          <w:r>
            <w:rPr>
              <w:noProof/>
              <w:webHidden/>
            </w:rPr>
          </w:r>
          <w:r>
            <w:rPr>
              <w:noProof/>
              <w:webHidden/>
            </w:rPr>
            <w:fldChar w:fldCharType="separate"/>
          </w:r>
          <w:ins w:id="255" w:author="Sammartano, Marc (BIC USA)" w:date="2014-07-20T22:08:00Z">
            <w:r w:rsidR="001D724B">
              <w:rPr>
                <w:noProof/>
                <w:webHidden/>
              </w:rPr>
              <w:t>62</w:t>
            </w:r>
          </w:ins>
          <w:ins w:id="25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57" w:author="Sammartano, Marc (BIC USA)" w:date="2014-07-20T20:16:00Z"/>
              <w:rFonts w:eastAsiaTheme="minorEastAsia"/>
              <w:noProof/>
            </w:rPr>
          </w:pPr>
          <w:ins w:id="2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"_Toc393651044"</w:instrText>
            </w:r>
            <w:r w:rsidRPr="00320ACE">
              <w:rPr>
                <w:rStyle w:val="Hyperlink"/>
                <w:noProof/>
              </w:rPr>
              <w:instrText xml:space="preserve"> </w:instrText>
            </w:r>
            <w:r w:rsidRPr="00320ACE">
              <w:rPr>
                <w:rStyle w:val="Hyperlink"/>
                <w:noProof/>
              </w:rPr>
              <w:fldChar w:fldCharType="separate"/>
            </w:r>
            <w:r w:rsidRPr="00320ACE">
              <w:rPr>
                <w:rStyle w:val="Hyperlink"/>
                <w:noProof/>
              </w:rPr>
              <w:t>Math Functions</w:t>
            </w:r>
            <w:r>
              <w:rPr>
                <w:noProof/>
                <w:webHidden/>
              </w:rPr>
              <w:tab/>
            </w:r>
            <w:r>
              <w:rPr>
                <w:noProof/>
                <w:webHidden/>
              </w:rPr>
              <w:fldChar w:fldCharType="begin"/>
            </w:r>
            <w:r>
              <w:rPr>
                <w:noProof/>
                <w:webHidden/>
              </w:rPr>
              <w:instrText xml:space="preserve"> PAGEREF _Toc393651044 \h </w:instrText>
            </w:r>
          </w:ins>
          <w:r>
            <w:rPr>
              <w:noProof/>
              <w:webHidden/>
            </w:rPr>
          </w:r>
          <w:r>
            <w:rPr>
              <w:noProof/>
              <w:webHidden/>
            </w:rPr>
            <w:fldChar w:fldCharType="separate"/>
          </w:r>
          <w:ins w:id="259" w:author="Sammartano, Marc (BIC USA)" w:date="2014-07-20T22:08:00Z">
            <w:r w:rsidR="001D724B">
              <w:rPr>
                <w:noProof/>
                <w:webHidden/>
              </w:rPr>
              <w:t>63</w:t>
            </w:r>
          </w:ins>
          <w:ins w:id="2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61" w:author="Sammartano, Marc (BIC USA)" w:date="2014-07-20T20:16:00Z"/>
              <w:rFonts w:eastAsiaTheme="minorEastAsia"/>
              <w:noProof/>
            </w:rPr>
          </w:pPr>
          <w:ins w:id="2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"_Toc393651045"</w:instrText>
            </w:r>
            <w:r w:rsidRPr="00320ACE">
              <w:rPr>
                <w:rStyle w:val="Hyperlink"/>
                <w:noProof/>
              </w:rPr>
              <w:instrText xml:space="preserve"> </w:instrText>
            </w:r>
            <w:r w:rsidRPr="00320ACE">
              <w:rPr>
                <w:rStyle w:val="Hyperlink"/>
                <w:noProof/>
              </w:rPr>
              <w:fldChar w:fldCharType="separate"/>
            </w:r>
            <w:r w:rsidRPr="00320ACE">
              <w:rPr>
                <w:rStyle w:val="Hyperlink"/>
                <w:noProof/>
              </w:rPr>
              <w:t>BOR(&lt;nexp1&gt;, &lt;nexp2&gt;)</w:t>
            </w:r>
            <w:r>
              <w:rPr>
                <w:noProof/>
                <w:webHidden/>
              </w:rPr>
              <w:tab/>
            </w:r>
            <w:r>
              <w:rPr>
                <w:noProof/>
                <w:webHidden/>
              </w:rPr>
              <w:fldChar w:fldCharType="begin"/>
            </w:r>
            <w:r>
              <w:rPr>
                <w:noProof/>
                <w:webHidden/>
              </w:rPr>
              <w:instrText xml:space="preserve"> PAGEREF _Toc393651045 \h </w:instrText>
            </w:r>
          </w:ins>
          <w:r>
            <w:rPr>
              <w:noProof/>
              <w:webHidden/>
            </w:rPr>
          </w:r>
          <w:r>
            <w:rPr>
              <w:noProof/>
              <w:webHidden/>
            </w:rPr>
            <w:fldChar w:fldCharType="separate"/>
          </w:r>
          <w:ins w:id="263" w:author="Sammartano, Marc (BIC USA)" w:date="2014-07-20T22:08:00Z">
            <w:r w:rsidR="001D724B">
              <w:rPr>
                <w:noProof/>
                <w:webHidden/>
              </w:rPr>
              <w:t>63</w:t>
            </w:r>
          </w:ins>
          <w:ins w:id="2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65" w:author="Sammartano, Marc (BIC USA)" w:date="2014-07-20T20:16:00Z"/>
              <w:rFonts w:eastAsiaTheme="minorEastAsia"/>
              <w:noProof/>
            </w:rPr>
          </w:pPr>
          <w:ins w:id="2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"_Toc393651046"</w:instrText>
            </w:r>
            <w:r w:rsidRPr="00320ACE">
              <w:rPr>
                <w:rStyle w:val="Hyperlink"/>
                <w:noProof/>
              </w:rPr>
              <w:instrText xml:space="preserve"> </w:instrText>
            </w:r>
            <w:r w:rsidRPr="00320ACE">
              <w:rPr>
                <w:rStyle w:val="Hyperlink"/>
                <w:noProof/>
              </w:rPr>
              <w:fldChar w:fldCharType="separate"/>
            </w:r>
            <w:r w:rsidRPr="00320ACE">
              <w:rPr>
                <w:rStyle w:val="Hyperlink"/>
                <w:noProof/>
              </w:rPr>
              <w:t>BAND(&lt;nexp1&gt;, &lt;nexp2&gt;)</w:t>
            </w:r>
            <w:r>
              <w:rPr>
                <w:noProof/>
                <w:webHidden/>
              </w:rPr>
              <w:tab/>
            </w:r>
            <w:r>
              <w:rPr>
                <w:noProof/>
                <w:webHidden/>
              </w:rPr>
              <w:fldChar w:fldCharType="begin"/>
            </w:r>
            <w:r>
              <w:rPr>
                <w:noProof/>
                <w:webHidden/>
              </w:rPr>
              <w:instrText xml:space="preserve"> PAGEREF _Toc393651046 \h </w:instrText>
            </w:r>
          </w:ins>
          <w:r>
            <w:rPr>
              <w:noProof/>
              <w:webHidden/>
            </w:rPr>
          </w:r>
          <w:r>
            <w:rPr>
              <w:noProof/>
              <w:webHidden/>
            </w:rPr>
            <w:fldChar w:fldCharType="separate"/>
          </w:r>
          <w:ins w:id="267" w:author="Sammartano, Marc (BIC USA)" w:date="2014-07-20T22:08:00Z">
            <w:r w:rsidR="001D724B">
              <w:rPr>
                <w:noProof/>
                <w:webHidden/>
              </w:rPr>
              <w:t>63</w:t>
            </w:r>
          </w:ins>
          <w:ins w:id="2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69" w:author="Sammartano, Marc (BIC USA)" w:date="2014-07-20T20:16:00Z"/>
              <w:rFonts w:eastAsiaTheme="minorEastAsia"/>
              <w:noProof/>
            </w:rPr>
          </w:pPr>
          <w:ins w:id="2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"_Toc393651047"</w:instrText>
            </w:r>
            <w:r w:rsidRPr="00320ACE">
              <w:rPr>
                <w:rStyle w:val="Hyperlink"/>
                <w:noProof/>
              </w:rPr>
              <w:instrText xml:space="preserve"> </w:instrText>
            </w:r>
            <w:r w:rsidRPr="00320ACE">
              <w:rPr>
                <w:rStyle w:val="Hyperlink"/>
                <w:noProof/>
              </w:rPr>
              <w:fldChar w:fldCharType="separate"/>
            </w:r>
            <w:r w:rsidRPr="00320ACE">
              <w:rPr>
                <w:rStyle w:val="Hyperlink"/>
                <w:noProof/>
              </w:rPr>
              <w:t>BXOR(&lt;nexp1&gt;, &lt;nexp2&gt;)</w:t>
            </w:r>
            <w:r>
              <w:rPr>
                <w:noProof/>
                <w:webHidden/>
              </w:rPr>
              <w:tab/>
            </w:r>
            <w:r>
              <w:rPr>
                <w:noProof/>
                <w:webHidden/>
              </w:rPr>
              <w:fldChar w:fldCharType="begin"/>
            </w:r>
            <w:r>
              <w:rPr>
                <w:noProof/>
                <w:webHidden/>
              </w:rPr>
              <w:instrText xml:space="preserve"> PAGEREF _Toc393651047 \h </w:instrText>
            </w:r>
          </w:ins>
          <w:r>
            <w:rPr>
              <w:noProof/>
              <w:webHidden/>
            </w:rPr>
          </w:r>
          <w:r>
            <w:rPr>
              <w:noProof/>
              <w:webHidden/>
            </w:rPr>
            <w:fldChar w:fldCharType="separate"/>
          </w:r>
          <w:ins w:id="271" w:author="Sammartano, Marc (BIC USA)" w:date="2014-07-20T22:08:00Z">
            <w:r w:rsidR="001D724B">
              <w:rPr>
                <w:noProof/>
                <w:webHidden/>
              </w:rPr>
              <w:t>63</w:t>
            </w:r>
          </w:ins>
          <w:ins w:id="2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73" w:author="Sammartano, Marc (BIC USA)" w:date="2014-07-20T20:16:00Z"/>
              <w:rFonts w:eastAsiaTheme="minorEastAsia"/>
              <w:noProof/>
            </w:rPr>
          </w:pPr>
          <w:ins w:id="2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"_Toc393651048"</w:instrText>
            </w:r>
            <w:r w:rsidRPr="00320ACE">
              <w:rPr>
                <w:rStyle w:val="Hyperlink"/>
                <w:noProof/>
              </w:rPr>
              <w:instrText xml:space="preserve"> </w:instrText>
            </w:r>
            <w:r w:rsidRPr="00320ACE">
              <w:rPr>
                <w:rStyle w:val="Hyperlink"/>
                <w:noProof/>
              </w:rPr>
              <w:fldChar w:fldCharType="separate"/>
            </w:r>
            <w:r w:rsidRPr="00320ACE">
              <w:rPr>
                <w:rStyle w:val="Hyperlink"/>
                <w:noProof/>
              </w:rPr>
              <w:t>ABS(&lt;nexp&gt;)</w:t>
            </w:r>
            <w:r>
              <w:rPr>
                <w:noProof/>
                <w:webHidden/>
              </w:rPr>
              <w:tab/>
            </w:r>
            <w:r>
              <w:rPr>
                <w:noProof/>
                <w:webHidden/>
              </w:rPr>
              <w:fldChar w:fldCharType="begin"/>
            </w:r>
            <w:r>
              <w:rPr>
                <w:noProof/>
                <w:webHidden/>
              </w:rPr>
              <w:instrText xml:space="preserve"> PAGEREF _Toc393651048 \h </w:instrText>
            </w:r>
          </w:ins>
          <w:r>
            <w:rPr>
              <w:noProof/>
              <w:webHidden/>
            </w:rPr>
          </w:r>
          <w:r>
            <w:rPr>
              <w:noProof/>
              <w:webHidden/>
            </w:rPr>
            <w:fldChar w:fldCharType="separate"/>
          </w:r>
          <w:ins w:id="275" w:author="Sammartano, Marc (BIC USA)" w:date="2014-07-20T22:08:00Z">
            <w:r w:rsidR="001D724B">
              <w:rPr>
                <w:noProof/>
                <w:webHidden/>
              </w:rPr>
              <w:t>63</w:t>
            </w:r>
          </w:ins>
          <w:ins w:id="2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77" w:author="Sammartano, Marc (BIC USA)" w:date="2014-07-20T20:16:00Z"/>
              <w:rFonts w:eastAsiaTheme="minorEastAsia"/>
              <w:noProof/>
            </w:rPr>
          </w:pPr>
          <w:ins w:id="2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"_Toc393651049"</w:instrText>
            </w:r>
            <w:r w:rsidRPr="00320ACE">
              <w:rPr>
                <w:rStyle w:val="Hyperlink"/>
                <w:noProof/>
              </w:rPr>
              <w:instrText xml:space="preserve"> </w:instrText>
            </w:r>
            <w:r w:rsidRPr="00320ACE">
              <w:rPr>
                <w:rStyle w:val="Hyperlink"/>
                <w:noProof/>
              </w:rPr>
              <w:fldChar w:fldCharType="separate"/>
            </w:r>
            <w:r w:rsidRPr="00320ACE">
              <w:rPr>
                <w:rStyle w:val="Hyperlink"/>
                <w:noProof/>
              </w:rPr>
              <w:t>SGN(&lt;nexp&gt;)</w:t>
            </w:r>
            <w:r>
              <w:rPr>
                <w:noProof/>
                <w:webHidden/>
              </w:rPr>
              <w:tab/>
            </w:r>
            <w:r>
              <w:rPr>
                <w:noProof/>
                <w:webHidden/>
              </w:rPr>
              <w:fldChar w:fldCharType="begin"/>
            </w:r>
            <w:r>
              <w:rPr>
                <w:noProof/>
                <w:webHidden/>
              </w:rPr>
              <w:instrText xml:space="preserve"> PAGEREF _Toc393651049 \h </w:instrText>
            </w:r>
          </w:ins>
          <w:r>
            <w:rPr>
              <w:noProof/>
              <w:webHidden/>
            </w:rPr>
          </w:r>
          <w:r>
            <w:rPr>
              <w:noProof/>
              <w:webHidden/>
            </w:rPr>
            <w:fldChar w:fldCharType="separate"/>
          </w:r>
          <w:ins w:id="279" w:author="Sammartano, Marc (BIC USA)" w:date="2014-07-20T22:08:00Z">
            <w:r w:rsidR="001D724B">
              <w:rPr>
                <w:noProof/>
                <w:webHidden/>
              </w:rPr>
              <w:t>63</w:t>
            </w:r>
          </w:ins>
          <w:ins w:id="2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81" w:author="Sammartano, Marc (BIC USA)" w:date="2014-07-20T20:16:00Z"/>
              <w:rFonts w:eastAsiaTheme="minorEastAsia"/>
              <w:noProof/>
            </w:rPr>
          </w:pPr>
          <w:ins w:id="2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"_Toc393651050"</w:instrText>
            </w:r>
            <w:r w:rsidRPr="00320ACE">
              <w:rPr>
                <w:rStyle w:val="Hyperlink"/>
                <w:noProof/>
              </w:rPr>
              <w:instrText xml:space="preserve"> </w:instrText>
            </w:r>
            <w:r w:rsidRPr="00320ACE">
              <w:rPr>
                <w:rStyle w:val="Hyperlink"/>
                <w:noProof/>
              </w:rPr>
              <w:fldChar w:fldCharType="separate"/>
            </w:r>
            <w:r w:rsidRPr="00320ACE">
              <w:rPr>
                <w:rStyle w:val="Hyperlink"/>
                <w:noProof/>
              </w:rPr>
              <w:t>SQR(&lt;nexp&gt;)</w:t>
            </w:r>
            <w:r>
              <w:rPr>
                <w:noProof/>
                <w:webHidden/>
              </w:rPr>
              <w:tab/>
            </w:r>
            <w:r>
              <w:rPr>
                <w:noProof/>
                <w:webHidden/>
              </w:rPr>
              <w:fldChar w:fldCharType="begin"/>
            </w:r>
            <w:r>
              <w:rPr>
                <w:noProof/>
                <w:webHidden/>
              </w:rPr>
              <w:instrText xml:space="preserve"> PAGEREF _Toc393651050 \h </w:instrText>
            </w:r>
          </w:ins>
          <w:r>
            <w:rPr>
              <w:noProof/>
              <w:webHidden/>
            </w:rPr>
          </w:r>
          <w:r>
            <w:rPr>
              <w:noProof/>
              <w:webHidden/>
            </w:rPr>
            <w:fldChar w:fldCharType="separate"/>
          </w:r>
          <w:ins w:id="283" w:author="Sammartano, Marc (BIC USA)" w:date="2014-07-20T22:08:00Z">
            <w:r w:rsidR="001D724B">
              <w:rPr>
                <w:noProof/>
                <w:webHidden/>
              </w:rPr>
              <w:t>63</w:t>
            </w:r>
          </w:ins>
          <w:ins w:id="2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85" w:author="Sammartano, Marc (BIC USA)" w:date="2014-07-20T20:16:00Z"/>
              <w:rFonts w:eastAsiaTheme="minorEastAsia"/>
              <w:noProof/>
            </w:rPr>
          </w:pPr>
          <w:ins w:id="2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"_Toc393651051"</w:instrText>
            </w:r>
            <w:r w:rsidRPr="00320ACE">
              <w:rPr>
                <w:rStyle w:val="Hyperlink"/>
                <w:noProof/>
              </w:rPr>
              <w:instrText xml:space="preserve"> </w:instrText>
            </w:r>
            <w:r w:rsidRPr="00320ACE">
              <w:rPr>
                <w:rStyle w:val="Hyperlink"/>
                <w:noProof/>
              </w:rPr>
              <w:fldChar w:fldCharType="separate"/>
            </w:r>
            <w:r w:rsidRPr="00320ACE">
              <w:rPr>
                <w:rStyle w:val="Hyperlink"/>
                <w:noProof/>
              </w:rPr>
              <w:t>CBRT(&lt;nexp&gt;)</w:t>
            </w:r>
            <w:r>
              <w:rPr>
                <w:noProof/>
                <w:webHidden/>
              </w:rPr>
              <w:tab/>
            </w:r>
            <w:r>
              <w:rPr>
                <w:noProof/>
                <w:webHidden/>
              </w:rPr>
              <w:fldChar w:fldCharType="begin"/>
            </w:r>
            <w:r>
              <w:rPr>
                <w:noProof/>
                <w:webHidden/>
              </w:rPr>
              <w:instrText xml:space="preserve"> PAGEREF _Toc393651051 \h </w:instrText>
            </w:r>
          </w:ins>
          <w:r>
            <w:rPr>
              <w:noProof/>
              <w:webHidden/>
            </w:rPr>
          </w:r>
          <w:r>
            <w:rPr>
              <w:noProof/>
              <w:webHidden/>
            </w:rPr>
            <w:fldChar w:fldCharType="separate"/>
          </w:r>
          <w:ins w:id="287" w:author="Sammartano, Marc (BIC USA)" w:date="2014-07-20T22:08:00Z">
            <w:r w:rsidR="001D724B">
              <w:rPr>
                <w:noProof/>
                <w:webHidden/>
              </w:rPr>
              <w:t>64</w:t>
            </w:r>
          </w:ins>
          <w:ins w:id="2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89" w:author="Sammartano, Marc (BIC USA)" w:date="2014-07-20T20:16:00Z"/>
              <w:rFonts w:eastAsiaTheme="minorEastAsia"/>
              <w:noProof/>
            </w:rPr>
          </w:pPr>
          <w:ins w:id="2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"_Toc393651052"</w:instrText>
            </w:r>
            <w:r w:rsidRPr="00320ACE">
              <w:rPr>
                <w:rStyle w:val="Hyperlink"/>
                <w:noProof/>
              </w:rPr>
              <w:instrText xml:space="preserve"> </w:instrText>
            </w:r>
            <w:r w:rsidRPr="00320ACE">
              <w:rPr>
                <w:rStyle w:val="Hyperlink"/>
                <w:noProof/>
              </w:rPr>
              <w:fldChar w:fldCharType="separate"/>
            </w:r>
            <w:r w:rsidRPr="00320ACE">
              <w:rPr>
                <w:rStyle w:val="Hyperlink"/>
                <w:noProof/>
              </w:rPr>
              <w:t>RANDOMIZE(&lt;nexp&gt;)</w:t>
            </w:r>
            <w:r>
              <w:rPr>
                <w:noProof/>
                <w:webHidden/>
              </w:rPr>
              <w:tab/>
            </w:r>
            <w:r>
              <w:rPr>
                <w:noProof/>
                <w:webHidden/>
              </w:rPr>
              <w:fldChar w:fldCharType="begin"/>
            </w:r>
            <w:r>
              <w:rPr>
                <w:noProof/>
                <w:webHidden/>
              </w:rPr>
              <w:instrText xml:space="preserve"> PAGEREF _Toc393651052 \h </w:instrText>
            </w:r>
          </w:ins>
          <w:r>
            <w:rPr>
              <w:noProof/>
              <w:webHidden/>
            </w:rPr>
          </w:r>
          <w:r>
            <w:rPr>
              <w:noProof/>
              <w:webHidden/>
            </w:rPr>
            <w:fldChar w:fldCharType="separate"/>
          </w:r>
          <w:ins w:id="291" w:author="Sammartano, Marc (BIC USA)" w:date="2014-07-20T22:08:00Z">
            <w:r w:rsidR="001D724B">
              <w:rPr>
                <w:noProof/>
                <w:webHidden/>
              </w:rPr>
              <w:t>64</w:t>
            </w:r>
          </w:ins>
          <w:ins w:id="2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93" w:author="Sammartano, Marc (BIC USA)" w:date="2014-07-20T20:16:00Z"/>
              <w:rFonts w:eastAsiaTheme="minorEastAsia"/>
              <w:noProof/>
            </w:rPr>
          </w:pPr>
          <w:ins w:id="2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"_Toc393651053"</w:instrText>
            </w:r>
            <w:r w:rsidRPr="00320ACE">
              <w:rPr>
                <w:rStyle w:val="Hyperlink"/>
                <w:noProof/>
              </w:rPr>
              <w:instrText xml:space="preserve"> </w:instrText>
            </w:r>
            <w:r w:rsidRPr="00320ACE">
              <w:rPr>
                <w:rStyle w:val="Hyperlink"/>
                <w:noProof/>
              </w:rPr>
              <w:fldChar w:fldCharType="separate"/>
            </w:r>
            <w:r w:rsidRPr="00320ACE">
              <w:rPr>
                <w:rStyle w:val="Hyperlink"/>
                <w:noProof/>
              </w:rPr>
              <w:t>RND()</w:t>
            </w:r>
            <w:r>
              <w:rPr>
                <w:noProof/>
                <w:webHidden/>
              </w:rPr>
              <w:tab/>
            </w:r>
            <w:r>
              <w:rPr>
                <w:noProof/>
                <w:webHidden/>
              </w:rPr>
              <w:fldChar w:fldCharType="begin"/>
            </w:r>
            <w:r>
              <w:rPr>
                <w:noProof/>
                <w:webHidden/>
              </w:rPr>
              <w:instrText xml:space="preserve"> PAGEREF _Toc393651053 \h </w:instrText>
            </w:r>
          </w:ins>
          <w:r>
            <w:rPr>
              <w:noProof/>
              <w:webHidden/>
            </w:rPr>
          </w:r>
          <w:r>
            <w:rPr>
              <w:noProof/>
              <w:webHidden/>
            </w:rPr>
            <w:fldChar w:fldCharType="separate"/>
          </w:r>
          <w:ins w:id="295" w:author="Sammartano, Marc (BIC USA)" w:date="2014-07-20T22:08:00Z">
            <w:r w:rsidR="001D724B">
              <w:rPr>
                <w:noProof/>
                <w:webHidden/>
              </w:rPr>
              <w:t>64</w:t>
            </w:r>
          </w:ins>
          <w:ins w:id="2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97" w:author="Sammartano, Marc (BIC USA)" w:date="2014-07-20T20:16:00Z"/>
              <w:rFonts w:eastAsiaTheme="minorEastAsia"/>
              <w:noProof/>
            </w:rPr>
          </w:pPr>
          <w:ins w:id="2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"_Toc393651054"</w:instrText>
            </w:r>
            <w:r w:rsidRPr="00320ACE">
              <w:rPr>
                <w:rStyle w:val="Hyperlink"/>
                <w:noProof/>
              </w:rPr>
              <w:instrText xml:space="preserve"> </w:instrText>
            </w:r>
            <w:r w:rsidRPr="00320ACE">
              <w:rPr>
                <w:rStyle w:val="Hyperlink"/>
                <w:noProof/>
              </w:rPr>
              <w:fldChar w:fldCharType="separate"/>
            </w:r>
            <w:r w:rsidRPr="00320ACE">
              <w:rPr>
                <w:rStyle w:val="Hyperlink"/>
                <w:noProof/>
              </w:rPr>
              <w:t>MAX(&lt;nexp&gt;, &lt;nexp&gt;)</w:t>
            </w:r>
            <w:r>
              <w:rPr>
                <w:noProof/>
                <w:webHidden/>
              </w:rPr>
              <w:tab/>
            </w:r>
            <w:r>
              <w:rPr>
                <w:noProof/>
                <w:webHidden/>
              </w:rPr>
              <w:fldChar w:fldCharType="begin"/>
            </w:r>
            <w:r>
              <w:rPr>
                <w:noProof/>
                <w:webHidden/>
              </w:rPr>
              <w:instrText xml:space="preserve"> PAGEREF _Toc393651054 \h </w:instrText>
            </w:r>
          </w:ins>
          <w:r>
            <w:rPr>
              <w:noProof/>
              <w:webHidden/>
            </w:rPr>
          </w:r>
          <w:r>
            <w:rPr>
              <w:noProof/>
              <w:webHidden/>
            </w:rPr>
            <w:fldChar w:fldCharType="separate"/>
          </w:r>
          <w:ins w:id="299" w:author="Sammartano, Marc (BIC USA)" w:date="2014-07-20T22:08:00Z">
            <w:r w:rsidR="001D724B">
              <w:rPr>
                <w:noProof/>
                <w:webHidden/>
              </w:rPr>
              <w:t>64</w:t>
            </w:r>
          </w:ins>
          <w:ins w:id="3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01" w:author="Sammartano, Marc (BIC USA)" w:date="2014-07-20T20:16:00Z"/>
              <w:rFonts w:eastAsiaTheme="minorEastAsia"/>
              <w:noProof/>
            </w:rPr>
          </w:pPr>
          <w:ins w:id="3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"_Toc393651055"</w:instrText>
            </w:r>
            <w:r w:rsidRPr="00320ACE">
              <w:rPr>
                <w:rStyle w:val="Hyperlink"/>
                <w:noProof/>
              </w:rPr>
              <w:instrText xml:space="preserve"> </w:instrText>
            </w:r>
            <w:r w:rsidRPr="00320ACE">
              <w:rPr>
                <w:rStyle w:val="Hyperlink"/>
                <w:noProof/>
              </w:rPr>
              <w:fldChar w:fldCharType="separate"/>
            </w:r>
            <w:r w:rsidRPr="00320ACE">
              <w:rPr>
                <w:rStyle w:val="Hyperlink"/>
                <w:noProof/>
              </w:rPr>
              <w:t>MIN(&lt;nexp&gt;, &lt;nexp&gt;)</w:t>
            </w:r>
            <w:r>
              <w:rPr>
                <w:noProof/>
                <w:webHidden/>
              </w:rPr>
              <w:tab/>
            </w:r>
            <w:r>
              <w:rPr>
                <w:noProof/>
                <w:webHidden/>
              </w:rPr>
              <w:fldChar w:fldCharType="begin"/>
            </w:r>
            <w:r>
              <w:rPr>
                <w:noProof/>
                <w:webHidden/>
              </w:rPr>
              <w:instrText xml:space="preserve"> PAGEREF _Toc393651055 \h </w:instrText>
            </w:r>
          </w:ins>
          <w:r>
            <w:rPr>
              <w:noProof/>
              <w:webHidden/>
            </w:rPr>
          </w:r>
          <w:r>
            <w:rPr>
              <w:noProof/>
              <w:webHidden/>
            </w:rPr>
            <w:fldChar w:fldCharType="separate"/>
          </w:r>
          <w:ins w:id="303" w:author="Sammartano, Marc (BIC USA)" w:date="2014-07-20T22:08:00Z">
            <w:r w:rsidR="001D724B">
              <w:rPr>
                <w:noProof/>
                <w:webHidden/>
              </w:rPr>
              <w:t>64</w:t>
            </w:r>
          </w:ins>
          <w:ins w:id="3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05" w:author="Sammartano, Marc (BIC USA)" w:date="2014-07-20T20:16:00Z"/>
              <w:rFonts w:eastAsiaTheme="minorEastAsia"/>
              <w:noProof/>
            </w:rPr>
          </w:pPr>
          <w:ins w:id="3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"_Toc393651056"</w:instrText>
            </w:r>
            <w:r w:rsidRPr="00320ACE">
              <w:rPr>
                <w:rStyle w:val="Hyperlink"/>
                <w:noProof/>
              </w:rPr>
              <w:instrText xml:space="preserve"> </w:instrText>
            </w:r>
            <w:r w:rsidRPr="00320ACE">
              <w:rPr>
                <w:rStyle w:val="Hyperlink"/>
                <w:noProof/>
              </w:rPr>
              <w:fldChar w:fldCharType="separate"/>
            </w:r>
            <w:r w:rsidRPr="00320ACE">
              <w:rPr>
                <w:rStyle w:val="Hyperlink"/>
                <w:noProof/>
              </w:rPr>
              <w:t>CEIL(&lt;nexp&gt;)</w:t>
            </w:r>
            <w:r>
              <w:rPr>
                <w:noProof/>
                <w:webHidden/>
              </w:rPr>
              <w:tab/>
            </w:r>
            <w:r>
              <w:rPr>
                <w:noProof/>
                <w:webHidden/>
              </w:rPr>
              <w:fldChar w:fldCharType="begin"/>
            </w:r>
            <w:r>
              <w:rPr>
                <w:noProof/>
                <w:webHidden/>
              </w:rPr>
              <w:instrText xml:space="preserve"> PAGEREF _Toc393651056 \h </w:instrText>
            </w:r>
          </w:ins>
          <w:r>
            <w:rPr>
              <w:noProof/>
              <w:webHidden/>
            </w:rPr>
          </w:r>
          <w:r>
            <w:rPr>
              <w:noProof/>
              <w:webHidden/>
            </w:rPr>
            <w:fldChar w:fldCharType="separate"/>
          </w:r>
          <w:ins w:id="307" w:author="Sammartano, Marc (BIC USA)" w:date="2014-07-20T22:08:00Z">
            <w:r w:rsidR="001D724B">
              <w:rPr>
                <w:noProof/>
                <w:webHidden/>
              </w:rPr>
              <w:t>64</w:t>
            </w:r>
          </w:ins>
          <w:ins w:id="3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09" w:author="Sammartano, Marc (BIC USA)" w:date="2014-07-20T20:16:00Z"/>
              <w:rFonts w:eastAsiaTheme="minorEastAsia"/>
              <w:noProof/>
            </w:rPr>
          </w:pPr>
          <w:ins w:id="3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"_Toc393651057"</w:instrText>
            </w:r>
            <w:r w:rsidRPr="00320ACE">
              <w:rPr>
                <w:rStyle w:val="Hyperlink"/>
                <w:noProof/>
              </w:rPr>
              <w:instrText xml:space="preserve"> </w:instrText>
            </w:r>
            <w:r w:rsidRPr="00320ACE">
              <w:rPr>
                <w:rStyle w:val="Hyperlink"/>
                <w:noProof/>
              </w:rPr>
              <w:fldChar w:fldCharType="separate"/>
            </w:r>
            <w:r w:rsidRPr="00320ACE">
              <w:rPr>
                <w:rStyle w:val="Hyperlink"/>
                <w:noProof/>
              </w:rPr>
              <w:t>FLOOR(&lt;nexp&gt;)</w:t>
            </w:r>
            <w:r>
              <w:rPr>
                <w:noProof/>
                <w:webHidden/>
              </w:rPr>
              <w:tab/>
            </w:r>
            <w:r>
              <w:rPr>
                <w:noProof/>
                <w:webHidden/>
              </w:rPr>
              <w:fldChar w:fldCharType="begin"/>
            </w:r>
            <w:r>
              <w:rPr>
                <w:noProof/>
                <w:webHidden/>
              </w:rPr>
              <w:instrText xml:space="preserve"> PAGEREF _Toc393651057 \h </w:instrText>
            </w:r>
          </w:ins>
          <w:r>
            <w:rPr>
              <w:noProof/>
              <w:webHidden/>
            </w:rPr>
          </w:r>
          <w:r>
            <w:rPr>
              <w:noProof/>
              <w:webHidden/>
            </w:rPr>
            <w:fldChar w:fldCharType="separate"/>
          </w:r>
          <w:ins w:id="311" w:author="Sammartano, Marc (BIC USA)" w:date="2014-07-20T22:08:00Z">
            <w:r w:rsidR="001D724B">
              <w:rPr>
                <w:noProof/>
                <w:webHidden/>
              </w:rPr>
              <w:t>64</w:t>
            </w:r>
          </w:ins>
          <w:ins w:id="3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13" w:author="Sammartano, Marc (BIC USA)" w:date="2014-07-20T20:16:00Z"/>
              <w:rFonts w:eastAsiaTheme="minorEastAsia"/>
              <w:noProof/>
            </w:rPr>
          </w:pPr>
          <w:ins w:id="3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"_Toc393651058"</w:instrText>
            </w:r>
            <w:r w:rsidRPr="00320ACE">
              <w:rPr>
                <w:rStyle w:val="Hyperlink"/>
                <w:noProof/>
              </w:rPr>
              <w:instrText xml:space="preserve"> </w:instrText>
            </w:r>
            <w:r w:rsidRPr="00320ACE">
              <w:rPr>
                <w:rStyle w:val="Hyperlink"/>
                <w:noProof/>
              </w:rPr>
              <w:fldChar w:fldCharType="separate"/>
            </w:r>
            <w:r w:rsidRPr="00320ACE">
              <w:rPr>
                <w:rStyle w:val="Hyperlink"/>
                <w:noProof/>
              </w:rPr>
              <w:t>INT(&lt;nexp&gt;)</w:t>
            </w:r>
            <w:r>
              <w:rPr>
                <w:noProof/>
                <w:webHidden/>
              </w:rPr>
              <w:tab/>
            </w:r>
            <w:r>
              <w:rPr>
                <w:noProof/>
                <w:webHidden/>
              </w:rPr>
              <w:fldChar w:fldCharType="begin"/>
            </w:r>
            <w:r>
              <w:rPr>
                <w:noProof/>
                <w:webHidden/>
              </w:rPr>
              <w:instrText xml:space="preserve"> PAGEREF _Toc393651058 \h </w:instrText>
            </w:r>
          </w:ins>
          <w:r>
            <w:rPr>
              <w:noProof/>
              <w:webHidden/>
            </w:rPr>
          </w:r>
          <w:r>
            <w:rPr>
              <w:noProof/>
              <w:webHidden/>
            </w:rPr>
            <w:fldChar w:fldCharType="separate"/>
          </w:r>
          <w:ins w:id="315" w:author="Sammartano, Marc (BIC USA)" w:date="2014-07-20T22:08:00Z">
            <w:r w:rsidR="001D724B">
              <w:rPr>
                <w:noProof/>
                <w:webHidden/>
              </w:rPr>
              <w:t>64</w:t>
            </w:r>
          </w:ins>
          <w:ins w:id="3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17" w:author="Sammartano, Marc (BIC USA)" w:date="2014-07-20T20:16:00Z"/>
              <w:rFonts w:eastAsiaTheme="minorEastAsia"/>
              <w:noProof/>
            </w:rPr>
          </w:pPr>
          <w:ins w:id="3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"_Toc393651059"</w:instrText>
            </w:r>
            <w:r w:rsidRPr="00320ACE">
              <w:rPr>
                <w:rStyle w:val="Hyperlink"/>
                <w:noProof/>
              </w:rPr>
              <w:instrText xml:space="preserve"> </w:instrText>
            </w:r>
            <w:r w:rsidRPr="00320ACE">
              <w:rPr>
                <w:rStyle w:val="Hyperlink"/>
                <w:noProof/>
              </w:rPr>
              <w:fldChar w:fldCharType="separate"/>
            </w:r>
            <w:r w:rsidRPr="00320ACE">
              <w:rPr>
                <w:rStyle w:val="Hyperlink"/>
                <w:noProof/>
              </w:rPr>
              <w:t>FRAC(&lt;nexp&gt;)</w:t>
            </w:r>
            <w:r>
              <w:rPr>
                <w:noProof/>
                <w:webHidden/>
              </w:rPr>
              <w:tab/>
            </w:r>
            <w:r>
              <w:rPr>
                <w:noProof/>
                <w:webHidden/>
              </w:rPr>
              <w:fldChar w:fldCharType="begin"/>
            </w:r>
            <w:r>
              <w:rPr>
                <w:noProof/>
                <w:webHidden/>
              </w:rPr>
              <w:instrText xml:space="preserve"> PAGEREF _Toc393651059 \h </w:instrText>
            </w:r>
          </w:ins>
          <w:r>
            <w:rPr>
              <w:noProof/>
              <w:webHidden/>
            </w:rPr>
          </w:r>
          <w:r>
            <w:rPr>
              <w:noProof/>
              <w:webHidden/>
            </w:rPr>
            <w:fldChar w:fldCharType="separate"/>
          </w:r>
          <w:ins w:id="319" w:author="Sammartano, Marc (BIC USA)" w:date="2014-07-20T22:08:00Z">
            <w:r w:rsidR="001D724B">
              <w:rPr>
                <w:noProof/>
                <w:webHidden/>
              </w:rPr>
              <w:t>64</w:t>
            </w:r>
          </w:ins>
          <w:ins w:id="3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21" w:author="Sammartano, Marc (BIC USA)" w:date="2014-07-20T20:16:00Z"/>
              <w:rFonts w:eastAsiaTheme="minorEastAsia"/>
              <w:noProof/>
            </w:rPr>
          </w:pPr>
          <w:ins w:id="3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"_Toc393651060"</w:instrText>
            </w:r>
            <w:r w:rsidRPr="00320ACE">
              <w:rPr>
                <w:rStyle w:val="Hyperlink"/>
                <w:noProof/>
              </w:rPr>
              <w:instrText xml:space="preserve"> </w:instrText>
            </w:r>
            <w:r w:rsidRPr="00320ACE">
              <w:rPr>
                <w:rStyle w:val="Hyperlink"/>
                <w:noProof/>
              </w:rPr>
              <w:fldChar w:fldCharType="separate"/>
            </w:r>
            <w:r w:rsidRPr="00320ACE">
              <w:rPr>
                <w:rStyle w:val="Hyperlink"/>
                <w:noProof/>
              </w:rPr>
              <w:t>MOD(&lt;nexp1&gt;, &lt;nexp2&gt;)</w:t>
            </w:r>
            <w:r>
              <w:rPr>
                <w:noProof/>
                <w:webHidden/>
              </w:rPr>
              <w:tab/>
            </w:r>
            <w:r>
              <w:rPr>
                <w:noProof/>
                <w:webHidden/>
              </w:rPr>
              <w:fldChar w:fldCharType="begin"/>
            </w:r>
            <w:r>
              <w:rPr>
                <w:noProof/>
                <w:webHidden/>
              </w:rPr>
              <w:instrText xml:space="preserve"> PAGEREF _Toc393651060 \h </w:instrText>
            </w:r>
          </w:ins>
          <w:r>
            <w:rPr>
              <w:noProof/>
              <w:webHidden/>
            </w:rPr>
          </w:r>
          <w:r>
            <w:rPr>
              <w:noProof/>
              <w:webHidden/>
            </w:rPr>
            <w:fldChar w:fldCharType="separate"/>
          </w:r>
          <w:ins w:id="323" w:author="Sammartano, Marc (BIC USA)" w:date="2014-07-20T22:08:00Z">
            <w:r w:rsidR="001D724B">
              <w:rPr>
                <w:noProof/>
                <w:webHidden/>
              </w:rPr>
              <w:t>65</w:t>
            </w:r>
          </w:ins>
          <w:ins w:id="3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25" w:author="Sammartano, Marc (BIC USA)" w:date="2014-07-20T20:16:00Z"/>
              <w:rFonts w:eastAsiaTheme="minorEastAsia"/>
              <w:noProof/>
            </w:rPr>
          </w:pPr>
          <w:ins w:id="3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"_Toc393651061"</w:instrText>
            </w:r>
            <w:r w:rsidRPr="00320ACE">
              <w:rPr>
                <w:rStyle w:val="Hyperlink"/>
                <w:noProof/>
              </w:rPr>
              <w:instrText xml:space="preserve"> </w:instrText>
            </w:r>
            <w:r w:rsidRPr="00320ACE">
              <w:rPr>
                <w:rStyle w:val="Hyperlink"/>
                <w:noProof/>
              </w:rPr>
              <w:fldChar w:fldCharType="separate"/>
            </w:r>
            <w:r w:rsidRPr="00320ACE">
              <w:rPr>
                <w:rStyle w:val="Hyperlink"/>
                <w:noProof/>
              </w:rPr>
              <w:t>ROUND(&lt;value_nexp&gt;{, &lt;count_nexp&gt;{, &lt;mode_sexp&gt;}})</w:t>
            </w:r>
            <w:r>
              <w:rPr>
                <w:noProof/>
                <w:webHidden/>
              </w:rPr>
              <w:tab/>
            </w:r>
            <w:r>
              <w:rPr>
                <w:noProof/>
                <w:webHidden/>
              </w:rPr>
              <w:fldChar w:fldCharType="begin"/>
            </w:r>
            <w:r>
              <w:rPr>
                <w:noProof/>
                <w:webHidden/>
              </w:rPr>
              <w:instrText xml:space="preserve"> PAGEREF _Toc393651061 \h </w:instrText>
            </w:r>
          </w:ins>
          <w:r>
            <w:rPr>
              <w:noProof/>
              <w:webHidden/>
            </w:rPr>
          </w:r>
          <w:r>
            <w:rPr>
              <w:noProof/>
              <w:webHidden/>
            </w:rPr>
            <w:fldChar w:fldCharType="separate"/>
          </w:r>
          <w:ins w:id="327" w:author="Sammartano, Marc (BIC USA)" w:date="2014-07-20T22:08:00Z">
            <w:r w:rsidR="001D724B">
              <w:rPr>
                <w:noProof/>
                <w:webHidden/>
              </w:rPr>
              <w:t>65</w:t>
            </w:r>
          </w:ins>
          <w:ins w:id="3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29" w:author="Sammartano, Marc (BIC USA)" w:date="2014-07-20T20:16:00Z"/>
              <w:rFonts w:eastAsiaTheme="minorEastAsia"/>
              <w:noProof/>
            </w:rPr>
          </w:pPr>
          <w:ins w:id="3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"_Toc393651062"</w:instrText>
            </w:r>
            <w:r w:rsidRPr="00320ACE">
              <w:rPr>
                <w:rStyle w:val="Hyperlink"/>
                <w:noProof/>
              </w:rPr>
              <w:instrText xml:space="preserve"> </w:instrText>
            </w:r>
            <w:r w:rsidRPr="00320ACE">
              <w:rPr>
                <w:rStyle w:val="Hyperlink"/>
                <w:noProof/>
              </w:rPr>
              <w:fldChar w:fldCharType="separate"/>
            </w:r>
            <w:r w:rsidRPr="00320ACE">
              <w:rPr>
                <w:rStyle w:val="Hyperlink"/>
                <w:noProof/>
              </w:rPr>
              <w:t>LOG(&lt;nexp&gt;)</w:t>
            </w:r>
            <w:r>
              <w:rPr>
                <w:noProof/>
                <w:webHidden/>
              </w:rPr>
              <w:tab/>
            </w:r>
            <w:r>
              <w:rPr>
                <w:noProof/>
                <w:webHidden/>
              </w:rPr>
              <w:fldChar w:fldCharType="begin"/>
            </w:r>
            <w:r>
              <w:rPr>
                <w:noProof/>
                <w:webHidden/>
              </w:rPr>
              <w:instrText xml:space="preserve"> PAGEREF _Toc393651062 \h </w:instrText>
            </w:r>
          </w:ins>
          <w:r>
            <w:rPr>
              <w:noProof/>
              <w:webHidden/>
            </w:rPr>
          </w:r>
          <w:r>
            <w:rPr>
              <w:noProof/>
              <w:webHidden/>
            </w:rPr>
            <w:fldChar w:fldCharType="separate"/>
          </w:r>
          <w:ins w:id="331" w:author="Sammartano, Marc (BIC USA)" w:date="2014-07-20T22:08:00Z">
            <w:r w:rsidR="001D724B">
              <w:rPr>
                <w:noProof/>
                <w:webHidden/>
              </w:rPr>
              <w:t>66</w:t>
            </w:r>
          </w:ins>
          <w:ins w:id="3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33" w:author="Sammartano, Marc (BIC USA)" w:date="2014-07-20T20:16:00Z"/>
              <w:rFonts w:eastAsiaTheme="minorEastAsia"/>
              <w:noProof/>
            </w:rPr>
          </w:pPr>
          <w:ins w:id="3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"_Toc393651063"</w:instrText>
            </w:r>
            <w:r w:rsidRPr="00320ACE">
              <w:rPr>
                <w:rStyle w:val="Hyperlink"/>
                <w:noProof/>
              </w:rPr>
              <w:instrText xml:space="preserve"> </w:instrText>
            </w:r>
            <w:r w:rsidRPr="00320ACE">
              <w:rPr>
                <w:rStyle w:val="Hyperlink"/>
                <w:noProof/>
              </w:rPr>
              <w:fldChar w:fldCharType="separate"/>
            </w:r>
            <w:r w:rsidRPr="00320ACE">
              <w:rPr>
                <w:rStyle w:val="Hyperlink"/>
                <w:noProof/>
              </w:rPr>
              <w:t>LOG10(&lt;nexp&gt;)</w:t>
            </w:r>
            <w:r>
              <w:rPr>
                <w:noProof/>
                <w:webHidden/>
              </w:rPr>
              <w:tab/>
            </w:r>
            <w:r>
              <w:rPr>
                <w:noProof/>
                <w:webHidden/>
              </w:rPr>
              <w:fldChar w:fldCharType="begin"/>
            </w:r>
            <w:r>
              <w:rPr>
                <w:noProof/>
                <w:webHidden/>
              </w:rPr>
              <w:instrText xml:space="preserve"> PAGEREF _Toc393651063 \h </w:instrText>
            </w:r>
          </w:ins>
          <w:r>
            <w:rPr>
              <w:noProof/>
              <w:webHidden/>
            </w:rPr>
          </w:r>
          <w:r>
            <w:rPr>
              <w:noProof/>
              <w:webHidden/>
            </w:rPr>
            <w:fldChar w:fldCharType="separate"/>
          </w:r>
          <w:ins w:id="335" w:author="Sammartano, Marc (BIC USA)" w:date="2014-07-20T22:08:00Z">
            <w:r w:rsidR="001D724B">
              <w:rPr>
                <w:noProof/>
                <w:webHidden/>
              </w:rPr>
              <w:t>66</w:t>
            </w:r>
          </w:ins>
          <w:ins w:id="3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37" w:author="Sammartano, Marc (BIC USA)" w:date="2014-07-20T20:16:00Z"/>
              <w:rFonts w:eastAsiaTheme="minorEastAsia"/>
              <w:noProof/>
            </w:rPr>
          </w:pPr>
          <w:ins w:id="3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"_Toc393651064"</w:instrText>
            </w:r>
            <w:r w:rsidRPr="00320ACE">
              <w:rPr>
                <w:rStyle w:val="Hyperlink"/>
                <w:noProof/>
              </w:rPr>
              <w:instrText xml:space="preserve"> </w:instrText>
            </w:r>
            <w:r w:rsidRPr="00320ACE">
              <w:rPr>
                <w:rStyle w:val="Hyperlink"/>
                <w:noProof/>
              </w:rPr>
              <w:fldChar w:fldCharType="separate"/>
            </w:r>
            <w:r w:rsidRPr="00320ACE">
              <w:rPr>
                <w:rStyle w:val="Hyperlink"/>
                <w:noProof/>
              </w:rPr>
              <w:t>EXP(&lt;nexp&gt;)</w:t>
            </w:r>
            <w:r>
              <w:rPr>
                <w:noProof/>
                <w:webHidden/>
              </w:rPr>
              <w:tab/>
            </w:r>
            <w:r>
              <w:rPr>
                <w:noProof/>
                <w:webHidden/>
              </w:rPr>
              <w:fldChar w:fldCharType="begin"/>
            </w:r>
            <w:r>
              <w:rPr>
                <w:noProof/>
                <w:webHidden/>
              </w:rPr>
              <w:instrText xml:space="preserve"> PAGEREF _Toc393651064 \h </w:instrText>
            </w:r>
          </w:ins>
          <w:r>
            <w:rPr>
              <w:noProof/>
              <w:webHidden/>
            </w:rPr>
          </w:r>
          <w:r>
            <w:rPr>
              <w:noProof/>
              <w:webHidden/>
            </w:rPr>
            <w:fldChar w:fldCharType="separate"/>
          </w:r>
          <w:ins w:id="339" w:author="Sammartano, Marc (BIC USA)" w:date="2014-07-20T22:08:00Z">
            <w:r w:rsidR="001D724B">
              <w:rPr>
                <w:noProof/>
                <w:webHidden/>
              </w:rPr>
              <w:t>66</w:t>
            </w:r>
          </w:ins>
          <w:ins w:id="3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41" w:author="Sammartano, Marc (BIC USA)" w:date="2014-07-20T20:16:00Z"/>
              <w:rFonts w:eastAsiaTheme="minorEastAsia"/>
              <w:noProof/>
            </w:rPr>
          </w:pPr>
          <w:ins w:id="3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"_Toc393651065"</w:instrText>
            </w:r>
            <w:r w:rsidRPr="00320ACE">
              <w:rPr>
                <w:rStyle w:val="Hyperlink"/>
                <w:noProof/>
              </w:rPr>
              <w:instrText xml:space="preserve"> </w:instrText>
            </w:r>
            <w:r w:rsidRPr="00320ACE">
              <w:rPr>
                <w:rStyle w:val="Hyperlink"/>
                <w:noProof/>
              </w:rPr>
              <w:fldChar w:fldCharType="separate"/>
            </w:r>
            <w:r w:rsidRPr="00320ACE">
              <w:rPr>
                <w:rStyle w:val="Hyperlink"/>
                <w:noProof/>
              </w:rPr>
              <w:t>POW(&lt;nexp1&gt;, &lt;nexp2&gt;)</w:t>
            </w:r>
            <w:r>
              <w:rPr>
                <w:noProof/>
                <w:webHidden/>
              </w:rPr>
              <w:tab/>
            </w:r>
            <w:r>
              <w:rPr>
                <w:noProof/>
                <w:webHidden/>
              </w:rPr>
              <w:fldChar w:fldCharType="begin"/>
            </w:r>
            <w:r>
              <w:rPr>
                <w:noProof/>
                <w:webHidden/>
              </w:rPr>
              <w:instrText xml:space="preserve"> PAGEREF _Toc393651065 \h </w:instrText>
            </w:r>
          </w:ins>
          <w:r>
            <w:rPr>
              <w:noProof/>
              <w:webHidden/>
            </w:rPr>
          </w:r>
          <w:r>
            <w:rPr>
              <w:noProof/>
              <w:webHidden/>
            </w:rPr>
            <w:fldChar w:fldCharType="separate"/>
          </w:r>
          <w:ins w:id="343" w:author="Sammartano, Marc (BIC USA)" w:date="2014-07-20T22:08:00Z">
            <w:r w:rsidR="001D724B">
              <w:rPr>
                <w:noProof/>
                <w:webHidden/>
              </w:rPr>
              <w:t>66</w:t>
            </w:r>
          </w:ins>
          <w:ins w:id="3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45" w:author="Sammartano, Marc (BIC USA)" w:date="2014-07-20T20:16:00Z"/>
              <w:rFonts w:eastAsiaTheme="minorEastAsia"/>
              <w:noProof/>
            </w:rPr>
          </w:pPr>
          <w:ins w:id="3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"_Toc393651066"</w:instrText>
            </w:r>
            <w:r w:rsidRPr="00320ACE">
              <w:rPr>
                <w:rStyle w:val="Hyperlink"/>
                <w:noProof/>
              </w:rPr>
              <w:instrText xml:space="preserve"> </w:instrText>
            </w:r>
            <w:r w:rsidRPr="00320ACE">
              <w:rPr>
                <w:rStyle w:val="Hyperlink"/>
                <w:noProof/>
              </w:rPr>
              <w:fldChar w:fldCharType="separate"/>
            </w:r>
            <w:r w:rsidRPr="00320ACE">
              <w:rPr>
                <w:rStyle w:val="Hyperlink"/>
                <w:noProof/>
              </w:rPr>
              <w:t>HYPOT(&lt;nexp_x&gt;, &lt;nexp_y)</w:t>
            </w:r>
            <w:r>
              <w:rPr>
                <w:noProof/>
                <w:webHidden/>
              </w:rPr>
              <w:tab/>
            </w:r>
            <w:r>
              <w:rPr>
                <w:noProof/>
                <w:webHidden/>
              </w:rPr>
              <w:fldChar w:fldCharType="begin"/>
            </w:r>
            <w:r>
              <w:rPr>
                <w:noProof/>
                <w:webHidden/>
              </w:rPr>
              <w:instrText xml:space="preserve"> PAGEREF _Toc393651066 \h </w:instrText>
            </w:r>
          </w:ins>
          <w:r>
            <w:rPr>
              <w:noProof/>
              <w:webHidden/>
            </w:rPr>
          </w:r>
          <w:r>
            <w:rPr>
              <w:noProof/>
              <w:webHidden/>
            </w:rPr>
            <w:fldChar w:fldCharType="separate"/>
          </w:r>
          <w:ins w:id="347" w:author="Sammartano, Marc (BIC USA)" w:date="2014-07-20T22:08:00Z">
            <w:r w:rsidR="001D724B">
              <w:rPr>
                <w:noProof/>
                <w:webHidden/>
              </w:rPr>
              <w:t>66</w:t>
            </w:r>
          </w:ins>
          <w:ins w:id="3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49" w:author="Sammartano, Marc (BIC USA)" w:date="2014-07-20T20:16:00Z"/>
              <w:rFonts w:eastAsiaTheme="minorEastAsia"/>
              <w:noProof/>
            </w:rPr>
          </w:pPr>
          <w:ins w:id="3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"_Toc393651067"</w:instrText>
            </w:r>
            <w:r w:rsidRPr="00320ACE">
              <w:rPr>
                <w:rStyle w:val="Hyperlink"/>
                <w:noProof/>
              </w:rPr>
              <w:instrText xml:space="preserve"> </w:instrText>
            </w:r>
            <w:r w:rsidRPr="00320ACE">
              <w:rPr>
                <w:rStyle w:val="Hyperlink"/>
                <w:noProof/>
              </w:rPr>
              <w:fldChar w:fldCharType="separate"/>
            </w:r>
            <w:r w:rsidRPr="00320ACE">
              <w:rPr>
                <w:rStyle w:val="Hyperlink"/>
                <w:noProof/>
              </w:rPr>
              <w:t>PI()</w:t>
            </w:r>
            <w:r>
              <w:rPr>
                <w:noProof/>
                <w:webHidden/>
              </w:rPr>
              <w:tab/>
            </w:r>
            <w:r>
              <w:rPr>
                <w:noProof/>
                <w:webHidden/>
              </w:rPr>
              <w:fldChar w:fldCharType="begin"/>
            </w:r>
            <w:r>
              <w:rPr>
                <w:noProof/>
                <w:webHidden/>
              </w:rPr>
              <w:instrText xml:space="preserve"> PAGEREF _Toc393651067 \h </w:instrText>
            </w:r>
          </w:ins>
          <w:r>
            <w:rPr>
              <w:noProof/>
              <w:webHidden/>
            </w:rPr>
          </w:r>
          <w:r>
            <w:rPr>
              <w:noProof/>
              <w:webHidden/>
            </w:rPr>
            <w:fldChar w:fldCharType="separate"/>
          </w:r>
          <w:ins w:id="351" w:author="Sammartano, Marc (BIC USA)" w:date="2014-07-20T22:08:00Z">
            <w:r w:rsidR="001D724B">
              <w:rPr>
                <w:noProof/>
                <w:webHidden/>
              </w:rPr>
              <w:t>66</w:t>
            </w:r>
          </w:ins>
          <w:ins w:id="3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53" w:author="Sammartano, Marc (BIC USA)" w:date="2014-07-20T20:16:00Z"/>
              <w:rFonts w:eastAsiaTheme="minorEastAsia"/>
              <w:noProof/>
            </w:rPr>
          </w:pPr>
          <w:ins w:id="3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"_Toc393651068"</w:instrText>
            </w:r>
            <w:r w:rsidRPr="00320ACE">
              <w:rPr>
                <w:rStyle w:val="Hyperlink"/>
                <w:noProof/>
              </w:rPr>
              <w:instrText xml:space="preserve"> </w:instrText>
            </w:r>
            <w:r w:rsidRPr="00320ACE">
              <w:rPr>
                <w:rStyle w:val="Hyperlink"/>
                <w:noProof/>
              </w:rPr>
              <w:fldChar w:fldCharType="separate"/>
            </w:r>
            <w:r w:rsidRPr="00320ACE">
              <w:rPr>
                <w:rStyle w:val="Hyperlink"/>
                <w:noProof/>
              </w:rPr>
              <w:t>SIN(&lt;nexp&gt;)</w:t>
            </w:r>
            <w:r>
              <w:rPr>
                <w:noProof/>
                <w:webHidden/>
              </w:rPr>
              <w:tab/>
            </w:r>
            <w:r>
              <w:rPr>
                <w:noProof/>
                <w:webHidden/>
              </w:rPr>
              <w:fldChar w:fldCharType="begin"/>
            </w:r>
            <w:r>
              <w:rPr>
                <w:noProof/>
                <w:webHidden/>
              </w:rPr>
              <w:instrText xml:space="preserve"> PAGEREF _Toc393651068 \h </w:instrText>
            </w:r>
          </w:ins>
          <w:r>
            <w:rPr>
              <w:noProof/>
              <w:webHidden/>
            </w:rPr>
          </w:r>
          <w:r>
            <w:rPr>
              <w:noProof/>
              <w:webHidden/>
            </w:rPr>
            <w:fldChar w:fldCharType="separate"/>
          </w:r>
          <w:ins w:id="355" w:author="Sammartano, Marc (BIC USA)" w:date="2014-07-20T22:08:00Z">
            <w:r w:rsidR="001D724B">
              <w:rPr>
                <w:noProof/>
                <w:webHidden/>
              </w:rPr>
              <w:t>66</w:t>
            </w:r>
          </w:ins>
          <w:ins w:id="3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57" w:author="Sammartano, Marc (BIC USA)" w:date="2014-07-20T20:16:00Z"/>
              <w:rFonts w:eastAsiaTheme="minorEastAsia"/>
              <w:noProof/>
            </w:rPr>
          </w:pPr>
          <w:ins w:id="3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"_Toc393651069"</w:instrText>
            </w:r>
            <w:r w:rsidRPr="00320ACE">
              <w:rPr>
                <w:rStyle w:val="Hyperlink"/>
                <w:noProof/>
              </w:rPr>
              <w:instrText xml:space="preserve"> </w:instrText>
            </w:r>
            <w:r w:rsidRPr="00320ACE">
              <w:rPr>
                <w:rStyle w:val="Hyperlink"/>
                <w:noProof/>
              </w:rPr>
              <w:fldChar w:fldCharType="separate"/>
            </w:r>
            <w:r w:rsidRPr="00320ACE">
              <w:rPr>
                <w:rStyle w:val="Hyperlink"/>
                <w:noProof/>
              </w:rPr>
              <w:t>COS(&lt;nexp&gt;)</w:t>
            </w:r>
            <w:r>
              <w:rPr>
                <w:noProof/>
                <w:webHidden/>
              </w:rPr>
              <w:tab/>
            </w:r>
            <w:r>
              <w:rPr>
                <w:noProof/>
                <w:webHidden/>
              </w:rPr>
              <w:fldChar w:fldCharType="begin"/>
            </w:r>
            <w:r>
              <w:rPr>
                <w:noProof/>
                <w:webHidden/>
              </w:rPr>
              <w:instrText xml:space="preserve"> PAGEREF _Toc393651069 \h </w:instrText>
            </w:r>
          </w:ins>
          <w:r>
            <w:rPr>
              <w:noProof/>
              <w:webHidden/>
            </w:rPr>
          </w:r>
          <w:r>
            <w:rPr>
              <w:noProof/>
              <w:webHidden/>
            </w:rPr>
            <w:fldChar w:fldCharType="separate"/>
          </w:r>
          <w:ins w:id="359" w:author="Sammartano, Marc (BIC USA)" w:date="2014-07-20T22:08:00Z">
            <w:r w:rsidR="001D724B">
              <w:rPr>
                <w:noProof/>
                <w:webHidden/>
              </w:rPr>
              <w:t>66</w:t>
            </w:r>
          </w:ins>
          <w:ins w:id="3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61" w:author="Sammartano, Marc (BIC USA)" w:date="2014-07-20T20:16:00Z"/>
              <w:rFonts w:eastAsiaTheme="minorEastAsia"/>
              <w:noProof/>
            </w:rPr>
          </w:pPr>
          <w:ins w:id="3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"_Toc393651070"</w:instrText>
            </w:r>
            <w:r w:rsidRPr="00320ACE">
              <w:rPr>
                <w:rStyle w:val="Hyperlink"/>
                <w:noProof/>
              </w:rPr>
              <w:instrText xml:space="preserve"> </w:instrText>
            </w:r>
            <w:r w:rsidRPr="00320ACE">
              <w:rPr>
                <w:rStyle w:val="Hyperlink"/>
                <w:noProof/>
              </w:rPr>
              <w:fldChar w:fldCharType="separate"/>
            </w:r>
            <w:r w:rsidRPr="00320ACE">
              <w:rPr>
                <w:rStyle w:val="Hyperlink"/>
                <w:noProof/>
              </w:rPr>
              <w:t>TAN(&lt;nexp&gt;)</w:t>
            </w:r>
            <w:r>
              <w:rPr>
                <w:noProof/>
                <w:webHidden/>
              </w:rPr>
              <w:tab/>
            </w:r>
            <w:r>
              <w:rPr>
                <w:noProof/>
                <w:webHidden/>
              </w:rPr>
              <w:fldChar w:fldCharType="begin"/>
            </w:r>
            <w:r>
              <w:rPr>
                <w:noProof/>
                <w:webHidden/>
              </w:rPr>
              <w:instrText xml:space="preserve"> PAGEREF _Toc393651070 \h </w:instrText>
            </w:r>
          </w:ins>
          <w:r>
            <w:rPr>
              <w:noProof/>
              <w:webHidden/>
            </w:rPr>
          </w:r>
          <w:r>
            <w:rPr>
              <w:noProof/>
              <w:webHidden/>
            </w:rPr>
            <w:fldChar w:fldCharType="separate"/>
          </w:r>
          <w:ins w:id="363" w:author="Sammartano, Marc (BIC USA)" w:date="2014-07-20T22:08:00Z">
            <w:r w:rsidR="001D724B">
              <w:rPr>
                <w:noProof/>
                <w:webHidden/>
              </w:rPr>
              <w:t>66</w:t>
            </w:r>
          </w:ins>
          <w:ins w:id="3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65" w:author="Sammartano, Marc (BIC USA)" w:date="2014-07-20T20:16:00Z"/>
              <w:rFonts w:eastAsiaTheme="minorEastAsia"/>
              <w:noProof/>
            </w:rPr>
          </w:pPr>
          <w:ins w:id="3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"_Toc393651071"</w:instrText>
            </w:r>
            <w:r w:rsidRPr="00320ACE">
              <w:rPr>
                <w:rStyle w:val="Hyperlink"/>
                <w:noProof/>
              </w:rPr>
              <w:instrText xml:space="preserve"> </w:instrText>
            </w:r>
            <w:r w:rsidRPr="00320ACE">
              <w:rPr>
                <w:rStyle w:val="Hyperlink"/>
                <w:noProof/>
              </w:rPr>
              <w:fldChar w:fldCharType="separate"/>
            </w:r>
            <w:r w:rsidRPr="00320ACE">
              <w:rPr>
                <w:rStyle w:val="Hyperlink"/>
                <w:noProof/>
              </w:rPr>
              <w:t>SINH(&lt;nexp&gt;)</w:t>
            </w:r>
            <w:r>
              <w:rPr>
                <w:noProof/>
                <w:webHidden/>
              </w:rPr>
              <w:tab/>
            </w:r>
            <w:r>
              <w:rPr>
                <w:noProof/>
                <w:webHidden/>
              </w:rPr>
              <w:fldChar w:fldCharType="begin"/>
            </w:r>
            <w:r>
              <w:rPr>
                <w:noProof/>
                <w:webHidden/>
              </w:rPr>
              <w:instrText xml:space="preserve"> PAGEREF _Toc393651071 \h </w:instrText>
            </w:r>
          </w:ins>
          <w:r>
            <w:rPr>
              <w:noProof/>
              <w:webHidden/>
            </w:rPr>
          </w:r>
          <w:r>
            <w:rPr>
              <w:noProof/>
              <w:webHidden/>
            </w:rPr>
            <w:fldChar w:fldCharType="separate"/>
          </w:r>
          <w:ins w:id="367" w:author="Sammartano, Marc (BIC USA)" w:date="2014-07-20T22:08:00Z">
            <w:r w:rsidR="001D724B">
              <w:rPr>
                <w:noProof/>
                <w:webHidden/>
              </w:rPr>
              <w:t>66</w:t>
            </w:r>
          </w:ins>
          <w:ins w:id="3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69" w:author="Sammartano, Marc (BIC USA)" w:date="2014-07-20T20:16:00Z"/>
              <w:rFonts w:eastAsiaTheme="minorEastAsia"/>
              <w:noProof/>
            </w:rPr>
          </w:pPr>
          <w:ins w:id="3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"_Toc393651072"</w:instrText>
            </w:r>
            <w:r w:rsidRPr="00320ACE">
              <w:rPr>
                <w:rStyle w:val="Hyperlink"/>
                <w:noProof/>
              </w:rPr>
              <w:instrText xml:space="preserve"> </w:instrText>
            </w:r>
            <w:r w:rsidRPr="00320ACE">
              <w:rPr>
                <w:rStyle w:val="Hyperlink"/>
                <w:noProof/>
              </w:rPr>
              <w:fldChar w:fldCharType="separate"/>
            </w:r>
            <w:r w:rsidRPr="00320ACE">
              <w:rPr>
                <w:rStyle w:val="Hyperlink"/>
                <w:noProof/>
              </w:rPr>
              <w:t>COSH(&lt;nexp&gt;)</w:t>
            </w:r>
            <w:r>
              <w:rPr>
                <w:noProof/>
                <w:webHidden/>
              </w:rPr>
              <w:tab/>
            </w:r>
            <w:r>
              <w:rPr>
                <w:noProof/>
                <w:webHidden/>
              </w:rPr>
              <w:fldChar w:fldCharType="begin"/>
            </w:r>
            <w:r>
              <w:rPr>
                <w:noProof/>
                <w:webHidden/>
              </w:rPr>
              <w:instrText xml:space="preserve"> PAGEREF _Toc393651072 \h </w:instrText>
            </w:r>
          </w:ins>
          <w:r>
            <w:rPr>
              <w:noProof/>
              <w:webHidden/>
            </w:rPr>
          </w:r>
          <w:r>
            <w:rPr>
              <w:noProof/>
              <w:webHidden/>
            </w:rPr>
            <w:fldChar w:fldCharType="separate"/>
          </w:r>
          <w:ins w:id="371" w:author="Sammartano, Marc (BIC USA)" w:date="2014-07-20T22:08:00Z">
            <w:r w:rsidR="001D724B">
              <w:rPr>
                <w:noProof/>
                <w:webHidden/>
              </w:rPr>
              <w:t>66</w:t>
            </w:r>
          </w:ins>
          <w:ins w:id="3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73" w:author="Sammartano, Marc (BIC USA)" w:date="2014-07-20T20:16:00Z"/>
              <w:rFonts w:eastAsiaTheme="minorEastAsia"/>
              <w:noProof/>
            </w:rPr>
          </w:pPr>
          <w:ins w:id="3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"_Toc393651073"</w:instrText>
            </w:r>
            <w:r w:rsidRPr="00320ACE">
              <w:rPr>
                <w:rStyle w:val="Hyperlink"/>
                <w:noProof/>
              </w:rPr>
              <w:instrText xml:space="preserve"> </w:instrText>
            </w:r>
            <w:r w:rsidRPr="00320ACE">
              <w:rPr>
                <w:rStyle w:val="Hyperlink"/>
                <w:noProof/>
              </w:rPr>
              <w:fldChar w:fldCharType="separate"/>
            </w:r>
            <w:r w:rsidRPr="00320ACE">
              <w:rPr>
                <w:rStyle w:val="Hyperlink"/>
                <w:noProof/>
              </w:rPr>
              <w:t>ASIN(&lt;nexp&gt;)</w:t>
            </w:r>
            <w:r>
              <w:rPr>
                <w:noProof/>
                <w:webHidden/>
              </w:rPr>
              <w:tab/>
            </w:r>
            <w:r>
              <w:rPr>
                <w:noProof/>
                <w:webHidden/>
              </w:rPr>
              <w:fldChar w:fldCharType="begin"/>
            </w:r>
            <w:r>
              <w:rPr>
                <w:noProof/>
                <w:webHidden/>
              </w:rPr>
              <w:instrText xml:space="preserve"> PAGEREF _Toc393651073 \h </w:instrText>
            </w:r>
          </w:ins>
          <w:r>
            <w:rPr>
              <w:noProof/>
              <w:webHidden/>
            </w:rPr>
          </w:r>
          <w:r>
            <w:rPr>
              <w:noProof/>
              <w:webHidden/>
            </w:rPr>
            <w:fldChar w:fldCharType="separate"/>
          </w:r>
          <w:ins w:id="375" w:author="Sammartano, Marc (BIC USA)" w:date="2014-07-20T22:08:00Z">
            <w:r w:rsidR="001D724B">
              <w:rPr>
                <w:noProof/>
                <w:webHidden/>
              </w:rPr>
              <w:t>66</w:t>
            </w:r>
          </w:ins>
          <w:ins w:id="3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77" w:author="Sammartano, Marc (BIC USA)" w:date="2014-07-20T20:16:00Z"/>
              <w:rFonts w:eastAsiaTheme="minorEastAsia"/>
              <w:noProof/>
            </w:rPr>
          </w:pPr>
          <w:ins w:id="3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"_Toc393651074"</w:instrText>
            </w:r>
            <w:r w:rsidRPr="00320ACE">
              <w:rPr>
                <w:rStyle w:val="Hyperlink"/>
                <w:noProof/>
              </w:rPr>
              <w:instrText xml:space="preserve"> </w:instrText>
            </w:r>
            <w:r w:rsidRPr="00320ACE">
              <w:rPr>
                <w:rStyle w:val="Hyperlink"/>
                <w:noProof/>
              </w:rPr>
              <w:fldChar w:fldCharType="separate"/>
            </w:r>
            <w:r w:rsidRPr="00320ACE">
              <w:rPr>
                <w:rStyle w:val="Hyperlink"/>
                <w:noProof/>
              </w:rPr>
              <w:t>ACOS(&lt;nexp&gt;)</w:t>
            </w:r>
            <w:r>
              <w:rPr>
                <w:noProof/>
                <w:webHidden/>
              </w:rPr>
              <w:tab/>
            </w:r>
            <w:r>
              <w:rPr>
                <w:noProof/>
                <w:webHidden/>
              </w:rPr>
              <w:fldChar w:fldCharType="begin"/>
            </w:r>
            <w:r>
              <w:rPr>
                <w:noProof/>
                <w:webHidden/>
              </w:rPr>
              <w:instrText xml:space="preserve"> PAGEREF _Toc393651074 \h </w:instrText>
            </w:r>
          </w:ins>
          <w:r>
            <w:rPr>
              <w:noProof/>
              <w:webHidden/>
            </w:rPr>
          </w:r>
          <w:r>
            <w:rPr>
              <w:noProof/>
              <w:webHidden/>
            </w:rPr>
            <w:fldChar w:fldCharType="separate"/>
          </w:r>
          <w:ins w:id="379" w:author="Sammartano, Marc (BIC USA)" w:date="2014-07-20T22:08:00Z">
            <w:r w:rsidR="001D724B">
              <w:rPr>
                <w:noProof/>
                <w:webHidden/>
              </w:rPr>
              <w:t>67</w:t>
            </w:r>
          </w:ins>
          <w:ins w:id="3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81" w:author="Sammartano, Marc (BIC USA)" w:date="2014-07-20T20:16:00Z"/>
              <w:rFonts w:eastAsiaTheme="minorEastAsia"/>
              <w:noProof/>
            </w:rPr>
          </w:pPr>
          <w:ins w:id="382"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"_Toc393651075"</w:instrText>
            </w:r>
            <w:r w:rsidRPr="00320ACE">
              <w:rPr>
                <w:rStyle w:val="Hyperlink"/>
                <w:noProof/>
              </w:rPr>
              <w:instrText xml:space="preserve"> </w:instrText>
            </w:r>
            <w:r w:rsidRPr="00320ACE">
              <w:rPr>
                <w:rStyle w:val="Hyperlink"/>
                <w:noProof/>
              </w:rPr>
              <w:fldChar w:fldCharType="separate"/>
            </w:r>
            <w:r w:rsidRPr="00320ACE">
              <w:rPr>
                <w:rStyle w:val="Hyperlink"/>
                <w:noProof/>
              </w:rPr>
              <w:t>ATAN(&lt;nexp&gt;)</w:t>
            </w:r>
            <w:r>
              <w:rPr>
                <w:noProof/>
                <w:webHidden/>
              </w:rPr>
              <w:tab/>
            </w:r>
            <w:r>
              <w:rPr>
                <w:noProof/>
                <w:webHidden/>
              </w:rPr>
              <w:fldChar w:fldCharType="begin"/>
            </w:r>
            <w:r>
              <w:rPr>
                <w:noProof/>
                <w:webHidden/>
              </w:rPr>
              <w:instrText xml:space="preserve"> PAGEREF _Toc393651075 \h </w:instrText>
            </w:r>
          </w:ins>
          <w:r>
            <w:rPr>
              <w:noProof/>
              <w:webHidden/>
            </w:rPr>
          </w:r>
          <w:r>
            <w:rPr>
              <w:noProof/>
              <w:webHidden/>
            </w:rPr>
            <w:fldChar w:fldCharType="separate"/>
          </w:r>
          <w:ins w:id="383" w:author="Sammartano, Marc (BIC USA)" w:date="2014-07-20T22:08:00Z">
            <w:r w:rsidR="001D724B">
              <w:rPr>
                <w:noProof/>
                <w:webHidden/>
              </w:rPr>
              <w:t>67</w:t>
            </w:r>
          </w:ins>
          <w:ins w:id="3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85" w:author="Sammartano, Marc (BIC USA)" w:date="2014-07-20T20:16:00Z"/>
              <w:rFonts w:eastAsiaTheme="minorEastAsia"/>
              <w:noProof/>
            </w:rPr>
          </w:pPr>
          <w:ins w:id="3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"_Toc393651076"</w:instrText>
            </w:r>
            <w:r w:rsidRPr="00320ACE">
              <w:rPr>
                <w:rStyle w:val="Hyperlink"/>
                <w:noProof/>
              </w:rPr>
              <w:instrText xml:space="preserve"> </w:instrText>
            </w:r>
            <w:r w:rsidRPr="00320ACE">
              <w:rPr>
                <w:rStyle w:val="Hyperlink"/>
                <w:noProof/>
              </w:rPr>
              <w:fldChar w:fldCharType="separate"/>
            </w:r>
            <w:r w:rsidRPr="00320ACE">
              <w:rPr>
                <w:rStyle w:val="Hyperlink"/>
                <w:noProof/>
              </w:rPr>
              <w:t>ATAN2(&lt;nexp_y&gt;, &lt;nexp_x&gt;)</w:t>
            </w:r>
            <w:r>
              <w:rPr>
                <w:noProof/>
                <w:webHidden/>
              </w:rPr>
              <w:tab/>
            </w:r>
            <w:r>
              <w:rPr>
                <w:noProof/>
                <w:webHidden/>
              </w:rPr>
              <w:fldChar w:fldCharType="begin"/>
            </w:r>
            <w:r>
              <w:rPr>
                <w:noProof/>
                <w:webHidden/>
              </w:rPr>
              <w:instrText xml:space="preserve"> PAGEREF _Toc393651076 \h </w:instrText>
            </w:r>
          </w:ins>
          <w:r>
            <w:rPr>
              <w:noProof/>
              <w:webHidden/>
            </w:rPr>
          </w:r>
          <w:r>
            <w:rPr>
              <w:noProof/>
              <w:webHidden/>
            </w:rPr>
            <w:fldChar w:fldCharType="separate"/>
          </w:r>
          <w:ins w:id="387" w:author="Sammartano, Marc (BIC USA)" w:date="2014-07-20T22:08:00Z">
            <w:r w:rsidR="001D724B">
              <w:rPr>
                <w:noProof/>
                <w:webHidden/>
              </w:rPr>
              <w:t>67</w:t>
            </w:r>
          </w:ins>
          <w:ins w:id="3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89" w:author="Sammartano, Marc (BIC USA)" w:date="2014-07-20T20:16:00Z"/>
              <w:rFonts w:eastAsiaTheme="minorEastAsia"/>
              <w:noProof/>
            </w:rPr>
          </w:pPr>
          <w:ins w:id="3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"_Toc393651077"</w:instrText>
            </w:r>
            <w:r w:rsidRPr="00320ACE">
              <w:rPr>
                <w:rStyle w:val="Hyperlink"/>
                <w:noProof/>
              </w:rPr>
              <w:instrText xml:space="preserve"> </w:instrText>
            </w:r>
            <w:r w:rsidRPr="00320ACE">
              <w:rPr>
                <w:rStyle w:val="Hyperlink"/>
                <w:noProof/>
              </w:rPr>
              <w:fldChar w:fldCharType="separate"/>
            </w:r>
            <w:r w:rsidRPr="00320ACE">
              <w:rPr>
                <w:rStyle w:val="Hyperlink"/>
                <w:noProof/>
              </w:rPr>
              <w:t>TODEGREES(&lt;nexp&gt;)</w:t>
            </w:r>
            <w:r>
              <w:rPr>
                <w:noProof/>
                <w:webHidden/>
              </w:rPr>
              <w:tab/>
            </w:r>
            <w:r>
              <w:rPr>
                <w:noProof/>
                <w:webHidden/>
              </w:rPr>
              <w:fldChar w:fldCharType="begin"/>
            </w:r>
            <w:r>
              <w:rPr>
                <w:noProof/>
                <w:webHidden/>
              </w:rPr>
              <w:instrText xml:space="preserve"> PAGEREF _Toc393651077 \h </w:instrText>
            </w:r>
          </w:ins>
          <w:r>
            <w:rPr>
              <w:noProof/>
              <w:webHidden/>
            </w:rPr>
          </w:r>
          <w:r>
            <w:rPr>
              <w:noProof/>
              <w:webHidden/>
            </w:rPr>
            <w:fldChar w:fldCharType="separate"/>
          </w:r>
          <w:ins w:id="391" w:author="Sammartano, Marc (BIC USA)" w:date="2014-07-20T22:08:00Z">
            <w:r w:rsidR="001D724B">
              <w:rPr>
                <w:noProof/>
                <w:webHidden/>
              </w:rPr>
              <w:t>67</w:t>
            </w:r>
          </w:ins>
          <w:ins w:id="3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93" w:author="Sammartano, Marc (BIC USA)" w:date="2014-07-20T20:16:00Z"/>
              <w:rFonts w:eastAsiaTheme="minorEastAsia"/>
              <w:noProof/>
            </w:rPr>
          </w:pPr>
          <w:ins w:id="3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"_Toc393651078"</w:instrText>
            </w:r>
            <w:r w:rsidRPr="00320ACE">
              <w:rPr>
                <w:rStyle w:val="Hyperlink"/>
                <w:noProof/>
              </w:rPr>
              <w:instrText xml:space="preserve"> </w:instrText>
            </w:r>
            <w:r w:rsidRPr="00320ACE">
              <w:rPr>
                <w:rStyle w:val="Hyperlink"/>
                <w:noProof/>
              </w:rPr>
              <w:fldChar w:fldCharType="separate"/>
            </w:r>
            <w:r w:rsidRPr="00320ACE">
              <w:rPr>
                <w:rStyle w:val="Hyperlink"/>
                <w:noProof/>
              </w:rPr>
              <w:t>TORADIANS(&lt;nexp&gt;)</w:t>
            </w:r>
            <w:r>
              <w:rPr>
                <w:noProof/>
                <w:webHidden/>
              </w:rPr>
              <w:tab/>
            </w:r>
            <w:r>
              <w:rPr>
                <w:noProof/>
                <w:webHidden/>
              </w:rPr>
              <w:fldChar w:fldCharType="begin"/>
            </w:r>
            <w:r>
              <w:rPr>
                <w:noProof/>
                <w:webHidden/>
              </w:rPr>
              <w:instrText xml:space="preserve"> PAGEREF _Toc393651078 \h </w:instrText>
            </w:r>
          </w:ins>
          <w:r>
            <w:rPr>
              <w:noProof/>
              <w:webHidden/>
            </w:rPr>
          </w:r>
          <w:r>
            <w:rPr>
              <w:noProof/>
              <w:webHidden/>
            </w:rPr>
            <w:fldChar w:fldCharType="separate"/>
          </w:r>
          <w:ins w:id="395" w:author="Sammartano, Marc (BIC USA)" w:date="2014-07-20T22:08:00Z">
            <w:r w:rsidR="001D724B">
              <w:rPr>
                <w:noProof/>
                <w:webHidden/>
              </w:rPr>
              <w:t>67</w:t>
            </w:r>
          </w:ins>
          <w:ins w:id="3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397" w:author="Sammartano, Marc (BIC USA)" w:date="2014-07-20T20:16:00Z"/>
              <w:rFonts w:eastAsiaTheme="minorEastAsia"/>
              <w:noProof/>
            </w:rPr>
          </w:pPr>
          <w:ins w:id="3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"_Toc393651079"</w:instrText>
            </w:r>
            <w:r w:rsidRPr="00320ACE">
              <w:rPr>
                <w:rStyle w:val="Hyperlink"/>
                <w:noProof/>
              </w:rPr>
              <w:instrText xml:space="preserve"> </w:instrText>
            </w:r>
            <w:r w:rsidRPr="00320ACE">
              <w:rPr>
                <w:rStyle w:val="Hyperlink"/>
                <w:noProof/>
              </w:rPr>
              <w:fldChar w:fldCharType="separate"/>
            </w:r>
            <w:r w:rsidRPr="00320ACE">
              <w:rPr>
                <w:rStyle w:val="Hyperlink"/>
                <w:noProof/>
              </w:rPr>
              <w:t>VAL( &lt;sexp&gt; )</w:t>
            </w:r>
            <w:r>
              <w:rPr>
                <w:noProof/>
                <w:webHidden/>
              </w:rPr>
              <w:tab/>
            </w:r>
            <w:r>
              <w:rPr>
                <w:noProof/>
                <w:webHidden/>
              </w:rPr>
              <w:fldChar w:fldCharType="begin"/>
            </w:r>
            <w:r>
              <w:rPr>
                <w:noProof/>
                <w:webHidden/>
              </w:rPr>
              <w:instrText xml:space="preserve"> PAGEREF _Toc393651079 \h </w:instrText>
            </w:r>
          </w:ins>
          <w:r>
            <w:rPr>
              <w:noProof/>
              <w:webHidden/>
            </w:rPr>
          </w:r>
          <w:r>
            <w:rPr>
              <w:noProof/>
              <w:webHidden/>
            </w:rPr>
            <w:fldChar w:fldCharType="separate"/>
          </w:r>
          <w:ins w:id="399" w:author="Sammartano, Marc (BIC USA)" w:date="2014-07-20T22:08:00Z">
            <w:r w:rsidR="001D724B">
              <w:rPr>
                <w:noProof/>
                <w:webHidden/>
              </w:rPr>
              <w:t>67</w:t>
            </w:r>
          </w:ins>
          <w:ins w:id="4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01" w:author="Sammartano, Marc (BIC USA)" w:date="2014-07-20T20:16:00Z"/>
              <w:rFonts w:eastAsiaTheme="minorEastAsia"/>
              <w:noProof/>
            </w:rPr>
          </w:pPr>
          <w:ins w:id="4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"_Toc393651080"</w:instrText>
            </w:r>
            <w:r w:rsidRPr="00320ACE">
              <w:rPr>
                <w:rStyle w:val="Hyperlink"/>
                <w:noProof/>
              </w:rPr>
              <w:instrText xml:space="preserve"> </w:instrText>
            </w:r>
            <w:r w:rsidRPr="00320ACE">
              <w:rPr>
                <w:rStyle w:val="Hyperlink"/>
                <w:noProof/>
              </w:rPr>
              <w:fldChar w:fldCharType="separate"/>
            </w:r>
            <w:r w:rsidRPr="00320ACE">
              <w:rPr>
                <w:rStyle w:val="Hyperlink"/>
                <w:noProof/>
              </w:rPr>
              <w:t>LEN(&lt;sexp&gt;)</w:t>
            </w:r>
            <w:r>
              <w:rPr>
                <w:noProof/>
                <w:webHidden/>
              </w:rPr>
              <w:tab/>
            </w:r>
            <w:r>
              <w:rPr>
                <w:noProof/>
                <w:webHidden/>
              </w:rPr>
              <w:fldChar w:fldCharType="begin"/>
            </w:r>
            <w:r>
              <w:rPr>
                <w:noProof/>
                <w:webHidden/>
              </w:rPr>
              <w:instrText xml:space="preserve"> PAGEREF _Toc393651080 \h </w:instrText>
            </w:r>
          </w:ins>
          <w:r>
            <w:rPr>
              <w:noProof/>
              <w:webHidden/>
            </w:rPr>
          </w:r>
          <w:r>
            <w:rPr>
              <w:noProof/>
              <w:webHidden/>
            </w:rPr>
            <w:fldChar w:fldCharType="separate"/>
          </w:r>
          <w:ins w:id="403" w:author="Sammartano, Marc (BIC USA)" w:date="2014-07-20T22:08:00Z">
            <w:r w:rsidR="001D724B">
              <w:rPr>
                <w:noProof/>
                <w:webHidden/>
              </w:rPr>
              <w:t>67</w:t>
            </w:r>
          </w:ins>
          <w:ins w:id="4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05" w:author="Sammartano, Marc (BIC USA)" w:date="2014-07-20T20:16:00Z"/>
              <w:rFonts w:eastAsiaTheme="minorEastAsia"/>
              <w:noProof/>
            </w:rPr>
          </w:pPr>
          <w:ins w:id="4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"_Toc393651081"</w:instrText>
            </w:r>
            <w:r w:rsidRPr="00320ACE">
              <w:rPr>
                <w:rStyle w:val="Hyperlink"/>
                <w:noProof/>
              </w:rPr>
              <w:instrText xml:space="preserve"> </w:instrText>
            </w:r>
            <w:r w:rsidRPr="00320ACE">
              <w:rPr>
                <w:rStyle w:val="Hyperlink"/>
                <w:noProof/>
              </w:rPr>
              <w:fldChar w:fldCharType="separate"/>
            </w:r>
            <w:r w:rsidRPr="00320ACE">
              <w:rPr>
                <w:rStyle w:val="Hyperlink"/>
                <w:noProof/>
              </w:rPr>
              <w:t>HEX(&lt;sexp&gt;)</w:t>
            </w:r>
            <w:r>
              <w:rPr>
                <w:noProof/>
                <w:webHidden/>
              </w:rPr>
              <w:tab/>
            </w:r>
            <w:r>
              <w:rPr>
                <w:noProof/>
                <w:webHidden/>
              </w:rPr>
              <w:fldChar w:fldCharType="begin"/>
            </w:r>
            <w:r>
              <w:rPr>
                <w:noProof/>
                <w:webHidden/>
              </w:rPr>
              <w:instrText xml:space="preserve"> PAGEREF _Toc393651081 \h </w:instrText>
            </w:r>
          </w:ins>
          <w:r>
            <w:rPr>
              <w:noProof/>
              <w:webHidden/>
            </w:rPr>
          </w:r>
          <w:r>
            <w:rPr>
              <w:noProof/>
              <w:webHidden/>
            </w:rPr>
            <w:fldChar w:fldCharType="separate"/>
          </w:r>
          <w:ins w:id="407" w:author="Sammartano, Marc (BIC USA)" w:date="2014-07-20T22:08:00Z">
            <w:r w:rsidR="001D724B">
              <w:rPr>
                <w:noProof/>
                <w:webHidden/>
              </w:rPr>
              <w:t>67</w:t>
            </w:r>
          </w:ins>
          <w:ins w:id="4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09" w:author="Sammartano, Marc (BIC USA)" w:date="2014-07-20T20:16:00Z"/>
              <w:rFonts w:eastAsiaTheme="minorEastAsia"/>
              <w:noProof/>
            </w:rPr>
          </w:pPr>
          <w:ins w:id="4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"_Toc393651082"</w:instrText>
            </w:r>
            <w:r w:rsidRPr="00320ACE">
              <w:rPr>
                <w:rStyle w:val="Hyperlink"/>
                <w:noProof/>
              </w:rPr>
              <w:instrText xml:space="preserve"> </w:instrText>
            </w:r>
            <w:r w:rsidRPr="00320ACE">
              <w:rPr>
                <w:rStyle w:val="Hyperlink"/>
                <w:noProof/>
              </w:rPr>
              <w:fldChar w:fldCharType="separate"/>
            </w:r>
            <w:r w:rsidRPr="00320ACE">
              <w:rPr>
                <w:rStyle w:val="Hyperlink"/>
                <w:noProof/>
              </w:rPr>
              <w:t>OCT(&lt;sexp&gt;)</w:t>
            </w:r>
            <w:r>
              <w:rPr>
                <w:noProof/>
                <w:webHidden/>
              </w:rPr>
              <w:tab/>
            </w:r>
            <w:r>
              <w:rPr>
                <w:noProof/>
                <w:webHidden/>
              </w:rPr>
              <w:fldChar w:fldCharType="begin"/>
            </w:r>
            <w:r>
              <w:rPr>
                <w:noProof/>
                <w:webHidden/>
              </w:rPr>
              <w:instrText xml:space="preserve"> PAGEREF _Toc393651082 \h </w:instrText>
            </w:r>
          </w:ins>
          <w:r>
            <w:rPr>
              <w:noProof/>
              <w:webHidden/>
            </w:rPr>
          </w:r>
          <w:r>
            <w:rPr>
              <w:noProof/>
              <w:webHidden/>
            </w:rPr>
            <w:fldChar w:fldCharType="separate"/>
          </w:r>
          <w:ins w:id="411" w:author="Sammartano, Marc (BIC USA)" w:date="2014-07-20T22:08:00Z">
            <w:r w:rsidR="001D724B">
              <w:rPr>
                <w:noProof/>
                <w:webHidden/>
              </w:rPr>
              <w:t>67</w:t>
            </w:r>
          </w:ins>
          <w:ins w:id="4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13" w:author="Sammartano, Marc (BIC USA)" w:date="2014-07-20T20:16:00Z"/>
              <w:rFonts w:eastAsiaTheme="minorEastAsia"/>
              <w:noProof/>
            </w:rPr>
          </w:pPr>
          <w:ins w:id="4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"_Toc393651083"</w:instrText>
            </w:r>
            <w:r w:rsidRPr="00320ACE">
              <w:rPr>
                <w:rStyle w:val="Hyperlink"/>
                <w:noProof/>
              </w:rPr>
              <w:instrText xml:space="preserve"> </w:instrText>
            </w:r>
            <w:r w:rsidRPr="00320ACE">
              <w:rPr>
                <w:rStyle w:val="Hyperlink"/>
                <w:noProof/>
              </w:rPr>
              <w:fldChar w:fldCharType="separate"/>
            </w:r>
            <w:r w:rsidRPr="00320ACE">
              <w:rPr>
                <w:rStyle w:val="Hyperlink"/>
                <w:noProof/>
              </w:rPr>
              <w:t>BIN(&lt;sexp&gt;)</w:t>
            </w:r>
            <w:r>
              <w:rPr>
                <w:noProof/>
                <w:webHidden/>
              </w:rPr>
              <w:tab/>
            </w:r>
            <w:r>
              <w:rPr>
                <w:noProof/>
                <w:webHidden/>
              </w:rPr>
              <w:fldChar w:fldCharType="begin"/>
            </w:r>
            <w:r>
              <w:rPr>
                <w:noProof/>
                <w:webHidden/>
              </w:rPr>
              <w:instrText xml:space="preserve"> PAGEREF _Toc393651083 \h </w:instrText>
            </w:r>
          </w:ins>
          <w:r>
            <w:rPr>
              <w:noProof/>
              <w:webHidden/>
            </w:rPr>
          </w:r>
          <w:r>
            <w:rPr>
              <w:noProof/>
              <w:webHidden/>
            </w:rPr>
            <w:fldChar w:fldCharType="separate"/>
          </w:r>
          <w:ins w:id="415" w:author="Sammartano, Marc (BIC USA)" w:date="2014-07-20T22:08:00Z">
            <w:r w:rsidR="001D724B">
              <w:rPr>
                <w:noProof/>
                <w:webHidden/>
              </w:rPr>
              <w:t>67</w:t>
            </w:r>
          </w:ins>
          <w:ins w:id="4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17" w:author="Sammartano, Marc (BIC USA)" w:date="2014-07-20T20:16:00Z"/>
              <w:rFonts w:eastAsiaTheme="minorEastAsia"/>
              <w:noProof/>
            </w:rPr>
          </w:pPr>
          <w:ins w:id="4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"_Toc393651084"</w:instrText>
            </w:r>
            <w:r w:rsidRPr="00320ACE">
              <w:rPr>
                <w:rStyle w:val="Hyperlink"/>
                <w:noProof/>
              </w:rPr>
              <w:instrText xml:space="preserve"> </w:instrText>
            </w:r>
            <w:r w:rsidRPr="00320ACE">
              <w:rPr>
                <w:rStyle w:val="Hyperlink"/>
                <w:noProof/>
              </w:rPr>
              <w:fldChar w:fldCharType="separate"/>
            </w:r>
            <w:r w:rsidRPr="00320ACE">
              <w:rPr>
                <w:rStyle w:val="Hyperlink"/>
                <w:noProof/>
              </w:rPr>
              <w:t>SHIFT(&lt;value_nexp&gt;, &lt;bits_nexp&gt;)</w:t>
            </w:r>
            <w:r>
              <w:rPr>
                <w:noProof/>
                <w:webHidden/>
              </w:rPr>
              <w:tab/>
            </w:r>
            <w:r>
              <w:rPr>
                <w:noProof/>
                <w:webHidden/>
              </w:rPr>
              <w:fldChar w:fldCharType="begin"/>
            </w:r>
            <w:r>
              <w:rPr>
                <w:noProof/>
                <w:webHidden/>
              </w:rPr>
              <w:instrText xml:space="preserve"> PAGEREF _Toc393651084 \h </w:instrText>
            </w:r>
          </w:ins>
          <w:r>
            <w:rPr>
              <w:noProof/>
              <w:webHidden/>
            </w:rPr>
          </w:r>
          <w:r>
            <w:rPr>
              <w:noProof/>
              <w:webHidden/>
            </w:rPr>
            <w:fldChar w:fldCharType="separate"/>
          </w:r>
          <w:ins w:id="419" w:author="Sammartano, Marc (BIC USA)" w:date="2014-07-20T22:08:00Z">
            <w:r w:rsidR="001D724B">
              <w:rPr>
                <w:noProof/>
                <w:webHidden/>
              </w:rPr>
              <w:t>67</w:t>
            </w:r>
          </w:ins>
          <w:ins w:id="4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21" w:author="Sammartano, Marc (BIC USA)" w:date="2014-07-20T20:16:00Z"/>
              <w:rFonts w:eastAsiaTheme="minorEastAsia"/>
              <w:noProof/>
            </w:rPr>
          </w:pPr>
          <w:ins w:id="4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"_Toc393651085"</w:instrText>
            </w:r>
            <w:r w:rsidRPr="00320ACE">
              <w:rPr>
                <w:rStyle w:val="Hyperlink"/>
                <w:noProof/>
              </w:rPr>
              <w:instrText xml:space="preserve"> </w:instrText>
            </w:r>
            <w:r w:rsidRPr="00320ACE">
              <w:rPr>
                <w:rStyle w:val="Hyperlink"/>
                <w:noProof/>
              </w:rPr>
              <w:fldChar w:fldCharType="separate"/>
            </w:r>
            <w:r w:rsidRPr="00320ACE">
              <w:rPr>
                <w:rStyle w:val="Hyperlink"/>
                <w:noProof/>
              </w:rPr>
              <w:t>ASCII(&lt;sexp&gt;)</w:t>
            </w:r>
            <w:r>
              <w:rPr>
                <w:noProof/>
                <w:webHidden/>
              </w:rPr>
              <w:tab/>
            </w:r>
            <w:r>
              <w:rPr>
                <w:noProof/>
                <w:webHidden/>
              </w:rPr>
              <w:fldChar w:fldCharType="begin"/>
            </w:r>
            <w:r>
              <w:rPr>
                <w:noProof/>
                <w:webHidden/>
              </w:rPr>
              <w:instrText xml:space="preserve"> PAGEREF _Toc393651085 \h </w:instrText>
            </w:r>
          </w:ins>
          <w:r>
            <w:rPr>
              <w:noProof/>
              <w:webHidden/>
            </w:rPr>
          </w:r>
          <w:r>
            <w:rPr>
              <w:noProof/>
              <w:webHidden/>
            </w:rPr>
            <w:fldChar w:fldCharType="separate"/>
          </w:r>
          <w:ins w:id="423" w:author="Sammartano, Marc (BIC USA)" w:date="2014-07-20T22:08:00Z">
            <w:r w:rsidR="001D724B">
              <w:rPr>
                <w:noProof/>
                <w:webHidden/>
              </w:rPr>
              <w:t>68</w:t>
            </w:r>
          </w:ins>
          <w:ins w:id="4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25" w:author="Sammartano, Marc (BIC USA)" w:date="2014-07-20T20:16:00Z"/>
              <w:rFonts w:eastAsiaTheme="minorEastAsia"/>
              <w:noProof/>
            </w:rPr>
          </w:pPr>
          <w:ins w:id="4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"_Toc393651086"</w:instrText>
            </w:r>
            <w:r w:rsidRPr="00320ACE">
              <w:rPr>
                <w:rStyle w:val="Hyperlink"/>
                <w:noProof/>
              </w:rPr>
              <w:instrText xml:space="preserve"> </w:instrText>
            </w:r>
            <w:r w:rsidRPr="00320ACE">
              <w:rPr>
                <w:rStyle w:val="Hyperlink"/>
                <w:noProof/>
              </w:rPr>
              <w:fldChar w:fldCharType="separate"/>
            </w:r>
            <w:r w:rsidRPr="00320ACE">
              <w:rPr>
                <w:rStyle w:val="Hyperlink"/>
                <w:noProof/>
              </w:rPr>
              <w:t>UCODE(&lt;sexp&gt;)</w:t>
            </w:r>
            <w:r>
              <w:rPr>
                <w:noProof/>
                <w:webHidden/>
              </w:rPr>
              <w:tab/>
            </w:r>
            <w:r>
              <w:rPr>
                <w:noProof/>
                <w:webHidden/>
              </w:rPr>
              <w:fldChar w:fldCharType="begin"/>
            </w:r>
            <w:r>
              <w:rPr>
                <w:noProof/>
                <w:webHidden/>
              </w:rPr>
              <w:instrText xml:space="preserve"> PAGEREF _Toc393651086 \h </w:instrText>
            </w:r>
          </w:ins>
          <w:r>
            <w:rPr>
              <w:noProof/>
              <w:webHidden/>
            </w:rPr>
          </w:r>
          <w:r>
            <w:rPr>
              <w:noProof/>
              <w:webHidden/>
            </w:rPr>
            <w:fldChar w:fldCharType="separate"/>
          </w:r>
          <w:ins w:id="427" w:author="Sammartano, Marc (BIC USA)" w:date="2014-07-20T22:08:00Z">
            <w:r w:rsidR="001D724B">
              <w:rPr>
                <w:noProof/>
                <w:webHidden/>
              </w:rPr>
              <w:t>68</w:t>
            </w:r>
          </w:ins>
          <w:ins w:id="4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29" w:author="Sammartano, Marc (BIC USA)" w:date="2014-07-20T20:16:00Z"/>
              <w:rFonts w:eastAsiaTheme="minorEastAsia"/>
              <w:noProof/>
            </w:rPr>
          </w:pPr>
          <w:ins w:id="4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"_Toc393651087"</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Is_In(&lt;Search_for</w:t>
            </w:r>
            <w:r w:rsidRPr="00320ACE">
              <w:rPr>
                <w:rStyle w:val="Hyperlink"/>
                <w:noProof/>
              </w:rPr>
              <w:t>_sexp&gt;</w:t>
            </w:r>
            <w:r w:rsidRPr="00320ACE">
              <w:rPr>
                <w:rStyle w:val="Hyperlink"/>
                <w:rFonts w:eastAsia="Times New Roman"/>
                <w:noProof/>
              </w:rPr>
              <w:t>, &lt;Search_in</w:t>
            </w:r>
            <w:r w:rsidRPr="00320ACE">
              <w:rPr>
                <w:rStyle w:val="Hyperlink"/>
                <w:noProof/>
              </w:rPr>
              <w:t>_sexp&gt;{, &lt;start_nexp&gt;})</w:t>
            </w:r>
            <w:r>
              <w:rPr>
                <w:noProof/>
                <w:webHidden/>
              </w:rPr>
              <w:tab/>
            </w:r>
            <w:r>
              <w:rPr>
                <w:noProof/>
                <w:webHidden/>
              </w:rPr>
              <w:fldChar w:fldCharType="begin"/>
            </w:r>
            <w:r>
              <w:rPr>
                <w:noProof/>
                <w:webHidden/>
              </w:rPr>
              <w:instrText xml:space="preserve"> PAGEREF _Toc393651087 \h </w:instrText>
            </w:r>
          </w:ins>
          <w:r>
            <w:rPr>
              <w:noProof/>
              <w:webHidden/>
            </w:rPr>
          </w:r>
          <w:r>
            <w:rPr>
              <w:noProof/>
              <w:webHidden/>
            </w:rPr>
            <w:fldChar w:fldCharType="separate"/>
          </w:r>
          <w:ins w:id="431" w:author="Sammartano, Marc (BIC USA)" w:date="2014-07-20T22:08:00Z">
            <w:r w:rsidR="001D724B">
              <w:rPr>
                <w:noProof/>
                <w:webHidden/>
              </w:rPr>
              <w:t>68</w:t>
            </w:r>
          </w:ins>
          <w:ins w:id="4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33" w:author="Sammartano, Marc (BIC USA)" w:date="2014-07-20T20:16:00Z"/>
              <w:rFonts w:eastAsiaTheme="minorEastAsia"/>
              <w:noProof/>
            </w:rPr>
          </w:pPr>
          <w:ins w:id="4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"_Toc393651088"</w:instrText>
            </w:r>
            <w:r w:rsidRPr="00320ACE">
              <w:rPr>
                <w:rStyle w:val="Hyperlink"/>
                <w:noProof/>
              </w:rPr>
              <w:instrText xml:space="preserve"> </w:instrText>
            </w:r>
            <w:r w:rsidRPr="00320ACE">
              <w:rPr>
                <w:rStyle w:val="Hyperlink"/>
                <w:noProof/>
              </w:rPr>
              <w:fldChar w:fldCharType="separate"/>
            </w:r>
            <w:r w:rsidRPr="00320ACE">
              <w:rPr>
                <w:rStyle w:val="Hyperlink"/>
                <w:noProof/>
              </w:rPr>
              <w:t>Starts_with(&lt;Search_for_sexp&gt;, &lt;Search_in_sexp&gt;{,&lt;start_nexp&gt;})</w:t>
            </w:r>
            <w:r>
              <w:rPr>
                <w:noProof/>
                <w:webHidden/>
              </w:rPr>
              <w:tab/>
            </w:r>
            <w:r>
              <w:rPr>
                <w:noProof/>
                <w:webHidden/>
              </w:rPr>
              <w:fldChar w:fldCharType="begin"/>
            </w:r>
            <w:r>
              <w:rPr>
                <w:noProof/>
                <w:webHidden/>
              </w:rPr>
              <w:instrText xml:space="preserve"> PAGEREF _Toc393651088 \h </w:instrText>
            </w:r>
          </w:ins>
          <w:r>
            <w:rPr>
              <w:noProof/>
              <w:webHidden/>
            </w:rPr>
          </w:r>
          <w:r>
            <w:rPr>
              <w:noProof/>
              <w:webHidden/>
            </w:rPr>
            <w:fldChar w:fldCharType="separate"/>
          </w:r>
          <w:ins w:id="435" w:author="Sammartano, Marc (BIC USA)" w:date="2014-07-20T22:08:00Z">
            <w:r w:rsidR="001D724B">
              <w:rPr>
                <w:noProof/>
                <w:webHidden/>
              </w:rPr>
              <w:t>68</w:t>
            </w:r>
          </w:ins>
          <w:ins w:id="4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37" w:author="Sammartano, Marc (BIC USA)" w:date="2014-07-20T20:16:00Z"/>
              <w:rFonts w:eastAsiaTheme="minorEastAsia"/>
              <w:noProof/>
            </w:rPr>
          </w:pPr>
          <w:ins w:id="4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"_Toc393651089"</w:instrText>
            </w:r>
            <w:r w:rsidRPr="00320ACE">
              <w:rPr>
                <w:rStyle w:val="Hyperlink"/>
                <w:noProof/>
              </w:rPr>
              <w:instrText xml:space="preserve"> </w:instrText>
            </w:r>
            <w:r w:rsidRPr="00320ACE">
              <w:rPr>
                <w:rStyle w:val="Hyperlink"/>
                <w:noProof/>
              </w:rPr>
              <w:fldChar w:fldCharType="separate"/>
            </w:r>
            <w:r w:rsidRPr="00320ACE">
              <w:rPr>
                <w:rStyle w:val="Hyperlink"/>
                <w:noProof/>
              </w:rPr>
              <w:t>Ends_with(&lt;Look_for_sexp&gt;, &lt;look_in_sexp&gt;)</w:t>
            </w:r>
            <w:r>
              <w:rPr>
                <w:noProof/>
                <w:webHidden/>
              </w:rPr>
              <w:tab/>
            </w:r>
            <w:r>
              <w:rPr>
                <w:noProof/>
                <w:webHidden/>
              </w:rPr>
              <w:fldChar w:fldCharType="begin"/>
            </w:r>
            <w:r>
              <w:rPr>
                <w:noProof/>
                <w:webHidden/>
              </w:rPr>
              <w:instrText xml:space="preserve"> PAGEREF _Toc393651089 \h </w:instrText>
            </w:r>
          </w:ins>
          <w:r>
            <w:rPr>
              <w:noProof/>
              <w:webHidden/>
            </w:rPr>
          </w:r>
          <w:r>
            <w:rPr>
              <w:noProof/>
              <w:webHidden/>
            </w:rPr>
            <w:fldChar w:fldCharType="separate"/>
          </w:r>
          <w:ins w:id="439" w:author="Sammartano, Marc (BIC USA)" w:date="2014-07-20T22:08:00Z">
            <w:r w:rsidR="001D724B">
              <w:rPr>
                <w:noProof/>
                <w:webHidden/>
              </w:rPr>
              <w:t>68</w:t>
            </w:r>
          </w:ins>
          <w:ins w:id="4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41" w:author="Sammartano, Marc (BIC USA)" w:date="2014-07-20T20:16:00Z"/>
              <w:rFonts w:eastAsiaTheme="minorEastAsia"/>
              <w:noProof/>
            </w:rPr>
          </w:pPr>
          <w:ins w:id="4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"_Toc393651090"</w:instrText>
            </w:r>
            <w:r w:rsidRPr="00320ACE">
              <w:rPr>
                <w:rStyle w:val="Hyperlink"/>
                <w:noProof/>
              </w:rPr>
              <w:instrText xml:space="preserve"> </w:instrText>
            </w:r>
            <w:r w:rsidRPr="00320ACE">
              <w:rPr>
                <w:rStyle w:val="Hyperlink"/>
                <w:noProof/>
              </w:rPr>
              <w:fldChar w:fldCharType="separate"/>
            </w:r>
            <w:r w:rsidRPr="00320ACE">
              <w:rPr>
                <w:rStyle w:val="Hyperlink"/>
                <w:noProof/>
              </w:rPr>
              <w:t>Gr_collision(&lt;object_1_nvar&gt;, &lt;object_2_nvar&gt;)</w:t>
            </w:r>
            <w:r>
              <w:rPr>
                <w:noProof/>
                <w:webHidden/>
              </w:rPr>
              <w:tab/>
            </w:r>
            <w:r>
              <w:rPr>
                <w:noProof/>
                <w:webHidden/>
              </w:rPr>
              <w:fldChar w:fldCharType="begin"/>
            </w:r>
            <w:r>
              <w:rPr>
                <w:noProof/>
                <w:webHidden/>
              </w:rPr>
              <w:instrText xml:space="preserve"> PAGEREF _Toc393651090 \h </w:instrText>
            </w:r>
          </w:ins>
          <w:r>
            <w:rPr>
              <w:noProof/>
              <w:webHidden/>
            </w:rPr>
          </w:r>
          <w:r>
            <w:rPr>
              <w:noProof/>
              <w:webHidden/>
            </w:rPr>
            <w:fldChar w:fldCharType="separate"/>
          </w:r>
          <w:ins w:id="443" w:author="Sammartano, Marc (BIC USA)" w:date="2014-07-20T22:08:00Z">
            <w:r w:rsidR="001D724B">
              <w:rPr>
                <w:noProof/>
                <w:webHidden/>
              </w:rPr>
              <w:t>68</w:t>
            </w:r>
          </w:ins>
          <w:ins w:id="4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45" w:author="Sammartano, Marc (BIC USA)" w:date="2014-07-20T20:16:00Z"/>
              <w:rFonts w:eastAsiaTheme="minorEastAsia"/>
              <w:noProof/>
            </w:rPr>
          </w:pPr>
          <w:ins w:id="4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"_Toc393651091"</w:instrText>
            </w:r>
            <w:r w:rsidRPr="00320ACE">
              <w:rPr>
                <w:rStyle w:val="Hyperlink"/>
                <w:noProof/>
              </w:rPr>
              <w:instrText xml:space="preserve"> </w:instrText>
            </w:r>
            <w:r w:rsidRPr="00320ACE">
              <w:rPr>
                <w:rStyle w:val="Hyperlink"/>
                <w:noProof/>
              </w:rPr>
              <w:fldChar w:fldCharType="separate"/>
            </w:r>
            <w:r w:rsidRPr="00320ACE">
              <w:rPr>
                <w:rStyle w:val="Hyperlink"/>
                <w:noProof/>
              </w:rPr>
              <w:t>Background()</w:t>
            </w:r>
            <w:r>
              <w:rPr>
                <w:noProof/>
                <w:webHidden/>
              </w:rPr>
              <w:tab/>
            </w:r>
            <w:r>
              <w:rPr>
                <w:noProof/>
                <w:webHidden/>
              </w:rPr>
              <w:fldChar w:fldCharType="begin"/>
            </w:r>
            <w:r>
              <w:rPr>
                <w:noProof/>
                <w:webHidden/>
              </w:rPr>
              <w:instrText xml:space="preserve"> PAGEREF _Toc393651091 \h </w:instrText>
            </w:r>
          </w:ins>
          <w:r>
            <w:rPr>
              <w:noProof/>
              <w:webHidden/>
            </w:rPr>
          </w:r>
          <w:r>
            <w:rPr>
              <w:noProof/>
              <w:webHidden/>
            </w:rPr>
            <w:fldChar w:fldCharType="separate"/>
          </w:r>
          <w:ins w:id="447" w:author="Sammartano, Marc (BIC USA)" w:date="2014-07-20T22:08:00Z">
            <w:r w:rsidR="001D724B">
              <w:rPr>
                <w:noProof/>
                <w:webHidden/>
              </w:rPr>
              <w:t>69</w:t>
            </w:r>
          </w:ins>
          <w:ins w:id="44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449" w:author="Sammartano, Marc (BIC USA)" w:date="2014-07-20T20:16:00Z"/>
              <w:rFonts w:eastAsiaTheme="minorEastAsia"/>
              <w:noProof/>
            </w:rPr>
          </w:pPr>
          <w:ins w:id="4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"_Toc393651092"</w:instrText>
            </w:r>
            <w:r w:rsidRPr="00320ACE">
              <w:rPr>
                <w:rStyle w:val="Hyperlink"/>
                <w:noProof/>
              </w:rPr>
              <w:instrText xml:space="preserve"> </w:instrText>
            </w:r>
            <w:r w:rsidRPr="00320ACE">
              <w:rPr>
                <w:rStyle w:val="Hyperlink"/>
                <w:noProof/>
              </w:rPr>
              <w:fldChar w:fldCharType="separate"/>
            </w:r>
            <w:r w:rsidRPr="00320ACE">
              <w:rPr>
                <w:rStyle w:val="Hyperlink"/>
                <w:noProof/>
              </w:rPr>
              <w:t>Time Functions</w:t>
            </w:r>
            <w:r>
              <w:rPr>
                <w:noProof/>
                <w:webHidden/>
              </w:rPr>
              <w:tab/>
            </w:r>
            <w:r>
              <w:rPr>
                <w:noProof/>
                <w:webHidden/>
              </w:rPr>
              <w:fldChar w:fldCharType="begin"/>
            </w:r>
            <w:r>
              <w:rPr>
                <w:noProof/>
                <w:webHidden/>
              </w:rPr>
              <w:instrText xml:space="preserve"> PAGEREF _Toc393651092 \h </w:instrText>
            </w:r>
          </w:ins>
          <w:r>
            <w:rPr>
              <w:noProof/>
              <w:webHidden/>
            </w:rPr>
          </w:r>
          <w:r>
            <w:rPr>
              <w:noProof/>
              <w:webHidden/>
            </w:rPr>
            <w:fldChar w:fldCharType="separate"/>
          </w:r>
          <w:ins w:id="451" w:author="Sammartano, Marc (BIC USA)" w:date="2014-07-20T22:08:00Z">
            <w:r w:rsidR="001D724B">
              <w:rPr>
                <w:noProof/>
                <w:webHidden/>
              </w:rPr>
              <w:t>69</w:t>
            </w:r>
          </w:ins>
          <w:ins w:id="4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53" w:author="Sammartano, Marc (BIC USA)" w:date="2014-07-20T20:16:00Z"/>
              <w:rFonts w:eastAsiaTheme="minorEastAsia"/>
              <w:noProof/>
            </w:rPr>
          </w:pPr>
          <w:ins w:id="4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"_Toc393651093"</w:instrText>
            </w:r>
            <w:r w:rsidRPr="00320ACE">
              <w:rPr>
                <w:rStyle w:val="Hyperlink"/>
                <w:noProof/>
              </w:rPr>
              <w:instrText xml:space="preserve"> </w:instrText>
            </w:r>
            <w:r w:rsidRPr="00320ACE">
              <w:rPr>
                <w:rStyle w:val="Hyperlink"/>
                <w:noProof/>
              </w:rPr>
              <w:fldChar w:fldCharType="separate"/>
            </w:r>
            <w:r w:rsidRPr="00320ACE">
              <w:rPr>
                <w:rStyle w:val="Hyperlink"/>
                <w:noProof/>
              </w:rPr>
              <w:t>CLOCK()</w:t>
            </w:r>
            <w:r>
              <w:rPr>
                <w:noProof/>
                <w:webHidden/>
              </w:rPr>
              <w:tab/>
            </w:r>
            <w:r>
              <w:rPr>
                <w:noProof/>
                <w:webHidden/>
              </w:rPr>
              <w:fldChar w:fldCharType="begin"/>
            </w:r>
            <w:r>
              <w:rPr>
                <w:noProof/>
                <w:webHidden/>
              </w:rPr>
              <w:instrText xml:space="preserve"> PAGEREF _Toc393651093 \h </w:instrText>
            </w:r>
          </w:ins>
          <w:r>
            <w:rPr>
              <w:noProof/>
              <w:webHidden/>
            </w:rPr>
          </w:r>
          <w:r>
            <w:rPr>
              <w:noProof/>
              <w:webHidden/>
            </w:rPr>
            <w:fldChar w:fldCharType="separate"/>
          </w:r>
          <w:ins w:id="455" w:author="Sammartano, Marc (BIC USA)" w:date="2014-07-20T22:08:00Z">
            <w:r w:rsidR="001D724B">
              <w:rPr>
                <w:noProof/>
                <w:webHidden/>
              </w:rPr>
              <w:t>69</w:t>
            </w:r>
          </w:ins>
          <w:ins w:id="4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57" w:author="Sammartano, Marc (BIC USA)" w:date="2014-07-20T20:16:00Z"/>
              <w:rFonts w:eastAsiaTheme="minorEastAsia"/>
              <w:noProof/>
            </w:rPr>
          </w:pPr>
          <w:ins w:id="4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"_Toc393651094"</w:instrText>
            </w:r>
            <w:r w:rsidRPr="00320ACE">
              <w:rPr>
                <w:rStyle w:val="Hyperlink"/>
                <w:noProof/>
              </w:rPr>
              <w:instrText xml:space="preserve"> </w:instrText>
            </w:r>
            <w:r w:rsidRPr="00320ACE">
              <w:rPr>
                <w:rStyle w:val="Hyperlink"/>
                <w:noProof/>
              </w:rPr>
              <w:fldChar w:fldCharType="separate"/>
            </w:r>
            <w:r w:rsidRPr="00320ACE">
              <w:rPr>
                <w:rStyle w:val="Hyperlink"/>
                <w:noProof/>
              </w:rPr>
              <w:t>TIME()</w:t>
            </w:r>
            <w:r>
              <w:rPr>
                <w:noProof/>
                <w:webHidden/>
              </w:rPr>
              <w:tab/>
            </w:r>
            <w:r>
              <w:rPr>
                <w:noProof/>
                <w:webHidden/>
              </w:rPr>
              <w:fldChar w:fldCharType="begin"/>
            </w:r>
            <w:r>
              <w:rPr>
                <w:noProof/>
                <w:webHidden/>
              </w:rPr>
              <w:instrText xml:space="preserve"> PAGEREF _Toc393651094 \h </w:instrText>
            </w:r>
          </w:ins>
          <w:r>
            <w:rPr>
              <w:noProof/>
              <w:webHidden/>
            </w:rPr>
          </w:r>
          <w:r>
            <w:rPr>
              <w:noProof/>
              <w:webHidden/>
            </w:rPr>
            <w:fldChar w:fldCharType="separate"/>
          </w:r>
          <w:ins w:id="459" w:author="Sammartano, Marc (BIC USA)" w:date="2014-07-20T22:08:00Z">
            <w:r w:rsidR="001D724B">
              <w:rPr>
                <w:noProof/>
                <w:webHidden/>
              </w:rPr>
              <w:t>69</w:t>
            </w:r>
          </w:ins>
          <w:ins w:id="4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61" w:author="Sammartano, Marc (BIC USA)" w:date="2014-07-20T20:16:00Z"/>
              <w:rFonts w:eastAsiaTheme="minorEastAsia"/>
              <w:noProof/>
            </w:rPr>
          </w:pPr>
          <w:ins w:id="4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"_Toc393651095"</w:instrText>
            </w:r>
            <w:r w:rsidRPr="00320ACE">
              <w:rPr>
                <w:rStyle w:val="Hyperlink"/>
                <w:noProof/>
              </w:rPr>
              <w:instrText xml:space="preserve"> </w:instrText>
            </w:r>
            <w:r w:rsidRPr="00320ACE">
              <w:rPr>
                <w:rStyle w:val="Hyperlink"/>
                <w:noProof/>
              </w:rPr>
              <w:fldChar w:fldCharType="separate"/>
            </w:r>
            <w:r w:rsidRPr="00320ACE">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_Toc393651095 \h </w:instrText>
            </w:r>
          </w:ins>
          <w:r>
            <w:rPr>
              <w:noProof/>
              <w:webHidden/>
            </w:rPr>
          </w:r>
          <w:r>
            <w:rPr>
              <w:noProof/>
              <w:webHidden/>
            </w:rPr>
            <w:fldChar w:fldCharType="separate"/>
          </w:r>
          <w:ins w:id="463" w:author="Sammartano, Marc (BIC USA)" w:date="2014-07-20T22:08:00Z">
            <w:r w:rsidR="001D724B">
              <w:rPr>
                <w:noProof/>
                <w:webHidden/>
              </w:rPr>
              <w:t>69</w:t>
            </w:r>
          </w:ins>
          <w:ins w:id="46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465" w:author="Sammartano, Marc (BIC USA)" w:date="2014-07-20T20:16:00Z"/>
              <w:rFonts w:eastAsiaTheme="minorEastAsia"/>
              <w:noProof/>
            </w:rPr>
          </w:pPr>
          <w:ins w:id="4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"_Toc393651096"</w:instrText>
            </w:r>
            <w:r w:rsidRPr="00320ACE">
              <w:rPr>
                <w:rStyle w:val="Hyperlink"/>
                <w:noProof/>
              </w:rPr>
              <w:instrText xml:space="preserve"> </w:instrText>
            </w:r>
            <w:r w:rsidRPr="00320ACE">
              <w:rPr>
                <w:rStyle w:val="Hyperlink"/>
                <w:noProof/>
              </w:rPr>
              <w:fldChar w:fldCharType="separate"/>
            </w:r>
            <w:r w:rsidRPr="00320ACE">
              <w:rPr>
                <w:rStyle w:val="Hyperlink"/>
                <w:noProof/>
              </w:rPr>
              <w:t>String Functions</w:t>
            </w:r>
            <w:r>
              <w:rPr>
                <w:noProof/>
                <w:webHidden/>
              </w:rPr>
              <w:tab/>
            </w:r>
            <w:r>
              <w:rPr>
                <w:noProof/>
                <w:webHidden/>
              </w:rPr>
              <w:fldChar w:fldCharType="begin"/>
            </w:r>
            <w:r>
              <w:rPr>
                <w:noProof/>
                <w:webHidden/>
              </w:rPr>
              <w:instrText xml:space="preserve"> PAGEREF _Toc393651096 \h </w:instrText>
            </w:r>
          </w:ins>
          <w:r>
            <w:rPr>
              <w:noProof/>
              <w:webHidden/>
            </w:rPr>
          </w:r>
          <w:r>
            <w:rPr>
              <w:noProof/>
              <w:webHidden/>
            </w:rPr>
            <w:fldChar w:fldCharType="separate"/>
          </w:r>
          <w:ins w:id="467" w:author="Sammartano, Marc (BIC USA)" w:date="2014-07-20T22:08:00Z">
            <w:r w:rsidR="001D724B">
              <w:rPr>
                <w:noProof/>
                <w:webHidden/>
              </w:rPr>
              <w:t>70</w:t>
            </w:r>
          </w:ins>
          <w:ins w:id="4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69" w:author="Sammartano, Marc (BIC USA)" w:date="2014-07-20T20:16:00Z"/>
              <w:rFonts w:eastAsiaTheme="minorEastAsia"/>
              <w:noProof/>
            </w:rPr>
          </w:pPr>
          <w:ins w:id="4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"_Toc393651097"</w:instrText>
            </w:r>
            <w:r w:rsidRPr="00320ACE">
              <w:rPr>
                <w:rStyle w:val="Hyperlink"/>
                <w:noProof/>
              </w:rPr>
              <w:instrText xml:space="preserve"> </w:instrText>
            </w:r>
            <w:r w:rsidRPr="00320ACE">
              <w:rPr>
                <w:rStyle w:val="Hyperlink"/>
                <w:noProof/>
              </w:rPr>
              <w:fldChar w:fldCharType="separate"/>
            </w:r>
            <w:r w:rsidRPr="00320ACE">
              <w:rPr>
                <w:rStyle w:val="Hyperlink"/>
                <w:noProof/>
              </w:rPr>
              <w:t>GETERROR$()</w:t>
            </w:r>
            <w:r>
              <w:rPr>
                <w:noProof/>
                <w:webHidden/>
              </w:rPr>
              <w:tab/>
            </w:r>
            <w:r>
              <w:rPr>
                <w:noProof/>
                <w:webHidden/>
              </w:rPr>
              <w:fldChar w:fldCharType="begin"/>
            </w:r>
            <w:r>
              <w:rPr>
                <w:noProof/>
                <w:webHidden/>
              </w:rPr>
              <w:instrText xml:space="preserve"> PAGEREF _Toc393651097 \h </w:instrText>
            </w:r>
          </w:ins>
          <w:r>
            <w:rPr>
              <w:noProof/>
              <w:webHidden/>
            </w:rPr>
          </w:r>
          <w:r>
            <w:rPr>
              <w:noProof/>
              <w:webHidden/>
            </w:rPr>
            <w:fldChar w:fldCharType="separate"/>
          </w:r>
          <w:ins w:id="471" w:author="Sammartano, Marc (BIC USA)" w:date="2014-07-20T22:08:00Z">
            <w:r w:rsidR="001D724B">
              <w:rPr>
                <w:noProof/>
                <w:webHidden/>
              </w:rPr>
              <w:t>70</w:t>
            </w:r>
          </w:ins>
          <w:ins w:id="4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73" w:author="Sammartano, Marc (BIC USA)" w:date="2014-07-20T20:16:00Z"/>
              <w:rFonts w:eastAsiaTheme="minorEastAsia"/>
              <w:noProof/>
            </w:rPr>
          </w:pPr>
          <w:ins w:id="4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"_Toc393651098"</w:instrText>
            </w:r>
            <w:r w:rsidRPr="00320ACE">
              <w:rPr>
                <w:rStyle w:val="Hyperlink"/>
                <w:noProof/>
              </w:rPr>
              <w:instrText xml:space="preserve"> </w:instrText>
            </w:r>
            <w:r w:rsidRPr="00320ACE">
              <w:rPr>
                <w:rStyle w:val="Hyperlink"/>
                <w:noProof/>
              </w:rPr>
              <w:fldChar w:fldCharType="separate"/>
            </w:r>
            <w:r w:rsidRPr="00320ACE">
              <w:rPr>
                <w:rStyle w:val="Hyperlink"/>
                <w:noProof/>
              </w:rPr>
              <w:t>CHR$(&lt;nexp&gt;)</w:t>
            </w:r>
            <w:r>
              <w:rPr>
                <w:noProof/>
                <w:webHidden/>
              </w:rPr>
              <w:tab/>
            </w:r>
            <w:r>
              <w:rPr>
                <w:noProof/>
                <w:webHidden/>
              </w:rPr>
              <w:fldChar w:fldCharType="begin"/>
            </w:r>
            <w:r>
              <w:rPr>
                <w:noProof/>
                <w:webHidden/>
              </w:rPr>
              <w:instrText xml:space="preserve"> PAGEREF _Toc393651098 \h </w:instrText>
            </w:r>
          </w:ins>
          <w:r>
            <w:rPr>
              <w:noProof/>
              <w:webHidden/>
            </w:rPr>
          </w:r>
          <w:r>
            <w:rPr>
              <w:noProof/>
              <w:webHidden/>
            </w:rPr>
            <w:fldChar w:fldCharType="separate"/>
          </w:r>
          <w:ins w:id="475" w:author="Sammartano, Marc (BIC USA)" w:date="2014-07-20T22:08:00Z">
            <w:r w:rsidR="001D724B">
              <w:rPr>
                <w:noProof/>
                <w:webHidden/>
              </w:rPr>
              <w:t>70</w:t>
            </w:r>
          </w:ins>
          <w:ins w:id="4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77" w:author="Sammartano, Marc (BIC USA)" w:date="2014-07-20T20:16:00Z"/>
              <w:rFonts w:eastAsiaTheme="minorEastAsia"/>
              <w:noProof/>
            </w:rPr>
          </w:pPr>
          <w:ins w:id="4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"_Toc393651099"</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 xml:space="preserve">LEFT$(&lt;sexp&gt;, </w:t>
            </w:r>
            <w:r w:rsidRPr="00320ACE">
              <w:rPr>
                <w:rStyle w:val="Hyperlink"/>
                <w:noProof/>
              </w:rPr>
              <w:t>&lt;nexp&gt;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_Toc393651099 \h </w:instrText>
            </w:r>
          </w:ins>
          <w:r>
            <w:rPr>
              <w:noProof/>
              <w:webHidden/>
            </w:rPr>
          </w:r>
          <w:r>
            <w:rPr>
              <w:noProof/>
              <w:webHidden/>
            </w:rPr>
            <w:fldChar w:fldCharType="separate"/>
          </w:r>
          <w:ins w:id="479" w:author="Sammartano, Marc (BIC USA)" w:date="2014-07-20T22:08:00Z">
            <w:r w:rsidR="001D724B">
              <w:rPr>
                <w:noProof/>
                <w:webHidden/>
              </w:rPr>
              <w:t>70</w:t>
            </w:r>
          </w:ins>
          <w:ins w:id="4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81" w:author="Sammartano, Marc (BIC USA)" w:date="2014-07-20T20:16:00Z"/>
              <w:rFonts w:eastAsiaTheme="minorEastAsia"/>
              <w:noProof/>
            </w:rPr>
          </w:pPr>
          <w:ins w:id="4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"_Toc393651100"</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 xml:space="preserve">MID$(&lt;sexp&gt;, </w:t>
            </w:r>
            <w:r w:rsidRPr="00320ACE">
              <w:rPr>
                <w:rStyle w:val="Hyperlink"/>
                <w:noProof/>
              </w:rPr>
              <w:t>&lt;start_nexp&gt;{, &lt;count_nexp&gt;}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_Toc393651100 \h </w:instrText>
            </w:r>
          </w:ins>
          <w:r>
            <w:rPr>
              <w:noProof/>
              <w:webHidden/>
            </w:rPr>
          </w:r>
          <w:r>
            <w:rPr>
              <w:noProof/>
              <w:webHidden/>
            </w:rPr>
            <w:fldChar w:fldCharType="separate"/>
          </w:r>
          <w:ins w:id="483" w:author="Sammartano, Marc (BIC USA)" w:date="2014-07-20T22:08:00Z">
            <w:r w:rsidR="001D724B">
              <w:rPr>
                <w:noProof/>
                <w:webHidden/>
              </w:rPr>
              <w:t>70</w:t>
            </w:r>
          </w:ins>
          <w:ins w:id="4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85" w:author="Sammartano, Marc (BIC USA)" w:date="2014-07-20T20:16:00Z"/>
              <w:rFonts w:eastAsiaTheme="minorEastAsia"/>
              <w:noProof/>
            </w:rPr>
          </w:pPr>
          <w:ins w:id="4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"_Toc393651101"</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RIGHT$(</w:t>
            </w:r>
            <w:r w:rsidRPr="00320ACE">
              <w:rPr>
                <w:rStyle w:val="Hyperlink"/>
                <w:noProof/>
              </w:rPr>
              <w:t>&lt;sexp&gt;, &lt;nexp&gt;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_Toc393651101 \h </w:instrText>
            </w:r>
          </w:ins>
          <w:r>
            <w:rPr>
              <w:noProof/>
              <w:webHidden/>
            </w:rPr>
          </w:r>
          <w:r>
            <w:rPr>
              <w:noProof/>
              <w:webHidden/>
            </w:rPr>
            <w:fldChar w:fldCharType="separate"/>
          </w:r>
          <w:ins w:id="487" w:author="Sammartano, Marc (BIC USA)" w:date="2014-07-20T22:08:00Z">
            <w:r w:rsidR="001D724B">
              <w:rPr>
                <w:noProof/>
                <w:webHidden/>
              </w:rPr>
              <w:t>70</w:t>
            </w:r>
          </w:ins>
          <w:ins w:id="4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89" w:author="Sammartano, Marc (BIC USA)" w:date="2014-07-20T20:16:00Z"/>
              <w:rFonts w:eastAsiaTheme="minorEastAsia"/>
              <w:noProof/>
            </w:rPr>
          </w:pPr>
          <w:ins w:id="4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"_Toc393651102"</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_Toc393651102 \h </w:instrText>
            </w:r>
          </w:ins>
          <w:r>
            <w:rPr>
              <w:noProof/>
              <w:webHidden/>
            </w:rPr>
          </w:r>
          <w:r>
            <w:rPr>
              <w:noProof/>
              <w:webHidden/>
            </w:rPr>
            <w:fldChar w:fldCharType="separate"/>
          </w:r>
          <w:ins w:id="491" w:author="Sammartano, Marc (BIC USA)" w:date="2014-07-20T22:08:00Z">
            <w:r w:rsidR="001D724B">
              <w:rPr>
                <w:noProof/>
                <w:webHidden/>
              </w:rPr>
              <w:t>70</w:t>
            </w:r>
          </w:ins>
          <w:ins w:id="4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93" w:author="Sammartano, Marc (BIC USA)" w:date="2014-07-20T20:16:00Z"/>
              <w:rFonts w:eastAsiaTheme="minorEastAsia"/>
              <w:noProof/>
            </w:rPr>
          </w:pPr>
          <w:ins w:id="4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"_Toc393651103"</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_Toc393651103 \h </w:instrText>
            </w:r>
          </w:ins>
          <w:r>
            <w:rPr>
              <w:noProof/>
              <w:webHidden/>
            </w:rPr>
          </w:r>
          <w:r>
            <w:rPr>
              <w:noProof/>
              <w:webHidden/>
            </w:rPr>
            <w:fldChar w:fldCharType="separate"/>
          </w:r>
          <w:ins w:id="495" w:author="Sammartano, Marc (BIC USA)" w:date="2014-07-20T22:08:00Z">
            <w:r w:rsidR="001D724B">
              <w:rPr>
                <w:noProof/>
                <w:webHidden/>
              </w:rPr>
              <w:t>70</w:t>
            </w:r>
          </w:ins>
          <w:ins w:id="4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497" w:author="Sammartano, Marc (BIC USA)" w:date="2014-07-20T20:16:00Z"/>
              <w:rFonts w:eastAsiaTheme="minorEastAsia"/>
              <w:noProof/>
            </w:rPr>
          </w:pPr>
          <w:ins w:id="4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"_Toc393651104"</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STR$(</w:t>
            </w:r>
            <w:r w:rsidRPr="00320ACE">
              <w:rPr>
                <w:rStyle w:val="Hyperlink"/>
                <w:noProof/>
              </w:rPr>
              <w:t>&lt;nexp&gt;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_Toc393651104 \h </w:instrText>
            </w:r>
          </w:ins>
          <w:r>
            <w:rPr>
              <w:noProof/>
              <w:webHidden/>
            </w:rPr>
          </w:r>
          <w:r>
            <w:rPr>
              <w:noProof/>
              <w:webHidden/>
            </w:rPr>
            <w:fldChar w:fldCharType="separate"/>
          </w:r>
          <w:ins w:id="499" w:author="Sammartano, Marc (BIC USA)" w:date="2014-07-20T22:08:00Z">
            <w:r w:rsidR="001D724B">
              <w:rPr>
                <w:noProof/>
                <w:webHidden/>
              </w:rPr>
              <w:t>71</w:t>
            </w:r>
          </w:ins>
          <w:ins w:id="5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01" w:author="Sammartano, Marc (BIC USA)" w:date="2014-07-20T20:16:00Z"/>
              <w:rFonts w:eastAsiaTheme="minorEastAsia"/>
              <w:noProof/>
            </w:rPr>
          </w:pPr>
          <w:ins w:id="5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"_Toc393651105"</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LOWER$(</w:t>
            </w:r>
            <w:r w:rsidRPr="00320ACE">
              <w:rPr>
                <w:rStyle w:val="Hyperlink"/>
                <w:noProof/>
              </w:rPr>
              <w:t>&lt;sexp&gt;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_Toc393651105 \h </w:instrText>
            </w:r>
          </w:ins>
          <w:r>
            <w:rPr>
              <w:noProof/>
              <w:webHidden/>
            </w:rPr>
          </w:r>
          <w:r>
            <w:rPr>
              <w:noProof/>
              <w:webHidden/>
            </w:rPr>
            <w:fldChar w:fldCharType="separate"/>
          </w:r>
          <w:ins w:id="503" w:author="Sammartano, Marc (BIC USA)" w:date="2014-07-20T22:08:00Z">
            <w:r w:rsidR="001D724B">
              <w:rPr>
                <w:noProof/>
                <w:webHidden/>
              </w:rPr>
              <w:t>71</w:t>
            </w:r>
          </w:ins>
          <w:ins w:id="5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05" w:author="Sammartano, Marc (BIC USA)" w:date="2014-07-20T20:16:00Z"/>
              <w:rFonts w:eastAsiaTheme="minorEastAsia"/>
              <w:noProof/>
            </w:rPr>
          </w:pPr>
          <w:ins w:id="5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"_Toc393651106"</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UPPER$(</w:t>
            </w:r>
            <w:r w:rsidRPr="00320ACE">
              <w:rPr>
                <w:rStyle w:val="Hyperlink"/>
                <w:noProof/>
              </w:rPr>
              <w:t>&lt;sexp&gt;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_Toc393651106 \h </w:instrText>
            </w:r>
          </w:ins>
          <w:r>
            <w:rPr>
              <w:noProof/>
              <w:webHidden/>
            </w:rPr>
          </w:r>
          <w:r>
            <w:rPr>
              <w:noProof/>
              <w:webHidden/>
            </w:rPr>
            <w:fldChar w:fldCharType="separate"/>
          </w:r>
          <w:ins w:id="507" w:author="Sammartano, Marc (BIC USA)" w:date="2014-07-20T22:08:00Z">
            <w:r w:rsidR="001D724B">
              <w:rPr>
                <w:noProof/>
                <w:webHidden/>
              </w:rPr>
              <w:t>71</w:t>
            </w:r>
          </w:ins>
          <w:ins w:id="5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09" w:author="Sammartano, Marc (BIC USA)" w:date="2014-07-20T20:16:00Z"/>
              <w:rFonts w:eastAsiaTheme="minorEastAsia"/>
              <w:noProof/>
            </w:rPr>
          </w:pPr>
          <w:ins w:id="510"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"_Toc393651107"</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VERSION$()</w:t>
            </w:r>
            <w:r>
              <w:rPr>
                <w:noProof/>
                <w:webHidden/>
              </w:rPr>
              <w:tab/>
            </w:r>
            <w:r>
              <w:rPr>
                <w:noProof/>
                <w:webHidden/>
              </w:rPr>
              <w:fldChar w:fldCharType="begin"/>
            </w:r>
            <w:r>
              <w:rPr>
                <w:noProof/>
                <w:webHidden/>
              </w:rPr>
              <w:instrText xml:space="preserve"> PAGEREF _Toc393651107 \h </w:instrText>
            </w:r>
          </w:ins>
          <w:r>
            <w:rPr>
              <w:noProof/>
              <w:webHidden/>
            </w:rPr>
          </w:r>
          <w:r>
            <w:rPr>
              <w:noProof/>
              <w:webHidden/>
            </w:rPr>
            <w:fldChar w:fldCharType="separate"/>
          </w:r>
          <w:ins w:id="511" w:author="Sammartano, Marc (BIC USA)" w:date="2014-07-20T22:08:00Z">
            <w:r w:rsidR="001D724B">
              <w:rPr>
                <w:noProof/>
                <w:webHidden/>
              </w:rPr>
              <w:t>71</w:t>
            </w:r>
          </w:ins>
          <w:ins w:id="5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13" w:author="Sammartano, Marc (BIC USA)" w:date="2014-07-20T20:16:00Z"/>
              <w:rFonts w:eastAsiaTheme="minorEastAsia"/>
              <w:noProof/>
            </w:rPr>
          </w:pPr>
          <w:ins w:id="5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"_Toc393651108"</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INT$(&lt;nexp&gt;)</w:t>
            </w:r>
            <w:r>
              <w:rPr>
                <w:noProof/>
                <w:webHidden/>
              </w:rPr>
              <w:tab/>
            </w:r>
            <w:r>
              <w:rPr>
                <w:noProof/>
                <w:webHidden/>
              </w:rPr>
              <w:fldChar w:fldCharType="begin"/>
            </w:r>
            <w:r>
              <w:rPr>
                <w:noProof/>
                <w:webHidden/>
              </w:rPr>
              <w:instrText xml:space="preserve"> PAGEREF _Toc393651108 \h </w:instrText>
            </w:r>
          </w:ins>
          <w:r>
            <w:rPr>
              <w:noProof/>
              <w:webHidden/>
            </w:rPr>
          </w:r>
          <w:r>
            <w:rPr>
              <w:noProof/>
              <w:webHidden/>
            </w:rPr>
            <w:fldChar w:fldCharType="separate"/>
          </w:r>
          <w:ins w:id="515" w:author="Sammartano, Marc (BIC USA)" w:date="2014-07-20T22:08:00Z">
            <w:r w:rsidR="001D724B">
              <w:rPr>
                <w:noProof/>
                <w:webHidden/>
              </w:rPr>
              <w:t>71</w:t>
            </w:r>
          </w:ins>
          <w:ins w:id="5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17" w:author="Sammartano, Marc (BIC USA)" w:date="2014-07-20T20:16:00Z"/>
              <w:rFonts w:eastAsiaTheme="minorEastAsia"/>
              <w:noProof/>
            </w:rPr>
          </w:pPr>
          <w:ins w:id="5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"_Toc393651109"</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HEX$(&lt;nexp&gt;)</w:t>
            </w:r>
            <w:r>
              <w:rPr>
                <w:noProof/>
                <w:webHidden/>
              </w:rPr>
              <w:tab/>
            </w:r>
            <w:r>
              <w:rPr>
                <w:noProof/>
                <w:webHidden/>
              </w:rPr>
              <w:fldChar w:fldCharType="begin"/>
            </w:r>
            <w:r>
              <w:rPr>
                <w:noProof/>
                <w:webHidden/>
              </w:rPr>
              <w:instrText xml:space="preserve"> PAGEREF _Toc393651109 \h </w:instrText>
            </w:r>
          </w:ins>
          <w:r>
            <w:rPr>
              <w:noProof/>
              <w:webHidden/>
            </w:rPr>
          </w:r>
          <w:r>
            <w:rPr>
              <w:noProof/>
              <w:webHidden/>
            </w:rPr>
            <w:fldChar w:fldCharType="separate"/>
          </w:r>
          <w:ins w:id="519" w:author="Sammartano, Marc (BIC USA)" w:date="2014-07-20T22:08:00Z">
            <w:r w:rsidR="001D724B">
              <w:rPr>
                <w:noProof/>
                <w:webHidden/>
              </w:rPr>
              <w:t>71</w:t>
            </w:r>
          </w:ins>
          <w:ins w:id="5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21" w:author="Sammartano, Marc (BIC USA)" w:date="2014-07-20T20:16:00Z"/>
              <w:rFonts w:eastAsiaTheme="minorEastAsia"/>
              <w:noProof/>
            </w:rPr>
          </w:pPr>
          <w:ins w:id="5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"_Toc393651110"</w:instrText>
            </w:r>
            <w:r w:rsidRPr="00320ACE">
              <w:rPr>
                <w:rStyle w:val="Hyperlink"/>
                <w:noProof/>
              </w:rPr>
              <w:instrText xml:space="preserve"> </w:instrText>
            </w:r>
            <w:r w:rsidRPr="00320ACE">
              <w:rPr>
                <w:rStyle w:val="Hyperlink"/>
                <w:noProof/>
              </w:rPr>
              <w:fldChar w:fldCharType="separate"/>
            </w:r>
            <w:r w:rsidRPr="00320ACE">
              <w:rPr>
                <w:rStyle w:val="Hyperlink"/>
                <w:noProof/>
              </w:rPr>
              <w:t>OCT$(&lt;nexp&gt;)</w:t>
            </w:r>
            <w:r>
              <w:rPr>
                <w:noProof/>
                <w:webHidden/>
              </w:rPr>
              <w:tab/>
            </w:r>
            <w:r>
              <w:rPr>
                <w:noProof/>
                <w:webHidden/>
              </w:rPr>
              <w:fldChar w:fldCharType="begin"/>
            </w:r>
            <w:r>
              <w:rPr>
                <w:noProof/>
                <w:webHidden/>
              </w:rPr>
              <w:instrText xml:space="preserve"> PAGEREF _Toc393651110 \h </w:instrText>
            </w:r>
          </w:ins>
          <w:r>
            <w:rPr>
              <w:noProof/>
              <w:webHidden/>
            </w:rPr>
          </w:r>
          <w:r>
            <w:rPr>
              <w:noProof/>
              <w:webHidden/>
            </w:rPr>
            <w:fldChar w:fldCharType="separate"/>
          </w:r>
          <w:ins w:id="523" w:author="Sammartano, Marc (BIC USA)" w:date="2014-07-20T22:08:00Z">
            <w:r w:rsidR="001D724B">
              <w:rPr>
                <w:noProof/>
                <w:webHidden/>
              </w:rPr>
              <w:t>71</w:t>
            </w:r>
          </w:ins>
          <w:ins w:id="5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25" w:author="Sammartano, Marc (BIC USA)" w:date="2014-07-20T20:16:00Z"/>
              <w:rFonts w:eastAsiaTheme="minorEastAsia"/>
              <w:noProof/>
            </w:rPr>
          </w:pPr>
          <w:ins w:id="5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"_Toc393651111"</w:instrText>
            </w:r>
            <w:r w:rsidRPr="00320ACE">
              <w:rPr>
                <w:rStyle w:val="Hyperlink"/>
                <w:noProof/>
              </w:rPr>
              <w:instrText xml:space="preserve"> </w:instrText>
            </w:r>
            <w:r w:rsidRPr="00320ACE">
              <w:rPr>
                <w:rStyle w:val="Hyperlink"/>
                <w:noProof/>
              </w:rPr>
              <w:fldChar w:fldCharType="separate"/>
            </w:r>
            <w:r w:rsidRPr="00320ACE">
              <w:rPr>
                <w:rStyle w:val="Hyperlink"/>
                <w:noProof/>
              </w:rPr>
              <w:t>BIN$(&lt;nexp&gt;)</w:t>
            </w:r>
            <w:r>
              <w:rPr>
                <w:noProof/>
                <w:webHidden/>
              </w:rPr>
              <w:tab/>
            </w:r>
            <w:r>
              <w:rPr>
                <w:noProof/>
                <w:webHidden/>
              </w:rPr>
              <w:fldChar w:fldCharType="begin"/>
            </w:r>
            <w:r>
              <w:rPr>
                <w:noProof/>
                <w:webHidden/>
              </w:rPr>
              <w:instrText xml:space="preserve"> PAGEREF _Toc393651111 \h </w:instrText>
            </w:r>
          </w:ins>
          <w:r>
            <w:rPr>
              <w:noProof/>
              <w:webHidden/>
            </w:rPr>
          </w:r>
          <w:r>
            <w:rPr>
              <w:noProof/>
              <w:webHidden/>
            </w:rPr>
            <w:fldChar w:fldCharType="separate"/>
          </w:r>
          <w:ins w:id="527" w:author="Sammartano, Marc (BIC USA)" w:date="2014-07-20T22:08:00Z">
            <w:r w:rsidR="001D724B">
              <w:rPr>
                <w:noProof/>
                <w:webHidden/>
              </w:rPr>
              <w:t>71</w:t>
            </w:r>
          </w:ins>
          <w:ins w:id="5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29" w:author="Sammartano, Marc (BIC USA)" w:date="2014-07-20T20:16:00Z"/>
              <w:rFonts w:eastAsiaTheme="minorEastAsia"/>
              <w:noProof/>
            </w:rPr>
          </w:pPr>
          <w:ins w:id="5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"_Toc393651112"</w:instrText>
            </w:r>
            <w:r w:rsidRPr="00320ACE">
              <w:rPr>
                <w:rStyle w:val="Hyperlink"/>
                <w:noProof/>
              </w:rPr>
              <w:instrText xml:space="preserve"> </w:instrText>
            </w:r>
            <w:r w:rsidRPr="00320ACE">
              <w:rPr>
                <w:rStyle w:val="Hyperlink"/>
                <w:noProof/>
              </w:rPr>
              <w:fldChar w:fldCharType="separate"/>
            </w:r>
            <w:r w:rsidRPr="00320ACE">
              <w:rPr>
                <w:rStyle w:val="Hyperlink"/>
                <w:noProof/>
              </w:rPr>
              <w:t>USING$({&lt;locale_sexp&gt;} , &lt;format_sexp&gt; { , &lt;exp&gt;}...)</w:t>
            </w:r>
            <w:r>
              <w:rPr>
                <w:noProof/>
                <w:webHidden/>
              </w:rPr>
              <w:tab/>
            </w:r>
            <w:r>
              <w:rPr>
                <w:noProof/>
                <w:webHidden/>
              </w:rPr>
              <w:fldChar w:fldCharType="begin"/>
            </w:r>
            <w:r>
              <w:rPr>
                <w:noProof/>
                <w:webHidden/>
              </w:rPr>
              <w:instrText xml:space="preserve"> PAGEREF _Toc393651112 \h </w:instrText>
            </w:r>
          </w:ins>
          <w:r>
            <w:rPr>
              <w:noProof/>
              <w:webHidden/>
            </w:rPr>
          </w:r>
          <w:r>
            <w:rPr>
              <w:noProof/>
              <w:webHidden/>
            </w:rPr>
            <w:fldChar w:fldCharType="separate"/>
          </w:r>
          <w:ins w:id="531" w:author="Sammartano, Marc (BIC USA)" w:date="2014-07-20T22:08:00Z">
            <w:r w:rsidR="001D724B">
              <w:rPr>
                <w:noProof/>
                <w:webHidden/>
              </w:rPr>
              <w:t>72</w:t>
            </w:r>
          </w:ins>
          <w:ins w:id="5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33" w:author="Sammartano, Marc (BIC USA)" w:date="2014-07-20T20:16:00Z"/>
              <w:rFonts w:eastAsiaTheme="minorEastAsia"/>
              <w:noProof/>
            </w:rPr>
          </w:pPr>
          <w:ins w:id="5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"_Toc393651113"</w:instrText>
            </w:r>
            <w:r w:rsidRPr="00320ACE">
              <w:rPr>
                <w:rStyle w:val="Hyperlink"/>
                <w:noProof/>
              </w:rPr>
              <w:instrText xml:space="preserve"> </w:instrText>
            </w:r>
            <w:r w:rsidRPr="00320ACE">
              <w:rPr>
                <w:rStyle w:val="Hyperlink"/>
                <w:noProof/>
              </w:rPr>
              <w:fldChar w:fldCharType="separate"/>
            </w:r>
            <w:r w:rsidRPr="00320ACE">
              <w:rPr>
                <w:rStyle w:val="Hyperlink"/>
                <w:noProof/>
              </w:rPr>
              <w:t>Locale expression</w:t>
            </w:r>
            <w:r>
              <w:rPr>
                <w:noProof/>
                <w:webHidden/>
              </w:rPr>
              <w:tab/>
            </w:r>
            <w:r>
              <w:rPr>
                <w:noProof/>
                <w:webHidden/>
              </w:rPr>
              <w:fldChar w:fldCharType="begin"/>
            </w:r>
            <w:r>
              <w:rPr>
                <w:noProof/>
                <w:webHidden/>
              </w:rPr>
              <w:instrText xml:space="preserve"> PAGEREF _Toc393651113 \h </w:instrText>
            </w:r>
          </w:ins>
          <w:r>
            <w:rPr>
              <w:noProof/>
              <w:webHidden/>
            </w:rPr>
          </w:r>
          <w:r>
            <w:rPr>
              <w:noProof/>
              <w:webHidden/>
            </w:rPr>
            <w:fldChar w:fldCharType="separate"/>
          </w:r>
          <w:ins w:id="535" w:author="Sammartano, Marc (BIC USA)" w:date="2014-07-20T22:08:00Z">
            <w:r w:rsidR="001D724B">
              <w:rPr>
                <w:noProof/>
                <w:webHidden/>
              </w:rPr>
              <w:t>72</w:t>
            </w:r>
          </w:ins>
          <w:ins w:id="5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37" w:author="Sammartano, Marc (BIC USA)" w:date="2014-07-20T20:16:00Z"/>
              <w:rFonts w:eastAsiaTheme="minorEastAsia"/>
              <w:noProof/>
            </w:rPr>
          </w:pPr>
          <w:ins w:id="5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"_Toc393651114"</w:instrText>
            </w:r>
            <w:r w:rsidRPr="00320ACE">
              <w:rPr>
                <w:rStyle w:val="Hyperlink"/>
                <w:noProof/>
              </w:rPr>
              <w:instrText xml:space="preserve"> </w:instrText>
            </w:r>
            <w:r w:rsidRPr="00320ACE">
              <w:rPr>
                <w:rStyle w:val="Hyperlink"/>
                <w:noProof/>
              </w:rPr>
              <w:fldChar w:fldCharType="separate"/>
            </w:r>
            <w:r w:rsidRPr="00320ACE">
              <w:rPr>
                <w:rStyle w:val="Hyperlink"/>
                <w:noProof/>
              </w:rPr>
              <w:t>Format expression</w:t>
            </w:r>
            <w:r>
              <w:rPr>
                <w:noProof/>
                <w:webHidden/>
              </w:rPr>
              <w:tab/>
            </w:r>
            <w:r>
              <w:rPr>
                <w:noProof/>
                <w:webHidden/>
              </w:rPr>
              <w:fldChar w:fldCharType="begin"/>
            </w:r>
            <w:r>
              <w:rPr>
                <w:noProof/>
                <w:webHidden/>
              </w:rPr>
              <w:instrText xml:space="preserve"> PAGEREF _Toc393651114 \h </w:instrText>
            </w:r>
          </w:ins>
          <w:r>
            <w:rPr>
              <w:noProof/>
              <w:webHidden/>
            </w:rPr>
          </w:r>
          <w:r>
            <w:rPr>
              <w:noProof/>
              <w:webHidden/>
            </w:rPr>
            <w:fldChar w:fldCharType="separate"/>
          </w:r>
          <w:ins w:id="539" w:author="Sammartano, Marc (BIC USA)" w:date="2014-07-20T22:08:00Z">
            <w:r w:rsidR="001D724B">
              <w:rPr>
                <w:noProof/>
                <w:webHidden/>
              </w:rPr>
              <w:t>72</w:t>
            </w:r>
          </w:ins>
          <w:ins w:id="5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41" w:author="Sammartano, Marc (BIC USA)" w:date="2014-07-20T20:16:00Z"/>
              <w:rFonts w:eastAsiaTheme="minorEastAsia"/>
              <w:noProof/>
            </w:rPr>
          </w:pPr>
          <w:ins w:id="5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"_Toc393651115"</w:instrText>
            </w:r>
            <w:r w:rsidRPr="00320ACE">
              <w:rPr>
                <w:rStyle w:val="Hyperlink"/>
                <w:noProof/>
              </w:rPr>
              <w:instrText xml:space="preserve"> </w:instrText>
            </w:r>
            <w:r w:rsidRPr="00320ACE">
              <w:rPr>
                <w:rStyle w:val="Hyperlink"/>
                <w:noProof/>
              </w:rPr>
              <w:fldChar w:fldCharType="separate"/>
            </w:r>
            <w:r w:rsidRPr="00320ACE">
              <w:rPr>
                <w:rStyle w:val="Hyperlink"/>
                <w:noProof/>
              </w:rPr>
              <w:t>Integer values</w:t>
            </w:r>
            <w:r>
              <w:rPr>
                <w:noProof/>
                <w:webHidden/>
              </w:rPr>
              <w:tab/>
            </w:r>
            <w:r>
              <w:rPr>
                <w:noProof/>
                <w:webHidden/>
              </w:rPr>
              <w:fldChar w:fldCharType="begin"/>
            </w:r>
            <w:r>
              <w:rPr>
                <w:noProof/>
                <w:webHidden/>
              </w:rPr>
              <w:instrText xml:space="preserve"> PAGEREF _Toc393651115 \h </w:instrText>
            </w:r>
          </w:ins>
          <w:r>
            <w:rPr>
              <w:noProof/>
              <w:webHidden/>
            </w:rPr>
          </w:r>
          <w:r>
            <w:rPr>
              <w:noProof/>
              <w:webHidden/>
            </w:rPr>
            <w:fldChar w:fldCharType="separate"/>
          </w:r>
          <w:ins w:id="543" w:author="Sammartano, Marc (BIC USA)" w:date="2014-07-20T22:08:00Z">
            <w:r w:rsidR="001D724B">
              <w:rPr>
                <w:noProof/>
                <w:webHidden/>
              </w:rPr>
              <w:t>75</w:t>
            </w:r>
          </w:ins>
          <w:ins w:id="5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45" w:author="Sammartano, Marc (BIC USA)" w:date="2014-07-20T20:16:00Z"/>
              <w:rFonts w:eastAsiaTheme="minorEastAsia"/>
              <w:noProof/>
            </w:rPr>
          </w:pPr>
          <w:ins w:id="5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"_Toc393651116"</w:instrText>
            </w:r>
            <w:r w:rsidRPr="00320ACE">
              <w:rPr>
                <w:rStyle w:val="Hyperlink"/>
                <w:noProof/>
              </w:rPr>
              <w:instrText xml:space="preserve"> </w:instrText>
            </w:r>
            <w:r w:rsidRPr="00320ACE">
              <w:rPr>
                <w:rStyle w:val="Hyperlink"/>
                <w:noProof/>
              </w:rPr>
              <w:fldChar w:fldCharType="separate"/>
            </w:r>
            <w:r w:rsidRPr="00320ACE">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_Toc393651116 \h </w:instrText>
            </w:r>
          </w:ins>
          <w:r>
            <w:rPr>
              <w:noProof/>
              <w:webHidden/>
            </w:rPr>
          </w:r>
          <w:r>
            <w:rPr>
              <w:noProof/>
              <w:webHidden/>
            </w:rPr>
            <w:fldChar w:fldCharType="separate"/>
          </w:r>
          <w:ins w:id="547" w:author="Sammartano, Marc (BIC USA)" w:date="2014-07-20T22:08:00Z">
            <w:r w:rsidR="001D724B">
              <w:rPr>
                <w:noProof/>
                <w:webHidden/>
              </w:rPr>
              <w:t>76</w:t>
            </w:r>
          </w:ins>
          <w:ins w:id="5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49" w:author="Sammartano, Marc (BIC USA)" w:date="2014-07-20T20:16:00Z"/>
              <w:rFonts w:eastAsiaTheme="minorEastAsia"/>
              <w:noProof/>
            </w:rPr>
          </w:pPr>
          <w:ins w:id="5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"_Toc393651117"</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FORMAT$(</w:t>
            </w:r>
            <w:r w:rsidRPr="00320ACE">
              <w:rPr>
                <w:rStyle w:val="Hyperlink"/>
                <w:noProof/>
              </w:rPr>
              <w:t>&lt;pattern_sexp&gt;</w:t>
            </w:r>
            <w:r w:rsidRPr="00320ACE">
              <w:rPr>
                <w:rStyle w:val="Hyperlink"/>
                <w:rFonts w:eastAsia="Times New Roman"/>
                <w:noProof/>
              </w:rPr>
              <w:t xml:space="preserve">, </w:t>
            </w:r>
            <w:r w:rsidRPr="00320ACE">
              <w:rPr>
                <w:rStyle w:val="Hyperlink"/>
                <w:noProof/>
              </w:rPr>
              <w:t>&lt;nexp&gt;</w:t>
            </w:r>
            <w:r w:rsidRPr="00320ACE">
              <w:rPr>
                <w:rStyle w:val="Hyperlink"/>
                <w:rFonts w:eastAsia="Times New Roman"/>
                <w:noProof/>
              </w:rPr>
              <w:t>)</w:t>
            </w:r>
            <w:r>
              <w:rPr>
                <w:noProof/>
                <w:webHidden/>
              </w:rPr>
              <w:tab/>
            </w:r>
            <w:r>
              <w:rPr>
                <w:noProof/>
                <w:webHidden/>
              </w:rPr>
              <w:fldChar w:fldCharType="begin"/>
            </w:r>
            <w:r>
              <w:rPr>
                <w:noProof/>
                <w:webHidden/>
              </w:rPr>
              <w:instrText xml:space="preserve"> PAGEREF _Toc393651117 \h </w:instrText>
            </w:r>
          </w:ins>
          <w:r>
            <w:rPr>
              <w:noProof/>
              <w:webHidden/>
            </w:rPr>
          </w:r>
          <w:r>
            <w:rPr>
              <w:noProof/>
              <w:webHidden/>
            </w:rPr>
            <w:fldChar w:fldCharType="separate"/>
          </w:r>
          <w:ins w:id="551" w:author="Sammartano, Marc (BIC USA)" w:date="2014-07-20T22:08:00Z">
            <w:r w:rsidR="001D724B">
              <w:rPr>
                <w:noProof/>
                <w:webHidden/>
              </w:rPr>
              <w:t>76</w:t>
            </w:r>
          </w:ins>
          <w:ins w:id="5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53" w:author="Sammartano, Marc (BIC USA)" w:date="2014-07-20T20:16:00Z"/>
              <w:rFonts w:eastAsiaTheme="minorEastAsia"/>
              <w:noProof/>
            </w:rPr>
          </w:pPr>
          <w:ins w:id="5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"_Toc393651118"</w:instrText>
            </w:r>
            <w:r w:rsidRPr="00320ACE">
              <w:rPr>
                <w:rStyle w:val="Hyperlink"/>
                <w:noProof/>
              </w:rPr>
              <w:instrText xml:space="preserve"> </w:instrText>
            </w:r>
            <w:r w:rsidRPr="00320ACE">
              <w:rPr>
                <w:rStyle w:val="Hyperlink"/>
                <w:noProof/>
              </w:rPr>
              <w:fldChar w:fldCharType="separate"/>
            </w:r>
            <w:r w:rsidRPr="00320ACE">
              <w:rPr>
                <w:rStyle w:val="Hyperlink"/>
                <w:noProof/>
              </w:rPr>
              <w:t>Notes</w:t>
            </w:r>
            <w:r>
              <w:rPr>
                <w:noProof/>
                <w:webHidden/>
              </w:rPr>
              <w:tab/>
            </w:r>
            <w:r>
              <w:rPr>
                <w:noProof/>
                <w:webHidden/>
              </w:rPr>
              <w:fldChar w:fldCharType="begin"/>
            </w:r>
            <w:r>
              <w:rPr>
                <w:noProof/>
                <w:webHidden/>
              </w:rPr>
              <w:instrText xml:space="preserve"> PAGEREF _Toc393651118 \h </w:instrText>
            </w:r>
          </w:ins>
          <w:r>
            <w:rPr>
              <w:noProof/>
              <w:webHidden/>
            </w:rPr>
          </w:r>
          <w:r>
            <w:rPr>
              <w:noProof/>
              <w:webHidden/>
            </w:rPr>
            <w:fldChar w:fldCharType="separate"/>
          </w:r>
          <w:ins w:id="555" w:author="Sammartano, Marc (BIC USA)" w:date="2014-07-20T22:08:00Z">
            <w:r w:rsidR="001D724B">
              <w:rPr>
                <w:noProof/>
                <w:webHidden/>
              </w:rPr>
              <w:t>77</w:t>
            </w:r>
          </w:ins>
          <w:ins w:id="5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57" w:author="Sammartano, Marc (BIC USA)" w:date="2014-07-20T20:16:00Z"/>
              <w:rFonts w:eastAsiaTheme="minorEastAsia"/>
              <w:noProof/>
            </w:rPr>
          </w:pPr>
          <w:ins w:id="5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"_Toc393651119"</w:instrText>
            </w:r>
            <w:r w:rsidRPr="00320ACE">
              <w:rPr>
                <w:rStyle w:val="Hyperlink"/>
                <w:noProof/>
              </w:rPr>
              <w:instrText xml:space="preserve"> </w:instrText>
            </w:r>
            <w:r w:rsidRPr="00320ACE">
              <w:rPr>
                <w:rStyle w:val="Hyperlink"/>
                <w:noProof/>
              </w:rPr>
              <w:fldChar w:fldCharType="separate"/>
            </w:r>
            <w:r w:rsidRPr="00320ACE">
              <w:rPr>
                <w:rStyle w:val="Hyperlink"/>
                <w:noProof/>
              </w:rPr>
              <w:t>Examples</w:t>
            </w:r>
            <w:r>
              <w:rPr>
                <w:noProof/>
                <w:webHidden/>
              </w:rPr>
              <w:tab/>
            </w:r>
            <w:r>
              <w:rPr>
                <w:noProof/>
                <w:webHidden/>
              </w:rPr>
              <w:fldChar w:fldCharType="begin"/>
            </w:r>
            <w:r>
              <w:rPr>
                <w:noProof/>
                <w:webHidden/>
              </w:rPr>
              <w:instrText xml:space="preserve"> PAGEREF _Toc393651119 \h </w:instrText>
            </w:r>
          </w:ins>
          <w:r>
            <w:rPr>
              <w:noProof/>
              <w:webHidden/>
            </w:rPr>
          </w:r>
          <w:r>
            <w:rPr>
              <w:noProof/>
              <w:webHidden/>
            </w:rPr>
            <w:fldChar w:fldCharType="separate"/>
          </w:r>
          <w:ins w:id="559" w:author="Sammartano, Marc (BIC USA)" w:date="2014-07-20T22:08:00Z">
            <w:r w:rsidR="001D724B">
              <w:rPr>
                <w:noProof/>
                <w:webHidden/>
              </w:rPr>
              <w:t>77</w:t>
            </w:r>
          </w:ins>
          <w:ins w:id="56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561" w:author="Sammartano, Marc (BIC USA)" w:date="2014-07-20T20:16:00Z"/>
              <w:rFonts w:eastAsiaTheme="minorEastAsia"/>
              <w:noProof/>
            </w:rPr>
          </w:pPr>
          <w:ins w:id="5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"_Toc393651120"</w:instrText>
            </w:r>
            <w:r w:rsidRPr="00320ACE">
              <w:rPr>
                <w:rStyle w:val="Hyperlink"/>
                <w:noProof/>
              </w:rPr>
              <w:instrText xml:space="preserve"> </w:instrText>
            </w:r>
            <w:r w:rsidRPr="00320ACE">
              <w:rPr>
                <w:rStyle w:val="Hyperlink"/>
                <w:noProof/>
              </w:rPr>
              <w:fldChar w:fldCharType="separate"/>
            </w:r>
            <w:r w:rsidRPr="00320ACE">
              <w:rPr>
                <w:rStyle w:val="Hyperlink"/>
                <w:noProof/>
              </w:rPr>
              <w:t>User-Defined Functions</w:t>
            </w:r>
            <w:r>
              <w:rPr>
                <w:noProof/>
                <w:webHidden/>
              </w:rPr>
              <w:tab/>
            </w:r>
            <w:r>
              <w:rPr>
                <w:noProof/>
                <w:webHidden/>
              </w:rPr>
              <w:fldChar w:fldCharType="begin"/>
            </w:r>
            <w:r>
              <w:rPr>
                <w:noProof/>
                <w:webHidden/>
              </w:rPr>
              <w:instrText xml:space="preserve"> PAGEREF _Toc393651120 \h </w:instrText>
            </w:r>
          </w:ins>
          <w:r>
            <w:rPr>
              <w:noProof/>
              <w:webHidden/>
            </w:rPr>
          </w:r>
          <w:r>
            <w:rPr>
              <w:noProof/>
              <w:webHidden/>
            </w:rPr>
            <w:fldChar w:fldCharType="separate"/>
          </w:r>
          <w:ins w:id="563" w:author="Sammartano, Marc (BIC USA)" w:date="2014-07-20T22:08:00Z">
            <w:r w:rsidR="001D724B">
              <w:rPr>
                <w:noProof/>
                <w:webHidden/>
              </w:rPr>
              <w:t>77</w:t>
            </w:r>
          </w:ins>
          <w:ins w:id="5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65" w:author="Sammartano, Marc (BIC USA)" w:date="2014-07-20T20:16:00Z"/>
              <w:rFonts w:eastAsiaTheme="minorEastAsia"/>
              <w:noProof/>
            </w:rPr>
          </w:pPr>
          <w:ins w:id="5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"_Toc393651121"</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_Toc393651121 \h </w:instrText>
            </w:r>
          </w:ins>
          <w:r>
            <w:rPr>
              <w:noProof/>
              <w:webHidden/>
            </w:rPr>
          </w:r>
          <w:r>
            <w:rPr>
              <w:noProof/>
              <w:webHidden/>
            </w:rPr>
            <w:fldChar w:fldCharType="separate"/>
          </w:r>
          <w:ins w:id="567" w:author="Sammartano, Marc (BIC USA)" w:date="2014-07-20T22:08:00Z">
            <w:r w:rsidR="001D724B">
              <w:rPr>
                <w:noProof/>
                <w:webHidden/>
              </w:rPr>
              <w:t>78</w:t>
            </w:r>
          </w:ins>
          <w:ins w:id="5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69" w:author="Sammartano, Marc (BIC USA)" w:date="2014-07-20T20:16:00Z"/>
              <w:rFonts w:eastAsiaTheme="minorEastAsia"/>
              <w:noProof/>
            </w:rPr>
          </w:pPr>
          <w:ins w:id="5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"_Toc393651122"</w:instrText>
            </w:r>
            <w:r w:rsidRPr="00320ACE">
              <w:rPr>
                <w:rStyle w:val="Hyperlink"/>
                <w:noProof/>
              </w:rPr>
              <w:instrText xml:space="preserve"> </w:instrText>
            </w:r>
            <w:r w:rsidRPr="00320ACE">
              <w:rPr>
                <w:rStyle w:val="Hyperlink"/>
                <w:noProof/>
              </w:rPr>
              <w:fldChar w:fldCharType="separate"/>
            </w:r>
            <w:r w:rsidRPr="00320ACE">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_Toc393651122 \h </w:instrText>
            </w:r>
          </w:ins>
          <w:r>
            <w:rPr>
              <w:noProof/>
              <w:webHidden/>
            </w:rPr>
          </w:r>
          <w:r>
            <w:rPr>
              <w:noProof/>
              <w:webHidden/>
            </w:rPr>
            <w:fldChar w:fldCharType="separate"/>
          </w:r>
          <w:ins w:id="571" w:author="Sammartano, Marc (BIC USA)" w:date="2014-07-20T22:08:00Z">
            <w:r w:rsidR="001D724B">
              <w:rPr>
                <w:noProof/>
                <w:webHidden/>
              </w:rPr>
              <w:t>78</w:t>
            </w:r>
          </w:ins>
          <w:ins w:id="5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73" w:author="Sammartano, Marc (BIC USA)" w:date="2014-07-20T20:16:00Z"/>
              <w:rFonts w:eastAsiaTheme="minorEastAsia"/>
              <w:noProof/>
            </w:rPr>
          </w:pPr>
          <w:ins w:id="5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"_Toc393651123"</w:instrText>
            </w:r>
            <w:r w:rsidRPr="00320ACE">
              <w:rPr>
                <w:rStyle w:val="Hyperlink"/>
                <w:noProof/>
              </w:rPr>
              <w:instrText xml:space="preserve"> </w:instrText>
            </w:r>
            <w:r w:rsidRPr="00320ACE">
              <w:rPr>
                <w:rStyle w:val="Hyperlink"/>
                <w:noProof/>
              </w:rPr>
              <w:fldChar w:fldCharType="separate"/>
            </w:r>
            <w:r w:rsidRPr="00320ACE">
              <w:rPr>
                <w:rStyle w:val="Hyperlink"/>
                <w:noProof/>
              </w:rPr>
              <w:t>Fn.rtn &lt;sexp&gt;|&lt;nexp&gt;</w:t>
            </w:r>
            <w:r>
              <w:rPr>
                <w:noProof/>
                <w:webHidden/>
              </w:rPr>
              <w:tab/>
            </w:r>
            <w:r>
              <w:rPr>
                <w:noProof/>
                <w:webHidden/>
              </w:rPr>
              <w:fldChar w:fldCharType="begin"/>
            </w:r>
            <w:r>
              <w:rPr>
                <w:noProof/>
                <w:webHidden/>
              </w:rPr>
              <w:instrText xml:space="preserve"> PAGEREF _Toc393651123 \h </w:instrText>
            </w:r>
          </w:ins>
          <w:r>
            <w:rPr>
              <w:noProof/>
              <w:webHidden/>
            </w:rPr>
          </w:r>
          <w:r>
            <w:rPr>
              <w:noProof/>
              <w:webHidden/>
            </w:rPr>
            <w:fldChar w:fldCharType="separate"/>
          </w:r>
          <w:ins w:id="575" w:author="Sammartano, Marc (BIC USA)" w:date="2014-07-20T22:08:00Z">
            <w:r w:rsidR="001D724B">
              <w:rPr>
                <w:noProof/>
                <w:webHidden/>
              </w:rPr>
              <w:t>79</w:t>
            </w:r>
          </w:ins>
          <w:ins w:id="5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77" w:author="Sammartano, Marc (BIC USA)" w:date="2014-07-20T20:16:00Z"/>
              <w:rFonts w:eastAsiaTheme="minorEastAsia"/>
              <w:noProof/>
            </w:rPr>
          </w:pPr>
          <w:ins w:id="5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"_Toc393651124"</w:instrText>
            </w:r>
            <w:r w:rsidRPr="00320ACE">
              <w:rPr>
                <w:rStyle w:val="Hyperlink"/>
                <w:noProof/>
              </w:rPr>
              <w:instrText xml:space="preserve"> </w:instrText>
            </w:r>
            <w:r w:rsidRPr="00320ACE">
              <w:rPr>
                <w:rStyle w:val="Hyperlink"/>
                <w:noProof/>
              </w:rPr>
              <w:fldChar w:fldCharType="separate"/>
            </w:r>
            <w:r w:rsidRPr="00320ACE">
              <w:rPr>
                <w:rStyle w:val="Hyperlink"/>
                <w:noProof/>
              </w:rPr>
              <w:t>Fn.end</w:t>
            </w:r>
            <w:r>
              <w:rPr>
                <w:noProof/>
                <w:webHidden/>
              </w:rPr>
              <w:tab/>
            </w:r>
            <w:r>
              <w:rPr>
                <w:noProof/>
                <w:webHidden/>
              </w:rPr>
              <w:fldChar w:fldCharType="begin"/>
            </w:r>
            <w:r>
              <w:rPr>
                <w:noProof/>
                <w:webHidden/>
              </w:rPr>
              <w:instrText xml:space="preserve"> PAGEREF _Toc393651124 \h </w:instrText>
            </w:r>
          </w:ins>
          <w:r>
            <w:rPr>
              <w:noProof/>
              <w:webHidden/>
            </w:rPr>
          </w:r>
          <w:r>
            <w:rPr>
              <w:noProof/>
              <w:webHidden/>
            </w:rPr>
            <w:fldChar w:fldCharType="separate"/>
          </w:r>
          <w:ins w:id="579" w:author="Sammartano, Marc (BIC USA)" w:date="2014-07-20T22:08:00Z">
            <w:r w:rsidR="001D724B">
              <w:rPr>
                <w:noProof/>
                <w:webHidden/>
              </w:rPr>
              <w:t>79</w:t>
            </w:r>
          </w:ins>
          <w:ins w:id="5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581" w:author="Sammartano, Marc (BIC USA)" w:date="2014-07-20T20:16:00Z"/>
              <w:rFonts w:eastAsiaTheme="minorEastAsia"/>
              <w:noProof/>
            </w:rPr>
          </w:pPr>
          <w:ins w:id="5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"_Toc393651125"</w:instrText>
            </w:r>
            <w:r w:rsidRPr="00320ACE">
              <w:rPr>
                <w:rStyle w:val="Hyperlink"/>
                <w:noProof/>
              </w:rPr>
              <w:instrText xml:space="preserve"> </w:instrText>
            </w:r>
            <w:r w:rsidRPr="00320ACE">
              <w:rPr>
                <w:rStyle w:val="Hyperlink"/>
                <w:noProof/>
              </w:rPr>
              <w:fldChar w:fldCharType="separate"/>
            </w:r>
            <w:r w:rsidRPr="00320ACE">
              <w:rPr>
                <w:rStyle w:val="Hyperlink"/>
                <w:noProof/>
              </w:rPr>
              <w:t>Call &lt;user_defined_function&gt;</w:t>
            </w:r>
            <w:r>
              <w:rPr>
                <w:noProof/>
                <w:webHidden/>
              </w:rPr>
              <w:tab/>
            </w:r>
            <w:r>
              <w:rPr>
                <w:noProof/>
                <w:webHidden/>
              </w:rPr>
              <w:fldChar w:fldCharType="begin"/>
            </w:r>
            <w:r>
              <w:rPr>
                <w:noProof/>
                <w:webHidden/>
              </w:rPr>
              <w:instrText xml:space="preserve"> PAGEREF _Toc393651125 \h </w:instrText>
            </w:r>
          </w:ins>
          <w:r>
            <w:rPr>
              <w:noProof/>
              <w:webHidden/>
            </w:rPr>
          </w:r>
          <w:r>
            <w:rPr>
              <w:noProof/>
              <w:webHidden/>
            </w:rPr>
            <w:fldChar w:fldCharType="separate"/>
          </w:r>
          <w:ins w:id="583" w:author="Sammartano, Marc (BIC USA)" w:date="2014-07-20T22:08:00Z">
            <w:r w:rsidR="001D724B">
              <w:rPr>
                <w:noProof/>
                <w:webHidden/>
              </w:rPr>
              <w:t>79</w:t>
            </w:r>
          </w:ins>
          <w:ins w:id="58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585" w:author="Sammartano, Marc (BIC USA)" w:date="2014-07-20T20:16:00Z"/>
              <w:rFonts w:eastAsiaTheme="minorEastAsia"/>
              <w:noProof/>
            </w:rPr>
          </w:pPr>
          <w:ins w:id="5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"_Toc393651126"</w:instrText>
            </w:r>
            <w:r w:rsidRPr="00320ACE">
              <w:rPr>
                <w:rStyle w:val="Hyperlink"/>
                <w:noProof/>
              </w:rPr>
              <w:instrText xml:space="preserve"> </w:instrText>
            </w:r>
            <w:r w:rsidRPr="00320ACE">
              <w:rPr>
                <w:rStyle w:val="Hyperlink"/>
                <w:noProof/>
              </w:rPr>
              <w:fldChar w:fldCharType="separate"/>
            </w:r>
            <w:r w:rsidRPr="00320ACE">
              <w:rPr>
                <w:rStyle w:val="Hyperlink"/>
                <w:noProof/>
              </w:rPr>
              <w:t>Program Control Commands</w:t>
            </w:r>
            <w:r>
              <w:rPr>
                <w:noProof/>
                <w:webHidden/>
              </w:rPr>
              <w:tab/>
            </w:r>
            <w:r>
              <w:rPr>
                <w:noProof/>
                <w:webHidden/>
              </w:rPr>
              <w:fldChar w:fldCharType="begin"/>
            </w:r>
            <w:r>
              <w:rPr>
                <w:noProof/>
                <w:webHidden/>
              </w:rPr>
              <w:instrText xml:space="preserve"> PAGEREF _Toc393651126 \h </w:instrText>
            </w:r>
          </w:ins>
          <w:r>
            <w:rPr>
              <w:noProof/>
              <w:webHidden/>
            </w:rPr>
          </w:r>
          <w:r>
            <w:rPr>
              <w:noProof/>
              <w:webHidden/>
            </w:rPr>
            <w:fldChar w:fldCharType="separate"/>
          </w:r>
          <w:ins w:id="587" w:author="Sammartano, Marc (BIC USA)" w:date="2014-07-20T22:08:00Z">
            <w:r w:rsidR="001D724B">
              <w:rPr>
                <w:noProof/>
                <w:webHidden/>
              </w:rPr>
              <w:t>79</w:t>
            </w:r>
          </w:ins>
          <w:ins w:id="5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89" w:author="Sammartano, Marc (BIC USA)" w:date="2014-07-20T20:16:00Z"/>
              <w:rFonts w:eastAsiaTheme="minorEastAsia"/>
              <w:noProof/>
            </w:rPr>
          </w:pPr>
          <w:ins w:id="5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"_Toc393651127"</w:instrText>
            </w:r>
            <w:r w:rsidRPr="00320ACE">
              <w:rPr>
                <w:rStyle w:val="Hyperlink"/>
                <w:noProof/>
              </w:rPr>
              <w:instrText xml:space="preserve"> </w:instrText>
            </w:r>
            <w:r w:rsidRPr="00320ACE">
              <w:rPr>
                <w:rStyle w:val="Hyperlink"/>
                <w:noProof/>
              </w:rPr>
              <w:fldChar w:fldCharType="separate"/>
            </w:r>
            <w:r w:rsidRPr="00320ACE">
              <w:rPr>
                <w:rStyle w:val="Hyperlink"/>
                <w:noProof/>
              </w:rPr>
              <w:t>If  - Then - Else - Elseif - Endif</w:t>
            </w:r>
            <w:r>
              <w:rPr>
                <w:noProof/>
                <w:webHidden/>
              </w:rPr>
              <w:tab/>
            </w:r>
            <w:r>
              <w:rPr>
                <w:noProof/>
                <w:webHidden/>
              </w:rPr>
              <w:fldChar w:fldCharType="begin"/>
            </w:r>
            <w:r>
              <w:rPr>
                <w:noProof/>
                <w:webHidden/>
              </w:rPr>
              <w:instrText xml:space="preserve"> PAGEREF _Toc393651127 \h </w:instrText>
            </w:r>
          </w:ins>
          <w:r>
            <w:rPr>
              <w:noProof/>
              <w:webHidden/>
            </w:rPr>
          </w:r>
          <w:r>
            <w:rPr>
              <w:noProof/>
              <w:webHidden/>
            </w:rPr>
            <w:fldChar w:fldCharType="separate"/>
          </w:r>
          <w:ins w:id="591" w:author="Sammartano, Marc (BIC USA)" w:date="2014-07-20T22:08:00Z">
            <w:r w:rsidR="001D724B">
              <w:rPr>
                <w:noProof/>
                <w:webHidden/>
              </w:rPr>
              <w:t>79</w:t>
            </w:r>
          </w:ins>
          <w:ins w:id="5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93" w:author="Sammartano, Marc (BIC USA)" w:date="2014-07-20T20:16:00Z"/>
              <w:rFonts w:eastAsiaTheme="minorEastAsia"/>
              <w:noProof/>
            </w:rPr>
          </w:pPr>
          <w:ins w:id="5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"_Toc393651128"</w:instrText>
            </w:r>
            <w:r w:rsidRPr="00320ACE">
              <w:rPr>
                <w:rStyle w:val="Hyperlink"/>
                <w:noProof/>
              </w:rPr>
              <w:instrText xml:space="preserve"> </w:instrText>
            </w:r>
            <w:r w:rsidRPr="00320ACE">
              <w:rPr>
                <w:rStyle w:val="Hyperlink"/>
                <w:noProof/>
              </w:rPr>
              <w:fldChar w:fldCharType="separate"/>
            </w:r>
            <w:r w:rsidRPr="00320ACE">
              <w:rPr>
                <w:rStyle w:val="Hyperlink"/>
                <w:noProof/>
              </w:rPr>
              <w:t>If  - Then - Else</w:t>
            </w:r>
            <w:r>
              <w:rPr>
                <w:noProof/>
                <w:webHidden/>
              </w:rPr>
              <w:tab/>
            </w:r>
            <w:r>
              <w:rPr>
                <w:noProof/>
                <w:webHidden/>
              </w:rPr>
              <w:fldChar w:fldCharType="begin"/>
            </w:r>
            <w:r>
              <w:rPr>
                <w:noProof/>
                <w:webHidden/>
              </w:rPr>
              <w:instrText xml:space="preserve"> PAGEREF _Toc393651128 \h </w:instrText>
            </w:r>
          </w:ins>
          <w:r>
            <w:rPr>
              <w:noProof/>
              <w:webHidden/>
            </w:rPr>
          </w:r>
          <w:r>
            <w:rPr>
              <w:noProof/>
              <w:webHidden/>
            </w:rPr>
            <w:fldChar w:fldCharType="separate"/>
          </w:r>
          <w:ins w:id="595" w:author="Sammartano, Marc (BIC USA)" w:date="2014-07-20T22:08:00Z">
            <w:r w:rsidR="001D724B">
              <w:rPr>
                <w:noProof/>
                <w:webHidden/>
              </w:rPr>
              <w:t>80</w:t>
            </w:r>
          </w:ins>
          <w:ins w:id="5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597" w:author="Sammartano, Marc (BIC USA)" w:date="2014-07-20T20:16:00Z"/>
              <w:rFonts w:eastAsiaTheme="minorEastAsia"/>
              <w:noProof/>
            </w:rPr>
          </w:pPr>
          <w:ins w:id="5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"_Toc393651129"</w:instrText>
            </w:r>
            <w:r w:rsidRPr="00320ACE">
              <w:rPr>
                <w:rStyle w:val="Hyperlink"/>
                <w:noProof/>
              </w:rPr>
              <w:instrText xml:space="preserve"> </w:instrText>
            </w:r>
            <w:r w:rsidRPr="00320ACE">
              <w:rPr>
                <w:rStyle w:val="Hyperlink"/>
                <w:noProof/>
              </w:rPr>
              <w:fldChar w:fldCharType="separate"/>
            </w:r>
            <w:r w:rsidRPr="00320ACE">
              <w:rPr>
                <w:rStyle w:val="Hyperlink"/>
                <w:noProof/>
              </w:rPr>
              <w:t>For - To - Step - Next</w:t>
            </w:r>
            <w:r>
              <w:rPr>
                <w:noProof/>
                <w:webHidden/>
              </w:rPr>
              <w:tab/>
            </w:r>
            <w:r>
              <w:rPr>
                <w:noProof/>
                <w:webHidden/>
              </w:rPr>
              <w:fldChar w:fldCharType="begin"/>
            </w:r>
            <w:r>
              <w:rPr>
                <w:noProof/>
                <w:webHidden/>
              </w:rPr>
              <w:instrText xml:space="preserve"> PAGEREF _Toc393651129 \h </w:instrText>
            </w:r>
          </w:ins>
          <w:r>
            <w:rPr>
              <w:noProof/>
              <w:webHidden/>
            </w:rPr>
          </w:r>
          <w:r>
            <w:rPr>
              <w:noProof/>
              <w:webHidden/>
            </w:rPr>
            <w:fldChar w:fldCharType="separate"/>
          </w:r>
          <w:ins w:id="599" w:author="Sammartano, Marc (BIC USA)" w:date="2014-07-20T22:08:00Z">
            <w:r w:rsidR="001D724B">
              <w:rPr>
                <w:noProof/>
                <w:webHidden/>
              </w:rPr>
              <w:t>80</w:t>
            </w:r>
          </w:ins>
          <w:ins w:id="6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01" w:author="Sammartano, Marc (BIC USA)" w:date="2014-07-20T20:16:00Z"/>
              <w:rFonts w:eastAsiaTheme="minorEastAsia"/>
              <w:noProof/>
            </w:rPr>
          </w:pPr>
          <w:ins w:id="6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"_Toc393651130"</w:instrText>
            </w:r>
            <w:r w:rsidRPr="00320ACE">
              <w:rPr>
                <w:rStyle w:val="Hyperlink"/>
                <w:noProof/>
              </w:rPr>
              <w:instrText xml:space="preserve"> </w:instrText>
            </w:r>
            <w:r w:rsidRPr="00320ACE">
              <w:rPr>
                <w:rStyle w:val="Hyperlink"/>
                <w:noProof/>
              </w:rPr>
              <w:fldChar w:fldCharType="separate"/>
            </w:r>
            <w:r w:rsidRPr="00320ACE">
              <w:rPr>
                <w:rStyle w:val="Hyperlink"/>
                <w:noProof/>
              </w:rPr>
              <w:t>F_N.continue</w:t>
            </w:r>
            <w:r>
              <w:rPr>
                <w:noProof/>
                <w:webHidden/>
              </w:rPr>
              <w:tab/>
            </w:r>
            <w:r>
              <w:rPr>
                <w:noProof/>
                <w:webHidden/>
              </w:rPr>
              <w:fldChar w:fldCharType="begin"/>
            </w:r>
            <w:r>
              <w:rPr>
                <w:noProof/>
                <w:webHidden/>
              </w:rPr>
              <w:instrText xml:space="preserve"> PAGEREF _Toc393651130 \h </w:instrText>
            </w:r>
          </w:ins>
          <w:r>
            <w:rPr>
              <w:noProof/>
              <w:webHidden/>
            </w:rPr>
          </w:r>
          <w:r>
            <w:rPr>
              <w:noProof/>
              <w:webHidden/>
            </w:rPr>
            <w:fldChar w:fldCharType="separate"/>
          </w:r>
          <w:ins w:id="603" w:author="Sammartano, Marc (BIC USA)" w:date="2014-07-20T22:08:00Z">
            <w:r w:rsidR="001D724B">
              <w:rPr>
                <w:noProof/>
                <w:webHidden/>
              </w:rPr>
              <w:t>81</w:t>
            </w:r>
          </w:ins>
          <w:ins w:id="6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05" w:author="Sammartano, Marc (BIC USA)" w:date="2014-07-20T20:16:00Z"/>
              <w:rFonts w:eastAsiaTheme="minorEastAsia"/>
              <w:noProof/>
            </w:rPr>
          </w:pPr>
          <w:ins w:id="6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"_Toc393651131"</w:instrText>
            </w:r>
            <w:r w:rsidRPr="00320ACE">
              <w:rPr>
                <w:rStyle w:val="Hyperlink"/>
                <w:noProof/>
              </w:rPr>
              <w:instrText xml:space="preserve"> </w:instrText>
            </w:r>
            <w:r w:rsidRPr="00320ACE">
              <w:rPr>
                <w:rStyle w:val="Hyperlink"/>
                <w:noProof/>
              </w:rPr>
              <w:fldChar w:fldCharType="separate"/>
            </w:r>
            <w:r w:rsidRPr="00320ACE">
              <w:rPr>
                <w:rStyle w:val="Hyperlink"/>
                <w:noProof/>
              </w:rPr>
              <w:t>F_N.break</w:t>
            </w:r>
            <w:r>
              <w:rPr>
                <w:noProof/>
                <w:webHidden/>
              </w:rPr>
              <w:tab/>
            </w:r>
            <w:r>
              <w:rPr>
                <w:noProof/>
                <w:webHidden/>
              </w:rPr>
              <w:fldChar w:fldCharType="begin"/>
            </w:r>
            <w:r>
              <w:rPr>
                <w:noProof/>
                <w:webHidden/>
              </w:rPr>
              <w:instrText xml:space="preserve"> PAGEREF _Toc393651131 \h </w:instrText>
            </w:r>
          </w:ins>
          <w:r>
            <w:rPr>
              <w:noProof/>
              <w:webHidden/>
            </w:rPr>
          </w:r>
          <w:r>
            <w:rPr>
              <w:noProof/>
              <w:webHidden/>
            </w:rPr>
            <w:fldChar w:fldCharType="separate"/>
          </w:r>
          <w:ins w:id="607" w:author="Sammartano, Marc (BIC USA)" w:date="2014-07-20T22:08:00Z">
            <w:r w:rsidR="001D724B">
              <w:rPr>
                <w:noProof/>
                <w:webHidden/>
              </w:rPr>
              <w:t>81</w:t>
            </w:r>
          </w:ins>
          <w:ins w:id="6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09" w:author="Sammartano, Marc (BIC USA)" w:date="2014-07-20T20:16:00Z"/>
              <w:rFonts w:eastAsiaTheme="minorEastAsia"/>
              <w:noProof/>
            </w:rPr>
          </w:pPr>
          <w:ins w:id="6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"_Toc393651132"</w:instrText>
            </w:r>
            <w:r w:rsidRPr="00320ACE">
              <w:rPr>
                <w:rStyle w:val="Hyperlink"/>
                <w:noProof/>
              </w:rPr>
              <w:instrText xml:space="preserve"> </w:instrText>
            </w:r>
            <w:r w:rsidRPr="00320ACE">
              <w:rPr>
                <w:rStyle w:val="Hyperlink"/>
                <w:noProof/>
              </w:rPr>
              <w:fldChar w:fldCharType="separate"/>
            </w:r>
            <w:r w:rsidRPr="00320ACE">
              <w:rPr>
                <w:rStyle w:val="Hyperlink"/>
                <w:noProof/>
              </w:rPr>
              <w:t>While &lt;lexp&gt; - Repeat</w:t>
            </w:r>
            <w:r>
              <w:rPr>
                <w:noProof/>
                <w:webHidden/>
              </w:rPr>
              <w:tab/>
            </w:r>
            <w:r>
              <w:rPr>
                <w:noProof/>
                <w:webHidden/>
              </w:rPr>
              <w:fldChar w:fldCharType="begin"/>
            </w:r>
            <w:r>
              <w:rPr>
                <w:noProof/>
                <w:webHidden/>
              </w:rPr>
              <w:instrText xml:space="preserve"> PAGEREF _Toc393651132 \h </w:instrText>
            </w:r>
          </w:ins>
          <w:r>
            <w:rPr>
              <w:noProof/>
              <w:webHidden/>
            </w:rPr>
          </w:r>
          <w:r>
            <w:rPr>
              <w:noProof/>
              <w:webHidden/>
            </w:rPr>
            <w:fldChar w:fldCharType="separate"/>
          </w:r>
          <w:ins w:id="611" w:author="Sammartano, Marc (BIC USA)" w:date="2014-07-20T22:08:00Z">
            <w:r w:rsidR="001D724B">
              <w:rPr>
                <w:noProof/>
                <w:webHidden/>
              </w:rPr>
              <w:t>81</w:t>
            </w:r>
          </w:ins>
          <w:ins w:id="6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13" w:author="Sammartano, Marc (BIC USA)" w:date="2014-07-20T20:16:00Z"/>
              <w:rFonts w:eastAsiaTheme="minorEastAsia"/>
              <w:noProof/>
            </w:rPr>
          </w:pPr>
          <w:ins w:id="6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"_Toc393651133"</w:instrText>
            </w:r>
            <w:r w:rsidRPr="00320ACE">
              <w:rPr>
                <w:rStyle w:val="Hyperlink"/>
                <w:noProof/>
              </w:rPr>
              <w:instrText xml:space="preserve"> </w:instrText>
            </w:r>
            <w:r w:rsidRPr="00320ACE">
              <w:rPr>
                <w:rStyle w:val="Hyperlink"/>
                <w:noProof/>
              </w:rPr>
              <w:fldChar w:fldCharType="separate"/>
            </w:r>
            <w:r w:rsidRPr="00320ACE">
              <w:rPr>
                <w:rStyle w:val="Hyperlink"/>
                <w:noProof/>
              </w:rPr>
              <w:t>W_R.continue</w:t>
            </w:r>
            <w:r>
              <w:rPr>
                <w:noProof/>
                <w:webHidden/>
              </w:rPr>
              <w:tab/>
            </w:r>
            <w:r>
              <w:rPr>
                <w:noProof/>
                <w:webHidden/>
              </w:rPr>
              <w:fldChar w:fldCharType="begin"/>
            </w:r>
            <w:r>
              <w:rPr>
                <w:noProof/>
                <w:webHidden/>
              </w:rPr>
              <w:instrText xml:space="preserve"> PAGEREF _Toc393651133 \h </w:instrText>
            </w:r>
          </w:ins>
          <w:r>
            <w:rPr>
              <w:noProof/>
              <w:webHidden/>
            </w:rPr>
          </w:r>
          <w:r>
            <w:rPr>
              <w:noProof/>
              <w:webHidden/>
            </w:rPr>
            <w:fldChar w:fldCharType="separate"/>
          </w:r>
          <w:ins w:id="615" w:author="Sammartano, Marc (BIC USA)" w:date="2014-07-20T22:08:00Z">
            <w:r w:rsidR="001D724B">
              <w:rPr>
                <w:noProof/>
                <w:webHidden/>
              </w:rPr>
              <w:t>81</w:t>
            </w:r>
          </w:ins>
          <w:ins w:id="6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17" w:author="Sammartano, Marc (BIC USA)" w:date="2014-07-20T20:16:00Z"/>
              <w:rFonts w:eastAsiaTheme="minorEastAsia"/>
              <w:noProof/>
            </w:rPr>
          </w:pPr>
          <w:ins w:id="6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"_Toc393651134"</w:instrText>
            </w:r>
            <w:r w:rsidRPr="00320ACE">
              <w:rPr>
                <w:rStyle w:val="Hyperlink"/>
                <w:noProof/>
              </w:rPr>
              <w:instrText xml:space="preserve"> </w:instrText>
            </w:r>
            <w:r w:rsidRPr="00320ACE">
              <w:rPr>
                <w:rStyle w:val="Hyperlink"/>
                <w:noProof/>
              </w:rPr>
              <w:fldChar w:fldCharType="separate"/>
            </w:r>
            <w:r w:rsidRPr="00320ACE">
              <w:rPr>
                <w:rStyle w:val="Hyperlink"/>
                <w:noProof/>
              </w:rPr>
              <w:t>W_R.break</w:t>
            </w:r>
            <w:r>
              <w:rPr>
                <w:noProof/>
                <w:webHidden/>
              </w:rPr>
              <w:tab/>
            </w:r>
            <w:r>
              <w:rPr>
                <w:noProof/>
                <w:webHidden/>
              </w:rPr>
              <w:fldChar w:fldCharType="begin"/>
            </w:r>
            <w:r>
              <w:rPr>
                <w:noProof/>
                <w:webHidden/>
              </w:rPr>
              <w:instrText xml:space="preserve"> PAGEREF _Toc393651134 \h </w:instrText>
            </w:r>
          </w:ins>
          <w:r>
            <w:rPr>
              <w:noProof/>
              <w:webHidden/>
            </w:rPr>
          </w:r>
          <w:r>
            <w:rPr>
              <w:noProof/>
              <w:webHidden/>
            </w:rPr>
            <w:fldChar w:fldCharType="separate"/>
          </w:r>
          <w:ins w:id="619" w:author="Sammartano, Marc (BIC USA)" w:date="2014-07-20T22:08:00Z">
            <w:r w:rsidR="001D724B">
              <w:rPr>
                <w:noProof/>
                <w:webHidden/>
              </w:rPr>
              <w:t>81</w:t>
            </w:r>
          </w:ins>
          <w:ins w:id="6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21" w:author="Sammartano, Marc (BIC USA)" w:date="2014-07-20T20:16:00Z"/>
              <w:rFonts w:eastAsiaTheme="minorEastAsia"/>
              <w:noProof/>
            </w:rPr>
          </w:pPr>
          <w:ins w:id="6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"_Toc393651135"</w:instrText>
            </w:r>
            <w:r w:rsidRPr="00320ACE">
              <w:rPr>
                <w:rStyle w:val="Hyperlink"/>
                <w:noProof/>
              </w:rPr>
              <w:instrText xml:space="preserve"> </w:instrText>
            </w:r>
            <w:r w:rsidRPr="00320ACE">
              <w:rPr>
                <w:rStyle w:val="Hyperlink"/>
                <w:noProof/>
              </w:rPr>
              <w:fldChar w:fldCharType="separate"/>
            </w:r>
            <w:r w:rsidRPr="00320ACE">
              <w:rPr>
                <w:rStyle w:val="Hyperlink"/>
                <w:noProof/>
              </w:rPr>
              <w:t>Do - Until &lt;lexp&gt;</w:t>
            </w:r>
            <w:r>
              <w:rPr>
                <w:noProof/>
                <w:webHidden/>
              </w:rPr>
              <w:tab/>
            </w:r>
            <w:r>
              <w:rPr>
                <w:noProof/>
                <w:webHidden/>
              </w:rPr>
              <w:fldChar w:fldCharType="begin"/>
            </w:r>
            <w:r>
              <w:rPr>
                <w:noProof/>
                <w:webHidden/>
              </w:rPr>
              <w:instrText xml:space="preserve"> PAGEREF _Toc393651135 \h </w:instrText>
            </w:r>
          </w:ins>
          <w:r>
            <w:rPr>
              <w:noProof/>
              <w:webHidden/>
            </w:rPr>
          </w:r>
          <w:r>
            <w:rPr>
              <w:noProof/>
              <w:webHidden/>
            </w:rPr>
            <w:fldChar w:fldCharType="separate"/>
          </w:r>
          <w:ins w:id="623" w:author="Sammartano, Marc (BIC USA)" w:date="2014-07-20T22:08:00Z">
            <w:r w:rsidR="001D724B">
              <w:rPr>
                <w:noProof/>
                <w:webHidden/>
              </w:rPr>
              <w:t>82</w:t>
            </w:r>
          </w:ins>
          <w:ins w:id="6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25" w:author="Sammartano, Marc (BIC USA)" w:date="2014-07-20T20:16:00Z"/>
              <w:rFonts w:eastAsiaTheme="minorEastAsia"/>
              <w:noProof/>
            </w:rPr>
          </w:pPr>
          <w:ins w:id="6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"_Toc393651136"</w:instrText>
            </w:r>
            <w:r w:rsidRPr="00320ACE">
              <w:rPr>
                <w:rStyle w:val="Hyperlink"/>
                <w:noProof/>
              </w:rPr>
              <w:instrText xml:space="preserve"> </w:instrText>
            </w:r>
            <w:r w:rsidRPr="00320ACE">
              <w:rPr>
                <w:rStyle w:val="Hyperlink"/>
                <w:noProof/>
              </w:rPr>
              <w:fldChar w:fldCharType="separate"/>
            </w:r>
            <w:r w:rsidRPr="00320ACE">
              <w:rPr>
                <w:rStyle w:val="Hyperlink"/>
                <w:noProof/>
              </w:rPr>
              <w:t>D_U.continue</w:t>
            </w:r>
            <w:r>
              <w:rPr>
                <w:noProof/>
                <w:webHidden/>
              </w:rPr>
              <w:tab/>
            </w:r>
            <w:r>
              <w:rPr>
                <w:noProof/>
                <w:webHidden/>
              </w:rPr>
              <w:fldChar w:fldCharType="begin"/>
            </w:r>
            <w:r>
              <w:rPr>
                <w:noProof/>
                <w:webHidden/>
              </w:rPr>
              <w:instrText xml:space="preserve"> PAGEREF _Toc393651136 \h </w:instrText>
            </w:r>
          </w:ins>
          <w:r>
            <w:rPr>
              <w:noProof/>
              <w:webHidden/>
            </w:rPr>
          </w:r>
          <w:r>
            <w:rPr>
              <w:noProof/>
              <w:webHidden/>
            </w:rPr>
            <w:fldChar w:fldCharType="separate"/>
          </w:r>
          <w:ins w:id="627" w:author="Sammartano, Marc (BIC USA)" w:date="2014-07-20T22:08:00Z">
            <w:r w:rsidR="001D724B">
              <w:rPr>
                <w:noProof/>
                <w:webHidden/>
              </w:rPr>
              <w:t>82</w:t>
            </w:r>
          </w:ins>
          <w:ins w:id="6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29" w:author="Sammartano, Marc (BIC USA)" w:date="2014-07-20T20:16:00Z"/>
              <w:rFonts w:eastAsiaTheme="minorEastAsia"/>
              <w:noProof/>
            </w:rPr>
          </w:pPr>
          <w:ins w:id="6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"_Toc393651137"</w:instrText>
            </w:r>
            <w:r w:rsidRPr="00320ACE">
              <w:rPr>
                <w:rStyle w:val="Hyperlink"/>
                <w:noProof/>
              </w:rPr>
              <w:instrText xml:space="preserve"> </w:instrText>
            </w:r>
            <w:r w:rsidRPr="00320ACE">
              <w:rPr>
                <w:rStyle w:val="Hyperlink"/>
                <w:noProof/>
              </w:rPr>
              <w:fldChar w:fldCharType="separate"/>
            </w:r>
            <w:r w:rsidRPr="00320ACE">
              <w:rPr>
                <w:rStyle w:val="Hyperlink"/>
                <w:noProof/>
              </w:rPr>
              <w:t>D_U.break</w:t>
            </w:r>
            <w:r>
              <w:rPr>
                <w:noProof/>
                <w:webHidden/>
              </w:rPr>
              <w:tab/>
            </w:r>
            <w:r>
              <w:rPr>
                <w:noProof/>
                <w:webHidden/>
              </w:rPr>
              <w:fldChar w:fldCharType="begin"/>
            </w:r>
            <w:r>
              <w:rPr>
                <w:noProof/>
                <w:webHidden/>
              </w:rPr>
              <w:instrText xml:space="preserve"> PAGEREF _Toc393651137 \h </w:instrText>
            </w:r>
          </w:ins>
          <w:r>
            <w:rPr>
              <w:noProof/>
              <w:webHidden/>
            </w:rPr>
          </w:r>
          <w:r>
            <w:rPr>
              <w:noProof/>
              <w:webHidden/>
            </w:rPr>
            <w:fldChar w:fldCharType="separate"/>
          </w:r>
          <w:ins w:id="631" w:author="Sammartano, Marc (BIC USA)" w:date="2014-07-20T22:08:00Z">
            <w:r w:rsidR="001D724B">
              <w:rPr>
                <w:noProof/>
                <w:webHidden/>
              </w:rPr>
              <w:t>82</w:t>
            </w:r>
          </w:ins>
          <w:ins w:id="6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33" w:author="Sammartano, Marc (BIC USA)" w:date="2014-07-20T20:16:00Z"/>
              <w:rFonts w:eastAsiaTheme="minorEastAsia"/>
              <w:noProof/>
            </w:rPr>
          </w:pPr>
          <w:ins w:id="6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"_Toc393651138"</w:instrText>
            </w:r>
            <w:r w:rsidRPr="00320ACE">
              <w:rPr>
                <w:rStyle w:val="Hyperlink"/>
                <w:noProof/>
              </w:rPr>
              <w:instrText xml:space="preserve"> </w:instrText>
            </w:r>
            <w:r w:rsidRPr="00320ACE">
              <w:rPr>
                <w:rStyle w:val="Hyperlink"/>
                <w:noProof/>
              </w:rPr>
              <w:fldChar w:fldCharType="separate"/>
            </w:r>
            <w:r w:rsidRPr="00320ACE">
              <w:rPr>
                <w:rStyle w:val="Hyperlink"/>
                <w:noProof/>
              </w:rPr>
              <w:t>GoSub &lt;label&gt;, Return</w:t>
            </w:r>
            <w:r>
              <w:rPr>
                <w:noProof/>
                <w:webHidden/>
              </w:rPr>
              <w:tab/>
            </w:r>
            <w:r>
              <w:rPr>
                <w:noProof/>
                <w:webHidden/>
              </w:rPr>
              <w:fldChar w:fldCharType="begin"/>
            </w:r>
            <w:r>
              <w:rPr>
                <w:noProof/>
                <w:webHidden/>
              </w:rPr>
              <w:instrText xml:space="preserve"> PAGEREF _Toc393651138 \h </w:instrText>
            </w:r>
          </w:ins>
          <w:r>
            <w:rPr>
              <w:noProof/>
              <w:webHidden/>
            </w:rPr>
          </w:r>
          <w:r>
            <w:rPr>
              <w:noProof/>
              <w:webHidden/>
            </w:rPr>
            <w:fldChar w:fldCharType="separate"/>
          </w:r>
          <w:ins w:id="635" w:author="Sammartano, Marc (BIC USA)" w:date="2014-07-20T22:08:00Z">
            <w:r w:rsidR="001D724B">
              <w:rPr>
                <w:noProof/>
                <w:webHidden/>
              </w:rPr>
              <w:t>82</w:t>
            </w:r>
          </w:ins>
          <w:ins w:id="6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37" w:author="Sammartano, Marc (BIC USA)" w:date="2014-07-20T20:16:00Z"/>
              <w:rFonts w:eastAsiaTheme="minorEastAsia"/>
              <w:noProof/>
            </w:rPr>
          </w:pPr>
          <w:ins w:id="638"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"_Toc393651139"</w:instrText>
            </w:r>
            <w:r w:rsidRPr="00320ACE">
              <w:rPr>
                <w:rStyle w:val="Hyperlink"/>
                <w:noProof/>
              </w:rPr>
              <w:instrText xml:space="preserve"> </w:instrText>
            </w:r>
            <w:r w:rsidRPr="00320ACE">
              <w:rPr>
                <w:rStyle w:val="Hyperlink"/>
                <w:noProof/>
              </w:rPr>
              <w:fldChar w:fldCharType="separate"/>
            </w:r>
            <w:r w:rsidRPr="00320ACE">
              <w:rPr>
                <w:rStyle w:val="Hyperlink"/>
                <w:noProof/>
              </w:rPr>
              <w:t>GoTo &lt;label&gt;</w:t>
            </w:r>
            <w:r>
              <w:rPr>
                <w:noProof/>
                <w:webHidden/>
              </w:rPr>
              <w:tab/>
            </w:r>
            <w:r>
              <w:rPr>
                <w:noProof/>
                <w:webHidden/>
              </w:rPr>
              <w:fldChar w:fldCharType="begin"/>
            </w:r>
            <w:r>
              <w:rPr>
                <w:noProof/>
                <w:webHidden/>
              </w:rPr>
              <w:instrText xml:space="preserve"> PAGEREF _Toc393651139 \h </w:instrText>
            </w:r>
          </w:ins>
          <w:r>
            <w:rPr>
              <w:noProof/>
              <w:webHidden/>
            </w:rPr>
          </w:r>
          <w:r>
            <w:rPr>
              <w:noProof/>
              <w:webHidden/>
            </w:rPr>
            <w:fldChar w:fldCharType="separate"/>
          </w:r>
          <w:ins w:id="639" w:author="Sammartano, Marc (BIC USA)" w:date="2014-07-20T22:08:00Z">
            <w:r w:rsidR="001D724B">
              <w:rPr>
                <w:noProof/>
                <w:webHidden/>
              </w:rPr>
              <w:t>83</w:t>
            </w:r>
          </w:ins>
          <w:ins w:id="6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41" w:author="Sammartano, Marc (BIC USA)" w:date="2014-07-20T20:16:00Z"/>
              <w:rFonts w:eastAsiaTheme="minorEastAsia"/>
              <w:noProof/>
            </w:rPr>
          </w:pPr>
          <w:ins w:id="6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"_Toc393651140"</w:instrText>
            </w:r>
            <w:r w:rsidRPr="00320ACE">
              <w:rPr>
                <w:rStyle w:val="Hyperlink"/>
                <w:noProof/>
              </w:rPr>
              <w:instrText xml:space="preserve"> </w:instrText>
            </w:r>
            <w:r w:rsidRPr="00320ACE">
              <w:rPr>
                <w:rStyle w:val="Hyperlink"/>
                <w:noProof/>
              </w:rPr>
              <w:fldChar w:fldCharType="separate"/>
            </w:r>
            <w:r w:rsidRPr="00320ACE">
              <w:rPr>
                <w:rStyle w:val="Hyperlink"/>
                <w:noProof/>
              </w:rPr>
              <w:t>Run &lt;filename_sexp&gt; {, &lt;data_sexp&gt;}</w:t>
            </w:r>
            <w:r>
              <w:rPr>
                <w:noProof/>
                <w:webHidden/>
              </w:rPr>
              <w:tab/>
            </w:r>
            <w:r>
              <w:rPr>
                <w:noProof/>
                <w:webHidden/>
              </w:rPr>
              <w:fldChar w:fldCharType="begin"/>
            </w:r>
            <w:r>
              <w:rPr>
                <w:noProof/>
                <w:webHidden/>
              </w:rPr>
              <w:instrText xml:space="preserve"> PAGEREF _Toc393651140 \h </w:instrText>
            </w:r>
          </w:ins>
          <w:r>
            <w:rPr>
              <w:noProof/>
              <w:webHidden/>
            </w:rPr>
          </w:r>
          <w:r>
            <w:rPr>
              <w:noProof/>
              <w:webHidden/>
            </w:rPr>
            <w:fldChar w:fldCharType="separate"/>
          </w:r>
          <w:ins w:id="643" w:author="Sammartano, Marc (BIC USA)" w:date="2014-07-20T22:08:00Z">
            <w:r w:rsidR="001D724B">
              <w:rPr>
                <w:noProof/>
                <w:webHidden/>
              </w:rPr>
              <w:t>83</w:t>
            </w:r>
          </w:ins>
          <w:ins w:id="6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45" w:author="Sammartano, Marc (BIC USA)" w:date="2014-07-20T20:16:00Z"/>
              <w:rFonts w:eastAsiaTheme="minorEastAsia"/>
              <w:noProof/>
            </w:rPr>
          </w:pPr>
          <w:ins w:id="6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"_Toc393651141"</w:instrText>
            </w:r>
            <w:r w:rsidRPr="00320ACE">
              <w:rPr>
                <w:rStyle w:val="Hyperlink"/>
                <w:noProof/>
              </w:rPr>
              <w:instrText xml:space="preserve"> </w:instrText>
            </w:r>
            <w:r w:rsidRPr="00320ACE">
              <w:rPr>
                <w:rStyle w:val="Hyperlink"/>
                <w:noProof/>
              </w:rPr>
              <w:fldChar w:fldCharType="separate"/>
            </w:r>
            <w:r w:rsidRPr="00320ACE">
              <w:rPr>
                <w:rStyle w:val="Hyperlink"/>
                <w:noProof/>
              </w:rPr>
              <w:t>Switch Commands</w:t>
            </w:r>
            <w:r>
              <w:rPr>
                <w:noProof/>
                <w:webHidden/>
              </w:rPr>
              <w:tab/>
            </w:r>
            <w:r>
              <w:rPr>
                <w:noProof/>
                <w:webHidden/>
              </w:rPr>
              <w:fldChar w:fldCharType="begin"/>
            </w:r>
            <w:r>
              <w:rPr>
                <w:noProof/>
                <w:webHidden/>
              </w:rPr>
              <w:instrText xml:space="preserve"> PAGEREF _Toc393651141 \h </w:instrText>
            </w:r>
          </w:ins>
          <w:r>
            <w:rPr>
              <w:noProof/>
              <w:webHidden/>
            </w:rPr>
          </w:r>
          <w:r>
            <w:rPr>
              <w:noProof/>
              <w:webHidden/>
            </w:rPr>
            <w:fldChar w:fldCharType="separate"/>
          </w:r>
          <w:ins w:id="647" w:author="Sammartano, Marc (BIC USA)" w:date="2014-07-20T22:08:00Z">
            <w:r w:rsidR="001D724B">
              <w:rPr>
                <w:noProof/>
                <w:webHidden/>
              </w:rPr>
              <w:t>83</w:t>
            </w:r>
          </w:ins>
          <w:ins w:id="6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49" w:author="Sammartano, Marc (BIC USA)" w:date="2014-07-20T20:16:00Z"/>
              <w:rFonts w:eastAsiaTheme="minorEastAsia"/>
              <w:noProof/>
            </w:rPr>
          </w:pPr>
          <w:ins w:id="6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"_Toc393651142"</w:instrText>
            </w:r>
            <w:r w:rsidRPr="00320ACE">
              <w:rPr>
                <w:rStyle w:val="Hyperlink"/>
                <w:noProof/>
              </w:rPr>
              <w:instrText xml:space="preserve"> </w:instrText>
            </w:r>
            <w:r w:rsidRPr="00320ACE">
              <w:rPr>
                <w:rStyle w:val="Hyperlink"/>
                <w:noProof/>
              </w:rPr>
              <w:fldChar w:fldCharType="separate"/>
            </w:r>
            <w:r w:rsidRPr="00320ACE">
              <w:rPr>
                <w:rStyle w:val="Hyperlink"/>
                <w:noProof/>
              </w:rPr>
              <w:t>Nesting Switch Operations</w:t>
            </w:r>
            <w:r>
              <w:rPr>
                <w:noProof/>
                <w:webHidden/>
              </w:rPr>
              <w:tab/>
            </w:r>
            <w:r>
              <w:rPr>
                <w:noProof/>
                <w:webHidden/>
              </w:rPr>
              <w:fldChar w:fldCharType="begin"/>
            </w:r>
            <w:r>
              <w:rPr>
                <w:noProof/>
                <w:webHidden/>
              </w:rPr>
              <w:instrText xml:space="preserve"> PAGEREF _Toc393651142 \h </w:instrText>
            </w:r>
          </w:ins>
          <w:r>
            <w:rPr>
              <w:noProof/>
              <w:webHidden/>
            </w:rPr>
          </w:r>
          <w:r>
            <w:rPr>
              <w:noProof/>
              <w:webHidden/>
            </w:rPr>
            <w:fldChar w:fldCharType="separate"/>
          </w:r>
          <w:ins w:id="651" w:author="Sammartano, Marc (BIC USA)" w:date="2014-07-20T22:08:00Z">
            <w:r w:rsidR="001D724B">
              <w:rPr>
                <w:noProof/>
                <w:webHidden/>
              </w:rPr>
              <w:t>84</w:t>
            </w:r>
          </w:ins>
          <w:ins w:id="6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53" w:author="Sammartano, Marc (BIC USA)" w:date="2014-07-20T20:16:00Z"/>
              <w:rFonts w:eastAsiaTheme="minorEastAsia"/>
              <w:noProof/>
            </w:rPr>
          </w:pPr>
          <w:ins w:id="6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"_Toc393651143"</w:instrText>
            </w:r>
            <w:r w:rsidRPr="00320ACE">
              <w:rPr>
                <w:rStyle w:val="Hyperlink"/>
                <w:noProof/>
              </w:rPr>
              <w:instrText xml:space="preserve"> </w:instrText>
            </w:r>
            <w:r w:rsidRPr="00320ACE">
              <w:rPr>
                <w:rStyle w:val="Hyperlink"/>
                <w:noProof/>
              </w:rPr>
              <w:fldChar w:fldCharType="separate"/>
            </w:r>
            <w:r w:rsidRPr="00320ACE">
              <w:rPr>
                <w:rStyle w:val="Hyperlink"/>
                <w:noProof/>
              </w:rPr>
              <w:t>Sw.begin &lt;nexp&gt;|&lt;sexp&gt;</w:t>
            </w:r>
            <w:r>
              <w:rPr>
                <w:noProof/>
                <w:webHidden/>
              </w:rPr>
              <w:tab/>
            </w:r>
            <w:r>
              <w:rPr>
                <w:noProof/>
                <w:webHidden/>
              </w:rPr>
              <w:fldChar w:fldCharType="begin"/>
            </w:r>
            <w:r>
              <w:rPr>
                <w:noProof/>
                <w:webHidden/>
              </w:rPr>
              <w:instrText xml:space="preserve"> PAGEREF _Toc393651143 \h </w:instrText>
            </w:r>
          </w:ins>
          <w:r>
            <w:rPr>
              <w:noProof/>
              <w:webHidden/>
            </w:rPr>
          </w:r>
          <w:r>
            <w:rPr>
              <w:noProof/>
              <w:webHidden/>
            </w:rPr>
            <w:fldChar w:fldCharType="separate"/>
          </w:r>
          <w:ins w:id="655" w:author="Sammartano, Marc (BIC USA)" w:date="2014-07-20T22:08:00Z">
            <w:r w:rsidR="001D724B">
              <w:rPr>
                <w:noProof/>
                <w:webHidden/>
              </w:rPr>
              <w:t>84</w:t>
            </w:r>
          </w:ins>
          <w:ins w:id="6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57" w:author="Sammartano, Marc (BIC USA)" w:date="2014-07-20T20:16:00Z"/>
              <w:rFonts w:eastAsiaTheme="minorEastAsia"/>
              <w:noProof/>
            </w:rPr>
          </w:pPr>
          <w:ins w:id="6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"_Toc393651144"</w:instrText>
            </w:r>
            <w:r w:rsidRPr="00320ACE">
              <w:rPr>
                <w:rStyle w:val="Hyperlink"/>
                <w:noProof/>
              </w:rPr>
              <w:instrText xml:space="preserve"> </w:instrText>
            </w:r>
            <w:r w:rsidRPr="00320ACE">
              <w:rPr>
                <w:rStyle w:val="Hyperlink"/>
                <w:noProof/>
              </w:rPr>
              <w:fldChar w:fldCharType="separate"/>
            </w:r>
            <w:r w:rsidRPr="00320ACE">
              <w:rPr>
                <w:rStyle w:val="Hyperlink"/>
                <w:noProof/>
              </w:rPr>
              <w:t>Sw.case &lt;nexp&gt;|&lt;sexp&gt;</w:t>
            </w:r>
            <w:r>
              <w:rPr>
                <w:noProof/>
                <w:webHidden/>
              </w:rPr>
              <w:tab/>
            </w:r>
            <w:r>
              <w:rPr>
                <w:noProof/>
                <w:webHidden/>
              </w:rPr>
              <w:fldChar w:fldCharType="begin"/>
            </w:r>
            <w:r>
              <w:rPr>
                <w:noProof/>
                <w:webHidden/>
              </w:rPr>
              <w:instrText xml:space="preserve"> PAGEREF _Toc393651144 \h </w:instrText>
            </w:r>
          </w:ins>
          <w:r>
            <w:rPr>
              <w:noProof/>
              <w:webHidden/>
            </w:rPr>
          </w:r>
          <w:r>
            <w:rPr>
              <w:noProof/>
              <w:webHidden/>
            </w:rPr>
            <w:fldChar w:fldCharType="separate"/>
          </w:r>
          <w:ins w:id="659" w:author="Sammartano, Marc (BIC USA)" w:date="2014-07-20T22:08:00Z">
            <w:r w:rsidR="001D724B">
              <w:rPr>
                <w:noProof/>
                <w:webHidden/>
              </w:rPr>
              <w:t>84</w:t>
            </w:r>
          </w:ins>
          <w:ins w:id="6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61" w:author="Sammartano, Marc (BIC USA)" w:date="2014-07-20T20:16:00Z"/>
              <w:rFonts w:eastAsiaTheme="minorEastAsia"/>
              <w:noProof/>
            </w:rPr>
          </w:pPr>
          <w:ins w:id="6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"_Toc393651145"</w:instrText>
            </w:r>
            <w:r w:rsidRPr="00320ACE">
              <w:rPr>
                <w:rStyle w:val="Hyperlink"/>
                <w:noProof/>
              </w:rPr>
              <w:instrText xml:space="preserve"> </w:instrText>
            </w:r>
            <w:r w:rsidRPr="00320ACE">
              <w:rPr>
                <w:rStyle w:val="Hyperlink"/>
                <w:noProof/>
              </w:rPr>
              <w:fldChar w:fldCharType="separate"/>
            </w:r>
            <w:r w:rsidRPr="00320ACE">
              <w:rPr>
                <w:rStyle w:val="Hyperlink"/>
                <w:noProof/>
              </w:rPr>
              <w:t>Sw.break</w:t>
            </w:r>
            <w:r>
              <w:rPr>
                <w:noProof/>
                <w:webHidden/>
              </w:rPr>
              <w:tab/>
            </w:r>
            <w:r>
              <w:rPr>
                <w:noProof/>
                <w:webHidden/>
              </w:rPr>
              <w:fldChar w:fldCharType="begin"/>
            </w:r>
            <w:r>
              <w:rPr>
                <w:noProof/>
                <w:webHidden/>
              </w:rPr>
              <w:instrText xml:space="preserve"> PAGEREF _Toc393651145 \h </w:instrText>
            </w:r>
          </w:ins>
          <w:r>
            <w:rPr>
              <w:noProof/>
              <w:webHidden/>
            </w:rPr>
          </w:r>
          <w:r>
            <w:rPr>
              <w:noProof/>
              <w:webHidden/>
            </w:rPr>
            <w:fldChar w:fldCharType="separate"/>
          </w:r>
          <w:ins w:id="663" w:author="Sammartano, Marc (BIC USA)" w:date="2014-07-20T22:08:00Z">
            <w:r w:rsidR="001D724B">
              <w:rPr>
                <w:noProof/>
                <w:webHidden/>
              </w:rPr>
              <w:t>84</w:t>
            </w:r>
          </w:ins>
          <w:ins w:id="6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65" w:author="Sammartano, Marc (BIC USA)" w:date="2014-07-20T20:16:00Z"/>
              <w:rFonts w:eastAsiaTheme="minorEastAsia"/>
              <w:noProof/>
            </w:rPr>
          </w:pPr>
          <w:ins w:id="6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"_Toc393651146"</w:instrText>
            </w:r>
            <w:r w:rsidRPr="00320ACE">
              <w:rPr>
                <w:rStyle w:val="Hyperlink"/>
                <w:noProof/>
              </w:rPr>
              <w:instrText xml:space="preserve"> </w:instrText>
            </w:r>
            <w:r w:rsidRPr="00320ACE">
              <w:rPr>
                <w:rStyle w:val="Hyperlink"/>
                <w:noProof/>
              </w:rPr>
              <w:fldChar w:fldCharType="separate"/>
            </w:r>
            <w:r w:rsidRPr="00320ACE">
              <w:rPr>
                <w:rStyle w:val="Hyperlink"/>
                <w:noProof/>
              </w:rPr>
              <w:t>Sw.default</w:t>
            </w:r>
            <w:r>
              <w:rPr>
                <w:noProof/>
                <w:webHidden/>
              </w:rPr>
              <w:tab/>
            </w:r>
            <w:r>
              <w:rPr>
                <w:noProof/>
                <w:webHidden/>
              </w:rPr>
              <w:fldChar w:fldCharType="begin"/>
            </w:r>
            <w:r>
              <w:rPr>
                <w:noProof/>
                <w:webHidden/>
              </w:rPr>
              <w:instrText xml:space="preserve"> PAGEREF _Toc393651146 \h </w:instrText>
            </w:r>
          </w:ins>
          <w:r>
            <w:rPr>
              <w:noProof/>
              <w:webHidden/>
            </w:rPr>
          </w:r>
          <w:r>
            <w:rPr>
              <w:noProof/>
              <w:webHidden/>
            </w:rPr>
            <w:fldChar w:fldCharType="separate"/>
          </w:r>
          <w:ins w:id="667" w:author="Sammartano, Marc (BIC USA)" w:date="2014-07-20T22:08:00Z">
            <w:r w:rsidR="001D724B">
              <w:rPr>
                <w:noProof/>
                <w:webHidden/>
              </w:rPr>
              <w:t>85</w:t>
            </w:r>
          </w:ins>
          <w:ins w:id="6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69" w:author="Sammartano, Marc (BIC USA)" w:date="2014-07-20T20:16:00Z"/>
              <w:rFonts w:eastAsiaTheme="minorEastAsia"/>
              <w:noProof/>
            </w:rPr>
          </w:pPr>
          <w:ins w:id="6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"_Toc393651147"</w:instrText>
            </w:r>
            <w:r w:rsidRPr="00320ACE">
              <w:rPr>
                <w:rStyle w:val="Hyperlink"/>
                <w:noProof/>
              </w:rPr>
              <w:instrText xml:space="preserve"> </w:instrText>
            </w:r>
            <w:r w:rsidRPr="00320ACE">
              <w:rPr>
                <w:rStyle w:val="Hyperlink"/>
                <w:noProof/>
              </w:rPr>
              <w:fldChar w:fldCharType="separate"/>
            </w:r>
            <w:r w:rsidRPr="00320ACE">
              <w:rPr>
                <w:rStyle w:val="Hyperlink"/>
                <w:noProof/>
              </w:rPr>
              <w:t>Sw.end</w:t>
            </w:r>
            <w:r>
              <w:rPr>
                <w:noProof/>
                <w:webHidden/>
              </w:rPr>
              <w:tab/>
            </w:r>
            <w:r>
              <w:rPr>
                <w:noProof/>
                <w:webHidden/>
              </w:rPr>
              <w:fldChar w:fldCharType="begin"/>
            </w:r>
            <w:r>
              <w:rPr>
                <w:noProof/>
                <w:webHidden/>
              </w:rPr>
              <w:instrText xml:space="preserve"> PAGEREF _Toc393651147 \h </w:instrText>
            </w:r>
          </w:ins>
          <w:r>
            <w:rPr>
              <w:noProof/>
              <w:webHidden/>
            </w:rPr>
          </w:r>
          <w:r>
            <w:rPr>
              <w:noProof/>
              <w:webHidden/>
            </w:rPr>
            <w:fldChar w:fldCharType="separate"/>
          </w:r>
          <w:ins w:id="671" w:author="Sammartano, Marc (BIC USA)" w:date="2014-07-20T22:08:00Z">
            <w:r w:rsidR="001D724B">
              <w:rPr>
                <w:noProof/>
                <w:webHidden/>
              </w:rPr>
              <w:t>85</w:t>
            </w:r>
          </w:ins>
          <w:ins w:id="6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73" w:author="Sammartano, Marc (BIC USA)" w:date="2014-07-20T20:16:00Z"/>
              <w:rFonts w:eastAsiaTheme="minorEastAsia"/>
              <w:noProof/>
            </w:rPr>
          </w:pPr>
          <w:ins w:id="6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"_Toc393651148"</w:instrText>
            </w:r>
            <w:r w:rsidRPr="00320ACE">
              <w:rPr>
                <w:rStyle w:val="Hyperlink"/>
                <w:noProof/>
              </w:rPr>
              <w:instrText xml:space="preserve"> </w:instrText>
            </w:r>
            <w:r w:rsidRPr="00320ACE">
              <w:rPr>
                <w:rStyle w:val="Hyperlink"/>
                <w:noProof/>
              </w:rPr>
              <w:fldChar w:fldCharType="separate"/>
            </w:r>
            <w:r w:rsidRPr="00320ACE">
              <w:rPr>
                <w:rStyle w:val="Hyperlink"/>
                <w:noProof/>
              </w:rPr>
              <w:t>OnError:</w:t>
            </w:r>
            <w:r>
              <w:rPr>
                <w:noProof/>
                <w:webHidden/>
              </w:rPr>
              <w:tab/>
            </w:r>
            <w:r>
              <w:rPr>
                <w:noProof/>
                <w:webHidden/>
              </w:rPr>
              <w:fldChar w:fldCharType="begin"/>
            </w:r>
            <w:r>
              <w:rPr>
                <w:noProof/>
                <w:webHidden/>
              </w:rPr>
              <w:instrText xml:space="preserve"> PAGEREF _Toc393651148 \h </w:instrText>
            </w:r>
          </w:ins>
          <w:r>
            <w:rPr>
              <w:noProof/>
              <w:webHidden/>
            </w:rPr>
          </w:r>
          <w:r>
            <w:rPr>
              <w:noProof/>
              <w:webHidden/>
            </w:rPr>
            <w:fldChar w:fldCharType="separate"/>
          </w:r>
          <w:ins w:id="675" w:author="Sammartano, Marc (BIC USA)" w:date="2014-07-20T22:08:00Z">
            <w:r w:rsidR="001D724B">
              <w:rPr>
                <w:noProof/>
                <w:webHidden/>
              </w:rPr>
              <w:t>85</w:t>
            </w:r>
          </w:ins>
          <w:ins w:id="6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77" w:author="Sammartano, Marc (BIC USA)" w:date="2014-07-20T20:16:00Z"/>
              <w:rFonts w:eastAsiaTheme="minorEastAsia"/>
              <w:noProof/>
            </w:rPr>
          </w:pPr>
          <w:ins w:id="6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"_Toc393651149"</w:instrText>
            </w:r>
            <w:r w:rsidRPr="00320ACE">
              <w:rPr>
                <w:rStyle w:val="Hyperlink"/>
                <w:noProof/>
              </w:rPr>
              <w:instrText xml:space="preserve"> </w:instrText>
            </w:r>
            <w:r w:rsidRPr="00320ACE">
              <w:rPr>
                <w:rStyle w:val="Hyperlink"/>
                <w:noProof/>
              </w:rPr>
              <w:fldChar w:fldCharType="separate"/>
            </w:r>
            <w:r w:rsidRPr="00320ACE">
              <w:rPr>
                <w:rStyle w:val="Hyperlink"/>
                <w:noProof/>
              </w:rPr>
              <w:t>OnConsoleTouch:</w:t>
            </w:r>
            <w:r>
              <w:rPr>
                <w:noProof/>
                <w:webHidden/>
              </w:rPr>
              <w:tab/>
            </w:r>
            <w:r>
              <w:rPr>
                <w:noProof/>
                <w:webHidden/>
              </w:rPr>
              <w:fldChar w:fldCharType="begin"/>
            </w:r>
            <w:r>
              <w:rPr>
                <w:noProof/>
                <w:webHidden/>
              </w:rPr>
              <w:instrText xml:space="preserve"> PAGEREF _Toc393651149 \h </w:instrText>
            </w:r>
          </w:ins>
          <w:r>
            <w:rPr>
              <w:noProof/>
              <w:webHidden/>
            </w:rPr>
          </w:r>
          <w:r>
            <w:rPr>
              <w:noProof/>
              <w:webHidden/>
            </w:rPr>
            <w:fldChar w:fldCharType="separate"/>
          </w:r>
          <w:ins w:id="679" w:author="Sammartano, Marc (BIC USA)" w:date="2014-07-20T22:08:00Z">
            <w:r w:rsidR="001D724B">
              <w:rPr>
                <w:noProof/>
                <w:webHidden/>
              </w:rPr>
              <w:t>85</w:t>
            </w:r>
          </w:ins>
          <w:ins w:id="6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81" w:author="Sammartano, Marc (BIC USA)" w:date="2014-07-20T20:16:00Z"/>
              <w:rFonts w:eastAsiaTheme="minorEastAsia"/>
              <w:noProof/>
            </w:rPr>
          </w:pPr>
          <w:ins w:id="6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"_Toc393651150"</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ConsoleTouch.Resume</w:t>
            </w:r>
            <w:r>
              <w:rPr>
                <w:noProof/>
                <w:webHidden/>
              </w:rPr>
              <w:tab/>
            </w:r>
            <w:r>
              <w:rPr>
                <w:noProof/>
                <w:webHidden/>
              </w:rPr>
              <w:fldChar w:fldCharType="begin"/>
            </w:r>
            <w:r>
              <w:rPr>
                <w:noProof/>
                <w:webHidden/>
              </w:rPr>
              <w:instrText xml:space="preserve"> PAGEREF _Toc393651150 \h </w:instrText>
            </w:r>
          </w:ins>
          <w:r>
            <w:rPr>
              <w:noProof/>
              <w:webHidden/>
            </w:rPr>
          </w:r>
          <w:r>
            <w:rPr>
              <w:noProof/>
              <w:webHidden/>
            </w:rPr>
            <w:fldChar w:fldCharType="separate"/>
          </w:r>
          <w:ins w:id="683" w:author="Sammartano, Marc (BIC USA)" w:date="2014-07-20T22:08:00Z">
            <w:r w:rsidR="001D724B">
              <w:rPr>
                <w:noProof/>
                <w:webHidden/>
              </w:rPr>
              <w:t>85</w:t>
            </w:r>
          </w:ins>
          <w:ins w:id="6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85" w:author="Sammartano, Marc (BIC USA)" w:date="2014-07-20T20:16:00Z"/>
              <w:rFonts w:eastAsiaTheme="minorEastAsia"/>
              <w:noProof/>
            </w:rPr>
          </w:pPr>
          <w:ins w:id="6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"_Toc393651151"</w:instrText>
            </w:r>
            <w:r w:rsidRPr="00320ACE">
              <w:rPr>
                <w:rStyle w:val="Hyperlink"/>
                <w:noProof/>
              </w:rPr>
              <w:instrText xml:space="preserve"> </w:instrText>
            </w:r>
            <w:r w:rsidRPr="00320ACE">
              <w:rPr>
                <w:rStyle w:val="Hyperlink"/>
                <w:noProof/>
              </w:rPr>
              <w:fldChar w:fldCharType="separate"/>
            </w:r>
            <w:r w:rsidRPr="00320ACE">
              <w:rPr>
                <w:rStyle w:val="Hyperlink"/>
                <w:noProof/>
              </w:rPr>
              <w:t>OnBackKey:</w:t>
            </w:r>
            <w:r>
              <w:rPr>
                <w:noProof/>
                <w:webHidden/>
              </w:rPr>
              <w:tab/>
            </w:r>
            <w:r>
              <w:rPr>
                <w:noProof/>
                <w:webHidden/>
              </w:rPr>
              <w:fldChar w:fldCharType="begin"/>
            </w:r>
            <w:r>
              <w:rPr>
                <w:noProof/>
                <w:webHidden/>
              </w:rPr>
              <w:instrText xml:space="preserve"> PAGEREF _Toc393651151 \h </w:instrText>
            </w:r>
          </w:ins>
          <w:r>
            <w:rPr>
              <w:noProof/>
              <w:webHidden/>
            </w:rPr>
          </w:r>
          <w:r>
            <w:rPr>
              <w:noProof/>
              <w:webHidden/>
            </w:rPr>
            <w:fldChar w:fldCharType="separate"/>
          </w:r>
          <w:ins w:id="687" w:author="Sammartano, Marc (BIC USA)" w:date="2014-07-20T22:08:00Z">
            <w:r w:rsidR="001D724B">
              <w:rPr>
                <w:noProof/>
                <w:webHidden/>
              </w:rPr>
              <w:t>85</w:t>
            </w:r>
          </w:ins>
          <w:ins w:id="6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89" w:author="Sammartano, Marc (BIC USA)" w:date="2014-07-20T20:16:00Z"/>
              <w:rFonts w:eastAsiaTheme="minorEastAsia"/>
              <w:noProof/>
            </w:rPr>
          </w:pPr>
          <w:ins w:id="6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"_Toc393651152"</w:instrText>
            </w:r>
            <w:r w:rsidRPr="00320ACE">
              <w:rPr>
                <w:rStyle w:val="Hyperlink"/>
                <w:noProof/>
              </w:rPr>
              <w:instrText xml:space="preserve"> </w:instrText>
            </w:r>
            <w:r w:rsidRPr="00320ACE">
              <w:rPr>
                <w:rStyle w:val="Hyperlink"/>
                <w:noProof/>
              </w:rPr>
              <w:fldChar w:fldCharType="separate"/>
            </w:r>
            <w:r w:rsidRPr="00320ACE">
              <w:rPr>
                <w:rStyle w:val="Hyperlink"/>
                <w:noProof/>
              </w:rPr>
              <w:t>Back.resume</w:t>
            </w:r>
            <w:r>
              <w:rPr>
                <w:noProof/>
                <w:webHidden/>
              </w:rPr>
              <w:tab/>
            </w:r>
            <w:r>
              <w:rPr>
                <w:noProof/>
                <w:webHidden/>
              </w:rPr>
              <w:fldChar w:fldCharType="begin"/>
            </w:r>
            <w:r>
              <w:rPr>
                <w:noProof/>
                <w:webHidden/>
              </w:rPr>
              <w:instrText xml:space="preserve"> PAGEREF _Toc393651152 \h </w:instrText>
            </w:r>
          </w:ins>
          <w:r>
            <w:rPr>
              <w:noProof/>
              <w:webHidden/>
            </w:rPr>
          </w:r>
          <w:r>
            <w:rPr>
              <w:noProof/>
              <w:webHidden/>
            </w:rPr>
            <w:fldChar w:fldCharType="separate"/>
          </w:r>
          <w:ins w:id="691" w:author="Sammartano, Marc (BIC USA)" w:date="2014-07-20T22:08:00Z">
            <w:r w:rsidR="001D724B">
              <w:rPr>
                <w:noProof/>
                <w:webHidden/>
              </w:rPr>
              <w:t>86</w:t>
            </w:r>
          </w:ins>
          <w:ins w:id="6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693" w:author="Sammartano, Marc (BIC USA)" w:date="2014-07-20T20:16:00Z"/>
              <w:rFonts w:eastAsiaTheme="minorEastAsia"/>
              <w:noProof/>
            </w:rPr>
          </w:pPr>
          <w:ins w:id="6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"_Toc393651153"</w:instrText>
            </w:r>
            <w:r w:rsidRPr="00320ACE">
              <w:rPr>
                <w:rStyle w:val="Hyperlink"/>
                <w:noProof/>
              </w:rPr>
              <w:instrText xml:space="preserve"> </w:instrText>
            </w:r>
            <w:r w:rsidRPr="00320ACE">
              <w:rPr>
                <w:rStyle w:val="Hyperlink"/>
                <w:noProof/>
              </w:rPr>
              <w:fldChar w:fldCharType="separate"/>
            </w:r>
            <w:r w:rsidRPr="00320ACE">
              <w:rPr>
                <w:rStyle w:val="Hyperlink"/>
                <w:noProof/>
              </w:rPr>
              <w:t>OnMenuKey:</w:t>
            </w:r>
            <w:r>
              <w:rPr>
                <w:noProof/>
                <w:webHidden/>
              </w:rPr>
              <w:tab/>
            </w:r>
            <w:r>
              <w:rPr>
                <w:noProof/>
                <w:webHidden/>
              </w:rPr>
              <w:fldChar w:fldCharType="begin"/>
            </w:r>
            <w:r>
              <w:rPr>
                <w:noProof/>
                <w:webHidden/>
              </w:rPr>
              <w:instrText xml:space="preserve"> PAGEREF _Toc393651153 \h </w:instrText>
            </w:r>
          </w:ins>
          <w:r>
            <w:rPr>
              <w:noProof/>
              <w:webHidden/>
            </w:rPr>
          </w:r>
          <w:r>
            <w:rPr>
              <w:noProof/>
              <w:webHidden/>
            </w:rPr>
            <w:fldChar w:fldCharType="separate"/>
          </w:r>
          <w:ins w:id="695" w:author="Sammartano, Marc (BIC USA)" w:date="2014-07-20T22:08:00Z">
            <w:r w:rsidR="001D724B">
              <w:rPr>
                <w:noProof/>
                <w:webHidden/>
              </w:rPr>
              <w:t>86</w:t>
            </w:r>
          </w:ins>
          <w:ins w:id="6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697" w:author="Sammartano, Marc (BIC USA)" w:date="2014-07-20T20:16:00Z"/>
              <w:rFonts w:eastAsiaTheme="minorEastAsia"/>
              <w:noProof/>
            </w:rPr>
          </w:pPr>
          <w:ins w:id="6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"_Toc393651154"</w:instrText>
            </w:r>
            <w:r w:rsidRPr="00320ACE">
              <w:rPr>
                <w:rStyle w:val="Hyperlink"/>
                <w:noProof/>
              </w:rPr>
              <w:instrText xml:space="preserve"> </w:instrText>
            </w:r>
            <w:r w:rsidRPr="00320ACE">
              <w:rPr>
                <w:rStyle w:val="Hyperlink"/>
                <w:noProof/>
              </w:rPr>
              <w:fldChar w:fldCharType="separate"/>
            </w:r>
            <w:r w:rsidRPr="00320ACE">
              <w:rPr>
                <w:rStyle w:val="Hyperlink"/>
                <w:noProof/>
              </w:rPr>
              <w:t>MenuKey.resume</w:t>
            </w:r>
            <w:r>
              <w:rPr>
                <w:noProof/>
                <w:webHidden/>
              </w:rPr>
              <w:tab/>
            </w:r>
            <w:r>
              <w:rPr>
                <w:noProof/>
                <w:webHidden/>
              </w:rPr>
              <w:fldChar w:fldCharType="begin"/>
            </w:r>
            <w:r>
              <w:rPr>
                <w:noProof/>
                <w:webHidden/>
              </w:rPr>
              <w:instrText xml:space="preserve"> PAGEREF _Toc393651154 \h </w:instrText>
            </w:r>
          </w:ins>
          <w:r>
            <w:rPr>
              <w:noProof/>
              <w:webHidden/>
            </w:rPr>
          </w:r>
          <w:r>
            <w:rPr>
              <w:noProof/>
              <w:webHidden/>
            </w:rPr>
            <w:fldChar w:fldCharType="separate"/>
          </w:r>
          <w:ins w:id="699" w:author="Sammartano, Marc (BIC USA)" w:date="2014-07-20T22:08:00Z">
            <w:r w:rsidR="001D724B">
              <w:rPr>
                <w:noProof/>
                <w:webHidden/>
              </w:rPr>
              <w:t>86</w:t>
            </w:r>
          </w:ins>
          <w:ins w:id="7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01" w:author="Sammartano, Marc (BIC USA)" w:date="2014-07-20T20:16:00Z"/>
              <w:rFonts w:eastAsiaTheme="minorEastAsia"/>
              <w:noProof/>
            </w:rPr>
          </w:pPr>
          <w:ins w:id="7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"_Toc393651155"</w:instrText>
            </w:r>
            <w:r w:rsidRPr="00320ACE">
              <w:rPr>
                <w:rStyle w:val="Hyperlink"/>
                <w:noProof/>
              </w:rPr>
              <w:instrText xml:space="preserve"> </w:instrText>
            </w:r>
            <w:r w:rsidRPr="00320ACE">
              <w:rPr>
                <w:rStyle w:val="Hyperlink"/>
                <w:noProof/>
              </w:rPr>
              <w:fldChar w:fldCharType="separate"/>
            </w:r>
            <w:r w:rsidRPr="00320ACE">
              <w:rPr>
                <w:rStyle w:val="Hyperlink"/>
                <w:noProof/>
              </w:rPr>
              <w:t>OnKeyPress:</w:t>
            </w:r>
            <w:r>
              <w:rPr>
                <w:noProof/>
                <w:webHidden/>
              </w:rPr>
              <w:tab/>
            </w:r>
            <w:r>
              <w:rPr>
                <w:noProof/>
                <w:webHidden/>
              </w:rPr>
              <w:fldChar w:fldCharType="begin"/>
            </w:r>
            <w:r>
              <w:rPr>
                <w:noProof/>
                <w:webHidden/>
              </w:rPr>
              <w:instrText xml:space="preserve"> PAGEREF _Toc393651155 \h </w:instrText>
            </w:r>
          </w:ins>
          <w:r>
            <w:rPr>
              <w:noProof/>
              <w:webHidden/>
            </w:rPr>
          </w:r>
          <w:r>
            <w:rPr>
              <w:noProof/>
              <w:webHidden/>
            </w:rPr>
            <w:fldChar w:fldCharType="separate"/>
          </w:r>
          <w:ins w:id="703" w:author="Sammartano, Marc (BIC USA)" w:date="2014-07-20T22:08:00Z">
            <w:r w:rsidR="001D724B">
              <w:rPr>
                <w:noProof/>
                <w:webHidden/>
              </w:rPr>
              <w:t>86</w:t>
            </w:r>
          </w:ins>
          <w:ins w:id="7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705" w:author="Sammartano, Marc (BIC USA)" w:date="2014-07-20T20:16:00Z"/>
              <w:rFonts w:eastAsiaTheme="minorEastAsia"/>
              <w:noProof/>
            </w:rPr>
          </w:pPr>
          <w:ins w:id="7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"_Toc393651156"</w:instrText>
            </w:r>
            <w:r w:rsidRPr="00320ACE">
              <w:rPr>
                <w:rStyle w:val="Hyperlink"/>
                <w:noProof/>
              </w:rPr>
              <w:instrText xml:space="preserve"> </w:instrText>
            </w:r>
            <w:r w:rsidRPr="00320ACE">
              <w:rPr>
                <w:rStyle w:val="Hyperlink"/>
                <w:noProof/>
              </w:rPr>
              <w:fldChar w:fldCharType="separate"/>
            </w:r>
            <w:r w:rsidRPr="00320ACE">
              <w:rPr>
                <w:rStyle w:val="Hyperlink"/>
                <w:noProof/>
              </w:rPr>
              <w:t>Key.Resume</w:t>
            </w:r>
            <w:r>
              <w:rPr>
                <w:noProof/>
                <w:webHidden/>
              </w:rPr>
              <w:tab/>
            </w:r>
            <w:r>
              <w:rPr>
                <w:noProof/>
                <w:webHidden/>
              </w:rPr>
              <w:fldChar w:fldCharType="begin"/>
            </w:r>
            <w:r>
              <w:rPr>
                <w:noProof/>
                <w:webHidden/>
              </w:rPr>
              <w:instrText xml:space="preserve"> PAGEREF _Toc393651156 \h </w:instrText>
            </w:r>
          </w:ins>
          <w:r>
            <w:rPr>
              <w:noProof/>
              <w:webHidden/>
            </w:rPr>
          </w:r>
          <w:r>
            <w:rPr>
              <w:noProof/>
              <w:webHidden/>
            </w:rPr>
            <w:fldChar w:fldCharType="separate"/>
          </w:r>
          <w:ins w:id="707" w:author="Sammartano, Marc (BIC USA)" w:date="2014-07-20T22:08:00Z">
            <w:r w:rsidR="001D724B">
              <w:rPr>
                <w:noProof/>
                <w:webHidden/>
              </w:rPr>
              <w:t>86</w:t>
            </w:r>
          </w:ins>
          <w:ins w:id="7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09" w:author="Sammartano, Marc (BIC USA)" w:date="2014-07-20T20:16:00Z"/>
              <w:rFonts w:eastAsiaTheme="minorEastAsia"/>
              <w:noProof/>
            </w:rPr>
          </w:pPr>
          <w:ins w:id="7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"_Toc393651157"</w:instrText>
            </w:r>
            <w:r w:rsidRPr="00320ACE">
              <w:rPr>
                <w:rStyle w:val="Hyperlink"/>
                <w:noProof/>
              </w:rPr>
              <w:instrText xml:space="preserve"> </w:instrText>
            </w:r>
            <w:r w:rsidRPr="00320ACE">
              <w:rPr>
                <w:rStyle w:val="Hyperlink"/>
                <w:noProof/>
              </w:rPr>
              <w:fldChar w:fldCharType="separate"/>
            </w:r>
            <w:r w:rsidRPr="00320ACE">
              <w:rPr>
                <w:rStyle w:val="Hyperlink"/>
                <w:noProof/>
              </w:rPr>
              <w:t>End{ &lt;msg_sexp&gt;}</w:t>
            </w:r>
            <w:r>
              <w:rPr>
                <w:noProof/>
                <w:webHidden/>
              </w:rPr>
              <w:tab/>
            </w:r>
            <w:r>
              <w:rPr>
                <w:noProof/>
                <w:webHidden/>
              </w:rPr>
              <w:fldChar w:fldCharType="begin"/>
            </w:r>
            <w:r>
              <w:rPr>
                <w:noProof/>
                <w:webHidden/>
              </w:rPr>
              <w:instrText xml:space="preserve"> PAGEREF _Toc393651157 \h </w:instrText>
            </w:r>
          </w:ins>
          <w:r>
            <w:rPr>
              <w:noProof/>
              <w:webHidden/>
            </w:rPr>
          </w:r>
          <w:r>
            <w:rPr>
              <w:noProof/>
              <w:webHidden/>
            </w:rPr>
            <w:fldChar w:fldCharType="separate"/>
          </w:r>
          <w:ins w:id="711" w:author="Sammartano, Marc (BIC USA)" w:date="2014-07-20T22:08:00Z">
            <w:r w:rsidR="001D724B">
              <w:rPr>
                <w:noProof/>
                <w:webHidden/>
              </w:rPr>
              <w:t>86</w:t>
            </w:r>
          </w:ins>
          <w:ins w:id="7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13" w:author="Sammartano, Marc (BIC USA)" w:date="2014-07-20T20:16:00Z"/>
              <w:rFonts w:eastAsiaTheme="minorEastAsia"/>
              <w:noProof/>
            </w:rPr>
          </w:pPr>
          <w:ins w:id="7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"_Toc393651158"</w:instrText>
            </w:r>
            <w:r w:rsidRPr="00320ACE">
              <w:rPr>
                <w:rStyle w:val="Hyperlink"/>
                <w:noProof/>
              </w:rPr>
              <w:instrText xml:space="preserve"> </w:instrText>
            </w:r>
            <w:r w:rsidRPr="00320ACE">
              <w:rPr>
                <w:rStyle w:val="Hyperlink"/>
                <w:noProof/>
              </w:rPr>
              <w:fldChar w:fldCharType="separate"/>
            </w:r>
            <w:r w:rsidRPr="00320ACE">
              <w:rPr>
                <w:rStyle w:val="Hyperlink"/>
                <w:noProof/>
              </w:rPr>
              <w:t>Exit</w:t>
            </w:r>
            <w:r>
              <w:rPr>
                <w:noProof/>
                <w:webHidden/>
              </w:rPr>
              <w:tab/>
            </w:r>
            <w:r>
              <w:rPr>
                <w:noProof/>
                <w:webHidden/>
              </w:rPr>
              <w:fldChar w:fldCharType="begin"/>
            </w:r>
            <w:r>
              <w:rPr>
                <w:noProof/>
                <w:webHidden/>
              </w:rPr>
              <w:instrText xml:space="preserve"> PAGEREF _Toc393651158 \h </w:instrText>
            </w:r>
          </w:ins>
          <w:r>
            <w:rPr>
              <w:noProof/>
              <w:webHidden/>
            </w:rPr>
          </w:r>
          <w:r>
            <w:rPr>
              <w:noProof/>
              <w:webHidden/>
            </w:rPr>
            <w:fldChar w:fldCharType="separate"/>
          </w:r>
          <w:ins w:id="715" w:author="Sammartano, Marc (BIC USA)" w:date="2014-07-20T22:08:00Z">
            <w:r w:rsidR="001D724B">
              <w:rPr>
                <w:noProof/>
                <w:webHidden/>
              </w:rPr>
              <w:t>86</w:t>
            </w:r>
          </w:ins>
          <w:ins w:id="71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717" w:author="Sammartano, Marc (BIC USA)" w:date="2014-07-20T20:16:00Z"/>
              <w:rFonts w:eastAsiaTheme="minorEastAsia"/>
              <w:noProof/>
            </w:rPr>
          </w:pPr>
          <w:ins w:id="7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"_Toc393651159"</w:instrText>
            </w:r>
            <w:r w:rsidRPr="00320ACE">
              <w:rPr>
                <w:rStyle w:val="Hyperlink"/>
                <w:noProof/>
              </w:rPr>
              <w:instrText xml:space="preserve"> </w:instrText>
            </w:r>
            <w:r w:rsidRPr="00320ACE">
              <w:rPr>
                <w:rStyle w:val="Hyperlink"/>
                <w:noProof/>
              </w:rPr>
              <w:fldChar w:fldCharType="separate"/>
            </w:r>
            <w:r w:rsidRPr="00320ACE">
              <w:rPr>
                <w:rStyle w:val="Hyperlink"/>
                <w:noProof/>
              </w:rPr>
              <w:t>READ – DATA – RESTORE Commands</w:t>
            </w:r>
            <w:r>
              <w:rPr>
                <w:noProof/>
                <w:webHidden/>
              </w:rPr>
              <w:tab/>
            </w:r>
            <w:r>
              <w:rPr>
                <w:noProof/>
                <w:webHidden/>
              </w:rPr>
              <w:fldChar w:fldCharType="begin"/>
            </w:r>
            <w:r>
              <w:rPr>
                <w:noProof/>
                <w:webHidden/>
              </w:rPr>
              <w:instrText xml:space="preserve"> PAGEREF _Toc393651159 \h </w:instrText>
            </w:r>
          </w:ins>
          <w:r>
            <w:rPr>
              <w:noProof/>
              <w:webHidden/>
            </w:rPr>
          </w:r>
          <w:r>
            <w:rPr>
              <w:noProof/>
              <w:webHidden/>
            </w:rPr>
            <w:fldChar w:fldCharType="separate"/>
          </w:r>
          <w:ins w:id="719" w:author="Sammartano, Marc (BIC USA)" w:date="2014-07-20T22:08:00Z">
            <w:r w:rsidR="001D724B">
              <w:rPr>
                <w:noProof/>
                <w:webHidden/>
              </w:rPr>
              <w:t>86</w:t>
            </w:r>
          </w:ins>
          <w:ins w:id="7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21" w:author="Sammartano, Marc (BIC USA)" w:date="2014-07-20T20:16:00Z"/>
              <w:rFonts w:eastAsiaTheme="minorEastAsia"/>
              <w:noProof/>
            </w:rPr>
          </w:pPr>
          <w:ins w:id="7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"_Toc393651160"</w:instrText>
            </w:r>
            <w:r w:rsidRPr="00320ACE">
              <w:rPr>
                <w:rStyle w:val="Hyperlink"/>
                <w:noProof/>
              </w:rPr>
              <w:instrText xml:space="preserve"> </w:instrText>
            </w:r>
            <w:r w:rsidRPr="00320ACE">
              <w:rPr>
                <w:rStyle w:val="Hyperlink"/>
                <w:noProof/>
              </w:rPr>
              <w:fldChar w:fldCharType="separate"/>
            </w:r>
            <w:r w:rsidRPr="00320ACE">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_Toc393651160 \h </w:instrText>
            </w:r>
          </w:ins>
          <w:r>
            <w:rPr>
              <w:noProof/>
              <w:webHidden/>
            </w:rPr>
          </w:r>
          <w:r>
            <w:rPr>
              <w:noProof/>
              <w:webHidden/>
            </w:rPr>
            <w:fldChar w:fldCharType="separate"/>
          </w:r>
          <w:ins w:id="723" w:author="Sammartano, Marc (BIC USA)" w:date="2014-07-20T22:08:00Z">
            <w:r w:rsidR="001D724B">
              <w:rPr>
                <w:noProof/>
                <w:webHidden/>
              </w:rPr>
              <w:t>87</w:t>
            </w:r>
          </w:ins>
          <w:ins w:id="7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25" w:author="Sammartano, Marc (BIC USA)" w:date="2014-07-20T20:16:00Z"/>
              <w:rFonts w:eastAsiaTheme="minorEastAsia"/>
              <w:noProof/>
            </w:rPr>
          </w:pPr>
          <w:ins w:id="7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"_Toc393651161"</w:instrText>
            </w:r>
            <w:r w:rsidRPr="00320ACE">
              <w:rPr>
                <w:rStyle w:val="Hyperlink"/>
                <w:noProof/>
              </w:rPr>
              <w:instrText xml:space="preserve"> </w:instrText>
            </w:r>
            <w:r w:rsidRPr="00320ACE">
              <w:rPr>
                <w:rStyle w:val="Hyperlink"/>
                <w:noProof/>
              </w:rPr>
              <w:fldChar w:fldCharType="separate"/>
            </w:r>
            <w:r w:rsidRPr="00320ACE">
              <w:rPr>
                <w:rStyle w:val="Hyperlink"/>
                <w:noProof/>
              </w:rPr>
              <w:t>Read.next &lt;var&gt;{,&lt;var&gt;...}</w:t>
            </w:r>
            <w:r>
              <w:rPr>
                <w:noProof/>
                <w:webHidden/>
              </w:rPr>
              <w:tab/>
            </w:r>
            <w:r>
              <w:rPr>
                <w:noProof/>
                <w:webHidden/>
              </w:rPr>
              <w:fldChar w:fldCharType="begin"/>
            </w:r>
            <w:r>
              <w:rPr>
                <w:noProof/>
                <w:webHidden/>
              </w:rPr>
              <w:instrText xml:space="preserve"> PAGEREF _Toc393651161 \h </w:instrText>
            </w:r>
          </w:ins>
          <w:r>
            <w:rPr>
              <w:noProof/>
              <w:webHidden/>
            </w:rPr>
          </w:r>
          <w:r>
            <w:rPr>
              <w:noProof/>
              <w:webHidden/>
            </w:rPr>
            <w:fldChar w:fldCharType="separate"/>
          </w:r>
          <w:ins w:id="727" w:author="Sammartano, Marc (BIC USA)" w:date="2014-07-20T22:08:00Z">
            <w:r w:rsidR="001D724B">
              <w:rPr>
                <w:noProof/>
                <w:webHidden/>
              </w:rPr>
              <w:t>87</w:t>
            </w:r>
          </w:ins>
          <w:ins w:id="7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29" w:author="Sammartano, Marc (BIC USA)" w:date="2014-07-20T20:16:00Z"/>
              <w:rFonts w:eastAsiaTheme="minorEastAsia"/>
              <w:noProof/>
            </w:rPr>
          </w:pPr>
          <w:ins w:id="7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"_Toc393651162"</w:instrText>
            </w:r>
            <w:r w:rsidRPr="00320ACE">
              <w:rPr>
                <w:rStyle w:val="Hyperlink"/>
                <w:noProof/>
              </w:rPr>
              <w:instrText xml:space="preserve"> </w:instrText>
            </w:r>
            <w:r w:rsidRPr="00320ACE">
              <w:rPr>
                <w:rStyle w:val="Hyperlink"/>
                <w:noProof/>
              </w:rPr>
              <w:fldChar w:fldCharType="separate"/>
            </w:r>
            <w:r w:rsidRPr="00320ACE">
              <w:rPr>
                <w:rStyle w:val="Hyperlink"/>
                <w:noProof/>
              </w:rPr>
              <w:t>Read.from &lt;nexp&gt;</w:t>
            </w:r>
            <w:r>
              <w:rPr>
                <w:noProof/>
                <w:webHidden/>
              </w:rPr>
              <w:tab/>
            </w:r>
            <w:r>
              <w:rPr>
                <w:noProof/>
                <w:webHidden/>
              </w:rPr>
              <w:fldChar w:fldCharType="begin"/>
            </w:r>
            <w:r>
              <w:rPr>
                <w:noProof/>
                <w:webHidden/>
              </w:rPr>
              <w:instrText xml:space="preserve"> PAGEREF _Toc393651162 \h </w:instrText>
            </w:r>
          </w:ins>
          <w:r>
            <w:rPr>
              <w:noProof/>
              <w:webHidden/>
            </w:rPr>
          </w:r>
          <w:r>
            <w:rPr>
              <w:noProof/>
              <w:webHidden/>
            </w:rPr>
            <w:fldChar w:fldCharType="separate"/>
          </w:r>
          <w:ins w:id="731" w:author="Sammartano, Marc (BIC USA)" w:date="2014-07-20T22:08:00Z">
            <w:r w:rsidR="001D724B">
              <w:rPr>
                <w:noProof/>
                <w:webHidden/>
              </w:rPr>
              <w:t>87</w:t>
            </w:r>
          </w:ins>
          <w:ins w:id="73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733" w:author="Sammartano, Marc (BIC USA)" w:date="2014-07-20T20:16:00Z"/>
              <w:rFonts w:eastAsiaTheme="minorEastAsia"/>
              <w:noProof/>
            </w:rPr>
          </w:pPr>
          <w:ins w:id="7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"_Toc393651163"</w:instrText>
            </w:r>
            <w:r w:rsidRPr="00320ACE">
              <w:rPr>
                <w:rStyle w:val="Hyperlink"/>
                <w:noProof/>
              </w:rPr>
              <w:instrText xml:space="preserve"> </w:instrText>
            </w:r>
            <w:r w:rsidRPr="00320ACE">
              <w:rPr>
                <w:rStyle w:val="Hyperlink"/>
                <w:noProof/>
              </w:rPr>
              <w:fldChar w:fldCharType="separate"/>
            </w:r>
            <w:r w:rsidRPr="00320ACE">
              <w:rPr>
                <w:rStyle w:val="Hyperlink"/>
                <w:noProof/>
              </w:rPr>
              <w:t>Debug Commands</w:t>
            </w:r>
            <w:r>
              <w:rPr>
                <w:noProof/>
                <w:webHidden/>
              </w:rPr>
              <w:tab/>
            </w:r>
            <w:r>
              <w:rPr>
                <w:noProof/>
                <w:webHidden/>
              </w:rPr>
              <w:fldChar w:fldCharType="begin"/>
            </w:r>
            <w:r>
              <w:rPr>
                <w:noProof/>
                <w:webHidden/>
              </w:rPr>
              <w:instrText xml:space="preserve"> PAGEREF _Toc393651163 \h </w:instrText>
            </w:r>
          </w:ins>
          <w:r>
            <w:rPr>
              <w:noProof/>
              <w:webHidden/>
            </w:rPr>
          </w:r>
          <w:r>
            <w:rPr>
              <w:noProof/>
              <w:webHidden/>
            </w:rPr>
            <w:fldChar w:fldCharType="separate"/>
          </w:r>
          <w:ins w:id="735" w:author="Sammartano, Marc (BIC USA)" w:date="2014-07-20T22:08:00Z">
            <w:r w:rsidR="001D724B">
              <w:rPr>
                <w:noProof/>
                <w:webHidden/>
              </w:rPr>
              <w:t>87</w:t>
            </w:r>
          </w:ins>
          <w:ins w:id="7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37" w:author="Sammartano, Marc (BIC USA)" w:date="2014-07-20T20:16:00Z"/>
              <w:rFonts w:eastAsiaTheme="minorEastAsia"/>
              <w:noProof/>
            </w:rPr>
          </w:pPr>
          <w:ins w:id="7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"_Toc393651164"</w:instrText>
            </w:r>
            <w:r w:rsidRPr="00320ACE">
              <w:rPr>
                <w:rStyle w:val="Hyperlink"/>
                <w:noProof/>
              </w:rPr>
              <w:instrText xml:space="preserve"> </w:instrText>
            </w:r>
            <w:r w:rsidRPr="00320ACE">
              <w:rPr>
                <w:rStyle w:val="Hyperlink"/>
                <w:noProof/>
              </w:rPr>
              <w:fldChar w:fldCharType="separate"/>
            </w:r>
            <w:r w:rsidRPr="00320ACE">
              <w:rPr>
                <w:rStyle w:val="Hyperlink"/>
                <w:noProof/>
              </w:rPr>
              <w:t>Debug.on</w:t>
            </w:r>
            <w:r>
              <w:rPr>
                <w:noProof/>
                <w:webHidden/>
              </w:rPr>
              <w:tab/>
            </w:r>
            <w:r>
              <w:rPr>
                <w:noProof/>
                <w:webHidden/>
              </w:rPr>
              <w:fldChar w:fldCharType="begin"/>
            </w:r>
            <w:r>
              <w:rPr>
                <w:noProof/>
                <w:webHidden/>
              </w:rPr>
              <w:instrText xml:space="preserve"> PAGEREF _Toc393651164 \h </w:instrText>
            </w:r>
          </w:ins>
          <w:r>
            <w:rPr>
              <w:noProof/>
              <w:webHidden/>
            </w:rPr>
          </w:r>
          <w:r>
            <w:rPr>
              <w:noProof/>
              <w:webHidden/>
            </w:rPr>
            <w:fldChar w:fldCharType="separate"/>
          </w:r>
          <w:ins w:id="739" w:author="Sammartano, Marc (BIC USA)" w:date="2014-07-20T22:08:00Z">
            <w:r w:rsidR="001D724B">
              <w:rPr>
                <w:noProof/>
                <w:webHidden/>
              </w:rPr>
              <w:t>87</w:t>
            </w:r>
          </w:ins>
          <w:ins w:id="7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41" w:author="Sammartano, Marc (BIC USA)" w:date="2014-07-20T20:16:00Z"/>
              <w:rFonts w:eastAsiaTheme="minorEastAsia"/>
              <w:noProof/>
            </w:rPr>
          </w:pPr>
          <w:ins w:id="7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"_Toc393651165"</w:instrText>
            </w:r>
            <w:r w:rsidRPr="00320ACE">
              <w:rPr>
                <w:rStyle w:val="Hyperlink"/>
                <w:noProof/>
              </w:rPr>
              <w:instrText xml:space="preserve"> </w:instrText>
            </w:r>
            <w:r w:rsidRPr="00320ACE">
              <w:rPr>
                <w:rStyle w:val="Hyperlink"/>
                <w:noProof/>
              </w:rPr>
              <w:fldChar w:fldCharType="separate"/>
            </w:r>
            <w:r w:rsidRPr="00320ACE">
              <w:rPr>
                <w:rStyle w:val="Hyperlink"/>
                <w:noProof/>
              </w:rPr>
              <w:t>Debug.off</w:t>
            </w:r>
            <w:r>
              <w:rPr>
                <w:noProof/>
                <w:webHidden/>
              </w:rPr>
              <w:tab/>
            </w:r>
            <w:r>
              <w:rPr>
                <w:noProof/>
                <w:webHidden/>
              </w:rPr>
              <w:fldChar w:fldCharType="begin"/>
            </w:r>
            <w:r>
              <w:rPr>
                <w:noProof/>
                <w:webHidden/>
              </w:rPr>
              <w:instrText xml:space="preserve"> PAGEREF _Toc393651165 \h </w:instrText>
            </w:r>
          </w:ins>
          <w:r>
            <w:rPr>
              <w:noProof/>
              <w:webHidden/>
            </w:rPr>
          </w:r>
          <w:r>
            <w:rPr>
              <w:noProof/>
              <w:webHidden/>
            </w:rPr>
            <w:fldChar w:fldCharType="separate"/>
          </w:r>
          <w:ins w:id="743" w:author="Sammartano, Marc (BIC USA)" w:date="2014-07-20T22:08:00Z">
            <w:r w:rsidR="001D724B">
              <w:rPr>
                <w:noProof/>
                <w:webHidden/>
              </w:rPr>
              <w:t>87</w:t>
            </w:r>
          </w:ins>
          <w:ins w:id="7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45" w:author="Sammartano, Marc (BIC USA)" w:date="2014-07-20T20:16:00Z"/>
              <w:rFonts w:eastAsiaTheme="minorEastAsia"/>
              <w:noProof/>
            </w:rPr>
          </w:pPr>
          <w:ins w:id="7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"_Toc393651166"</w:instrText>
            </w:r>
            <w:r w:rsidRPr="00320ACE">
              <w:rPr>
                <w:rStyle w:val="Hyperlink"/>
                <w:noProof/>
              </w:rPr>
              <w:instrText xml:space="preserve"> </w:instrText>
            </w:r>
            <w:r w:rsidRPr="00320ACE">
              <w:rPr>
                <w:rStyle w:val="Hyperlink"/>
                <w:noProof/>
              </w:rPr>
              <w:fldChar w:fldCharType="separate"/>
            </w:r>
            <w:r w:rsidRPr="00320ACE">
              <w:rPr>
                <w:rStyle w:val="Hyperlink"/>
                <w:noProof/>
              </w:rPr>
              <w:t>Debug.echo.on</w:t>
            </w:r>
            <w:r>
              <w:rPr>
                <w:noProof/>
                <w:webHidden/>
              </w:rPr>
              <w:tab/>
            </w:r>
            <w:r>
              <w:rPr>
                <w:noProof/>
                <w:webHidden/>
              </w:rPr>
              <w:fldChar w:fldCharType="begin"/>
            </w:r>
            <w:r>
              <w:rPr>
                <w:noProof/>
                <w:webHidden/>
              </w:rPr>
              <w:instrText xml:space="preserve"> PAGEREF _Toc393651166 \h </w:instrText>
            </w:r>
          </w:ins>
          <w:r>
            <w:rPr>
              <w:noProof/>
              <w:webHidden/>
            </w:rPr>
          </w:r>
          <w:r>
            <w:rPr>
              <w:noProof/>
              <w:webHidden/>
            </w:rPr>
            <w:fldChar w:fldCharType="separate"/>
          </w:r>
          <w:ins w:id="747" w:author="Sammartano, Marc (BIC USA)" w:date="2014-07-20T22:08:00Z">
            <w:r w:rsidR="001D724B">
              <w:rPr>
                <w:noProof/>
                <w:webHidden/>
              </w:rPr>
              <w:t>88</w:t>
            </w:r>
          </w:ins>
          <w:ins w:id="7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49" w:author="Sammartano, Marc (BIC USA)" w:date="2014-07-20T20:16:00Z"/>
              <w:rFonts w:eastAsiaTheme="minorEastAsia"/>
              <w:noProof/>
            </w:rPr>
          </w:pPr>
          <w:ins w:id="7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"_Toc393651167"</w:instrText>
            </w:r>
            <w:r w:rsidRPr="00320ACE">
              <w:rPr>
                <w:rStyle w:val="Hyperlink"/>
                <w:noProof/>
              </w:rPr>
              <w:instrText xml:space="preserve"> </w:instrText>
            </w:r>
            <w:r w:rsidRPr="00320ACE">
              <w:rPr>
                <w:rStyle w:val="Hyperlink"/>
                <w:noProof/>
              </w:rPr>
              <w:fldChar w:fldCharType="separate"/>
            </w:r>
            <w:r w:rsidRPr="00320ACE">
              <w:rPr>
                <w:rStyle w:val="Hyperlink"/>
                <w:noProof/>
              </w:rPr>
              <w:t>Debug.echo.off</w:t>
            </w:r>
            <w:r>
              <w:rPr>
                <w:noProof/>
                <w:webHidden/>
              </w:rPr>
              <w:tab/>
            </w:r>
            <w:r>
              <w:rPr>
                <w:noProof/>
                <w:webHidden/>
              </w:rPr>
              <w:fldChar w:fldCharType="begin"/>
            </w:r>
            <w:r>
              <w:rPr>
                <w:noProof/>
                <w:webHidden/>
              </w:rPr>
              <w:instrText xml:space="preserve"> PAGEREF _Toc393651167 \h </w:instrText>
            </w:r>
          </w:ins>
          <w:r>
            <w:rPr>
              <w:noProof/>
              <w:webHidden/>
            </w:rPr>
          </w:r>
          <w:r>
            <w:rPr>
              <w:noProof/>
              <w:webHidden/>
            </w:rPr>
            <w:fldChar w:fldCharType="separate"/>
          </w:r>
          <w:ins w:id="751" w:author="Sammartano, Marc (BIC USA)" w:date="2014-07-20T22:08:00Z">
            <w:r w:rsidR="001D724B">
              <w:rPr>
                <w:noProof/>
                <w:webHidden/>
              </w:rPr>
              <w:t>88</w:t>
            </w:r>
          </w:ins>
          <w:ins w:id="7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53" w:author="Sammartano, Marc (BIC USA)" w:date="2014-07-20T20:16:00Z"/>
              <w:rFonts w:eastAsiaTheme="minorEastAsia"/>
              <w:noProof/>
            </w:rPr>
          </w:pPr>
          <w:ins w:id="7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"_Toc393651168"</w:instrText>
            </w:r>
            <w:r w:rsidRPr="00320ACE">
              <w:rPr>
                <w:rStyle w:val="Hyperlink"/>
                <w:noProof/>
              </w:rPr>
              <w:instrText xml:space="preserve"> </w:instrText>
            </w:r>
            <w:r w:rsidRPr="00320ACE">
              <w:rPr>
                <w:rStyle w:val="Hyperlink"/>
                <w:noProof/>
              </w:rPr>
              <w:fldChar w:fldCharType="separate"/>
            </w:r>
            <w:r w:rsidRPr="00320ACE">
              <w:rPr>
                <w:rStyle w:val="Hyperlink"/>
                <w:noProof/>
              </w:rPr>
              <w:t>Debug.print</w:t>
            </w:r>
            <w:r>
              <w:rPr>
                <w:noProof/>
                <w:webHidden/>
              </w:rPr>
              <w:tab/>
            </w:r>
            <w:r>
              <w:rPr>
                <w:noProof/>
                <w:webHidden/>
              </w:rPr>
              <w:fldChar w:fldCharType="begin"/>
            </w:r>
            <w:r>
              <w:rPr>
                <w:noProof/>
                <w:webHidden/>
              </w:rPr>
              <w:instrText xml:space="preserve"> PAGEREF _Toc393651168 \h </w:instrText>
            </w:r>
          </w:ins>
          <w:r>
            <w:rPr>
              <w:noProof/>
              <w:webHidden/>
            </w:rPr>
          </w:r>
          <w:r>
            <w:rPr>
              <w:noProof/>
              <w:webHidden/>
            </w:rPr>
            <w:fldChar w:fldCharType="separate"/>
          </w:r>
          <w:ins w:id="755" w:author="Sammartano, Marc (BIC USA)" w:date="2014-07-20T22:08:00Z">
            <w:r w:rsidR="001D724B">
              <w:rPr>
                <w:noProof/>
                <w:webHidden/>
              </w:rPr>
              <w:t>88</w:t>
            </w:r>
          </w:ins>
          <w:ins w:id="7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57" w:author="Sammartano, Marc (BIC USA)" w:date="2014-07-20T20:16:00Z"/>
              <w:rFonts w:eastAsiaTheme="minorEastAsia"/>
              <w:noProof/>
            </w:rPr>
          </w:pPr>
          <w:ins w:id="7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"_Toc393651169"</w:instrText>
            </w:r>
            <w:r w:rsidRPr="00320ACE">
              <w:rPr>
                <w:rStyle w:val="Hyperlink"/>
                <w:noProof/>
              </w:rPr>
              <w:instrText xml:space="preserve"> </w:instrText>
            </w:r>
            <w:r w:rsidRPr="00320ACE">
              <w:rPr>
                <w:rStyle w:val="Hyperlink"/>
                <w:noProof/>
              </w:rPr>
              <w:fldChar w:fldCharType="separate"/>
            </w:r>
            <w:r w:rsidRPr="00320ACE">
              <w:rPr>
                <w:rStyle w:val="Hyperlink"/>
                <w:noProof/>
              </w:rPr>
              <w:t>Debug.dump.scalars</w:t>
            </w:r>
            <w:r>
              <w:rPr>
                <w:noProof/>
                <w:webHidden/>
              </w:rPr>
              <w:tab/>
            </w:r>
            <w:r>
              <w:rPr>
                <w:noProof/>
                <w:webHidden/>
              </w:rPr>
              <w:fldChar w:fldCharType="begin"/>
            </w:r>
            <w:r>
              <w:rPr>
                <w:noProof/>
                <w:webHidden/>
              </w:rPr>
              <w:instrText xml:space="preserve"> PAGEREF _Toc393651169 \h </w:instrText>
            </w:r>
          </w:ins>
          <w:r>
            <w:rPr>
              <w:noProof/>
              <w:webHidden/>
            </w:rPr>
          </w:r>
          <w:r>
            <w:rPr>
              <w:noProof/>
              <w:webHidden/>
            </w:rPr>
            <w:fldChar w:fldCharType="separate"/>
          </w:r>
          <w:ins w:id="759" w:author="Sammartano, Marc (BIC USA)" w:date="2014-07-20T22:08:00Z">
            <w:r w:rsidR="001D724B">
              <w:rPr>
                <w:noProof/>
                <w:webHidden/>
              </w:rPr>
              <w:t>88</w:t>
            </w:r>
          </w:ins>
          <w:ins w:id="7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61" w:author="Sammartano, Marc (BIC USA)" w:date="2014-07-20T20:16:00Z"/>
              <w:rFonts w:eastAsiaTheme="minorEastAsia"/>
              <w:noProof/>
            </w:rPr>
          </w:pPr>
          <w:ins w:id="7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"_Toc393651170"</w:instrText>
            </w:r>
            <w:r w:rsidRPr="00320ACE">
              <w:rPr>
                <w:rStyle w:val="Hyperlink"/>
                <w:noProof/>
              </w:rPr>
              <w:instrText xml:space="preserve"> </w:instrText>
            </w:r>
            <w:r w:rsidRPr="00320ACE">
              <w:rPr>
                <w:rStyle w:val="Hyperlink"/>
                <w:noProof/>
              </w:rPr>
              <w:fldChar w:fldCharType="separate"/>
            </w:r>
            <w:r w:rsidRPr="00320ACE">
              <w:rPr>
                <w:rStyle w:val="Hyperlink"/>
                <w:noProof/>
              </w:rPr>
              <w:t>Debug.dump.array Array[]</w:t>
            </w:r>
            <w:r>
              <w:rPr>
                <w:noProof/>
                <w:webHidden/>
              </w:rPr>
              <w:tab/>
            </w:r>
            <w:r>
              <w:rPr>
                <w:noProof/>
                <w:webHidden/>
              </w:rPr>
              <w:fldChar w:fldCharType="begin"/>
            </w:r>
            <w:r>
              <w:rPr>
                <w:noProof/>
                <w:webHidden/>
              </w:rPr>
              <w:instrText xml:space="preserve"> PAGEREF _Toc393651170 \h </w:instrText>
            </w:r>
          </w:ins>
          <w:r>
            <w:rPr>
              <w:noProof/>
              <w:webHidden/>
            </w:rPr>
          </w:r>
          <w:r>
            <w:rPr>
              <w:noProof/>
              <w:webHidden/>
            </w:rPr>
            <w:fldChar w:fldCharType="separate"/>
          </w:r>
          <w:ins w:id="763" w:author="Sammartano, Marc (BIC USA)" w:date="2014-07-20T22:08:00Z">
            <w:r w:rsidR="001D724B">
              <w:rPr>
                <w:noProof/>
                <w:webHidden/>
              </w:rPr>
              <w:t>88</w:t>
            </w:r>
          </w:ins>
          <w:ins w:id="7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65" w:author="Sammartano, Marc (BIC USA)" w:date="2014-07-20T20:16:00Z"/>
              <w:rFonts w:eastAsiaTheme="minorEastAsia"/>
              <w:noProof/>
            </w:rPr>
          </w:pPr>
          <w:ins w:id="766"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"_Toc393651171"</w:instrText>
            </w:r>
            <w:r w:rsidRPr="00320ACE">
              <w:rPr>
                <w:rStyle w:val="Hyperlink"/>
                <w:noProof/>
              </w:rPr>
              <w:instrText xml:space="preserve"> </w:instrText>
            </w:r>
            <w:r w:rsidRPr="00320ACE">
              <w:rPr>
                <w:rStyle w:val="Hyperlink"/>
                <w:noProof/>
              </w:rPr>
              <w:fldChar w:fldCharType="separate"/>
            </w:r>
            <w:r w:rsidRPr="00320ACE">
              <w:rPr>
                <w:rStyle w:val="Hyperlink"/>
                <w:noProof/>
              </w:rPr>
              <w:t>Debug.dump.bundle  &lt;bundlePtr_nexp&gt;</w:t>
            </w:r>
            <w:r>
              <w:rPr>
                <w:noProof/>
                <w:webHidden/>
              </w:rPr>
              <w:tab/>
            </w:r>
            <w:r>
              <w:rPr>
                <w:noProof/>
                <w:webHidden/>
              </w:rPr>
              <w:fldChar w:fldCharType="begin"/>
            </w:r>
            <w:r>
              <w:rPr>
                <w:noProof/>
                <w:webHidden/>
              </w:rPr>
              <w:instrText xml:space="preserve"> PAGEREF _Toc393651171 \h </w:instrText>
            </w:r>
          </w:ins>
          <w:r>
            <w:rPr>
              <w:noProof/>
              <w:webHidden/>
            </w:rPr>
          </w:r>
          <w:r>
            <w:rPr>
              <w:noProof/>
              <w:webHidden/>
            </w:rPr>
            <w:fldChar w:fldCharType="separate"/>
          </w:r>
          <w:ins w:id="767" w:author="Sammartano, Marc (BIC USA)" w:date="2014-07-20T22:08:00Z">
            <w:r w:rsidR="001D724B">
              <w:rPr>
                <w:noProof/>
                <w:webHidden/>
              </w:rPr>
              <w:t>88</w:t>
            </w:r>
          </w:ins>
          <w:ins w:id="7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69" w:author="Sammartano, Marc (BIC USA)" w:date="2014-07-20T20:16:00Z"/>
              <w:rFonts w:eastAsiaTheme="minorEastAsia"/>
              <w:noProof/>
            </w:rPr>
          </w:pPr>
          <w:ins w:id="7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"_Toc393651172"</w:instrText>
            </w:r>
            <w:r w:rsidRPr="00320ACE">
              <w:rPr>
                <w:rStyle w:val="Hyperlink"/>
                <w:noProof/>
              </w:rPr>
              <w:instrText xml:space="preserve"> </w:instrText>
            </w:r>
            <w:r w:rsidRPr="00320ACE">
              <w:rPr>
                <w:rStyle w:val="Hyperlink"/>
                <w:noProof/>
              </w:rPr>
              <w:fldChar w:fldCharType="separate"/>
            </w:r>
            <w:r w:rsidRPr="00320ACE">
              <w:rPr>
                <w:rStyle w:val="Hyperlink"/>
                <w:noProof/>
              </w:rPr>
              <w:t>Debug.dump.list  &lt;listPtr_nexp&gt;</w:t>
            </w:r>
            <w:r>
              <w:rPr>
                <w:noProof/>
                <w:webHidden/>
              </w:rPr>
              <w:tab/>
            </w:r>
            <w:r>
              <w:rPr>
                <w:noProof/>
                <w:webHidden/>
              </w:rPr>
              <w:fldChar w:fldCharType="begin"/>
            </w:r>
            <w:r>
              <w:rPr>
                <w:noProof/>
                <w:webHidden/>
              </w:rPr>
              <w:instrText xml:space="preserve"> PAGEREF _Toc393651172 \h </w:instrText>
            </w:r>
          </w:ins>
          <w:r>
            <w:rPr>
              <w:noProof/>
              <w:webHidden/>
            </w:rPr>
          </w:r>
          <w:r>
            <w:rPr>
              <w:noProof/>
              <w:webHidden/>
            </w:rPr>
            <w:fldChar w:fldCharType="separate"/>
          </w:r>
          <w:ins w:id="771" w:author="Sammartano, Marc (BIC USA)" w:date="2014-07-20T22:08:00Z">
            <w:r w:rsidR="001D724B">
              <w:rPr>
                <w:noProof/>
                <w:webHidden/>
              </w:rPr>
              <w:t>88</w:t>
            </w:r>
          </w:ins>
          <w:ins w:id="7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73" w:author="Sammartano, Marc (BIC USA)" w:date="2014-07-20T20:16:00Z"/>
              <w:rFonts w:eastAsiaTheme="minorEastAsia"/>
              <w:noProof/>
            </w:rPr>
          </w:pPr>
          <w:ins w:id="7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"_Toc393651173"</w:instrText>
            </w:r>
            <w:r w:rsidRPr="00320ACE">
              <w:rPr>
                <w:rStyle w:val="Hyperlink"/>
                <w:noProof/>
              </w:rPr>
              <w:instrText xml:space="preserve"> </w:instrText>
            </w:r>
            <w:r w:rsidRPr="00320ACE">
              <w:rPr>
                <w:rStyle w:val="Hyperlink"/>
                <w:noProof/>
              </w:rPr>
              <w:fldChar w:fldCharType="separate"/>
            </w:r>
            <w:r w:rsidRPr="00320ACE">
              <w:rPr>
                <w:rStyle w:val="Hyperlink"/>
                <w:noProof/>
              </w:rPr>
              <w:t>Debug.dump.stack  &lt;stackPtr_nexp&gt;</w:t>
            </w:r>
            <w:r>
              <w:rPr>
                <w:noProof/>
                <w:webHidden/>
              </w:rPr>
              <w:tab/>
            </w:r>
            <w:r>
              <w:rPr>
                <w:noProof/>
                <w:webHidden/>
              </w:rPr>
              <w:fldChar w:fldCharType="begin"/>
            </w:r>
            <w:r>
              <w:rPr>
                <w:noProof/>
                <w:webHidden/>
              </w:rPr>
              <w:instrText xml:space="preserve"> PAGEREF _Toc393651173 \h </w:instrText>
            </w:r>
          </w:ins>
          <w:r>
            <w:rPr>
              <w:noProof/>
              <w:webHidden/>
            </w:rPr>
          </w:r>
          <w:r>
            <w:rPr>
              <w:noProof/>
              <w:webHidden/>
            </w:rPr>
            <w:fldChar w:fldCharType="separate"/>
          </w:r>
          <w:ins w:id="775" w:author="Sammartano, Marc (BIC USA)" w:date="2014-07-20T22:08:00Z">
            <w:r w:rsidR="001D724B">
              <w:rPr>
                <w:noProof/>
                <w:webHidden/>
              </w:rPr>
              <w:t>88</w:t>
            </w:r>
          </w:ins>
          <w:ins w:id="7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77" w:author="Sammartano, Marc (BIC USA)" w:date="2014-07-20T20:16:00Z"/>
              <w:rFonts w:eastAsiaTheme="minorEastAsia"/>
              <w:noProof/>
            </w:rPr>
          </w:pPr>
          <w:ins w:id="7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"_Toc393651174"</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Debug.show.scalars</w:t>
            </w:r>
            <w:r>
              <w:rPr>
                <w:noProof/>
                <w:webHidden/>
              </w:rPr>
              <w:tab/>
            </w:r>
            <w:r>
              <w:rPr>
                <w:noProof/>
                <w:webHidden/>
              </w:rPr>
              <w:fldChar w:fldCharType="begin"/>
            </w:r>
            <w:r>
              <w:rPr>
                <w:noProof/>
                <w:webHidden/>
              </w:rPr>
              <w:instrText xml:space="preserve"> PAGEREF _Toc393651174 \h </w:instrText>
            </w:r>
          </w:ins>
          <w:r>
            <w:rPr>
              <w:noProof/>
              <w:webHidden/>
            </w:rPr>
          </w:r>
          <w:r>
            <w:rPr>
              <w:noProof/>
              <w:webHidden/>
            </w:rPr>
            <w:fldChar w:fldCharType="separate"/>
          </w:r>
          <w:ins w:id="779" w:author="Sammartano, Marc (BIC USA)" w:date="2014-07-20T22:08:00Z">
            <w:r w:rsidR="001D724B">
              <w:rPr>
                <w:noProof/>
                <w:webHidden/>
              </w:rPr>
              <w:t>88</w:t>
            </w:r>
          </w:ins>
          <w:ins w:id="7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81" w:author="Sammartano, Marc (BIC USA)" w:date="2014-07-20T20:16:00Z"/>
              <w:rFonts w:eastAsiaTheme="minorEastAsia"/>
              <w:noProof/>
            </w:rPr>
          </w:pPr>
          <w:ins w:id="7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"_Toc393651175"</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Debug.show.array Array[]</w:t>
            </w:r>
            <w:r>
              <w:rPr>
                <w:noProof/>
                <w:webHidden/>
              </w:rPr>
              <w:tab/>
            </w:r>
            <w:r>
              <w:rPr>
                <w:noProof/>
                <w:webHidden/>
              </w:rPr>
              <w:fldChar w:fldCharType="begin"/>
            </w:r>
            <w:r>
              <w:rPr>
                <w:noProof/>
                <w:webHidden/>
              </w:rPr>
              <w:instrText xml:space="preserve"> PAGEREF _Toc393651175 \h </w:instrText>
            </w:r>
          </w:ins>
          <w:r>
            <w:rPr>
              <w:noProof/>
              <w:webHidden/>
            </w:rPr>
          </w:r>
          <w:r>
            <w:rPr>
              <w:noProof/>
              <w:webHidden/>
            </w:rPr>
            <w:fldChar w:fldCharType="separate"/>
          </w:r>
          <w:ins w:id="783" w:author="Sammartano, Marc (BIC USA)" w:date="2014-07-20T22:08:00Z">
            <w:r w:rsidR="001D724B">
              <w:rPr>
                <w:noProof/>
                <w:webHidden/>
              </w:rPr>
              <w:t>89</w:t>
            </w:r>
          </w:ins>
          <w:ins w:id="7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85" w:author="Sammartano, Marc (BIC USA)" w:date="2014-07-20T20:16:00Z"/>
              <w:rFonts w:eastAsiaTheme="minorEastAsia"/>
              <w:noProof/>
            </w:rPr>
          </w:pPr>
          <w:ins w:id="7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"_Toc393651176"</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Debug.show.bundle  &lt;bundlePtr_nexp&gt;</w:t>
            </w:r>
            <w:r>
              <w:rPr>
                <w:noProof/>
                <w:webHidden/>
              </w:rPr>
              <w:tab/>
            </w:r>
            <w:r>
              <w:rPr>
                <w:noProof/>
                <w:webHidden/>
              </w:rPr>
              <w:fldChar w:fldCharType="begin"/>
            </w:r>
            <w:r>
              <w:rPr>
                <w:noProof/>
                <w:webHidden/>
              </w:rPr>
              <w:instrText xml:space="preserve"> PAGEREF _Toc393651176 \h </w:instrText>
            </w:r>
          </w:ins>
          <w:r>
            <w:rPr>
              <w:noProof/>
              <w:webHidden/>
            </w:rPr>
          </w:r>
          <w:r>
            <w:rPr>
              <w:noProof/>
              <w:webHidden/>
            </w:rPr>
            <w:fldChar w:fldCharType="separate"/>
          </w:r>
          <w:ins w:id="787" w:author="Sammartano, Marc (BIC USA)" w:date="2014-07-20T22:08:00Z">
            <w:r w:rsidR="001D724B">
              <w:rPr>
                <w:noProof/>
                <w:webHidden/>
              </w:rPr>
              <w:t>89</w:t>
            </w:r>
          </w:ins>
          <w:ins w:id="7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89" w:author="Sammartano, Marc (BIC USA)" w:date="2014-07-20T20:16:00Z"/>
              <w:rFonts w:eastAsiaTheme="minorEastAsia"/>
              <w:noProof/>
            </w:rPr>
          </w:pPr>
          <w:ins w:id="7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"_Toc393651177"</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Debug.show.list  &lt;listPtr_nexp&gt;</w:t>
            </w:r>
            <w:r>
              <w:rPr>
                <w:noProof/>
                <w:webHidden/>
              </w:rPr>
              <w:tab/>
            </w:r>
            <w:r>
              <w:rPr>
                <w:noProof/>
                <w:webHidden/>
              </w:rPr>
              <w:fldChar w:fldCharType="begin"/>
            </w:r>
            <w:r>
              <w:rPr>
                <w:noProof/>
                <w:webHidden/>
              </w:rPr>
              <w:instrText xml:space="preserve"> PAGEREF _Toc393651177 \h </w:instrText>
            </w:r>
          </w:ins>
          <w:r>
            <w:rPr>
              <w:noProof/>
              <w:webHidden/>
            </w:rPr>
          </w:r>
          <w:r>
            <w:rPr>
              <w:noProof/>
              <w:webHidden/>
            </w:rPr>
            <w:fldChar w:fldCharType="separate"/>
          </w:r>
          <w:ins w:id="791" w:author="Sammartano, Marc (BIC USA)" w:date="2014-07-20T22:08:00Z">
            <w:r w:rsidR="001D724B">
              <w:rPr>
                <w:noProof/>
                <w:webHidden/>
              </w:rPr>
              <w:t>89</w:t>
            </w:r>
          </w:ins>
          <w:ins w:id="7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93" w:author="Sammartano, Marc (BIC USA)" w:date="2014-07-20T20:16:00Z"/>
              <w:rFonts w:eastAsiaTheme="minorEastAsia"/>
              <w:noProof/>
            </w:rPr>
          </w:pPr>
          <w:ins w:id="7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"_Toc393651178"</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Debug.show.stack  &lt;stackPtr_nexp&gt;</w:t>
            </w:r>
            <w:r>
              <w:rPr>
                <w:noProof/>
                <w:webHidden/>
              </w:rPr>
              <w:tab/>
            </w:r>
            <w:r>
              <w:rPr>
                <w:noProof/>
                <w:webHidden/>
              </w:rPr>
              <w:fldChar w:fldCharType="begin"/>
            </w:r>
            <w:r>
              <w:rPr>
                <w:noProof/>
                <w:webHidden/>
              </w:rPr>
              <w:instrText xml:space="preserve"> PAGEREF _Toc393651178 \h </w:instrText>
            </w:r>
          </w:ins>
          <w:r>
            <w:rPr>
              <w:noProof/>
              <w:webHidden/>
            </w:rPr>
          </w:r>
          <w:r>
            <w:rPr>
              <w:noProof/>
              <w:webHidden/>
            </w:rPr>
            <w:fldChar w:fldCharType="separate"/>
          </w:r>
          <w:ins w:id="795" w:author="Sammartano, Marc (BIC USA)" w:date="2014-07-20T22:08:00Z">
            <w:r w:rsidR="001D724B">
              <w:rPr>
                <w:noProof/>
                <w:webHidden/>
              </w:rPr>
              <w:t>89</w:t>
            </w:r>
          </w:ins>
          <w:ins w:id="7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797" w:author="Sammartano, Marc (BIC USA)" w:date="2014-07-20T20:16:00Z"/>
              <w:rFonts w:eastAsiaTheme="minorEastAsia"/>
              <w:noProof/>
            </w:rPr>
          </w:pPr>
          <w:ins w:id="7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"_Toc393651179"</w:instrText>
            </w:r>
            <w:r w:rsidRPr="00320ACE">
              <w:rPr>
                <w:rStyle w:val="Hyperlink"/>
                <w:noProof/>
              </w:rPr>
              <w:instrText xml:space="preserve"> </w:instrText>
            </w:r>
            <w:r w:rsidRPr="00320ACE">
              <w:rPr>
                <w:rStyle w:val="Hyperlink"/>
                <w:noProof/>
              </w:rPr>
              <w:fldChar w:fldCharType="separate"/>
            </w:r>
            <w:r w:rsidRPr="00320ACE">
              <w:rPr>
                <w:rStyle w:val="Hyperlink"/>
                <w:noProof/>
              </w:rPr>
              <w:t>Debug.watch var {, var}...</w:t>
            </w:r>
            <w:r>
              <w:rPr>
                <w:noProof/>
                <w:webHidden/>
              </w:rPr>
              <w:tab/>
            </w:r>
            <w:r>
              <w:rPr>
                <w:noProof/>
                <w:webHidden/>
              </w:rPr>
              <w:fldChar w:fldCharType="begin"/>
            </w:r>
            <w:r>
              <w:rPr>
                <w:noProof/>
                <w:webHidden/>
              </w:rPr>
              <w:instrText xml:space="preserve"> PAGEREF _Toc393651179 \h </w:instrText>
            </w:r>
          </w:ins>
          <w:r>
            <w:rPr>
              <w:noProof/>
              <w:webHidden/>
            </w:rPr>
          </w:r>
          <w:r>
            <w:rPr>
              <w:noProof/>
              <w:webHidden/>
            </w:rPr>
            <w:fldChar w:fldCharType="separate"/>
          </w:r>
          <w:ins w:id="799" w:author="Sammartano, Marc (BIC USA)" w:date="2014-07-20T22:08:00Z">
            <w:r w:rsidR="001D724B">
              <w:rPr>
                <w:noProof/>
                <w:webHidden/>
              </w:rPr>
              <w:t>90</w:t>
            </w:r>
          </w:ins>
          <w:ins w:id="8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01" w:author="Sammartano, Marc (BIC USA)" w:date="2014-07-20T20:16:00Z"/>
              <w:rFonts w:eastAsiaTheme="minorEastAsia"/>
              <w:noProof/>
            </w:rPr>
          </w:pPr>
          <w:ins w:id="8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"_Toc393651180"</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Debug.show.watch</w:t>
            </w:r>
            <w:r>
              <w:rPr>
                <w:noProof/>
                <w:webHidden/>
              </w:rPr>
              <w:tab/>
            </w:r>
            <w:r>
              <w:rPr>
                <w:noProof/>
                <w:webHidden/>
              </w:rPr>
              <w:fldChar w:fldCharType="begin"/>
            </w:r>
            <w:r>
              <w:rPr>
                <w:noProof/>
                <w:webHidden/>
              </w:rPr>
              <w:instrText xml:space="preserve"> PAGEREF _Toc393651180 \h </w:instrText>
            </w:r>
          </w:ins>
          <w:r>
            <w:rPr>
              <w:noProof/>
              <w:webHidden/>
            </w:rPr>
          </w:r>
          <w:r>
            <w:rPr>
              <w:noProof/>
              <w:webHidden/>
            </w:rPr>
            <w:fldChar w:fldCharType="separate"/>
          </w:r>
          <w:ins w:id="803" w:author="Sammartano, Marc (BIC USA)" w:date="2014-07-20T22:08:00Z">
            <w:r w:rsidR="001D724B">
              <w:rPr>
                <w:noProof/>
                <w:webHidden/>
              </w:rPr>
              <w:t>90</w:t>
            </w:r>
          </w:ins>
          <w:ins w:id="8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05" w:author="Sammartano, Marc (BIC USA)" w:date="2014-07-20T20:16:00Z"/>
              <w:rFonts w:eastAsiaTheme="minorEastAsia"/>
              <w:noProof/>
            </w:rPr>
          </w:pPr>
          <w:ins w:id="8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"_Toc393651181"</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Debug.show.program</w:t>
            </w:r>
            <w:r>
              <w:rPr>
                <w:noProof/>
                <w:webHidden/>
              </w:rPr>
              <w:tab/>
            </w:r>
            <w:r>
              <w:rPr>
                <w:noProof/>
                <w:webHidden/>
              </w:rPr>
              <w:fldChar w:fldCharType="begin"/>
            </w:r>
            <w:r>
              <w:rPr>
                <w:noProof/>
                <w:webHidden/>
              </w:rPr>
              <w:instrText xml:space="preserve"> PAGEREF _Toc393651181 \h </w:instrText>
            </w:r>
          </w:ins>
          <w:r>
            <w:rPr>
              <w:noProof/>
              <w:webHidden/>
            </w:rPr>
          </w:r>
          <w:r>
            <w:rPr>
              <w:noProof/>
              <w:webHidden/>
            </w:rPr>
            <w:fldChar w:fldCharType="separate"/>
          </w:r>
          <w:ins w:id="807" w:author="Sammartano, Marc (BIC USA)" w:date="2014-07-20T22:08:00Z">
            <w:r w:rsidR="001D724B">
              <w:rPr>
                <w:noProof/>
                <w:webHidden/>
              </w:rPr>
              <w:t>90</w:t>
            </w:r>
          </w:ins>
          <w:ins w:id="8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09" w:author="Sammartano, Marc (BIC USA)" w:date="2014-07-20T20:16:00Z"/>
              <w:rFonts w:eastAsiaTheme="minorEastAsia"/>
              <w:noProof/>
            </w:rPr>
          </w:pPr>
          <w:ins w:id="8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"_Toc393651182"</w:instrText>
            </w:r>
            <w:r w:rsidRPr="00320ACE">
              <w:rPr>
                <w:rStyle w:val="Hyperlink"/>
                <w:noProof/>
              </w:rPr>
              <w:instrText xml:space="preserve"> </w:instrText>
            </w:r>
            <w:r w:rsidRPr="00320ACE">
              <w:rPr>
                <w:rStyle w:val="Hyperlink"/>
                <w:noProof/>
              </w:rPr>
              <w:fldChar w:fldCharType="separate"/>
            </w:r>
            <w:r w:rsidRPr="00320ACE">
              <w:rPr>
                <w:rStyle w:val="Hyperlink"/>
                <w:noProof/>
              </w:rPr>
              <w:t>Debug.show</w:t>
            </w:r>
            <w:r>
              <w:rPr>
                <w:noProof/>
                <w:webHidden/>
              </w:rPr>
              <w:tab/>
            </w:r>
            <w:r>
              <w:rPr>
                <w:noProof/>
                <w:webHidden/>
              </w:rPr>
              <w:fldChar w:fldCharType="begin"/>
            </w:r>
            <w:r>
              <w:rPr>
                <w:noProof/>
                <w:webHidden/>
              </w:rPr>
              <w:instrText xml:space="preserve"> PAGEREF _Toc393651182 \h </w:instrText>
            </w:r>
          </w:ins>
          <w:r>
            <w:rPr>
              <w:noProof/>
              <w:webHidden/>
            </w:rPr>
          </w:r>
          <w:r>
            <w:rPr>
              <w:noProof/>
              <w:webHidden/>
            </w:rPr>
            <w:fldChar w:fldCharType="separate"/>
          </w:r>
          <w:ins w:id="811" w:author="Sammartano, Marc (BIC USA)" w:date="2014-07-20T22:08:00Z">
            <w:r w:rsidR="001D724B">
              <w:rPr>
                <w:noProof/>
                <w:webHidden/>
              </w:rPr>
              <w:t>90</w:t>
            </w:r>
          </w:ins>
          <w:ins w:id="81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813" w:author="Sammartano, Marc (BIC USA)" w:date="2014-07-20T20:16:00Z"/>
              <w:rFonts w:eastAsiaTheme="minorEastAsia"/>
              <w:noProof/>
            </w:rPr>
          </w:pPr>
          <w:ins w:id="8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"_Toc393651183"</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 I/O</w:t>
            </w:r>
            <w:r>
              <w:rPr>
                <w:noProof/>
                <w:webHidden/>
              </w:rPr>
              <w:tab/>
            </w:r>
            <w:r>
              <w:rPr>
                <w:noProof/>
                <w:webHidden/>
              </w:rPr>
              <w:fldChar w:fldCharType="begin"/>
            </w:r>
            <w:r>
              <w:rPr>
                <w:noProof/>
                <w:webHidden/>
              </w:rPr>
              <w:instrText xml:space="preserve"> PAGEREF _Toc393651183 \h </w:instrText>
            </w:r>
          </w:ins>
          <w:r>
            <w:rPr>
              <w:noProof/>
              <w:webHidden/>
            </w:rPr>
          </w:r>
          <w:r>
            <w:rPr>
              <w:noProof/>
              <w:webHidden/>
            </w:rPr>
            <w:fldChar w:fldCharType="separate"/>
          </w:r>
          <w:ins w:id="815" w:author="Sammartano, Marc (BIC USA)" w:date="2014-07-20T22:08:00Z">
            <w:r w:rsidR="001D724B">
              <w:rPr>
                <w:noProof/>
                <w:webHidden/>
              </w:rPr>
              <w:t>90</w:t>
            </w:r>
          </w:ins>
          <w:ins w:id="8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17" w:author="Sammartano, Marc (BIC USA)" w:date="2014-07-20T20:16:00Z"/>
              <w:rFonts w:eastAsiaTheme="minorEastAsia"/>
              <w:noProof/>
            </w:rPr>
          </w:pPr>
          <w:ins w:id="8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"_Toc393651184"</w:instrText>
            </w:r>
            <w:r w:rsidRPr="00320ACE">
              <w:rPr>
                <w:rStyle w:val="Hyperlink"/>
                <w:noProof/>
              </w:rPr>
              <w:instrText xml:space="preserve"> </w:instrText>
            </w:r>
            <w:r w:rsidRPr="00320ACE">
              <w:rPr>
                <w:rStyle w:val="Hyperlink"/>
                <w:noProof/>
              </w:rPr>
              <w:fldChar w:fldCharType="separate"/>
            </w:r>
            <w:r w:rsidRPr="00320ACE">
              <w:rPr>
                <w:rStyle w:val="Hyperlink"/>
                <w:noProof/>
              </w:rPr>
              <w:t>Output Console</w:t>
            </w:r>
            <w:r>
              <w:rPr>
                <w:noProof/>
                <w:webHidden/>
              </w:rPr>
              <w:tab/>
            </w:r>
            <w:r>
              <w:rPr>
                <w:noProof/>
                <w:webHidden/>
              </w:rPr>
              <w:fldChar w:fldCharType="begin"/>
            </w:r>
            <w:r>
              <w:rPr>
                <w:noProof/>
                <w:webHidden/>
              </w:rPr>
              <w:instrText xml:space="preserve"> PAGEREF _Toc393651184 \h </w:instrText>
            </w:r>
          </w:ins>
          <w:r>
            <w:rPr>
              <w:noProof/>
              <w:webHidden/>
            </w:rPr>
          </w:r>
          <w:r>
            <w:rPr>
              <w:noProof/>
              <w:webHidden/>
            </w:rPr>
            <w:fldChar w:fldCharType="separate"/>
          </w:r>
          <w:ins w:id="819" w:author="Sammartano, Marc (BIC USA)" w:date="2014-07-20T22:08:00Z">
            <w:r w:rsidR="001D724B">
              <w:rPr>
                <w:noProof/>
                <w:webHidden/>
              </w:rPr>
              <w:t>90</w:t>
            </w:r>
          </w:ins>
          <w:ins w:id="8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21" w:author="Sammartano, Marc (BIC USA)" w:date="2014-07-20T20:16:00Z"/>
              <w:rFonts w:eastAsiaTheme="minorEastAsia"/>
              <w:noProof/>
            </w:rPr>
          </w:pPr>
          <w:ins w:id="8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"_Toc393651185"</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Console.Title { &lt;title_sexp&gt;}</w:t>
            </w:r>
            <w:r>
              <w:rPr>
                <w:noProof/>
                <w:webHidden/>
              </w:rPr>
              <w:tab/>
            </w:r>
            <w:r>
              <w:rPr>
                <w:noProof/>
                <w:webHidden/>
              </w:rPr>
              <w:fldChar w:fldCharType="begin"/>
            </w:r>
            <w:r>
              <w:rPr>
                <w:noProof/>
                <w:webHidden/>
              </w:rPr>
              <w:instrText xml:space="preserve"> PAGEREF _Toc393651185 \h </w:instrText>
            </w:r>
          </w:ins>
          <w:r>
            <w:rPr>
              <w:noProof/>
              <w:webHidden/>
            </w:rPr>
          </w:r>
          <w:r>
            <w:rPr>
              <w:noProof/>
              <w:webHidden/>
            </w:rPr>
            <w:fldChar w:fldCharType="separate"/>
          </w:r>
          <w:ins w:id="823" w:author="Sammartano, Marc (BIC USA)" w:date="2014-07-20T22:08:00Z">
            <w:r w:rsidR="001D724B">
              <w:rPr>
                <w:noProof/>
                <w:webHidden/>
              </w:rPr>
              <w:t>91</w:t>
            </w:r>
          </w:ins>
          <w:ins w:id="8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25" w:author="Sammartano, Marc (BIC USA)" w:date="2014-07-20T20:16:00Z"/>
              <w:rFonts w:eastAsiaTheme="minorEastAsia"/>
              <w:noProof/>
            </w:rPr>
          </w:pPr>
          <w:ins w:id="8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"_Toc393651186"</w:instrText>
            </w:r>
            <w:r w:rsidRPr="00320ACE">
              <w:rPr>
                <w:rStyle w:val="Hyperlink"/>
                <w:noProof/>
              </w:rPr>
              <w:instrText xml:space="preserve"> </w:instrText>
            </w:r>
            <w:r w:rsidRPr="00320ACE">
              <w:rPr>
                <w:rStyle w:val="Hyperlink"/>
                <w:noProof/>
              </w:rPr>
              <w:fldChar w:fldCharType="separate"/>
            </w:r>
            <w:r w:rsidRPr="00320ACE">
              <w:rPr>
                <w:rStyle w:val="Hyperlink"/>
                <w:noProof/>
              </w:rPr>
              <w:t>CLS</w:t>
            </w:r>
            <w:r>
              <w:rPr>
                <w:noProof/>
                <w:webHidden/>
              </w:rPr>
              <w:tab/>
            </w:r>
            <w:r>
              <w:rPr>
                <w:noProof/>
                <w:webHidden/>
              </w:rPr>
              <w:fldChar w:fldCharType="begin"/>
            </w:r>
            <w:r>
              <w:rPr>
                <w:noProof/>
                <w:webHidden/>
              </w:rPr>
              <w:instrText xml:space="preserve"> PAGEREF _Toc393651186 \h </w:instrText>
            </w:r>
          </w:ins>
          <w:r>
            <w:rPr>
              <w:noProof/>
              <w:webHidden/>
            </w:rPr>
          </w:r>
          <w:r>
            <w:rPr>
              <w:noProof/>
              <w:webHidden/>
            </w:rPr>
            <w:fldChar w:fldCharType="separate"/>
          </w:r>
          <w:ins w:id="827" w:author="Sammartano, Marc (BIC USA)" w:date="2014-07-20T22:08:00Z">
            <w:r w:rsidR="001D724B">
              <w:rPr>
                <w:noProof/>
                <w:webHidden/>
              </w:rPr>
              <w:t>91</w:t>
            </w:r>
          </w:ins>
          <w:ins w:id="8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29" w:author="Sammartano, Marc (BIC USA)" w:date="2014-07-20T20:16:00Z"/>
              <w:rFonts w:eastAsiaTheme="minorEastAsia"/>
              <w:noProof/>
            </w:rPr>
          </w:pPr>
          <w:ins w:id="8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"_Toc393651187"</w:instrText>
            </w:r>
            <w:r w:rsidRPr="00320ACE">
              <w:rPr>
                <w:rStyle w:val="Hyperlink"/>
                <w:noProof/>
              </w:rPr>
              <w:instrText xml:space="preserve"> </w:instrText>
            </w:r>
            <w:r w:rsidRPr="00320ACE">
              <w:rPr>
                <w:rStyle w:val="Hyperlink"/>
                <w:noProof/>
              </w:rPr>
              <w:fldChar w:fldCharType="separate"/>
            </w:r>
            <w:r w:rsidRPr="00320ACE">
              <w:rPr>
                <w:rStyle w:val="Hyperlink"/>
                <w:noProof/>
              </w:rPr>
              <w:t>Print {&lt;exp&gt; {,|;} ...}</w:t>
            </w:r>
            <w:r>
              <w:rPr>
                <w:noProof/>
                <w:webHidden/>
              </w:rPr>
              <w:tab/>
            </w:r>
            <w:r>
              <w:rPr>
                <w:noProof/>
                <w:webHidden/>
              </w:rPr>
              <w:fldChar w:fldCharType="begin"/>
            </w:r>
            <w:r>
              <w:rPr>
                <w:noProof/>
                <w:webHidden/>
              </w:rPr>
              <w:instrText xml:space="preserve"> PAGEREF _Toc393651187 \h </w:instrText>
            </w:r>
          </w:ins>
          <w:r>
            <w:rPr>
              <w:noProof/>
              <w:webHidden/>
            </w:rPr>
          </w:r>
          <w:r>
            <w:rPr>
              <w:noProof/>
              <w:webHidden/>
            </w:rPr>
            <w:fldChar w:fldCharType="separate"/>
          </w:r>
          <w:ins w:id="831" w:author="Sammartano, Marc (BIC USA)" w:date="2014-07-20T22:08:00Z">
            <w:r w:rsidR="001D724B">
              <w:rPr>
                <w:noProof/>
                <w:webHidden/>
              </w:rPr>
              <w:t>91</w:t>
            </w:r>
          </w:ins>
          <w:ins w:id="8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33" w:author="Sammartano, Marc (BIC USA)" w:date="2014-07-20T20:16:00Z"/>
              <w:rFonts w:eastAsiaTheme="minorEastAsia"/>
              <w:noProof/>
            </w:rPr>
          </w:pPr>
          <w:ins w:id="8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"_Toc393651188"</w:instrText>
            </w:r>
            <w:r w:rsidRPr="00320ACE">
              <w:rPr>
                <w:rStyle w:val="Hyperlink"/>
                <w:noProof/>
              </w:rPr>
              <w:instrText xml:space="preserve"> </w:instrText>
            </w:r>
            <w:r w:rsidRPr="00320ACE">
              <w:rPr>
                <w:rStyle w:val="Hyperlink"/>
                <w:noProof/>
              </w:rPr>
              <w:fldChar w:fldCharType="separate"/>
            </w:r>
            <w:r w:rsidRPr="00320ACE">
              <w:rPr>
                <w:rStyle w:val="Hyperlink"/>
                <w:noProof/>
              </w:rPr>
              <w:t>Print with User-Defined Functions</w:t>
            </w:r>
            <w:r>
              <w:rPr>
                <w:noProof/>
                <w:webHidden/>
              </w:rPr>
              <w:tab/>
            </w:r>
            <w:r>
              <w:rPr>
                <w:noProof/>
                <w:webHidden/>
              </w:rPr>
              <w:fldChar w:fldCharType="begin"/>
            </w:r>
            <w:r>
              <w:rPr>
                <w:noProof/>
                <w:webHidden/>
              </w:rPr>
              <w:instrText xml:space="preserve"> PAGEREF _Toc393651188 \h </w:instrText>
            </w:r>
          </w:ins>
          <w:r>
            <w:rPr>
              <w:noProof/>
              <w:webHidden/>
            </w:rPr>
          </w:r>
          <w:r>
            <w:rPr>
              <w:noProof/>
              <w:webHidden/>
            </w:rPr>
            <w:fldChar w:fldCharType="separate"/>
          </w:r>
          <w:ins w:id="835" w:author="Sammartano, Marc (BIC USA)" w:date="2014-07-20T22:08:00Z">
            <w:r w:rsidR="001D724B">
              <w:rPr>
                <w:noProof/>
                <w:webHidden/>
              </w:rPr>
              <w:t>91</w:t>
            </w:r>
          </w:ins>
          <w:ins w:id="8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37" w:author="Sammartano, Marc (BIC USA)" w:date="2014-07-20T20:16:00Z"/>
              <w:rFonts w:eastAsiaTheme="minorEastAsia"/>
              <w:noProof/>
            </w:rPr>
          </w:pPr>
          <w:ins w:id="8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"_Toc393651189"</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Console.line.text &lt;line_nexp&gt;, &lt;text_svar&gt;</w:t>
            </w:r>
            <w:r>
              <w:rPr>
                <w:noProof/>
                <w:webHidden/>
              </w:rPr>
              <w:tab/>
            </w:r>
            <w:r>
              <w:rPr>
                <w:noProof/>
                <w:webHidden/>
              </w:rPr>
              <w:fldChar w:fldCharType="begin"/>
            </w:r>
            <w:r>
              <w:rPr>
                <w:noProof/>
                <w:webHidden/>
              </w:rPr>
              <w:instrText xml:space="preserve"> PAGEREF _Toc393651189 \h </w:instrText>
            </w:r>
          </w:ins>
          <w:r>
            <w:rPr>
              <w:noProof/>
              <w:webHidden/>
            </w:rPr>
          </w:r>
          <w:r>
            <w:rPr>
              <w:noProof/>
              <w:webHidden/>
            </w:rPr>
            <w:fldChar w:fldCharType="separate"/>
          </w:r>
          <w:ins w:id="839" w:author="Sammartano, Marc (BIC USA)" w:date="2014-07-20T22:08:00Z">
            <w:r w:rsidR="001D724B">
              <w:rPr>
                <w:noProof/>
                <w:webHidden/>
              </w:rPr>
              <w:t>92</w:t>
            </w:r>
          </w:ins>
          <w:ins w:id="8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41" w:author="Sammartano, Marc (BIC USA)" w:date="2014-07-20T20:16:00Z"/>
              <w:rFonts w:eastAsiaTheme="minorEastAsia"/>
              <w:noProof/>
            </w:rPr>
          </w:pPr>
          <w:ins w:id="8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"_Toc393651190"</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Console.line.touched &lt;line_nvar&gt; {, &lt;press_lvar&gt;}</w:t>
            </w:r>
            <w:r>
              <w:rPr>
                <w:noProof/>
                <w:webHidden/>
              </w:rPr>
              <w:tab/>
            </w:r>
            <w:r>
              <w:rPr>
                <w:noProof/>
                <w:webHidden/>
              </w:rPr>
              <w:fldChar w:fldCharType="begin"/>
            </w:r>
            <w:r>
              <w:rPr>
                <w:noProof/>
                <w:webHidden/>
              </w:rPr>
              <w:instrText xml:space="preserve"> PAGEREF _Toc393651190 \h </w:instrText>
            </w:r>
          </w:ins>
          <w:r>
            <w:rPr>
              <w:noProof/>
              <w:webHidden/>
            </w:rPr>
          </w:r>
          <w:r>
            <w:rPr>
              <w:noProof/>
              <w:webHidden/>
            </w:rPr>
            <w:fldChar w:fldCharType="separate"/>
          </w:r>
          <w:ins w:id="843" w:author="Sammartano, Marc (BIC USA)" w:date="2014-07-20T22:08:00Z">
            <w:r w:rsidR="001D724B">
              <w:rPr>
                <w:noProof/>
                <w:webHidden/>
              </w:rPr>
              <w:t>92</w:t>
            </w:r>
          </w:ins>
          <w:ins w:id="8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45" w:author="Sammartano, Marc (BIC USA)" w:date="2014-07-20T20:16:00Z"/>
              <w:rFonts w:eastAsiaTheme="minorEastAsia"/>
              <w:noProof/>
            </w:rPr>
          </w:pPr>
          <w:ins w:id="8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"_Toc393651191"</w:instrText>
            </w:r>
            <w:r w:rsidRPr="00320ACE">
              <w:rPr>
                <w:rStyle w:val="Hyperlink"/>
                <w:noProof/>
              </w:rPr>
              <w:instrText xml:space="preserve"> </w:instrText>
            </w:r>
            <w:r w:rsidRPr="00320ACE">
              <w:rPr>
                <w:rStyle w:val="Hyperlink"/>
                <w:noProof/>
              </w:rPr>
              <w:fldChar w:fldCharType="separate"/>
            </w:r>
            <w:r w:rsidRPr="00320ACE">
              <w:rPr>
                <w:rStyle w:val="Hyperlink"/>
                <w:noProof/>
              </w:rPr>
              <w:t>Console.save &lt;filename_sexp&gt;</w:t>
            </w:r>
            <w:r>
              <w:rPr>
                <w:noProof/>
                <w:webHidden/>
              </w:rPr>
              <w:tab/>
            </w:r>
            <w:r>
              <w:rPr>
                <w:noProof/>
                <w:webHidden/>
              </w:rPr>
              <w:fldChar w:fldCharType="begin"/>
            </w:r>
            <w:r>
              <w:rPr>
                <w:noProof/>
                <w:webHidden/>
              </w:rPr>
              <w:instrText xml:space="preserve"> PAGEREF _Toc393651191 \h </w:instrText>
            </w:r>
          </w:ins>
          <w:r>
            <w:rPr>
              <w:noProof/>
              <w:webHidden/>
            </w:rPr>
          </w:r>
          <w:r>
            <w:rPr>
              <w:noProof/>
              <w:webHidden/>
            </w:rPr>
            <w:fldChar w:fldCharType="separate"/>
          </w:r>
          <w:ins w:id="847" w:author="Sammartano, Marc (BIC USA)" w:date="2014-07-20T22:08:00Z">
            <w:r w:rsidR="001D724B">
              <w:rPr>
                <w:noProof/>
                <w:webHidden/>
              </w:rPr>
              <w:t>92</w:t>
            </w:r>
          </w:ins>
          <w:ins w:id="8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49" w:author="Sammartano, Marc (BIC USA)" w:date="2014-07-20T20:16:00Z"/>
              <w:rFonts w:eastAsiaTheme="minorEastAsia"/>
              <w:noProof/>
            </w:rPr>
          </w:pPr>
          <w:ins w:id="8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"_Toc393651192"</w:instrText>
            </w:r>
            <w:r w:rsidRPr="00320ACE">
              <w:rPr>
                <w:rStyle w:val="Hyperlink"/>
                <w:noProof/>
              </w:rPr>
              <w:instrText xml:space="preserve"> </w:instrText>
            </w:r>
            <w:r w:rsidRPr="00320ACE">
              <w:rPr>
                <w:rStyle w:val="Hyperlink"/>
                <w:noProof/>
              </w:rPr>
              <w:fldChar w:fldCharType="separate"/>
            </w:r>
            <w:r w:rsidRPr="00320ACE">
              <w:rPr>
                <w:rStyle w:val="Hyperlink"/>
                <w:noProof/>
              </w:rPr>
              <w:t>User Input</w:t>
            </w:r>
            <w:r>
              <w:rPr>
                <w:noProof/>
                <w:webHidden/>
              </w:rPr>
              <w:tab/>
            </w:r>
            <w:r>
              <w:rPr>
                <w:noProof/>
                <w:webHidden/>
              </w:rPr>
              <w:fldChar w:fldCharType="begin"/>
            </w:r>
            <w:r>
              <w:rPr>
                <w:noProof/>
                <w:webHidden/>
              </w:rPr>
              <w:instrText xml:space="preserve"> PAGEREF _Toc393651192 \h </w:instrText>
            </w:r>
          </w:ins>
          <w:r>
            <w:rPr>
              <w:noProof/>
              <w:webHidden/>
            </w:rPr>
          </w:r>
          <w:r>
            <w:rPr>
              <w:noProof/>
              <w:webHidden/>
            </w:rPr>
            <w:fldChar w:fldCharType="separate"/>
          </w:r>
          <w:ins w:id="851" w:author="Sammartano, Marc (BIC USA)" w:date="2014-07-20T22:08:00Z">
            <w:r w:rsidR="001D724B">
              <w:rPr>
                <w:noProof/>
                <w:webHidden/>
              </w:rPr>
              <w:t>92</w:t>
            </w:r>
          </w:ins>
          <w:ins w:id="8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53" w:author="Sammartano, Marc (BIC USA)" w:date="2014-07-20T20:16:00Z"/>
              <w:rFonts w:eastAsiaTheme="minorEastAsia"/>
              <w:noProof/>
            </w:rPr>
          </w:pPr>
          <w:ins w:id="8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"_Toc393651193"</w:instrText>
            </w:r>
            <w:r w:rsidRPr="00320ACE">
              <w:rPr>
                <w:rStyle w:val="Hyperlink"/>
                <w:noProof/>
              </w:rPr>
              <w:instrText xml:space="preserve"> </w:instrText>
            </w:r>
            <w:r w:rsidRPr="00320ACE">
              <w:rPr>
                <w:rStyle w:val="Hyperlink"/>
                <w:noProof/>
              </w:rPr>
              <w:fldChar w:fldCharType="separate"/>
            </w:r>
            <w:r w:rsidRPr="00320ACE">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_Toc393651193 \h </w:instrText>
            </w:r>
          </w:ins>
          <w:r>
            <w:rPr>
              <w:noProof/>
              <w:webHidden/>
            </w:rPr>
          </w:r>
          <w:r>
            <w:rPr>
              <w:noProof/>
              <w:webHidden/>
            </w:rPr>
            <w:fldChar w:fldCharType="separate"/>
          </w:r>
          <w:ins w:id="855" w:author="Sammartano, Marc (BIC USA)" w:date="2014-07-20T22:08:00Z">
            <w:r w:rsidR="001D724B">
              <w:rPr>
                <w:noProof/>
                <w:webHidden/>
              </w:rPr>
              <w:t>92</w:t>
            </w:r>
          </w:ins>
          <w:ins w:id="8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57" w:author="Sammartano, Marc (BIC USA)" w:date="2014-07-20T20:16:00Z"/>
              <w:rFonts w:eastAsiaTheme="minorEastAsia"/>
              <w:noProof/>
            </w:rPr>
          </w:pPr>
          <w:ins w:id="8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"_Toc393651194"</w:instrText>
            </w:r>
            <w:r w:rsidRPr="00320ACE">
              <w:rPr>
                <w:rStyle w:val="Hyperlink"/>
                <w:noProof/>
              </w:rPr>
              <w:instrText xml:space="preserve"> </w:instrText>
            </w:r>
            <w:r w:rsidRPr="00320ACE">
              <w:rPr>
                <w:rStyle w:val="Hyperlink"/>
                <w:noProof/>
              </w:rPr>
              <w:fldChar w:fldCharType="separate"/>
            </w:r>
            <w:r w:rsidRPr="00320ACE">
              <w:rPr>
                <w:rStyle w:val="Hyperlink"/>
                <w:noProof/>
              </w:rPr>
              <w:t>Inkey$ &lt;svar&gt;</w:t>
            </w:r>
            <w:r>
              <w:rPr>
                <w:noProof/>
                <w:webHidden/>
              </w:rPr>
              <w:tab/>
            </w:r>
            <w:r>
              <w:rPr>
                <w:noProof/>
                <w:webHidden/>
              </w:rPr>
              <w:fldChar w:fldCharType="begin"/>
            </w:r>
            <w:r>
              <w:rPr>
                <w:noProof/>
                <w:webHidden/>
              </w:rPr>
              <w:instrText xml:space="preserve"> PAGEREF _Toc393651194 \h </w:instrText>
            </w:r>
          </w:ins>
          <w:r>
            <w:rPr>
              <w:noProof/>
              <w:webHidden/>
            </w:rPr>
          </w:r>
          <w:r>
            <w:rPr>
              <w:noProof/>
              <w:webHidden/>
            </w:rPr>
            <w:fldChar w:fldCharType="separate"/>
          </w:r>
          <w:ins w:id="859" w:author="Sammartano, Marc (BIC USA)" w:date="2014-07-20T22:08:00Z">
            <w:r w:rsidR="001D724B">
              <w:rPr>
                <w:noProof/>
                <w:webHidden/>
              </w:rPr>
              <w:t>93</w:t>
            </w:r>
          </w:ins>
          <w:ins w:id="8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61" w:author="Sammartano, Marc (BIC USA)" w:date="2014-07-20T20:16:00Z"/>
              <w:rFonts w:eastAsiaTheme="minorEastAsia"/>
              <w:noProof/>
            </w:rPr>
          </w:pPr>
          <w:ins w:id="8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"_Toc393651195"</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_Toc393651195 \h </w:instrText>
            </w:r>
          </w:ins>
          <w:r>
            <w:rPr>
              <w:noProof/>
              <w:webHidden/>
            </w:rPr>
          </w:r>
          <w:r>
            <w:rPr>
              <w:noProof/>
              <w:webHidden/>
            </w:rPr>
            <w:fldChar w:fldCharType="separate"/>
          </w:r>
          <w:ins w:id="863" w:author="Sammartano, Marc (BIC USA)" w:date="2014-07-20T22:08:00Z">
            <w:r w:rsidR="001D724B">
              <w:rPr>
                <w:noProof/>
                <w:webHidden/>
              </w:rPr>
              <w:t>93</w:t>
            </w:r>
          </w:ins>
          <w:ins w:id="8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865" w:author="Sammartano, Marc (BIC USA)" w:date="2014-07-20T20:16:00Z"/>
              <w:rFonts w:eastAsiaTheme="minorEastAsia"/>
              <w:noProof/>
            </w:rPr>
          </w:pPr>
          <w:ins w:id="8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"_Toc393651196"</w:instrText>
            </w:r>
            <w:r w:rsidRPr="00320ACE">
              <w:rPr>
                <w:rStyle w:val="Hyperlink"/>
                <w:noProof/>
              </w:rPr>
              <w:instrText xml:space="preserve"> </w:instrText>
            </w:r>
            <w:r w:rsidRPr="00320ACE">
              <w:rPr>
                <w:rStyle w:val="Hyperlink"/>
                <w:noProof/>
              </w:rPr>
              <w:fldChar w:fldCharType="separate"/>
            </w:r>
            <w:r w:rsidRPr="00320ACE">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_Toc393651196 \h </w:instrText>
            </w:r>
          </w:ins>
          <w:r>
            <w:rPr>
              <w:noProof/>
              <w:webHidden/>
            </w:rPr>
          </w:r>
          <w:r>
            <w:rPr>
              <w:noProof/>
              <w:webHidden/>
            </w:rPr>
            <w:fldChar w:fldCharType="separate"/>
          </w:r>
          <w:ins w:id="867" w:author="Sammartano, Marc (BIC USA)" w:date="2014-07-20T22:08:00Z">
            <w:r w:rsidR="001D724B">
              <w:rPr>
                <w:noProof/>
                <w:webHidden/>
              </w:rPr>
              <w:t>93</w:t>
            </w:r>
          </w:ins>
          <w:ins w:id="8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69" w:author="Sammartano, Marc (BIC USA)" w:date="2014-07-20T20:16:00Z"/>
              <w:rFonts w:eastAsiaTheme="minorEastAsia"/>
              <w:noProof/>
            </w:rPr>
          </w:pPr>
          <w:ins w:id="8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"_Toc393651197"</w:instrText>
            </w:r>
            <w:r w:rsidRPr="00320ACE">
              <w:rPr>
                <w:rStyle w:val="Hyperlink"/>
                <w:noProof/>
              </w:rPr>
              <w:instrText xml:space="preserve"> </w:instrText>
            </w:r>
            <w:r w:rsidRPr="00320ACE">
              <w:rPr>
                <w:rStyle w:val="Hyperlink"/>
                <w:noProof/>
              </w:rPr>
              <w:fldChar w:fldCharType="separate"/>
            </w:r>
            <w:r w:rsidRPr="00320ACE">
              <w:rPr>
                <w:rStyle w:val="Hyperlink"/>
                <w:noProof/>
              </w:rPr>
              <w:t>Kb.toggle</w:t>
            </w:r>
            <w:r>
              <w:rPr>
                <w:noProof/>
                <w:webHidden/>
              </w:rPr>
              <w:tab/>
            </w:r>
            <w:r>
              <w:rPr>
                <w:noProof/>
                <w:webHidden/>
              </w:rPr>
              <w:fldChar w:fldCharType="begin"/>
            </w:r>
            <w:r>
              <w:rPr>
                <w:noProof/>
                <w:webHidden/>
              </w:rPr>
              <w:instrText xml:space="preserve"> PAGEREF _Toc393651197 \h </w:instrText>
            </w:r>
          </w:ins>
          <w:r>
            <w:rPr>
              <w:noProof/>
              <w:webHidden/>
            </w:rPr>
          </w:r>
          <w:r>
            <w:rPr>
              <w:noProof/>
              <w:webHidden/>
            </w:rPr>
            <w:fldChar w:fldCharType="separate"/>
          </w:r>
          <w:ins w:id="871" w:author="Sammartano, Marc (BIC USA)" w:date="2014-07-20T22:08:00Z">
            <w:r w:rsidR="001D724B">
              <w:rPr>
                <w:noProof/>
                <w:webHidden/>
              </w:rPr>
              <w:t>94</w:t>
            </w:r>
          </w:ins>
          <w:ins w:id="8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73" w:author="Sammartano, Marc (BIC USA)" w:date="2014-07-20T20:16:00Z"/>
              <w:rFonts w:eastAsiaTheme="minorEastAsia"/>
              <w:noProof/>
            </w:rPr>
          </w:pPr>
          <w:ins w:id="8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"_Toc393651198"</w:instrText>
            </w:r>
            <w:r w:rsidRPr="00320ACE">
              <w:rPr>
                <w:rStyle w:val="Hyperlink"/>
                <w:noProof/>
              </w:rPr>
              <w:instrText xml:space="preserve"> </w:instrText>
            </w:r>
            <w:r w:rsidRPr="00320ACE">
              <w:rPr>
                <w:rStyle w:val="Hyperlink"/>
                <w:noProof/>
              </w:rPr>
              <w:fldChar w:fldCharType="separate"/>
            </w:r>
            <w:r w:rsidRPr="00320ACE">
              <w:rPr>
                <w:rStyle w:val="Hyperlink"/>
                <w:noProof/>
              </w:rPr>
              <w:t>Kb.hide</w:t>
            </w:r>
            <w:r>
              <w:rPr>
                <w:noProof/>
                <w:webHidden/>
              </w:rPr>
              <w:tab/>
            </w:r>
            <w:r>
              <w:rPr>
                <w:noProof/>
                <w:webHidden/>
              </w:rPr>
              <w:fldChar w:fldCharType="begin"/>
            </w:r>
            <w:r>
              <w:rPr>
                <w:noProof/>
                <w:webHidden/>
              </w:rPr>
              <w:instrText xml:space="preserve"> PAGEREF _Toc393651198 \h </w:instrText>
            </w:r>
          </w:ins>
          <w:r>
            <w:rPr>
              <w:noProof/>
              <w:webHidden/>
            </w:rPr>
          </w:r>
          <w:r>
            <w:rPr>
              <w:noProof/>
              <w:webHidden/>
            </w:rPr>
            <w:fldChar w:fldCharType="separate"/>
          </w:r>
          <w:ins w:id="875" w:author="Sammartano, Marc (BIC USA)" w:date="2014-07-20T22:08:00Z">
            <w:r w:rsidR="001D724B">
              <w:rPr>
                <w:noProof/>
                <w:webHidden/>
              </w:rPr>
              <w:t>94</w:t>
            </w:r>
          </w:ins>
          <w:ins w:id="87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877" w:author="Sammartano, Marc (BIC USA)" w:date="2014-07-20T20:16:00Z"/>
              <w:rFonts w:eastAsiaTheme="minorEastAsia"/>
              <w:noProof/>
            </w:rPr>
          </w:pPr>
          <w:ins w:id="8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"_Toc393651199"</w:instrText>
            </w:r>
            <w:r w:rsidRPr="00320ACE">
              <w:rPr>
                <w:rStyle w:val="Hyperlink"/>
                <w:noProof/>
              </w:rPr>
              <w:instrText xml:space="preserve"> </w:instrText>
            </w:r>
            <w:r w:rsidRPr="00320ACE">
              <w:rPr>
                <w:rStyle w:val="Hyperlink"/>
                <w:noProof/>
              </w:rPr>
              <w:fldChar w:fldCharType="separate"/>
            </w:r>
            <w:r w:rsidRPr="00320ACE">
              <w:rPr>
                <w:rStyle w:val="Hyperlink"/>
                <w:noProof/>
              </w:rPr>
              <w:t>Working with Files</w:t>
            </w:r>
            <w:r>
              <w:rPr>
                <w:noProof/>
                <w:webHidden/>
              </w:rPr>
              <w:tab/>
            </w:r>
            <w:r>
              <w:rPr>
                <w:noProof/>
                <w:webHidden/>
              </w:rPr>
              <w:fldChar w:fldCharType="begin"/>
            </w:r>
            <w:r>
              <w:rPr>
                <w:noProof/>
                <w:webHidden/>
              </w:rPr>
              <w:instrText xml:space="preserve"> PAGEREF _Toc393651199 \h </w:instrText>
            </w:r>
          </w:ins>
          <w:r>
            <w:rPr>
              <w:noProof/>
              <w:webHidden/>
            </w:rPr>
          </w:r>
          <w:r>
            <w:rPr>
              <w:noProof/>
              <w:webHidden/>
            </w:rPr>
            <w:fldChar w:fldCharType="separate"/>
          </w:r>
          <w:ins w:id="879" w:author="Sammartano, Marc (BIC USA)" w:date="2014-07-20T22:08:00Z">
            <w:r w:rsidR="001D724B">
              <w:rPr>
                <w:noProof/>
                <w:webHidden/>
              </w:rPr>
              <w:t>94</w:t>
            </w:r>
          </w:ins>
          <w:ins w:id="8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81" w:author="Sammartano, Marc (BIC USA)" w:date="2014-07-20T20:16:00Z"/>
              <w:rFonts w:eastAsiaTheme="minorEastAsia"/>
              <w:noProof/>
            </w:rPr>
          </w:pPr>
          <w:ins w:id="8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"_Toc393651200"</w:instrText>
            </w:r>
            <w:r w:rsidRPr="00320ACE">
              <w:rPr>
                <w:rStyle w:val="Hyperlink"/>
                <w:noProof/>
              </w:rPr>
              <w:instrText xml:space="preserve"> </w:instrText>
            </w:r>
            <w:r w:rsidRPr="00320ACE">
              <w:rPr>
                <w:rStyle w:val="Hyperlink"/>
                <w:noProof/>
              </w:rPr>
              <w:fldChar w:fldCharType="separate"/>
            </w:r>
            <w:r w:rsidRPr="00320ACE">
              <w:rPr>
                <w:rStyle w:val="Hyperlink"/>
                <w:noProof/>
              </w:rPr>
              <w:t>Paths Explained</w:t>
            </w:r>
            <w:r>
              <w:rPr>
                <w:noProof/>
                <w:webHidden/>
              </w:rPr>
              <w:tab/>
            </w:r>
            <w:r>
              <w:rPr>
                <w:noProof/>
                <w:webHidden/>
              </w:rPr>
              <w:fldChar w:fldCharType="begin"/>
            </w:r>
            <w:r>
              <w:rPr>
                <w:noProof/>
                <w:webHidden/>
              </w:rPr>
              <w:instrText xml:space="preserve"> PAGEREF _Toc393651200 \h </w:instrText>
            </w:r>
          </w:ins>
          <w:r>
            <w:rPr>
              <w:noProof/>
              <w:webHidden/>
            </w:rPr>
          </w:r>
          <w:r>
            <w:rPr>
              <w:noProof/>
              <w:webHidden/>
            </w:rPr>
            <w:fldChar w:fldCharType="separate"/>
          </w:r>
          <w:ins w:id="883" w:author="Sammartano, Marc (BIC USA)" w:date="2014-07-20T22:08:00Z">
            <w:r w:rsidR="001D724B">
              <w:rPr>
                <w:noProof/>
                <w:webHidden/>
              </w:rPr>
              <w:t>94</w:t>
            </w:r>
          </w:ins>
          <w:ins w:id="8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85" w:author="Sammartano, Marc (BIC USA)" w:date="2014-07-20T20:16:00Z"/>
              <w:rFonts w:eastAsiaTheme="minorEastAsia"/>
              <w:noProof/>
            </w:rPr>
          </w:pPr>
          <w:ins w:id="8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"_Toc393651201"</w:instrText>
            </w:r>
            <w:r w:rsidRPr="00320ACE">
              <w:rPr>
                <w:rStyle w:val="Hyperlink"/>
                <w:noProof/>
              </w:rPr>
              <w:instrText xml:space="preserve"> </w:instrText>
            </w:r>
            <w:r w:rsidRPr="00320ACE">
              <w:rPr>
                <w:rStyle w:val="Hyperlink"/>
                <w:noProof/>
              </w:rPr>
              <w:fldChar w:fldCharType="separate"/>
            </w:r>
            <w:r w:rsidRPr="00320ACE">
              <w:rPr>
                <w:rStyle w:val="Hyperlink"/>
                <w:noProof/>
              </w:rPr>
              <w:t>Paths and Case-sensitivity</w:t>
            </w:r>
            <w:r>
              <w:rPr>
                <w:noProof/>
                <w:webHidden/>
              </w:rPr>
              <w:tab/>
            </w:r>
            <w:r>
              <w:rPr>
                <w:noProof/>
                <w:webHidden/>
              </w:rPr>
              <w:fldChar w:fldCharType="begin"/>
            </w:r>
            <w:r>
              <w:rPr>
                <w:noProof/>
                <w:webHidden/>
              </w:rPr>
              <w:instrText xml:space="preserve"> PAGEREF _Toc393651201 \h </w:instrText>
            </w:r>
          </w:ins>
          <w:r>
            <w:rPr>
              <w:noProof/>
              <w:webHidden/>
            </w:rPr>
          </w:r>
          <w:r>
            <w:rPr>
              <w:noProof/>
              <w:webHidden/>
            </w:rPr>
            <w:fldChar w:fldCharType="separate"/>
          </w:r>
          <w:ins w:id="887" w:author="Sammartano, Marc (BIC USA)" w:date="2014-07-20T22:08:00Z">
            <w:r w:rsidR="001D724B">
              <w:rPr>
                <w:noProof/>
                <w:webHidden/>
              </w:rPr>
              <w:t>95</w:t>
            </w:r>
          </w:ins>
          <w:ins w:id="8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89" w:author="Sammartano, Marc (BIC USA)" w:date="2014-07-20T20:16:00Z"/>
              <w:rFonts w:eastAsiaTheme="minorEastAsia"/>
              <w:noProof/>
            </w:rPr>
          </w:pPr>
          <w:ins w:id="8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"_Toc393651202"</w:instrText>
            </w:r>
            <w:r w:rsidRPr="00320ACE">
              <w:rPr>
                <w:rStyle w:val="Hyperlink"/>
                <w:noProof/>
              </w:rPr>
              <w:instrText xml:space="preserve"> </w:instrText>
            </w:r>
            <w:r w:rsidRPr="00320ACE">
              <w:rPr>
                <w:rStyle w:val="Hyperlink"/>
                <w:noProof/>
              </w:rPr>
              <w:fldChar w:fldCharType="separate"/>
            </w:r>
            <w:r w:rsidRPr="00320ACE">
              <w:rPr>
                <w:rStyle w:val="Hyperlink"/>
                <w:noProof/>
              </w:rPr>
              <w:t>File.delete &lt;lvar&gt;, &lt;path_sexp&gt;</w:t>
            </w:r>
            <w:r>
              <w:rPr>
                <w:noProof/>
                <w:webHidden/>
              </w:rPr>
              <w:tab/>
            </w:r>
            <w:r>
              <w:rPr>
                <w:noProof/>
                <w:webHidden/>
              </w:rPr>
              <w:fldChar w:fldCharType="begin"/>
            </w:r>
            <w:r>
              <w:rPr>
                <w:noProof/>
                <w:webHidden/>
              </w:rPr>
              <w:instrText xml:space="preserve"> PAGEREF _Toc393651202 \h </w:instrText>
            </w:r>
          </w:ins>
          <w:r>
            <w:rPr>
              <w:noProof/>
              <w:webHidden/>
            </w:rPr>
          </w:r>
          <w:r>
            <w:rPr>
              <w:noProof/>
              <w:webHidden/>
            </w:rPr>
            <w:fldChar w:fldCharType="separate"/>
          </w:r>
          <w:ins w:id="891" w:author="Sammartano, Marc (BIC USA)" w:date="2014-07-20T22:08:00Z">
            <w:r w:rsidR="001D724B">
              <w:rPr>
                <w:noProof/>
                <w:webHidden/>
              </w:rPr>
              <w:t>96</w:t>
            </w:r>
          </w:ins>
          <w:ins w:id="8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93" w:author="Sammartano, Marc (BIC USA)" w:date="2014-07-20T20:16:00Z"/>
              <w:rFonts w:eastAsiaTheme="minorEastAsia"/>
              <w:noProof/>
            </w:rPr>
          </w:pPr>
          <w:ins w:id="894"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"_Toc393651203"</w:instrText>
            </w:r>
            <w:r w:rsidRPr="00320ACE">
              <w:rPr>
                <w:rStyle w:val="Hyperlink"/>
                <w:noProof/>
              </w:rPr>
              <w:instrText xml:space="preserve"> </w:instrText>
            </w:r>
            <w:r w:rsidRPr="00320ACE">
              <w:rPr>
                <w:rStyle w:val="Hyperlink"/>
                <w:noProof/>
              </w:rPr>
              <w:fldChar w:fldCharType="separate"/>
            </w:r>
            <w:r w:rsidRPr="00320ACE">
              <w:rPr>
                <w:rStyle w:val="Hyperlink"/>
                <w:noProof/>
              </w:rPr>
              <w:t>File.dir &lt;path_sexp&gt;, Array$[]</w:t>
            </w:r>
            <w:r>
              <w:rPr>
                <w:noProof/>
                <w:webHidden/>
              </w:rPr>
              <w:tab/>
            </w:r>
            <w:r>
              <w:rPr>
                <w:noProof/>
                <w:webHidden/>
              </w:rPr>
              <w:fldChar w:fldCharType="begin"/>
            </w:r>
            <w:r>
              <w:rPr>
                <w:noProof/>
                <w:webHidden/>
              </w:rPr>
              <w:instrText xml:space="preserve"> PAGEREF _Toc393651203 \h </w:instrText>
            </w:r>
          </w:ins>
          <w:r>
            <w:rPr>
              <w:noProof/>
              <w:webHidden/>
            </w:rPr>
          </w:r>
          <w:r>
            <w:rPr>
              <w:noProof/>
              <w:webHidden/>
            </w:rPr>
            <w:fldChar w:fldCharType="separate"/>
          </w:r>
          <w:ins w:id="895" w:author="Sammartano, Marc (BIC USA)" w:date="2014-07-20T22:08:00Z">
            <w:r w:rsidR="001D724B">
              <w:rPr>
                <w:noProof/>
                <w:webHidden/>
              </w:rPr>
              <w:t>96</w:t>
            </w:r>
          </w:ins>
          <w:ins w:id="8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897" w:author="Sammartano, Marc (BIC USA)" w:date="2014-07-20T20:16:00Z"/>
              <w:rFonts w:eastAsiaTheme="minorEastAsia"/>
              <w:noProof/>
            </w:rPr>
          </w:pPr>
          <w:ins w:id="8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"_Toc393651204"</w:instrText>
            </w:r>
            <w:r w:rsidRPr="00320ACE">
              <w:rPr>
                <w:rStyle w:val="Hyperlink"/>
                <w:noProof/>
              </w:rPr>
              <w:instrText xml:space="preserve"> </w:instrText>
            </w:r>
            <w:r w:rsidRPr="00320ACE">
              <w:rPr>
                <w:rStyle w:val="Hyperlink"/>
                <w:noProof/>
              </w:rPr>
              <w:fldChar w:fldCharType="separate"/>
            </w:r>
            <w:r w:rsidRPr="00320ACE">
              <w:rPr>
                <w:rStyle w:val="Hyperlink"/>
                <w:noProof/>
              </w:rPr>
              <w:t>File.exists &lt;lvar&gt;, &lt;path_sexp&gt;</w:t>
            </w:r>
            <w:r>
              <w:rPr>
                <w:noProof/>
                <w:webHidden/>
              </w:rPr>
              <w:tab/>
            </w:r>
            <w:r>
              <w:rPr>
                <w:noProof/>
                <w:webHidden/>
              </w:rPr>
              <w:fldChar w:fldCharType="begin"/>
            </w:r>
            <w:r>
              <w:rPr>
                <w:noProof/>
                <w:webHidden/>
              </w:rPr>
              <w:instrText xml:space="preserve"> PAGEREF _Toc393651204 \h </w:instrText>
            </w:r>
          </w:ins>
          <w:r>
            <w:rPr>
              <w:noProof/>
              <w:webHidden/>
            </w:rPr>
          </w:r>
          <w:r>
            <w:rPr>
              <w:noProof/>
              <w:webHidden/>
            </w:rPr>
            <w:fldChar w:fldCharType="separate"/>
          </w:r>
          <w:ins w:id="899" w:author="Sammartano, Marc (BIC USA)" w:date="2014-07-20T22:08:00Z">
            <w:r w:rsidR="001D724B">
              <w:rPr>
                <w:noProof/>
                <w:webHidden/>
              </w:rPr>
              <w:t>96</w:t>
            </w:r>
          </w:ins>
          <w:ins w:id="9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01" w:author="Sammartano, Marc (BIC USA)" w:date="2014-07-20T20:16:00Z"/>
              <w:rFonts w:eastAsiaTheme="minorEastAsia"/>
              <w:noProof/>
            </w:rPr>
          </w:pPr>
          <w:ins w:id="9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"_Toc393651205"</w:instrText>
            </w:r>
            <w:r w:rsidRPr="00320ACE">
              <w:rPr>
                <w:rStyle w:val="Hyperlink"/>
                <w:noProof/>
              </w:rPr>
              <w:instrText xml:space="preserve"> </w:instrText>
            </w:r>
            <w:r w:rsidRPr="00320ACE">
              <w:rPr>
                <w:rStyle w:val="Hyperlink"/>
                <w:noProof/>
              </w:rPr>
              <w:fldChar w:fldCharType="separate"/>
            </w:r>
            <w:r w:rsidRPr="00320ACE">
              <w:rPr>
                <w:rStyle w:val="Hyperlink"/>
                <w:noProof/>
              </w:rPr>
              <w:t>File.mkdir &lt;path_sexp&gt;</w:t>
            </w:r>
            <w:r>
              <w:rPr>
                <w:noProof/>
                <w:webHidden/>
              </w:rPr>
              <w:tab/>
            </w:r>
            <w:r>
              <w:rPr>
                <w:noProof/>
                <w:webHidden/>
              </w:rPr>
              <w:fldChar w:fldCharType="begin"/>
            </w:r>
            <w:r>
              <w:rPr>
                <w:noProof/>
                <w:webHidden/>
              </w:rPr>
              <w:instrText xml:space="preserve"> PAGEREF _Toc393651205 \h </w:instrText>
            </w:r>
          </w:ins>
          <w:r>
            <w:rPr>
              <w:noProof/>
              <w:webHidden/>
            </w:rPr>
          </w:r>
          <w:r>
            <w:rPr>
              <w:noProof/>
              <w:webHidden/>
            </w:rPr>
            <w:fldChar w:fldCharType="separate"/>
          </w:r>
          <w:ins w:id="903" w:author="Sammartano, Marc (BIC USA)" w:date="2014-07-20T22:08:00Z">
            <w:r w:rsidR="001D724B">
              <w:rPr>
                <w:noProof/>
                <w:webHidden/>
              </w:rPr>
              <w:t>96</w:t>
            </w:r>
          </w:ins>
          <w:ins w:id="9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05" w:author="Sammartano, Marc (BIC USA)" w:date="2014-07-20T20:16:00Z"/>
              <w:rFonts w:eastAsiaTheme="minorEastAsia"/>
              <w:noProof/>
            </w:rPr>
          </w:pPr>
          <w:ins w:id="9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"_Toc393651206"</w:instrText>
            </w:r>
            <w:r w:rsidRPr="00320ACE">
              <w:rPr>
                <w:rStyle w:val="Hyperlink"/>
                <w:noProof/>
              </w:rPr>
              <w:instrText xml:space="preserve"> </w:instrText>
            </w:r>
            <w:r w:rsidRPr="00320ACE">
              <w:rPr>
                <w:rStyle w:val="Hyperlink"/>
                <w:noProof/>
              </w:rPr>
              <w:fldChar w:fldCharType="separate"/>
            </w:r>
            <w:r w:rsidRPr="00320ACE">
              <w:rPr>
                <w:rStyle w:val="Hyperlink"/>
                <w:noProof/>
              </w:rPr>
              <w:t>File.rename &lt;Old_Path_sexp&gt;, &lt;New_Path_sexp&gt;</w:t>
            </w:r>
            <w:r>
              <w:rPr>
                <w:noProof/>
                <w:webHidden/>
              </w:rPr>
              <w:tab/>
            </w:r>
            <w:r>
              <w:rPr>
                <w:noProof/>
                <w:webHidden/>
              </w:rPr>
              <w:fldChar w:fldCharType="begin"/>
            </w:r>
            <w:r>
              <w:rPr>
                <w:noProof/>
                <w:webHidden/>
              </w:rPr>
              <w:instrText xml:space="preserve"> PAGEREF _Toc393651206 \h </w:instrText>
            </w:r>
          </w:ins>
          <w:r>
            <w:rPr>
              <w:noProof/>
              <w:webHidden/>
            </w:rPr>
          </w:r>
          <w:r>
            <w:rPr>
              <w:noProof/>
              <w:webHidden/>
            </w:rPr>
            <w:fldChar w:fldCharType="separate"/>
          </w:r>
          <w:ins w:id="907" w:author="Sammartano, Marc (BIC USA)" w:date="2014-07-20T22:08:00Z">
            <w:r w:rsidR="001D724B">
              <w:rPr>
                <w:noProof/>
                <w:webHidden/>
              </w:rPr>
              <w:t>96</w:t>
            </w:r>
          </w:ins>
          <w:ins w:id="9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09" w:author="Sammartano, Marc (BIC USA)" w:date="2014-07-20T20:16:00Z"/>
              <w:rFonts w:eastAsiaTheme="minorEastAsia"/>
              <w:noProof/>
            </w:rPr>
          </w:pPr>
          <w:ins w:id="9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"_Toc393651207"</w:instrText>
            </w:r>
            <w:r w:rsidRPr="00320ACE">
              <w:rPr>
                <w:rStyle w:val="Hyperlink"/>
                <w:noProof/>
              </w:rPr>
              <w:instrText xml:space="preserve"> </w:instrText>
            </w:r>
            <w:r w:rsidRPr="00320ACE">
              <w:rPr>
                <w:rStyle w:val="Hyperlink"/>
                <w:noProof/>
              </w:rPr>
              <w:fldChar w:fldCharType="separate"/>
            </w:r>
            <w:r w:rsidRPr="00320ACE">
              <w:rPr>
                <w:rStyle w:val="Hyperlink"/>
                <w:noProof/>
              </w:rPr>
              <w:t>File.root &lt;svar&gt;</w:t>
            </w:r>
            <w:r>
              <w:rPr>
                <w:noProof/>
                <w:webHidden/>
              </w:rPr>
              <w:tab/>
            </w:r>
            <w:r>
              <w:rPr>
                <w:noProof/>
                <w:webHidden/>
              </w:rPr>
              <w:fldChar w:fldCharType="begin"/>
            </w:r>
            <w:r>
              <w:rPr>
                <w:noProof/>
                <w:webHidden/>
              </w:rPr>
              <w:instrText xml:space="preserve"> PAGEREF _Toc393651207 \h </w:instrText>
            </w:r>
          </w:ins>
          <w:r>
            <w:rPr>
              <w:noProof/>
              <w:webHidden/>
            </w:rPr>
          </w:r>
          <w:r>
            <w:rPr>
              <w:noProof/>
              <w:webHidden/>
            </w:rPr>
            <w:fldChar w:fldCharType="separate"/>
          </w:r>
          <w:ins w:id="911" w:author="Sammartano, Marc (BIC USA)" w:date="2014-07-20T22:08:00Z">
            <w:r w:rsidR="001D724B">
              <w:rPr>
                <w:noProof/>
                <w:webHidden/>
              </w:rPr>
              <w:t>97</w:t>
            </w:r>
          </w:ins>
          <w:ins w:id="9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13" w:author="Sammartano, Marc (BIC USA)" w:date="2014-07-20T20:16:00Z"/>
              <w:rFonts w:eastAsiaTheme="minorEastAsia"/>
              <w:noProof/>
            </w:rPr>
          </w:pPr>
          <w:ins w:id="9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"_Toc393651208"</w:instrText>
            </w:r>
            <w:r w:rsidRPr="00320ACE">
              <w:rPr>
                <w:rStyle w:val="Hyperlink"/>
                <w:noProof/>
              </w:rPr>
              <w:instrText xml:space="preserve"> </w:instrText>
            </w:r>
            <w:r w:rsidRPr="00320ACE">
              <w:rPr>
                <w:rStyle w:val="Hyperlink"/>
                <w:noProof/>
              </w:rPr>
              <w:fldChar w:fldCharType="separate"/>
            </w:r>
            <w:r w:rsidRPr="00320ACE">
              <w:rPr>
                <w:rStyle w:val="Hyperlink"/>
                <w:noProof/>
              </w:rPr>
              <w:t>File.size &lt;size_nvar&gt;, &lt;path_sexp&gt;</w:t>
            </w:r>
            <w:r>
              <w:rPr>
                <w:noProof/>
                <w:webHidden/>
              </w:rPr>
              <w:tab/>
            </w:r>
            <w:r>
              <w:rPr>
                <w:noProof/>
                <w:webHidden/>
              </w:rPr>
              <w:fldChar w:fldCharType="begin"/>
            </w:r>
            <w:r>
              <w:rPr>
                <w:noProof/>
                <w:webHidden/>
              </w:rPr>
              <w:instrText xml:space="preserve"> PAGEREF _Toc393651208 \h </w:instrText>
            </w:r>
          </w:ins>
          <w:r>
            <w:rPr>
              <w:noProof/>
              <w:webHidden/>
            </w:rPr>
          </w:r>
          <w:r>
            <w:rPr>
              <w:noProof/>
              <w:webHidden/>
            </w:rPr>
            <w:fldChar w:fldCharType="separate"/>
          </w:r>
          <w:ins w:id="915" w:author="Sammartano, Marc (BIC USA)" w:date="2014-07-20T22:08:00Z">
            <w:r w:rsidR="001D724B">
              <w:rPr>
                <w:noProof/>
                <w:webHidden/>
              </w:rPr>
              <w:t>97</w:t>
            </w:r>
          </w:ins>
          <w:ins w:id="9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17" w:author="Sammartano, Marc (BIC USA)" w:date="2014-07-20T20:16:00Z"/>
              <w:rFonts w:eastAsiaTheme="minorEastAsia"/>
              <w:noProof/>
            </w:rPr>
          </w:pPr>
          <w:ins w:id="9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"_Toc393651209"</w:instrText>
            </w:r>
            <w:r w:rsidRPr="00320ACE">
              <w:rPr>
                <w:rStyle w:val="Hyperlink"/>
                <w:noProof/>
              </w:rPr>
              <w:instrText xml:space="preserve"> </w:instrText>
            </w:r>
            <w:r w:rsidRPr="00320ACE">
              <w:rPr>
                <w:rStyle w:val="Hyperlink"/>
                <w:noProof/>
              </w:rPr>
              <w:fldChar w:fldCharType="separate"/>
            </w:r>
            <w:r w:rsidRPr="00320ACE">
              <w:rPr>
                <w:rStyle w:val="Hyperlink"/>
                <w:noProof/>
              </w:rPr>
              <w:t>File.type &lt;type_nvar&gt;, &lt;path_sexp&gt;</w:t>
            </w:r>
            <w:r>
              <w:rPr>
                <w:noProof/>
                <w:webHidden/>
              </w:rPr>
              <w:tab/>
            </w:r>
            <w:r>
              <w:rPr>
                <w:noProof/>
                <w:webHidden/>
              </w:rPr>
              <w:fldChar w:fldCharType="begin"/>
            </w:r>
            <w:r>
              <w:rPr>
                <w:noProof/>
                <w:webHidden/>
              </w:rPr>
              <w:instrText xml:space="preserve"> PAGEREF _Toc393651209 \h </w:instrText>
            </w:r>
          </w:ins>
          <w:r>
            <w:rPr>
              <w:noProof/>
              <w:webHidden/>
            </w:rPr>
          </w:r>
          <w:r>
            <w:rPr>
              <w:noProof/>
              <w:webHidden/>
            </w:rPr>
            <w:fldChar w:fldCharType="separate"/>
          </w:r>
          <w:ins w:id="919" w:author="Sammartano, Marc (BIC USA)" w:date="2014-07-20T22:08:00Z">
            <w:r w:rsidR="001D724B">
              <w:rPr>
                <w:noProof/>
                <w:webHidden/>
              </w:rPr>
              <w:t>97</w:t>
            </w:r>
          </w:ins>
          <w:ins w:id="92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921" w:author="Sammartano, Marc (BIC USA)" w:date="2014-07-20T20:16:00Z"/>
              <w:rFonts w:eastAsiaTheme="minorEastAsia"/>
              <w:noProof/>
            </w:rPr>
          </w:pPr>
          <w:ins w:id="9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"_Toc393651210"</w:instrText>
            </w:r>
            <w:r w:rsidRPr="00320ACE">
              <w:rPr>
                <w:rStyle w:val="Hyperlink"/>
                <w:noProof/>
              </w:rPr>
              <w:instrText xml:space="preserve"> </w:instrText>
            </w:r>
            <w:r w:rsidRPr="00320ACE">
              <w:rPr>
                <w:rStyle w:val="Hyperlink"/>
                <w:noProof/>
              </w:rPr>
              <w:fldChar w:fldCharType="separate"/>
            </w:r>
            <w:r w:rsidRPr="00320ACE">
              <w:rPr>
                <w:rStyle w:val="Hyperlink"/>
                <w:noProof/>
              </w:rPr>
              <w:t>Text File I/O</w:t>
            </w:r>
            <w:r>
              <w:rPr>
                <w:noProof/>
                <w:webHidden/>
              </w:rPr>
              <w:tab/>
            </w:r>
            <w:r>
              <w:rPr>
                <w:noProof/>
                <w:webHidden/>
              </w:rPr>
              <w:fldChar w:fldCharType="begin"/>
            </w:r>
            <w:r>
              <w:rPr>
                <w:noProof/>
                <w:webHidden/>
              </w:rPr>
              <w:instrText xml:space="preserve"> PAGEREF _Toc393651210 \h </w:instrText>
            </w:r>
          </w:ins>
          <w:r>
            <w:rPr>
              <w:noProof/>
              <w:webHidden/>
            </w:rPr>
          </w:r>
          <w:r>
            <w:rPr>
              <w:noProof/>
              <w:webHidden/>
            </w:rPr>
            <w:fldChar w:fldCharType="separate"/>
          </w:r>
          <w:ins w:id="923" w:author="Sammartano, Marc (BIC USA)" w:date="2014-07-20T22:08:00Z">
            <w:r w:rsidR="001D724B">
              <w:rPr>
                <w:noProof/>
                <w:webHidden/>
              </w:rPr>
              <w:t>97</w:t>
            </w:r>
          </w:ins>
          <w:ins w:id="9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25" w:author="Sammartano, Marc (BIC USA)" w:date="2014-07-20T20:16:00Z"/>
              <w:rFonts w:eastAsiaTheme="minorEastAsia"/>
              <w:noProof/>
            </w:rPr>
          </w:pPr>
          <w:ins w:id="9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"_Toc393651211"</w:instrText>
            </w:r>
            <w:r w:rsidRPr="00320ACE">
              <w:rPr>
                <w:rStyle w:val="Hyperlink"/>
                <w:noProof/>
              </w:rPr>
              <w:instrText xml:space="preserve"> </w:instrText>
            </w:r>
            <w:r w:rsidRPr="00320ACE">
              <w:rPr>
                <w:rStyle w:val="Hyperlink"/>
                <w:noProof/>
              </w:rPr>
              <w:fldChar w:fldCharType="separate"/>
            </w:r>
            <w:r w:rsidRPr="00320ACE">
              <w:rPr>
                <w:rStyle w:val="Hyperlink"/>
                <w:noProof/>
              </w:rPr>
              <w:t>Text.open {r|w|a}, &lt;file_table_nvar&gt;, &lt;path_sexp&gt;</w:t>
            </w:r>
            <w:r>
              <w:rPr>
                <w:noProof/>
                <w:webHidden/>
              </w:rPr>
              <w:tab/>
            </w:r>
            <w:r>
              <w:rPr>
                <w:noProof/>
                <w:webHidden/>
              </w:rPr>
              <w:fldChar w:fldCharType="begin"/>
            </w:r>
            <w:r>
              <w:rPr>
                <w:noProof/>
                <w:webHidden/>
              </w:rPr>
              <w:instrText xml:space="preserve"> PAGEREF _Toc393651211 \h </w:instrText>
            </w:r>
          </w:ins>
          <w:r>
            <w:rPr>
              <w:noProof/>
              <w:webHidden/>
            </w:rPr>
          </w:r>
          <w:r>
            <w:rPr>
              <w:noProof/>
              <w:webHidden/>
            </w:rPr>
            <w:fldChar w:fldCharType="separate"/>
          </w:r>
          <w:ins w:id="927" w:author="Sammartano, Marc (BIC USA)" w:date="2014-07-20T22:08:00Z">
            <w:r w:rsidR="001D724B">
              <w:rPr>
                <w:noProof/>
                <w:webHidden/>
              </w:rPr>
              <w:t>97</w:t>
            </w:r>
          </w:ins>
          <w:ins w:id="9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29" w:author="Sammartano, Marc (BIC USA)" w:date="2014-07-20T20:16:00Z"/>
              <w:rFonts w:eastAsiaTheme="minorEastAsia"/>
              <w:noProof/>
            </w:rPr>
          </w:pPr>
          <w:ins w:id="9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"_Toc393651212"</w:instrText>
            </w:r>
            <w:r w:rsidRPr="00320ACE">
              <w:rPr>
                <w:rStyle w:val="Hyperlink"/>
                <w:noProof/>
              </w:rPr>
              <w:instrText xml:space="preserve"> </w:instrText>
            </w:r>
            <w:r w:rsidRPr="00320ACE">
              <w:rPr>
                <w:rStyle w:val="Hyperlink"/>
                <w:noProof/>
              </w:rPr>
              <w:fldChar w:fldCharType="separate"/>
            </w:r>
            <w:r w:rsidRPr="00320ACE">
              <w:rPr>
                <w:rStyle w:val="Hyperlink"/>
                <w:noProof/>
              </w:rPr>
              <w:t>Text.close &lt;file_table_nvar&gt;</w:t>
            </w:r>
            <w:r>
              <w:rPr>
                <w:noProof/>
                <w:webHidden/>
              </w:rPr>
              <w:tab/>
            </w:r>
            <w:r>
              <w:rPr>
                <w:noProof/>
                <w:webHidden/>
              </w:rPr>
              <w:fldChar w:fldCharType="begin"/>
            </w:r>
            <w:r>
              <w:rPr>
                <w:noProof/>
                <w:webHidden/>
              </w:rPr>
              <w:instrText xml:space="preserve"> PAGEREF _Toc393651212 \h </w:instrText>
            </w:r>
          </w:ins>
          <w:r>
            <w:rPr>
              <w:noProof/>
              <w:webHidden/>
            </w:rPr>
          </w:r>
          <w:r>
            <w:rPr>
              <w:noProof/>
              <w:webHidden/>
            </w:rPr>
            <w:fldChar w:fldCharType="separate"/>
          </w:r>
          <w:ins w:id="931" w:author="Sammartano, Marc (BIC USA)" w:date="2014-07-20T22:08:00Z">
            <w:r w:rsidR="001D724B">
              <w:rPr>
                <w:noProof/>
                <w:webHidden/>
              </w:rPr>
              <w:t>98</w:t>
            </w:r>
          </w:ins>
          <w:ins w:id="9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33" w:author="Sammartano, Marc (BIC USA)" w:date="2014-07-20T20:16:00Z"/>
              <w:rFonts w:eastAsiaTheme="minorEastAsia"/>
              <w:noProof/>
            </w:rPr>
          </w:pPr>
          <w:ins w:id="9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"_Toc393651213"</w:instrText>
            </w:r>
            <w:r w:rsidRPr="00320ACE">
              <w:rPr>
                <w:rStyle w:val="Hyperlink"/>
                <w:noProof/>
              </w:rPr>
              <w:instrText xml:space="preserve"> </w:instrText>
            </w:r>
            <w:r w:rsidRPr="00320ACE">
              <w:rPr>
                <w:rStyle w:val="Hyperlink"/>
                <w:noProof/>
              </w:rPr>
              <w:fldChar w:fldCharType="separate"/>
            </w:r>
            <w:r w:rsidRPr="00320ACE">
              <w:rPr>
                <w:rStyle w:val="Hyperlink"/>
                <w:noProof/>
              </w:rPr>
              <w:t>Text.readln &lt;file_table_nvar&gt;, &lt;line_svar&gt;</w:t>
            </w:r>
            <w:r>
              <w:rPr>
                <w:noProof/>
                <w:webHidden/>
              </w:rPr>
              <w:tab/>
            </w:r>
            <w:r>
              <w:rPr>
                <w:noProof/>
                <w:webHidden/>
              </w:rPr>
              <w:fldChar w:fldCharType="begin"/>
            </w:r>
            <w:r>
              <w:rPr>
                <w:noProof/>
                <w:webHidden/>
              </w:rPr>
              <w:instrText xml:space="preserve"> PAGEREF _Toc393651213 \h </w:instrText>
            </w:r>
          </w:ins>
          <w:r>
            <w:rPr>
              <w:noProof/>
              <w:webHidden/>
            </w:rPr>
          </w:r>
          <w:r>
            <w:rPr>
              <w:noProof/>
              <w:webHidden/>
            </w:rPr>
            <w:fldChar w:fldCharType="separate"/>
          </w:r>
          <w:ins w:id="935" w:author="Sammartano, Marc (BIC USA)" w:date="2014-07-20T22:08:00Z">
            <w:r w:rsidR="001D724B">
              <w:rPr>
                <w:noProof/>
                <w:webHidden/>
              </w:rPr>
              <w:t>98</w:t>
            </w:r>
          </w:ins>
          <w:ins w:id="9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37" w:author="Sammartano, Marc (BIC USA)" w:date="2014-07-20T20:16:00Z"/>
              <w:rFonts w:eastAsiaTheme="minorEastAsia"/>
              <w:noProof/>
            </w:rPr>
          </w:pPr>
          <w:ins w:id="9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"_Toc393651214"</w:instrText>
            </w:r>
            <w:r w:rsidRPr="00320ACE">
              <w:rPr>
                <w:rStyle w:val="Hyperlink"/>
                <w:noProof/>
              </w:rPr>
              <w:instrText xml:space="preserve"> </w:instrText>
            </w:r>
            <w:r w:rsidRPr="00320ACE">
              <w:rPr>
                <w:rStyle w:val="Hyperlink"/>
                <w:noProof/>
              </w:rPr>
              <w:fldChar w:fldCharType="separate"/>
            </w:r>
            <w:r w:rsidRPr="00320ACE">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_Toc393651214 \h </w:instrText>
            </w:r>
          </w:ins>
          <w:r>
            <w:rPr>
              <w:noProof/>
              <w:webHidden/>
            </w:rPr>
          </w:r>
          <w:r>
            <w:rPr>
              <w:noProof/>
              <w:webHidden/>
            </w:rPr>
            <w:fldChar w:fldCharType="separate"/>
          </w:r>
          <w:ins w:id="939" w:author="Sammartano, Marc (BIC USA)" w:date="2014-07-20T22:08:00Z">
            <w:r w:rsidR="001D724B">
              <w:rPr>
                <w:noProof/>
                <w:webHidden/>
              </w:rPr>
              <w:t>98</w:t>
            </w:r>
          </w:ins>
          <w:ins w:id="9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41" w:author="Sammartano, Marc (BIC USA)" w:date="2014-07-20T20:16:00Z"/>
              <w:rFonts w:eastAsiaTheme="minorEastAsia"/>
              <w:noProof/>
            </w:rPr>
          </w:pPr>
          <w:ins w:id="9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"_Toc393651215"</w:instrText>
            </w:r>
            <w:r w:rsidRPr="00320ACE">
              <w:rPr>
                <w:rStyle w:val="Hyperlink"/>
                <w:noProof/>
              </w:rPr>
              <w:instrText xml:space="preserve"> </w:instrText>
            </w:r>
            <w:r w:rsidRPr="00320ACE">
              <w:rPr>
                <w:rStyle w:val="Hyperlink"/>
                <w:noProof/>
              </w:rPr>
              <w:fldChar w:fldCharType="separate"/>
            </w:r>
            <w:r w:rsidRPr="00320ACE">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_Toc393651215 \h </w:instrText>
            </w:r>
          </w:ins>
          <w:r>
            <w:rPr>
              <w:noProof/>
              <w:webHidden/>
            </w:rPr>
          </w:r>
          <w:r>
            <w:rPr>
              <w:noProof/>
              <w:webHidden/>
            </w:rPr>
            <w:fldChar w:fldCharType="separate"/>
          </w:r>
          <w:ins w:id="943" w:author="Sammartano, Marc (BIC USA)" w:date="2014-07-20T22:08:00Z">
            <w:r w:rsidR="001D724B">
              <w:rPr>
                <w:noProof/>
                <w:webHidden/>
              </w:rPr>
              <w:t>99</w:t>
            </w:r>
          </w:ins>
          <w:ins w:id="9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45" w:author="Sammartano, Marc (BIC USA)" w:date="2014-07-20T20:16:00Z"/>
              <w:rFonts w:eastAsiaTheme="minorEastAsia"/>
              <w:noProof/>
            </w:rPr>
          </w:pPr>
          <w:ins w:id="9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"_Toc393651216"</w:instrText>
            </w:r>
            <w:r w:rsidRPr="00320ACE">
              <w:rPr>
                <w:rStyle w:val="Hyperlink"/>
                <w:noProof/>
              </w:rPr>
              <w:instrText xml:space="preserve"> </w:instrText>
            </w:r>
            <w:r w:rsidRPr="00320ACE">
              <w:rPr>
                <w:rStyle w:val="Hyperlink"/>
                <w:noProof/>
              </w:rPr>
              <w:fldChar w:fldCharType="separate"/>
            </w:r>
            <w:r w:rsidRPr="00320ACE">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_Toc393651216 \h </w:instrText>
            </w:r>
          </w:ins>
          <w:r>
            <w:rPr>
              <w:noProof/>
              <w:webHidden/>
            </w:rPr>
          </w:r>
          <w:r>
            <w:rPr>
              <w:noProof/>
              <w:webHidden/>
            </w:rPr>
            <w:fldChar w:fldCharType="separate"/>
          </w:r>
          <w:ins w:id="947" w:author="Sammartano, Marc (BIC USA)" w:date="2014-07-20T22:08:00Z">
            <w:r w:rsidR="001D724B">
              <w:rPr>
                <w:noProof/>
                <w:webHidden/>
              </w:rPr>
              <w:t>99</w:t>
            </w:r>
          </w:ins>
          <w:ins w:id="9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49" w:author="Sammartano, Marc (BIC USA)" w:date="2014-07-20T20:16:00Z"/>
              <w:rFonts w:eastAsiaTheme="minorEastAsia"/>
              <w:noProof/>
            </w:rPr>
          </w:pPr>
          <w:ins w:id="9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"_Toc393651217"</w:instrText>
            </w:r>
            <w:r w:rsidRPr="00320ACE">
              <w:rPr>
                <w:rStyle w:val="Hyperlink"/>
                <w:noProof/>
              </w:rPr>
              <w:instrText xml:space="preserve"> </w:instrText>
            </w:r>
            <w:r w:rsidRPr="00320ACE">
              <w:rPr>
                <w:rStyle w:val="Hyperlink"/>
                <w:noProof/>
              </w:rPr>
              <w:fldChar w:fldCharType="separate"/>
            </w:r>
            <w:r w:rsidRPr="00320ACE">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_Toc393651217 \h </w:instrText>
            </w:r>
          </w:ins>
          <w:r>
            <w:rPr>
              <w:noProof/>
              <w:webHidden/>
            </w:rPr>
          </w:r>
          <w:r>
            <w:rPr>
              <w:noProof/>
              <w:webHidden/>
            </w:rPr>
            <w:fldChar w:fldCharType="separate"/>
          </w:r>
          <w:ins w:id="951" w:author="Sammartano, Marc (BIC USA)" w:date="2014-07-20T22:08:00Z">
            <w:r w:rsidR="001D724B">
              <w:rPr>
                <w:noProof/>
                <w:webHidden/>
              </w:rPr>
              <w:t>99</w:t>
            </w:r>
          </w:ins>
          <w:ins w:id="9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53" w:author="Sammartano, Marc (BIC USA)" w:date="2014-07-20T20:16:00Z"/>
              <w:rFonts w:eastAsiaTheme="minorEastAsia"/>
              <w:noProof/>
            </w:rPr>
          </w:pPr>
          <w:ins w:id="9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"_Toc393651218"</w:instrText>
            </w:r>
            <w:r w:rsidRPr="00320ACE">
              <w:rPr>
                <w:rStyle w:val="Hyperlink"/>
                <w:noProof/>
              </w:rPr>
              <w:instrText xml:space="preserve"> </w:instrText>
            </w:r>
            <w:r w:rsidRPr="00320ACE">
              <w:rPr>
                <w:rStyle w:val="Hyperlink"/>
                <w:noProof/>
              </w:rPr>
              <w:fldChar w:fldCharType="separate"/>
            </w:r>
            <w:r w:rsidRPr="00320ACE">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_Toc393651218 \h </w:instrText>
            </w:r>
          </w:ins>
          <w:r>
            <w:rPr>
              <w:noProof/>
              <w:webHidden/>
            </w:rPr>
          </w:r>
          <w:r>
            <w:rPr>
              <w:noProof/>
              <w:webHidden/>
            </w:rPr>
            <w:fldChar w:fldCharType="separate"/>
          </w:r>
          <w:ins w:id="955" w:author="Sammartano, Marc (BIC USA)" w:date="2014-07-20T22:08:00Z">
            <w:r w:rsidR="001D724B">
              <w:rPr>
                <w:noProof/>
                <w:webHidden/>
              </w:rPr>
              <w:t>99</w:t>
            </w:r>
          </w:ins>
          <w:ins w:id="95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957" w:author="Sammartano, Marc (BIC USA)" w:date="2014-07-20T20:16:00Z"/>
              <w:rFonts w:eastAsiaTheme="minorEastAsia"/>
              <w:noProof/>
            </w:rPr>
          </w:pPr>
          <w:ins w:id="9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"_Toc393651219"</w:instrText>
            </w:r>
            <w:r w:rsidRPr="00320ACE">
              <w:rPr>
                <w:rStyle w:val="Hyperlink"/>
                <w:noProof/>
              </w:rPr>
              <w:instrText xml:space="preserve"> </w:instrText>
            </w:r>
            <w:r w:rsidRPr="00320ACE">
              <w:rPr>
                <w:rStyle w:val="Hyperlink"/>
                <w:noProof/>
              </w:rPr>
              <w:fldChar w:fldCharType="separate"/>
            </w:r>
            <w:r w:rsidRPr="00320ACE">
              <w:rPr>
                <w:rStyle w:val="Hyperlink"/>
                <w:noProof/>
              </w:rPr>
              <w:t>Byte File I/O</w:t>
            </w:r>
            <w:r>
              <w:rPr>
                <w:noProof/>
                <w:webHidden/>
              </w:rPr>
              <w:tab/>
            </w:r>
            <w:r>
              <w:rPr>
                <w:noProof/>
                <w:webHidden/>
              </w:rPr>
              <w:fldChar w:fldCharType="begin"/>
            </w:r>
            <w:r>
              <w:rPr>
                <w:noProof/>
                <w:webHidden/>
              </w:rPr>
              <w:instrText xml:space="preserve"> PAGEREF _Toc393651219 \h </w:instrText>
            </w:r>
          </w:ins>
          <w:r>
            <w:rPr>
              <w:noProof/>
              <w:webHidden/>
            </w:rPr>
          </w:r>
          <w:r>
            <w:rPr>
              <w:noProof/>
              <w:webHidden/>
            </w:rPr>
            <w:fldChar w:fldCharType="separate"/>
          </w:r>
          <w:ins w:id="959" w:author="Sammartano, Marc (BIC USA)" w:date="2014-07-20T22:08:00Z">
            <w:r w:rsidR="001D724B">
              <w:rPr>
                <w:noProof/>
                <w:webHidden/>
              </w:rPr>
              <w:t>99</w:t>
            </w:r>
          </w:ins>
          <w:ins w:id="9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61" w:author="Sammartano, Marc (BIC USA)" w:date="2014-07-20T20:16:00Z"/>
              <w:rFonts w:eastAsiaTheme="minorEastAsia"/>
              <w:noProof/>
            </w:rPr>
          </w:pPr>
          <w:ins w:id="9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"_Toc393651220"</w:instrText>
            </w:r>
            <w:r w:rsidRPr="00320ACE">
              <w:rPr>
                <w:rStyle w:val="Hyperlink"/>
                <w:noProof/>
              </w:rPr>
              <w:instrText xml:space="preserve"> </w:instrText>
            </w:r>
            <w:r w:rsidRPr="00320ACE">
              <w:rPr>
                <w:rStyle w:val="Hyperlink"/>
                <w:noProof/>
              </w:rPr>
              <w:fldChar w:fldCharType="separate"/>
            </w:r>
            <w:r w:rsidRPr="00320ACE">
              <w:rPr>
                <w:rStyle w:val="Hyperlink"/>
                <w:noProof/>
              </w:rPr>
              <w:t>Byte.open {r|w|a}, &lt;file_table_nvar&gt;, &lt;path_sexp&gt;</w:t>
            </w:r>
            <w:r>
              <w:rPr>
                <w:noProof/>
                <w:webHidden/>
              </w:rPr>
              <w:tab/>
            </w:r>
            <w:r>
              <w:rPr>
                <w:noProof/>
                <w:webHidden/>
              </w:rPr>
              <w:fldChar w:fldCharType="begin"/>
            </w:r>
            <w:r>
              <w:rPr>
                <w:noProof/>
                <w:webHidden/>
              </w:rPr>
              <w:instrText xml:space="preserve"> PAGEREF _Toc393651220 \h </w:instrText>
            </w:r>
          </w:ins>
          <w:r>
            <w:rPr>
              <w:noProof/>
              <w:webHidden/>
            </w:rPr>
          </w:r>
          <w:r>
            <w:rPr>
              <w:noProof/>
              <w:webHidden/>
            </w:rPr>
            <w:fldChar w:fldCharType="separate"/>
          </w:r>
          <w:ins w:id="963" w:author="Sammartano, Marc (BIC USA)" w:date="2014-07-20T22:08:00Z">
            <w:r w:rsidR="001D724B">
              <w:rPr>
                <w:noProof/>
                <w:webHidden/>
              </w:rPr>
              <w:t>100</w:t>
            </w:r>
          </w:ins>
          <w:ins w:id="9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65" w:author="Sammartano, Marc (BIC USA)" w:date="2014-07-20T20:16:00Z"/>
              <w:rFonts w:eastAsiaTheme="minorEastAsia"/>
              <w:noProof/>
            </w:rPr>
          </w:pPr>
          <w:ins w:id="9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"_Toc393651221"</w:instrText>
            </w:r>
            <w:r w:rsidRPr="00320ACE">
              <w:rPr>
                <w:rStyle w:val="Hyperlink"/>
                <w:noProof/>
              </w:rPr>
              <w:instrText xml:space="preserve"> </w:instrText>
            </w:r>
            <w:r w:rsidRPr="00320ACE">
              <w:rPr>
                <w:rStyle w:val="Hyperlink"/>
                <w:noProof/>
              </w:rPr>
              <w:fldChar w:fldCharType="separate"/>
            </w:r>
            <w:r w:rsidRPr="00320ACE">
              <w:rPr>
                <w:rStyle w:val="Hyperlink"/>
                <w:noProof/>
              </w:rPr>
              <w:t>Byte.close &lt;file_table_nvar&gt;</w:t>
            </w:r>
            <w:r>
              <w:rPr>
                <w:noProof/>
                <w:webHidden/>
              </w:rPr>
              <w:tab/>
            </w:r>
            <w:r>
              <w:rPr>
                <w:noProof/>
                <w:webHidden/>
              </w:rPr>
              <w:fldChar w:fldCharType="begin"/>
            </w:r>
            <w:r>
              <w:rPr>
                <w:noProof/>
                <w:webHidden/>
              </w:rPr>
              <w:instrText xml:space="preserve"> PAGEREF _Toc393651221 \h </w:instrText>
            </w:r>
          </w:ins>
          <w:r>
            <w:rPr>
              <w:noProof/>
              <w:webHidden/>
            </w:rPr>
          </w:r>
          <w:r>
            <w:rPr>
              <w:noProof/>
              <w:webHidden/>
            </w:rPr>
            <w:fldChar w:fldCharType="separate"/>
          </w:r>
          <w:ins w:id="967" w:author="Sammartano, Marc (BIC USA)" w:date="2014-07-20T22:08:00Z">
            <w:r w:rsidR="001D724B">
              <w:rPr>
                <w:noProof/>
                <w:webHidden/>
              </w:rPr>
              <w:t>100</w:t>
            </w:r>
          </w:ins>
          <w:ins w:id="9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69" w:author="Sammartano, Marc (BIC USA)" w:date="2014-07-20T20:16:00Z"/>
              <w:rFonts w:eastAsiaTheme="minorEastAsia"/>
              <w:noProof/>
            </w:rPr>
          </w:pPr>
          <w:ins w:id="9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"_Toc393651222"</w:instrText>
            </w:r>
            <w:r w:rsidRPr="00320ACE">
              <w:rPr>
                <w:rStyle w:val="Hyperlink"/>
                <w:noProof/>
              </w:rPr>
              <w:instrText xml:space="preserve"> </w:instrText>
            </w:r>
            <w:r w:rsidRPr="00320ACE">
              <w:rPr>
                <w:rStyle w:val="Hyperlink"/>
                <w:noProof/>
              </w:rPr>
              <w:fldChar w:fldCharType="separate"/>
            </w:r>
            <w:r w:rsidRPr="00320ACE">
              <w:rPr>
                <w:rStyle w:val="Hyperlink"/>
                <w:noProof/>
              </w:rPr>
              <w:t>Byte.read.byte &lt;file_table_nvar&gt;, &lt;byte_nvar&gt;</w:t>
            </w:r>
            <w:r>
              <w:rPr>
                <w:noProof/>
                <w:webHidden/>
              </w:rPr>
              <w:tab/>
            </w:r>
            <w:r>
              <w:rPr>
                <w:noProof/>
                <w:webHidden/>
              </w:rPr>
              <w:fldChar w:fldCharType="begin"/>
            </w:r>
            <w:r>
              <w:rPr>
                <w:noProof/>
                <w:webHidden/>
              </w:rPr>
              <w:instrText xml:space="preserve"> PAGEREF _Toc393651222 \h </w:instrText>
            </w:r>
          </w:ins>
          <w:r>
            <w:rPr>
              <w:noProof/>
              <w:webHidden/>
            </w:rPr>
          </w:r>
          <w:r>
            <w:rPr>
              <w:noProof/>
              <w:webHidden/>
            </w:rPr>
            <w:fldChar w:fldCharType="separate"/>
          </w:r>
          <w:ins w:id="971" w:author="Sammartano, Marc (BIC USA)" w:date="2014-07-20T22:08:00Z">
            <w:r w:rsidR="001D724B">
              <w:rPr>
                <w:noProof/>
                <w:webHidden/>
              </w:rPr>
              <w:t>100</w:t>
            </w:r>
          </w:ins>
          <w:ins w:id="9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73" w:author="Sammartano, Marc (BIC USA)" w:date="2014-07-20T20:16:00Z"/>
              <w:rFonts w:eastAsiaTheme="minorEastAsia"/>
              <w:noProof/>
            </w:rPr>
          </w:pPr>
          <w:ins w:id="9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"_Toc393651223"</w:instrText>
            </w:r>
            <w:r w:rsidRPr="00320ACE">
              <w:rPr>
                <w:rStyle w:val="Hyperlink"/>
                <w:noProof/>
              </w:rPr>
              <w:instrText xml:space="preserve"> </w:instrText>
            </w:r>
            <w:r w:rsidRPr="00320ACE">
              <w:rPr>
                <w:rStyle w:val="Hyperlink"/>
                <w:noProof/>
              </w:rPr>
              <w:fldChar w:fldCharType="separate"/>
            </w:r>
            <w:r w:rsidRPr="00320ACE">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_Toc393651223 \h </w:instrText>
            </w:r>
          </w:ins>
          <w:r>
            <w:rPr>
              <w:noProof/>
              <w:webHidden/>
            </w:rPr>
          </w:r>
          <w:r>
            <w:rPr>
              <w:noProof/>
              <w:webHidden/>
            </w:rPr>
            <w:fldChar w:fldCharType="separate"/>
          </w:r>
          <w:ins w:id="975" w:author="Sammartano, Marc (BIC USA)" w:date="2014-07-20T22:08:00Z">
            <w:r w:rsidR="001D724B">
              <w:rPr>
                <w:noProof/>
                <w:webHidden/>
              </w:rPr>
              <w:t>100</w:t>
            </w:r>
          </w:ins>
          <w:ins w:id="9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77" w:author="Sammartano, Marc (BIC USA)" w:date="2014-07-20T20:16:00Z"/>
              <w:rFonts w:eastAsiaTheme="minorEastAsia"/>
              <w:noProof/>
            </w:rPr>
          </w:pPr>
          <w:ins w:id="9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"_Toc393651224"</w:instrText>
            </w:r>
            <w:r w:rsidRPr="00320ACE">
              <w:rPr>
                <w:rStyle w:val="Hyperlink"/>
                <w:noProof/>
              </w:rPr>
              <w:instrText xml:space="preserve"> </w:instrText>
            </w:r>
            <w:r w:rsidRPr="00320ACE">
              <w:rPr>
                <w:rStyle w:val="Hyperlink"/>
                <w:noProof/>
              </w:rPr>
              <w:fldChar w:fldCharType="separate"/>
            </w:r>
            <w:r w:rsidRPr="00320ACE">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_Toc393651224 \h </w:instrText>
            </w:r>
          </w:ins>
          <w:r>
            <w:rPr>
              <w:noProof/>
              <w:webHidden/>
            </w:rPr>
          </w:r>
          <w:r>
            <w:rPr>
              <w:noProof/>
              <w:webHidden/>
            </w:rPr>
            <w:fldChar w:fldCharType="separate"/>
          </w:r>
          <w:ins w:id="979" w:author="Sammartano, Marc (BIC USA)" w:date="2014-07-20T22:08:00Z">
            <w:r w:rsidR="001D724B">
              <w:rPr>
                <w:noProof/>
                <w:webHidden/>
              </w:rPr>
              <w:t>101</w:t>
            </w:r>
          </w:ins>
          <w:ins w:id="9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81" w:author="Sammartano, Marc (BIC USA)" w:date="2014-07-20T20:16:00Z"/>
              <w:rFonts w:eastAsiaTheme="minorEastAsia"/>
              <w:noProof/>
            </w:rPr>
          </w:pPr>
          <w:ins w:id="9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"_Toc393651225"</w:instrText>
            </w:r>
            <w:r w:rsidRPr="00320ACE">
              <w:rPr>
                <w:rStyle w:val="Hyperlink"/>
                <w:noProof/>
              </w:rPr>
              <w:instrText xml:space="preserve"> </w:instrText>
            </w:r>
            <w:r w:rsidRPr="00320ACE">
              <w:rPr>
                <w:rStyle w:val="Hyperlink"/>
                <w:noProof/>
              </w:rPr>
              <w:fldChar w:fldCharType="separate"/>
            </w:r>
            <w:r w:rsidRPr="00320ACE">
              <w:rPr>
                <w:rStyle w:val="Hyperlink"/>
                <w:noProof/>
              </w:rPr>
              <w:t>Byte.write.buffer &lt;file_table_nvar&gt;, &lt;sexp&gt;</w:t>
            </w:r>
            <w:r>
              <w:rPr>
                <w:noProof/>
                <w:webHidden/>
              </w:rPr>
              <w:tab/>
            </w:r>
            <w:r>
              <w:rPr>
                <w:noProof/>
                <w:webHidden/>
              </w:rPr>
              <w:fldChar w:fldCharType="begin"/>
            </w:r>
            <w:r>
              <w:rPr>
                <w:noProof/>
                <w:webHidden/>
              </w:rPr>
              <w:instrText xml:space="preserve"> PAGEREF _Toc393651225 \h </w:instrText>
            </w:r>
          </w:ins>
          <w:r>
            <w:rPr>
              <w:noProof/>
              <w:webHidden/>
            </w:rPr>
          </w:r>
          <w:r>
            <w:rPr>
              <w:noProof/>
              <w:webHidden/>
            </w:rPr>
            <w:fldChar w:fldCharType="separate"/>
          </w:r>
          <w:ins w:id="983" w:author="Sammartano, Marc (BIC USA)" w:date="2014-07-20T22:08:00Z">
            <w:r w:rsidR="001D724B">
              <w:rPr>
                <w:noProof/>
                <w:webHidden/>
              </w:rPr>
              <w:t>101</w:t>
            </w:r>
          </w:ins>
          <w:ins w:id="9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85" w:author="Sammartano, Marc (BIC USA)" w:date="2014-07-20T20:16:00Z"/>
              <w:rFonts w:eastAsiaTheme="minorEastAsia"/>
              <w:noProof/>
            </w:rPr>
          </w:pPr>
          <w:ins w:id="9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"_Toc393651226"</w:instrText>
            </w:r>
            <w:r w:rsidRPr="00320ACE">
              <w:rPr>
                <w:rStyle w:val="Hyperlink"/>
                <w:noProof/>
              </w:rPr>
              <w:instrText xml:space="preserve"> </w:instrText>
            </w:r>
            <w:r w:rsidRPr="00320ACE">
              <w:rPr>
                <w:rStyle w:val="Hyperlink"/>
                <w:noProof/>
              </w:rPr>
              <w:fldChar w:fldCharType="separate"/>
            </w:r>
            <w:r w:rsidRPr="00320ACE">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_Toc393651226 \h </w:instrText>
            </w:r>
          </w:ins>
          <w:r>
            <w:rPr>
              <w:noProof/>
              <w:webHidden/>
            </w:rPr>
          </w:r>
          <w:r>
            <w:rPr>
              <w:noProof/>
              <w:webHidden/>
            </w:rPr>
            <w:fldChar w:fldCharType="separate"/>
          </w:r>
          <w:ins w:id="987" w:author="Sammartano, Marc (BIC USA)" w:date="2014-07-20T22:08:00Z">
            <w:r w:rsidR="001D724B">
              <w:rPr>
                <w:noProof/>
                <w:webHidden/>
              </w:rPr>
              <w:t>101</w:t>
            </w:r>
          </w:ins>
          <w:ins w:id="9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89" w:author="Sammartano, Marc (BIC USA)" w:date="2014-07-20T20:16:00Z"/>
              <w:rFonts w:eastAsiaTheme="minorEastAsia"/>
              <w:noProof/>
            </w:rPr>
          </w:pPr>
          <w:ins w:id="9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"_Toc393651227"</w:instrText>
            </w:r>
            <w:r w:rsidRPr="00320ACE">
              <w:rPr>
                <w:rStyle w:val="Hyperlink"/>
                <w:noProof/>
              </w:rPr>
              <w:instrText xml:space="preserve"> </w:instrText>
            </w:r>
            <w:r w:rsidRPr="00320ACE">
              <w:rPr>
                <w:rStyle w:val="Hyperlink"/>
                <w:noProof/>
              </w:rPr>
              <w:fldChar w:fldCharType="separate"/>
            </w:r>
            <w:r w:rsidRPr="00320ACE">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_Toc393651227 \h </w:instrText>
            </w:r>
          </w:ins>
          <w:r>
            <w:rPr>
              <w:noProof/>
              <w:webHidden/>
            </w:rPr>
          </w:r>
          <w:r>
            <w:rPr>
              <w:noProof/>
              <w:webHidden/>
            </w:rPr>
            <w:fldChar w:fldCharType="separate"/>
          </w:r>
          <w:ins w:id="991" w:author="Sammartano, Marc (BIC USA)" w:date="2014-07-20T22:08:00Z">
            <w:r w:rsidR="001D724B">
              <w:rPr>
                <w:noProof/>
                <w:webHidden/>
              </w:rPr>
              <w:t>101</w:t>
            </w:r>
          </w:ins>
          <w:ins w:id="9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993" w:author="Sammartano, Marc (BIC USA)" w:date="2014-07-20T20:16:00Z"/>
              <w:rFonts w:eastAsiaTheme="minorEastAsia"/>
              <w:noProof/>
            </w:rPr>
          </w:pPr>
          <w:ins w:id="9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"_Toc393651228"</w:instrText>
            </w:r>
            <w:r w:rsidRPr="00320ACE">
              <w:rPr>
                <w:rStyle w:val="Hyperlink"/>
                <w:noProof/>
              </w:rPr>
              <w:instrText xml:space="preserve"> </w:instrText>
            </w:r>
            <w:r w:rsidRPr="00320ACE">
              <w:rPr>
                <w:rStyle w:val="Hyperlink"/>
                <w:noProof/>
              </w:rPr>
              <w:fldChar w:fldCharType="separate"/>
            </w:r>
            <w:r w:rsidRPr="00320ACE">
              <w:rPr>
                <w:rStyle w:val="Hyperlink"/>
                <w:noProof/>
              </w:rPr>
              <w:t>Byte.copy &lt;file_table_nvar&gt;,&lt;output_file_svar&gt;</w:t>
            </w:r>
            <w:r>
              <w:rPr>
                <w:noProof/>
                <w:webHidden/>
              </w:rPr>
              <w:tab/>
            </w:r>
            <w:r>
              <w:rPr>
                <w:noProof/>
                <w:webHidden/>
              </w:rPr>
              <w:fldChar w:fldCharType="begin"/>
            </w:r>
            <w:r>
              <w:rPr>
                <w:noProof/>
                <w:webHidden/>
              </w:rPr>
              <w:instrText xml:space="preserve"> PAGEREF _Toc393651228 \h </w:instrText>
            </w:r>
          </w:ins>
          <w:r>
            <w:rPr>
              <w:noProof/>
              <w:webHidden/>
            </w:rPr>
          </w:r>
          <w:r>
            <w:rPr>
              <w:noProof/>
              <w:webHidden/>
            </w:rPr>
            <w:fldChar w:fldCharType="separate"/>
          </w:r>
          <w:ins w:id="995" w:author="Sammartano, Marc (BIC USA)" w:date="2014-07-20T22:08:00Z">
            <w:r w:rsidR="001D724B">
              <w:rPr>
                <w:noProof/>
                <w:webHidden/>
              </w:rPr>
              <w:t>101</w:t>
            </w:r>
          </w:ins>
          <w:ins w:id="99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997" w:author="Sammartano, Marc (BIC USA)" w:date="2014-07-20T20:16:00Z"/>
              <w:rFonts w:eastAsiaTheme="minorEastAsia"/>
              <w:noProof/>
            </w:rPr>
          </w:pPr>
          <w:ins w:id="9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"_Toc393651229"</w:instrText>
            </w:r>
            <w:r w:rsidRPr="00320ACE">
              <w:rPr>
                <w:rStyle w:val="Hyperlink"/>
                <w:noProof/>
              </w:rPr>
              <w:instrText xml:space="preserve"> </w:instrText>
            </w:r>
            <w:r w:rsidRPr="00320ACE">
              <w:rPr>
                <w:rStyle w:val="Hyperlink"/>
                <w:noProof/>
              </w:rPr>
              <w:fldChar w:fldCharType="separate"/>
            </w:r>
            <w:r w:rsidRPr="00320ACE">
              <w:rPr>
                <w:rStyle w:val="Hyperlink"/>
                <w:noProof/>
              </w:rPr>
              <w:t>HTML</w:t>
            </w:r>
            <w:r>
              <w:rPr>
                <w:noProof/>
                <w:webHidden/>
              </w:rPr>
              <w:tab/>
            </w:r>
            <w:r>
              <w:rPr>
                <w:noProof/>
                <w:webHidden/>
              </w:rPr>
              <w:fldChar w:fldCharType="begin"/>
            </w:r>
            <w:r>
              <w:rPr>
                <w:noProof/>
                <w:webHidden/>
              </w:rPr>
              <w:instrText xml:space="preserve"> PAGEREF _Toc393651229 \h </w:instrText>
            </w:r>
          </w:ins>
          <w:r>
            <w:rPr>
              <w:noProof/>
              <w:webHidden/>
            </w:rPr>
          </w:r>
          <w:r>
            <w:rPr>
              <w:noProof/>
              <w:webHidden/>
            </w:rPr>
            <w:fldChar w:fldCharType="separate"/>
          </w:r>
          <w:ins w:id="999" w:author="Sammartano, Marc (BIC USA)" w:date="2014-07-20T22:08:00Z">
            <w:r w:rsidR="001D724B">
              <w:rPr>
                <w:noProof/>
                <w:webHidden/>
              </w:rPr>
              <w:t>101</w:t>
            </w:r>
          </w:ins>
          <w:ins w:id="10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01" w:author="Sammartano, Marc (BIC USA)" w:date="2014-07-20T20:16:00Z"/>
              <w:rFonts w:eastAsiaTheme="minorEastAsia"/>
              <w:noProof/>
            </w:rPr>
          </w:pPr>
          <w:ins w:id="10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"_Toc393651230"</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_Toc393651230 \h </w:instrText>
            </w:r>
          </w:ins>
          <w:r>
            <w:rPr>
              <w:noProof/>
              <w:webHidden/>
            </w:rPr>
          </w:r>
          <w:r>
            <w:rPr>
              <w:noProof/>
              <w:webHidden/>
            </w:rPr>
            <w:fldChar w:fldCharType="separate"/>
          </w:r>
          <w:ins w:id="1003" w:author="Sammartano, Marc (BIC USA)" w:date="2014-07-20T22:08:00Z">
            <w:r w:rsidR="001D724B">
              <w:rPr>
                <w:noProof/>
                <w:webHidden/>
              </w:rPr>
              <w:t>101</w:t>
            </w:r>
          </w:ins>
          <w:ins w:id="10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05" w:author="Sammartano, Marc (BIC USA)" w:date="2014-07-20T20:16:00Z"/>
              <w:rFonts w:eastAsiaTheme="minorEastAsia"/>
              <w:noProof/>
            </w:rPr>
          </w:pPr>
          <w:ins w:id="10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"_Toc393651231"</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_Toc393651231 \h </w:instrText>
            </w:r>
          </w:ins>
          <w:r>
            <w:rPr>
              <w:noProof/>
              <w:webHidden/>
            </w:rPr>
          </w:r>
          <w:r>
            <w:rPr>
              <w:noProof/>
              <w:webHidden/>
            </w:rPr>
            <w:fldChar w:fldCharType="separate"/>
          </w:r>
          <w:ins w:id="1007" w:author="Sammartano, Marc (BIC USA)" w:date="2014-07-20T22:08:00Z">
            <w:r w:rsidR="001D724B">
              <w:rPr>
                <w:noProof/>
                <w:webHidden/>
              </w:rPr>
              <w:t>102</w:t>
            </w:r>
          </w:ins>
          <w:ins w:id="10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09" w:author="Sammartano, Marc (BIC USA)" w:date="2014-07-20T20:16:00Z"/>
              <w:rFonts w:eastAsiaTheme="minorEastAsia"/>
              <w:noProof/>
            </w:rPr>
          </w:pPr>
          <w:ins w:id="10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"_Toc393651232"</w:instrText>
            </w:r>
            <w:r w:rsidRPr="00320ACE">
              <w:rPr>
                <w:rStyle w:val="Hyperlink"/>
                <w:noProof/>
              </w:rPr>
              <w:instrText xml:space="preserve"> </w:instrText>
            </w:r>
            <w:r w:rsidRPr="00320ACE">
              <w:rPr>
                <w:rStyle w:val="Hyperlink"/>
                <w:noProof/>
              </w:rPr>
              <w:fldChar w:fldCharType="separate"/>
            </w:r>
            <w:r w:rsidRPr="00320ACE">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_Toc393651232 \h </w:instrText>
            </w:r>
          </w:ins>
          <w:r>
            <w:rPr>
              <w:noProof/>
              <w:webHidden/>
            </w:rPr>
          </w:r>
          <w:r>
            <w:rPr>
              <w:noProof/>
              <w:webHidden/>
            </w:rPr>
            <w:fldChar w:fldCharType="separate"/>
          </w:r>
          <w:ins w:id="1011" w:author="Sammartano, Marc (BIC USA)" w:date="2014-07-20T22:08:00Z">
            <w:r w:rsidR="001D724B">
              <w:rPr>
                <w:noProof/>
                <w:webHidden/>
              </w:rPr>
              <w:t>102</w:t>
            </w:r>
          </w:ins>
          <w:ins w:id="10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13" w:author="Sammartano, Marc (BIC USA)" w:date="2014-07-20T20:16:00Z"/>
              <w:rFonts w:eastAsiaTheme="minorEastAsia"/>
              <w:noProof/>
            </w:rPr>
          </w:pPr>
          <w:ins w:id="10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"_Toc393651233"</w:instrText>
            </w:r>
            <w:r w:rsidRPr="00320ACE">
              <w:rPr>
                <w:rStyle w:val="Hyperlink"/>
                <w:noProof/>
              </w:rPr>
              <w:instrText xml:space="preserve"> </w:instrText>
            </w:r>
            <w:r w:rsidRPr="00320ACE">
              <w:rPr>
                <w:rStyle w:val="Hyperlink"/>
                <w:noProof/>
              </w:rPr>
              <w:fldChar w:fldCharType="separate"/>
            </w:r>
            <w:r w:rsidRPr="00320ACE">
              <w:rPr>
                <w:rStyle w:val="Hyperlink"/>
                <w:noProof/>
              </w:rPr>
              <w:t>Html.orientation &lt;nexp&gt;</w:t>
            </w:r>
            <w:r>
              <w:rPr>
                <w:noProof/>
                <w:webHidden/>
              </w:rPr>
              <w:tab/>
            </w:r>
            <w:r>
              <w:rPr>
                <w:noProof/>
                <w:webHidden/>
              </w:rPr>
              <w:fldChar w:fldCharType="begin"/>
            </w:r>
            <w:r>
              <w:rPr>
                <w:noProof/>
                <w:webHidden/>
              </w:rPr>
              <w:instrText xml:space="preserve"> PAGEREF _Toc393651233 \h </w:instrText>
            </w:r>
          </w:ins>
          <w:r>
            <w:rPr>
              <w:noProof/>
              <w:webHidden/>
            </w:rPr>
          </w:r>
          <w:r>
            <w:rPr>
              <w:noProof/>
              <w:webHidden/>
            </w:rPr>
            <w:fldChar w:fldCharType="separate"/>
          </w:r>
          <w:ins w:id="1015" w:author="Sammartano, Marc (BIC USA)" w:date="2014-07-20T22:08:00Z">
            <w:r w:rsidR="001D724B">
              <w:rPr>
                <w:noProof/>
                <w:webHidden/>
              </w:rPr>
              <w:t>102</w:t>
            </w:r>
          </w:ins>
          <w:ins w:id="10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17" w:author="Sammartano, Marc (BIC USA)" w:date="2014-07-20T20:16:00Z"/>
              <w:rFonts w:eastAsiaTheme="minorEastAsia"/>
              <w:noProof/>
            </w:rPr>
          </w:pPr>
          <w:ins w:id="10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"_Toc393651234"</w:instrText>
            </w:r>
            <w:r w:rsidRPr="00320ACE">
              <w:rPr>
                <w:rStyle w:val="Hyperlink"/>
                <w:noProof/>
              </w:rPr>
              <w:instrText xml:space="preserve"> </w:instrText>
            </w:r>
            <w:r w:rsidRPr="00320ACE">
              <w:rPr>
                <w:rStyle w:val="Hyperlink"/>
                <w:noProof/>
              </w:rPr>
              <w:fldChar w:fldCharType="separate"/>
            </w:r>
            <w:r w:rsidRPr="00320ACE">
              <w:rPr>
                <w:rStyle w:val="Hyperlink"/>
                <w:noProof/>
              </w:rPr>
              <w:t>Html.load.url &lt;file_sexp&gt;</w:t>
            </w:r>
            <w:r>
              <w:rPr>
                <w:noProof/>
                <w:webHidden/>
              </w:rPr>
              <w:tab/>
            </w:r>
            <w:r>
              <w:rPr>
                <w:noProof/>
                <w:webHidden/>
              </w:rPr>
              <w:fldChar w:fldCharType="begin"/>
            </w:r>
            <w:r>
              <w:rPr>
                <w:noProof/>
                <w:webHidden/>
              </w:rPr>
              <w:instrText xml:space="preserve"> PAGEREF _Toc393651234 \h </w:instrText>
            </w:r>
          </w:ins>
          <w:r>
            <w:rPr>
              <w:noProof/>
              <w:webHidden/>
            </w:rPr>
          </w:r>
          <w:r>
            <w:rPr>
              <w:noProof/>
              <w:webHidden/>
            </w:rPr>
            <w:fldChar w:fldCharType="separate"/>
          </w:r>
          <w:ins w:id="1019" w:author="Sammartano, Marc (BIC USA)" w:date="2014-07-20T22:08:00Z">
            <w:r w:rsidR="001D724B">
              <w:rPr>
                <w:noProof/>
                <w:webHidden/>
              </w:rPr>
              <w:t>102</w:t>
            </w:r>
          </w:ins>
          <w:ins w:id="10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21" w:author="Sammartano, Marc (BIC USA)" w:date="2014-07-20T20:16:00Z"/>
              <w:rFonts w:eastAsiaTheme="minorEastAsia"/>
              <w:noProof/>
            </w:rPr>
          </w:pPr>
          <w:ins w:id="1022"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"_Toc393651235"</w:instrText>
            </w:r>
            <w:r w:rsidRPr="00320ACE">
              <w:rPr>
                <w:rStyle w:val="Hyperlink"/>
                <w:noProof/>
              </w:rPr>
              <w:instrText xml:space="preserve"> </w:instrText>
            </w:r>
            <w:r w:rsidRPr="00320ACE">
              <w:rPr>
                <w:rStyle w:val="Hyperlink"/>
                <w:noProof/>
              </w:rPr>
              <w:fldChar w:fldCharType="separate"/>
            </w:r>
            <w:r w:rsidRPr="00320ACE">
              <w:rPr>
                <w:rStyle w:val="Hyperlink"/>
                <w:noProof/>
              </w:rPr>
              <w:t>Html.load.string &lt;html_sexp&gt;</w:t>
            </w:r>
            <w:r>
              <w:rPr>
                <w:noProof/>
                <w:webHidden/>
              </w:rPr>
              <w:tab/>
            </w:r>
            <w:r>
              <w:rPr>
                <w:noProof/>
                <w:webHidden/>
              </w:rPr>
              <w:fldChar w:fldCharType="begin"/>
            </w:r>
            <w:r>
              <w:rPr>
                <w:noProof/>
                <w:webHidden/>
              </w:rPr>
              <w:instrText xml:space="preserve"> PAGEREF _Toc393651235 \h </w:instrText>
            </w:r>
          </w:ins>
          <w:r>
            <w:rPr>
              <w:noProof/>
              <w:webHidden/>
            </w:rPr>
          </w:r>
          <w:r>
            <w:rPr>
              <w:noProof/>
              <w:webHidden/>
            </w:rPr>
            <w:fldChar w:fldCharType="separate"/>
          </w:r>
          <w:ins w:id="1023" w:author="Sammartano, Marc (BIC USA)" w:date="2014-07-20T22:08:00Z">
            <w:r w:rsidR="001D724B">
              <w:rPr>
                <w:noProof/>
                <w:webHidden/>
              </w:rPr>
              <w:t>103</w:t>
            </w:r>
          </w:ins>
          <w:ins w:id="10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25" w:author="Sammartano, Marc (BIC USA)" w:date="2014-07-20T20:16:00Z"/>
              <w:rFonts w:eastAsiaTheme="minorEastAsia"/>
              <w:noProof/>
            </w:rPr>
          </w:pPr>
          <w:ins w:id="10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"_Toc393651236"</w:instrText>
            </w:r>
            <w:r w:rsidRPr="00320ACE">
              <w:rPr>
                <w:rStyle w:val="Hyperlink"/>
                <w:noProof/>
              </w:rPr>
              <w:instrText xml:space="preserve"> </w:instrText>
            </w:r>
            <w:r w:rsidRPr="00320ACE">
              <w:rPr>
                <w:rStyle w:val="Hyperlink"/>
                <w:noProof/>
              </w:rPr>
              <w:fldChar w:fldCharType="separate"/>
            </w:r>
            <w:r w:rsidRPr="00320ACE">
              <w:rPr>
                <w:rStyle w:val="Hyperlink"/>
                <w:noProof/>
              </w:rPr>
              <w:t>Html.post &lt;url_sexp&gt;, &lt;list_nexp&gt;</w:t>
            </w:r>
            <w:r>
              <w:rPr>
                <w:noProof/>
                <w:webHidden/>
              </w:rPr>
              <w:tab/>
            </w:r>
            <w:r>
              <w:rPr>
                <w:noProof/>
                <w:webHidden/>
              </w:rPr>
              <w:fldChar w:fldCharType="begin"/>
            </w:r>
            <w:r>
              <w:rPr>
                <w:noProof/>
                <w:webHidden/>
              </w:rPr>
              <w:instrText xml:space="preserve"> PAGEREF _Toc393651236 \h </w:instrText>
            </w:r>
          </w:ins>
          <w:r>
            <w:rPr>
              <w:noProof/>
              <w:webHidden/>
            </w:rPr>
          </w:r>
          <w:r>
            <w:rPr>
              <w:noProof/>
              <w:webHidden/>
            </w:rPr>
            <w:fldChar w:fldCharType="separate"/>
          </w:r>
          <w:ins w:id="1027" w:author="Sammartano, Marc (BIC USA)" w:date="2014-07-20T22:08:00Z">
            <w:r w:rsidR="001D724B">
              <w:rPr>
                <w:noProof/>
                <w:webHidden/>
              </w:rPr>
              <w:t>103</w:t>
            </w:r>
          </w:ins>
          <w:ins w:id="10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29" w:author="Sammartano, Marc (BIC USA)" w:date="2014-07-20T20:16:00Z"/>
              <w:rFonts w:eastAsiaTheme="minorEastAsia"/>
              <w:noProof/>
            </w:rPr>
          </w:pPr>
          <w:ins w:id="10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"_Toc393651237"</w:instrText>
            </w:r>
            <w:r w:rsidRPr="00320ACE">
              <w:rPr>
                <w:rStyle w:val="Hyperlink"/>
                <w:noProof/>
              </w:rPr>
              <w:instrText xml:space="preserve"> </w:instrText>
            </w:r>
            <w:r w:rsidRPr="00320ACE">
              <w:rPr>
                <w:rStyle w:val="Hyperlink"/>
                <w:noProof/>
              </w:rPr>
              <w:fldChar w:fldCharType="separate"/>
            </w:r>
            <w:r w:rsidRPr="00320ACE">
              <w:rPr>
                <w:rStyle w:val="Hyperlink"/>
                <w:noProof/>
              </w:rPr>
              <w:t>Html.get.datalink &lt;data_svar&gt;</w:t>
            </w:r>
            <w:r>
              <w:rPr>
                <w:noProof/>
                <w:webHidden/>
              </w:rPr>
              <w:tab/>
            </w:r>
            <w:r>
              <w:rPr>
                <w:noProof/>
                <w:webHidden/>
              </w:rPr>
              <w:fldChar w:fldCharType="begin"/>
            </w:r>
            <w:r>
              <w:rPr>
                <w:noProof/>
                <w:webHidden/>
              </w:rPr>
              <w:instrText xml:space="preserve"> PAGEREF _Toc393651237 \h </w:instrText>
            </w:r>
          </w:ins>
          <w:r>
            <w:rPr>
              <w:noProof/>
              <w:webHidden/>
            </w:rPr>
          </w:r>
          <w:r>
            <w:rPr>
              <w:noProof/>
              <w:webHidden/>
            </w:rPr>
            <w:fldChar w:fldCharType="separate"/>
          </w:r>
          <w:ins w:id="1031" w:author="Sammartano, Marc (BIC USA)" w:date="2014-07-20T22:08:00Z">
            <w:r w:rsidR="001D724B">
              <w:rPr>
                <w:noProof/>
                <w:webHidden/>
              </w:rPr>
              <w:t>103</w:t>
            </w:r>
          </w:ins>
          <w:ins w:id="10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33" w:author="Sammartano, Marc (BIC USA)" w:date="2014-07-20T20:16:00Z"/>
              <w:rFonts w:eastAsiaTheme="minorEastAsia"/>
              <w:noProof/>
            </w:rPr>
          </w:pPr>
          <w:ins w:id="10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"_Toc393651238"</w:instrText>
            </w:r>
            <w:r w:rsidRPr="00320ACE">
              <w:rPr>
                <w:rStyle w:val="Hyperlink"/>
                <w:noProof/>
              </w:rPr>
              <w:instrText xml:space="preserve"> </w:instrText>
            </w:r>
            <w:r w:rsidRPr="00320ACE">
              <w:rPr>
                <w:rStyle w:val="Hyperlink"/>
                <w:noProof/>
              </w:rPr>
              <w:fldChar w:fldCharType="separate"/>
            </w:r>
            <w:r w:rsidRPr="00320ACE">
              <w:rPr>
                <w:rStyle w:val="Hyperlink"/>
                <w:noProof/>
              </w:rPr>
              <w:t>Html.go.back</w:t>
            </w:r>
            <w:r>
              <w:rPr>
                <w:noProof/>
                <w:webHidden/>
              </w:rPr>
              <w:tab/>
            </w:r>
            <w:r>
              <w:rPr>
                <w:noProof/>
                <w:webHidden/>
              </w:rPr>
              <w:fldChar w:fldCharType="begin"/>
            </w:r>
            <w:r>
              <w:rPr>
                <w:noProof/>
                <w:webHidden/>
              </w:rPr>
              <w:instrText xml:space="preserve"> PAGEREF _Toc393651238 \h </w:instrText>
            </w:r>
          </w:ins>
          <w:r>
            <w:rPr>
              <w:noProof/>
              <w:webHidden/>
            </w:rPr>
          </w:r>
          <w:r>
            <w:rPr>
              <w:noProof/>
              <w:webHidden/>
            </w:rPr>
            <w:fldChar w:fldCharType="separate"/>
          </w:r>
          <w:ins w:id="1035" w:author="Sammartano, Marc (BIC USA)" w:date="2014-07-20T22:08:00Z">
            <w:r w:rsidR="001D724B">
              <w:rPr>
                <w:noProof/>
                <w:webHidden/>
              </w:rPr>
              <w:t>104</w:t>
            </w:r>
          </w:ins>
          <w:ins w:id="10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37" w:author="Sammartano, Marc (BIC USA)" w:date="2014-07-20T20:16:00Z"/>
              <w:rFonts w:eastAsiaTheme="minorEastAsia"/>
              <w:noProof/>
            </w:rPr>
          </w:pPr>
          <w:ins w:id="10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"_Toc393651239"</w:instrText>
            </w:r>
            <w:r w:rsidRPr="00320ACE">
              <w:rPr>
                <w:rStyle w:val="Hyperlink"/>
                <w:noProof/>
              </w:rPr>
              <w:instrText xml:space="preserve"> </w:instrText>
            </w:r>
            <w:r w:rsidRPr="00320ACE">
              <w:rPr>
                <w:rStyle w:val="Hyperlink"/>
                <w:noProof/>
              </w:rPr>
              <w:fldChar w:fldCharType="separate"/>
            </w:r>
            <w:r w:rsidRPr="00320ACE">
              <w:rPr>
                <w:rStyle w:val="Hyperlink"/>
                <w:noProof/>
              </w:rPr>
              <w:t>Html.go.forward</w:t>
            </w:r>
            <w:r>
              <w:rPr>
                <w:noProof/>
                <w:webHidden/>
              </w:rPr>
              <w:tab/>
            </w:r>
            <w:r>
              <w:rPr>
                <w:noProof/>
                <w:webHidden/>
              </w:rPr>
              <w:fldChar w:fldCharType="begin"/>
            </w:r>
            <w:r>
              <w:rPr>
                <w:noProof/>
                <w:webHidden/>
              </w:rPr>
              <w:instrText xml:space="preserve"> PAGEREF _Toc393651239 \h </w:instrText>
            </w:r>
          </w:ins>
          <w:r>
            <w:rPr>
              <w:noProof/>
              <w:webHidden/>
            </w:rPr>
          </w:r>
          <w:r>
            <w:rPr>
              <w:noProof/>
              <w:webHidden/>
            </w:rPr>
            <w:fldChar w:fldCharType="separate"/>
          </w:r>
          <w:ins w:id="1039" w:author="Sammartano, Marc (BIC USA)" w:date="2014-07-20T22:08:00Z">
            <w:r w:rsidR="001D724B">
              <w:rPr>
                <w:noProof/>
                <w:webHidden/>
              </w:rPr>
              <w:t>104</w:t>
            </w:r>
          </w:ins>
          <w:ins w:id="10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41" w:author="Sammartano, Marc (BIC USA)" w:date="2014-07-20T20:16:00Z"/>
              <w:rFonts w:eastAsiaTheme="minorEastAsia"/>
              <w:noProof/>
            </w:rPr>
          </w:pPr>
          <w:ins w:id="10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"_Toc393651240"</w:instrText>
            </w:r>
            <w:r w:rsidRPr="00320ACE">
              <w:rPr>
                <w:rStyle w:val="Hyperlink"/>
                <w:noProof/>
              </w:rPr>
              <w:instrText xml:space="preserve"> </w:instrText>
            </w:r>
            <w:r w:rsidRPr="00320ACE">
              <w:rPr>
                <w:rStyle w:val="Hyperlink"/>
                <w:noProof/>
              </w:rPr>
              <w:fldChar w:fldCharType="separate"/>
            </w:r>
            <w:r w:rsidRPr="00320ACE">
              <w:rPr>
                <w:rStyle w:val="Hyperlink"/>
                <w:noProof/>
              </w:rPr>
              <w:t>Html.close</w:t>
            </w:r>
            <w:r>
              <w:rPr>
                <w:noProof/>
                <w:webHidden/>
              </w:rPr>
              <w:tab/>
            </w:r>
            <w:r>
              <w:rPr>
                <w:noProof/>
                <w:webHidden/>
              </w:rPr>
              <w:fldChar w:fldCharType="begin"/>
            </w:r>
            <w:r>
              <w:rPr>
                <w:noProof/>
                <w:webHidden/>
              </w:rPr>
              <w:instrText xml:space="preserve"> PAGEREF _Toc393651240 \h </w:instrText>
            </w:r>
          </w:ins>
          <w:r>
            <w:rPr>
              <w:noProof/>
              <w:webHidden/>
            </w:rPr>
          </w:r>
          <w:r>
            <w:rPr>
              <w:noProof/>
              <w:webHidden/>
            </w:rPr>
            <w:fldChar w:fldCharType="separate"/>
          </w:r>
          <w:ins w:id="1043" w:author="Sammartano, Marc (BIC USA)" w:date="2014-07-20T22:08:00Z">
            <w:r w:rsidR="001D724B">
              <w:rPr>
                <w:noProof/>
                <w:webHidden/>
              </w:rPr>
              <w:t>104</w:t>
            </w:r>
          </w:ins>
          <w:ins w:id="10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45" w:author="Sammartano, Marc (BIC USA)" w:date="2014-07-20T20:16:00Z"/>
              <w:rFonts w:eastAsiaTheme="minorEastAsia"/>
              <w:noProof/>
            </w:rPr>
          </w:pPr>
          <w:ins w:id="10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"_Toc393651241"</w:instrText>
            </w:r>
            <w:r w:rsidRPr="00320ACE">
              <w:rPr>
                <w:rStyle w:val="Hyperlink"/>
                <w:noProof/>
              </w:rPr>
              <w:instrText xml:space="preserve"> </w:instrText>
            </w:r>
            <w:r w:rsidRPr="00320ACE">
              <w:rPr>
                <w:rStyle w:val="Hyperlink"/>
                <w:noProof/>
              </w:rPr>
              <w:fldChar w:fldCharType="separate"/>
            </w:r>
            <w:r w:rsidRPr="00320ACE">
              <w:rPr>
                <w:rStyle w:val="Hyperlink"/>
                <w:noProof/>
              </w:rPr>
              <w:t>Html.clear.cache</w:t>
            </w:r>
            <w:r>
              <w:rPr>
                <w:noProof/>
                <w:webHidden/>
              </w:rPr>
              <w:tab/>
            </w:r>
            <w:r>
              <w:rPr>
                <w:noProof/>
                <w:webHidden/>
              </w:rPr>
              <w:fldChar w:fldCharType="begin"/>
            </w:r>
            <w:r>
              <w:rPr>
                <w:noProof/>
                <w:webHidden/>
              </w:rPr>
              <w:instrText xml:space="preserve"> PAGEREF _Toc393651241 \h </w:instrText>
            </w:r>
          </w:ins>
          <w:r>
            <w:rPr>
              <w:noProof/>
              <w:webHidden/>
            </w:rPr>
          </w:r>
          <w:r>
            <w:rPr>
              <w:noProof/>
              <w:webHidden/>
            </w:rPr>
            <w:fldChar w:fldCharType="separate"/>
          </w:r>
          <w:ins w:id="1047" w:author="Sammartano, Marc (BIC USA)" w:date="2014-07-20T22:08:00Z">
            <w:r w:rsidR="001D724B">
              <w:rPr>
                <w:noProof/>
                <w:webHidden/>
              </w:rPr>
              <w:t>104</w:t>
            </w:r>
          </w:ins>
          <w:ins w:id="10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49" w:author="Sammartano, Marc (BIC USA)" w:date="2014-07-20T20:16:00Z"/>
              <w:rFonts w:eastAsiaTheme="minorEastAsia"/>
              <w:noProof/>
            </w:rPr>
          </w:pPr>
          <w:ins w:id="10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"_Toc393651242"</w:instrText>
            </w:r>
            <w:r w:rsidRPr="00320ACE">
              <w:rPr>
                <w:rStyle w:val="Hyperlink"/>
                <w:noProof/>
              </w:rPr>
              <w:instrText xml:space="preserve"> </w:instrText>
            </w:r>
            <w:r w:rsidRPr="00320ACE">
              <w:rPr>
                <w:rStyle w:val="Hyperlink"/>
                <w:noProof/>
              </w:rPr>
              <w:fldChar w:fldCharType="separate"/>
            </w:r>
            <w:r w:rsidRPr="00320ACE">
              <w:rPr>
                <w:rStyle w:val="Hyperlink"/>
                <w:noProof/>
              </w:rPr>
              <w:t>Html.clear.history</w:t>
            </w:r>
            <w:r>
              <w:rPr>
                <w:noProof/>
                <w:webHidden/>
              </w:rPr>
              <w:tab/>
            </w:r>
            <w:r>
              <w:rPr>
                <w:noProof/>
                <w:webHidden/>
              </w:rPr>
              <w:fldChar w:fldCharType="begin"/>
            </w:r>
            <w:r>
              <w:rPr>
                <w:noProof/>
                <w:webHidden/>
              </w:rPr>
              <w:instrText xml:space="preserve"> PAGEREF _Toc393651242 \h </w:instrText>
            </w:r>
          </w:ins>
          <w:r>
            <w:rPr>
              <w:noProof/>
              <w:webHidden/>
            </w:rPr>
          </w:r>
          <w:r>
            <w:rPr>
              <w:noProof/>
              <w:webHidden/>
            </w:rPr>
            <w:fldChar w:fldCharType="separate"/>
          </w:r>
          <w:ins w:id="1051" w:author="Sammartano, Marc (BIC USA)" w:date="2014-07-20T22:08:00Z">
            <w:r w:rsidR="001D724B">
              <w:rPr>
                <w:noProof/>
                <w:webHidden/>
              </w:rPr>
              <w:t>104</w:t>
            </w:r>
          </w:ins>
          <w:ins w:id="105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053" w:author="Sammartano, Marc (BIC USA)" w:date="2014-07-20T20:16:00Z"/>
              <w:rFonts w:eastAsiaTheme="minorEastAsia"/>
              <w:noProof/>
            </w:rPr>
          </w:pPr>
          <w:ins w:id="10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"_Toc393651243"</w:instrText>
            </w:r>
            <w:r w:rsidRPr="00320ACE">
              <w:rPr>
                <w:rStyle w:val="Hyperlink"/>
                <w:noProof/>
              </w:rPr>
              <w:instrText xml:space="preserve"> </w:instrText>
            </w:r>
            <w:r w:rsidRPr="00320ACE">
              <w:rPr>
                <w:rStyle w:val="Hyperlink"/>
                <w:noProof/>
              </w:rPr>
              <w:fldChar w:fldCharType="separate"/>
            </w:r>
            <w:r w:rsidRPr="00320ACE">
              <w:rPr>
                <w:rStyle w:val="Hyperlink"/>
                <w:noProof/>
              </w:rPr>
              <w:t>TCP/IP Sockets</w:t>
            </w:r>
            <w:r>
              <w:rPr>
                <w:noProof/>
                <w:webHidden/>
              </w:rPr>
              <w:tab/>
            </w:r>
            <w:r>
              <w:rPr>
                <w:noProof/>
                <w:webHidden/>
              </w:rPr>
              <w:fldChar w:fldCharType="begin"/>
            </w:r>
            <w:r>
              <w:rPr>
                <w:noProof/>
                <w:webHidden/>
              </w:rPr>
              <w:instrText xml:space="preserve"> PAGEREF _Toc393651243 \h </w:instrText>
            </w:r>
          </w:ins>
          <w:r>
            <w:rPr>
              <w:noProof/>
              <w:webHidden/>
            </w:rPr>
          </w:r>
          <w:r>
            <w:rPr>
              <w:noProof/>
              <w:webHidden/>
            </w:rPr>
            <w:fldChar w:fldCharType="separate"/>
          </w:r>
          <w:ins w:id="1055" w:author="Sammartano, Marc (BIC USA)" w:date="2014-07-20T22:08:00Z">
            <w:r w:rsidR="001D724B">
              <w:rPr>
                <w:noProof/>
                <w:webHidden/>
              </w:rPr>
              <w:t>104</w:t>
            </w:r>
          </w:ins>
          <w:ins w:id="10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057" w:author="Sammartano, Marc (BIC USA)" w:date="2014-07-20T20:16:00Z"/>
              <w:rFonts w:eastAsiaTheme="minorEastAsia"/>
              <w:noProof/>
            </w:rPr>
          </w:pPr>
          <w:ins w:id="10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"_Toc393651244"</w:instrText>
            </w:r>
            <w:r w:rsidRPr="00320ACE">
              <w:rPr>
                <w:rStyle w:val="Hyperlink"/>
                <w:noProof/>
              </w:rPr>
              <w:instrText xml:space="preserve"> </w:instrText>
            </w:r>
            <w:r w:rsidRPr="00320ACE">
              <w:rPr>
                <w:rStyle w:val="Hyperlink"/>
                <w:noProof/>
              </w:rPr>
              <w:fldChar w:fldCharType="separate"/>
            </w:r>
            <w:r w:rsidRPr="00320ACE">
              <w:rPr>
                <w:rStyle w:val="Hyperlink"/>
                <w:noProof/>
              </w:rPr>
              <w:t>TCP/IP Client Socket Commands</w:t>
            </w:r>
            <w:r>
              <w:rPr>
                <w:noProof/>
                <w:webHidden/>
              </w:rPr>
              <w:tab/>
            </w:r>
            <w:r>
              <w:rPr>
                <w:noProof/>
                <w:webHidden/>
              </w:rPr>
              <w:fldChar w:fldCharType="begin"/>
            </w:r>
            <w:r>
              <w:rPr>
                <w:noProof/>
                <w:webHidden/>
              </w:rPr>
              <w:instrText xml:space="preserve"> PAGEREF _Toc393651244 \h </w:instrText>
            </w:r>
          </w:ins>
          <w:r>
            <w:rPr>
              <w:noProof/>
              <w:webHidden/>
            </w:rPr>
          </w:r>
          <w:r>
            <w:rPr>
              <w:noProof/>
              <w:webHidden/>
            </w:rPr>
            <w:fldChar w:fldCharType="separate"/>
          </w:r>
          <w:ins w:id="1059" w:author="Sammartano, Marc (BIC USA)" w:date="2014-07-20T22:08:00Z">
            <w:r w:rsidR="001D724B">
              <w:rPr>
                <w:noProof/>
                <w:webHidden/>
              </w:rPr>
              <w:t>105</w:t>
            </w:r>
          </w:ins>
          <w:ins w:id="10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61" w:author="Sammartano, Marc (BIC USA)" w:date="2014-07-20T20:16:00Z"/>
              <w:rFonts w:eastAsiaTheme="minorEastAsia"/>
              <w:noProof/>
            </w:rPr>
          </w:pPr>
          <w:ins w:id="10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"_Toc393651245"</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Socket.client.connect &lt;server_ip_sexp&gt;, &lt;port_nexp&gt; { , &lt;wait_lexp&gt; }</w:t>
            </w:r>
            <w:r>
              <w:rPr>
                <w:noProof/>
                <w:webHidden/>
              </w:rPr>
              <w:tab/>
            </w:r>
            <w:r>
              <w:rPr>
                <w:noProof/>
                <w:webHidden/>
              </w:rPr>
              <w:fldChar w:fldCharType="begin"/>
            </w:r>
            <w:r>
              <w:rPr>
                <w:noProof/>
                <w:webHidden/>
              </w:rPr>
              <w:instrText xml:space="preserve"> PAGEREF _Toc393651245 \h </w:instrText>
            </w:r>
          </w:ins>
          <w:r>
            <w:rPr>
              <w:noProof/>
              <w:webHidden/>
            </w:rPr>
          </w:r>
          <w:r>
            <w:rPr>
              <w:noProof/>
              <w:webHidden/>
            </w:rPr>
            <w:fldChar w:fldCharType="separate"/>
          </w:r>
          <w:ins w:id="1063" w:author="Sammartano, Marc (BIC USA)" w:date="2014-07-20T22:08:00Z">
            <w:r w:rsidR="001D724B">
              <w:rPr>
                <w:noProof/>
                <w:webHidden/>
              </w:rPr>
              <w:t>105</w:t>
            </w:r>
          </w:ins>
          <w:ins w:id="10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65" w:author="Sammartano, Marc (BIC USA)" w:date="2014-07-20T20:16:00Z"/>
              <w:rFonts w:eastAsiaTheme="minorEastAsia"/>
              <w:noProof/>
            </w:rPr>
          </w:pPr>
          <w:ins w:id="10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"_Toc393651246"</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Socket.client.status &lt;status_nvar&gt;</w:t>
            </w:r>
            <w:r>
              <w:rPr>
                <w:noProof/>
                <w:webHidden/>
              </w:rPr>
              <w:tab/>
            </w:r>
            <w:r>
              <w:rPr>
                <w:noProof/>
                <w:webHidden/>
              </w:rPr>
              <w:fldChar w:fldCharType="begin"/>
            </w:r>
            <w:r>
              <w:rPr>
                <w:noProof/>
                <w:webHidden/>
              </w:rPr>
              <w:instrText xml:space="preserve"> PAGEREF _Toc393651246 \h </w:instrText>
            </w:r>
          </w:ins>
          <w:r>
            <w:rPr>
              <w:noProof/>
              <w:webHidden/>
            </w:rPr>
          </w:r>
          <w:r>
            <w:rPr>
              <w:noProof/>
              <w:webHidden/>
            </w:rPr>
            <w:fldChar w:fldCharType="separate"/>
          </w:r>
          <w:ins w:id="1067" w:author="Sammartano, Marc (BIC USA)" w:date="2014-07-20T22:08:00Z">
            <w:r w:rsidR="001D724B">
              <w:rPr>
                <w:noProof/>
                <w:webHidden/>
              </w:rPr>
              <w:t>106</w:t>
            </w:r>
          </w:ins>
          <w:ins w:id="10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69" w:author="Sammartano, Marc (BIC USA)" w:date="2014-07-20T20:16:00Z"/>
              <w:rFonts w:eastAsiaTheme="minorEastAsia"/>
              <w:noProof/>
            </w:rPr>
          </w:pPr>
          <w:ins w:id="10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"_Toc393651247"</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Socket.client.server.ip &lt;svar&gt;</w:t>
            </w:r>
            <w:r>
              <w:rPr>
                <w:noProof/>
                <w:webHidden/>
              </w:rPr>
              <w:tab/>
            </w:r>
            <w:r>
              <w:rPr>
                <w:noProof/>
                <w:webHidden/>
              </w:rPr>
              <w:fldChar w:fldCharType="begin"/>
            </w:r>
            <w:r>
              <w:rPr>
                <w:noProof/>
                <w:webHidden/>
              </w:rPr>
              <w:instrText xml:space="preserve"> PAGEREF _Toc393651247 \h </w:instrText>
            </w:r>
          </w:ins>
          <w:r>
            <w:rPr>
              <w:noProof/>
              <w:webHidden/>
            </w:rPr>
          </w:r>
          <w:r>
            <w:rPr>
              <w:noProof/>
              <w:webHidden/>
            </w:rPr>
            <w:fldChar w:fldCharType="separate"/>
          </w:r>
          <w:ins w:id="1071" w:author="Sammartano, Marc (BIC USA)" w:date="2014-07-20T22:08:00Z">
            <w:r w:rsidR="001D724B">
              <w:rPr>
                <w:noProof/>
                <w:webHidden/>
              </w:rPr>
              <w:t>106</w:t>
            </w:r>
          </w:ins>
          <w:ins w:id="10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73" w:author="Sammartano, Marc (BIC USA)" w:date="2014-07-20T20:16:00Z"/>
              <w:rFonts w:eastAsiaTheme="minorEastAsia"/>
              <w:noProof/>
            </w:rPr>
          </w:pPr>
          <w:ins w:id="10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"_Toc393651248"</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Socket.client.read.line &lt;line_svar&gt;</w:t>
            </w:r>
            <w:r>
              <w:rPr>
                <w:noProof/>
                <w:webHidden/>
              </w:rPr>
              <w:tab/>
            </w:r>
            <w:r>
              <w:rPr>
                <w:noProof/>
                <w:webHidden/>
              </w:rPr>
              <w:fldChar w:fldCharType="begin"/>
            </w:r>
            <w:r>
              <w:rPr>
                <w:noProof/>
                <w:webHidden/>
              </w:rPr>
              <w:instrText xml:space="preserve"> PAGEREF _Toc393651248 \h </w:instrText>
            </w:r>
          </w:ins>
          <w:r>
            <w:rPr>
              <w:noProof/>
              <w:webHidden/>
            </w:rPr>
          </w:r>
          <w:r>
            <w:rPr>
              <w:noProof/>
              <w:webHidden/>
            </w:rPr>
            <w:fldChar w:fldCharType="separate"/>
          </w:r>
          <w:ins w:id="1075" w:author="Sammartano, Marc (BIC USA)" w:date="2014-07-20T22:08:00Z">
            <w:r w:rsidR="001D724B">
              <w:rPr>
                <w:noProof/>
                <w:webHidden/>
              </w:rPr>
              <w:t>106</w:t>
            </w:r>
          </w:ins>
          <w:ins w:id="10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77" w:author="Sammartano, Marc (BIC USA)" w:date="2014-07-20T20:16:00Z"/>
              <w:rFonts w:eastAsiaTheme="minorEastAsia"/>
              <w:noProof/>
            </w:rPr>
          </w:pPr>
          <w:ins w:id="10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"_Toc393651249"</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Socket.client.read.ready &lt;nvar&gt;</w:t>
            </w:r>
            <w:r>
              <w:rPr>
                <w:noProof/>
                <w:webHidden/>
              </w:rPr>
              <w:tab/>
            </w:r>
            <w:r>
              <w:rPr>
                <w:noProof/>
                <w:webHidden/>
              </w:rPr>
              <w:fldChar w:fldCharType="begin"/>
            </w:r>
            <w:r>
              <w:rPr>
                <w:noProof/>
                <w:webHidden/>
              </w:rPr>
              <w:instrText xml:space="preserve"> PAGEREF _Toc393651249 \h </w:instrText>
            </w:r>
          </w:ins>
          <w:r>
            <w:rPr>
              <w:noProof/>
              <w:webHidden/>
            </w:rPr>
          </w:r>
          <w:r>
            <w:rPr>
              <w:noProof/>
              <w:webHidden/>
            </w:rPr>
            <w:fldChar w:fldCharType="separate"/>
          </w:r>
          <w:ins w:id="1079" w:author="Sammartano, Marc (BIC USA)" w:date="2014-07-20T22:08:00Z">
            <w:r w:rsidR="001D724B">
              <w:rPr>
                <w:noProof/>
                <w:webHidden/>
              </w:rPr>
              <w:t>106</w:t>
            </w:r>
          </w:ins>
          <w:ins w:id="10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81" w:author="Sammartano, Marc (BIC USA)" w:date="2014-07-20T20:16:00Z"/>
              <w:rFonts w:eastAsiaTheme="minorEastAsia"/>
              <w:noProof/>
            </w:rPr>
          </w:pPr>
          <w:ins w:id="10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"_Toc393651250"</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Socket.client.read.file  &lt;fw_nexp&gt;</w:t>
            </w:r>
            <w:r>
              <w:rPr>
                <w:noProof/>
                <w:webHidden/>
              </w:rPr>
              <w:tab/>
            </w:r>
            <w:r>
              <w:rPr>
                <w:noProof/>
                <w:webHidden/>
              </w:rPr>
              <w:fldChar w:fldCharType="begin"/>
            </w:r>
            <w:r>
              <w:rPr>
                <w:noProof/>
                <w:webHidden/>
              </w:rPr>
              <w:instrText xml:space="preserve"> PAGEREF _Toc393651250 \h </w:instrText>
            </w:r>
          </w:ins>
          <w:r>
            <w:rPr>
              <w:noProof/>
              <w:webHidden/>
            </w:rPr>
          </w:r>
          <w:r>
            <w:rPr>
              <w:noProof/>
              <w:webHidden/>
            </w:rPr>
            <w:fldChar w:fldCharType="separate"/>
          </w:r>
          <w:ins w:id="1083" w:author="Sammartano, Marc (BIC USA)" w:date="2014-07-20T22:08:00Z">
            <w:r w:rsidR="001D724B">
              <w:rPr>
                <w:noProof/>
                <w:webHidden/>
              </w:rPr>
              <w:t>106</w:t>
            </w:r>
          </w:ins>
          <w:ins w:id="10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85" w:author="Sammartano, Marc (BIC USA)" w:date="2014-07-20T20:16:00Z"/>
              <w:rFonts w:eastAsiaTheme="minorEastAsia"/>
              <w:noProof/>
            </w:rPr>
          </w:pPr>
          <w:ins w:id="10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"_Toc393651251"</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Socket.client.write.line &lt;line_sexp&gt;</w:t>
            </w:r>
            <w:r>
              <w:rPr>
                <w:noProof/>
                <w:webHidden/>
              </w:rPr>
              <w:tab/>
            </w:r>
            <w:r>
              <w:rPr>
                <w:noProof/>
                <w:webHidden/>
              </w:rPr>
              <w:fldChar w:fldCharType="begin"/>
            </w:r>
            <w:r>
              <w:rPr>
                <w:noProof/>
                <w:webHidden/>
              </w:rPr>
              <w:instrText xml:space="preserve"> PAGEREF _Toc393651251 \h </w:instrText>
            </w:r>
          </w:ins>
          <w:r>
            <w:rPr>
              <w:noProof/>
              <w:webHidden/>
            </w:rPr>
          </w:r>
          <w:r>
            <w:rPr>
              <w:noProof/>
              <w:webHidden/>
            </w:rPr>
            <w:fldChar w:fldCharType="separate"/>
          </w:r>
          <w:ins w:id="1087" w:author="Sammartano, Marc (BIC USA)" w:date="2014-07-20T22:08:00Z">
            <w:r w:rsidR="001D724B">
              <w:rPr>
                <w:noProof/>
                <w:webHidden/>
              </w:rPr>
              <w:t>106</w:t>
            </w:r>
          </w:ins>
          <w:ins w:id="10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89" w:author="Sammartano, Marc (BIC USA)" w:date="2014-07-20T20:16:00Z"/>
              <w:rFonts w:eastAsiaTheme="minorEastAsia"/>
              <w:noProof/>
            </w:rPr>
          </w:pPr>
          <w:ins w:id="10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"_Toc393651252"</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Socket.client.write.bytes &lt;sexp&gt;</w:t>
            </w:r>
            <w:r>
              <w:rPr>
                <w:noProof/>
                <w:webHidden/>
              </w:rPr>
              <w:tab/>
            </w:r>
            <w:r>
              <w:rPr>
                <w:noProof/>
                <w:webHidden/>
              </w:rPr>
              <w:fldChar w:fldCharType="begin"/>
            </w:r>
            <w:r>
              <w:rPr>
                <w:noProof/>
                <w:webHidden/>
              </w:rPr>
              <w:instrText xml:space="preserve"> PAGEREF _Toc393651252 \h </w:instrText>
            </w:r>
          </w:ins>
          <w:r>
            <w:rPr>
              <w:noProof/>
              <w:webHidden/>
            </w:rPr>
          </w:r>
          <w:r>
            <w:rPr>
              <w:noProof/>
              <w:webHidden/>
            </w:rPr>
            <w:fldChar w:fldCharType="separate"/>
          </w:r>
          <w:ins w:id="1091" w:author="Sammartano, Marc (BIC USA)" w:date="2014-07-20T22:08:00Z">
            <w:r w:rsidR="001D724B">
              <w:rPr>
                <w:noProof/>
                <w:webHidden/>
              </w:rPr>
              <w:t>106</w:t>
            </w:r>
          </w:ins>
          <w:ins w:id="10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93" w:author="Sammartano, Marc (BIC USA)" w:date="2014-07-20T20:16:00Z"/>
              <w:rFonts w:eastAsiaTheme="minorEastAsia"/>
              <w:noProof/>
            </w:rPr>
          </w:pPr>
          <w:ins w:id="10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"_Toc393651253"</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Socket.client.write.file  &lt;fr_nexp&gt;</w:t>
            </w:r>
            <w:r>
              <w:rPr>
                <w:noProof/>
                <w:webHidden/>
              </w:rPr>
              <w:tab/>
            </w:r>
            <w:r>
              <w:rPr>
                <w:noProof/>
                <w:webHidden/>
              </w:rPr>
              <w:fldChar w:fldCharType="begin"/>
            </w:r>
            <w:r>
              <w:rPr>
                <w:noProof/>
                <w:webHidden/>
              </w:rPr>
              <w:instrText xml:space="preserve"> PAGEREF _Toc393651253 \h </w:instrText>
            </w:r>
          </w:ins>
          <w:r>
            <w:rPr>
              <w:noProof/>
              <w:webHidden/>
            </w:rPr>
          </w:r>
          <w:r>
            <w:rPr>
              <w:noProof/>
              <w:webHidden/>
            </w:rPr>
            <w:fldChar w:fldCharType="separate"/>
          </w:r>
          <w:ins w:id="1095" w:author="Sammartano, Marc (BIC USA)" w:date="2014-07-20T22:08:00Z">
            <w:r w:rsidR="001D724B">
              <w:rPr>
                <w:noProof/>
                <w:webHidden/>
              </w:rPr>
              <w:t>107</w:t>
            </w:r>
          </w:ins>
          <w:ins w:id="10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097" w:author="Sammartano, Marc (BIC USA)" w:date="2014-07-20T20:16:00Z"/>
              <w:rFonts w:eastAsiaTheme="minorEastAsia"/>
              <w:noProof/>
            </w:rPr>
          </w:pPr>
          <w:ins w:id="10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"_Toc393651254"</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Socket.client.close</w:t>
            </w:r>
            <w:r>
              <w:rPr>
                <w:noProof/>
                <w:webHidden/>
              </w:rPr>
              <w:tab/>
            </w:r>
            <w:r>
              <w:rPr>
                <w:noProof/>
                <w:webHidden/>
              </w:rPr>
              <w:fldChar w:fldCharType="begin"/>
            </w:r>
            <w:r>
              <w:rPr>
                <w:noProof/>
                <w:webHidden/>
              </w:rPr>
              <w:instrText xml:space="preserve"> PAGEREF _Toc393651254 \h </w:instrText>
            </w:r>
          </w:ins>
          <w:r>
            <w:rPr>
              <w:noProof/>
              <w:webHidden/>
            </w:rPr>
          </w:r>
          <w:r>
            <w:rPr>
              <w:noProof/>
              <w:webHidden/>
            </w:rPr>
            <w:fldChar w:fldCharType="separate"/>
          </w:r>
          <w:ins w:id="1099" w:author="Sammartano, Marc (BIC USA)" w:date="2014-07-20T22:08:00Z">
            <w:r w:rsidR="001D724B">
              <w:rPr>
                <w:noProof/>
                <w:webHidden/>
              </w:rPr>
              <w:t>107</w:t>
            </w:r>
          </w:ins>
          <w:ins w:id="11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01" w:author="Sammartano, Marc (BIC USA)" w:date="2014-07-20T20:16:00Z"/>
              <w:rFonts w:eastAsiaTheme="minorEastAsia"/>
              <w:noProof/>
            </w:rPr>
          </w:pPr>
          <w:ins w:id="11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"_Toc393651255"</w:instrText>
            </w:r>
            <w:r w:rsidRPr="00320ACE">
              <w:rPr>
                <w:rStyle w:val="Hyperlink"/>
                <w:noProof/>
              </w:rPr>
              <w:instrText xml:space="preserve"> </w:instrText>
            </w:r>
            <w:r w:rsidRPr="00320ACE">
              <w:rPr>
                <w:rStyle w:val="Hyperlink"/>
                <w:noProof/>
              </w:rPr>
              <w:fldChar w:fldCharType="separate"/>
            </w:r>
            <w:r w:rsidRPr="00320ACE">
              <w:rPr>
                <w:rStyle w:val="Hyperlink"/>
                <w:noProof/>
              </w:rPr>
              <w:t>TCP/IP Server Socket Commands</w:t>
            </w:r>
            <w:r>
              <w:rPr>
                <w:noProof/>
                <w:webHidden/>
              </w:rPr>
              <w:tab/>
            </w:r>
            <w:r>
              <w:rPr>
                <w:noProof/>
                <w:webHidden/>
              </w:rPr>
              <w:fldChar w:fldCharType="begin"/>
            </w:r>
            <w:r>
              <w:rPr>
                <w:noProof/>
                <w:webHidden/>
              </w:rPr>
              <w:instrText xml:space="preserve"> PAGEREF _Toc393651255 \h </w:instrText>
            </w:r>
          </w:ins>
          <w:r>
            <w:rPr>
              <w:noProof/>
              <w:webHidden/>
            </w:rPr>
          </w:r>
          <w:r>
            <w:rPr>
              <w:noProof/>
              <w:webHidden/>
            </w:rPr>
            <w:fldChar w:fldCharType="separate"/>
          </w:r>
          <w:ins w:id="1103" w:author="Sammartano, Marc (BIC USA)" w:date="2014-07-20T22:08:00Z">
            <w:r w:rsidR="001D724B">
              <w:rPr>
                <w:noProof/>
                <w:webHidden/>
              </w:rPr>
              <w:t>107</w:t>
            </w:r>
          </w:ins>
          <w:ins w:id="11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05" w:author="Sammartano, Marc (BIC USA)" w:date="2014-07-20T20:16:00Z"/>
              <w:rFonts w:eastAsiaTheme="minorEastAsia"/>
              <w:noProof/>
            </w:rPr>
          </w:pPr>
          <w:ins w:id="11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"_Toc393651256"</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Socket.myip  &lt;svar&gt;</w:t>
            </w:r>
            <w:r>
              <w:rPr>
                <w:noProof/>
                <w:webHidden/>
              </w:rPr>
              <w:tab/>
            </w:r>
            <w:r>
              <w:rPr>
                <w:noProof/>
                <w:webHidden/>
              </w:rPr>
              <w:fldChar w:fldCharType="begin"/>
            </w:r>
            <w:r>
              <w:rPr>
                <w:noProof/>
                <w:webHidden/>
              </w:rPr>
              <w:instrText xml:space="preserve"> PAGEREF _Toc393651256 \h </w:instrText>
            </w:r>
          </w:ins>
          <w:r>
            <w:rPr>
              <w:noProof/>
              <w:webHidden/>
            </w:rPr>
          </w:r>
          <w:r>
            <w:rPr>
              <w:noProof/>
              <w:webHidden/>
            </w:rPr>
            <w:fldChar w:fldCharType="separate"/>
          </w:r>
          <w:ins w:id="1107" w:author="Sammartano, Marc (BIC USA)" w:date="2014-07-20T22:08:00Z">
            <w:r w:rsidR="001D724B">
              <w:rPr>
                <w:noProof/>
                <w:webHidden/>
              </w:rPr>
              <w:t>107</w:t>
            </w:r>
          </w:ins>
          <w:ins w:id="11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09" w:author="Sammartano, Marc (BIC USA)" w:date="2014-07-20T20:16:00Z"/>
              <w:rFonts w:eastAsiaTheme="minorEastAsia"/>
              <w:noProof/>
            </w:rPr>
          </w:pPr>
          <w:ins w:id="11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"_Toc393651257"</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Socket.server.create &lt;port_nexp&gt;</w:t>
            </w:r>
            <w:r>
              <w:rPr>
                <w:noProof/>
                <w:webHidden/>
              </w:rPr>
              <w:tab/>
            </w:r>
            <w:r>
              <w:rPr>
                <w:noProof/>
                <w:webHidden/>
              </w:rPr>
              <w:fldChar w:fldCharType="begin"/>
            </w:r>
            <w:r>
              <w:rPr>
                <w:noProof/>
                <w:webHidden/>
              </w:rPr>
              <w:instrText xml:space="preserve"> PAGEREF _Toc393651257 \h </w:instrText>
            </w:r>
          </w:ins>
          <w:r>
            <w:rPr>
              <w:noProof/>
              <w:webHidden/>
            </w:rPr>
          </w:r>
          <w:r>
            <w:rPr>
              <w:noProof/>
              <w:webHidden/>
            </w:rPr>
            <w:fldChar w:fldCharType="separate"/>
          </w:r>
          <w:ins w:id="1111" w:author="Sammartano, Marc (BIC USA)" w:date="2014-07-20T22:08:00Z">
            <w:r w:rsidR="001D724B">
              <w:rPr>
                <w:noProof/>
                <w:webHidden/>
              </w:rPr>
              <w:t>107</w:t>
            </w:r>
          </w:ins>
          <w:ins w:id="11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13" w:author="Sammartano, Marc (BIC USA)" w:date="2014-07-20T20:16:00Z"/>
              <w:rFonts w:eastAsiaTheme="minorEastAsia"/>
              <w:noProof/>
            </w:rPr>
          </w:pPr>
          <w:ins w:id="11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"_Toc393651258"</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Socket.server.connect {&lt;wait_lexp&gt;}</w:t>
            </w:r>
            <w:r>
              <w:rPr>
                <w:noProof/>
                <w:webHidden/>
              </w:rPr>
              <w:tab/>
            </w:r>
            <w:r>
              <w:rPr>
                <w:noProof/>
                <w:webHidden/>
              </w:rPr>
              <w:fldChar w:fldCharType="begin"/>
            </w:r>
            <w:r>
              <w:rPr>
                <w:noProof/>
                <w:webHidden/>
              </w:rPr>
              <w:instrText xml:space="preserve"> PAGEREF _Toc393651258 \h </w:instrText>
            </w:r>
          </w:ins>
          <w:r>
            <w:rPr>
              <w:noProof/>
              <w:webHidden/>
            </w:rPr>
          </w:r>
          <w:r>
            <w:rPr>
              <w:noProof/>
              <w:webHidden/>
            </w:rPr>
            <w:fldChar w:fldCharType="separate"/>
          </w:r>
          <w:ins w:id="1115" w:author="Sammartano, Marc (BIC USA)" w:date="2014-07-20T22:08:00Z">
            <w:r w:rsidR="001D724B">
              <w:rPr>
                <w:noProof/>
                <w:webHidden/>
              </w:rPr>
              <w:t>107</w:t>
            </w:r>
          </w:ins>
          <w:ins w:id="11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17" w:author="Sammartano, Marc (BIC USA)" w:date="2014-07-20T20:16:00Z"/>
              <w:rFonts w:eastAsiaTheme="minorEastAsia"/>
              <w:noProof/>
            </w:rPr>
          </w:pPr>
          <w:ins w:id="11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"_Toc393651259"</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Socket.server.status &lt;status_nvar&gt;</w:t>
            </w:r>
            <w:r>
              <w:rPr>
                <w:noProof/>
                <w:webHidden/>
              </w:rPr>
              <w:tab/>
            </w:r>
            <w:r>
              <w:rPr>
                <w:noProof/>
                <w:webHidden/>
              </w:rPr>
              <w:fldChar w:fldCharType="begin"/>
            </w:r>
            <w:r>
              <w:rPr>
                <w:noProof/>
                <w:webHidden/>
              </w:rPr>
              <w:instrText xml:space="preserve"> PAGEREF _Toc393651259 \h </w:instrText>
            </w:r>
          </w:ins>
          <w:r>
            <w:rPr>
              <w:noProof/>
              <w:webHidden/>
            </w:rPr>
          </w:r>
          <w:r>
            <w:rPr>
              <w:noProof/>
              <w:webHidden/>
            </w:rPr>
            <w:fldChar w:fldCharType="separate"/>
          </w:r>
          <w:ins w:id="1119" w:author="Sammartano, Marc (BIC USA)" w:date="2014-07-20T22:08:00Z">
            <w:r w:rsidR="001D724B">
              <w:rPr>
                <w:noProof/>
                <w:webHidden/>
              </w:rPr>
              <w:t>107</w:t>
            </w:r>
          </w:ins>
          <w:ins w:id="11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21" w:author="Sammartano, Marc (BIC USA)" w:date="2014-07-20T20:16:00Z"/>
              <w:rFonts w:eastAsiaTheme="minorEastAsia"/>
              <w:noProof/>
            </w:rPr>
          </w:pPr>
          <w:ins w:id="11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"_Toc393651260"</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Socket.server.read.line &lt;svar&gt;</w:t>
            </w:r>
            <w:r>
              <w:rPr>
                <w:noProof/>
                <w:webHidden/>
              </w:rPr>
              <w:tab/>
            </w:r>
            <w:r>
              <w:rPr>
                <w:noProof/>
                <w:webHidden/>
              </w:rPr>
              <w:fldChar w:fldCharType="begin"/>
            </w:r>
            <w:r>
              <w:rPr>
                <w:noProof/>
                <w:webHidden/>
              </w:rPr>
              <w:instrText xml:space="preserve"> PAGEREF _Toc393651260 \h </w:instrText>
            </w:r>
          </w:ins>
          <w:r>
            <w:rPr>
              <w:noProof/>
              <w:webHidden/>
            </w:rPr>
          </w:r>
          <w:r>
            <w:rPr>
              <w:noProof/>
              <w:webHidden/>
            </w:rPr>
            <w:fldChar w:fldCharType="separate"/>
          </w:r>
          <w:ins w:id="1123" w:author="Sammartano, Marc (BIC USA)" w:date="2014-07-20T22:08:00Z">
            <w:r w:rsidR="001D724B">
              <w:rPr>
                <w:noProof/>
                <w:webHidden/>
              </w:rPr>
              <w:t>108</w:t>
            </w:r>
          </w:ins>
          <w:ins w:id="11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25" w:author="Sammartano, Marc (BIC USA)" w:date="2014-07-20T20:16:00Z"/>
              <w:rFonts w:eastAsiaTheme="minorEastAsia"/>
              <w:noProof/>
            </w:rPr>
          </w:pPr>
          <w:ins w:id="11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"_Toc393651261"</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Socket.server.read.ready &lt;nvar&gt;</w:t>
            </w:r>
            <w:r>
              <w:rPr>
                <w:noProof/>
                <w:webHidden/>
              </w:rPr>
              <w:tab/>
            </w:r>
            <w:r>
              <w:rPr>
                <w:noProof/>
                <w:webHidden/>
              </w:rPr>
              <w:fldChar w:fldCharType="begin"/>
            </w:r>
            <w:r>
              <w:rPr>
                <w:noProof/>
                <w:webHidden/>
              </w:rPr>
              <w:instrText xml:space="preserve"> PAGEREF _Toc393651261 \h </w:instrText>
            </w:r>
          </w:ins>
          <w:r>
            <w:rPr>
              <w:noProof/>
              <w:webHidden/>
            </w:rPr>
          </w:r>
          <w:r>
            <w:rPr>
              <w:noProof/>
              <w:webHidden/>
            </w:rPr>
            <w:fldChar w:fldCharType="separate"/>
          </w:r>
          <w:ins w:id="1127" w:author="Sammartano, Marc (BIC USA)" w:date="2014-07-20T22:08:00Z">
            <w:r w:rsidR="001D724B">
              <w:rPr>
                <w:noProof/>
                <w:webHidden/>
              </w:rPr>
              <w:t>108</w:t>
            </w:r>
          </w:ins>
          <w:ins w:id="11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29" w:author="Sammartano, Marc (BIC USA)" w:date="2014-07-20T20:16:00Z"/>
              <w:rFonts w:eastAsiaTheme="minorEastAsia"/>
              <w:noProof/>
            </w:rPr>
          </w:pPr>
          <w:ins w:id="11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"_Toc393651262"</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Socket.server.write.line &lt;sexp&gt;</w:t>
            </w:r>
            <w:r>
              <w:rPr>
                <w:noProof/>
                <w:webHidden/>
              </w:rPr>
              <w:tab/>
            </w:r>
            <w:r>
              <w:rPr>
                <w:noProof/>
                <w:webHidden/>
              </w:rPr>
              <w:fldChar w:fldCharType="begin"/>
            </w:r>
            <w:r>
              <w:rPr>
                <w:noProof/>
                <w:webHidden/>
              </w:rPr>
              <w:instrText xml:space="preserve"> PAGEREF _Toc393651262 \h </w:instrText>
            </w:r>
          </w:ins>
          <w:r>
            <w:rPr>
              <w:noProof/>
              <w:webHidden/>
            </w:rPr>
          </w:r>
          <w:r>
            <w:rPr>
              <w:noProof/>
              <w:webHidden/>
            </w:rPr>
            <w:fldChar w:fldCharType="separate"/>
          </w:r>
          <w:ins w:id="1131" w:author="Sammartano, Marc (BIC USA)" w:date="2014-07-20T22:08:00Z">
            <w:r w:rsidR="001D724B">
              <w:rPr>
                <w:noProof/>
                <w:webHidden/>
              </w:rPr>
              <w:t>108</w:t>
            </w:r>
          </w:ins>
          <w:ins w:id="11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33" w:author="Sammartano, Marc (BIC USA)" w:date="2014-07-20T20:16:00Z"/>
              <w:rFonts w:eastAsiaTheme="minorEastAsia"/>
              <w:noProof/>
            </w:rPr>
          </w:pPr>
          <w:ins w:id="11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"_Toc393651263"</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Socket.server.write.bytes &lt;sexp&gt;</w:t>
            </w:r>
            <w:r>
              <w:rPr>
                <w:noProof/>
                <w:webHidden/>
              </w:rPr>
              <w:tab/>
            </w:r>
            <w:r>
              <w:rPr>
                <w:noProof/>
                <w:webHidden/>
              </w:rPr>
              <w:fldChar w:fldCharType="begin"/>
            </w:r>
            <w:r>
              <w:rPr>
                <w:noProof/>
                <w:webHidden/>
              </w:rPr>
              <w:instrText xml:space="preserve"> PAGEREF _Toc393651263 \h </w:instrText>
            </w:r>
          </w:ins>
          <w:r>
            <w:rPr>
              <w:noProof/>
              <w:webHidden/>
            </w:rPr>
          </w:r>
          <w:r>
            <w:rPr>
              <w:noProof/>
              <w:webHidden/>
            </w:rPr>
            <w:fldChar w:fldCharType="separate"/>
          </w:r>
          <w:ins w:id="1135" w:author="Sammartano, Marc (BIC USA)" w:date="2014-07-20T22:08:00Z">
            <w:r w:rsidR="001D724B">
              <w:rPr>
                <w:noProof/>
                <w:webHidden/>
              </w:rPr>
              <w:t>108</w:t>
            </w:r>
          </w:ins>
          <w:ins w:id="11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37" w:author="Sammartano, Marc (BIC USA)" w:date="2014-07-20T20:16:00Z"/>
              <w:rFonts w:eastAsiaTheme="minorEastAsia"/>
              <w:noProof/>
            </w:rPr>
          </w:pPr>
          <w:ins w:id="11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"_Toc393651264"</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Socket.server.write.file  &lt;fr_nexp&gt;</w:t>
            </w:r>
            <w:r>
              <w:rPr>
                <w:noProof/>
                <w:webHidden/>
              </w:rPr>
              <w:tab/>
            </w:r>
            <w:r>
              <w:rPr>
                <w:noProof/>
                <w:webHidden/>
              </w:rPr>
              <w:fldChar w:fldCharType="begin"/>
            </w:r>
            <w:r>
              <w:rPr>
                <w:noProof/>
                <w:webHidden/>
              </w:rPr>
              <w:instrText xml:space="preserve"> PAGEREF _Toc393651264 \h </w:instrText>
            </w:r>
          </w:ins>
          <w:r>
            <w:rPr>
              <w:noProof/>
              <w:webHidden/>
            </w:rPr>
          </w:r>
          <w:r>
            <w:rPr>
              <w:noProof/>
              <w:webHidden/>
            </w:rPr>
            <w:fldChar w:fldCharType="separate"/>
          </w:r>
          <w:ins w:id="1139" w:author="Sammartano, Marc (BIC USA)" w:date="2014-07-20T22:08:00Z">
            <w:r w:rsidR="001D724B">
              <w:rPr>
                <w:noProof/>
                <w:webHidden/>
              </w:rPr>
              <w:t>108</w:t>
            </w:r>
          </w:ins>
          <w:ins w:id="11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41" w:author="Sammartano, Marc (BIC USA)" w:date="2014-07-20T20:16:00Z"/>
              <w:rFonts w:eastAsiaTheme="minorEastAsia"/>
              <w:noProof/>
            </w:rPr>
          </w:pPr>
          <w:ins w:id="11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"_Toc393651265"</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Socket.server.read.file &lt;fw_nexp&gt;</w:t>
            </w:r>
            <w:r>
              <w:rPr>
                <w:noProof/>
                <w:webHidden/>
              </w:rPr>
              <w:tab/>
            </w:r>
            <w:r>
              <w:rPr>
                <w:noProof/>
                <w:webHidden/>
              </w:rPr>
              <w:fldChar w:fldCharType="begin"/>
            </w:r>
            <w:r>
              <w:rPr>
                <w:noProof/>
                <w:webHidden/>
              </w:rPr>
              <w:instrText xml:space="preserve"> PAGEREF _Toc393651265 \h </w:instrText>
            </w:r>
          </w:ins>
          <w:r>
            <w:rPr>
              <w:noProof/>
              <w:webHidden/>
            </w:rPr>
          </w:r>
          <w:r>
            <w:rPr>
              <w:noProof/>
              <w:webHidden/>
            </w:rPr>
            <w:fldChar w:fldCharType="separate"/>
          </w:r>
          <w:ins w:id="1143" w:author="Sammartano, Marc (BIC USA)" w:date="2014-07-20T22:08:00Z">
            <w:r w:rsidR="001D724B">
              <w:rPr>
                <w:noProof/>
                <w:webHidden/>
              </w:rPr>
              <w:t>108</w:t>
            </w:r>
          </w:ins>
          <w:ins w:id="11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45" w:author="Sammartano, Marc (BIC USA)" w:date="2014-07-20T20:16:00Z"/>
              <w:rFonts w:eastAsiaTheme="minorEastAsia"/>
              <w:noProof/>
            </w:rPr>
          </w:pPr>
          <w:ins w:id="11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"_Toc393651266"</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Socket.server.disconnect</w:t>
            </w:r>
            <w:r>
              <w:rPr>
                <w:noProof/>
                <w:webHidden/>
              </w:rPr>
              <w:tab/>
            </w:r>
            <w:r>
              <w:rPr>
                <w:noProof/>
                <w:webHidden/>
              </w:rPr>
              <w:fldChar w:fldCharType="begin"/>
            </w:r>
            <w:r>
              <w:rPr>
                <w:noProof/>
                <w:webHidden/>
              </w:rPr>
              <w:instrText xml:space="preserve"> PAGEREF _Toc393651266 \h </w:instrText>
            </w:r>
          </w:ins>
          <w:r>
            <w:rPr>
              <w:noProof/>
              <w:webHidden/>
            </w:rPr>
          </w:r>
          <w:r>
            <w:rPr>
              <w:noProof/>
              <w:webHidden/>
            </w:rPr>
            <w:fldChar w:fldCharType="separate"/>
          </w:r>
          <w:ins w:id="1147" w:author="Sammartano, Marc (BIC USA)" w:date="2014-07-20T22:08:00Z">
            <w:r w:rsidR="001D724B">
              <w:rPr>
                <w:noProof/>
                <w:webHidden/>
              </w:rPr>
              <w:t>108</w:t>
            </w:r>
          </w:ins>
          <w:ins w:id="11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49" w:author="Sammartano, Marc (BIC USA)" w:date="2014-07-20T20:16:00Z"/>
              <w:rFonts w:eastAsiaTheme="minorEastAsia"/>
              <w:noProof/>
            </w:rPr>
          </w:pPr>
          <w:ins w:id="1150"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"_Toc393651267"</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Socket.server.close</w:t>
            </w:r>
            <w:r>
              <w:rPr>
                <w:noProof/>
                <w:webHidden/>
              </w:rPr>
              <w:tab/>
            </w:r>
            <w:r>
              <w:rPr>
                <w:noProof/>
                <w:webHidden/>
              </w:rPr>
              <w:fldChar w:fldCharType="begin"/>
            </w:r>
            <w:r>
              <w:rPr>
                <w:noProof/>
                <w:webHidden/>
              </w:rPr>
              <w:instrText xml:space="preserve"> PAGEREF _Toc393651267 \h </w:instrText>
            </w:r>
          </w:ins>
          <w:r>
            <w:rPr>
              <w:noProof/>
              <w:webHidden/>
            </w:rPr>
          </w:r>
          <w:r>
            <w:rPr>
              <w:noProof/>
              <w:webHidden/>
            </w:rPr>
            <w:fldChar w:fldCharType="separate"/>
          </w:r>
          <w:ins w:id="1151" w:author="Sammartano, Marc (BIC USA)" w:date="2014-07-20T22:08:00Z">
            <w:r w:rsidR="001D724B">
              <w:rPr>
                <w:noProof/>
                <w:webHidden/>
              </w:rPr>
              <w:t>108</w:t>
            </w:r>
          </w:ins>
          <w:ins w:id="11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153" w:author="Sammartano, Marc (BIC USA)" w:date="2014-07-20T20:16:00Z"/>
              <w:rFonts w:eastAsiaTheme="minorEastAsia"/>
              <w:noProof/>
            </w:rPr>
          </w:pPr>
          <w:ins w:id="11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"_Toc393651268"</w:instrText>
            </w:r>
            <w:r w:rsidRPr="00320ACE">
              <w:rPr>
                <w:rStyle w:val="Hyperlink"/>
                <w:noProof/>
              </w:rPr>
              <w:instrText xml:space="preserve"> </w:instrText>
            </w:r>
            <w:r w:rsidRPr="00320ACE">
              <w:rPr>
                <w:rStyle w:val="Hyperlink"/>
                <w:noProof/>
              </w:rPr>
              <w:fldChar w:fldCharType="separate"/>
            </w:r>
            <w:r w:rsidRPr="00320ACE">
              <w:rPr>
                <w:rStyle w:val="Hyperlink"/>
                <w:noProof/>
              </w:rPr>
              <w:t>Socket.server.client.ip &lt;nvar&gt;</w:t>
            </w:r>
            <w:r>
              <w:rPr>
                <w:noProof/>
                <w:webHidden/>
              </w:rPr>
              <w:tab/>
            </w:r>
            <w:r>
              <w:rPr>
                <w:noProof/>
                <w:webHidden/>
              </w:rPr>
              <w:fldChar w:fldCharType="begin"/>
            </w:r>
            <w:r>
              <w:rPr>
                <w:noProof/>
                <w:webHidden/>
              </w:rPr>
              <w:instrText xml:space="preserve"> PAGEREF _Toc393651268 \h </w:instrText>
            </w:r>
          </w:ins>
          <w:r>
            <w:rPr>
              <w:noProof/>
              <w:webHidden/>
            </w:rPr>
          </w:r>
          <w:r>
            <w:rPr>
              <w:noProof/>
              <w:webHidden/>
            </w:rPr>
            <w:fldChar w:fldCharType="separate"/>
          </w:r>
          <w:ins w:id="1155" w:author="Sammartano, Marc (BIC USA)" w:date="2014-07-20T22:08:00Z">
            <w:r w:rsidR="001D724B">
              <w:rPr>
                <w:noProof/>
                <w:webHidden/>
              </w:rPr>
              <w:t>109</w:t>
            </w:r>
          </w:ins>
          <w:ins w:id="115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157" w:author="Sammartano, Marc (BIC USA)" w:date="2014-07-20T20:16:00Z"/>
              <w:rFonts w:eastAsiaTheme="minorEastAsia"/>
              <w:noProof/>
            </w:rPr>
          </w:pPr>
          <w:ins w:id="11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"_Toc393651269"</w:instrText>
            </w:r>
            <w:r w:rsidRPr="00320ACE">
              <w:rPr>
                <w:rStyle w:val="Hyperlink"/>
                <w:noProof/>
              </w:rPr>
              <w:instrText xml:space="preserve"> </w:instrText>
            </w:r>
            <w:r w:rsidRPr="00320ACE">
              <w:rPr>
                <w:rStyle w:val="Hyperlink"/>
                <w:noProof/>
              </w:rPr>
              <w:fldChar w:fldCharType="separate"/>
            </w:r>
            <w:r w:rsidRPr="00320ACE">
              <w:rPr>
                <w:rStyle w:val="Hyperlink"/>
                <w:noProof/>
              </w:rPr>
              <w:t>FTP Client</w:t>
            </w:r>
            <w:r>
              <w:rPr>
                <w:noProof/>
                <w:webHidden/>
              </w:rPr>
              <w:tab/>
            </w:r>
            <w:r>
              <w:rPr>
                <w:noProof/>
                <w:webHidden/>
              </w:rPr>
              <w:fldChar w:fldCharType="begin"/>
            </w:r>
            <w:r>
              <w:rPr>
                <w:noProof/>
                <w:webHidden/>
              </w:rPr>
              <w:instrText xml:space="preserve"> PAGEREF _Toc393651269 \h </w:instrText>
            </w:r>
          </w:ins>
          <w:r>
            <w:rPr>
              <w:noProof/>
              <w:webHidden/>
            </w:rPr>
          </w:r>
          <w:r>
            <w:rPr>
              <w:noProof/>
              <w:webHidden/>
            </w:rPr>
            <w:fldChar w:fldCharType="separate"/>
          </w:r>
          <w:ins w:id="1159" w:author="Sammartano, Marc (BIC USA)" w:date="2014-07-20T22:08:00Z">
            <w:r w:rsidR="001D724B">
              <w:rPr>
                <w:noProof/>
                <w:webHidden/>
              </w:rPr>
              <w:t>109</w:t>
            </w:r>
          </w:ins>
          <w:ins w:id="11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61" w:author="Sammartano, Marc (BIC USA)" w:date="2014-07-20T20:16:00Z"/>
              <w:rFonts w:eastAsiaTheme="minorEastAsia"/>
              <w:noProof/>
            </w:rPr>
          </w:pPr>
          <w:ins w:id="11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"_Toc393651270"</w:instrText>
            </w:r>
            <w:r w:rsidRPr="00320ACE">
              <w:rPr>
                <w:rStyle w:val="Hyperlink"/>
                <w:noProof/>
              </w:rPr>
              <w:instrText xml:space="preserve"> </w:instrText>
            </w:r>
            <w:r w:rsidRPr="00320ACE">
              <w:rPr>
                <w:rStyle w:val="Hyperlink"/>
                <w:noProof/>
              </w:rPr>
              <w:fldChar w:fldCharType="separate"/>
            </w:r>
            <w:r w:rsidRPr="00320ACE">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_Toc393651270 \h </w:instrText>
            </w:r>
          </w:ins>
          <w:r>
            <w:rPr>
              <w:noProof/>
              <w:webHidden/>
            </w:rPr>
          </w:r>
          <w:r>
            <w:rPr>
              <w:noProof/>
              <w:webHidden/>
            </w:rPr>
            <w:fldChar w:fldCharType="separate"/>
          </w:r>
          <w:ins w:id="1163" w:author="Sammartano, Marc (BIC USA)" w:date="2014-07-20T22:08:00Z">
            <w:r w:rsidR="001D724B">
              <w:rPr>
                <w:noProof/>
                <w:webHidden/>
              </w:rPr>
              <w:t>109</w:t>
            </w:r>
          </w:ins>
          <w:ins w:id="11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65" w:author="Sammartano, Marc (BIC USA)" w:date="2014-07-20T20:16:00Z"/>
              <w:rFonts w:eastAsiaTheme="minorEastAsia"/>
              <w:noProof/>
            </w:rPr>
          </w:pPr>
          <w:ins w:id="11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"_Toc393651271"</w:instrText>
            </w:r>
            <w:r w:rsidRPr="00320ACE">
              <w:rPr>
                <w:rStyle w:val="Hyperlink"/>
                <w:noProof/>
              </w:rPr>
              <w:instrText xml:space="preserve"> </w:instrText>
            </w:r>
            <w:r w:rsidRPr="00320ACE">
              <w:rPr>
                <w:rStyle w:val="Hyperlink"/>
                <w:noProof/>
              </w:rPr>
              <w:fldChar w:fldCharType="separate"/>
            </w:r>
            <w:r w:rsidRPr="00320ACE">
              <w:rPr>
                <w:rStyle w:val="Hyperlink"/>
                <w:noProof/>
              </w:rPr>
              <w:t>Ftp.close</w:t>
            </w:r>
            <w:r>
              <w:rPr>
                <w:noProof/>
                <w:webHidden/>
              </w:rPr>
              <w:tab/>
            </w:r>
            <w:r>
              <w:rPr>
                <w:noProof/>
                <w:webHidden/>
              </w:rPr>
              <w:fldChar w:fldCharType="begin"/>
            </w:r>
            <w:r>
              <w:rPr>
                <w:noProof/>
                <w:webHidden/>
              </w:rPr>
              <w:instrText xml:space="preserve"> PAGEREF _Toc393651271 \h </w:instrText>
            </w:r>
          </w:ins>
          <w:r>
            <w:rPr>
              <w:noProof/>
              <w:webHidden/>
            </w:rPr>
          </w:r>
          <w:r>
            <w:rPr>
              <w:noProof/>
              <w:webHidden/>
            </w:rPr>
            <w:fldChar w:fldCharType="separate"/>
          </w:r>
          <w:ins w:id="1167" w:author="Sammartano, Marc (BIC USA)" w:date="2014-07-20T22:08:00Z">
            <w:r w:rsidR="001D724B">
              <w:rPr>
                <w:noProof/>
                <w:webHidden/>
              </w:rPr>
              <w:t>109</w:t>
            </w:r>
          </w:ins>
          <w:ins w:id="11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69" w:author="Sammartano, Marc (BIC USA)" w:date="2014-07-20T20:16:00Z"/>
              <w:rFonts w:eastAsiaTheme="minorEastAsia"/>
              <w:noProof/>
            </w:rPr>
          </w:pPr>
          <w:ins w:id="11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"_Toc393651272"</w:instrText>
            </w:r>
            <w:r w:rsidRPr="00320ACE">
              <w:rPr>
                <w:rStyle w:val="Hyperlink"/>
                <w:noProof/>
              </w:rPr>
              <w:instrText xml:space="preserve"> </w:instrText>
            </w:r>
            <w:r w:rsidRPr="00320ACE">
              <w:rPr>
                <w:rStyle w:val="Hyperlink"/>
                <w:noProof/>
              </w:rPr>
              <w:fldChar w:fldCharType="separate"/>
            </w:r>
            <w:r w:rsidRPr="00320ACE">
              <w:rPr>
                <w:rStyle w:val="Hyperlink"/>
                <w:noProof/>
              </w:rPr>
              <w:t>Ftp.put &lt;source_sexp&gt;, &lt;destination_sexp&gt;</w:t>
            </w:r>
            <w:r>
              <w:rPr>
                <w:noProof/>
                <w:webHidden/>
              </w:rPr>
              <w:tab/>
            </w:r>
            <w:r>
              <w:rPr>
                <w:noProof/>
                <w:webHidden/>
              </w:rPr>
              <w:fldChar w:fldCharType="begin"/>
            </w:r>
            <w:r>
              <w:rPr>
                <w:noProof/>
                <w:webHidden/>
              </w:rPr>
              <w:instrText xml:space="preserve"> PAGEREF _Toc393651272 \h </w:instrText>
            </w:r>
          </w:ins>
          <w:r>
            <w:rPr>
              <w:noProof/>
              <w:webHidden/>
            </w:rPr>
          </w:r>
          <w:r>
            <w:rPr>
              <w:noProof/>
              <w:webHidden/>
            </w:rPr>
            <w:fldChar w:fldCharType="separate"/>
          </w:r>
          <w:ins w:id="1171" w:author="Sammartano, Marc (BIC USA)" w:date="2014-07-20T22:08:00Z">
            <w:r w:rsidR="001D724B">
              <w:rPr>
                <w:noProof/>
                <w:webHidden/>
              </w:rPr>
              <w:t>109</w:t>
            </w:r>
          </w:ins>
          <w:ins w:id="11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73" w:author="Sammartano, Marc (BIC USA)" w:date="2014-07-20T20:16:00Z"/>
              <w:rFonts w:eastAsiaTheme="minorEastAsia"/>
              <w:noProof/>
            </w:rPr>
          </w:pPr>
          <w:ins w:id="11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"_Toc393651273"</w:instrText>
            </w:r>
            <w:r w:rsidRPr="00320ACE">
              <w:rPr>
                <w:rStyle w:val="Hyperlink"/>
                <w:noProof/>
              </w:rPr>
              <w:instrText xml:space="preserve"> </w:instrText>
            </w:r>
            <w:r w:rsidRPr="00320ACE">
              <w:rPr>
                <w:rStyle w:val="Hyperlink"/>
                <w:noProof/>
              </w:rPr>
              <w:fldChar w:fldCharType="separate"/>
            </w:r>
            <w:r w:rsidRPr="00320ACE">
              <w:rPr>
                <w:rStyle w:val="Hyperlink"/>
                <w:noProof/>
              </w:rPr>
              <w:t>Ftp.get &lt;source_sexp&gt;, &lt;destination_sexp&gt;</w:t>
            </w:r>
            <w:r>
              <w:rPr>
                <w:noProof/>
                <w:webHidden/>
              </w:rPr>
              <w:tab/>
            </w:r>
            <w:r>
              <w:rPr>
                <w:noProof/>
                <w:webHidden/>
              </w:rPr>
              <w:fldChar w:fldCharType="begin"/>
            </w:r>
            <w:r>
              <w:rPr>
                <w:noProof/>
                <w:webHidden/>
              </w:rPr>
              <w:instrText xml:space="preserve"> PAGEREF _Toc393651273 \h </w:instrText>
            </w:r>
          </w:ins>
          <w:r>
            <w:rPr>
              <w:noProof/>
              <w:webHidden/>
            </w:rPr>
          </w:r>
          <w:r>
            <w:rPr>
              <w:noProof/>
              <w:webHidden/>
            </w:rPr>
            <w:fldChar w:fldCharType="separate"/>
          </w:r>
          <w:ins w:id="1175" w:author="Sammartano, Marc (BIC USA)" w:date="2014-07-20T22:08:00Z">
            <w:r w:rsidR="001D724B">
              <w:rPr>
                <w:noProof/>
                <w:webHidden/>
              </w:rPr>
              <w:t>109</w:t>
            </w:r>
          </w:ins>
          <w:ins w:id="11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77" w:author="Sammartano, Marc (BIC USA)" w:date="2014-07-20T20:16:00Z"/>
              <w:rFonts w:eastAsiaTheme="minorEastAsia"/>
              <w:noProof/>
            </w:rPr>
          </w:pPr>
          <w:ins w:id="11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"_Toc393651274"</w:instrText>
            </w:r>
            <w:r w:rsidRPr="00320ACE">
              <w:rPr>
                <w:rStyle w:val="Hyperlink"/>
                <w:noProof/>
              </w:rPr>
              <w:instrText xml:space="preserve"> </w:instrText>
            </w:r>
            <w:r w:rsidRPr="00320ACE">
              <w:rPr>
                <w:rStyle w:val="Hyperlink"/>
                <w:noProof/>
              </w:rPr>
              <w:fldChar w:fldCharType="separate"/>
            </w:r>
            <w:r w:rsidRPr="00320ACE">
              <w:rPr>
                <w:rStyle w:val="Hyperlink"/>
                <w:noProof/>
              </w:rPr>
              <w:t>Ftp.dir &lt;list_nvar&gt;</w:t>
            </w:r>
            <w:r>
              <w:rPr>
                <w:noProof/>
                <w:webHidden/>
              </w:rPr>
              <w:tab/>
            </w:r>
            <w:r>
              <w:rPr>
                <w:noProof/>
                <w:webHidden/>
              </w:rPr>
              <w:fldChar w:fldCharType="begin"/>
            </w:r>
            <w:r>
              <w:rPr>
                <w:noProof/>
                <w:webHidden/>
              </w:rPr>
              <w:instrText xml:space="preserve"> PAGEREF _Toc393651274 \h </w:instrText>
            </w:r>
          </w:ins>
          <w:r>
            <w:rPr>
              <w:noProof/>
              <w:webHidden/>
            </w:rPr>
          </w:r>
          <w:r>
            <w:rPr>
              <w:noProof/>
              <w:webHidden/>
            </w:rPr>
            <w:fldChar w:fldCharType="separate"/>
          </w:r>
          <w:ins w:id="1179" w:author="Sammartano, Marc (BIC USA)" w:date="2014-07-20T22:08:00Z">
            <w:r w:rsidR="001D724B">
              <w:rPr>
                <w:noProof/>
                <w:webHidden/>
              </w:rPr>
              <w:t>109</w:t>
            </w:r>
          </w:ins>
          <w:ins w:id="11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81" w:author="Sammartano, Marc (BIC USA)" w:date="2014-07-20T20:16:00Z"/>
              <w:rFonts w:eastAsiaTheme="minorEastAsia"/>
              <w:noProof/>
            </w:rPr>
          </w:pPr>
          <w:ins w:id="11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"_Toc393651275"</w:instrText>
            </w:r>
            <w:r w:rsidRPr="00320ACE">
              <w:rPr>
                <w:rStyle w:val="Hyperlink"/>
                <w:noProof/>
              </w:rPr>
              <w:instrText xml:space="preserve"> </w:instrText>
            </w:r>
            <w:r w:rsidRPr="00320ACE">
              <w:rPr>
                <w:rStyle w:val="Hyperlink"/>
                <w:noProof/>
              </w:rPr>
              <w:fldChar w:fldCharType="separate"/>
            </w:r>
            <w:r w:rsidRPr="00320ACE">
              <w:rPr>
                <w:rStyle w:val="Hyperlink"/>
                <w:noProof/>
              </w:rPr>
              <w:t>Ftp.cd &lt;new_directory_sexp&gt;</w:t>
            </w:r>
            <w:r>
              <w:rPr>
                <w:noProof/>
                <w:webHidden/>
              </w:rPr>
              <w:tab/>
            </w:r>
            <w:r>
              <w:rPr>
                <w:noProof/>
                <w:webHidden/>
              </w:rPr>
              <w:fldChar w:fldCharType="begin"/>
            </w:r>
            <w:r>
              <w:rPr>
                <w:noProof/>
                <w:webHidden/>
              </w:rPr>
              <w:instrText xml:space="preserve"> PAGEREF _Toc393651275 \h </w:instrText>
            </w:r>
          </w:ins>
          <w:r>
            <w:rPr>
              <w:noProof/>
              <w:webHidden/>
            </w:rPr>
          </w:r>
          <w:r>
            <w:rPr>
              <w:noProof/>
              <w:webHidden/>
            </w:rPr>
            <w:fldChar w:fldCharType="separate"/>
          </w:r>
          <w:ins w:id="1183" w:author="Sammartano, Marc (BIC USA)" w:date="2014-07-20T22:08:00Z">
            <w:r w:rsidR="001D724B">
              <w:rPr>
                <w:noProof/>
                <w:webHidden/>
              </w:rPr>
              <w:t>110</w:t>
            </w:r>
          </w:ins>
          <w:ins w:id="11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85" w:author="Sammartano, Marc (BIC USA)" w:date="2014-07-20T20:16:00Z"/>
              <w:rFonts w:eastAsiaTheme="minorEastAsia"/>
              <w:noProof/>
            </w:rPr>
          </w:pPr>
          <w:ins w:id="11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"_Toc393651276"</w:instrText>
            </w:r>
            <w:r w:rsidRPr="00320ACE">
              <w:rPr>
                <w:rStyle w:val="Hyperlink"/>
                <w:noProof/>
              </w:rPr>
              <w:instrText xml:space="preserve"> </w:instrText>
            </w:r>
            <w:r w:rsidRPr="00320ACE">
              <w:rPr>
                <w:rStyle w:val="Hyperlink"/>
                <w:noProof/>
              </w:rPr>
              <w:fldChar w:fldCharType="separate"/>
            </w:r>
            <w:r w:rsidRPr="00320ACE">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_Toc393651276 \h </w:instrText>
            </w:r>
          </w:ins>
          <w:r>
            <w:rPr>
              <w:noProof/>
              <w:webHidden/>
            </w:rPr>
          </w:r>
          <w:r>
            <w:rPr>
              <w:noProof/>
              <w:webHidden/>
            </w:rPr>
            <w:fldChar w:fldCharType="separate"/>
          </w:r>
          <w:ins w:id="1187" w:author="Sammartano, Marc (BIC USA)" w:date="2014-07-20T22:08:00Z">
            <w:r w:rsidR="001D724B">
              <w:rPr>
                <w:noProof/>
                <w:webHidden/>
              </w:rPr>
              <w:t>110</w:t>
            </w:r>
          </w:ins>
          <w:ins w:id="11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89" w:author="Sammartano, Marc (BIC USA)" w:date="2014-07-20T20:16:00Z"/>
              <w:rFonts w:eastAsiaTheme="minorEastAsia"/>
              <w:noProof/>
            </w:rPr>
          </w:pPr>
          <w:ins w:id="11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"_Toc393651277"</w:instrText>
            </w:r>
            <w:r w:rsidRPr="00320ACE">
              <w:rPr>
                <w:rStyle w:val="Hyperlink"/>
                <w:noProof/>
              </w:rPr>
              <w:instrText xml:space="preserve"> </w:instrText>
            </w:r>
            <w:r w:rsidRPr="00320ACE">
              <w:rPr>
                <w:rStyle w:val="Hyperlink"/>
                <w:noProof/>
              </w:rPr>
              <w:fldChar w:fldCharType="separate"/>
            </w:r>
            <w:r w:rsidRPr="00320ACE">
              <w:rPr>
                <w:rStyle w:val="Hyperlink"/>
                <w:noProof/>
              </w:rPr>
              <w:t>Ftp.delete &lt;filename_sexp&gt;</w:t>
            </w:r>
            <w:r>
              <w:rPr>
                <w:noProof/>
                <w:webHidden/>
              </w:rPr>
              <w:tab/>
            </w:r>
            <w:r>
              <w:rPr>
                <w:noProof/>
                <w:webHidden/>
              </w:rPr>
              <w:fldChar w:fldCharType="begin"/>
            </w:r>
            <w:r>
              <w:rPr>
                <w:noProof/>
                <w:webHidden/>
              </w:rPr>
              <w:instrText xml:space="preserve"> PAGEREF _Toc393651277 \h </w:instrText>
            </w:r>
          </w:ins>
          <w:r>
            <w:rPr>
              <w:noProof/>
              <w:webHidden/>
            </w:rPr>
          </w:r>
          <w:r>
            <w:rPr>
              <w:noProof/>
              <w:webHidden/>
            </w:rPr>
            <w:fldChar w:fldCharType="separate"/>
          </w:r>
          <w:ins w:id="1191" w:author="Sammartano, Marc (BIC USA)" w:date="2014-07-20T22:08:00Z">
            <w:r w:rsidR="001D724B">
              <w:rPr>
                <w:noProof/>
                <w:webHidden/>
              </w:rPr>
              <w:t>110</w:t>
            </w:r>
          </w:ins>
          <w:ins w:id="11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93" w:author="Sammartano, Marc (BIC USA)" w:date="2014-07-20T20:16:00Z"/>
              <w:rFonts w:eastAsiaTheme="minorEastAsia"/>
              <w:noProof/>
            </w:rPr>
          </w:pPr>
          <w:ins w:id="11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"_Toc393651278"</w:instrText>
            </w:r>
            <w:r w:rsidRPr="00320ACE">
              <w:rPr>
                <w:rStyle w:val="Hyperlink"/>
                <w:noProof/>
              </w:rPr>
              <w:instrText xml:space="preserve"> </w:instrText>
            </w:r>
            <w:r w:rsidRPr="00320ACE">
              <w:rPr>
                <w:rStyle w:val="Hyperlink"/>
                <w:noProof/>
              </w:rPr>
              <w:fldChar w:fldCharType="separate"/>
            </w:r>
            <w:r w:rsidRPr="00320ACE">
              <w:rPr>
                <w:rStyle w:val="Hyperlink"/>
                <w:noProof/>
              </w:rPr>
              <w:t>Ftp.rmdir &lt;directory_sexp&gt;</w:t>
            </w:r>
            <w:r>
              <w:rPr>
                <w:noProof/>
                <w:webHidden/>
              </w:rPr>
              <w:tab/>
            </w:r>
            <w:r>
              <w:rPr>
                <w:noProof/>
                <w:webHidden/>
              </w:rPr>
              <w:fldChar w:fldCharType="begin"/>
            </w:r>
            <w:r>
              <w:rPr>
                <w:noProof/>
                <w:webHidden/>
              </w:rPr>
              <w:instrText xml:space="preserve"> PAGEREF _Toc393651278 \h </w:instrText>
            </w:r>
          </w:ins>
          <w:r>
            <w:rPr>
              <w:noProof/>
              <w:webHidden/>
            </w:rPr>
          </w:r>
          <w:r>
            <w:rPr>
              <w:noProof/>
              <w:webHidden/>
            </w:rPr>
            <w:fldChar w:fldCharType="separate"/>
          </w:r>
          <w:ins w:id="1195" w:author="Sammartano, Marc (BIC USA)" w:date="2014-07-20T22:08:00Z">
            <w:r w:rsidR="001D724B">
              <w:rPr>
                <w:noProof/>
                <w:webHidden/>
              </w:rPr>
              <w:t>110</w:t>
            </w:r>
          </w:ins>
          <w:ins w:id="11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197" w:author="Sammartano, Marc (BIC USA)" w:date="2014-07-20T20:16:00Z"/>
              <w:rFonts w:eastAsiaTheme="minorEastAsia"/>
              <w:noProof/>
            </w:rPr>
          </w:pPr>
          <w:ins w:id="11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"_Toc393651279"</w:instrText>
            </w:r>
            <w:r w:rsidRPr="00320ACE">
              <w:rPr>
                <w:rStyle w:val="Hyperlink"/>
                <w:noProof/>
              </w:rPr>
              <w:instrText xml:space="preserve"> </w:instrText>
            </w:r>
            <w:r w:rsidRPr="00320ACE">
              <w:rPr>
                <w:rStyle w:val="Hyperlink"/>
                <w:noProof/>
              </w:rPr>
              <w:fldChar w:fldCharType="separate"/>
            </w:r>
            <w:r w:rsidRPr="00320ACE">
              <w:rPr>
                <w:rStyle w:val="Hyperlink"/>
                <w:noProof/>
              </w:rPr>
              <w:t>Ftp.mkdir &lt;directory_sexp&gt;</w:t>
            </w:r>
            <w:r>
              <w:rPr>
                <w:noProof/>
                <w:webHidden/>
              </w:rPr>
              <w:tab/>
            </w:r>
            <w:r>
              <w:rPr>
                <w:noProof/>
                <w:webHidden/>
              </w:rPr>
              <w:fldChar w:fldCharType="begin"/>
            </w:r>
            <w:r>
              <w:rPr>
                <w:noProof/>
                <w:webHidden/>
              </w:rPr>
              <w:instrText xml:space="preserve"> PAGEREF _Toc393651279 \h </w:instrText>
            </w:r>
          </w:ins>
          <w:r>
            <w:rPr>
              <w:noProof/>
              <w:webHidden/>
            </w:rPr>
          </w:r>
          <w:r>
            <w:rPr>
              <w:noProof/>
              <w:webHidden/>
            </w:rPr>
            <w:fldChar w:fldCharType="separate"/>
          </w:r>
          <w:ins w:id="1199" w:author="Sammartano, Marc (BIC USA)" w:date="2014-07-20T22:08:00Z">
            <w:r w:rsidR="001D724B">
              <w:rPr>
                <w:noProof/>
                <w:webHidden/>
              </w:rPr>
              <w:t>110</w:t>
            </w:r>
          </w:ins>
          <w:ins w:id="120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201" w:author="Sammartano, Marc (BIC USA)" w:date="2014-07-20T20:16:00Z"/>
              <w:rFonts w:eastAsiaTheme="minorEastAsia"/>
              <w:noProof/>
            </w:rPr>
          </w:pPr>
          <w:ins w:id="12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"_Toc393651280"</w:instrText>
            </w:r>
            <w:r w:rsidRPr="00320ACE">
              <w:rPr>
                <w:rStyle w:val="Hyperlink"/>
                <w:noProof/>
              </w:rPr>
              <w:instrText xml:space="preserve"> </w:instrText>
            </w:r>
            <w:r w:rsidRPr="00320ACE">
              <w:rPr>
                <w:rStyle w:val="Hyperlink"/>
                <w:noProof/>
              </w:rPr>
              <w:fldChar w:fldCharType="separate"/>
            </w:r>
            <w:r w:rsidRPr="00320ACE">
              <w:rPr>
                <w:rStyle w:val="Hyperlink"/>
                <w:noProof/>
              </w:rPr>
              <w:t>Bluetooth</w:t>
            </w:r>
            <w:r>
              <w:rPr>
                <w:noProof/>
                <w:webHidden/>
              </w:rPr>
              <w:tab/>
            </w:r>
            <w:r>
              <w:rPr>
                <w:noProof/>
                <w:webHidden/>
              </w:rPr>
              <w:fldChar w:fldCharType="begin"/>
            </w:r>
            <w:r>
              <w:rPr>
                <w:noProof/>
                <w:webHidden/>
              </w:rPr>
              <w:instrText xml:space="preserve"> PAGEREF _Toc393651280 \h </w:instrText>
            </w:r>
          </w:ins>
          <w:r>
            <w:rPr>
              <w:noProof/>
              <w:webHidden/>
            </w:rPr>
          </w:r>
          <w:r>
            <w:rPr>
              <w:noProof/>
              <w:webHidden/>
            </w:rPr>
            <w:fldChar w:fldCharType="separate"/>
          </w:r>
          <w:ins w:id="1203" w:author="Sammartano, Marc (BIC USA)" w:date="2014-07-20T22:08:00Z">
            <w:r w:rsidR="001D724B">
              <w:rPr>
                <w:noProof/>
                <w:webHidden/>
              </w:rPr>
              <w:t>110</w:t>
            </w:r>
          </w:ins>
          <w:ins w:id="12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05" w:author="Sammartano, Marc (BIC USA)" w:date="2014-07-20T20:16:00Z"/>
              <w:rFonts w:eastAsiaTheme="minorEastAsia"/>
              <w:noProof/>
            </w:rPr>
          </w:pPr>
          <w:ins w:id="12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"_Toc393651281"</w:instrText>
            </w:r>
            <w:r w:rsidRPr="00320ACE">
              <w:rPr>
                <w:rStyle w:val="Hyperlink"/>
                <w:noProof/>
              </w:rPr>
              <w:instrText xml:space="preserve"> </w:instrText>
            </w:r>
            <w:r w:rsidRPr="00320ACE">
              <w:rPr>
                <w:rStyle w:val="Hyperlink"/>
                <w:noProof/>
              </w:rPr>
              <w:fldChar w:fldCharType="separate"/>
            </w:r>
            <w:r w:rsidRPr="00320ACE">
              <w:rPr>
                <w:rStyle w:val="Hyperlink"/>
                <w:noProof/>
              </w:rPr>
              <w:t>Bt.open {0|1}</w:t>
            </w:r>
            <w:r>
              <w:rPr>
                <w:noProof/>
                <w:webHidden/>
              </w:rPr>
              <w:tab/>
            </w:r>
            <w:r>
              <w:rPr>
                <w:noProof/>
                <w:webHidden/>
              </w:rPr>
              <w:fldChar w:fldCharType="begin"/>
            </w:r>
            <w:r>
              <w:rPr>
                <w:noProof/>
                <w:webHidden/>
              </w:rPr>
              <w:instrText xml:space="preserve"> PAGEREF _Toc393651281 \h </w:instrText>
            </w:r>
          </w:ins>
          <w:r>
            <w:rPr>
              <w:noProof/>
              <w:webHidden/>
            </w:rPr>
          </w:r>
          <w:r>
            <w:rPr>
              <w:noProof/>
              <w:webHidden/>
            </w:rPr>
            <w:fldChar w:fldCharType="separate"/>
          </w:r>
          <w:ins w:id="1207" w:author="Sammartano, Marc (BIC USA)" w:date="2014-07-20T22:08:00Z">
            <w:r w:rsidR="001D724B">
              <w:rPr>
                <w:noProof/>
                <w:webHidden/>
              </w:rPr>
              <w:t>111</w:t>
            </w:r>
          </w:ins>
          <w:ins w:id="12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09" w:author="Sammartano, Marc (BIC USA)" w:date="2014-07-20T20:16:00Z"/>
              <w:rFonts w:eastAsiaTheme="minorEastAsia"/>
              <w:noProof/>
            </w:rPr>
          </w:pPr>
          <w:ins w:id="12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"_Toc393651282"</w:instrText>
            </w:r>
            <w:r w:rsidRPr="00320ACE">
              <w:rPr>
                <w:rStyle w:val="Hyperlink"/>
                <w:noProof/>
              </w:rPr>
              <w:instrText xml:space="preserve"> </w:instrText>
            </w:r>
            <w:r w:rsidRPr="00320ACE">
              <w:rPr>
                <w:rStyle w:val="Hyperlink"/>
                <w:noProof/>
              </w:rPr>
              <w:fldChar w:fldCharType="separate"/>
            </w:r>
            <w:r w:rsidRPr="00320ACE">
              <w:rPr>
                <w:rStyle w:val="Hyperlink"/>
                <w:noProof/>
              </w:rPr>
              <w:t>Bt.close</w:t>
            </w:r>
            <w:r>
              <w:rPr>
                <w:noProof/>
                <w:webHidden/>
              </w:rPr>
              <w:tab/>
            </w:r>
            <w:r>
              <w:rPr>
                <w:noProof/>
                <w:webHidden/>
              </w:rPr>
              <w:fldChar w:fldCharType="begin"/>
            </w:r>
            <w:r>
              <w:rPr>
                <w:noProof/>
                <w:webHidden/>
              </w:rPr>
              <w:instrText xml:space="preserve"> PAGEREF _Toc393651282 \h </w:instrText>
            </w:r>
          </w:ins>
          <w:r>
            <w:rPr>
              <w:noProof/>
              <w:webHidden/>
            </w:rPr>
          </w:r>
          <w:r>
            <w:rPr>
              <w:noProof/>
              <w:webHidden/>
            </w:rPr>
            <w:fldChar w:fldCharType="separate"/>
          </w:r>
          <w:ins w:id="1211" w:author="Sammartano, Marc (BIC USA)" w:date="2014-07-20T22:08:00Z">
            <w:r w:rsidR="001D724B">
              <w:rPr>
                <w:noProof/>
                <w:webHidden/>
              </w:rPr>
              <w:t>111</w:t>
            </w:r>
          </w:ins>
          <w:ins w:id="12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13" w:author="Sammartano, Marc (BIC USA)" w:date="2014-07-20T20:16:00Z"/>
              <w:rFonts w:eastAsiaTheme="minorEastAsia"/>
              <w:noProof/>
            </w:rPr>
          </w:pPr>
          <w:ins w:id="12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"_Toc393651283"</w:instrText>
            </w:r>
            <w:r w:rsidRPr="00320ACE">
              <w:rPr>
                <w:rStyle w:val="Hyperlink"/>
                <w:noProof/>
              </w:rPr>
              <w:instrText xml:space="preserve"> </w:instrText>
            </w:r>
            <w:r w:rsidRPr="00320ACE">
              <w:rPr>
                <w:rStyle w:val="Hyperlink"/>
                <w:noProof/>
              </w:rPr>
              <w:fldChar w:fldCharType="separate"/>
            </w:r>
            <w:r w:rsidRPr="00320ACE">
              <w:rPr>
                <w:rStyle w:val="Hyperlink"/>
                <w:noProof/>
              </w:rPr>
              <w:t>Bt.connect {0|1}</w:t>
            </w:r>
            <w:r>
              <w:rPr>
                <w:noProof/>
                <w:webHidden/>
              </w:rPr>
              <w:tab/>
            </w:r>
            <w:r>
              <w:rPr>
                <w:noProof/>
                <w:webHidden/>
              </w:rPr>
              <w:fldChar w:fldCharType="begin"/>
            </w:r>
            <w:r>
              <w:rPr>
                <w:noProof/>
                <w:webHidden/>
              </w:rPr>
              <w:instrText xml:space="preserve"> PAGEREF _Toc393651283 \h </w:instrText>
            </w:r>
          </w:ins>
          <w:r>
            <w:rPr>
              <w:noProof/>
              <w:webHidden/>
            </w:rPr>
          </w:r>
          <w:r>
            <w:rPr>
              <w:noProof/>
              <w:webHidden/>
            </w:rPr>
            <w:fldChar w:fldCharType="separate"/>
          </w:r>
          <w:ins w:id="1215" w:author="Sammartano, Marc (BIC USA)" w:date="2014-07-20T22:08:00Z">
            <w:r w:rsidR="001D724B">
              <w:rPr>
                <w:noProof/>
                <w:webHidden/>
              </w:rPr>
              <w:t>111</w:t>
            </w:r>
          </w:ins>
          <w:ins w:id="12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17" w:author="Sammartano, Marc (BIC USA)" w:date="2014-07-20T20:16:00Z"/>
              <w:rFonts w:eastAsiaTheme="minorEastAsia"/>
              <w:noProof/>
            </w:rPr>
          </w:pPr>
          <w:ins w:id="12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"_Toc393651284"</w:instrText>
            </w:r>
            <w:r w:rsidRPr="00320ACE">
              <w:rPr>
                <w:rStyle w:val="Hyperlink"/>
                <w:noProof/>
              </w:rPr>
              <w:instrText xml:space="preserve"> </w:instrText>
            </w:r>
            <w:r w:rsidRPr="00320ACE">
              <w:rPr>
                <w:rStyle w:val="Hyperlink"/>
                <w:noProof/>
              </w:rPr>
              <w:fldChar w:fldCharType="separate"/>
            </w:r>
            <w:r w:rsidRPr="00320ACE">
              <w:rPr>
                <w:rStyle w:val="Hyperlink"/>
                <w:noProof/>
              </w:rPr>
              <w:t>Bt.disconnect</w:t>
            </w:r>
            <w:r>
              <w:rPr>
                <w:noProof/>
                <w:webHidden/>
              </w:rPr>
              <w:tab/>
            </w:r>
            <w:r>
              <w:rPr>
                <w:noProof/>
                <w:webHidden/>
              </w:rPr>
              <w:fldChar w:fldCharType="begin"/>
            </w:r>
            <w:r>
              <w:rPr>
                <w:noProof/>
                <w:webHidden/>
              </w:rPr>
              <w:instrText xml:space="preserve"> PAGEREF _Toc393651284 \h </w:instrText>
            </w:r>
          </w:ins>
          <w:r>
            <w:rPr>
              <w:noProof/>
              <w:webHidden/>
            </w:rPr>
          </w:r>
          <w:r>
            <w:rPr>
              <w:noProof/>
              <w:webHidden/>
            </w:rPr>
            <w:fldChar w:fldCharType="separate"/>
          </w:r>
          <w:ins w:id="1219" w:author="Sammartano, Marc (BIC USA)" w:date="2014-07-20T22:08:00Z">
            <w:r w:rsidR="001D724B">
              <w:rPr>
                <w:noProof/>
                <w:webHidden/>
              </w:rPr>
              <w:t>111</w:t>
            </w:r>
          </w:ins>
          <w:ins w:id="12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21" w:author="Sammartano, Marc (BIC USA)" w:date="2014-07-20T20:16:00Z"/>
              <w:rFonts w:eastAsiaTheme="minorEastAsia"/>
              <w:noProof/>
            </w:rPr>
          </w:pPr>
          <w:ins w:id="12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"_Toc393651285"</w:instrText>
            </w:r>
            <w:r w:rsidRPr="00320ACE">
              <w:rPr>
                <w:rStyle w:val="Hyperlink"/>
                <w:noProof/>
              </w:rPr>
              <w:instrText xml:space="preserve"> </w:instrText>
            </w:r>
            <w:r w:rsidRPr="00320ACE">
              <w:rPr>
                <w:rStyle w:val="Hyperlink"/>
                <w:noProof/>
              </w:rPr>
              <w:fldChar w:fldCharType="separate"/>
            </w:r>
            <w:r w:rsidRPr="00320ACE">
              <w:rPr>
                <w:rStyle w:val="Hyperlink"/>
                <w:noProof/>
              </w:rPr>
              <w:t>Bt.reconnect</w:t>
            </w:r>
            <w:r>
              <w:rPr>
                <w:noProof/>
                <w:webHidden/>
              </w:rPr>
              <w:tab/>
            </w:r>
            <w:r>
              <w:rPr>
                <w:noProof/>
                <w:webHidden/>
              </w:rPr>
              <w:fldChar w:fldCharType="begin"/>
            </w:r>
            <w:r>
              <w:rPr>
                <w:noProof/>
                <w:webHidden/>
              </w:rPr>
              <w:instrText xml:space="preserve"> PAGEREF _Toc393651285 \h </w:instrText>
            </w:r>
          </w:ins>
          <w:r>
            <w:rPr>
              <w:noProof/>
              <w:webHidden/>
            </w:rPr>
          </w:r>
          <w:r>
            <w:rPr>
              <w:noProof/>
              <w:webHidden/>
            </w:rPr>
            <w:fldChar w:fldCharType="separate"/>
          </w:r>
          <w:ins w:id="1223" w:author="Sammartano, Marc (BIC USA)" w:date="2014-07-20T22:08:00Z">
            <w:r w:rsidR="001D724B">
              <w:rPr>
                <w:noProof/>
                <w:webHidden/>
              </w:rPr>
              <w:t>112</w:t>
            </w:r>
          </w:ins>
          <w:ins w:id="12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25" w:author="Sammartano, Marc (BIC USA)" w:date="2014-07-20T20:16:00Z"/>
              <w:rFonts w:eastAsiaTheme="minorEastAsia"/>
              <w:noProof/>
            </w:rPr>
          </w:pPr>
          <w:ins w:id="12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"_Toc393651286"</w:instrText>
            </w:r>
            <w:r w:rsidRPr="00320ACE">
              <w:rPr>
                <w:rStyle w:val="Hyperlink"/>
                <w:noProof/>
              </w:rPr>
              <w:instrText xml:space="preserve"> </w:instrText>
            </w:r>
            <w:r w:rsidRPr="00320ACE">
              <w:rPr>
                <w:rStyle w:val="Hyperlink"/>
                <w:noProof/>
              </w:rPr>
              <w:fldChar w:fldCharType="separate"/>
            </w:r>
            <w:r w:rsidRPr="00320ACE">
              <w:rPr>
                <w:rStyle w:val="Hyperlink"/>
                <w:noProof/>
              </w:rPr>
              <w:t>Bt.status &lt;nvar&gt;</w:t>
            </w:r>
            <w:r>
              <w:rPr>
                <w:noProof/>
                <w:webHidden/>
              </w:rPr>
              <w:tab/>
            </w:r>
            <w:r>
              <w:rPr>
                <w:noProof/>
                <w:webHidden/>
              </w:rPr>
              <w:fldChar w:fldCharType="begin"/>
            </w:r>
            <w:r>
              <w:rPr>
                <w:noProof/>
                <w:webHidden/>
              </w:rPr>
              <w:instrText xml:space="preserve"> PAGEREF _Toc393651286 \h </w:instrText>
            </w:r>
          </w:ins>
          <w:r>
            <w:rPr>
              <w:noProof/>
              <w:webHidden/>
            </w:rPr>
          </w:r>
          <w:r>
            <w:rPr>
              <w:noProof/>
              <w:webHidden/>
            </w:rPr>
            <w:fldChar w:fldCharType="separate"/>
          </w:r>
          <w:ins w:id="1227" w:author="Sammartano, Marc (BIC USA)" w:date="2014-07-20T22:08:00Z">
            <w:r w:rsidR="001D724B">
              <w:rPr>
                <w:noProof/>
                <w:webHidden/>
              </w:rPr>
              <w:t>112</w:t>
            </w:r>
          </w:ins>
          <w:ins w:id="12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29" w:author="Sammartano, Marc (BIC USA)" w:date="2014-07-20T20:16:00Z"/>
              <w:rFonts w:eastAsiaTheme="minorEastAsia"/>
              <w:noProof/>
            </w:rPr>
          </w:pPr>
          <w:ins w:id="12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"_Toc393651287"</w:instrText>
            </w:r>
            <w:r w:rsidRPr="00320ACE">
              <w:rPr>
                <w:rStyle w:val="Hyperlink"/>
                <w:noProof/>
              </w:rPr>
              <w:instrText xml:space="preserve"> </w:instrText>
            </w:r>
            <w:r w:rsidRPr="00320ACE">
              <w:rPr>
                <w:rStyle w:val="Hyperlink"/>
                <w:noProof/>
              </w:rPr>
              <w:fldChar w:fldCharType="separate"/>
            </w:r>
            <w:r w:rsidRPr="00320ACE">
              <w:rPr>
                <w:rStyle w:val="Hyperlink"/>
                <w:noProof/>
              </w:rPr>
              <w:t>Bt.write {&lt;exp&gt; {,|;}} ...</w:t>
            </w:r>
            <w:r>
              <w:rPr>
                <w:noProof/>
                <w:webHidden/>
              </w:rPr>
              <w:tab/>
            </w:r>
            <w:r>
              <w:rPr>
                <w:noProof/>
                <w:webHidden/>
              </w:rPr>
              <w:fldChar w:fldCharType="begin"/>
            </w:r>
            <w:r>
              <w:rPr>
                <w:noProof/>
                <w:webHidden/>
              </w:rPr>
              <w:instrText xml:space="preserve"> PAGEREF _Toc393651287 \h </w:instrText>
            </w:r>
          </w:ins>
          <w:r>
            <w:rPr>
              <w:noProof/>
              <w:webHidden/>
            </w:rPr>
          </w:r>
          <w:r>
            <w:rPr>
              <w:noProof/>
              <w:webHidden/>
            </w:rPr>
            <w:fldChar w:fldCharType="separate"/>
          </w:r>
          <w:ins w:id="1231" w:author="Sammartano, Marc (BIC USA)" w:date="2014-07-20T22:08:00Z">
            <w:r w:rsidR="001D724B">
              <w:rPr>
                <w:noProof/>
                <w:webHidden/>
              </w:rPr>
              <w:t>112</w:t>
            </w:r>
          </w:ins>
          <w:ins w:id="12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33" w:author="Sammartano, Marc (BIC USA)" w:date="2014-07-20T20:16:00Z"/>
              <w:rFonts w:eastAsiaTheme="minorEastAsia"/>
              <w:noProof/>
            </w:rPr>
          </w:pPr>
          <w:ins w:id="12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"_Toc393651288"</w:instrText>
            </w:r>
            <w:r w:rsidRPr="00320ACE">
              <w:rPr>
                <w:rStyle w:val="Hyperlink"/>
                <w:noProof/>
              </w:rPr>
              <w:instrText xml:space="preserve"> </w:instrText>
            </w:r>
            <w:r w:rsidRPr="00320ACE">
              <w:rPr>
                <w:rStyle w:val="Hyperlink"/>
                <w:noProof/>
              </w:rPr>
              <w:fldChar w:fldCharType="separate"/>
            </w:r>
            <w:r w:rsidRPr="00320ACE">
              <w:rPr>
                <w:rStyle w:val="Hyperlink"/>
                <w:noProof/>
              </w:rPr>
              <w:t>Bt.read.ready &lt;nvar&gt;</w:t>
            </w:r>
            <w:r>
              <w:rPr>
                <w:noProof/>
                <w:webHidden/>
              </w:rPr>
              <w:tab/>
            </w:r>
            <w:r>
              <w:rPr>
                <w:noProof/>
                <w:webHidden/>
              </w:rPr>
              <w:fldChar w:fldCharType="begin"/>
            </w:r>
            <w:r>
              <w:rPr>
                <w:noProof/>
                <w:webHidden/>
              </w:rPr>
              <w:instrText xml:space="preserve"> PAGEREF _Toc393651288 \h </w:instrText>
            </w:r>
          </w:ins>
          <w:r>
            <w:rPr>
              <w:noProof/>
              <w:webHidden/>
            </w:rPr>
          </w:r>
          <w:r>
            <w:rPr>
              <w:noProof/>
              <w:webHidden/>
            </w:rPr>
            <w:fldChar w:fldCharType="separate"/>
          </w:r>
          <w:ins w:id="1235" w:author="Sammartano, Marc (BIC USA)" w:date="2014-07-20T22:08:00Z">
            <w:r w:rsidR="001D724B">
              <w:rPr>
                <w:noProof/>
                <w:webHidden/>
              </w:rPr>
              <w:t>112</w:t>
            </w:r>
          </w:ins>
          <w:ins w:id="12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37" w:author="Sammartano, Marc (BIC USA)" w:date="2014-07-20T20:16:00Z"/>
              <w:rFonts w:eastAsiaTheme="minorEastAsia"/>
              <w:noProof/>
            </w:rPr>
          </w:pPr>
          <w:ins w:id="12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"_Toc393651289"</w:instrText>
            </w:r>
            <w:r w:rsidRPr="00320ACE">
              <w:rPr>
                <w:rStyle w:val="Hyperlink"/>
                <w:noProof/>
              </w:rPr>
              <w:instrText xml:space="preserve"> </w:instrText>
            </w:r>
            <w:r w:rsidRPr="00320ACE">
              <w:rPr>
                <w:rStyle w:val="Hyperlink"/>
                <w:noProof/>
              </w:rPr>
              <w:fldChar w:fldCharType="separate"/>
            </w:r>
            <w:r w:rsidRPr="00320ACE">
              <w:rPr>
                <w:rStyle w:val="Hyperlink"/>
                <w:noProof/>
              </w:rPr>
              <w:t>OnBtReadReady:</w:t>
            </w:r>
            <w:r>
              <w:rPr>
                <w:noProof/>
                <w:webHidden/>
              </w:rPr>
              <w:tab/>
            </w:r>
            <w:r>
              <w:rPr>
                <w:noProof/>
                <w:webHidden/>
              </w:rPr>
              <w:fldChar w:fldCharType="begin"/>
            </w:r>
            <w:r>
              <w:rPr>
                <w:noProof/>
                <w:webHidden/>
              </w:rPr>
              <w:instrText xml:space="preserve"> PAGEREF _Toc393651289 \h </w:instrText>
            </w:r>
          </w:ins>
          <w:r>
            <w:rPr>
              <w:noProof/>
              <w:webHidden/>
            </w:rPr>
          </w:r>
          <w:r>
            <w:rPr>
              <w:noProof/>
              <w:webHidden/>
            </w:rPr>
            <w:fldChar w:fldCharType="separate"/>
          </w:r>
          <w:ins w:id="1239" w:author="Sammartano, Marc (BIC USA)" w:date="2014-07-20T22:08:00Z">
            <w:r w:rsidR="001D724B">
              <w:rPr>
                <w:noProof/>
                <w:webHidden/>
              </w:rPr>
              <w:t>112</w:t>
            </w:r>
          </w:ins>
          <w:ins w:id="12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241" w:author="Sammartano, Marc (BIC USA)" w:date="2014-07-20T20:16:00Z"/>
              <w:rFonts w:eastAsiaTheme="minorEastAsia"/>
              <w:noProof/>
            </w:rPr>
          </w:pPr>
          <w:ins w:id="12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"_Toc393651290"</w:instrText>
            </w:r>
            <w:r w:rsidRPr="00320ACE">
              <w:rPr>
                <w:rStyle w:val="Hyperlink"/>
                <w:noProof/>
              </w:rPr>
              <w:instrText xml:space="preserve"> </w:instrText>
            </w:r>
            <w:r w:rsidRPr="00320ACE">
              <w:rPr>
                <w:rStyle w:val="Hyperlink"/>
                <w:noProof/>
              </w:rPr>
              <w:fldChar w:fldCharType="separate"/>
            </w:r>
            <w:r w:rsidRPr="00320ACE">
              <w:rPr>
                <w:rStyle w:val="Hyperlink"/>
                <w:noProof/>
              </w:rPr>
              <w:t>Bt.onReadReady.Resume</w:t>
            </w:r>
            <w:r>
              <w:rPr>
                <w:noProof/>
                <w:webHidden/>
              </w:rPr>
              <w:tab/>
            </w:r>
            <w:r>
              <w:rPr>
                <w:noProof/>
                <w:webHidden/>
              </w:rPr>
              <w:fldChar w:fldCharType="begin"/>
            </w:r>
            <w:r>
              <w:rPr>
                <w:noProof/>
                <w:webHidden/>
              </w:rPr>
              <w:instrText xml:space="preserve"> PAGEREF _Toc393651290 \h </w:instrText>
            </w:r>
          </w:ins>
          <w:r>
            <w:rPr>
              <w:noProof/>
              <w:webHidden/>
            </w:rPr>
          </w:r>
          <w:r>
            <w:rPr>
              <w:noProof/>
              <w:webHidden/>
            </w:rPr>
            <w:fldChar w:fldCharType="separate"/>
          </w:r>
          <w:ins w:id="1243" w:author="Sammartano, Marc (BIC USA)" w:date="2014-07-20T22:08:00Z">
            <w:r w:rsidR="001D724B">
              <w:rPr>
                <w:noProof/>
                <w:webHidden/>
              </w:rPr>
              <w:t>113</w:t>
            </w:r>
          </w:ins>
          <w:ins w:id="12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45" w:author="Sammartano, Marc (BIC USA)" w:date="2014-07-20T20:16:00Z"/>
              <w:rFonts w:eastAsiaTheme="minorEastAsia"/>
              <w:noProof/>
            </w:rPr>
          </w:pPr>
          <w:ins w:id="12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"_Toc393651291"</w:instrText>
            </w:r>
            <w:r w:rsidRPr="00320ACE">
              <w:rPr>
                <w:rStyle w:val="Hyperlink"/>
                <w:noProof/>
              </w:rPr>
              <w:instrText xml:space="preserve"> </w:instrText>
            </w:r>
            <w:r w:rsidRPr="00320ACE">
              <w:rPr>
                <w:rStyle w:val="Hyperlink"/>
                <w:noProof/>
              </w:rPr>
              <w:fldChar w:fldCharType="separate"/>
            </w:r>
            <w:r w:rsidRPr="00320ACE">
              <w:rPr>
                <w:rStyle w:val="Hyperlink"/>
                <w:noProof/>
              </w:rPr>
              <w:t>Bt.read.bytes &lt;svar&gt;</w:t>
            </w:r>
            <w:r>
              <w:rPr>
                <w:noProof/>
                <w:webHidden/>
              </w:rPr>
              <w:tab/>
            </w:r>
            <w:r>
              <w:rPr>
                <w:noProof/>
                <w:webHidden/>
              </w:rPr>
              <w:fldChar w:fldCharType="begin"/>
            </w:r>
            <w:r>
              <w:rPr>
                <w:noProof/>
                <w:webHidden/>
              </w:rPr>
              <w:instrText xml:space="preserve"> PAGEREF _Toc393651291 \h </w:instrText>
            </w:r>
          </w:ins>
          <w:r>
            <w:rPr>
              <w:noProof/>
              <w:webHidden/>
            </w:rPr>
          </w:r>
          <w:r>
            <w:rPr>
              <w:noProof/>
              <w:webHidden/>
            </w:rPr>
            <w:fldChar w:fldCharType="separate"/>
          </w:r>
          <w:ins w:id="1247" w:author="Sammartano, Marc (BIC USA)" w:date="2014-07-20T22:08:00Z">
            <w:r w:rsidR="001D724B">
              <w:rPr>
                <w:noProof/>
                <w:webHidden/>
              </w:rPr>
              <w:t>113</w:t>
            </w:r>
          </w:ins>
          <w:ins w:id="12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49" w:author="Sammartano, Marc (BIC USA)" w:date="2014-07-20T20:16:00Z"/>
              <w:rFonts w:eastAsiaTheme="minorEastAsia"/>
              <w:noProof/>
            </w:rPr>
          </w:pPr>
          <w:ins w:id="12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"_Toc393651292"</w:instrText>
            </w:r>
            <w:r w:rsidRPr="00320ACE">
              <w:rPr>
                <w:rStyle w:val="Hyperlink"/>
                <w:noProof/>
              </w:rPr>
              <w:instrText xml:space="preserve"> </w:instrText>
            </w:r>
            <w:r w:rsidRPr="00320ACE">
              <w:rPr>
                <w:rStyle w:val="Hyperlink"/>
                <w:noProof/>
              </w:rPr>
              <w:fldChar w:fldCharType="separate"/>
            </w:r>
            <w:r w:rsidRPr="00320ACE">
              <w:rPr>
                <w:rStyle w:val="Hyperlink"/>
                <w:noProof/>
              </w:rPr>
              <w:t>Bt.device.name &lt;svar&gt;</w:t>
            </w:r>
            <w:r>
              <w:rPr>
                <w:noProof/>
                <w:webHidden/>
              </w:rPr>
              <w:tab/>
            </w:r>
            <w:r>
              <w:rPr>
                <w:noProof/>
                <w:webHidden/>
              </w:rPr>
              <w:fldChar w:fldCharType="begin"/>
            </w:r>
            <w:r>
              <w:rPr>
                <w:noProof/>
                <w:webHidden/>
              </w:rPr>
              <w:instrText xml:space="preserve"> PAGEREF _Toc393651292 \h </w:instrText>
            </w:r>
          </w:ins>
          <w:r>
            <w:rPr>
              <w:noProof/>
              <w:webHidden/>
            </w:rPr>
          </w:r>
          <w:r>
            <w:rPr>
              <w:noProof/>
              <w:webHidden/>
            </w:rPr>
            <w:fldChar w:fldCharType="separate"/>
          </w:r>
          <w:ins w:id="1251" w:author="Sammartano, Marc (BIC USA)" w:date="2014-07-20T22:08:00Z">
            <w:r w:rsidR="001D724B">
              <w:rPr>
                <w:noProof/>
                <w:webHidden/>
              </w:rPr>
              <w:t>113</w:t>
            </w:r>
          </w:ins>
          <w:ins w:id="12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53" w:author="Sammartano, Marc (BIC USA)" w:date="2014-07-20T20:16:00Z"/>
              <w:rFonts w:eastAsiaTheme="minorEastAsia"/>
              <w:noProof/>
            </w:rPr>
          </w:pPr>
          <w:ins w:id="12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"_Toc393651293"</w:instrText>
            </w:r>
            <w:r w:rsidRPr="00320ACE">
              <w:rPr>
                <w:rStyle w:val="Hyperlink"/>
                <w:noProof/>
              </w:rPr>
              <w:instrText xml:space="preserve"> </w:instrText>
            </w:r>
            <w:r w:rsidRPr="00320ACE">
              <w:rPr>
                <w:rStyle w:val="Hyperlink"/>
                <w:noProof/>
              </w:rPr>
              <w:fldChar w:fldCharType="separate"/>
            </w:r>
            <w:r w:rsidRPr="00320ACE">
              <w:rPr>
                <w:rStyle w:val="Hyperlink"/>
                <w:noProof/>
              </w:rPr>
              <w:t>Bt.set.uuid &lt;sexp&gt;</w:t>
            </w:r>
            <w:r>
              <w:rPr>
                <w:noProof/>
                <w:webHidden/>
              </w:rPr>
              <w:tab/>
            </w:r>
            <w:r>
              <w:rPr>
                <w:noProof/>
                <w:webHidden/>
              </w:rPr>
              <w:fldChar w:fldCharType="begin"/>
            </w:r>
            <w:r>
              <w:rPr>
                <w:noProof/>
                <w:webHidden/>
              </w:rPr>
              <w:instrText xml:space="preserve"> PAGEREF _Toc393651293 \h </w:instrText>
            </w:r>
          </w:ins>
          <w:r>
            <w:rPr>
              <w:noProof/>
              <w:webHidden/>
            </w:rPr>
          </w:r>
          <w:r>
            <w:rPr>
              <w:noProof/>
              <w:webHidden/>
            </w:rPr>
            <w:fldChar w:fldCharType="separate"/>
          </w:r>
          <w:ins w:id="1255" w:author="Sammartano, Marc (BIC USA)" w:date="2014-07-20T22:08:00Z">
            <w:r w:rsidR="001D724B">
              <w:rPr>
                <w:noProof/>
                <w:webHidden/>
              </w:rPr>
              <w:t>113</w:t>
            </w:r>
          </w:ins>
          <w:ins w:id="125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257" w:author="Sammartano, Marc (BIC USA)" w:date="2014-07-20T20:16:00Z"/>
              <w:rFonts w:eastAsiaTheme="minorEastAsia"/>
              <w:noProof/>
            </w:rPr>
          </w:pPr>
          <w:ins w:id="12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"_Toc393651294"</w:instrText>
            </w:r>
            <w:r w:rsidRPr="00320ACE">
              <w:rPr>
                <w:rStyle w:val="Hyperlink"/>
                <w:noProof/>
              </w:rPr>
              <w:instrText xml:space="preserve"> </w:instrText>
            </w:r>
            <w:r w:rsidRPr="00320ACE">
              <w:rPr>
                <w:rStyle w:val="Hyperlink"/>
                <w:noProof/>
              </w:rPr>
              <w:fldChar w:fldCharType="separate"/>
            </w:r>
            <w:r w:rsidRPr="00320ACE">
              <w:rPr>
                <w:rStyle w:val="Hyperlink"/>
                <w:noProof/>
              </w:rPr>
              <w:t>Miscellaneous Commands</w:t>
            </w:r>
            <w:r>
              <w:rPr>
                <w:noProof/>
                <w:webHidden/>
              </w:rPr>
              <w:tab/>
            </w:r>
            <w:r>
              <w:rPr>
                <w:noProof/>
                <w:webHidden/>
              </w:rPr>
              <w:fldChar w:fldCharType="begin"/>
            </w:r>
            <w:r>
              <w:rPr>
                <w:noProof/>
                <w:webHidden/>
              </w:rPr>
              <w:instrText xml:space="preserve"> PAGEREF _Toc393651294 \h </w:instrText>
            </w:r>
          </w:ins>
          <w:r>
            <w:rPr>
              <w:noProof/>
              <w:webHidden/>
            </w:rPr>
          </w:r>
          <w:r>
            <w:rPr>
              <w:noProof/>
              <w:webHidden/>
            </w:rPr>
            <w:fldChar w:fldCharType="separate"/>
          </w:r>
          <w:ins w:id="1259" w:author="Sammartano, Marc (BIC USA)" w:date="2014-07-20T22:08:00Z">
            <w:r w:rsidR="001D724B">
              <w:rPr>
                <w:noProof/>
                <w:webHidden/>
              </w:rPr>
              <w:t>113</w:t>
            </w:r>
          </w:ins>
          <w:ins w:id="12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61" w:author="Sammartano, Marc (BIC USA)" w:date="2014-07-20T20:16:00Z"/>
              <w:rFonts w:eastAsiaTheme="minorEastAsia"/>
              <w:noProof/>
            </w:rPr>
          </w:pPr>
          <w:ins w:id="12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"_Toc393651295"</w:instrText>
            </w:r>
            <w:r w:rsidRPr="00320ACE">
              <w:rPr>
                <w:rStyle w:val="Hyperlink"/>
                <w:noProof/>
              </w:rPr>
              <w:instrText xml:space="preserve"> </w:instrText>
            </w:r>
            <w:r w:rsidRPr="00320ACE">
              <w:rPr>
                <w:rStyle w:val="Hyperlink"/>
                <w:noProof/>
              </w:rPr>
              <w:fldChar w:fldCharType="separate"/>
            </w:r>
            <w:r w:rsidRPr="00320ACE">
              <w:rPr>
                <w:rStyle w:val="Hyperlink"/>
                <w:noProof/>
              </w:rPr>
              <w:t>Browse &lt;url_sexp&gt;</w:t>
            </w:r>
            <w:r>
              <w:rPr>
                <w:noProof/>
                <w:webHidden/>
              </w:rPr>
              <w:tab/>
            </w:r>
            <w:r>
              <w:rPr>
                <w:noProof/>
                <w:webHidden/>
              </w:rPr>
              <w:fldChar w:fldCharType="begin"/>
            </w:r>
            <w:r>
              <w:rPr>
                <w:noProof/>
                <w:webHidden/>
              </w:rPr>
              <w:instrText xml:space="preserve"> PAGEREF _Toc393651295 \h </w:instrText>
            </w:r>
          </w:ins>
          <w:r>
            <w:rPr>
              <w:noProof/>
              <w:webHidden/>
            </w:rPr>
          </w:r>
          <w:r>
            <w:rPr>
              <w:noProof/>
              <w:webHidden/>
            </w:rPr>
            <w:fldChar w:fldCharType="separate"/>
          </w:r>
          <w:ins w:id="1263" w:author="Sammartano, Marc (BIC USA)" w:date="2014-07-20T22:08:00Z">
            <w:r w:rsidR="001D724B">
              <w:rPr>
                <w:noProof/>
                <w:webHidden/>
              </w:rPr>
              <w:t>113</w:t>
            </w:r>
          </w:ins>
          <w:ins w:id="12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65" w:author="Sammartano, Marc (BIC USA)" w:date="2014-07-20T20:16:00Z"/>
              <w:rFonts w:eastAsiaTheme="minorEastAsia"/>
              <w:noProof/>
            </w:rPr>
          </w:pPr>
          <w:ins w:id="12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"_Toc393651296"</w:instrText>
            </w:r>
            <w:r w:rsidRPr="00320ACE">
              <w:rPr>
                <w:rStyle w:val="Hyperlink"/>
                <w:noProof/>
              </w:rPr>
              <w:instrText xml:space="preserve"> </w:instrText>
            </w:r>
            <w:r w:rsidRPr="00320ACE">
              <w:rPr>
                <w:rStyle w:val="Hyperlink"/>
                <w:noProof/>
              </w:rPr>
              <w:fldChar w:fldCharType="separate"/>
            </w:r>
            <w:r w:rsidRPr="00320ACE">
              <w:rPr>
                <w:rStyle w:val="Hyperlink"/>
                <w:noProof/>
              </w:rPr>
              <w:t>Swap &lt;nvar_a&gt;|&lt;svar_a&gt;, &lt;nvar_b&gt;|&lt;svar_b&gt;</w:t>
            </w:r>
            <w:r>
              <w:rPr>
                <w:noProof/>
                <w:webHidden/>
              </w:rPr>
              <w:tab/>
            </w:r>
            <w:r>
              <w:rPr>
                <w:noProof/>
                <w:webHidden/>
              </w:rPr>
              <w:fldChar w:fldCharType="begin"/>
            </w:r>
            <w:r>
              <w:rPr>
                <w:noProof/>
                <w:webHidden/>
              </w:rPr>
              <w:instrText xml:space="preserve"> PAGEREF _Toc393651296 \h </w:instrText>
            </w:r>
          </w:ins>
          <w:r>
            <w:rPr>
              <w:noProof/>
              <w:webHidden/>
            </w:rPr>
          </w:r>
          <w:r>
            <w:rPr>
              <w:noProof/>
              <w:webHidden/>
            </w:rPr>
            <w:fldChar w:fldCharType="separate"/>
          </w:r>
          <w:ins w:id="1267" w:author="Sammartano, Marc (BIC USA)" w:date="2014-07-20T22:08:00Z">
            <w:r w:rsidR="001D724B">
              <w:rPr>
                <w:noProof/>
                <w:webHidden/>
              </w:rPr>
              <w:t>114</w:t>
            </w:r>
          </w:ins>
          <w:ins w:id="12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69" w:author="Sammartano, Marc (BIC USA)" w:date="2014-07-20T20:16:00Z"/>
              <w:rFonts w:eastAsiaTheme="minorEastAsia"/>
              <w:noProof/>
            </w:rPr>
          </w:pPr>
          <w:ins w:id="12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"_Toc393651297"</w:instrText>
            </w:r>
            <w:r w:rsidRPr="00320ACE">
              <w:rPr>
                <w:rStyle w:val="Hyperlink"/>
                <w:noProof/>
              </w:rPr>
              <w:instrText xml:space="preserve"> </w:instrText>
            </w:r>
            <w:r w:rsidRPr="00320ACE">
              <w:rPr>
                <w:rStyle w:val="Hyperlink"/>
                <w:noProof/>
              </w:rPr>
              <w:fldChar w:fldCharType="separate"/>
            </w:r>
            <w:r w:rsidRPr="00320ACE">
              <w:rPr>
                <w:rStyle w:val="Hyperlink"/>
                <w:noProof/>
              </w:rPr>
              <w:t>Clipboard</w:t>
            </w:r>
            <w:r>
              <w:rPr>
                <w:noProof/>
                <w:webHidden/>
              </w:rPr>
              <w:tab/>
            </w:r>
            <w:r>
              <w:rPr>
                <w:noProof/>
                <w:webHidden/>
              </w:rPr>
              <w:fldChar w:fldCharType="begin"/>
            </w:r>
            <w:r>
              <w:rPr>
                <w:noProof/>
                <w:webHidden/>
              </w:rPr>
              <w:instrText xml:space="preserve"> PAGEREF _Toc393651297 \h </w:instrText>
            </w:r>
          </w:ins>
          <w:r>
            <w:rPr>
              <w:noProof/>
              <w:webHidden/>
            </w:rPr>
          </w:r>
          <w:r>
            <w:rPr>
              <w:noProof/>
              <w:webHidden/>
            </w:rPr>
            <w:fldChar w:fldCharType="separate"/>
          </w:r>
          <w:ins w:id="1271" w:author="Sammartano, Marc (BIC USA)" w:date="2014-07-20T22:08:00Z">
            <w:r w:rsidR="001D724B">
              <w:rPr>
                <w:noProof/>
                <w:webHidden/>
              </w:rPr>
              <w:t>114</w:t>
            </w:r>
          </w:ins>
          <w:ins w:id="12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273" w:author="Sammartano, Marc (BIC USA)" w:date="2014-07-20T20:16:00Z"/>
              <w:rFonts w:eastAsiaTheme="minorEastAsia"/>
              <w:noProof/>
            </w:rPr>
          </w:pPr>
          <w:ins w:id="12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"_Toc393651298"</w:instrText>
            </w:r>
            <w:r w:rsidRPr="00320ACE">
              <w:rPr>
                <w:rStyle w:val="Hyperlink"/>
                <w:noProof/>
              </w:rPr>
              <w:instrText xml:space="preserve"> </w:instrText>
            </w:r>
            <w:r w:rsidRPr="00320ACE">
              <w:rPr>
                <w:rStyle w:val="Hyperlink"/>
                <w:noProof/>
              </w:rPr>
              <w:fldChar w:fldCharType="separate"/>
            </w:r>
            <w:r w:rsidRPr="00320ACE">
              <w:rPr>
                <w:rStyle w:val="Hyperlink"/>
                <w:noProof/>
              </w:rPr>
              <w:t>Clipboard.get &lt;svar&gt;</w:t>
            </w:r>
            <w:r>
              <w:rPr>
                <w:noProof/>
                <w:webHidden/>
              </w:rPr>
              <w:tab/>
            </w:r>
            <w:r>
              <w:rPr>
                <w:noProof/>
                <w:webHidden/>
              </w:rPr>
              <w:fldChar w:fldCharType="begin"/>
            </w:r>
            <w:r>
              <w:rPr>
                <w:noProof/>
                <w:webHidden/>
              </w:rPr>
              <w:instrText xml:space="preserve"> PAGEREF _Toc393651298 \h </w:instrText>
            </w:r>
          </w:ins>
          <w:r>
            <w:rPr>
              <w:noProof/>
              <w:webHidden/>
            </w:rPr>
          </w:r>
          <w:r>
            <w:rPr>
              <w:noProof/>
              <w:webHidden/>
            </w:rPr>
            <w:fldChar w:fldCharType="separate"/>
          </w:r>
          <w:ins w:id="1275" w:author="Sammartano, Marc (BIC USA)" w:date="2014-07-20T22:08:00Z">
            <w:r w:rsidR="001D724B">
              <w:rPr>
                <w:noProof/>
                <w:webHidden/>
              </w:rPr>
              <w:t>114</w:t>
            </w:r>
          </w:ins>
          <w:ins w:id="12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277" w:author="Sammartano, Marc (BIC USA)" w:date="2014-07-20T20:16:00Z"/>
              <w:rFonts w:eastAsiaTheme="minorEastAsia"/>
              <w:noProof/>
            </w:rPr>
          </w:pPr>
          <w:ins w:id="1278"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"_Toc393651299"</w:instrText>
            </w:r>
            <w:r w:rsidRPr="00320ACE">
              <w:rPr>
                <w:rStyle w:val="Hyperlink"/>
                <w:noProof/>
              </w:rPr>
              <w:instrText xml:space="preserve"> </w:instrText>
            </w:r>
            <w:r w:rsidRPr="00320ACE">
              <w:rPr>
                <w:rStyle w:val="Hyperlink"/>
                <w:noProof/>
              </w:rPr>
              <w:fldChar w:fldCharType="separate"/>
            </w:r>
            <w:r w:rsidRPr="00320ACE">
              <w:rPr>
                <w:rStyle w:val="Hyperlink"/>
                <w:noProof/>
              </w:rPr>
              <w:t>Clipboard.put &lt;sexp&gt;</w:t>
            </w:r>
            <w:r>
              <w:rPr>
                <w:noProof/>
                <w:webHidden/>
              </w:rPr>
              <w:tab/>
            </w:r>
            <w:r>
              <w:rPr>
                <w:noProof/>
                <w:webHidden/>
              </w:rPr>
              <w:fldChar w:fldCharType="begin"/>
            </w:r>
            <w:r>
              <w:rPr>
                <w:noProof/>
                <w:webHidden/>
              </w:rPr>
              <w:instrText xml:space="preserve"> PAGEREF _Toc393651299 \h </w:instrText>
            </w:r>
          </w:ins>
          <w:r>
            <w:rPr>
              <w:noProof/>
              <w:webHidden/>
            </w:rPr>
          </w:r>
          <w:r>
            <w:rPr>
              <w:noProof/>
              <w:webHidden/>
            </w:rPr>
            <w:fldChar w:fldCharType="separate"/>
          </w:r>
          <w:ins w:id="1279" w:author="Sammartano, Marc (BIC USA)" w:date="2014-07-20T22:08:00Z">
            <w:r w:rsidR="001D724B">
              <w:rPr>
                <w:noProof/>
                <w:webHidden/>
              </w:rPr>
              <w:t>114</w:t>
            </w:r>
          </w:ins>
          <w:ins w:id="12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81" w:author="Sammartano, Marc (BIC USA)" w:date="2014-07-20T20:16:00Z"/>
              <w:rFonts w:eastAsiaTheme="minorEastAsia"/>
              <w:noProof/>
            </w:rPr>
          </w:pPr>
          <w:ins w:id="12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"_Toc393651300"</w:instrText>
            </w:r>
            <w:r w:rsidRPr="00320ACE">
              <w:rPr>
                <w:rStyle w:val="Hyperlink"/>
                <w:noProof/>
              </w:rPr>
              <w:instrText xml:space="preserve"> </w:instrText>
            </w:r>
            <w:r w:rsidRPr="00320ACE">
              <w:rPr>
                <w:rStyle w:val="Hyperlink"/>
                <w:noProof/>
              </w:rPr>
              <w:fldChar w:fldCharType="separate"/>
            </w:r>
            <w:r w:rsidRPr="00320ACE">
              <w:rPr>
                <w:rStyle w:val="Hyperlink"/>
                <w:noProof/>
              </w:rPr>
              <w:t>Echo.on</w:t>
            </w:r>
            <w:r>
              <w:rPr>
                <w:noProof/>
                <w:webHidden/>
              </w:rPr>
              <w:tab/>
            </w:r>
            <w:r>
              <w:rPr>
                <w:noProof/>
                <w:webHidden/>
              </w:rPr>
              <w:fldChar w:fldCharType="begin"/>
            </w:r>
            <w:r>
              <w:rPr>
                <w:noProof/>
                <w:webHidden/>
              </w:rPr>
              <w:instrText xml:space="preserve"> PAGEREF _Toc393651300 \h </w:instrText>
            </w:r>
          </w:ins>
          <w:r>
            <w:rPr>
              <w:noProof/>
              <w:webHidden/>
            </w:rPr>
          </w:r>
          <w:r>
            <w:rPr>
              <w:noProof/>
              <w:webHidden/>
            </w:rPr>
            <w:fldChar w:fldCharType="separate"/>
          </w:r>
          <w:ins w:id="1283" w:author="Sammartano, Marc (BIC USA)" w:date="2014-07-20T22:08:00Z">
            <w:r w:rsidR="001D724B">
              <w:rPr>
                <w:noProof/>
                <w:webHidden/>
              </w:rPr>
              <w:t>114</w:t>
            </w:r>
          </w:ins>
          <w:ins w:id="12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85" w:author="Sammartano, Marc (BIC USA)" w:date="2014-07-20T20:16:00Z"/>
              <w:rFonts w:eastAsiaTheme="minorEastAsia"/>
              <w:noProof/>
            </w:rPr>
          </w:pPr>
          <w:ins w:id="12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"_Toc393651301"</w:instrText>
            </w:r>
            <w:r w:rsidRPr="00320ACE">
              <w:rPr>
                <w:rStyle w:val="Hyperlink"/>
                <w:noProof/>
              </w:rPr>
              <w:instrText xml:space="preserve"> </w:instrText>
            </w:r>
            <w:r w:rsidRPr="00320ACE">
              <w:rPr>
                <w:rStyle w:val="Hyperlink"/>
                <w:noProof/>
              </w:rPr>
              <w:fldChar w:fldCharType="separate"/>
            </w:r>
            <w:r w:rsidRPr="00320ACE">
              <w:rPr>
                <w:rStyle w:val="Hyperlink"/>
                <w:noProof/>
              </w:rPr>
              <w:t>Echo.off</w:t>
            </w:r>
            <w:r>
              <w:rPr>
                <w:noProof/>
                <w:webHidden/>
              </w:rPr>
              <w:tab/>
            </w:r>
            <w:r>
              <w:rPr>
                <w:noProof/>
                <w:webHidden/>
              </w:rPr>
              <w:fldChar w:fldCharType="begin"/>
            </w:r>
            <w:r>
              <w:rPr>
                <w:noProof/>
                <w:webHidden/>
              </w:rPr>
              <w:instrText xml:space="preserve"> PAGEREF _Toc393651301 \h </w:instrText>
            </w:r>
          </w:ins>
          <w:r>
            <w:rPr>
              <w:noProof/>
              <w:webHidden/>
            </w:rPr>
          </w:r>
          <w:r>
            <w:rPr>
              <w:noProof/>
              <w:webHidden/>
            </w:rPr>
            <w:fldChar w:fldCharType="separate"/>
          </w:r>
          <w:ins w:id="1287" w:author="Sammartano, Marc (BIC USA)" w:date="2014-07-20T22:08:00Z">
            <w:r w:rsidR="001D724B">
              <w:rPr>
                <w:noProof/>
                <w:webHidden/>
              </w:rPr>
              <w:t>114</w:t>
            </w:r>
          </w:ins>
          <w:ins w:id="12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289" w:author="Sammartano, Marc (BIC USA)" w:date="2014-07-20T20:16:00Z"/>
              <w:rFonts w:eastAsiaTheme="minorEastAsia"/>
              <w:noProof/>
            </w:rPr>
          </w:pPr>
          <w:ins w:id="12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"_Toc393651302"</w:instrText>
            </w:r>
            <w:r w:rsidRPr="00320ACE">
              <w:rPr>
                <w:rStyle w:val="Hyperlink"/>
                <w:noProof/>
              </w:rPr>
              <w:instrText xml:space="preserve"> </w:instrText>
            </w:r>
            <w:r w:rsidRPr="00320ACE">
              <w:rPr>
                <w:rStyle w:val="Hyperlink"/>
                <w:noProof/>
              </w:rPr>
              <w:fldChar w:fldCharType="separate"/>
            </w:r>
            <w:r w:rsidRPr="00320ACE">
              <w:rPr>
                <w:rStyle w:val="Hyperlink"/>
                <w:noProof/>
              </w:rPr>
              <w:t>Encryption</w:t>
            </w:r>
            <w:r>
              <w:rPr>
                <w:noProof/>
                <w:webHidden/>
              </w:rPr>
              <w:tab/>
            </w:r>
            <w:r>
              <w:rPr>
                <w:noProof/>
                <w:webHidden/>
              </w:rPr>
              <w:fldChar w:fldCharType="begin"/>
            </w:r>
            <w:r>
              <w:rPr>
                <w:noProof/>
                <w:webHidden/>
              </w:rPr>
              <w:instrText xml:space="preserve"> PAGEREF _Toc393651302 \h </w:instrText>
            </w:r>
          </w:ins>
          <w:r>
            <w:rPr>
              <w:noProof/>
              <w:webHidden/>
            </w:rPr>
          </w:r>
          <w:r>
            <w:rPr>
              <w:noProof/>
              <w:webHidden/>
            </w:rPr>
            <w:fldChar w:fldCharType="separate"/>
          </w:r>
          <w:ins w:id="1291" w:author="Sammartano, Marc (BIC USA)" w:date="2014-07-20T22:08:00Z">
            <w:r w:rsidR="001D724B">
              <w:rPr>
                <w:noProof/>
                <w:webHidden/>
              </w:rPr>
              <w:t>114</w:t>
            </w:r>
          </w:ins>
          <w:ins w:id="12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293" w:author="Sammartano, Marc (BIC USA)" w:date="2014-07-20T20:16:00Z"/>
              <w:rFonts w:eastAsiaTheme="minorEastAsia"/>
              <w:noProof/>
            </w:rPr>
          </w:pPr>
          <w:ins w:id="12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"_Toc393651303"</w:instrText>
            </w:r>
            <w:r w:rsidRPr="00320ACE">
              <w:rPr>
                <w:rStyle w:val="Hyperlink"/>
                <w:noProof/>
              </w:rPr>
              <w:instrText xml:space="preserve"> </w:instrText>
            </w:r>
            <w:r w:rsidRPr="00320ACE">
              <w:rPr>
                <w:rStyle w:val="Hyperlink"/>
                <w:noProof/>
              </w:rPr>
              <w:fldChar w:fldCharType="separate"/>
            </w:r>
            <w:r w:rsidRPr="00320ACE">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_Toc393651303 \h </w:instrText>
            </w:r>
          </w:ins>
          <w:r>
            <w:rPr>
              <w:noProof/>
              <w:webHidden/>
            </w:rPr>
          </w:r>
          <w:r>
            <w:rPr>
              <w:noProof/>
              <w:webHidden/>
            </w:rPr>
            <w:fldChar w:fldCharType="separate"/>
          </w:r>
          <w:ins w:id="1295" w:author="Sammartano, Marc (BIC USA)" w:date="2014-07-20T22:08:00Z">
            <w:r w:rsidR="001D724B">
              <w:rPr>
                <w:noProof/>
                <w:webHidden/>
              </w:rPr>
              <w:t>114</w:t>
            </w:r>
          </w:ins>
          <w:ins w:id="12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297" w:author="Sammartano, Marc (BIC USA)" w:date="2014-07-20T20:16:00Z"/>
              <w:rFonts w:eastAsiaTheme="minorEastAsia"/>
              <w:noProof/>
            </w:rPr>
          </w:pPr>
          <w:ins w:id="12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"_Toc393651304"</w:instrText>
            </w:r>
            <w:r w:rsidRPr="00320ACE">
              <w:rPr>
                <w:rStyle w:val="Hyperlink"/>
                <w:noProof/>
              </w:rPr>
              <w:instrText xml:space="preserve"> </w:instrText>
            </w:r>
            <w:r w:rsidRPr="00320ACE">
              <w:rPr>
                <w:rStyle w:val="Hyperlink"/>
                <w:noProof/>
              </w:rPr>
              <w:fldChar w:fldCharType="separate"/>
            </w:r>
            <w:r w:rsidRPr="00320ACE">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_Toc393651304 \h </w:instrText>
            </w:r>
          </w:ins>
          <w:r>
            <w:rPr>
              <w:noProof/>
              <w:webHidden/>
            </w:rPr>
          </w:r>
          <w:r>
            <w:rPr>
              <w:noProof/>
              <w:webHidden/>
            </w:rPr>
            <w:fldChar w:fldCharType="separate"/>
          </w:r>
          <w:ins w:id="1299" w:author="Sammartano, Marc (BIC USA)" w:date="2014-07-20T22:08:00Z">
            <w:r w:rsidR="001D724B">
              <w:rPr>
                <w:noProof/>
                <w:webHidden/>
              </w:rPr>
              <w:t>114</w:t>
            </w:r>
          </w:ins>
          <w:ins w:id="13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01" w:author="Sammartano, Marc (BIC USA)" w:date="2014-07-20T20:16:00Z"/>
              <w:rFonts w:eastAsiaTheme="minorEastAsia"/>
              <w:noProof/>
            </w:rPr>
          </w:pPr>
          <w:ins w:id="13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"_Toc393651305"</w:instrText>
            </w:r>
            <w:r w:rsidRPr="00320ACE">
              <w:rPr>
                <w:rStyle w:val="Hyperlink"/>
                <w:noProof/>
              </w:rPr>
              <w:instrText xml:space="preserve"> </w:instrText>
            </w:r>
            <w:r w:rsidRPr="00320ACE">
              <w:rPr>
                <w:rStyle w:val="Hyperlink"/>
                <w:noProof/>
              </w:rPr>
              <w:fldChar w:fldCharType="separate"/>
            </w:r>
            <w:r w:rsidRPr="00320ACE">
              <w:rPr>
                <w:rStyle w:val="Hyperlink"/>
                <w:noProof/>
              </w:rPr>
              <w:t>Ringer</w:t>
            </w:r>
            <w:r>
              <w:rPr>
                <w:noProof/>
                <w:webHidden/>
              </w:rPr>
              <w:tab/>
            </w:r>
            <w:r>
              <w:rPr>
                <w:noProof/>
                <w:webHidden/>
              </w:rPr>
              <w:fldChar w:fldCharType="begin"/>
            </w:r>
            <w:r>
              <w:rPr>
                <w:noProof/>
                <w:webHidden/>
              </w:rPr>
              <w:instrText xml:space="preserve"> PAGEREF _Toc393651305 \h </w:instrText>
            </w:r>
          </w:ins>
          <w:r>
            <w:rPr>
              <w:noProof/>
              <w:webHidden/>
            </w:rPr>
          </w:r>
          <w:r>
            <w:rPr>
              <w:noProof/>
              <w:webHidden/>
            </w:rPr>
            <w:fldChar w:fldCharType="separate"/>
          </w:r>
          <w:ins w:id="1303" w:author="Sammartano, Marc (BIC USA)" w:date="2014-07-20T22:08:00Z">
            <w:r w:rsidR="001D724B">
              <w:rPr>
                <w:noProof/>
                <w:webHidden/>
              </w:rPr>
              <w:t>114</w:t>
            </w:r>
          </w:ins>
          <w:ins w:id="13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05" w:author="Sammartano, Marc (BIC USA)" w:date="2014-07-20T20:16:00Z"/>
              <w:rFonts w:eastAsiaTheme="minorEastAsia"/>
              <w:noProof/>
            </w:rPr>
          </w:pPr>
          <w:ins w:id="13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"_Toc393651306"</w:instrText>
            </w:r>
            <w:r w:rsidRPr="00320ACE">
              <w:rPr>
                <w:rStyle w:val="Hyperlink"/>
                <w:noProof/>
              </w:rPr>
              <w:instrText xml:space="preserve"> </w:instrText>
            </w:r>
            <w:r w:rsidRPr="00320ACE">
              <w:rPr>
                <w:rStyle w:val="Hyperlink"/>
                <w:noProof/>
              </w:rPr>
              <w:fldChar w:fldCharType="separate"/>
            </w:r>
            <w:r w:rsidRPr="00320ACE">
              <w:rPr>
                <w:rStyle w:val="Hyperlink"/>
                <w:noProof/>
              </w:rPr>
              <w:t>Ringer.get.mode &lt;nvar&gt;</w:t>
            </w:r>
            <w:r>
              <w:rPr>
                <w:noProof/>
                <w:webHidden/>
              </w:rPr>
              <w:tab/>
            </w:r>
            <w:r>
              <w:rPr>
                <w:noProof/>
                <w:webHidden/>
              </w:rPr>
              <w:fldChar w:fldCharType="begin"/>
            </w:r>
            <w:r>
              <w:rPr>
                <w:noProof/>
                <w:webHidden/>
              </w:rPr>
              <w:instrText xml:space="preserve"> PAGEREF _Toc393651306 \h </w:instrText>
            </w:r>
          </w:ins>
          <w:r>
            <w:rPr>
              <w:noProof/>
              <w:webHidden/>
            </w:rPr>
          </w:r>
          <w:r>
            <w:rPr>
              <w:noProof/>
              <w:webHidden/>
            </w:rPr>
            <w:fldChar w:fldCharType="separate"/>
          </w:r>
          <w:ins w:id="1307" w:author="Sammartano, Marc (BIC USA)" w:date="2014-07-20T22:08:00Z">
            <w:r w:rsidR="001D724B">
              <w:rPr>
                <w:noProof/>
                <w:webHidden/>
              </w:rPr>
              <w:t>115</w:t>
            </w:r>
          </w:ins>
          <w:ins w:id="13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09" w:author="Sammartano, Marc (BIC USA)" w:date="2014-07-20T20:16:00Z"/>
              <w:rFonts w:eastAsiaTheme="minorEastAsia"/>
              <w:noProof/>
            </w:rPr>
          </w:pPr>
          <w:ins w:id="13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"_Toc393651307"</w:instrText>
            </w:r>
            <w:r w:rsidRPr="00320ACE">
              <w:rPr>
                <w:rStyle w:val="Hyperlink"/>
                <w:noProof/>
              </w:rPr>
              <w:instrText xml:space="preserve"> </w:instrText>
            </w:r>
            <w:r w:rsidRPr="00320ACE">
              <w:rPr>
                <w:rStyle w:val="Hyperlink"/>
                <w:noProof/>
              </w:rPr>
              <w:fldChar w:fldCharType="separate"/>
            </w:r>
            <w:r w:rsidRPr="00320ACE">
              <w:rPr>
                <w:rStyle w:val="Hyperlink"/>
                <w:noProof/>
              </w:rPr>
              <w:t>Ringer.set.mode &lt;nexp&gt;</w:t>
            </w:r>
            <w:r>
              <w:rPr>
                <w:noProof/>
                <w:webHidden/>
              </w:rPr>
              <w:tab/>
            </w:r>
            <w:r>
              <w:rPr>
                <w:noProof/>
                <w:webHidden/>
              </w:rPr>
              <w:fldChar w:fldCharType="begin"/>
            </w:r>
            <w:r>
              <w:rPr>
                <w:noProof/>
                <w:webHidden/>
              </w:rPr>
              <w:instrText xml:space="preserve"> PAGEREF _Toc393651307 \h </w:instrText>
            </w:r>
          </w:ins>
          <w:r>
            <w:rPr>
              <w:noProof/>
              <w:webHidden/>
            </w:rPr>
          </w:r>
          <w:r>
            <w:rPr>
              <w:noProof/>
              <w:webHidden/>
            </w:rPr>
            <w:fldChar w:fldCharType="separate"/>
          </w:r>
          <w:ins w:id="1311" w:author="Sammartano, Marc (BIC USA)" w:date="2014-07-20T22:08:00Z">
            <w:r w:rsidR="001D724B">
              <w:rPr>
                <w:noProof/>
                <w:webHidden/>
              </w:rPr>
              <w:t>115</w:t>
            </w:r>
          </w:ins>
          <w:ins w:id="13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13" w:author="Sammartano, Marc (BIC USA)" w:date="2014-07-20T20:16:00Z"/>
              <w:rFonts w:eastAsiaTheme="minorEastAsia"/>
              <w:noProof/>
            </w:rPr>
          </w:pPr>
          <w:ins w:id="13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"_Toc393651308"</w:instrText>
            </w:r>
            <w:r w:rsidRPr="00320ACE">
              <w:rPr>
                <w:rStyle w:val="Hyperlink"/>
                <w:noProof/>
              </w:rPr>
              <w:instrText xml:space="preserve"> </w:instrText>
            </w:r>
            <w:r w:rsidRPr="00320ACE">
              <w:rPr>
                <w:rStyle w:val="Hyperlink"/>
                <w:noProof/>
              </w:rPr>
              <w:fldChar w:fldCharType="separate"/>
            </w:r>
            <w:r w:rsidRPr="00320ACE">
              <w:rPr>
                <w:rStyle w:val="Hyperlink"/>
                <w:noProof/>
              </w:rPr>
              <w:t>Ringer.get.volume &lt;vol_nvar&gt; { , &lt;max_nvar&gt; }</w:t>
            </w:r>
            <w:r>
              <w:rPr>
                <w:noProof/>
                <w:webHidden/>
              </w:rPr>
              <w:tab/>
            </w:r>
            <w:r>
              <w:rPr>
                <w:noProof/>
                <w:webHidden/>
              </w:rPr>
              <w:fldChar w:fldCharType="begin"/>
            </w:r>
            <w:r>
              <w:rPr>
                <w:noProof/>
                <w:webHidden/>
              </w:rPr>
              <w:instrText xml:space="preserve"> PAGEREF _Toc393651308 \h </w:instrText>
            </w:r>
          </w:ins>
          <w:r>
            <w:rPr>
              <w:noProof/>
              <w:webHidden/>
            </w:rPr>
          </w:r>
          <w:r>
            <w:rPr>
              <w:noProof/>
              <w:webHidden/>
            </w:rPr>
            <w:fldChar w:fldCharType="separate"/>
          </w:r>
          <w:ins w:id="1315" w:author="Sammartano, Marc (BIC USA)" w:date="2014-07-20T22:08:00Z">
            <w:r w:rsidR="001D724B">
              <w:rPr>
                <w:noProof/>
                <w:webHidden/>
              </w:rPr>
              <w:t>115</w:t>
            </w:r>
          </w:ins>
          <w:ins w:id="13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17" w:author="Sammartano, Marc (BIC USA)" w:date="2014-07-20T20:16:00Z"/>
              <w:rFonts w:eastAsiaTheme="minorEastAsia"/>
              <w:noProof/>
            </w:rPr>
          </w:pPr>
          <w:ins w:id="13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"_Toc393651309"</w:instrText>
            </w:r>
            <w:r w:rsidRPr="00320ACE">
              <w:rPr>
                <w:rStyle w:val="Hyperlink"/>
                <w:noProof/>
              </w:rPr>
              <w:instrText xml:space="preserve"> </w:instrText>
            </w:r>
            <w:r w:rsidRPr="00320ACE">
              <w:rPr>
                <w:rStyle w:val="Hyperlink"/>
                <w:noProof/>
              </w:rPr>
              <w:fldChar w:fldCharType="separate"/>
            </w:r>
            <w:r w:rsidRPr="00320ACE">
              <w:rPr>
                <w:rStyle w:val="Hyperlink"/>
                <w:noProof/>
              </w:rPr>
              <w:t>Ringer.set.volume &lt;nvar&gt;</w:t>
            </w:r>
            <w:r>
              <w:rPr>
                <w:noProof/>
                <w:webHidden/>
              </w:rPr>
              <w:tab/>
            </w:r>
            <w:r>
              <w:rPr>
                <w:noProof/>
                <w:webHidden/>
              </w:rPr>
              <w:fldChar w:fldCharType="begin"/>
            </w:r>
            <w:r>
              <w:rPr>
                <w:noProof/>
                <w:webHidden/>
              </w:rPr>
              <w:instrText xml:space="preserve"> PAGEREF _Toc393651309 \h </w:instrText>
            </w:r>
          </w:ins>
          <w:r>
            <w:rPr>
              <w:noProof/>
              <w:webHidden/>
            </w:rPr>
          </w:r>
          <w:r>
            <w:rPr>
              <w:noProof/>
              <w:webHidden/>
            </w:rPr>
            <w:fldChar w:fldCharType="separate"/>
          </w:r>
          <w:ins w:id="1319" w:author="Sammartano, Marc (BIC USA)" w:date="2014-07-20T22:08:00Z">
            <w:r w:rsidR="001D724B">
              <w:rPr>
                <w:noProof/>
                <w:webHidden/>
              </w:rPr>
              <w:t>115</w:t>
            </w:r>
          </w:ins>
          <w:ins w:id="13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21" w:author="Sammartano, Marc (BIC USA)" w:date="2014-07-20T20:16:00Z"/>
              <w:rFonts w:eastAsiaTheme="minorEastAsia"/>
              <w:noProof/>
            </w:rPr>
          </w:pPr>
          <w:ins w:id="13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"_Toc393651310"</w:instrText>
            </w:r>
            <w:r w:rsidRPr="00320ACE">
              <w:rPr>
                <w:rStyle w:val="Hyperlink"/>
                <w:noProof/>
              </w:rPr>
              <w:instrText xml:space="preserve"> </w:instrText>
            </w:r>
            <w:r w:rsidRPr="00320ACE">
              <w:rPr>
                <w:rStyle w:val="Hyperlink"/>
                <w:noProof/>
              </w:rPr>
              <w:fldChar w:fldCharType="separate"/>
            </w:r>
            <w:r w:rsidRPr="00320ACE">
              <w:rPr>
                <w:rStyle w:val="Hyperlink"/>
                <w:noProof/>
              </w:rPr>
              <w:t>Text To Speech</w:t>
            </w:r>
            <w:r>
              <w:rPr>
                <w:noProof/>
                <w:webHidden/>
              </w:rPr>
              <w:tab/>
            </w:r>
            <w:r>
              <w:rPr>
                <w:noProof/>
                <w:webHidden/>
              </w:rPr>
              <w:fldChar w:fldCharType="begin"/>
            </w:r>
            <w:r>
              <w:rPr>
                <w:noProof/>
                <w:webHidden/>
              </w:rPr>
              <w:instrText xml:space="preserve"> PAGEREF _Toc393651310 \h </w:instrText>
            </w:r>
          </w:ins>
          <w:r>
            <w:rPr>
              <w:noProof/>
              <w:webHidden/>
            </w:rPr>
          </w:r>
          <w:r>
            <w:rPr>
              <w:noProof/>
              <w:webHidden/>
            </w:rPr>
            <w:fldChar w:fldCharType="separate"/>
          </w:r>
          <w:ins w:id="1323" w:author="Sammartano, Marc (BIC USA)" w:date="2014-07-20T22:08:00Z">
            <w:r w:rsidR="001D724B">
              <w:rPr>
                <w:noProof/>
                <w:webHidden/>
              </w:rPr>
              <w:t>115</w:t>
            </w:r>
          </w:ins>
          <w:ins w:id="13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25" w:author="Sammartano, Marc (BIC USA)" w:date="2014-07-20T20:16:00Z"/>
              <w:rFonts w:eastAsiaTheme="minorEastAsia"/>
              <w:noProof/>
            </w:rPr>
          </w:pPr>
          <w:ins w:id="13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"_Toc393651311"</w:instrText>
            </w:r>
            <w:r w:rsidRPr="00320ACE">
              <w:rPr>
                <w:rStyle w:val="Hyperlink"/>
                <w:noProof/>
              </w:rPr>
              <w:instrText xml:space="preserve"> </w:instrText>
            </w:r>
            <w:r w:rsidRPr="00320ACE">
              <w:rPr>
                <w:rStyle w:val="Hyperlink"/>
                <w:noProof/>
              </w:rPr>
              <w:fldChar w:fldCharType="separate"/>
            </w:r>
            <w:r w:rsidRPr="00320ACE">
              <w:rPr>
                <w:rStyle w:val="Hyperlink"/>
                <w:noProof/>
              </w:rPr>
              <w:t>Tts.init</w:t>
            </w:r>
            <w:r>
              <w:rPr>
                <w:noProof/>
                <w:webHidden/>
              </w:rPr>
              <w:tab/>
            </w:r>
            <w:r>
              <w:rPr>
                <w:noProof/>
                <w:webHidden/>
              </w:rPr>
              <w:fldChar w:fldCharType="begin"/>
            </w:r>
            <w:r>
              <w:rPr>
                <w:noProof/>
                <w:webHidden/>
              </w:rPr>
              <w:instrText xml:space="preserve"> PAGEREF _Toc393651311 \h </w:instrText>
            </w:r>
          </w:ins>
          <w:r>
            <w:rPr>
              <w:noProof/>
              <w:webHidden/>
            </w:rPr>
          </w:r>
          <w:r>
            <w:rPr>
              <w:noProof/>
              <w:webHidden/>
            </w:rPr>
            <w:fldChar w:fldCharType="separate"/>
          </w:r>
          <w:ins w:id="1327" w:author="Sammartano, Marc (BIC USA)" w:date="2014-07-20T22:08:00Z">
            <w:r w:rsidR="001D724B">
              <w:rPr>
                <w:noProof/>
                <w:webHidden/>
              </w:rPr>
              <w:t>115</w:t>
            </w:r>
          </w:ins>
          <w:ins w:id="13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29" w:author="Sammartano, Marc (BIC USA)" w:date="2014-07-20T20:16:00Z"/>
              <w:rFonts w:eastAsiaTheme="minorEastAsia"/>
              <w:noProof/>
            </w:rPr>
          </w:pPr>
          <w:ins w:id="13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"_Toc393651312"</w:instrText>
            </w:r>
            <w:r w:rsidRPr="00320ACE">
              <w:rPr>
                <w:rStyle w:val="Hyperlink"/>
                <w:noProof/>
              </w:rPr>
              <w:instrText xml:space="preserve"> </w:instrText>
            </w:r>
            <w:r w:rsidRPr="00320ACE">
              <w:rPr>
                <w:rStyle w:val="Hyperlink"/>
                <w:noProof/>
              </w:rPr>
              <w:fldChar w:fldCharType="separate"/>
            </w:r>
            <w:r w:rsidRPr="00320ACE">
              <w:rPr>
                <w:rStyle w:val="Hyperlink"/>
                <w:noProof/>
              </w:rPr>
              <w:t>Tts.speak  &lt;sexp&gt; {, &lt;wait_lexp&gt;}</w:t>
            </w:r>
            <w:r>
              <w:rPr>
                <w:noProof/>
                <w:webHidden/>
              </w:rPr>
              <w:tab/>
            </w:r>
            <w:r>
              <w:rPr>
                <w:noProof/>
                <w:webHidden/>
              </w:rPr>
              <w:fldChar w:fldCharType="begin"/>
            </w:r>
            <w:r>
              <w:rPr>
                <w:noProof/>
                <w:webHidden/>
              </w:rPr>
              <w:instrText xml:space="preserve"> PAGEREF _Toc393651312 \h </w:instrText>
            </w:r>
          </w:ins>
          <w:r>
            <w:rPr>
              <w:noProof/>
              <w:webHidden/>
            </w:rPr>
          </w:r>
          <w:r>
            <w:rPr>
              <w:noProof/>
              <w:webHidden/>
            </w:rPr>
            <w:fldChar w:fldCharType="separate"/>
          </w:r>
          <w:ins w:id="1331" w:author="Sammartano, Marc (BIC USA)" w:date="2014-07-20T22:08:00Z">
            <w:r w:rsidR="001D724B">
              <w:rPr>
                <w:noProof/>
                <w:webHidden/>
              </w:rPr>
              <w:t>115</w:t>
            </w:r>
          </w:ins>
          <w:ins w:id="13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33" w:author="Sammartano, Marc (BIC USA)" w:date="2014-07-20T20:16:00Z"/>
              <w:rFonts w:eastAsiaTheme="minorEastAsia"/>
              <w:noProof/>
            </w:rPr>
          </w:pPr>
          <w:ins w:id="13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"_Toc393651313"</w:instrText>
            </w:r>
            <w:r w:rsidRPr="00320ACE">
              <w:rPr>
                <w:rStyle w:val="Hyperlink"/>
                <w:noProof/>
              </w:rPr>
              <w:instrText xml:space="preserve"> </w:instrText>
            </w:r>
            <w:r w:rsidRPr="00320ACE">
              <w:rPr>
                <w:rStyle w:val="Hyperlink"/>
                <w:noProof/>
              </w:rPr>
              <w:fldChar w:fldCharType="separate"/>
            </w:r>
            <w:r w:rsidRPr="00320ACE">
              <w:rPr>
                <w:rStyle w:val="Hyperlink"/>
                <w:noProof/>
              </w:rPr>
              <w:t>Tts.speak.toFile &lt;sexp&gt; {, &lt;path_sexp&gt;}</w:t>
            </w:r>
            <w:r>
              <w:rPr>
                <w:noProof/>
                <w:webHidden/>
              </w:rPr>
              <w:tab/>
            </w:r>
            <w:r>
              <w:rPr>
                <w:noProof/>
                <w:webHidden/>
              </w:rPr>
              <w:fldChar w:fldCharType="begin"/>
            </w:r>
            <w:r>
              <w:rPr>
                <w:noProof/>
                <w:webHidden/>
              </w:rPr>
              <w:instrText xml:space="preserve"> PAGEREF _Toc393651313 \h </w:instrText>
            </w:r>
          </w:ins>
          <w:r>
            <w:rPr>
              <w:noProof/>
              <w:webHidden/>
            </w:rPr>
          </w:r>
          <w:r>
            <w:rPr>
              <w:noProof/>
              <w:webHidden/>
            </w:rPr>
            <w:fldChar w:fldCharType="separate"/>
          </w:r>
          <w:ins w:id="1335" w:author="Sammartano, Marc (BIC USA)" w:date="2014-07-20T22:08:00Z">
            <w:r w:rsidR="001D724B">
              <w:rPr>
                <w:noProof/>
                <w:webHidden/>
              </w:rPr>
              <w:t>115</w:t>
            </w:r>
          </w:ins>
          <w:ins w:id="13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37" w:author="Sammartano, Marc (BIC USA)" w:date="2014-07-20T20:16:00Z"/>
              <w:rFonts w:eastAsiaTheme="minorEastAsia"/>
              <w:noProof/>
            </w:rPr>
          </w:pPr>
          <w:ins w:id="13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"_Toc393651314"</w:instrText>
            </w:r>
            <w:r w:rsidRPr="00320ACE">
              <w:rPr>
                <w:rStyle w:val="Hyperlink"/>
                <w:noProof/>
              </w:rPr>
              <w:instrText xml:space="preserve"> </w:instrText>
            </w:r>
            <w:r w:rsidRPr="00320ACE">
              <w:rPr>
                <w:rStyle w:val="Hyperlink"/>
                <w:noProof/>
              </w:rPr>
              <w:fldChar w:fldCharType="separate"/>
            </w:r>
            <w:r w:rsidRPr="00320ACE">
              <w:rPr>
                <w:rStyle w:val="Hyperlink"/>
                <w:noProof/>
              </w:rPr>
              <w:t>Tts.stop</w:t>
            </w:r>
            <w:r>
              <w:rPr>
                <w:noProof/>
                <w:webHidden/>
              </w:rPr>
              <w:tab/>
            </w:r>
            <w:r>
              <w:rPr>
                <w:noProof/>
                <w:webHidden/>
              </w:rPr>
              <w:fldChar w:fldCharType="begin"/>
            </w:r>
            <w:r>
              <w:rPr>
                <w:noProof/>
                <w:webHidden/>
              </w:rPr>
              <w:instrText xml:space="preserve"> PAGEREF _Toc393651314 \h </w:instrText>
            </w:r>
          </w:ins>
          <w:r>
            <w:rPr>
              <w:noProof/>
              <w:webHidden/>
            </w:rPr>
          </w:r>
          <w:r>
            <w:rPr>
              <w:noProof/>
              <w:webHidden/>
            </w:rPr>
            <w:fldChar w:fldCharType="separate"/>
          </w:r>
          <w:ins w:id="1339" w:author="Sammartano, Marc (BIC USA)" w:date="2014-07-20T22:08:00Z">
            <w:r w:rsidR="001D724B">
              <w:rPr>
                <w:noProof/>
                <w:webHidden/>
              </w:rPr>
              <w:t>115</w:t>
            </w:r>
          </w:ins>
          <w:ins w:id="13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41" w:author="Sammartano, Marc (BIC USA)" w:date="2014-07-20T20:16:00Z"/>
              <w:rFonts w:eastAsiaTheme="minorEastAsia"/>
              <w:noProof/>
            </w:rPr>
          </w:pPr>
          <w:ins w:id="13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"_Toc393651315"</w:instrText>
            </w:r>
            <w:r w:rsidRPr="00320ACE">
              <w:rPr>
                <w:rStyle w:val="Hyperlink"/>
                <w:noProof/>
              </w:rPr>
              <w:instrText xml:space="preserve"> </w:instrText>
            </w:r>
            <w:r w:rsidRPr="00320ACE">
              <w:rPr>
                <w:rStyle w:val="Hyperlink"/>
                <w:noProof/>
              </w:rPr>
              <w:fldChar w:fldCharType="separate"/>
            </w:r>
            <w:r w:rsidRPr="00320ACE">
              <w:rPr>
                <w:rStyle w:val="Hyperlink"/>
                <w:noProof/>
              </w:rPr>
              <w:t>Speech To Text (Voice Recognition)</w:t>
            </w:r>
            <w:r>
              <w:rPr>
                <w:noProof/>
                <w:webHidden/>
              </w:rPr>
              <w:tab/>
            </w:r>
            <w:r>
              <w:rPr>
                <w:noProof/>
                <w:webHidden/>
              </w:rPr>
              <w:fldChar w:fldCharType="begin"/>
            </w:r>
            <w:r>
              <w:rPr>
                <w:noProof/>
                <w:webHidden/>
              </w:rPr>
              <w:instrText xml:space="preserve"> PAGEREF _Toc393651315 \h </w:instrText>
            </w:r>
          </w:ins>
          <w:r>
            <w:rPr>
              <w:noProof/>
              <w:webHidden/>
            </w:rPr>
          </w:r>
          <w:r>
            <w:rPr>
              <w:noProof/>
              <w:webHidden/>
            </w:rPr>
            <w:fldChar w:fldCharType="separate"/>
          </w:r>
          <w:ins w:id="1343" w:author="Sammartano, Marc (BIC USA)" w:date="2014-07-20T22:08:00Z">
            <w:r w:rsidR="001D724B">
              <w:rPr>
                <w:noProof/>
                <w:webHidden/>
              </w:rPr>
              <w:t>116</w:t>
            </w:r>
          </w:ins>
          <w:ins w:id="13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45" w:author="Sammartano, Marc (BIC USA)" w:date="2014-07-20T20:16:00Z"/>
              <w:rFonts w:eastAsiaTheme="minorEastAsia"/>
              <w:noProof/>
            </w:rPr>
          </w:pPr>
          <w:ins w:id="13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"_Toc393651316"</w:instrText>
            </w:r>
            <w:r w:rsidRPr="00320ACE">
              <w:rPr>
                <w:rStyle w:val="Hyperlink"/>
                <w:noProof/>
              </w:rPr>
              <w:instrText xml:space="preserve"> </w:instrText>
            </w:r>
            <w:r w:rsidRPr="00320ACE">
              <w:rPr>
                <w:rStyle w:val="Hyperlink"/>
                <w:noProof/>
              </w:rPr>
              <w:fldChar w:fldCharType="separate"/>
            </w:r>
            <w:r w:rsidRPr="00320ACE">
              <w:rPr>
                <w:rStyle w:val="Hyperlink"/>
                <w:noProof/>
              </w:rPr>
              <w:t>Stt.listen</w:t>
            </w:r>
            <w:r>
              <w:rPr>
                <w:noProof/>
                <w:webHidden/>
              </w:rPr>
              <w:tab/>
            </w:r>
            <w:r>
              <w:rPr>
                <w:noProof/>
                <w:webHidden/>
              </w:rPr>
              <w:fldChar w:fldCharType="begin"/>
            </w:r>
            <w:r>
              <w:rPr>
                <w:noProof/>
                <w:webHidden/>
              </w:rPr>
              <w:instrText xml:space="preserve"> PAGEREF _Toc393651316 \h </w:instrText>
            </w:r>
          </w:ins>
          <w:r>
            <w:rPr>
              <w:noProof/>
              <w:webHidden/>
            </w:rPr>
          </w:r>
          <w:r>
            <w:rPr>
              <w:noProof/>
              <w:webHidden/>
            </w:rPr>
            <w:fldChar w:fldCharType="separate"/>
          </w:r>
          <w:ins w:id="1347" w:author="Sammartano, Marc (BIC USA)" w:date="2014-07-20T22:08:00Z">
            <w:r w:rsidR="001D724B">
              <w:rPr>
                <w:noProof/>
                <w:webHidden/>
              </w:rPr>
              <w:t>116</w:t>
            </w:r>
          </w:ins>
          <w:ins w:id="13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49" w:author="Sammartano, Marc (BIC USA)" w:date="2014-07-20T20:16:00Z"/>
              <w:rFonts w:eastAsiaTheme="minorEastAsia"/>
              <w:noProof/>
            </w:rPr>
          </w:pPr>
          <w:ins w:id="13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"_Toc393651317"</w:instrText>
            </w:r>
            <w:r w:rsidRPr="00320ACE">
              <w:rPr>
                <w:rStyle w:val="Hyperlink"/>
                <w:noProof/>
              </w:rPr>
              <w:instrText xml:space="preserve"> </w:instrText>
            </w:r>
            <w:r w:rsidRPr="00320ACE">
              <w:rPr>
                <w:rStyle w:val="Hyperlink"/>
                <w:noProof/>
              </w:rPr>
              <w:fldChar w:fldCharType="separate"/>
            </w:r>
            <w:r w:rsidRPr="00320ACE">
              <w:rPr>
                <w:rStyle w:val="Hyperlink"/>
                <w:noProof/>
              </w:rPr>
              <w:t>Stt.results &lt;string_list_ptr_nvar&gt;</w:t>
            </w:r>
            <w:r>
              <w:rPr>
                <w:noProof/>
                <w:webHidden/>
              </w:rPr>
              <w:tab/>
            </w:r>
            <w:r>
              <w:rPr>
                <w:noProof/>
                <w:webHidden/>
              </w:rPr>
              <w:fldChar w:fldCharType="begin"/>
            </w:r>
            <w:r>
              <w:rPr>
                <w:noProof/>
                <w:webHidden/>
              </w:rPr>
              <w:instrText xml:space="preserve"> PAGEREF _Toc393651317 \h </w:instrText>
            </w:r>
          </w:ins>
          <w:r>
            <w:rPr>
              <w:noProof/>
              <w:webHidden/>
            </w:rPr>
          </w:r>
          <w:r>
            <w:rPr>
              <w:noProof/>
              <w:webHidden/>
            </w:rPr>
            <w:fldChar w:fldCharType="separate"/>
          </w:r>
          <w:ins w:id="1351" w:author="Sammartano, Marc (BIC USA)" w:date="2014-07-20T22:08:00Z">
            <w:r w:rsidR="001D724B">
              <w:rPr>
                <w:noProof/>
                <w:webHidden/>
              </w:rPr>
              <w:t>116</w:t>
            </w:r>
          </w:ins>
          <w:ins w:id="13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53" w:author="Sammartano, Marc (BIC USA)" w:date="2014-07-20T20:16:00Z"/>
              <w:rFonts w:eastAsiaTheme="minorEastAsia"/>
              <w:noProof/>
            </w:rPr>
          </w:pPr>
          <w:ins w:id="13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"_Toc393651318"</w:instrText>
            </w:r>
            <w:r w:rsidRPr="00320ACE">
              <w:rPr>
                <w:rStyle w:val="Hyperlink"/>
                <w:noProof/>
              </w:rPr>
              <w:instrText xml:space="preserve"> </w:instrText>
            </w:r>
            <w:r w:rsidRPr="00320ACE">
              <w:rPr>
                <w:rStyle w:val="Hyperlink"/>
                <w:noProof/>
              </w:rPr>
              <w:fldChar w:fldCharType="separate"/>
            </w:r>
            <w:r w:rsidRPr="00320ACE">
              <w:rPr>
                <w:rStyle w:val="Hyperlink"/>
                <w:noProof/>
              </w:rPr>
              <w:t>Timer Interrupts and Commands</w:t>
            </w:r>
            <w:r>
              <w:rPr>
                <w:noProof/>
                <w:webHidden/>
              </w:rPr>
              <w:tab/>
            </w:r>
            <w:r>
              <w:rPr>
                <w:noProof/>
                <w:webHidden/>
              </w:rPr>
              <w:fldChar w:fldCharType="begin"/>
            </w:r>
            <w:r>
              <w:rPr>
                <w:noProof/>
                <w:webHidden/>
              </w:rPr>
              <w:instrText xml:space="preserve"> PAGEREF _Toc393651318 \h </w:instrText>
            </w:r>
          </w:ins>
          <w:r>
            <w:rPr>
              <w:noProof/>
              <w:webHidden/>
            </w:rPr>
          </w:r>
          <w:r>
            <w:rPr>
              <w:noProof/>
              <w:webHidden/>
            </w:rPr>
            <w:fldChar w:fldCharType="separate"/>
          </w:r>
          <w:ins w:id="1355" w:author="Sammartano, Marc (BIC USA)" w:date="2014-07-20T22:08:00Z">
            <w:r w:rsidR="001D724B">
              <w:rPr>
                <w:noProof/>
                <w:webHidden/>
              </w:rPr>
              <w:t>117</w:t>
            </w:r>
          </w:ins>
          <w:ins w:id="13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57" w:author="Sammartano, Marc (BIC USA)" w:date="2014-07-20T20:16:00Z"/>
              <w:rFonts w:eastAsiaTheme="minorEastAsia"/>
              <w:noProof/>
            </w:rPr>
          </w:pPr>
          <w:ins w:id="13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"_Toc393651319"</w:instrText>
            </w:r>
            <w:r w:rsidRPr="00320ACE">
              <w:rPr>
                <w:rStyle w:val="Hyperlink"/>
                <w:noProof/>
              </w:rPr>
              <w:instrText xml:space="preserve"> </w:instrText>
            </w:r>
            <w:r w:rsidRPr="00320ACE">
              <w:rPr>
                <w:rStyle w:val="Hyperlink"/>
                <w:noProof/>
              </w:rPr>
              <w:fldChar w:fldCharType="separate"/>
            </w:r>
            <w:r w:rsidRPr="00320ACE">
              <w:rPr>
                <w:rStyle w:val="Hyperlink"/>
                <w:noProof/>
              </w:rPr>
              <w:t>Timer.set &lt;interval_nexp&gt;</w:t>
            </w:r>
            <w:r>
              <w:rPr>
                <w:noProof/>
                <w:webHidden/>
              </w:rPr>
              <w:tab/>
            </w:r>
            <w:r>
              <w:rPr>
                <w:noProof/>
                <w:webHidden/>
              </w:rPr>
              <w:fldChar w:fldCharType="begin"/>
            </w:r>
            <w:r>
              <w:rPr>
                <w:noProof/>
                <w:webHidden/>
              </w:rPr>
              <w:instrText xml:space="preserve"> PAGEREF _Toc393651319 \h </w:instrText>
            </w:r>
          </w:ins>
          <w:r>
            <w:rPr>
              <w:noProof/>
              <w:webHidden/>
            </w:rPr>
          </w:r>
          <w:r>
            <w:rPr>
              <w:noProof/>
              <w:webHidden/>
            </w:rPr>
            <w:fldChar w:fldCharType="separate"/>
          </w:r>
          <w:ins w:id="1359" w:author="Sammartano, Marc (BIC USA)" w:date="2014-07-20T22:08:00Z">
            <w:r w:rsidR="001D724B">
              <w:rPr>
                <w:noProof/>
                <w:webHidden/>
              </w:rPr>
              <w:t>118</w:t>
            </w:r>
          </w:ins>
          <w:ins w:id="13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61" w:author="Sammartano, Marc (BIC USA)" w:date="2014-07-20T20:16:00Z"/>
              <w:rFonts w:eastAsiaTheme="minorEastAsia"/>
              <w:noProof/>
            </w:rPr>
          </w:pPr>
          <w:ins w:id="13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"_Toc393651320"</w:instrText>
            </w:r>
            <w:r w:rsidRPr="00320ACE">
              <w:rPr>
                <w:rStyle w:val="Hyperlink"/>
                <w:noProof/>
              </w:rPr>
              <w:instrText xml:space="preserve"> </w:instrText>
            </w:r>
            <w:r w:rsidRPr="00320ACE">
              <w:rPr>
                <w:rStyle w:val="Hyperlink"/>
                <w:noProof/>
              </w:rPr>
              <w:fldChar w:fldCharType="separate"/>
            </w:r>
            <w:r w:rsidRPr="00320ACE">
              <w:rPr>
                <w:rStyle w:val="Hyperlink"/>
                <w:noProof/>
              </w:rPr>
              <w:t>OnTimer:</w:t>
            </w:r>
            <w:r>
              <w:rPr>
                <w:noProof/>
                <w:webHidden/>
              </w:rPr>
              <w:tab/>
            </w:r>
            <w:r>
              <w:rPr>
                <w:noProof/>
                <w:webHidden/>
              </w:rPr>
              <w:fldChar w:fldCharType="begin"/>
            </w:r>
            <w:r>
              <w:rPr>
                <w:noProof/>
                <w:webHidden/>
              </w:rPr>
              <w:instrText xml:space="preserve"> PAGEREF _Toc393651320 \h </w:instrText>
            </w:r>
          </w:ins>
          <w:r>
            <w:rPr>
              <w:noProof/>
              <w:webHidden/>
            </w:rPr>
          </w:r>
          <w:r>
            <w:rPr>
              <w:noProof/>
              <w:webHidden/>
            </w:rPr>
            <w:fldChar w:fldCharType="separate"/>
          </w:r>
          <w:ins w:id="1363" w:author="Sammartano, Marc (BIC USA)" w:date="2014-07-20T22:08:00Z">
            <w:r w:rsidR="001D724B">
              <w:rPr>
                <w:noProof/>
                <w:webHidden/>
              </w:rPr>
              <w:t>118</w:t>
            </w:r>
          </w:ins>
          <w:ins w:id="13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65" w:author="Sammartano, Marc (BIC USA)" w:date="2014-07-20T20:16:00Z"/>
              <w:rFonts w:eastAsiaTheme="minorEastAsia"/>
              <w:noProof/>
            </w:rPr>
          </w:pPr>
          <w:ins w:id="13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"_Toc393651321"</w:instrText>
            </w:r>
            <w:r w:rsidRPr="00320ACE">
              <w:rPr>
                <w:rStyle w:val="Hyperlink"/>
                <w:noProof/>
              </w:rPr>
              <w:instrText xml:space="preserve"> </w:instrText>
            </w:r>
            <w:r w:rsidRPr="00320ACE">
              <w:rPr>
                <w:rStyle w:val="Hyperlink"/>
                <w:noProof/>
              </w:rPr>
              <w:fldChar w:fldCharType="separate"/>
            </w:r>
            <w:r w:rsidRPr="00320ACE">
              <w:rPr>
                <w:rStyle w:val="Hyperlink"/>
                <w:noProof/>
              </w:rPr>
              <w:t>Timer.Resume</w:t>
            </w:r>
            <w:r>
              <w:rPr>
                <w:noProof/>
                <w:webHidden/>
              </w:rPr>
              <w:tab/>
            </w:r>
            <w:r>
              <w:rPr>
                <w:noProof/>
                <w:webHidden/>
              </w:rPr>
              <w:fldChar w:fldCharType="begin"/>
            </w:r>
            <w:r>
              <w:rPr>
                <w:noProof/>
                <w:webHidden/>
              </w:rPr>
              <w:instrText xml:space="preserve"> PAGEREF _Toc393651321 \h </w:instrText>
            </w:r>
          </w:ins>
          <w:r>
            <w:rPr>
              <w:noProof/>
              <w:webHidden/>
            </w:rPr>
          </w:r>
          <w:r>
            <w:rPr>
              <w:noProof/>
              <w:webHidden/>
            </w:rPr>
            <w:fldChar w:fldCharType="separate"/>
          </w:r>
          <w:ins w:id="1367" w:author="Sammartano, Marc (BIC USA)" w:date="2014-07-20T22:08:00Z">
            <w:r w:rsidR="001D724B">
              <w:rPr>
                <w:noProof/>
                <w:webHidden/>
              </w:rPr>
              <w:t>118</w:t>
            </w:r>
          </w:ins>
          <w:ins w:id="13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69" w:author="Sammartano, Marc (BIC USA)" w:date="2014-07-20T20:16:00Z"/>
              <w:rFonts w:eastAsiaTheme="minorEastAsia"/>
              <w:noProof/>
            </w:rPr>
          </w:pPr>
          <w:ins w:id="13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"_Toc393651322"</w:instrText>
            </w:r>
            <w:r w:rsidRPr="00320ACE">
              <w:rPr>
                <w:rStyle w:val="Hyperlink"/>
                <w:noProof/>
              </w:rPr>
              <w:instrText xml:space="preserve"> </w:instrText>
            </w:r>
            <w:r w:rsidRPr="00320ACE">
              <w:rPr>
                <w:rStyle w:val="Hyperlink"/>
                <w:noProof/>
              </w:rPr>
              <w:fldChar w:fldCharType="separate"/>
            </w:r>
            <w:r w:rsidRPr="00320ACE">
              <w:rPr>
                <w:rStyle w:val="Hyperlink"/>
                <w:noProof/>
              </w:rPr>
              <w:t>Timer.Clear</w:t>
            </w:r>
            <w:r>
              <w:rPr>
                <w:noProof/>
                <w:webHidden/>
              </w:rPr>
              <w:tab/>
            </w:r>
            <w:r>
              <w:rPr>
                <w:noProof/>
                <w:webHidden/>
              </w:rPr>
              <w:fldChar w:fldCharType="begin"/>
            </w:r>
            <w:r>
              <w:rPr>
                <w:noProof/>
                <w:webHidden/>
              </w:rPr>
              <w:instrText xml:space="preserve"> PAGEREF _Toc393651322 \h </w:instrText>
            </w:r>
          </w:ins>
          <w:r>
            <w:rPr>
              <w:noProof/>
              <w:webHidden/>
            </w:rPr>
          </w:r>
          <w:r>
            <w:rPr>
              <w:noProof/>
              <w:webHidden/>
            </w:rPr>
            <w:fldChar w:fldCharType="separate"/>
          </w:r>
          <w:ins w:id="1371" w:author="Sammartano, Marc (BIC USA)" w:date="2014-07-20T22:08:00Z">
            <w:r w:rsidR="001D724B">
              <w:rPr>
                <w:noProof/>
                <w:webHidden/>
              </w:rPr>
              <w:t>118</w:t>
            </w:r>
          </w:ins>
          <w:ins w:id="13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373" w:author="Sammartano, Marc (BIC USA)" w:date="2014-07-20T20:16:00Z"/>
              <w:rFonts w:eastAsiaTheme="minorEastAsia"/>
              <w:noProof/>
            </w:rPr>
          </w:pPr>
          <w:ins w:id="13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"_Toc393651323"</w:instrText>
            </w:r>
            <w:r w:rsidRPr="00320ACE">
              <w:rPr>
                <w:rStyle w:val="Hyperlink"/>
                <w:noProof/>
              </w:rPr>
              <w:instrText xml:space="preserve"> </w:instrText>
            </w:r>
            <w:r w:rsidRPr="00320ACE">
              <w:rPr>
                <w:rStyle w:val="Hyperlink"/>
                <w:noProof/>
              </w:rPr>
              <w:fldChar w:fldCharType="separate"/>
            </w:r>
            <w:r w:rsidRPr="00320ACE">
              <w:rPr>
                <w:rStyle w:val="Hyperlink"/>
                <w:noProof/>
              </w:rPr>
              <w:t>Sample Code</w:t>
            </w:r>
            <w:r>
              <w:rPr>
                <w:noProof/>
                <w:webHidden/>
              </w:rPr>
              <w:tab/>
            </w:r>
            <w:r>
              <w:rPr>
                <w:noProof/>
                <w:webHidden/>
              </w:rPr>
              <w:fldChar w:fldCharType="begin"/>
            </w:r>
            <w:r>
              <w:rPr>
                <w:noProof/>
                <w:webHidden/>
              </w:rPr>
              <w:instrText xml:space="preserve"> PAGEREF _Toc393651323 \h </w:instrText>
            </w:r>
          </w:ins>
          <w:r>
            <w:rPr>
              <w:noProof/>
              <w:webHidden/>
            </w:rPr>
          </w:r>
          <w:r>
            <w:rPr>
              <w:noProof/>
              <w:webHidden/>
            </w:rPr>
            <w:fldChar w:fldCharType="separate"/>
          </w:r>
          <w:ins w:id="1375" w:author="Sammartano, Marc (BIC USA)" w:date="2014-07-20T22:08:00Z">
            <w:r w:rsidR="001D724B">
              <w:rPr>
                <w:noProof/>
                <w:webHidden/>
              </w:rPr>
              <w:t>118</w:t>
            </w:r>
          </w:ins>
          <w:ins w:id="13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77" w:author="Sammartano, Marc (BIC USA)" w:date="2014-07-20T20:16:00Z"/>
              <w:rFonts w:eastAsiaTheme="minorEastAsia"/>
              <w:noProof/>
            </w:rPr>
          </w:pPr>
          <w:ins w:id="13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"_Toc393651324"</w:instrText>
            </w:r>
            <w:r w:rsidRPr="00320ACE">
              <w:rPr>
                <w:rStyle w:val="Hyperlink"/>
                <w:noProof/>
              </w:rPr>
              <w:instrText xml:space="preserve"> </w:instrText>
            </w:r>
            <w:r w:rsidRPr="00320ACE">
              <w:rPr>
                <w:rStyle w:val="Hyperlink"/>
                <w:noProof/>
              </w:rPr>
              <w:fldChar w:fldCharType="separate"/>
            </w:r>
            <w:r w:rsidRPr="00320ACE">
              <w:rPr>
                <w:rStyle w:val="Hyperlink"/>
                <w:noProof/>
              </w:rPr>
              <w:t>Device &lt;svar&gt;</w:t>
            </w:r>
            <w:r>
              <w:rPr>
                <w:noProof/>
                <w:webHidden/>
              </w:rPr>
              <w:tab/>
            </w:r>
            <w:r>
              <w:rPr>
                <w:noProof/>
                <w:webHidden/>
              </w:rPr>
              <w:fldChar w:fldCharType="begin"/>
            </w:r>
            <w:r>
              <w:rPr>
                <w:noProof/>
                <w:webHidden/>
              </w:rPr>
              <w:instrText xml:space="preserve"> PAGEREF _Toc393651324 \h </w:instrText>
            </w:r>
          </w:ins>
          <w:r>
            <w:rPr>
              <w:noProof/>
              <w:webHidden/>
            </w:rPr>
          </w:r>
          <w:r>
            <w:rPr>
              <w:noProof/>
              <w:webHidden/>
            </w:rPr>
            <w:fldChar w:fldCharType="separate"/>
          </w:r>
          <w:ins w:id="1379" w:author="Sammartano, Marc (BIC USA)" w:date="2014-07-20T22:08:00Z">
            <w:r w:rsidR="001D724B">
              <w:rPr>
                <w:noProof/>
                <w:webHidden/>
              </w:rPr>
              <w:t>118</w:t>
            </w:r>
          </w:ins>
          <w:ins w:id="13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81" w:author="Sammartano, Marc (BIC USA)" w:date="2014-07-20T20:16:00Z"/>
              <w:rFonts w:eastAsiaTheme="minorEastAsia"/>
              <w:noProof/>
            </w:rPr>
          </w:pPr>
          <w:ins w:id="13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"_Toc393651325"</w:instrText>
            </w:r>
            <w:r w:rsidRPr="00320ACE">
              <w:rPr>
                <w:rStyle w:val="Hyperlink"/>
                <w:noProof/>
              </w:rPr>
              <w:instrText xml:space="preserve"> </w:instrText>
            </w:r>
            <w:r w:rsidRPr="00320ACE">
              <w:rPr>
                <w:rStyle w:val="Hyperlink"/>
                <w:noProof/>
              </w:rPr>
              <w:fldChar w:fldCharType="separate"/>
            </w:r>
            <w:r w:rsidRPr="00320ACE">
              <w:rPr>
                <w:rStyle w:val="Hyperlink"/>
                <w:noProof/>
              </w:rPr>
              <w:t>Include FileNamePath</w:t>
            </w:r>
            <w:r>
              <w:rPr>
                <w:noProof/>
                <w:webHidden/>
              </w:rPr>
              <w:tab/>
            </w:r>
            <w:r>
              <w:rPr>
                <w:noProof/>
                <w:webHidden/>
              </w:rPr>
              <w:fldChar w:fldCharType="begin"/>
            </w:r>
            <w:r>
              <w:rPr>
                <w:noProof/>
                <w:webHidden/>
              </w:rPr>
              <w:instrText xml:space="preserve"> PAGEREF _Toc393651325 \h </w:instrText>
            </w:r>
          </w:ins>
          <w:r>
            <w:rPr>
              <w:noProof/>
              <w:webHidden/>
            </w:rPr>
          </w:r>
          <w:r>
            <w:rPr>
              <w:noProof/>
              <w:webHidden/>
            </w:rPr>
            <w:fldChar w:fldCharType="separate"/>
          </w:r>
          <w:ins w:id="1383" w:author="Sammartano, Marc (BIC USA)" w:date="2014-07-20T22:08:00Z">
            <w:r w:rsidR="001D724B">
              <w:rPr>
                <w:noProof/>
                <w:webHidden/>
              </w:rPr>
              <w:t>118</w:t>
            </w:r>
          </w:ins>
          <w:ins w:id="13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85" w:author="Sammartano, Marc (BIC USA)" w:date="2014-07-20T20:16:00Z"/>
              <w:rFonts w:eastAsiaTheme="minorEastAsia"/>
              <w:noProof/>
            </w:rPr>
          </w:pPr>
          <w:ins w:id="13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"_Toc393651326"</w:instrText>
            </w:r>
            <w:r w:rsidRPr="00320ACE">
              <w:rPr>
                <w:rStyle w:val="Hyperlink"/>
                <w:noProof/>
              </w:rPr>
              <w:instrText xml:space="preserve"> </w:instrText>
            </w:r>
            <w:r w:rsidRPr="00320ACE">
              <w:rPr>
                <w:rStyle w:val="Hyperlink"/>
                <w:noProof/>
              </w:rPr>
              <w:fldChar w:fldCharType="separate"/>
            </w:r>
            <w:r w:rsidRPr="00320ACE">
              <w:rPr>
                <w:rStyle w:val="Hyperlink"/>
                <w:noProof/>
              </w:rPr>
              <w:t>Pause &lt;ticks_nexp&gt;</w:t>
            </w:r>
            <w:r>
              <w:rPr>
                <w:noProof/>
                <w:webHidden/>
              </w:rPr>
              <w:tab/>
            </w:r>
            <w:r>
              <w:rPr>
                <w:noProof/>
                <w:webHidden/>
              </w:rPr>
              <w:fldChar w:fldCharType="begin"/>
            </w:r>
            <w:r>
              <w:rPr>
                <w:noProof/>
                <w:webHidden/>
              </w:rPr>
              <w:instrText xml:space="preserve"> PAGEREF _Toc393651326 \h </w:instrText>
            </w:r>
          </w:ins>
          <w:r>
            <w:rPr>
              <w:noProof/>
              <w:webHidden/>
            </w:rPr>
          </w:r>
          <w:r>
            <w:rPr>
              <w:noProof/>
              <w:webHidden/>
            </w:rPr>
            <w:fldChar w:fldCharType="separate"/>
          </w:r>
          <w:ins w:id="1387" w:author="Sammartano, Marc (BIC USA)" w:date="2014-07-20T22:08:00Z">
            <w:r w:rsidR="001D724B">
              <w:rPr>
                <w:noProof/>
                <w:webHidden/>
              </w:rPr>
              <w:t>119</w:t>
            </w:r>
          </w:ins>
          <w:ins w:id="13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89" w:author="Sammartano, Marc (BIC USA)" w:date="2014-07-20T20:16:00Z"/>
              <w:rFonts w:eastAsiaTheme="minorEastAsia"/>
              <w:noProof/>
            </w:rPr>
          </w:pPr>
          <w:ins w:id="13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"_Toc393651327"</w:instrText>
            </w:r>
            <w:r w:rsidRPr="00320ACE">
              <w:rPr>
                <w:rStyle w:val="Hyperlink"/>
                <w:noProof/>
              </w:rPr>
              <w:instrText xml:space="preserve"> </w:instrText>
            </w:r>
            <w:r w:rsidRPr="00320ACE">
              <w:rPr>
                <w:rStyle w:val="Hyperlink"/>
                <w:noProof/>
              </w:rPr>
              <w:fldChar w:fldCharType="separate"/>
            </w:r>
            <w:r w:rsidRPr="00320ACE">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_Toc393651327 \h </w:instrText>
            </w:r>
          </w:ins>
          <w:r>
            <w:rPr>
              <w:noProof/>
              <w:webHidden/>
            </w:rPr>
          </w:r>
          <w:r>
            <w:rPr>
              <w:noProof/>
              <w:webHidden/>
            </w:rPr>
            <w:fldChar w:fldCharType="separate"/>
          </w:r>
          <w:ins w:id="1391" w:author="Sammartano, Marc (BIC USA)" w:date="2014-07-20T22:08:00Z">
            <w:r w:rsidR="001D724B">
              <w:rPr>
                <w:noProof/>
                <w:webHidden/>
              </w:rPr>
              <w:t>119</w:t>
            </w:r>
          </w:ins>
          <w:ins w:id="13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93" w:author="Sammartano, Marc (BIC USA)" w:date="2014-07-20T20:16:00Z"/>
              <w:rFonts w:eastAsiaTheme="minorEastAsia"/>
              <w:noProof/>
            </w:rPr>
          </w:pPr>
          <w:ins w:id="13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"_Toc393651328"</w:instrText>
            </w:r>
            <w:r w:rsidRPr="00320ACE">
              <w:rPr>
                <w:rStyle w:val="Hyperlink"/>
                <w:noProof/>
              </w:rPr>
              <w:instrText xml:space="preserve"> </w:instrText>
            </w:r>
            <w:r w:rsidRPr="00320ACE">
              <w:rPr>
                <w:rStyle w:val="Hyperlink"/>
                <w:noProof/>
              </w:rPr>
              <w:fldChar w:fldCharType="separate"/>
            </w:r>
            <w:r w:rsidRPr="00320ACE">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_Toc393651328 \h </w:instrText>
            </w:r>
          </w:ins>
          <w:r>
            <w:rPr>
              <w:noProof/>
              <w:webHidden/>
            </w:rPr>
          </w:r>
          <w:r>
            <w:rPr>
              <w:noProof/>
              <w:webHidden/>
            </w:rPr>
            <w:fldChar w:fldCharType="separate"/>
          </w:r>
          <w:ins w:id="1395" w:author="Sammartano, Marc (BIC USA)" w:date="2014-07-20T22:08:00Z">
            <w:r w:rsidR="001D724B">
              <w:rPr>
                <w:noProof/>
                <w:webHidden/>
              </w:rPr>
              <w:t>119</w:t>
            </w:r>
          </w:ins>
          <w:ins w:id="13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397" w:author="Sammartano, Marc (BIC USA)" w:date="2014-07-20T20:16:00Z"/>
              <w:rFonts w:eastAsiaTheme="minorEastAsia"/>
              <w:noProof/>
            </w:rPr>
          </w:pPr>
          <w:ins w:id="13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"_Toc393651329"</w:instrText>
            </w:r>
            <w:r w:rsidRPr="00320ACE">
              <w:rPr>
                <w:rStyle w:val="Hyperlink"/>
                <w:noProof/>
              </w:rPr>
              <w:instrText xml:space="preserve"> </w:instrText>
            </w:r>
            <w:r w:rsidRPr="00320ACE">
              <w:rPr>
                <w:rStyle w:val="Hyperlink"/>
                <w:noProof/>
              </w:rPr>
              <w:fldChar w:fldCharType="separate"/>
            </w:r>
            <w:r w:rsidRPr="00320ACE">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_Toc393651329 \h </w:instrText>
            </w:r>
          </w:ins>
          <w:r>
            <w:rPr>
              <w:noProof/>
              <w:webHidden/>
            </w:rPr>
          </w:r>
          <w:r>
            <w:rPr>
              <w:noProof/>
              <w:webHidden/>
            </w:rPr>
            <w:fldChar w:fldCharType="separate"/>
          </w:r>
          <w:ins w:id="1399" w:author="Sammartano, Marc (BIC USA)" w:date="2014-07-20T22:08:00Z">
            <w:r w:rsidR="001D724B">
              <w:rPr>
                <w:noProof/>
                <w:webHidden/>
              </w:rPr>
              <w:t>120</w:t>
            </w:r>
          </w:ins>
          <w:ins w:id="14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01" w:author="Sammartano, Marc (BIC USA)" w:date="2014-07-20T20:16:00Z"/>
              <w:rFonts w:eastAsiaTheme="minorEastAsia"/>
              <w:noProof/>
            </w:rPr>
          </w:pPr>
          <w:ins w:id="1402"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"_Toc393651330"</w:instrText>
            </w:r>
            <w:r w:rsidRPr="00320ACE">
              <w:rPr>
                <w:rStyle w:val="Hyperlink"/>
                <w:noProof/>
              </w:rPr>
              <w:instrText xml:space="preserve"> </w:instrText>
            </w:r>
            <w:r w:rsidRPr="00320ACE">
              <w:rPr>
                <w:rStyle w:val="Hyperlink"/>
                <w:noProof/>
              </w:rPr>
              <w:fldChar w:fldCharType="separate"/>
            </w:r>
            <w:r w:rsidRPr="00320ACE">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_Toc393651330 \h </w:instrText>
            </w:r>
          </w:ins>
          <w:r>
            <w:rPr>
              <w:noProof/>
              <w:webHidden/>
            </w:rPr>
          </w:r>
          <w:r>
            <w:rPr>
              <w:noProof/>
              <w:webHidden/>
            </w:rPr>
            <w:fldChar w:fldCharType="separate"/>
          </w:r>
          <w:ins w:id="1403" w:author="Sammartano, Marc (BIC USA)" w:date="2014-07-20T22:08:00Z">
            <w:r w:rsidR="001D724B">
              <w:rPr>
                <w:noProof/>
                <w:webHidden/>
              </w:rPr>
              <w:t>120</w:t>
            </w:r>
          </w:ins>
          <w:ins w:id="14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05" w:author="Sammartano, Marc (BIC USA)" w:date="2014-07-20T20:16:00Z"/>
              <w:rFonts w:eastAsiaTheme="minorEastAsia"/>
              <w:noProof/>
            </w:rPr>
          </w:pPr>
          <w:ins w:id="14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"_Toc393651331"</w:instrText>
            </w:r>
            <w:r w:rsidRPr="00320ACE">
              <w:rPr>
                <w:rStyle w:val="Hyperlink"/>
                <w:noProof/>
              </w:rPr>
              <w:instrText xml:space="preserve"> </w:instrText>
            </w:r>
            <w:r w:rsidRPr="00320ACE">
              <w:rPr>
                <w:rStyle w:val="Hyperlink"/>
                <w:noProof/>
              </w:rPr>
              <w:fldChar w:fldCharType="separate"/>
            </w:r>
            <w:r w:rsidRPr="00320ACE">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_Toc393651331 \h </w:instrText>
            </w:r>
          </w:ins>
          <w:r>
            <w:rPr>
              <w:noProof/>
              <w:webHidden/>
            </w:rPr>
          </w:r>
          <w:r>
            <w:rPr>
              <w:noProof/>
              <w:webHidden/>
            </w:rPr>
            <w:fldChar w:fldCharType="separate"/>
          </w:r>
          <w:ins w:id="1407" w:author="Sammartano, Marc (BIC USA)" w:date="2014-07-20T22:08:00Z">
            <w:r w:rsidR="001D724B">
              <w:rPr>
                <w:noProof/>
                <w:webHidden/>
              </w:rPr>
              <w:t>120</w:t>
            </w:r>
          </w:ins>
          <w:ins w:id="14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09" w:author="Sammartano, Marc (BIC USA)" w:date="2014-07-20T20:16:00Z"/>
              <w:rFonts w:eastAsiaTheme="minorEastAsia"/>
              <w:noProof/>
            </w:rPr>
          </w:pPr>
          <w:ins w:id="14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"_Toc393651332"</w:instrText>
            </w:r>
            <w:r w:rsidRPr="00320ACE">
              <w:rPr>
                <w:rStyle w:val="Hyperlink"/>
                <w:noProof/>
              </w:rPr>
              <w:instrText xml:space="preserve"> </w:instrText>
            </w:r>
            <w:r w:rsidRPr="00320ACE">
              <w:rPr>
                <w:rStyle w:val="Hyperlink"/>
                <w:noProof/>
              </w:rPr>
              <w:fldChar w:fldCharType="separate"/>
            </w:r>
            <w:r w:rsidRPr="00320ACE">
              <w:rPr>
                <w:rStyle w:val="Hyperlink"/>
                <w:noProof/>
              </w:rPr>
              <w:t>TimeZone Commands</w:t>
            </w:r>
            <w:r>
              <w:rPr>
                <w:noProof/>
                <w:webHidden/>
              </w:rPr>
              <w:tab/>
            </w:r>
            <w:r>
              <w:rPr>
                <w:noProof/>
                <w:webHidden/>
              </w:rPr>
              <w:fldChar w:fldCharType="begin"/>
            </w:r>
            <w:r>
              <w:rPr>
                <w:noProof/>
                <w:webHidden/>
              </w:rPr>
              <w:instrText xml:space="preserve"> PAGEREF _Toc393651332 \h </w:instrText>
            </w:r>
          </w:ins>
          <w:r>
            <w:rPr>
              <w:noProof/>
              <w:webHidden/>
            </w:rPr>
          </w:r>
          <w:r>
            <w:rPr>
              <w:noProof/>
              <w:webHidden/>
            </w:rPr>
            <w:fldChar w:fldCharType="separate"/>
          </w:r>
          <w:ins w:id="1411" w:author="Sammartano, Marc (BIC USA)" w:date="2014-07-20T22:08:00Z">
            <w:r w:rsidR="001D724B">
              <w:rPr>
                <w:noProof/>
                <w:webHidden/>
              </w:rPr>
              <w:t>121</w:t>
            </w:r>
          </w:ins>
          <w:ins w:id="14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13" w:author="Sammartano, Marc (BIC USA)" w:date="2014-07-20T20:16:00Z"/>
              <w:rFonts w:eastAsiaTheme="minorEastAsia"/>
              <w:noProof/>
            </w:rPr>
          </w:pPr>
          <w:ins w:id="14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"_Toc393651333"</w:instrText>
            </w:r>
            <w:r w:rsidRPr="00320ACE">
              <w:rPr>
                <w:rStyle w:val="Hyperlink"/>
                <w:noProof/>
              </w:rPr>
              <w:instrText xml:space="preserve"> </w:instrText>
            </w:r>
            <w:r w:rsidRPr="00320ACE">
              <w:rPr>
                <w:rStyle w:val="Hyperlink"/>
                <w:noProof/>
              </w:rPr>
              <w:fldChar w:fldCharType="separate"/>
            </w:r>
            <w:r w:rsidRPr="00320ACE">
              <w:rPr>
                <w:rStyle w:val="Hyperlink"/>
                <w:noProof/>
              </w:rPr>
              <w:t>TimeZone.set { &lt;tz_sexp&gt; }</w:t>
            </w:r>
            <w:r>
              <w:rPr>
                <w:noProof/>
                <w:webHidden/>
              </w:rPr>
              <w:tab/>
            </w:r>
            <w:r>
              <w:rPr>
                <w:noProof/>
                <w:webHidden/>
              </w:rPr>
              <w:fldChar w:fldCharType="begin"/>
            </w:r>
            <w:r>
              <w:rPr>
                <w:noProof/>
                <w:webHidden/>
              </w:rPr>
              <w:instrText xml:space="preserve"> PAGEREF _Toc393651333 \h </w:instrText>
            </w:r>
          </w:ins>
          <w:r>
            <w:rPr>
              <w:noProof/>
              <w:webHidden/>
            </w:rPr>
          </w:r>
          <w:r>
            <w:rPr>
              <w:noProof/>
              <w:webHidden/>
            </w:rPr>
            <w:fldChar w:fldCharType="separate"/>
          </w:r>
          <w:ins w:id="1415" w:author="Sammartano, Marc (BIC USA)" w:date="2014-07-20T22:08:00Z">
            <w:r w:rsidR="001D724B">
              <w:rPr>
                <w:noProof/>
                <w:webHidden/>
              </w:rPr>
              <w:t>121</w:t>
            </w:r>
          </w:ins>
          <w:ins w:id="14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17" w:author="Sammartano, Marc (BIC USA)" w:date="2014-07-20T20:16:00Z"/>
              <w:rFonts w:eastAsiaTheme="minorEastAsia"/>
              <w:noProof/>
            </w:rPr>
          </w:pPr>
          <w:ins w:id="14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"_Toc393651334"</w:instrText>
            </w:r>
            <w:r w:rsidRPr="00320ACE">
              <w:rPr>
                <w:rStyle w:val="Hyperlink"/>
                <w:noProof/>
              </w:rPr>
              <w:instrText xml:space="preserve"> </w:instrText>
            </w:r>
            <w:r w:rsidRPr="00320ACE">
              <w:rPr>
                <w:rStyle w:val="Hyperlink"/>
                <w:noProof/>
              </w:rPr>
              <w:fldChar w:fldCharType="separate"/>
            </w:r>
            <w:r w:rsidRPr="00320ACE">
              <w:rPr>
                <w:rStyle w:val="Hyperlink"/>
                <w:noProof/>
              </w:rPr>
              <w:t>TimeZone.get &lt;tz_svar&gt;</w:t>
            </w:r>
            <w:r>
              <w:rPr>
                <w:noProof/>
                <w:webHidden/>
              </w:rPr>
              <w:tab/>
            </w:r>
            <w:r>
              <w:rPr>
                <w:noProof/>
                <w:webHidden/>
              </w:rPr>
              <w:fldChar w:fldCharType="begin"/>
            </w:r>
            <w:r>
              <w:rPr>
                <w:noProof/>
                <w:webHidden/>
              </w:rPr>
              <w:instrText xml:space="preserve"> PAGEREF _Toc393651334 \h </w:instrText>
            </w:r>
          </w:ins>
          <w:r>
            <w:rPr>
              <w:noProof/>
              <w:webHidden/>
            </w:rPr>
          </w:r>
          <w:r>
            <w:rPr>
              <w:noProof/>
              <w:webHidden/>
            </w:rPr>
            <w:fldChar w:fldCharType="separate"/>
          </w:r>
          <w:ins w:id="1419" w:author="Sammartano, Marc (BIC USA)" w:date="2014-07-20T22:08:00Z">
            <w:r w:rsidR="001D724B">
              <w:rPr>
                <w:noProof/>
                <w:webHidden/>
              </w:rPr>
              <w:t>121</w:t>
            </w:r>
          </w:ins>
          <w:ins w:id="14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21" w:author="Sammartano, Marc (BIC USA)" w:date="2014-07-20T20:16:00Z"/>
              <w:rFonts w:eastAsiaTheme="minorEastAsia"/>
              <w:noProof/>
            </w:rPr>
          </w:pPr>
          <w:ins w:id="14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"_Toc393651335"</w:instrText>
            </w:r>
            <w:r w:rsidRPr="00320ACE">
              <w:rPr>
                <w:rStyle w:val="Hyperlink"/>
                <w:noProof/>
              </w:rPr>
              <w:instrText xml:space="preserve"> </w:instrText>
            </w:r>
            <w:r w:rsidRPr="00320ACE">
              <w:rPr>
                <w:rStyle w:val="Hyperlink"/>
                <w:noProof/>
              </w:rPr>
              <w:fldChar w:fldCharType="separate"/>
            </w:r>
            <w:r w:rsidRPr="00320ACE">
              <w:rPr>
                <w:rStyle w:val="Hyperlink"/>
                <w:noProof/>
              </w:rPr>
              <w:t>TimeZone.list &lt;tz_list_pointer_nvar&gt;</w:t>
            </w:r>
            <w:r>
              <w:rPr>
                <w:noProof/>
                <w:webHidden/>
              </w:rPr>
              <w:tab/>
            </w:r>
            <w:r>
              <w:rPr>
                <w:noProof/>
                <w:webHidden/>
              </w:rPr>
              <w:fldChar w:fldCharType="begin"/>
            </w:r>
            <w:r>
              <w:rPr>
                <w:noProof/>
                <w:webHidden/>
              </w:rPr>
              <w:instrText xml:space="preserve"> PAGEREF _Toc393651335 \h </w:instrText>
            </w:r>
          </w:ins>
          <w:r>
            <w:rPr>
              <w:noProof/>
              <w:webHidden/>
            </w:rPr>
          </w:r>
          <w:r>
            <w:rPr>
              <w:noProof/>
              <w:webHidden/>
            </w:rPr>
            <w:fldChar w:fldCharType="separate"/>
          </w:r>
          <w:ins w:id="1423" w:author="Sammartano, Marc (BIC USA)" w:date="2014-07-20T22:08:00Z">
            <w:r w:rsidR="001D724B">
              <w:rPr>
                <w:noProof/>
                <w:webHidden/>
              </w:rPr>
              <w:t>121</w:t>
            </w:r>
          </w:ins>
          <w:ins w:id="14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25" w:author="Sammartano, Marc (BIC USA)" w:date="2014-07-20T20:16:00Z"/>
              <w:rFonts w:eastAsiaTheme="minorEastAsia"/>
              <w:noProof/>
            </w:rPr>
          </w:pPr>
          <w:ins w:id="14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"_Toc393651336"</w:instrText>
            </w:r>
            <w:r w:rsidRPr="00320ACE">
              <w:rPr>
                <w:rStyle w:val="Hyperlink"/>
                <w:noProof/>
              </w:rPr>
              <w:instrText xml:space="preserve"> </w:instrText>
            </w:r>
            <w:r w:rsidRPr="00320ACE">
              <w:rPr>
                <w:rStyle w:val="Hyperlink"/>
                <w:noProof/>
              </w:rPr>
              <w:fldChar w:fldCharType="separate"/>
            </w:r>
            <w:r w:rsidRPr="00320ACE">
              <w:rPr>
                <w:rStyle w:val="Hyperlink"/>
                <w:noProof/>
              </w:rPr>
              <w:t>Tone &lt;frequency_nexp&gt;, &lt;duration_nexp&gt;</w:t>
            </w:r>
            <w:r>
              <w:rPr>
                <w:noProof/>
                <w:webHidden/>
              </w:rPr>
              <w:tab/>
            </w:r>
            <w:r>
              <w:rPr>
                <w:noProof/>
                <w:webHidden/>
              </w:rPr>
              <w:fldChar w:fldCharType="begin"/>
            </w:r>
            <w:r>
              <w:rPr>
                <w:noProof/>
                <w:webHidden/>
              </w:rPr>
              <w:instrText xml:space="preserve"> PAGEREF _Toc393651336 \h </w:instrText>
            </w:r>
          </w:ins>
          <w:r>
            <w:rPr>
              <w:noProof/>
              <w:webHidden/>
            </w:rPr>
          </w:r>
          <w:r>
            <w:rPr>
              <w:noProof/>
              <w:webHidden/>
            </w:rPr>
            <w:fldChar w:fldCharType="separate"/>
          </w:r>
          <w:ins w:id="1427" w:author="Sammartano, Marc (BIC USA)" w:date="2014-07-20T22:08:00Z">
            <w:r w:rsidR="001D724B">
              <w:rPr>
                <w:noProof/>
                <w:webHidden/>
              </w:rPr>
              <w:t>122</w:t>
            </w:r>
          </w:ins>
          <w:ins w:id="14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29" w:author="Sammartano, Marc (BIC USA)" w:date="2014-07-20T20:16:00Z"/>
              <w:rFonts w:eastAsiaTheme="minorEastAsia"/>
              <w:noProof/>
            </w:rPr>
          </w:pPr>
          <w:ins w:id="14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"_Toc393651337"</w:instrText>
            </w:r>
            <w:r w:rsidRPr="00320ACE">
              <w:rPr>
                <w:rStyle w:val="Hyperlink"/>
                <w:noProof/>
              </w:rPr>
              <w:instrText xml:space="preserve"> </w:instrText>
            </w:r>
            <w:r w:rsidRPr="00320ACE">
              <w:rPr>
                <w:rStyle w:val="Hyperlink"/>
                <w:noProof/>
              </w:rPr>
              <w:fldChar w:fldCharType="separate"/>
            </w:r>
            <w:r w:rsidRPr="00320ACE">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_Toc393651337 \h </w:instrText>
            </w:r>
          </w:ins>
          <w:r>
            <w:rPr>
              <w:noProof/>
              <w:webHidden/>
            </w:rPr>
          </w:r>
          <w:r>
            <w:rPr>
              <w:noProof/>
              <w:webHidden/>
            </w:rPr>
            <w:fldChar w:fldCharType="separate"/>
          </w:r>
          <w:ins w:id="1431" w:author="Sammartano, Marc (BIC USA)" w:date="2014-07-20T22:08:00Z">
            <w:r w:rsidR="001D724B">
              <w:rPr>
                <w:noProof/>
                <w:webHidden/>
              </w:rPr>
              <w:t>122</w:t>
            </w:r>
          </w:ins>
          <w:ins w:id="14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33" w:author="Sammartano, Marc (BIC USA)" w:date="2014-07-20T20:16:00Z"/>
              <w:rFonts w:eastAsiaTheme="minorEastAsia"/>
              <w:noProof/>
            </w:rPr>
          </w:pPr>
          <w:ins w:id="14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"_Toc393651338"</w:instrText>
            </w:r>
            <w:r w:rsidRPr="00320ACE">
              <w:rPr>
                <w:rStyle w:val="Hyperlink"/>
                <w:noProof/>
              </w:rPr>
              <w:instrText xml:space="preserve"> </w:instrText>
            </w:r>
            <w:r w:rsidRPr="00320ACE">
              <w:rPr>
                <w:rStyle w:val="Hyperlink"/>
                <w:noProof/>
              </w:rPr>
              <w:fldChar w:fldCharType="separate"/>
            </w:r>
            <w:r w:rsidRPr="00320ACE">
              <w:rPr>
                <w:rStyle w:val="Hyperlink"/>
                <w:noProof/>
              </w:rPr>
              <w:t>WakeLock &lt;code_nexp&gt;</w:t>
            </w:r>
            <w:r>
              <w:rPr>
                <w:noProof/>
                <w:webHidden/>
              </w:rPr>
              <w:tab/>
            </w:r>
            <w:r>
              <w:rPr>
                <w:noProof/>
                <w:webHidden/>
              </w:rPr>
              <w:fldChar w:fldCharType="begin"/>
            </w:r>
            <w:r>
              <w:rPr>
                <w:noProof/>
                <w:webHidden/>
              </w:rPr>
              <w:instrText xml:space="preserve"> PAGEREF _Toc393651338 \h </w:instrText>
            </w:r>
          </w:ins>
          <w:r>
            <w:rPr>
              <w:noProof/>
              <w:webHidden/>
            </w:rPr>
          </w:r>
          <w:r>
            <w:rPr>
              <w:noProof/>
              <w:webHidden/>
            </w:rPr>
            <w:fldChar w:fldCharType="separate"/>
          </w:r>
          <w:ins w:id="1435" w:author="Sammartano, Marc (BIC USA)" w:date="2014-07-20T22:08:00Z">
            <w:r w:rsidR="001D724B">
              <w:rPr>
                <w:noProof/>
                <w:webHidden/>
              </w:rPr>
              <w:t>122</w:t>
            </w:r>
          </w:ins>
          <w:ins w:id="14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37" w:author="Sammartano, Marc (BIC USA)" w:date="2014-07-20T20:16:00Z"/>
              <w:rFonts w:eastAsiaTheme="minorEastAsia"/>
              <w:noProof/>
            </w:rPr>
          </w:pPr>
          <w:ins w:id="14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"_Toc393651339"</w:instrText>
            </w:r>
            <w:r w:rsidRPr="00320ACE">
              <w:rPr>
                <w:rStyle w:val="Hyperlink"/>
                <w:noProof/>
              </w:rPr>
              <w:instrText xml:space="preserve"> </w:instrText>
            </w:r>
            <w:r w:rsidRPr="00320ACE">
              <w:rPr>
                <w:rStyle w:val="Hyperlink"/>
                <w:noProof/>
              </w:rPr>
              <w:fldChar w:fldCharType="separate"/>
            </w:r>
            <w:r w:rsidRPr="00320ACE">
              <w:rPr>
                <w:rStyle w:val="Hyperlink"/>
                <w:noProof/>
              </w:rPr>
              <w:t>WifiLock &lt;code_nexp&gt;</w:t>
            </w:r>
            <w:r>
              <w:rPr>
                <w:noProof/>
                <w:webHidden/>
              </w:rPr>
              <w:tab/>
            </w:r>
            <w:r>
              <w:rPr>
                <w:noProof/>
                <w:webHidden/>
              </w:rPr>
              <w:fldChar w:fldCharType="begin"/>
            </w:r>
            <w:r>
              <w:rPr>
                <w:noProof/>
                <w:webHidden/>
              </w:rPr>
              <w:instrText xml:space="preserve"> PAGEREF _Toc393651339 \h </w:instrText>
            </w:r>
          </w:ins>
          <w:r>
            <w:rPr>
              <w:noProof/>
              <w:webHidden/>
            </w:rPr>
          </w:r>
          <w:r>
            <w:rPr>
              <w:noProof/>
              <w:webHidden/>
            </w:rPr>
            <w:fldChar w:fldCharType="separate"/>
          </w:r>
          <w:ins w:id="1439" w:author="Sammartano, Marc (BIC USA)" w:date="2014-07-20T22:08:00Z">
            <w:r w:rsidR="001D724B">
              <w:rPr>
                <w:noProof/>
                <w:webHidden/>
              </w:rPr>
              <w:t>123</w:t>
            </w:r>
          </w:ins>
          <w:ins w:id="14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41" w:author="Sammartano, Marc (BIC USA)" w:date="2014-07-20T20:16:00Z"/>
              <w:rFonts w:eastAsiaTheme="minorEastAsia"/>
              <w:noProof/>
            </w:rPr>
          </w:pPr>
          <w:ins w:id="14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"_Toc393651340"</w:instrText>
            </w:r>
            <w:r w:rsidRPr="00320ACE">
              <w:rPr>
                <w:rStyle w:val="Hyperlink"/>
                <w:noProof/>
              </w:rPr>
              <w:instrText xml:space="preserve"> </w:instrText>
            </w:r>
            <w:r w:rsidRPr="00320ACE">
              <w:rPr>
                <w:rStyle w:val="Hyperlink"/>
                <w:noProof/>
              </w:rPr>
              <w:fldChar w:fldCharType="separate"/>
            </w:r>
            <w:r w:rsidRPr="00320ACE">
              <w:rPr>
                <w:rStyle w:val="Hyperlink"/>
                <w:noProof/>
              </w:rPr>
              <w:t>Http.post &lt;url_sexp&gt;, &lt;list_nexp&gt;, &lt;result_svar&gt;</w:t>
            </w:r>
            <w:r>
              <w:rPr>
                <w:noProof/>
                <w:webHidden/>
              </w:rPr>
              <w:tab/>
            </w:r>
            <w:r>
              <w:rPr>
                <w:noProof/>
                <w:webHidden/>
              </w:rPr>
              <w:fldChar w:fldCharType="begin"/>
            </w:r>
            <w:r>
              <w:rPr>
                <w:noProof/>
                <w:webHidden/>
              </w:rPr>
              <w:instrText xml:space="preserve"> PAGEREF _Toc393651340 \h </w:instrText>
            </w:r>
          </w:ins>
          <w:r>
            <w:rPr>
              <w:noProof/>
              <w:webHidden/>
            </w:rPr>
          </w:r>
          <w:r>
            <w:rPr>
              <w:noProof/>
              <w:webHidden/>
            </w:rPr>
            <w:fldChar w:fldCharType="separate"/>
          </w:r>
          <w:ins w:id="1443" w:author="Sammartano, Marc (BIC USA)" w:date="2014-07-20T22:08:00Z">
            <w:r w:rsidR="001D724B">
              <w:rPr>
                <w:noProof/>
                <w:webHidden/>
              </w:rPr>
              <w:t>123</w:t>
            </w:r>
          </w:ins>
          <w:ins w:id="14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45" w:author="Sammartano, Marc (BIC USA)" w:date="2014-07-20T20:16:00Z"/>
              <w:rFonts w:eastAsiaTheme="minorEastAsia"/>
              <w:noProof/>
            </w:rPr>
          </w:pPr>
          <w:ins w:id="14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"_Toc393651341"</w:instrText>
            </w:r>
            <w:r w:rsidRPr="00320ACE">
              <w:rPr>
                <w:rStyle w:val="Hyperlink"/>
                <w:noProof/>
              </w:rPr>
              <w:instrText xml:space="preserve"> </w:instrText>
            </w:r>
            <w:r w:rsidRPr="00320ACE">
              <w:rPr>
                <w:rStyle w:val="Hyperlink"/>
                <w:noProof/>
              </w:rPr>
              <w:fldChar w:fldCharType="separate"/>
            </w:r>
            <w:r w:rsidRPr="00320ACE">
              <w:rPr>
                <w:rStyle w:val="Hyperlink"/>
                <w:noProof/>
              </w:rPr>
              <w:t>MyPhoneNumber &lt;svar&gt;</w:t>
            </w:r>
            <w:r>
              <w:rPr>
                <w:noProof/>
                <w:webHidden/>
              </w:rPr>
              <w:tab/>
            </w:r>
            <w:r>
              <w:rPr>
                <w:noProof/>
                <w:webHidden/>
              </w:rPr>
              <w:fldChar w:fldCharType="begin"/>
            </w:r>
            <w:r>
              <w:rPr>
                <w:noProof/>
                <w:webHidden/>
              </w:rPr>
              <w:instrText xml:space="preserve"> PAGEREF _Toc393651341 \h </w:instrText>
            </w:r>
          </w:ins>
          <w:r>
            <w:rPr>
              <w:noProof/>
              <w:webHidden/>
            </w:rPr>
          </w:r>
          <w:r>
            <w:rPr>
              <w:noProof/>
              <w:webHidden/>
            </w:rPr>
            <w:fldChar w:fldCharType="separate"/>
          </w:r>
          <w:ins w:id="1447" w:author="Sammartano, Marc (BIC USA)" w:date="2014-07-20T22:08:00Z">
            <w:r w:rsidR="001D724B">
              <w:rPr>
                <w:noProof/>
                <w:webHidden/>
              </w:rPr>
              <w:t>123</w:t>
            </w:r>
          </w:ins>
          <w:ins w:id="144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49" w:author="Sammartano, Marc (BIC USA)" w:date="2014-07-20T20:16:00Z"/>
              <w:rFonts w:eastAsiaTheme="minorEastAsia"/>
              <w:noProof/>
            </w:rPr>
          </w:pPr>
          <w:ins w:id="14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"_Toc393651342"</w:instrText>
            </w:r>
            <w:r w:rsidRPr="00320ACE">
              <w:rPr>
                <w:rStyle w:val="Hyperlink"/>
                <w:noProof/>
              </w:rPr>
              <w:instrText xml:space="preserve"> </w:instrText>
            </w:r>
            <w:r w:rsidRPr="00320ACE">
              <w:rPr>
                <w:rStyle w:val="Hyperlink"/>
                <w:noProof/>
              </w:rPr>
              <w:fldChar w:fldCharType="separate"/>
            </w:r>
            <w:r w:rsidRPr="00320ACE">
              <w:rPr>
                <w:rStyle w:val="Hyperlink"/>
                <w:noProof/>
              </w:rPr>
              <w:t>Phone.call &lt;sexp&gt;</w:t>
            </w:r>
            <w:r>
              <w:rPr>
                <w:noProof/>
                <w:webHidden/>
              </w:rPr>
              <w:tab/>
            </w:r>
            <w:r>
              <w:rPr>
                <w:noProof/>
                <w:webHidden/>
              </w:rPr>
              <w:fldChar w:fldCharType="begin"/>
            </w:r>
            <w:r>
              <w:rPr>
                <w:noProof/>
                <w:webHidden/>
              </w:rPr>
              <w:instrText xml:space="preserve"> PAGEREF _Toc393651342 \h </w:instrText>
            </w:r>
          </w:ins>
          <w:r>
            <w:rPr>
              <w:noProof/>
              <w:webHidden/>
            </w:rPr>
          </w:r>
          <w:r>
            <w:rPr>
              <w:noProof/>
              <w:webHidden/>
            </w:rPr>
            <w:fldChar w:fldCharType="separate"/>
          </w:r>
          <w:ins w:id="1451" w:author="Sammartano, Marc (BIC USA)" w:date="2014-07-20T22:08:00Z">
            <w:r w:rsidR="001D724B">
              <w:rPr>
                <w:noProof/>
                <w:webHidden/>
              </w:rPr>
              <w:t>124</w:t>
            </w:r>
          </w:ins>
          <w:ins w:id="145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53" w:author="Sammartano, Marc (BIC USA)" w:date="2014-07-20T20:16:00Z"/>
              <w:rFonts w:eastAsiaTheme="minorEastAsia"/>
              <w:noProof/>
            </w:rPr>
          </w:pPr>
          <w:ins w:id="14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"_Toc393651343"</w:instrText>
            </w:r>
            <w:r w:rsidRPr="00320ACE">
              <w:rPr>
                <w:rStyle w:val="Hyperlink"/>
                <w:noProof/>
              </w:rPr>
              <w:instrText xml:space="preserve"> </w:instrText>
            </w:r>
            <w:r w:rsidRPr="00320ACE">
              <w:rPr>
                <w:rStyle w:val="Hyperlink"/>
                <w:noProof/>
              </w:rPr>
              <w:fldChar w:fldCharType="separate"/>
            </w:r>
            <w:r w:rsidRPr="00320ACE">
              <w:rPr>
                <w:rStyle w:val="Hyperlink"/>
                <w:noProof/>
              </w:rPr>
              <w:t>Phone.rcv.init</w:t>
            </w:r>
            <w:r>
              <w:rPr>
                <w:noProof/>
                <w:webHidden/>
              </w:rPr>
              <w:tab/>
            </w:r>
            <w:r>
              <w:rPr>
                <w:noProof/>
                <w:webHidden/>
              </w:rPr>
              <w:fldChar w:fldCharType="begin"/>
            </w:r>
            <w:r>
              <w:rPr>
                <w:noProof/>
                <w:webHidden/>
              </w:rPr>
              <w:instrText xml:space="preserve"> PAGEREF _Toc393651343 \h </w:instrText>
            </w:r>
          </w:ins>
          <w:r>
            <w:rPr>
              <w:noProof/>
              <w:webHidden/>
            </w:rPr>
          </w:r>
          <w:r>
            <w:rPr>
              <w:noProof/>
              <w:webHidden/>
            </w:rPr>
            <w:fldChar w:fldCharType="separate"/>
          </w:r>
          <w:ins w:id="1455" w:author="Sammartano, Marc (BIC USA)" w:date="2014-07-20T22:08:00Z">
            <w:r w:rsidR="001D724B">
              <w:rPr>
                <w:noProof/>
                <w:webHidden/>
              </w:rPr>
              <w:t>124</w:t>
            </w:r>
          </w:ins>
          <w:ins w:id="145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57" w:author="Sammartano, Marc (BIC USA)" w:date="2014-07-20T20:16:00Z"/>
              <w:rFonts w:eastAsiaTheme="minorEastAsia"/>
              <w:noProof/>
            </w:rPr>
          </w:pPr>
          <w:ins w:id="14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"_Toc393651344"</w:instrText>
            </w:r>
            <w:r w:rsidRPr="00320ACE">
              <w:rPr>
                <w:rStyle w:val="Hyperlink"/>
                <w:noProof/>
              </w:rPr>
              <w:instrText xml:space="preserve"> </w:instrText>
            </w:r>
            <w:r w:rsidRPr="00320ACE">
              <w:rPr>
                <w:rStyle w:val="Hyperlink"/>
                <w:noProof/>
              </w:rPr>
              <w:fldChar w:fldCharType="separate"/>
            </w:r>
            <w:r w:rsidRPr="00320ACE">
              <w:rPr>
                <w:rStyle w:val="Hyperlink"/>
                <w:noProof/>
              </w:rPr>
              <w:t>Phone.rcv.next  &lt;state_nvar&gt;, &lt;number_svar&gt;</w:t>
            </w:r>
            <w:r>
              <w:rPr>
                <w:noProof/>
                <w:webHidden/>
              </w:rPr>
              <w:tab/>
            </w:r>
            <w:r>
              <w:rPr>
                <w:noProof/>
                <w:webHidden/>
              </w:rPr>
              <w:fldChar w:fldCharType="begin"/>
            </w:r>
            <w:r>
              <w:rPr>
                <w:noProof/>
                <w:webHidden/>
              </w:rPr>
              <w:instrText xml:space="preserve"> PAGEREF _Toc393651344 \h </w:instrText>
            </w:r>
          </w:ins>
          <w:r>
            <w:rPr>
              <w:noProof/>
              <w:webHidden/>
            </w:rPr>
          </w:r>
          <w:r>
            <w:rPr>
              <w:noProof/>
              <w:webHidden/>
            </w:rPr>
            <w:fldChar w:fldCharType="separate"/>
          </w:r>
          <w:ins w:id="1459" w:author="Sammartano, Marc (BIC USA)" w:date="2014-07-20T22:08:00Z">
            <w:r w:rsidR="001D724B">
              <w:rPr>
                <w:noProof/>
                <w:webHidden/>
              </w:rPr>
              <w:t>124</w:t>
            </w:r>
          </w:ins>
          <w:ins w:id="14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61" w:author="Sammartano, Marc (BIC USA)" w:date="2014-07-20T20:16:00Z"/>
              <w:rFonts w:eastAsiaTheme="minorEastAsia"/>
              <w:noProof/>
            </w:rPr>
          </w:pPr>
          <w:ins w:id="14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"_Toc393651345"</w:instrText>
            </w:r>
            <w:r w:rsidRPr="00320ACE">
              <w:rPr>
                <w:rStyle w:val="Hyperlink"/>
                <w:noProof/>
              </w:rPr>
              <w:instrText xml:space="preserve"> </w:instrText>
            </w:r>
            <w:r w:rsidRPr="00320ACE">
              <w:rPr>
                <w:rStyle w:val="Hyperlink"/>
                <w:noProof/>
              </w:rPr>
              <w:fldChar w:fldCharType="separate"/>
            </w:r>
            <w:r w:rsidRPr="00320ACE">
              <w:rPr>
                <w:rStyle w:val="Hyperlink"/>
                <w:noProof/>
              </w:rPr>
              <w:t>Sms.send &lt;number_sexp&gt;, &lt;message_sexp&gt;</w:t>
            </w:r>
            <w:r>
              <w:rPr>
                <w:noProof/>
                <w:webHidden/>
              </w:rPr>
              <w:tab/>
            </w:r>
            <w:r>
              <w:rPr>
                <w:noProof/>
                <w:webHidden/>
              </w:rPr>
              <w:fldChar w:fldCharType="begin"/>
            </w:r>
            <w:r>
              <w:rPr>
                <w:noProof/>
                <w:webHidden/>
              </w:rPr>
              <w:instrText xml:space="preserve"> PAGEREF _Toc393651345 \h </w:instrText>
            </w:r>
          </w:ins>
          <w:r>
            <w:rPr>
              <w:noProof/>
              <w:webHidden/>
            </w:rPr>
          </w:r>
          <w:r>
            <w:rPr>
              <w:noProof/>
              <w:webHidden/>
            </w:rPr>
            <w:fldChar w:fldCharType="separate"/>
          </w:r>
          <w:ins w:id="1463" w:author="Sammartano, Marc (BIC USA)" w:date="2014-07-20T22:08:00Z">
            <w:r w:rsidR="001D724B">
              <w:rPr>
                <w:noProof/>
                <w:webHidden/>
              </w:rPr>
              <w:t>124</w:t>
            </w:r>
          </w:ins>
          <w:ins w:id="14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65" w:author="Sammartano, Marc (BIC USA)" w:date="2014-07-20T20:16:00Z"/>
              <w:rFonts w:eastAsiaTheme="minorEastAsia"/>
              <w:noProof/>
            </w:rPr>
          </w:pPr>
          <w:ins w:id="14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"_Toc393651346"</w:instrText>
            </w:r>
            <w:r w:rsidRPr="00320ACE">
              <w:rPr>
                <w:rStyle w:val="Hyperlink"/>
                <w:noProof/>
              </w:rPr>
              <w:instrText xml:space="preserve"> </w:instrText>
            </w:r>
            <w:r w:rsidRPr="00320ACE">
              <w:rPr>
                <w:rStyle w:val="Hyperlink"/>
                <w:noProof/>
              </w:rPr>
              <w:fldChar w:fldCharType="separate"/>
            </w:r>
            <w:r w:rsidRPr="00320ACE">
              <w:rPr>
                <w:rStyle w:val="Hyperlink"/>
                <w:noProof/>
              </w:rPr>
              <w:t>Sms.rcv.init</w:t>
            </w:r>
            <w:r>
              <w:rPr>
                <w:noProof/>
                <w:webHidden/>
              </w:rPr>
              <w:tab/>
            </w:r>
            <w:r>
              <w:rPr>
                <w:noProof/>
                <w:webHidden/>
              </w:rPr>
              <w:fldChar w:fldCharType="begin"/>
            </w:r>
            <w:r>
              <w:rPr>
                <w:noProof/>
                <w:webHidden/>
              </w:rPr>
              <w:instrText xml:space="preserve"> PAGEREF _Toc393651346 \h </w:instrText>
            </w:r>
          </w:ins>
          <w:r>
            <w:rPr>
              <w:noProof/>
              <w:webHidden/>
            </w:rPr>
          </w:r>
          <w:r>
            <w:rPr>
              <w:noProof/>
              <w:webHidden/>
            </w:rPr>
            <w:fldChar w:fldCharType="separate"/>
          </w:r>
          <w:ins w:id="1467" w:author="Sammartano, Marc (BIC USA)" w:date="2014-07-20T22:08:00Z">
            <w:r w:rsidR="001D724B">
              <w:rPr>
                <w:noProof/>
                <w:webHidden/>
              </w:rPr>
              <w:t>124</w:t>
            </w:r>
          </w:ins>
          <w:ins w:id="14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69" w:author="Sammartano, Marc (BIC USA)" w:date="2014-07-20T20:16:00Z"/>
              <w:rFonts w:eastAsiaTheme="minorEastAsia"/>
              <w:noProof/>
            </w:rPr>
          </w:pPr>
          <w:ins w:id="14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"_Toc393651347"</w:instrText>
            </w:r>
            <w:r w:rsidRPr="00320ACE">
              <w:rPr>
                <w:rStyle w:val="Hyperlink"/>
                <w:noProof/>
              </w:rPr>
              <w:instrText xml:space="preserve"> </w:instrText>
            </w:r>
            <w:r w:rsidRPr="00320ACE">
              <w:rPr>
                <w:rStyle w:val="Hyperlink"/>
                <w:noProof/>
              </w:rPr>
              <w:fldChar w:fldCharType="separate"/>
            </w:r>
            <w:r w:rsidRPr="00320ACE">
              <w:rPr>
                <w:rStyle w:val="Hyperlink"/>
                <w:noProof/>
              </w:rPr>
              <w:t>Sms.rcv.next &lt;svar&gt;</w:t>
            </w:r>
            <w:r>
              <w:rPr>
                <w:noProof/>
                <w:webHidden/>
              </w:rPr>
              <w:tab/>
            </w:r>
            <w:r>
              <w:rPr>
                <w:noProof/>
                <w:webHidden/>
              </w:rPr>
              <w:fldChar w:fldCharType="begin"/>
            </w:r>
            <w:r>
              <w:rPr>
                <w:noProof/>
                <w:webHidden/>
              </w:rPr>
              <w:instrText xml:space="preserve"> PAGEREF _Toc393651347 \h </w:instrText>
            </w:r>
          </w:ins>
          <w:r>
            <w:rPr>
              <w:noProof/>
              <w:webHidden/>
            </w:rPr>
          </w:r>
          <w:r>
            <w:rPr>
              <w:noProof/>
              <w:webHidden/>
            </w:rPr>
            <w:fldChar w:fldCharType="separate"/>
          </w:r>
          <w:ins w:id="1471" w:author="Sammartano, Marc (BIC USA)" w:date="2014-07-20T22:08:00Z">
            <w:r w:rsidR="001D724B">
              <w:rPr>
                <w:noProof/>
                <w:webHidden/>
              </w:rPr>
              <w:t>124</w:t>
            </w:r>
          </w:ins>
          <w:ins w:id="14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73" w:author="Sammartano, Marc (BIC USA)" w:date="2014-07-20T20:16:00Z"/>
              <w:rFonts w:eastAsiaTheme="minorEastAsia"/>
              <w:noProof/>
            </w:rPr>
          </w:pPr>
          <w:ins w:id="14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"_Toc393651348"</w:instrText>
            </w:r>
            <w:r w:rsidRPr="00320ACE">
              <w:rPr>
                <w:rStyle w:val="Hyperlink"/>
                <w:noProof/>
              </w:rPr>
              <w:instrText xml:space="preserve"> </w:instrText>
            </w:r>
            <w:r w:rsidRPr="00320ACE">
              <w:rPr>
                <w:rStyle w:val="Hyperlink"/>
                <w:noProof/>
              </w:rPr>
              <w:fldChar w:fldCharType="separate"/>
            </w:r>
            <w:r w:rsidRPr="00320ACE">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_Toc393651348 \h </w:instrText>
            </w:r>
          </w:ins>
          <w:r>
            <w:rPr>
              <w:noProof/>
              <w:webHidden/>
            </w:rPr>
          </w:r>
          <w:r>
            <w:rPr>
              <w:noProof/>
              <w:webHidden/>
            </w:rPr>
            <w:fldChar w:fldCharType="separate"/>
          </w:r>
          <w:ins w:id="1475" w:author="Sammartano, Marc (BIC USA)" w:date="2014-07-20T22:08:00Z">
            <w:r w:rsidR="001D724B">
              <w:rPr>
                <w:noProof/>
                <w:webHidden/>
              </w:rPr>
              <w:t>125</w:t>
            </w:r>
          </w:ins>
          <w:ins w:id="14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77" w:author="Sammartano, Marc (BIC USA)" w:date="2014-07-20T20:16:00Z"/>
              <w:rFonts w:eastAsiaTheme="minorEastAsia"/>
              <w:noProof/>
            </w:rPr>
          </w:pPr>
          <w:ins w:id="14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"_Toc393651349"</w:instrText>
            </w:r>
            <w:r w:rsidRPr="00320ACE">
              <w:rPr>
                <w:rStyle w:val="Hyperlink"/>
                <w:noProof/>
              </w:rPr>
              <w:instrText xml:space="preserve"> </w:instrText>
            </w:r>
            <w:r w:rsidRPr="00320ACE">
              <w:rPr>
                <w:rStyle w:val="Hyperlink"/>
                <w:noProof/>
              </w:rPr>
              <w:fldChar w:fldCharType="separate"/>
            </w:r>
            <w:r w:rsidRPr="00320ACE">
              <w:rPr>
                <w:rStyle w:val="Hyperlink"/>
                <w:noProof/>
              </w:rPr>
              <w:t>Headset &lt;state_nvar&gt;, &lt;type_svar&gt;, &lt;mic_nvar&gt;</w:t>
            </w:r>
            <w:r>
              <w:rPr>
                <w:noProof/>
                <w:webHidden/>
              </w:rPr>
              <w:tab/>
            </w:r>
            <w:r>
              <w:rPr>
                <w:noProof/>
                <w:webHidden/>
              </w:rPr>
              <w:fldChar w:fldCharType="begin"/>
            </w:r>
            <w:r>
              <w:rPr>
                <w:noProof/>
                <w:webHidden/>
              </w:rPr>
              <w:instrText xml:space="preserve"> PAGEREF _Toc393651349 \h </w:instrText>
            </w:r>
          </w:ins>
          <w:r>
            <w:rPr>
              <w:noProof/>
              <w:webHidden/>
            </w:rPr>
          </w:r>
          <w:r>
            <w:rPr>
              <w:noProof/>
              <w:webHidden/>
            </w:rPr>
            <w:fldChar w:fldCharType="separate"/>
          </w:r>
          <w:ins w:id="1479" w:author="Sammartano, Marc (BIC USA)" w:date="2014-07-20T22:08:00Z">
            <w:r w:rsidR="001D724B">
              <w:rPr>
                <w:noProof/>
                <w:webHidden/>
              </w:rPr>
              <w:t>125</w:t>
            </w:r>
          </w:ins>
          <w:ins w:id="14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81" w:author="Sammartano, Marc (BIC USA)" w:date="2014-07-20T20:16:00Z"/>
              <w:rFonts w:eastAsiaTheme="minorEastAsia"/>
              <w:noProof/>
            </w:rPr>
          </w:pPr>
          <w:ins w:id="14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"_Toc393651350"</w:instrText>
            </w:r>
            <w:r w:rsidRPr="00320ACE">
              <w:rPr>
                <w:rStyle w:val="Hyperlink"/>
                <w:noProof/>
              </w:rPr>
              <w:instrText xml:space="preserve"> </w:instrText>
            </w:r>
            <w:r w:rsidRPr="00320ACE">
              <w:rPr>
                <w:rStyle w:val="Hyperlink"/>
                <w:noProof/>
              </w:rPr>
              <w:fldChar w:fldCharType="separate"/>
            </w:r>
            <w:r w:rsidRPr="00320ACE">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_Toc393651350 \h </w:instrText>
            </w:r>
          </w:ins>
          <w:r>
            <w:rPr>
              <w:noProof/>
              <w:webHidden/>
            </w:rPr>
          </w:r>
          <w:r>
            <w:rPr>
              <w:noProof/>
              <w:webHidden/>
            </w:rPr>
            <w:fldChar w:fldCharType="separate"/>
          </w:r>
          <w:ins w:id="1483" w:author="Sammartano, Marc (BIC USA)" w:date="2014-07-20T22:08:00Z">
            <w:r w:rsidR="001D724B">
              <w:rPr>
                <w:noProof/>
                <w:webHidden/>
              </w:rPr>
              <w:t>125</w:t>
            </w:r>
          </w:ins>
          <w:ins w:id="14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85" w:author="Sammartano, Marc (BIC USA)" w:date="2014-07-20T20:16:00Z"/>
              <w:rFonts w:eastAsiaTheme="minorEastAsia"/>
              <w:noProof/>
            </w:rPr>
          </w:pPr>
          <w:ins w:id="14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"_Toc393651351"</w:instrText>
            </w:r>
            <w:r w:rsidRPr="00320ACE">
              <w:rPr>
                <w:rStyle w:val="Hyperlink"/>
                <w:noProof/>
              </w:rPr>
              <w:instrText xml:space="preserve"> </w:instrText>
            </w:r>
            <w:r w:rsidRPr="00320ACE">
              <w:rPr>
                <w:rStyle w:val="Hyperlink"/>
                <w:noProof/>
              </w:rPr>
              <w:fldChar w:fldCharType="separate"/>
            </w:r>
            <w:r w:rsidRPr="00320ACE">
              <w:rPr>
                <w:rStyle w:val="Hyperlink"/>
                <w:noProof/>
              </w:rPr>
              <w:t>Home</w:t>
            </w:r>
            <w:r>
              <w:rPr>
                <w:noProof/>
                <w:webHidden/>
              </w:rPr>
              <w:tab/>
            </w:r>
            <w:r>
              <w:rPr>
                <w:noProof/>
                <w:webHidden/>
              </w:rPr>
              <w:fldChar w:fldCharType="begin"/>
            </w:r>
            <w:r>
              <w:rPr>
                <w:noProof/>
                <w:webHidden/>
              </w:rPr>
              <w:instrText xml:space="preserve"> PAGEREF _Toc393651351 \h </w:instrText>
            </w:r>
          </w:ins>
          <w:r>
            <w:rPr>
              <w:noProof/>
              <w:webHidden/>
            </w:rPr>
          </w:r>
          <w:r>
            <w:rPr>
              <w:noProof/>
              <w:webHidden/>
            </w:rPr>
            <w:fldChar w:fldCharType="separate"/>
          </w:r>
          <w:ins w:id="1487" w:author="Sammartano, Marc (BIC USA)" w:date="2014-07-20T22:08:00Z">
            <w:r w:rsidR="001D724B">
              <w:rPr>
                <w:noProof/>
                <w:webHidden/>
              </w:rPr>
              <w:t>126</w:t>
            </w:r>
          </w:ins>
          <w:ins w:id="14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89" w:author="Sammartano, Marc (BIC USA)" w:date="2014-07-20T20:16:00Z"/>
              <w:rFonts w:eastAsiaTheme="minorEastAsia"/>
              <w:noProof/>
            </w:rPr>
          </w:pPr>
          <w:ins w:id="14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"_Toc393651352"</w:instrText>
            </w:r>
            <w:r w:rsidRPr="00320ACE">
              <w:rPr>
                <w:rStyle w:val="Hyperlink"/>
                <w:noProof/>
              </w:rPr>
              <w:instrText xml:space="preserve"> </w:instrText>
            </w:r>
            <w:r w:rsidRPr="00320ACE">
              <w:rPr>
                <w:rStyle w:val="Hyperlink"/>
                <w:noProof/>
              </w:rPr>
              <w:fldChar w:fldCharType="separate"/>
            </w:r>
            <w:r w:rsidRPr="00320ACE">
              <w:rPr>
                <w:rStyle w:val="Hyperlink"/>
                <w:noProof/>
              </w:rPr>
              <w:t>OnBackGround:</w:t>
            </w:r>
            <w:r>
              <w:rPr>
                <w:noProof/>
                <w:webHidden/>
              </w:rPr>
              <w:tab/>
            </w:r>
            <w:r>
              <w:rPr>
                <w:noProof/>
                <w:webHidden/>
              </w:rPr>
              <w:fldChar w:fldCharType="begin"/>
            </w:r>
            <w:r>
              <w:rPr>
                <w:noProof/>
                <w:webHidden/>
              </w:rPr>
              <w:instrText xml:space="preserve"> PAGEREF _Toc393651352 \h </w:instrText>
            </w:r>
          </w:ins>
          <w:r>
            <w:rPr>
              <w:noProof/>
              <w:webHidden/>
            </w:rPr>
          </w:r>
          <w:r>
            <w:rPr>
              <w:noProof/>
              <w:webHidden/>
            </w:rPr>
            <w:fldChar w:fldCharType="separate"/>
          </w:r>
          <w:ins w:id="1491" w:author="Sammartano, Marc (BIC USA)" w:date="2014-07-20T22:08:00Z">
            <w:r w:rsidR="001D724B">
              <w:rPr>
                <w:noProof/>
                <w:webHidden/>
              </w:rPr>
              <w:t>126</w:t>
            </w:r>
          </w:ins>
          <w:ins w:id="14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493" w:author="Sammartano, Marc (BIC USA)" w:date="2014-07-20T20:16:00Z"/>
              <w:rFonts w:eastAsiaTheme="minorEastAsia"/>
              <w:noProof/>
            </w:rPr>
          </w:pPr>
          <w:ins w:id="14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"_Toc393651353"</w:instrText>
            </w:r>
            <w:r w:rsidRPr="00320ACE">
              <w:rPr>
                <w:rStyle w:val="Hyperlink"/>
                <w:noProof/>
              </w:rPr>
              <w:instrText xml:space="preserve"> </w:instrText>
            </w:r>
            <w:r w:rsidRPr="00320ACE">
              <w:rPr>
                <w:rStyle w:val="Hyperlink"/>
                <w:noProof/>
              </w:rPr>
              <w:fldChar w:fldCharType="separate"/>
            </w:r>
            <w:r w:rsidRPr="00320ACE">
              <w:rPr>
                <w:rStyle w:val="Hyperlink"/>
                <w:noProof/>
              </w:rPr>
              <w:t>Background.Resume</w:t>
            </w:r>
            <w:r>
              <w:rPr>
                <w:noProof/>
                <w:webHidden/>
              </w:rPr>
              <w:tab/>
            </w:r>
            <w:r>
              <w:rPr>
                <w:noProof/>
                <w:webHidden/>
              </w:rPr>
              <w:fldChar w:fldCharType="begin"/>
            </w:r>
            <w:r>
              <w:rPr>
                <w:noProof/>
                <w:webHidden/>
              </w:rPr>
              <w:instrText xml:space="preserve"> PAGEREF _Toc393651353 \h </w:instrText>
            </w:r>
          </w:ins>
          <w:r>
            <w:rPr>
              <w:noProof/>
              <w:webHidden/>
            </w:rPr>
          </w:r>
          <w:r>
            <w:rPr>
              <w:noProof/>
              <w:webHidden/>
            </w:rPr>
            <w:fldChar w:fldCharType="separate"/>
          </w:r>
          <w:ins w:id="1495" w:author="Sammartano, Marc (BIC USA)" w:date="2014-07-20T22:08:00Z">
            <w:r w:rsidR="001D724B">
              <w:rPr>
                <w:noProof/>
                <w:webHidden/>
              </w:rPr>
              <w:t>126</w:t>
            </w:r>
          </w:ins>
          <w:ins w:id="149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497" w:author="Sammartano, Marc (BIC USA)" w:date="2014-07-20T20:16:00Z"/>
              <w:rFonts w:eastAsiaTheme="minorEastAsia"/>
              <w:noProof/>
            </w:rPr>
          </w:pPr>
          <w:ins w:id="14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"_Toc393651354"</w:instrText>
            </w:r>
            <w:r w:rsidRPr="00320ACE">
              <w:rPr>
                <w:rStyle w:val="Hyperlink"/>
                <w:noProof/>
              </w:rPr>
              <w:instrText xml:space="preserve"> </w:instrText>
            </w:r>
            <w:r w:rsidRPr="00320ACE">
              <w:rPr>
                <w:rStyle w:val="Hyperlink"/>
                <w:noProof/>
              </w:rPr>
              <w:fldChar w:fldCharType="separate"/>
            </w:r>
            <w:r w:rsidRPr="00320ACE">
              <w:rPr>
                <w:rStyle w:val="Hyperlink"/>
                <w:noProof/>
              </w:rPr>
              <w:t>SQLITE</w:t>
            </w:r>
            <w:r>
              <w:rPr>
                <w:noProof/>
                <w:webHidden/>
              </w:rPr>
              <w:tab/>
            </w:r>
            <w:r>
              <w:rPr>
                <w:noProof/>
                <w:webHidden/>
              </w:rPr>
              <w:fldChar w:fldCharType="begin"/>
            </w:r>
            <w:r>
              <w:rPr>
                <w:noProof/>
                <w:webHidden/>
              </w:rPr>
              <w:instrText xml:space="preserve"> PAGEREF _Toc393651354 \h </w:instrText>
            </w:r>
          </w:ins>
          <w:r>
            <w:rPr>
              <w:noProof/>
              <w:webHidden/>
            </w:rPr>
          </w:r>
          <w:r>
            <w:rPr>
              <w:noProof/>
              <w:webHidden/>
            </w:rPr>
            <w:fldChar w:fldCharType="separate"/>
          </w:r>
          <w:ins w:id="1499" w:author="Sammartano, Marc (BIC USA)" w:date="2014-07-20T22:08:00Z">
            <w:r w:rsidR="001D724B">
              <w:rPr>
                <w:noProof/>
                <w:webHidden/>
              </w:rPr>
              <w:t>126</w:t>
            </w:r>
          </w:ins>
          <w:ins w:id="15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501" w:author="Sammartano, Marc (BIC USA)" w:date="2014-07-20T20:16:00Z"/>
              <w:rFonts w:eastAsiaTheme="minorEastAsia"/>
              <w:noProof/>
            </w:rPr>
          </w:pPr>
          <w:ins w:id="15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"_Toc393651355"</w:instrText>
            </w:r>
            <w:r w:rsidRPr="00320ACE">
              <w:rPr>
                <w:rStyle w:val="Hyperlink"/>
                <w:noProof/>
              </w:rPr>
              <w:instrText xml:space="preserve"> </w:instrText>
            </w:r>
            <w:r w:rsidRPr="00320ACE">
              <w:rPr>
                <w:rStyle w:val="Hyperlink"/>
                <w:noProof/>
              </w:rPr>
              <w:fldChar w:fldCharType="separate"/>
            </w:r>
            <w:r w:rsidRPr="00320ACE">
              <w:rPr>
                <w:rStyle w:val="Hyperlink"/>
                <w:noProof/>
              </w:rPr>
              <w:t>Overview</w:t>
            </w:r>
            <w:r>
              <w:rPr>
                <w:noProof/>
                <w:webHidden/>
              </w:rPr>
              <w:tab/>
            </w:r>
            <w:r>
              <w:rPr>
                <w:noProof/>
                <w:webHidden/>
              </w:rPr>
              <w:fldChar w:fldCharType="begin"/>
            </w:r>
            <w:r>
              <w:rPr>
                <w:noProof/>
                <w:webHidden/>
              </w:rPr>
              <w:instrText xml:space="preserve"> PAGEREF _Toc393651355 \h </w:instrText>
            </w:r>
          </w:ins>
          <w:r>
            <w:rPr>
              <w:noProof/>
              <w:webHidden/>
            </w:rPr>
          </w:r>
          <w:r>
            <w:rPr>
              <w:noProof/>
              <w:webHidden/>
            </w:rPr>
            <w:fldChar w:fldCharType="separate"/>
          </w:r>
          <w:ins w:id="1503" w:author="Sammartano, Marc (BIC USA)" w:date="2014-07-20T22:08:00Z">
            <w:r w:rsidR="001D724B">
              <w:rPr>
                <w:noProof/>
                <w:webHidden/>
              </w:rPr>
              <w:t>126</w:t>
            </w:r>
          </w:ins>
          <w:ins w:id="15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505" w:author="Sammartano, Marc (BIC USA)" w:date="2014-07-20T20:16:00Z"/>
              <w:rFonts w:eastAsiaTheme="minorEastAsia"/>
              <w:noProof/>
            </w:rPr>
          </w:pPr>
          <w:ins w:id="15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"_Toc393651356"</w:instrText>
            </w:r>
            <w:r w:rsidRPr="00320ACE">
              <w:rPr>
                <w:rStyle w:val="Hyperlink"/>
                <w:noProof/>
              </w:rPr>
              <w:instrText xml:space="preserve"> </w:instrText>
            </w:r>
            <w:r w:rsidRPr="00320ACE">
              <w:rPr>
                <w:rStyle w:val="Hyperlink"/>
                <w:noProof/>
              </w:rPr>
              <w:fldChar w:fldCharType="separate"/>
            </w:r>
            <w:r w:rsidRPr="00320ACE">
              <w:rPr>
                <w:rStyle w:val="Hyperlink"/>
                <w:noProof/>
              </w:rPr>
              <w:t>SQLITE Commands</w:t>
            </w:r>
            <w:r>
              <w:rPr>
                <w:noProof/>
                <w:webHidden/>
              </w:rPr>
              <w:tab/>
            </w:r>
            <w:r>
              <w:rPr>
                <w:noProof/>
                <w:webHidden/>
              </w:rPr>
              <w:fldChar w:fldCharType="begin"/>
            </w:r>
            <w:r>
              <w:rPr>
                <w:noProof/>
                <w:webHidden/>
              </w:rPr>
              <w:instrText xml:space="preserve"> PAGEREF _Toc393651356 \h </w:instrText>
            </w:r>
          </w:ins>
          <w:r>
            <w:rPr>
              <w:noProof/>
              <w:webHidden/>
            </w:rPr>
          </w:r>
          <w:r>
            <w:rPr>
              <w:noProof/>
              <w:webHidden/>
            </w:rPr>
            <w:fldChar w:fldCharType="separate"/>
          </w:r>
          <w:ins w:id="1507" w:author="Sammartano, Marc (BIC USA)" w:date="2014-07-20T22:08:00Z">
            <w:r w:rsidR="001D724B">
              <w:rPr>
                <w:noProof/>
                <w:webHidden/>
              </w:rPr>
              <w:t>126</w:t>
            </w:r>
          </w:ins>
          <w:ins w:id="15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09" w:author="Sammartano, Marc (BIC USA)" w:date="2014-07-20T20:16:00Z"/>
              <w:rFonts w:eastAsiaTheme="minorEastAsia"/>
              <w:noProof/>
            </w:rPr>
          </w:pPr>
          <w:ins w:id="15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"_Toc393651357"</w:instrText>
            </w:r>
            <w:r w:rsidRPr="00320ACE">
              <w:rPr>
                <w:rStyle w:val="Hyperlink"/>
                <w:noProof/>
              </w:rPr>
              <w:instrText xml:space="preserve"> </w:instrText>
            </w:r>
            <w:r w:rsidRPr="00320ACE">
              <w:rPr>
                <w:rStyle w:val="Hyperlink"/>
                <w:noProof/>
              </w:rPr>
              <w:fldChar w:fldCharType="separate"/>
            </w:r>
            <w:r w:rsidRPr="00320ACE">
              <w:rPr>
                <w:rStyle w:val="Hyperlink"/>
                <w:noProof/>
              </w:rPr>
              <w:t>Sql.open &lt;DB_pointer_nvar&gt;, &lt;DB_name_sexp&gt;</w:t>
            </w:r>
            <w:r>
              <w:rPr>
                <w:noProof/>
                <w:webHidden/>
              </w:rPr>
              <w:tab/>
            </w:r>
            <w:r>
              <w:rPr>
                <w:noProof/>
                <w:webHidden/>
              </w:rPr>
              <w:fldChar w:fldCharType="begin"/>
            </w:r>
            <w:r>
              <w:rPr>
                <w:noProof/>
                <w:webHidden/>
              </w:rPr>
              <w:instrText xml:space="preserve"> PAGEREF _Toc393651357 \h </w:instrText>
            </w:r>
          </w:ins>
          <w:r>
            <w:rPr>
              <w:noProof/>
              <w:webHidden/>
            </w:rPr>
          </w:r>
          <w:r>
            <w:rPr>
              <w:noProof/>
              <w:webHidden/>
            </w:rPr>
            <w:fldChar w:fldCharType="separate"/>
          </w:r>
          <w:ins w:id="1511" w:author="Sammartano, Marc (BIC USA)" w:date="2014-07-20T22:08:00Z">
            <w:r w:rsidR="001D724B">
              <w:rPr>
                <w:noProof/>
                <w:webHidden/>
              </w:rPr>
              <w:t>126</w:t>
            </w:r>
          </w:ins>
          <w:ins w:id="15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13" w:author="Sammartano, Marc (BIC USA)" w:date="2014-07-20T20:16:00Z"/>
              <w:rFonts w:eastAsiaTheme="minorEastAsia"/>
              <w:noProof/>
            </w:rPr>
          </w:pPr>
          <w:ins w:id="15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"_Toc393651358"</w:instrText>
            </w:r>
            <w:r w:rsidRPr="00320ACE">
              <w:rPr>
                <w:rStyle w:val="Hyperlink"/>
                <w:noProof/>
              </w:rPr>
              <w:instrText xml:space="preserve"> </w:instrText>
            </w:r>
            <w:r w:rsidRPr="00320ACE">
              <w:rPr>
                <w:rStyle w:val="Hyperlink"/>
                <w:noProof/>
              </w:rPr>
              <w:fldChar w:fldCharType="separate"/>
            </w:r>
            <w:r w:rsidRPr="00320ACE">
              <w:rPr>
                <w:rStyle w:val="Hyperlink"/>
                <w:noProof/>
              </w:rPr>
              <w:t>Sql.close &lt;DB_pointer_nvar&gt;</w:t>
            </w:r>
            <w:r>
              <w:rPr>
                <w:noProof/>
                <w:webHidden/>
              </w:rPr>
              <w:tab/>
            </w:r>
            <w:r>
              <w:rPr>
                <w:noProof/>
                <w:webHidden/>
              </w:rPr>
              <w:fldChar w:fldCharType="begin"/>
            </w:r>
            <w:r>
              <w:rPr>
                <w:noProof/>
                <w:webHidden/>
              </w:rPr>
              <w:instrText xml:space="preserve"> PAGEREF _Toc393651358 \h </w:instrText>
            </w:r>
          </w:ins>
          <w:r>
            <w:rPr>
              <w:noProof/>
              <w:webHidden/>
            </w:rPr>
          </w:r>
          <w:r>
            <w:rPr>
              <w:noProof/>
              <w:webHidden/>
            </w:rPr>
            <w:fldChar w:fldCharType="separate"/>
          </w:r>
          <w:ins w:id="1515" w:author="Sammartano, Marc (BIC USA)" w:date="2014-07-20T22:08:00Z">
            <w:r w:rsidR="001D724B">
              <w:rPr>
                <w:noProof/>
                <w:webHidden/>
              </w:rPr>
              <w:t>127</w:t>
            </w:r>
          </w:ins>
          <w:ins w:id="15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17" w:author="Sammartano, Marc (BIC USA)" w:date="2014-07-20T20:16:00Z"/>
              <w:rFonts w:eastAsiaTheme="minorEastAsia"/>
              <w:noProof/>
            </w:rPr>
          </w:pPr>
          <w:ins w:id="15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"_Toc393651359"</w:instrText>
            </w:r>
            <w:r w:rsidRPr="00320ACE">
              <w:rPr>
                <w:rStyle w:val="Hyperlink"/>
                <w:noProof/>
              </w:rPr>
              <w:instrText xml:space="preserve"> </w:instrText>
            </w:r>
            <w:r w:rsidRPr="00320ACE">
              <w:rPr>
                <w:rStyle w:val="Hyperlink"/>
                <w:noProof/>
              </w:rPr>
              <w:fldChar w:fldCharType="separate"/>
            </w:r>
            <w:r w:rsidRPr="00320ACE">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_Toc393651359 \h </w:instrText>
            </w:r>
          </w:ins>
          <w:r>
            <w:rPr>
              <w:noProof/>
              <w:webHidden/>
            </w:rPr>
          </w:r>
          <w:r>
            <w:rPr>
              <w:noProof/>
              <w:webHidden/>
            </w:rPr>
            <w:fldChar w:fldCharType="separate"/>
          </w:r>
          <w:ins w:id="1519" w:author="Sammartano, Marc (BIC USA)" w:date="2014-07-20T22:08:00Z">
            <w:r w:rsidR="001D724B">
              <w:rPr>
                <w:noProof/>
                <w:webHidden/>
              </w:rPr>
              <w:t>127</w:t>
            </w:r>
          </w:ins>
          <w:ins w:id="15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21" w:author="Sammartano, Marc (BIC USA)" w:date="2014-07-20T20:16:00Z"/>
              <w:rFonts w:eastAsiaTheme="minorEastAsia"/>
              <w:noProof/>
            </w:rPr>
          </w:pPr>
          <w:ins w:id="15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"_Toc393651360"</w:instrText>
            </w:r>
            <w:r w:rsidRPr="00320ACE">
              <w:rPr>
                <w:rStyle w:val="Hyperlink"/>
                <w:noProof/>
              </w:rPr>
              <w:instrText xml:space="preserve"> </w:instrText>
            </w:r>
            <w:r w:rsidRPr="00320ACE">
              <w:rPr>
                <w:rStyle w:val="Hyperlink"/>
                <w:noProof/>
              </w:rPr>
              <w:fldChar w:fldCharType="separate"/>
            </w:r>
            <w:r w:rsidRPr="00320ACE">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_Toc393651360 \h </w:instrText>
            </w:r>
          </w:ins>
          <w:r>
            <w:rPr>
              <w:noProof/>
              <w:webHidden/>
            </w:rPr>
          </w:r>
          <w:r>
            <w:rPr>
              <w:noProof/>
              <w:webHidden/>
            </w:rPr>
            <w:fldChar w:fldCharType="separate"/>
          </w:r>
          <w:ins w:id="1523" w:author="Sammartano, Marc (BIC USA)" w:date="2014-07-20T22:08:00Z">
            <w:r w:rsidR="001D724B">
              <w:rPr>
                <w:noProof/>
                <w:webHidden/>
              </w:rPr>
              <w:t>127</w:t>
            </w:r>
          </w:ins>
          <w:ins w:id="15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25" w:author="Sammartano, Marc (BIC USA)" w:date="2014-07-20T20:16:00Z"/>
              <w:rFonts w:eastAsiaTheme="minorEastAsia"/>
              <w:noProof/>
            </w:rPr>
          </w:pPr>
          <w:ins w:id="15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"_Toc393651361"</w:instrText>
            </w:r>
            <w:r w:rsidRPr="00320ACE">
              <w:rPr>
                <w:rStyle w:val="Hyperlink"/>
                <w:noProof/>
              </w:rPr>
              <w:instrText xml:space="preserve"> </w:instrText>
            </w:r>
            <w:r w:rsidRPr="00320ACE">
              <w:rPr>
                <w:rStyle w:val="Hyperlink"/>
                <w:noProof/>
              </w:rPr>
              <w:fldChar w:fldCharType="separate"/>
            </w:r>
            <w:r w:rsidRPr="00320ACE">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_Toc393651361 \h </w:instrText>
            </w:r>
          </w:ins>
          <w:r>
            <w:rPr>
              <w:noProof/>
              <w:webHidden/>
            </w:rPr>
          </w:r>
          <w:r>
            <w:rPr>
              <w:noProof/>
              <w:webHidden/>
            </w:rPr>
            <w:fldChar w:fldCharType="separate"/>
          </w:r>
          <w:ins w:id="1527" w:author="Sammartano, Marc (BIC USA)" w:date="2014-07-20T22:08:00Z">
            <w:r w:rsidR="001D724B">
              <w:rPr>
                <w:noProof/>
                <w:webHidden/>
              </w:rPr>
              <w:t>127</w:t>
            </w:r>
          </w:ins>
          <w:ins w:id="15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29" w:author="Sammartano, Marc (BIC USA)" w:date="2014-07-20T20:16:00Z"/>
              <w:rFonts w:eastAsiaTheme="minorEastAsia"/>
              <w:noProof/>
            </w:rPr>
          </w:pPr>
          <w:ins w:id="1530"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"_Toc393651362"</w:instrText>
            </w:r>
            <w:r w:rsidRPr="00320ACE">
              <w:rPr>
                <w:rStyle w:val="Hyperlink"/>
                <w:noProof/>
              </w:rPr>
              <w:instrText xml:space="preserve"> </w:instrText>
            </w:r>
            <w:r w:rsidRPr="00320ACE">
              <w:rPr>
                <w:rStyle w:val="Hyperlink"/>
                <w:noProof/>
              </w:rPr>
              <w:fldChar w:fldCharType="separate"/>
            </w:r>
            <w:r w:rsidRPr="00320ACE">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_Toc393651362 \h </w:instrText>
            </w:r>
          </w:ins>
          <w:r>
            <w:rPr>
              <w:noProof/>
              <w:webHidden/>
            </w:rPr>
          </w:r>
          <w:r>
            <w:rPr>
              <w:noProof/>
              <w:webHidden/>
            </w:rPr>
            <w:fldChar w:fldCharType="separate"/>
          </w:r>
          <w:ins w:id="1531" w:author="Sammartano, Marc (BIC USA)" w:date="2014-07-20T22:08:00Z">
            <w:r w:rsidR="001D724B">
              <w:rPr>
                <w:noProof/>
                <w:webHidden/>
              </w:rPr>
              <w:t>127</w:t>
            </w:r>
          </w:ins>
          <w:ins w:id="15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33" w:author="Sammartano, Marc (BIC USA)" w:date="2014-07-20T20:16:00Z"/>
              <w:rFonts w:eastAsiaTheme="minorEastAsia"/>
              <w:noProof/>
            </w:rPr>
          </w:pPr>
          <w:ins w:id="15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"_Toc393651363"</w:instrText>
            </w:r>
            <w:r w:rsidRPr="00320ACE">
              <w:rPr>
                <w:rStyle w:val="Hyperlink"/>
                <w:noProof/>
              </w:rPr>
              <w:instrText xml:space="preserve"> </w:instrText>
            </w:r>
            <w:r w:rsidRPr="00320ACE">
              <w:rPr>
                <w:rStyle w:val="Hyperlink"/>
                <w:noProof/>
              </w:rPr>
              <w:fldChar w:fldCharType="separate"/>
            </w:r>
            <w:r w:rsidRPr="00320ACE">
              <w:rPr>
                <w:rStyle w:val="Hyperlink"/>
                <w:noProof/>
              </w:rPr>
              <w:t>Sql.query.length &lt;length_nvar&gt;, &lt;cursor_nvar&gt;</w:t>
            </w:r>
            <w:r>
              <w:rPr>
                <w:noProof/>
                <w:webHidden/>
              </w:rPr>
              <w:tab/>
            </w:r>
            <w:r>
              <w:rPr>
                <w:noProof/>
                <w:webHidden/>
              </w:rPr>
              <w:fldChar w:fldCharType="begin"/>
            </w:r>
            <w:r>
              <w:rPr>
                <w:noProof/>
                <w:webHidden/>
              </w:rPr>
              <w:instrText xml:space="preserve"> PAGEREF _Toc393651363 \h </w:instrText>
            </w:r>
          </w:ins>
          <w:r>
            <w:rPr>
              <w:noProof/>
              <w:webHidden/>
            </w:rPr>
          </w:r>
          <w:r>
            <w:rPr>
              <w:noProof/>
              <w:webHidden/>
            </w:rPr>
            <w:fldChar w:fldCharType="separate"/>
          </w:r>
          <w:ins w:id="1535" w:author="Sammartano, Marc (BIC USA)" w:date="2014-07-20T22:08:00Z">
            <w:r w:rsidR="001D724B">
              <w:rPr>
                <w:noProof/>
                <w:webHidden/>
              </w:rPr>
              <w:t>128</w:t>
            </w:r>
          </w:ins>
          <w:ins w:id="15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37" w:author="Sammartano, Marc (BIC USA)" w:date="2014-07-20T20:16:00Z"/>
              <w:rFonts w:eastAsiaTheme="minorEastAsia"/>
              <w:noProof/>
            </w:rPr>
          </w:pPr>
          <w:ins w:id="15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"_Toc393651364"</w:instrText>
            </w:r>
            <w:r w:rsidRPr="00320ACE">
              <w:rPr>
                <w:rStyle w:val="Hyperlink"/>
                <w:noProof/>
              </w:rPr>
              <w:instrText xml:space="preserve"> </w:instrText>
            </w:r>
            <w:r w:rsidRPr="00320ACE">
              <w:rPr>
                <w:rStyle w:val="Hyperlink"/>
                <w:noProof/>
              </w:rPr>
              <w:fldChar w:fldCharType="separate"/>
            </w:r>
            <w:r w:rsidRPr="00320ACE">
              <w:rPr>
                <w:rStyle w:val="Hyperlink"/>
                <w:noProof/>
              </w:rPr>
              <w:t>Sql.query.position &lt;position_nvar&gt;, &lt;cursor_nvar&gt;</w:t>
            </w:r>
            <w:r>
              <w:rPr>
                <w:noProof/>
                <w:webHidden/>
              </w:rPr>
              <w:tab/>
            </w:r>
            <w:r>
              <w:rPr>
                <w:noProof/>
                <w:webHidden/>
              </w:rPr>
              <w:fldChar w:fldCharType="begin"/>
            </w:r>
            <w:r>
              <w:rPr>
                <w:noProof/>
                <w:webHidden/>
              </w:rPr>
              <w:instrText xml:space="preserve"> PAGEREF _Toc393651364 \h </w:instrText>
            </w:r>
          </w:ins>
          <w:r>
            <w:rPr>
              <w:noProof/>
              <w:webHidden/>
            </w:rPr>
          </w:r>
          <w:r>
            <w:rPr>
              <w:noProof/>
              <w:webHidden/>
            </w:rPr>
            <w:fldChar w:fldCharType="separate"/>
          </w:r>
          <w:ins w:id="1539" w:author="Sammartano, Marc (BIC USA)" w:date="2014-07-20T22:08:00Z">
            <w:r w:rsidR="001D724B">
              <w:rPr>
                <w:noProof/>
                <w:webHidden/>
              </w:rPr>
              <w:t>128</w:t>
            </w:r>
          </w:ins>
          <w:ins w:id="15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41" w:author="Sammartano, Marc (BIC USA)" w:date="2014-07-20T20:16:00Z"/>
              <w:rFonts w:eastAsiaTheme="minorEastAsia"/>
              <w:noProof/>
            </w:rPr>
          </w:pPr>
          <w:ins w:id="15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"_Toc393651365"</w:instrText>
            </w:r>
            <w:r w:rsidRPr="00320ACE">
              <w:rPr>
                <w:rStyle w:val="Hyperlink"/>
                <w:noProof/>
              </w:rPr>
              <w:instrText xml:space="preserve"> </w:instrText>
            </w:r>
            <w:r w:rsidRPr="00320ACE">
              <w:rPr>
                <w:rStyle w:val="Hyperlink"/>
                <w:noProof/>
              </w:rPr>
              <w:fldChar w:fldCharType="separate"/>
            </w:r>
            <w:r w:rsidRPr="00320ACE">
              <w:rPr>
                <w:rStyle w:val="Hyperlink"/>
                <w:noProof/>
              </w:rPr>
              <w:t>Sql.next &lt;done_lvar&gt;, &lt;cursor_nvar&gt;, C1V$, C2V$, ..., CNV$</w:t>
            </w:r>
            <w:r>
              <w:rPr>
                <w:noProof/>
                <w:webHidden/>
              </w:rPr>
              <w:tab/>
            </w:r>
            <w:r>
              <w:rPr>
                <w:noProof/>
                <w:webHidden/>
              </w:rPr>
              <w:fldChar w:fldCharType="begin"/>
            </w:r>
            <w:r>
              <w:rPr>
                <w:noProof/>
                <w:webHidden/>
              </w:rPr>
              <w:instrText xml:space="preserve"> PAGEREF _Toc393651365 \h </w:instrText>
            </w:r>
          </w:ins>
          <w:r>
            <w:rPr>
              <w:noProof/>
              <w:webHidden/>
            </w:rPr>
          </w:r>
          <w:r>
            <w:rPr>
              <w:noProof/>
              <w:webHidden/>
            </w:rPr>
            <w:fldChar w:fldCharType="separate"/>
          </w:r>
          <w:ins w:id="1543" w:author="Sammartano, Marc (BIC USA)" w:date="2014-07-20T22:08:00Z">
            <w:r w:rsidR="001D724B">
              <w:rPr>
                <w:noProof/>
                <w:webHidden/>
              </w:rPr>
              <w:t>128</w:t>
            </w:r>
          </w:ins>
          <w:ins w:id="15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45" w:author="Sammartano, Marc (BIC USA)" w:date="2014-07-20T20:16:00Z"/>
              <w:rFonts w:eastAsiaTheme="minorEastAsia"/>
              <w:noProof/>
            </w:rPr>
          </w:pPr>
          <w:ins w:id="15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"_Toc393651366"</w:instrText>
            </w:r>
            <w:r w:rsidRPr="00320ACE">
              <w:rPr>
                <w:rStyle w:val="Hyperlink"/>
                <w:noProof/>
              </w:rPr>
              <w:instrText xml:space="preserve"> </w:instrText>
            </w:r>
            <w:r w:rsidRPr="00320ACE">
              <w:rPr>
                <w:rStyle w:val="Hyperlink"/>
                <w:noProof/>
              </w:rPr>
              <w:fldChar w:fldCharType="separate"/>
            </w:r>
            <w:r w:rsidRPr="00320ACE">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_Toc393651366 \h </w:instrText>
            </w:r>
          </w:ins>
          <w:r>
            <w:rPr>
              <w:noProof/>
              <w:webHidden/>
            </w:rPr>
          </w:r>
          <w:r>
            <w:rPr>
              <w:noProof/>
              <w:webHidden/>
            </w:rPr>
            <w:fldChar w:fldCharType="separate"/>
          </w:r>
          <w:ins w:id="1547" w:author="Sammartano, Marc (BIC USA)" w:date="2014-07-20T22:08:00Z">
            <w:r w:rsidR="001D724B">
              <w:rPr>
                <w:noProof/>
                <w:webHidden/>
              </w:rPr>
              <w:t>129</w:t>
            </w:r>
          </w:ins>
          <w:ins w:id="15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49" w:author="Sammartano, Marc (BIC USA)" w:date="2014-07-20T20:16:00Z"/>
              <w:rFonts w:eastAsiaTheme="minorEastAsia"/>
              <w:noProof/>
            </w:rPr>
          </w:pPr>
          <w:ins w:id="15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"_Toc393651367"</w:instrText>
            </w:r>
            <w:r w:rsidRPr="00320ACE">
              <w:rPr>
                <w:rStyle w:val="Hyperlink"/>
                <w:noProof/>
              </w:rPr>
              <w:instrText xml:space="preserve"> </w:instrText>
            </w:r>
            <w:r w:rsidRPr="00320ACE">
              <w:rPr>
                <w:rStyle w:val="Hyperlink"/>
                <w:noProof/>
              </w:rPr>
              <w:fldChar w:fldCharType="separate"/>
            </w:r>
            <w:r w:rsidRPr="00320ACE">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_Toc393651367 \h </w:instrText>
            </w:r>
          </w:ins>
          <w:r>
            <w:rPr>
              <w:noProof/>
              <w:webHidden/>
            </w:rPr>
          </w:r>
          <w:r>
            <w:rPr>
              <w:noProof/>
              <w:webHidden/>
            </w:rPr>
            <w:fldChar w:fldCharType="separate"/>
          </w:r>
          <w:ins w:id="1551" w:author="Sammartano, Marc (BIC USA)" w:date="2014-07-20T22:08:00Z">
            <w:r w:rsidR="001D724B">
              <w:rPr>
                <w:noProof/>
                <w:webHidden/>
              </w:rPr>
              <w:t>129</w:t>
            </w:r>
          </w:ins>
          <w:ins w:id="15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53" w:author="Sammartano, Marc (BIC USA)" w:date="2014-07-20T20:16:00Z"/>
              <w:rFonts w:eastAsiaTheme="minorEastAsia"/>
              <w:noProof/>
            </w:rPr>
          </w:pPr>
          <w:ins w:id="15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"_Toc393651368"</w:instrText>
            </w:r>
            <w:r w:rsidRPr="00320ACE">
              <w:rPr>
                <w:rStyle w:val="Hyperlink"/>
                <w:noProof/>
              </w:rPr>
              <w:instrText xml:space="preserve"> </w:instrText>
            </w:r>
            <w:r w:rsidRPr="00320ACE">
              <w:rPr>
                <w:rStyle w:val="Hyperlink"/>
                <w:noProof/>
              </w:rPr>
              <w:fldChar w:fldCharType="separate"/>
            </w:r>
            <w:r w:rsidRPr="00320ACE">
              <w:rPr>
                <w:rStyle w:val="Hyperlink"/>
                <w:noProof/>
              </w:rPr>
              <w:t>Sql.exec &lt;DB_pointer_nvar&gt;, &lt;command_sexp&gt;</w:t>
            </w:r>
            <w:r>
              <w:rPr>
                <w:noProof/>
                <w:webHidden/>
              </w:rPr>
              <w:tab/>
            </w:r>
            <w:r>
              <w:rPr>
                <w:noProof/>
                <w:webHidden/>
              </w:rPr>
              <w:fldChar w:fldCharType="begin"/>
            </w:r>
            <w:r>
              <w:rPr>
                <w:noProof/>
                <w:webHidden/>
              </w:rPr>
              <w:instrText xml:space="preserve"> PAGEREF _Toc393651368 \h </w:instrText>
            </w:r>
          </w:ins>
          <w:r>
            <w:rPr>
              <w:noProof/>
              <w:webHidden/>
            </w:rPr>
          </w:r>
          <w:r>
            <w:rPr>
              <w:noProof/>
              <w:webHidden/>
            </w:rPr>
            <w:fldChar w:fldCharType="separate"/>
          </w:r>
          <w:ins w:id="1555" w:author="Sammartano, Marc (BIC USA)" w:date="2014-07-20T22:08:00Z">
            <w:r w:rsidR="001D724B">
              <w:rPr>
                <w:noProof/>
                <w:webHidden/>
              </w:rPr>
              <w:t>129</w:t>
            </w:r>
          </w:ins>
          <w:ins w:id="15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57" w:author="Sammartano, Marc (BIC USA)" w:date="2014-07-20T20:16:00Z"/>
              <w:rFonts w:eastAsiaTheme="minorEastAsia"/>
              <w:noProof/>
            </w:rPr>
          </w:pPr>
          <w:ins w:id="15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"_Toc393651369"</w:instrText>
            </w:r>
            <w:r w:rsidRPr="00320ACE">
              <w:rPr>
                <w:rStyle w:val="Hyperlink"/>
                <w:noProof/>
              </w:rPr>
              <w:instrText xml:space="preserve"> </w:instrText>
            </w:r>
            <w:r w:rsidRPr="00320ACE">
              <w:rPr>
                <w:rStyle w:val="Hyperlink"/>
                <w:noProof/>
              </w:rPr>
              <w:fldChar w:fldCharType="separate"/>
            </w:r>
            <w:r w:rsidRPr="00320ACE">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_Toc393651369 \h </w:instrText>
            </w:r>
          </w:ins>
          <w:r>
            <w:rPr>
              <w:noProof/>
              <w:webHidden/>
            </w:rPr>
          </w:r>
          <w:r>
            <w:rPr>
              <w:noProof/>
              <w:webHidden/>
            </w:rPr>
            <w:fldChar w:fldCharType="separate"/>
          </w:r>
          <w:ins w:id="1559" w:author="Sammartano, Marc (BIC USA)" w:date="2014-07-20T22:08:00Z">
            <w:r w:rsidR="001D724B">
              <w:rPr>
                <w:noProof/>
                <w:webHidden/>
              </w:rPr>
              <w:t>129</w:t>
            </w:r>
          </w:ins>
          <w:ins w:id="156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561" w:author="Sammartano, Marc (BIC USA)" w:date="2014-07-20T20:16:00Z"/>
              <w:rFonts w:eastAsiaTheme="minorEastAsia"/>
              <w:noProof/>
            </w:rPr>
          </w:pPr>
          <w:ins w:id="15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"_Toc393651370"</w:instrText>
            </w:r>
            <w:r w:rsidRPr="00320ACE">
              <w:rPr>
                <w:rStyle w:val="Hyperlink"/>
                <w:noProof/>
              </w:rPr>
              <w:instrText xml:space="preserve"> </w:instrText>
            </w:r>
            <w:r w:rsidRPr="00320ACE">
              <w:rPr>
                <w:rStyle w:val="Hyperlink"/>
                <w:noProof/>
              </w:rPr>
              <w:fldChar w:fldCharType="separate"/>
            </w:r>
            <w:r w:rsidRPr="00320ACE">
              <w:rPr>
                <w:rStyle w:val="Hyperlink"/>
                <w:noProof/>
              </w:rPr>
              <w:t>Graphics</w:t>
            </w:r>
            <w:r>
              <w:rPr>
                <w:noProof/>
                <w:webHidden/>
              </w:rPr>
              <w:tab/>
            </w:r>
            <w:r>
              <w:rPr>
                <w:noProof/>
                <w:webHidden/>
              </w:rPr>
              <w:fldChar w:fldCharType="begin"/>
            </w:r>
            <w:r>
              <w:rPr>
                <w:noProof/>
                <w:webHidden/>
              </w:rPr>
              <w:instrText xml:space="preserve"> PAGEREF _Toc393651370 \h </w:instrText>
            </w:r>
          </w:ins>
          <w:r>
            <w:rPr>
              <w:noProof/>
              <w:webHidden/>
            </w:rPr>
          </w:r>
          <w:r>
            <w:rPr>
              <w:noProof/>
              <w:webHidden/>
            </w:rPr>
            <w:fldChar w:fldCharType="separate"/>
          </w:r>
          <w:ins w:id="1563" w:author="Sammartano, Marc (BIC USA)" w:date="2014-07-20T22:08:00Z">
            <w:r w:rsidR="001D724B">
              <w:rPr>
                <w:noProof/>
                <w:webHidden/>
              </w:rPr>
              <w:t>129</w:t>
            </w:r>
          </w:ins>
          <w:ins w:id="15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565" w:author="Sammartano, Marc (BIC USA)" w:date="2014-07-20T20:16:00Z"/>
              <w:rFonts w:eastAsiaTheme="minorEastAsia"/>
              <w:noProof/>
            </w:rPr>
          </w:pPr>
          <w:ins w:id="15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"_Toc393651371"</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_Toc393651371 \h </w:instrText>
            </w:r>
          </w:ins>
          <w:r>
            <w:rPr>
              <w:noProof/>
              <w:webHidden/>
            </w:rPr>
          </w:r>
          <w:r>
            <w:rPr>
              <w:noProof/>
              <w:webHidden/>
            </w:rPr>
            <w:fldChar w:fldCharType="separate"/>
          </w:r>
          <w:ins w:id="1567" w:author="Sammartano, Marc (BIC USA)" w:date="2014-07-20T22:08:00Z">
            <w:r w:rsidR="001D724B">
              <w:rPr>
                <w:noProof/>
                <w:webHidden/>
              </w:rPr>
              <w:t>129</w:t>
            </w:r>
          </w:ins>
          <w:ins w:id="15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69" w:author="Sammartano, Marc (BIC USA)" w:date="2014-07-20T20:16:00Z"/>
              <w:rFonts w:eastAsiaTheme="minorEastAsia"/>
              <w:noProof/>
            </w:rPr>
          </w:pPr>
          <w:ins w:id="15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"_Toc393651372"</w:instrText>
            </w:r>
            <w:r w:rsidRPr="00320ACE">
              <w:rPr>
                <w:rStyle w:val="Hyperlink"/>
                <w:noProof/>
              </w:rPr>
              <w:instrText xml:space="preserve"> </w:instrText>
            </w:r>
            <w:r w:rsidRPr="00320ACE">
              <w:rPr>
                <w:rStyle w:val="Hyperlink"/>
                <w:noProof/>
              </w:rPr>
              <w:fldChar w:fldCharType="separate"/>
            </w:r>
            <w:r w:rsidRPr="00320ACE">
              <w:rPr>
                <w:rStyle w:val="Hyperlink"/>
                <w:noProof/>
              </w:rPr>
              <w:t>The Graphics Screen and Graphics Mode</w:t>
            </w:r>
            <w:r>
              <w:rPr>
                <w:noProof/>
                <w:webHidden/>
              </w:rPr>
              <w:tab/>
            </w:r>
            <w:r>
              <w:rPr>
                <w:noProof/>
                <w:webHidden/>
              </w:rPr>
              <w:fldChar w:fldCharType="begin"/>
            </w:r>
            <w:r>
              <w:rPr>
                <w:noProof/>
                <w:webHidden/>
              </w:rPr>
              <w:instrText xml:space="preserve"> PAGEREF _Toc393651372 \h </w:instrText>
            </w:r>
          </w:ins>
          <w:r>
            <w:rPr>
              <w:noProof/>
              <w:webHidden/>
            </w:rPr>
          </w:r>
          <w:r>
            <w:rPr>
              <w:noProof/>
              <w:webHidden/>
            </w:rPr>
            <w:fldChar w:fldCharType="separate"/>
          </w:r>
          <w:ins w:id="1571" w:author="Sammartano, Marc (BIC USA)" w:date="2014-07-20T22:08:00Z">
            <w:r w:rsidR="001D724B">
              <w:rPr>
                <w:noProof/>
                <w:webHidden/>
              </w:rPr>
              <w:t>129</w:t>
            </w:r>
          </w:ins>
          <w:ins w:id="15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73" w:author="Sammartano, Marc (BIC USA)" w:date="2014-07-20T20:16:00Z"/>
              <w:rFonts w:eastAsiaTheme="minorEastAsia"/>
              <w:noProof/>
            </w:rPr>
          </w:pPr>
          <w:ins w:id="15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"_Toc393651373"</w:instrText>
            </w:r>
            <w:r w:rsidRPr="00320ACE">
              <w:rPr>
                <w:rStyle w:val="Hyperlink"/>
                <w:noProof/>
              </w:rPr>
              <w:instrText xml:space="preserve"> </w:instrText>
            </w:r>
            <w:r w:rsidRPr="00320ACE">
              <w:rPr>
                <w:rStyle w:val="Hyperlink"/>
                <w:noProof/>
              </w:rPr>
              <w:fldChar w:fldCharType="separate"/>
            </w:r>
            <w:r w:rsidRPr="00320ACE">
              <w:rPr>
                <w:rStyle w:val="Hyperlink"/>
                <w:noProof/>
              </w:rPr>
              <w:t>Display Lists</w:t>
            </w:r>
            <w:r>
              <w:rPr>
                <w:noProof/>
                <w:webHidden/>
              </w:rPr>
              <w:tab/>
            </w:r>
            <w:r>
              <w:rPr>
                <w:noProof/>
                <w:webHidden/>
              </w:rPr>
              <w:fldChar w:fldCharType="begin"/>
            </w:r>
            <w:r>
              <w:rPr>
                <w:noProof/>
                <w:webHidden/>
              </w:rPr>
              <w:instrText xml:space="preserve"> PAGEREF _Toc393651373 \h </w:instrText>
            </w:r>
          </w:ins>
          <w:r>
            <w:rPr>
              <w:noProof/>
              <w:webHidden/>
            </w:rPr>
          </w:r>
          <w:r>
            <w:rPr>
              <w:noProof/>
              <w:webHidden/>
            </w:rPr>
            <w:fldChar w:fldCharType="separate"/>
          </w:r>
          <w:ins w:id="1575" w:author="Sammartano, Marc (BIC USA)" w:date="2014-07-20T22:08:00Z">
            <w:r w:rsidR="001D724B">
              <w:rPr>
                <w:noProof/>
                <w:webHidden/>
              </w:rPr>
              <w:t>130</w:t>
            </w:r>
          </w:ins>
          <w:ins w:id="15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77" w:author="Sammartano, Marc (BIC USA)" w:date="2014-07-20T20:16:00Z"/>
              <w:rFonts w:eastAsiaTheme="minorEastAsia"/>
              <w:noProof/>
            </w:rPr>
          </w:pPr>
          <w:ins w:id="15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"_Toc393651374"</w:instrText>
            </w:r>
            <w:r w:rsidRPr="00320ACE">
              <w:rPr>
                <w:rStyle w:val="Hyperlink"/>
                <w:noProof/>
              </w:rPr>
              <w:instrText xml:space="preserve"> </w:instrText>
            </w:r>
            <w:r w:rsidRPr="00320ACE">
              <w:rPr>
                <w:rStyle w:val="Hyperlink"/>
                <w:noProof/>
              </w:rPr>
              <w:fldChar w:fldCharType="separate"/>
            </w:r>
            <w:r w:rsidRPr="00320ACE">
              <w:rPr>
                <w:rStyle w:val="Hyperlink"/>
                <w:noProof/>
              </w:rPr>
              <w:t>Drawing into Bitmaps</w:t>
            </w:r>
            <w:r>
              <w:rPr>
                <w:noProof/>
                <w:webHidden/>
              </w:rPr>
              <w:tab/>
            </w:r>
            <w:r>
              <w:rPr>
                <w:noProof/>
                <w:webHidden/>
              </w:rPr>
              <w:fldChar w:fldCharType="begin"/>
            </w:r>
            <w:r>
              <w:rPr>
                <w:noProof/>
                <w:webHidden/>
              </w:rPr>
              <w:instrText xml:space="preserve"> PAGEREF _Toc393651374 \h </w:instrText>
            </w:r>
          </w:ins>
          <w:r>
            <w:rPr>
              <w:noProof/>
              <w:webHidden/>
            </w:rPr>
          </w:r>
          <w:r>
            <w:rPr>
              <w:noProof/>
              <w:webHidden/>
            </w:rPr>
            <w:fldChar w:fldCharType="separate"/>
          </w:r>
          <w:ins w:id="1579" w:author="Sammartano, Marc (BIC USA)" w:date="2014-07-20T22:08:00Z">
            <w:r w:rsidR="001D724B">
              <w:rPr>
                <w:noProof/>
                <w:webHidden/>
              </w:rPr>
              <w:t>130</w:t>
            </w:r>
          </w:ins>
          <w:ins w:id="15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81" w:author="Sammartano, Marc (BIC USA)" w:date="2014-07-20T20:16:00Z"/>
              <w:rFonts w:eastAsiaTheme="minorEastAsia"/>
              <w:noProof/>
            </w:rPr>
          </w:pPr>
          <w:ins w:id="15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"_Toc393651375"</w:instrText>
            </w:r>
            <w:r w:rsidRPr="00320ACE">
              <w:rPr>
                <w:rStyle w:val="Hyperlink"/>
                <w:noProof/>
              </w:rPr>
              <w:instrText xml:space="preserve"> </w:instrText>
            </w:r>
            <w:r w:rsidRPr="00320ACE">
              <w:rPr>
                <w:rStyle w:val="Hyperlink"/>
                <w:noProof/>
              </w:rPr>
              <w:fldChar w:fldCharType="separate"/>
            </w:r>
            <w:r w:rsidRPr="00320ACE">
              <w:rPr>
                <w:rStyle w:val="Hyperlink"/>
                <w:noProof/>
              </w:rPr>
              <w:t>Colors</w:t>
            </w:r>
            <w:r>
              <w:rPr>
                <w:noProof/>
                <w:webHidden/>
              </w:rPr>
              <w:tab/>
            </w:r>
            <w:r>
              <w:rPr>
                <w:noProof/>
                <w:webHidden/>
              </w:rPr>
              <w:fldChar w:fldCharType="begin"/>
            </w:r>
            <w:r>
              <w:rPr>
                <w:noProof/>
                <w:webHidden/>
              </w:rPr>
              <w:instrText xml:space="preserve"> PAGEREF _Toc393651375 \h </w:instrText>
            </w:r>
          </w:ins>
          <w:r>
            <w:rPr>
              <w:noProof/>
              <w:webHidden/>
            </w:rPr>
          </w:r>
          <w:r>
            <w:rPr>
              <w:noProof/>
              <w:webHidden/>
            </w:rPr>
            <w:fldChar w:fldCharType="separate"/>
          </w:r>
          <w:ins w:id="1583" w:author="Sammartano, Marc (BIC USA)" w:date="2014-07-20T22:08:00Z">
            <w:r w:rsidR="001D724B">
              <w:rPr>
                <w:noProof/>
                <w:webHidden/>
              </w:rPr>
              <w:t>131</w:t>
            </w:r>
          </w:ins>
          <w:ins w:id="158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585" w:author="Sammartano, Marc (BIC USA)" w:date="2014-07-20T20:16:00Z"/>
              <w:rFonts w:eastAsiaTheme="minorEastAsia"/>
              <w:noProof/>
            </w:rPr>
          </w:pPr>
          <w:ins w:id="15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"_Toc393651376"</w:instrText>
            </w:r>
            <w:r w:rsidRPr="00320ACE">
              <w:rPr>
                <w:rStyle w:val="Hyperlink"/>
                <w:noProof/>
              </w:rPr>
              <w:instrText xml:space="preserve"> </w:instrText>
            </w:r>
            <w:r w:rsidRPr="00320ACE">
              <w:rPr>
                <w:rStyle w:val="Hyperlink"/>
                <w:noProof/>
              </w:rPr>
              <w:fldChar w:fldCharType="separate"/>
            </w:r>
            <w:r w:rsidRPr="00320ACE">
              <w:rPr>
                <w:rStyle w:val="Hyperlink"/>
                <w:noProof/>
              </w:rPr>
              <w:t>Graphics Setup Commands</w:t>
            </w:r>
            <w:r>
              <w:rPr>
                <w:noProof/>
                <w:webHidden/>
              </w:rPr>
              <w:tab/>
            </w:r>
            <w:r>
              <w:rPr>
                <w:noProof/>
                <w:webHidden/>
              </w:rPr>
              <w:fldChar w:fldCharType="begin"/>
            </w:r>
            <w:r>
              <w:rPr>
                <w:noProof/>
                <w:webHidden/>
              </w:rPr>
              <w:instrText xml:space="preserve"> PAGEREF _Toc393651376 \h </w:instrText>
            </w:r>
          </w:ins>
          <w:r>
            <w:rPr>
              <w:noProof/>
              <w:webHidden/>
            </w:rPr>
          </w:r>
          <w:r>
            <w:rPr>
              <w:noProof/>
              <w:webHidden/>
            </w:rPr>
            <w:fldChar w:fldCharType="separate"/>
          </w:r>
          <w:ins w:id="1587" w:author="Sammartano, Marc (BIC USA)" w:date="2014-07-20T22:08:00Z">
            <w:r w:rsidR="001D724B">
              <w:rPr>
                <w:noProof/>
                <w:webHidden/>
              </w:rPr>
              <w:t>131</w:t>
            </w:r>
          </w:ins>
          <w:ins w:id="15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89" w:author="Sammartano, Marc (BIC USA)" w:date="2014-07-20T20:16:00Z"/>
              <w:rFonts w:eastAsiaTheme="minorEastAsia"/>
              <w:noProof/>
            </w:rPr>
          </w:pPr>
          <w:ins w:id="15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"_Toc393651377"</w:instrText>
            </w:r>
            <w:r w:rsidRPr="00320ACE">
              <w:rPr>
                <w:rStyle w:val="Hyperlink"/>
                <w:noProof/>
              </w:rPr>
              <w:instrText xml:space="preserve"> </w:instrText>
            </w:r>
            <w:r w:rsidRPr="00320ACE">
              <w:rPr>
                <w:rStyle w:val="Hyperlink"/>
                <w:noProof/>
              </w:rPr>
              <w:fldChar w:fldCharType="separate"/>
            </w:r>
            <w:r w:rsidRPr="00320ACE">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_Toc393651377 \h </w:instrText>
            </w:r>
          </w:ins>
          <w:r>
            <w:rPr>
              <w:noProof/>
              <w:webHidden/>
            </w:rPr>
          </w:r>
          <w:r>
            <w:rPr>
              <w:noProof/>
              <w:webHidden/>
            </w:rPr>
            <w:fldChar w:fldCharType="separate"/>
          </w:r>
          <w:ins w:id="1591" w:author="Sammartano, Marc (BIC USA)" w:date="2014-07-20T22:08:00Z">
            <w:r w:rsidR="001D724B">
              <w:rPr>
                <w:noProof/>
                <w:webHidden/>
              </w:rPr>
              <w:t>131</w:t>
            </w:r>
          </w:ins>
          <w:ins w:id="15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93" w:author="Sammartano, Marc (BIC USA)" w:date="2014-07-20T20:16:00Z"/>
              <w:rFonts w:eastAsiaTheme="minorEastAsia"/>
              <w:noProof/>
            </w:rPr>
          </w:pPr>
          <w:ins w:id="15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"_Toc393651378"</w:instrText>
            </w:r>
            <w:r w:rsidRPr="00320ACE">
              <w:rPr>
                <w:rStyle w:val="Hyperlink"/>
                <w:noProof/>
              </w:rPr>
              <w:instrText xml:space="preserve"> </w:instrText>
            </w:r>
            <w:r w:rsidRPr="00320ACE">
              <w:rPr>
                <w:rStyle w:val="Hyperlink"/>
                <w:noProof/>
              </w:rPr>
              <w:fldChar w:fldCharType="separate"/>
            </w:r>
            <w:r w:rsidRPr="00320ACE">
              <w:rPr>
                <w:rStyle w:val="Hyperlink"/>
                <w:noProof/>
              </w:rPr>
              <w:t>Gr.color alpha, red, green, blue, &lt;style_nexp&gt;</w:t>
            </w:r>
            <w:r>
              <w:rPr>
                <w:noProof/>
                <w:webHidden/>
              </w:rPr>
              <w:tab/>
            </w:r>
            <w:r>
              <w:rPr>
                <w:noProof/>
                <w:webHidden/>
              </w:rPr>
              <w:fldChar w:fldCharType="begin"/>
            </w:r>
            <w:r>
              <w:rPr>
                <w:noProof/>
                <w:webHidden/>
              </w:rPr>
              <w:instrText xml:space="preserve"> PAGEREF _Toc393651378 \h </w:instrText>
            </w:r>
          </w:ins>
          <w:r>
            <w:rPr>
              <w:noProof/>
              <w:webHidden/>
            </w:rPr>
          </w:r>
          <w:r>
            <w:rPr>
              <w:noProof/>
              <w:webHidden/>
            </w:rPr>
            <w:fldChar w:fldCharType="separate"/>
          </w:r>
          <w:ins w:id="1595" w:author="Sammartano, Marc (BIC USA)" w:date="2014-07-20T22:08:00Z">
            <w:r w:rsidR="001D724B">
              <w:rPr>
                <w:noProof/>
                <w:webHidden/>
              </w:rPr>
              <w:t>131</w:t>
            </w:r>
          </w:ins>
          <w:ins w:id="15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597" w:author="Sammartano, Marc (BIC USA)" w:date="2014-07-20T20:16:00Z"/>
              <w:rFonts w:eastAsiaTheme="minorEastAsia"/>
              <w:noProof/>
            </w:rPr>
          </w:pPr>
          <w:ins w:id="15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"_Toc393651379"</w:instrText>
            </w:r>
            <w:r w:rsidRPr="00320ACE">
              <w:rPr>
                <w:rStyle w:val="Hyperlink"/>
                <w:noProof/>
              </w:rPr>
              <w:instrText xml:space="preserve"> </w:instrText>
            </w:r>
            <w:r w:rsidRPr="00320ACE">
              <w:rPr>
                <w:rStyle w:val="Hyperlink"/>
                <w:noProof/>
              </w:rPr>
              <w:fldChar w:fldCharType="separate"/>
            </w:r>
            <w:r w:rsidRPr="00320ACE">
              <w:rPr>
                <w:rStyle w:val="Hyperlink"/>
                <w:noProof/>
              </w:rPr>
              <w:t>Gr.set.AntiAlias &lt;lexp&gt;</w:t>
            </w:r>
            <w:r>
              <w:rPr>
                <w:noProof/>
                <w:webHidden/>
              </w:rPr>
              <w:tab/>
            </w:r>
            <w:r>
              <w:rPr>
                <w:noProof/>
                <w:webHidden/>
              </w:rPr>
              <w:fldChar w:fldCharType="begin"/>
            </w:r>
            <w:r>
              <w:rPr>
                <w:noProof/>
                <w:webHidden/>
              </w:rPr>
              <w:instrText xml:space="preserve"> PAGEREF _Toc393651379 \h </w:instrText>
            </w:r>
          </w:ins>
          <w:r>
            <w:rPr>
              <w:noProof/>
              <w:webHidden/>
            </w:rPr>
          </w:r>
          <w:r>
            <w:rPr>
              <w:noProof/>
              <w:webHidden/>
            </w:rPr>
            <w:fldChar w:fldCharType="separate"/>
          </w:r>
          <w:ins w:id="1599" w:author="Sammartano, Marc (BIC USA)" w:date="2014-07-20T22:08:00Z">
            <w:r w:rsidR="001D724B">
              <w:rPr>
                <w:noProof/>
                <w:webHidden/>
              </w:rPr>
              <w:t>132</w:t>
            </w:r>
          </w:ins>
          <w:ins w:id="160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01" w:author="Sammartano, Marc (BIC USA)" w:date="2014-07-20T20:16:00Z"/>
              <w:rFonts w:eastAsiaTheme="minorEastAsia"/>
              <w:noProof/>
            </w:rPr>
          </w:pPr>
          <w:ins w:id="16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"_Toc393651380"</w:instrText>
            </w:r>
            <w:r w:rsidRPr="00320ACE">
              <w:rPr>
                <w:rStyle w:val="Hyperlink"/>
                <w:noProof/>
              </w:rPr>
              <w:instrText xml:space="preserve"> </w:instrText>
            </w:r>
            <w:r w:rsidRPr="00320ACE">
              <w:rPr>
                <w:rStyle w:val="Hyperlink"/>
                <w:noProof/>
              </w:rPr>
              <w:fldChar w:fldCharType="separate"/>
            </w:r>
            <w:r w:rsidRPr="00320ACE">
              <w:rPr>
                <w:rStyle w:val="Hyperlink"/>
                <w:noProof/>
              </w:rPr>
              <w:t>Gr.set.stroke &lt;nexp&gt;</w:t>
            </w:r>
            <w:r>
              <w:rPr>
                <w:noProof/>
                <w:webHidden/>
              </w:rPr>
              <w:tab/>
            </w:r>
            <w:r>
              <w:rPr>
                <w:noProof/>
                <w:webHidden/>
              </w:rPr>
              <w:fldChar w:fldCharType="begin"/>
            </w:r>
            <w:r>
              <w:rPr>
                <w:noProof/>
                <w:webHidden/>
              </w:rPr>
              <w:instrText xml:space="preserve"> PAGEREF _Toc393651380 \h </w:instrText>
            </w:r>
          </w:ins>
          <w:r>
            <w:rPr>
              <w:noProof/>
              <w:webHidden/>
            </w:rPr>
          </w:r>
          <w:r>
            <w:rPr>
              <w:noProof/>
              <w:webHidden/>
            </w:rPr>
            <w:fldChar w:fldCharType="separate"/>
          </w:r>
          <w:ins w:id="1603" w:author="Sammartano, Marc (BIC USA)" w:date="2014-07-20T22:08:00Z">
            <w:r w:rsidR="001D724B">
              <w:rPr>
                <w:noProof/>
                <w:webHidden/>
              </w:rPr>
              <w:t>132</w:t>
            </w:r>
          </w:ins>
          <w:ins w:id="16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05" w:author="Sammartano, Marc (BIC USA)" w:date="2014-07-20T20:16:00Z"/>
              <w:rFonts w:eastAsiaTheme="minorEastAsia"/>
              <w:noProof/>
            </w:rPr>
          </w:pPr>
          <w:ins w:id="16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"_Toc393651381"</w:instrText>
            </w:r>
            <w:r w:rsidRPr="00320ACE">
              <w:rPr>
                <w:rStyle w:val="Hyperlink"/>
                <w:noProof/>
              </w:rPr>
              <w:instrText xml:space="preserve"> </w:instrText>
            </w:r>
            <w:r w:rsidRPr="00320ACE">
              <w:rPr>
                <w:rStyle w:val="Hyperlink"/>
                <w:noProof/>
              </w:rPr>
              <w:fldChar w:fldCharType="separate"/>
            </w:r>
            <w:r w:rsidRPr="00320ACE">
              <w:rPr>
                <w:rStyle w:val="Hyperlink"/>
                <w:noProof/>
              </w:rPr>
              <w:t>Gr.orientation &lt;nexp&gt;</w:t>
            </w:r>
            <w:r>
              <w:rPr>
                <w:noProof/>
                <w:webHidden/>
              </w:rPr>
              <w:tab/>
            </w:r>
            <w:r>
              <w:rPr>
                <w:noProof/>
                <w:webHidden/>
              </w:rPr>
              <w:fldChar w:fldCharType="begin"/>
            </w:r>
            <w:r>
              <w:rPr>
                <w:noProof/>
                <w:webHidden/>
              </w:rPr>
              <w:instrText xml:space="preserve"> PAGEREF _Toc393651381 \h </w:instrText>
            </w:r>
          </w:ins>
          <w:r>
            <w:rPr>
              <w:noProof/>
              <w:webHidden/>
            </w:rPr>
          </w:r>
          <w:r>
            <w:rPr>
              <w:noProof/>
              <w:webHidden/>
            </w:rPr>
            <w:fldChar w:fldCharType="separate"/>
          </w:r>
          <w:ins w:id="1607" w:author="Sammartano, Marc (BIC USA)" w:date="2014-07-20T22:08:00Z">
            <w:r w:rsidR="001D724B">
              <w:rPr>
                <w:noProof/>
                <w:webHidden/>
              </w:rPr>
              <w:t>132</w:t>
            </w:r>
          </w:ins>
          <w:ins w:id="16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09" w:author="Sammartano, Marc (BIC USA)" w:date="2014-07-20T20:16:00Z"/>
              <w:rFonts w:eastAsiaTheme="minorEastAsia"/>
              <w:noProof/>
            </w:rPr>
          </w:pPr>
          <w:ins w:id="16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"_Toc393651382"</w:instrText>
            </w:r>
            <w:r w:rsidRPr="00320ACE">
              <w:rPr>
                <w:rStyle w:val="Hyperlink"/>
                <w:noProof/>
              </w:rPr>
              <w:instrText xml:space="preserve"> </w:instrText>
            </w:r>
            <w:r w:rsidRPr="00320ACE">
              <w:rPr>
                <w:rStyle w:val="Hyperlink"/>
                <w:noProof/>
              </w:rPr>
              <w:fldChar w:fldCharType="separate"/>
            </w:r>
            <w:r w:rsidRPr="00320ACE">
              <w:rPr>
                <w:rStyle w:val="Hyperlink"/>
                <w:noProof/>
              </w:rPr>
              <w:t>Gr.StatusBar.Show  &lt;nexp&gt;</w:t>
            </w:r>
            <w:r>
              <w:rPr>
                <w:noProof/>
                <w:webHidden/>
              </w:rPr>
              <w:tab/>
            </w:r>
            <w:r>
              <w:rPr>
                <w:noProof/>
                <w:webHidden/>
              </w:rPr>
              <w:fldChar w:fldCharType="begin"/>
            </w:r>
            <w:r>
              <w:rPr>
                <w:noProof/>
                <w:webHidden/>
              </w:rPr>
              <w:instrText xml:space="preserve"> PAGEREF _Toc393651382 \h </w:instrText>
            </w:r>
          </w:ins>
          <w:r>
            <w:rPr>
              <w:noProof/>
              <w:webHidden/>
            </w:rPr>
          </w:r>
          <w:r>
            <w:rPr>
              <w:noProof/>
              <w:webHidden/>
            </w:rPr>
            <w:fldChar w:fldCharType="separate"/>
          </w:r>
          <w:ins w:id="1611" w:author="Sammartano, Marc (BIC USA)" w:date="2014-07-20T22:08:00Z">
            <w:r w:rsidR="001D724B">
              <w:rPr>
                <w:noProof/>
                <w:webHidden/>
              </w:rPr>
              <w:t>132</w:t>
            </w:r>
          </w:ins>
          <w:ins w:id="16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13" w:author="Sammartano, Marc (BIC USA)" w:date="2014-07-20T20:16:00Z"/>
              <w:rFonts w:eastAsiaTheme="minorEastAsia"/>
              <w:noProof/>
            </w:rPr>
          </w:pPr>
          <w:ins w:id="16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"_Toc393651383"</w:instrText>
            </w:r>
            <w:r w:rsidRPr="00320ACE">
              <w:rPr>
                <w:rStyle w:val="Hyperlink"/>
                <w:noProof/>
              </w:rPr>
              <w:instrText xml:space="preserve"> </w:instrText>
            </w:r>
            <w:r w:rsidRPr="00320ACE">
              <w:rPr>
                <w:rStyle w:val="Hyperlink"/>
                <w:noProof/>
              </w:rPr>
              <w:fldChar w:fldCharType="separate"/>
            </w:r>
            <w:r w:rsidRPr="00320ACE">
              <w:rPr>
                <w:rStyle w:val="Hyperlink"/>
                <w:noProof/>
              </w:rPr>
              <w:t>Gr.render</w:t>
            </w:r>
            <w:r>
              <w:rPr>
                <w:noProof/>
                <w:webHidden/>
              </w:rPr>
              <w:tab/>
            </w:r>
            <w:r>
              <w:rPr>
                <w:noProof/>
                <w:webHidden/>
              </w:rPr>
              <w:fldChar w:fldCharType="begin"/>
            </w:r>
            <w:r>
              <w:rPr>
                <w:noProof/>
                <w:webHidden/>
              </w:rPr>
              <w:instrText xml:space="preserve"> PAGEREF _Toc393651383 \h </w:instrText>
            </w:r>
          </w:ins>
          <w:r>
            <w:rPr>
              <w:noProof/>
              <w:webHidden/>
            </w:rPr>
          </w:r>
          <w:r>
            <w:rPr>
              <w:noProof/>
              <w:webHidden/>
            </w:rPr>
            <w:fldChar w:fldCharType="separate"/>
          </w:r>
          <w:ins w:id="1615" w:author="Sammartano, Marc (BIC USA)" w:date="2014-07-20T22:08:00Z">
            <w:r w:rsidR="001D724B">
              <w:rPr>
                <w:noProof/>
                <w:webHidden/>
              </w:rPr>
              <w:t>132</w:t>
            </w:r>
          </w:ins>
          <w:ins w:id="16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17" w:author="Sammartano, Marc (BIC USA)" w:date="2014-07-20T20:16:00Z"/>
              <w:rFonts w:eastAsiaTheme="minorEastAsia"/>
              <w:noProof/>
            </w:rPr>
          </w:pPr>
          <w:ins w:id="16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"_Toc393651384"</w:instrText>
            </w:r>
            <w:r w:rsidRPr="00320ACE">
              <w:rPr>
                <w:rStyle w:val="Hyperlink"/>
                <w:noProof/>
              </w:rPr>
              <w:instrText xml:space="preserve"> </w:instrText>
            </w:r>
            <w:r w:rsidRPr="00320ACE">
              <w:rPr>
                <w:rStyle w:val="Hyperlink"/>
                <w:noProof/>
              </w:rPr>
              <w:fldChar w:fldCharType="separate"/>
            </w:r>
            <w:r w:rsidRPr="00320ACE">
              <w:rPr>
                <w:rStyle w:val="Hyperlink"/>
                <w:noProof/>
              </w:rPr>
              <w:t>Gr.screen width, height{, density }</w:t>
            </w:r>
            <w:r>
              <w:rPr>
                <w:noProof/>
                <w:webHidden/>
              </w:rPr>
              <w:tab/>
            </w:r>
            <w:r>
              <w:rPr>
                <w:noProof/>
                <w:webHidden/>
              </w:rPr>
              <w:fldChar w:fldCharType="begin"/>
            </w:r>
            <w:r>
              <w:rPr>
                <w:noProof/>
                <w:webHidden/>
              </w:rPr>
              <w:instrText xml:space="preserve"> PAGEREF _Toc393651384 \h </w:instrText>
            </w:r>
          </w:ins>
          <w:r>
            <w:rPr>
              <w:noProof/>
              <w:webHidden/>
            </w:rPr>
          </w:r>
          <w:r>
            <w:rPr>
              <w:noProof/>
              <w:webHidden/>
            </w:rPr>
            <w:fldChar w:fldCharType="separate"/>
          </w:r>
          <w:ins w:id="1619" w:author="Sammartano, Marc (BIC USA)" w:date="2014-07-20T22:08:00Z">
            <w:r w:rsidR="001D724B">
              <w:rPr>
                <w:noProof/>
                <w:webHidden/>
              </w:rPr>
              <w:t>132</w:t>
            </w:r>
          </w:ins>
          <w:ins w:id="16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21" w:author="Sammartano, Marc (BIC USA)" w:date="2014-07-20T20:16:00Z"/>
              <w:rFonts w:eastAsiaTheme="minorEastAsia"/>
              <w:noProof/>
            </w:rPr>
          </w:pPr>
          <w:ins w:id="16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"_Toc393651385"</w:instrText>
            </w:r>
            <w:r w:rsidRPr="00320ACE">
              <w:rPr>
                <w:rStyle w:val="Hyperlink"/>
                <w:noProof/>
              </w:rPr>
              <w:instrText xml:space="preserve"> </w:instrText>
            </w:r>
            <w:r w:rsidRPr="00320ACE">
              <w:rPr>
                <w:rStyle w:val="Hyperlink"/>
                <w:noProof/>
              </w:rPr>
              <w:fldChar w:fldCharType="separate"/>
            </w:r>
            <w:r w:rsidRPr="00320ACE">
              <w:rPr>
                <w:rStyle w:val="Hyperlink"/>
                <w:noProof/>
              </w:rPr>
              <w:t>Gr.scale x_factor, y_factor</w:t>
            </w:r>
            <w:r>
              <w:rPr>
                <w:noProof/>
                <w:webHidden/>
              </w:rPr>
              <w:tab/>
            </w:r>
            <w:r>
              <w:rPr>
                <w:noProof/>
                <w:webHidden/>
              </w:rPr>
              <w:fldChar w:fldCharType="begin"/>
            </w:r>
            <w:r>
              <w:rPr>
                <w:noProof/>
                <w:webHidden/>
              </w:rPr>
              <w:instrText xml:space="preserve"> PAGEREF _Toc393651385 \h </w:instrText>
            </w:r>
          </w:ins>
          <w:r>
            <w:rPr>
              <w:noProof/>
              <w:webHidden/>
            </w:rPr>
          </w:r>
          <w:r>
            <w:rPr>
              <w:noProof/>
              <w:webHidden/>
            </w:rPr>
            <w:fldChar w:fldCharType="separate"/>
          </w:r>
          <w:ins w:id="1623" w:author="Sammartano, Marc (BIC USA)" w:date="2014-07-20T22:08:00Z">
            <w:r w:rsidR="001D724B">
              <w:rPr>
                <w:noProof/>
                <w:webHidden/>
              </w:rPr>
              <w:t>133</w:t>
            </w:r>
          </w:ins>
          <w:ins w:id="16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25" w:author="Sammartano, Marc (BIC USA)" w:date="2014-07-20T20:16:00Z"/>
              <w:rFonts w:eastAsiaTheme="minorEastAsia"/>
              <w:noProof/>
            </w:rPr>
          </w:pPr>
          <w:ins w:id="16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"_Toc393651386"</w:instrText>
            </w:r>
            <w:r w:rsidRPr="00320ACE">
              <w:rPr>
                <w:rStyle w:val="Hyperlink"/>
                <w:noProof/>
              </w:rPr>
              <w:instrText xml:space="preserve"> </w:instrText>
            </w:r>
            <w:r w:rsidRPr="00320ACE">
              <w:rPr>
                <w:rStyle w:val="Hyperlink"/>
                <w:noProof/>
              </w:rPr>
              <w:fldChar w:fldCharType="separate"/>
            </w:r>
            <w:r w:rsidRPr="00320ACE">
              <w:rPr>
                <w:rStyle w:val="Hyperlink"/>
                <w:noProof/>
              </w:rPr>
              <w:t>Gr.cls</w:t>
            </w:r>
            <w:r>
              <w:rPr>
                <w:noProof/>
                <w:webHidden/>
              </w:rPr>
              <w:tab/>
            </w:r>
            <w:r>
              <w:rPr>
                <w:noProof/>
                <w:webHidden/>
              </w:rPr>
              <w:fldChar w:fldCharType="begin"/>
            </w:r>
            <w:r>
              <w:rPr>
                <w:noProof/>
                <w:webHidden/>
              </w:rPr>
              <w:instrText xml:space="preserve"> PAGEREF _Toc393651386 \h </w:instrText>
            </w:r>
          </w:ins>
          <w:r>
            <w:rPr>
              <w:noProof/>
              <w:webHidden/>
            </w:rPr>
          </w:r>
          <w:r>
            <w:rPr>
              <w:noProof/>
              <w:webHidden/>
            </w:rPr>
            <w:fldChar w:fldCharType="separate"/>
          </w:r>
          <w:ins w:id="1627" w:author="Sammartano, Marc (BIC USA)" w:date="2014-07-20T22:08:00Z">
            <w:r w:rsidR="001D724B">
              <w:rPr>
                <w:noProof/>
                <w:webHidden/>
              </w:rPr>
              <w:t>133</w:t>
            </w:r>
          </w:ins>
          <w:ins w:id="16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29" w:author="Sammartano, Marc (BIC USA)" w:date="2014-07-20T20:16:00Z"/>
              <w:rFonts w:eastAsiaTheme="minorEastAsia"/>
              <w:noProof/>
            </w:rPr>
          </w:pPr>
          <w:ins w:id="16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"_Toc393651387"</w:instrText>
            </w:r>
            <w:r w:rsidRPr="00320ACE">
              <w:rPr>
                <w:rStyle w:val="Hyperlink"/>
                <w:noProof/>
              </w:rPr>
              <w:instrText xml:space="preserve"> </w:instrText>
            </w:r>
            <w:r w:rsidRPr="00320ACE">
              <w:rPr>
                <w:rStyle w:val="Hyperlink"/>
                <w:noProof/>
              </w:rPr>
              <w:fldChar w:fldCharType="separate"/>
            </w:r>
            <w:r w:rsidRPr="00320ACE">
              <w:rPr>
                <w:rStyle w:val="Hyperlink"/>
                <w:noProof/>
              </w:rPr>
              <w:t>Gr.close</w:t>
            </w:r>
            <w:r>
              <w:rPr>
                <w:noProof/>
                <w:webHidden/>
              </w:rPr>
              <w:tab/>
            </w:r>
            <w:r>
              <w:rPr>
                <w:noProof/>
                <w:webHidden/>
              </w:rPr>
              <w:fldChar w:fldCharType="begin"/>
            </w:r>
            <w:r>
              <w:rPr>
                <w:noProof/>
                <w:webHidden/>
              </w:rPr>
              <w:instrText xml:space="preserve"> PAGEREF _Toc393651387 \h </w:instrText>
            </w:r>
          </w:ins>
          <w:r>
            <w:rPr>
              <w:noProof/>
              <w:webHidden/>
            </w:rPr>
          </w:r>
          <w:r>
            <w:rPr>
              <w:noProof/>
              <w:webHidden/>
            </w:rPr>
            <w:fldChar w:fldCharType="separate"/>
          </w:r>
          <w:ins w:id="1631" w:author="Sammartano, Marc (BIC USA)" w:date="2014-07-20T22:08:00Z">
            <w:r w:rsidR="001D724B">
              <w:rPr>
                <w:noProof/>
                <w:webHidden/>
              </w:rPr>
              <w:t>133</w:t>
            </w:r>
          </w:ins>
          <w:ins w:id="16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33" w:author="Sammartano, Marc (BIC USA)" w:date="2014-07-20T20:16:00Z"/>
              <w:rFonts w:eastAsiaTheme="minorEastAsia"/>
              <w:noProof/>
            </w:rPr>
          </w:pPr>
          <w:ins w:id="16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"_Toc393651388"</w:instrText>
            </w:r>
            <w:r w:rsidRPr="00320ACE">
              <w:rPr>
                <w:rStyle w:val="Hyperlink"/>
                <w:noProof/>
              </w:rPr>
              <w:instrText xml:space="preserve"> </w:instrText>
            </w:r>
            <w:r w:rsidRPr="00320ACE">
              <w:rPr>
                <w:rStyle w:val="Hyperlink"/>
                <w:noProof/>
              </w:rPr>
              <w:fldChar w:fldCharType="separate"/>
            </w:r>
            <w:r w:rsidRPr="00320ACE">
              <w:rPr>
                <w:rStyle w:val="Hyperlink"/>
                <w:noProof/>
              </w:rPr>
              <w:t>Gr.front  flag</w:t>
            </w:r>
            <w:r>
              <w:rPr>
                <w:noProof/>
                <w:webHidden/>
              </w:rPr>
              <w:tab/>
            </w:r>
            <w:r>
              <w:rPr>
                <w:noProof/>
                <w:webHidden/>
              </w:rPr>
              <w:fldChar w:fldCharType="begin"/>
            </w:r>
            <w:r>
              <w:rPr>
                <w:noProof/>
                <w:webHidden/>
              </w:rPr>
              <w:instrText xml:space="preserve"> PAGEREF _Toc393651388 \h </w:instrText>
            </w:r>
          </w:ins>
          <w:r>
            <w:rPr>
              <w:noProof/>
              <w:webHidden/>
            </w:rPr>
          </w:r>
          <w:r>
            <w:rPr>
              <w:noProof/>
              <w:webHidden/>
            </w:rPr>
            <w:fldChar w:fldCharType="separate"/>
          </w:r>
          <w:ins w:id="1635" w:author="Sammartano, Marc (BIC USA)" w:date="2014-07-20T22:08:00Z">
            <w:r w:rsidR="001D724B">
              <w:rPr>
                <w:noProof/>
                <w:webHidden/>
              </w:rPr>
              <w:t>133</w:t>
            </w:r>
          </w:ins>
          <w:ins w:id="16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37" w:author="Sammartano, Marc (BIC USA)" w:date="2014-07-20T20:16:00Z"/>
              <w:rFonts w:eastAsiaTheme="minorEastAsia"/>
              <w:noProof/>
            </w:rPr>
          </w:pPr>
          <w:ins w:id="16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"_Toc393651389"</w:instrText>
            </w:r>
            <w:r w:rsidRPr="00320ACE">
              <w:rPr>
                <w:rStyle w:val="Hyperlink"/>
                <w:noProof/>
              </w:rPr>
              <w:instrText xml:space="preserve"> </w:instrText>
            </w:r>
            <w:r w:rsidRPr="00320ACE">
              <w:rPr>
                <w:rStyle w:val="Hyperlink"/>
                <w:noProof/>
              </w:rPr>
              <w:fldChar w:fldCharType="separate"/>
            </w:r>
            <w:r w:rsidRPr="00320ACE">
              <w:rPr>
                <w:rStyle w:val="Hyperlink"/>
                <w:noProof/>
              </w:rPr>
              <w:t>Gr.brightness &lt;nexp&gt;</w:t>
            </w:r>
            <w:r>
              <w:rPr>
                <w:noProof/>
                <w:webHidden/>
              </w:rPr>
              <w:tab/>
            </w:r>
            <w:r>
              <w:rPr>
                <w:noProof/>
                <w:webHidden/>
              </w:rPr>
              <w:fldChar w:fldCharType="begin"/>
            </w:r>
            <w:r>
              <w:rPr>
                <w:noProof/>
                <w:webHidden/>
              </w:rPr>
              <w:instrText xml:space="preserve"> PAGEREF _Toc393651389 \h </w:instrText>
            </w:r>
          </w:ins>
          <w:r>
            <w:rPr>
              <w:noProof/>
              <w:webHidden/>
            </w:rPr>
          </w:r>
          <w:r>
            <w:rPr>
              <w:noProof/>
              <w:webHidden/>
            </w:rPr>
            <w:fldChar w:fldCharType="separate"/>
          </w:r>
          <w:ins w:id="1639" w:author="Sammartano, Marc (BIC USA)" w:date="2014-07-20T22:08:00Z">
            <w:r w:rsidR="001D724B">
              <w:rPr>
                <w:noProof/>
                <w:webHidden/>
              </w:rPr>
              <w:t>134</w:t>
            </w:r>
          </w:ins>
          <w:ins w:id="16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641" w:author="Sammartano, Marc (BIC USA)" w:date="2014-07-20T20:16:00Z"/>
              <w:rFonts w:eastAsiaTheme="minorEastAsia"/>
              <w:noProof/>
            </w:rPr>
          </w:pPr>
          <w:ins w:id="16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"_Toc393651390"</w:instrText>
            </w:r>
            <w:r w:rsidRPr="00320ACE">
              <w:rPr>
                <w:rStyle w:val="Hyperlink"/>
                <w:noProof/>
              </w:rPr>
              <w:instrText xml:space="preserve"> </w:instrText>
            </w:r>
            <w:r w:rsidRPr="00320ACE">
              <w:rPr>
                <w:rStyle w:val="Hyperlink"/>
                <w:noProof/>
              </w:rPr>
              <w:fldChar w:fldCharType="separate"/>
            </w:r>
            <w:r w:rsidRPr="00320ACE">
              <w:rPr>
                <w:rStyle w:val="Hyperlink"/>
                <w:noProof/>
              </w:rPr>
              <w:t>Graphical Object Creation Commands</w:t>
            </w:r>
            <w:r>
              <w:rPr>
                <w:noProof/>
                <w:webHidden/>
              </w:rPr>
              <w:tab/>
            </w:r>
            <w:r>
              <w:rPr>
                <w:noProof/>
                <w:webHidden/>
              </w:rPr>
              <w:fldChar w:fldCharType="begin"/>
            </w:r>
            <w:r>
              <w:rPr>
                <w:noProof/>
                <w:webHidden/>
              </w:rPr>
              <w:instrText xml:space="preserve"> PAGEREF _Toc393651390 \h </w:instrText>
            </w:r>
          </w:ins>
          <w:r>
            <w:rPr>
              <w:noProof/>
              <w:webHidden/>
            </w:rPr>
          </w:r>
          <w:r>
            <w:rPr>
              <w:noProof/>
              <w:webHidden/>
            </w:rPr>
            <w:fldChar w:fldCharType="separate"/>
          </w:r>
          <w:ins w:id="1643" w:author="Sammartano, Marc (BIC USA)" w:date="2014-07-20T22:08:00Z">
            <w:r w:rsidR="001D724B">
              <w:rPr>
                <w:noProof/>
                <w:webHidden/>
              </w:rPr>
              <w:t>134</w:t>
            </w:r>
          </w:ins>
          <w:ins w:id="16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45" w:author="Sammartano, Marc (BIC USA)" w:date="2014-07-20T20:16:00Z"/>
              <w:rFonts w:eastAsiaTheme="minorEastAsia"/>
              <w:noProof/>
            </w:rPr>
          </w:pPr>
          <w:ins w:id="16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"_Toc393651391"</w:instrText>
            </w:r>
            <w:r w:rsidRPr="00320ACE">
              <w:rPr>
                <w:rStyle w:val="Hyperlink"/>
                <w:noProof/>
              </w:rPr>
              <w:instrText xml:space="preserve"> </w:instrText>
            </w:r>
            <w:r w:rsidRPr="00320ACE">
              <w:rPr>
                <w:rStyle w:val="Hyperlink"/>
                <w:noProof/>
              </w:rPr>
              <w:fldChar w:fldCharType="separate"/>
            </w:r>
            <w:r w:rsidRPr="00320ACE">
              <w:rPr>
                <w:rStyle w:val="Hyperlink"/>
                <w:noProof/>
              </w:rPr>
              <w:t>Gr.point &lt;object_number_nvar&gt;, x, y</w:t>
            </w:r>
            <w:r>
              <w:rPr>
                <w:noProof/>
                <w:webHidden/>
              </w:rPr>
              <w:tab/>
            </w:r>
            <w:r>
              <w:rPr>
                <w:noProof/>
                <w:webHidden/>
              </w:rPr>
              <w:fldChar w:fldCharType="begin"/>
            </w:r>
            <w:r>
              <w:rPr>
                <w:noProof/>
                <w:webHidden/>
              </w:rPr>
              <w:instrText xml:space="preserve"> PAGEREF _Toc393651391 \h </w:instrText>
            </w:r>
          </w:ins>
          <w:r>
            <w:rPr>
              <w:noProof/>
              <w:webHidden/>
            </w:rPr>
          </w:r>
          <w:r>
            <w:rPr>
              <w:noProof/>
              <w:webHidden/>
            </w:rPr>
            <w:fldChar w:fldCharType="separate"/>
          </w:r>
          <w:ins w:id="1647" w:author="Sammartano, Marc (BIC USA)" w:date="2014-07-20T22:08:00Z">
            <w:r w:rsidR="001D724B">
              <w:rPr>
                <w:noProof/>
                <w:webHidden/>
              </w:rPr>
              <w:t>134</w:t>
            </w:r>
          </w:ins>
          <w:ins w:id="16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49" w:author="Sammartano, Marc (BIC USA)" w:date="2014-07-20T20:16:00Z"/>
              <w:rFonts w:eastAsiaTheme="minorEastAsia"/>
              <w:noProof/>
            </w:rPr>
          </w:pPr>
          <w:ins w:id="1650"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"_Toc393651392"</w:instrText>
            </w:r>
            <w:r w:rsidRPr="00320ACE">
              <w:rPr>
                <w:rStyle w:val="Hyperlink"/>
                <w:noProof/>
              </w:rPr>
              <w:instrText xml:space="preserve"> </w:instrText>
            </w:r>
            <w:r w:rsidRPr="00320ACE">
              <w:rPr>
                <w:rStyle w:val="Hyperlink"/>
                <w:noProof/>
              </w:rPr>
              <w:fldChar w:fldCharType="separate"/>
            </w:r>
            <w:r w:rsidRPr="00320ACE">
              <w:rPr>
                <w:rStyle w:val="Hyperlink"/>
                <w:noProof/>
              </w:rPr>
              <w:t>Gr.line &lt;object_number_nvar&gt;, x1, y1, x2, y2</w:t>
            </w:r>
            <w:r>
              <w:rPr>
                <w:noProof/>
                <w:webHidden/>
              </w:rPr>
              <w:tab/>
            </w:r>
            <w:r>
              <w:rPr>
                <w:noProof/>
                <w:webHidden/>
              </w:rPr>
              <w:fldChar w:fldCharType="begin"/>
            </w:r>
            <w:r>
              <w:rPr>
                <w:noProof/>
                <w:webHidden/>
              </w:rPr>
              <w:instrText xml:space="preserve"> PAGEREF _Toc393651392 \h </w:instrText>
            </w:r>
          </w:ins>
          <w:r>
            <w:rPr>
              <w:noProof/>
              <w:webHidden/>
            </w:rPr>
          </w:r>
          <w:r>
            <w:rPr>
              <w:noProof/>
              <w:webHidden/>
            </w:rPr>
            <w:fldChar w:fldCharType="separate"/>
          </w:r>
          <w:ins w:id="1651" w:author="Sammartano, Marc (BIC USA)" w:date="2014-07-20T22:08:00Z">
            <w:r w:rsidR="001D724B">
              <w:rPr>
                <w:noProof/>
                <w:webHidden/>
              </w:rPr>
              <w:t>134</w:t>
            </w:r>
          </w:ins>
          <w:ins w:id="16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53" w:author="Sammartano, Marc (BIC USA)" w:date="2014-07-20T20:16:00Z"/>
              <w:rFonts w:eastAsiaTheme="minorEastAsia"/>
              <w:noProof/>
            </w:rPr>
          </w:pPr>
          <w:ins w:id="16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"_Toc393651393"</w:instrText>
            </w:r>
            <w:r w:rsidRPr="00320ACE">
              <w:rPr>
                <w:rStyle w:val="Hyperlink"/>
                <w:noProof/>
              </w:rPr>
              <w:instrText xml:space="preserve"> </w:instrText>
            </w:r>
            <w:r w:rsidRPr="00320ACE">
              <w:rPr>
                <w:rStyle w:val="Hyperlink"/>
                <w:noProof/>
              </w:rPr>
              <w:fldChar w:fldCharType="separate"/>
            </w:r>
            <w:r w:rsidRPr="00320ACE">
              <w:rPr>
                <w:rStyle w:val="Hyperlink"/>
                <w:noProof/>
              </w:rPr>
              <w:t>Gr.rect &lt;object_number_nvar&gt;, left, top, right, bottom</w:t>
            </w:r>
            <w:r>
              <w:rPr>
                <w:noProof/>
                <w:webHidden/>
              </w:rPr>
              <w:tab/>
            </w:r>
            <w:r>
              <w:rPr>
                <w:noProof/>
                <w:webHidden/>
              </w:rPr>
              <w:fldChar w:fldCharType="begin"/>
            </w:r>
            <w:r>
              <w:rPr>
                <w:noProof/>
                <w:webHidden/>
              </w:rPr>
              <w:instrText xml:space="preserve"> PAGEREF _Toc393651393 \h </w:instrText>
            </w:r>
          </w:ins>
          <w:r>
            <w:rPr>
              <w:noProof/>
              <w:webHidden/>
            </w:rPr>
          </w:r>
          <w:r>
            <w:rPr>
              <w:noProof/>
              <w:webHidden/>
            </w:rPr>
            <w:fldChar w:fldCharType="separate"/>
          </w:r>
          <w:ins w:id="1655" w:author="Sammartano, Marc (BIC USA)" w:date="2014-07-20T22:08:00Z">
            <w:r w:rsidR="001D724B">
              <w:rPr>
                <w:noProof/>
                <w:webHidden/>
              </w:rPr>
              <w:t>134</w:t>
            </w:r>
          </w:ins>
          <w:ins w:id="16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57" w:author="Sammartano, Marc (BIC USA)" w:date="2014-07-20T20:16:00Z"/>
              <w:rFonts w:eastAsiaTheme="minorEastAsia"/>
              <w:noProof/>
            </w:rPr>
          </w:pPr>
          <w:ins w:id="16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"_Toc393651394"</w:instrText>
            </w:r>
            <w:r w:rsidRPr="00320ACE">
              <w:rPr>
                <w:rStyle w:val="Hyperlink"/>
                <w:noProof/>
              </w:rPr>
              <w:instrText xml:space="preserve"> </w:instrText>
            </w:r>
            <w:r w:rsidRPr="00320ACE">
              <w:rPr>
                <w:rStyle w:val="Hyperlink"/>
                <w:noProof/>
              </w:rPr>
              <w:fldChar w:fldCharType="separate"/>
            </w:r>
            <w:r w:rsidRPr="00320ACE">
              <w:rPr>
                <w:rStyle w:val="Hyperlink"/>
                <w:noProof/>
              </w:rPr>
              <w:t>Gr.oval &lt;object_number_nvar&gt;, left, top, right, bottom</w:t>
            </w:r>
            <w:r>
              <w:rPr>
                <w:noProof/>
                <w:webHidden/>
              </w:rPr>
              <w:tab/>
            </w:r>
            <w:r>
              <w:rPr>
                <w:noProof/>
                <w:webHidden/>
              </w:rPr>
              <w:fldChar w:fldCharType="begin"/>
            </w:r>
            <w:r>
              <w:rPr>
                <w:noProof/>
                <w:webHidden/>
              </w:rPr>
              <w:instrText xml:space="preserve"> PAGEREF _Toc393651394 \h </w:instrText>
            </w:r>
          </w:ins>
          <w:r>
            <w:rPr>
              <w:noProof/>
              <w:webHidden/>
            </w:rPr>
          </w:r>
          <w:r>
            <w:rPr>
              <w:noProof/>
              <w:webHidden/>
            </w:rPr>
            <w:fldChar w:fldCharType="separate"/>
          </w:r>
          <w:ins w:id="1659" w:author="Sammartano, Marc (BIC USA)" w:date="2014-07-20T22:08:00Z">
            <w:r w:rsidR="001D724B">
              <w:rPr>
                <w:noProof/>
                <w:webHidden/>
              </w:rPr>
              <w:t>135</w:t>
            </w:r>
          </w:ins>
          <w:ins w:id="16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61" w:author="Sammartano, Marc (BIC USA)" w:date="2014-07-20T20:16:00Z"/>
              <w:rFonts w:eastAsiaTheme="minorEastAsia"/>
              <w:noProof/>
            </w:rPr>
          </w:pPr>
          <w:ins w:id="16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"_Toc393651395"</w:instrText>
            </w:r>
            <w:r w:rsidRPr="00320ACE">
              <w:rPr>
                <w:rStyle w:val="Hyperlink"/>
                <w:noProof/>
              </w:rPr>
              <w:instrText xml:space="preserve"> </w:instrText>
            </w:r>
            <w:r w:rsidRPr="00320ACE">
              <w:rPr>
                <w:rStyle w:val="Hyperlink"/>
                <w:noProof/>
              </w:rPr>
              <w:fldChar w:fldCharType="separate"/>
            </w:r>
            <w:r w:rsidRPr="00320ACE">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_Toc393651395 \h </w:instrText>
            </w:r>
          </w:ins>
          <w:r>
            <w:rPr>
              <w:noProof/>
              <w:webHidden/>
            </w:rPr>
          </w:r>
          <w:r>
            <w:rPr>
              <w:noProof/>
              <w:webHidden/>
            </w:rPr>
            <w:fldChar w:fldCharType="separate"/>
          </w:r>
          <w:ins w:id="1663" w:author="Sammartano, Marc (BIC USA)" w:date="2014-07-20T22:08:00Z">
            <w:r w:rsidR="001D724B">
              <w:rPr>
                <w:noProof/>
                <w:webHidden/>
              </w:rPr>
              <w:t>135</w:t>
            </w:r>
          </w:ins>
          <w:ins w:id="16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65" w:author="Sammartano, Marc (BIC USA)" w:date="2014-07-20T20:16:00Z"/>
              <w:rFonts w:eastAsiaTheme="minorEastAsia"/>
              <w:noProof/>
            </w:rPr>
          </w:pPr>
          <w:ins w:id="16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"_Toc393651396"</w:instrText>
            </w:r>
            <w:r w:rsidRPr="00320ACE">
              <w:rPr>
                <w:rStyle w:val="Hyperlink"/>
                <w:noProof/>
              </w:rPr>
              <w:instrText xml:space="preserve"> </w:instrText>
            </w:r>
            <w:r w:rsidRPr="00320ACE">
              <w:rPr>
                <w:rStyle w:val="Hyperlink"/>
                <w:noProof/>
              </w:rPr>
              <w:fldChar w:fldCharType="separate"/>
            </w:r>
            <w:r w:rsidRPr="00320ACE">
              <w:rPr>
                <w:rStyle w:val="Hyperlink"/>
                <w:noProof/>
              </w:rPr>
              <w:t>Gr.circle &lt;object_number_nvar&gt;, x, y, radius</w:t>
            </w:r>
            <w:r>
              <w:rPr>
                <w:noProof/>
                <w:webHidden/>
              </w:rPr>
              <w:tab/>
            </w:r>
            <w:r>
              <w:rPr>
                <w:noProof/>
                <w:webHidden/>
              </w:rPr>
              <w:fldChar w:fldCharType="begin"/>
            </w:r>
            <w:r>
              <w:rPr>
                <w:noProof/>
                <w:webHidden/>
              </w:rPr>
              <w:instrText xml:space="preserve"> PAGEREF _Toc393651396 \h </w:instrText>
            </w:r>
          </w:ins>
          <w:r>
            <w:rPr>
              <w:noProof/>
              <w:webHidden/>
            </w:rPr>
          </w:r>
          <w:r>
            <w:rPr>
              <w:noProof/>
              <w:webHidden/>
            </w:rPr>
            <w:fldChar w:fldCharType="separate"/>
          </w:r>
          <w:ins w:id="1667" w:author="Sammartano, Marc (BIC USA)" w:date="2014-07-20T22:08:00Z">
            <w:r w:rsidR="001D724B">
              <w:rPr>
                <w:noProof/>
                <w:webHidden/>
              </w:rPr>
              <w:t>135</w:t>
            </w:r>
          </w:ins>
          <w:ins w:id="16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69" w:author="Sammartano, Marc (BIC USA)" w:date="2014-07-20T20:16:00Z"/>
              <w:rFonts w:eastAsiaTheme="minorEastAsia"/>
              <w:noProof/>
            </w:rPr>
          </w:pPr>
          <w:ins w:id="16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"_Toc393651397"</w:instrText>
            </w:r>
            <w:r w:rsidRPr="00320ACE">
              <w:rPr>
                <w:rStyle w:val="Hyperlink"/>
                <w:noProof/>
              </w:rPr>
              <w:instrText xml:space="preserve"> </w:instrText>
            </w:r>
            <w:r w:rsidRPr="00320ACE">
              <w:rPr>
                <w:rStyle w:val="Hyperlink"/>
                <w:noProof/>
              </w:rPr>
              <w:fldChar w:fldCharType="separate"/>
            </w:r>
            <w:r w:rsidRPr="00320ACE">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_Toc393651397 \h </w:instrText>
            </w:r>
          </w:ins>
          <w:r>
            <w:rPr>
              <w:noProof/>
              <w:webHidden/>
            </w:rPr>
          </w:r>
          <w:r>
            <w:rPr>
              <w:noProof/>
              <w:webHidden/>
            </w:rPr>
            <w:fldChar w:fldCharType="separate"/>
          </w:r>
          <w:ins w:id="1671" w:author="Sammartano, Marc (BIC USA)" w:date="2014-07-20T22:08:00Z">
            <w:r w:rsidR="001D724B">
              <w:rPr>
                <w:noProof/>
                <w:webHidden/>
              </w:rPr>
              <w:t>135</w:t>
            </w:r>
          </w:ins>
          <w:ins w:id="16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73" w:author="Sammartano, Marc (BIC USA)" w:date="2014-07-20T20:16:00Z"/>
              <w:rFonts w:eastAsiaTheme="minorEastAsia"/>
              <w:noProof/>
            </w:rPr>
          </w:pPr>
          <w:ins w:id="16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"_Toc393651398"</w:instrText>
            </w:r>
            <w:r w:rsidRPr="00320ACE">
              <w:rPr>
                <w:rStyle w:val="Hyperlink"/>
                <w:noProof/>
              </w:rPr>
              <w:instrText xml:space="preserve"> </w:instrText>
            </w:r>
            <w:r w:rsidRPr="00320ACE">
              <w:rPr>
                <w:rStyle w:val="Hyperlink"/>
                <w:noProof/>
              </w:rPr>
              <w:fldChar w:fldCharType="separate"/>
            </w:r>
            <w:r w:rsidRPr="00320ACE">
              <w:rPr>
                <w:rStyle w:val="Hyperlink"/>
                <w:noProof/>
              </w:rPr>
              <w:t>Gr.poly &lt;object_number_nvar&gt;, list_pointer {,x, y}</w:t>
            </w:r>
            <w:r>
              <w:rPr>
                <w:noProof/>
                <w:webHidden/>
              </w:rPr>
              <w:tab/>
            </w:r>
            <w:r>
              <w:rPr>
                <w:noProof/>
                <w:webHidden/>
              </w:rPr>
              <w:fldChar w:fldCharType="begin"/>
            </w:r>
            <w:r>
              <w:rPr>
                <w:noProof/>
                <w:webHidden/>
              </w:rPr>
              <w:instrText xml:space="preserve"> PAGEREF _Toc393651398 \h </w:instrText>
            </w:r>
          </w:ins>
          <w:r>
            <w:rPr>
              <w:noProof/>
              <w:webHidden/>
            </w:rPr>
          </w:r>
          <w:r>
            <w:rPr>
              <w:noProof/>
              <w:webHidden/>
            </w:rPr>
            <w:fldChar w:fldCharType="separate"/>
          </w:r>
          <w:ins w:id="1675" w:author="Sammartano, Marc (BIC USA)" w:date="2014-07-20T22:08:00Z">
            <w:r w:rsidR="001D724B">
              <w:rPr>
                <w:noProof/>
                <w:webHidden/>
              </w:rPr>
              <w:t>136</w:t>
            </w:r>
          </w:ins>
          <w:ins w:id="16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677" w:author="Sammartano, Marc (BIC USA)" w:date="2014-07-20T20:16:00Z"/>
              <w:rFonts w:eastAsiaTheme="minorEastAsia"/>
              <w:noProof/>
            </w:rPr>
          </w:pPr>
          <w:ins w:id="16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"_Toc393651399"</w:instrText>
            </w:r>
            <w:r w:rsidRPr="00320ACE">
              <w:rPr>
                <w:rStyle w:val="Hyperlink"/>
                <w:noProof/>
              </w:rPr>
              <w:instrText xml:space="preserve"> </w:instrText>
            </w:r>
            <w:r w:rsidRPr="00320ACE">
              <w:rPr>
                <w:rStyle w:val="Hyperlink"/>
                <w:noProof/>
              </w:rPr>
              <w:fldChar w:fldCharType="separate"/>
            </w:r>
            <w:r w:rsidRPr="00320ACE">
              <w:rPr>
                <w:rStyle w:val="Hyperlink"/>
                <w:noProof/>
              </w:rPr>
              <w:t>Hide and Show Commands</w:t>
            </w:r>
            <w:r>
              <w:rPr>
                <w:noProof/>
                <w:webHidden/>
              </w:rPr>
              <w:tab/>
            </w:r>
            <w:r>
              <w:rPr>
                <w:noProof/>
                <w:webHidden/>
              </w:rPr>
              <w:fldChar w:fldCharType="begin"/>
            </w:r>
            <w:r>
              <w:rPr>
                <w:noProof/>
                <w:webHidden/>
              </w:rPr>
              <w:instrText xml:space="preserve"> PAGEREF _Toc393651399 \h </w:instrText>
            </w:r>
          </w:ins>
          <w:r>
            <w:rPr>
              <w:noProof/>
              <w:webHidden/>
            </w:rPr>
          </w:r>
          <w:r>
            <w:rPr>
              <w:noProof/>
              <w:webHidden/>
            </w:rPr>
            <w:fldChar w:fldCharType="separate"/>
          </w:r>
          <w:ins w:id="1679" w:author="Sammartano, Marc (BIC USA)" w:date="2014-07-20T22:08:00Z">
            <w:r w:rsidR="001D724B">
              <w:rPr>
                <w:noProof/>
                <w:webHidden/>
              </w:rPr>
              <w:t>136</w:t>
            </w:r>
          </w:ins>
          <w:ins w:id="16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81" w:author="Sammartano, Marc (BIC USA)" w:date="2014-07-20T20:16:00Z"/>
              <w:rFonts w:eastAsiaTheme="minorEastAsia"/>
              <w:noProof/>
            </w:rPr>
          </w:pPr>
          <w:ins w:id="16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"_Toc393651400"</w:instrText>
            </w:r>
            <w:r w:rsidRPr="00320ACE">
              <w:rPr>
                <w:rStyle w:val="Hyperlink"/>
                <w:noProof/>
              </w:rPr>
              <w:instrText xml:space="preserve"> </w:instrText>
            </w:r>
            <w:r w:rsidRPr="00320ACE">
              <w:rPr>
                <w:rStyle w:val="Hyperlink"/>
                <w:noProof/>
              </w:rPr>
              <w:fldChar w:fldCharType="separate"/>
            </w:r>
            <w:r w:rsidRPr="00320ACE">
              <w:rPr>
                <w:rStyle w:val="Hyperlink"/>
                <w:noProof/>
              </w:rPr>
              <w:t>Gr.hide &lt;object_number_nvar&gt;</w:t>
            </w:r>
            <w:r>
              <w:rPr>
                <w:noProof/>
                <w:webHidden/>
              </w:rPr>
              <w:tab/>
            </w:r>
            <w:r>
              <w:rPr>
                <w:noProof/>
                <w:webHidden/>
              </w:rPr>
              <w:fldChar w:fldCharType="begin"/>
            </w:r>
            <w:r>
              <w:rPr>
                <w:noProof/>
                <w:webHidden/>
              </w:rPr>
              <w:instrText xml:space="preserve"> PAGEREF _Toc393651400 \h </w:instrText>
            </w:r>
          </w:ins>
          <w:r>
            <w:rPr>
              <w:noProof/>
              <w:webHidden/>
            </w:rPr>
          </w:r>
          <w:r>
            <w:rPr>
              <w:noProof/>
              <w:webHidden/>
            </w:rPr>
            <w:fldChar w:fldCharType="separate"/>
          </w:r>
          <w:ins w:id="1683" w:author="Sammartano, Marc (BIC USA)" w:date="2014-07-20T22:08:00Z">
            <w:r w:rsidR="001D724B">
              <w:rPr>
                <w:noProof/>
                <w:webHidden/>
              </w:rPr>
              <w:t>136</w:t>
            </w:r>
          </w:ins>
          <w:ins w:id="16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85" w:author="Sammartano, Marc (BIC USA)" w:date="2014-07-20T20:16:00Z"/>
              <w:rFonts w:eastAsiaTheme="minorEastAsia"/>
              <w:noProof/>
            </w:rPr>
          </w:pPr>
          <w:ins w:id="16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"_Toc393651401"</w:instrText>
            </w:r>
            <w:r w:rsidRPr="00320ACE">
              <w:rPr>
                <w:rStyle w:val="Hyperlink"/>
                <w:noProof/>
              </w:rPr>
              <w:instrText xml:space="preserve"> </w:instrText>
            </w:r>
            <w:r w:rsidRPr="00320ACE">
              <w:rPr>
                <w:rStyle w:val="Hyperlink"/>
                <w:noProof/>
              </w:rPr>
              <w:fldChar w:fldCharType="separate"/>
            </w:r>
            <w:r w:rsidRPr="00320ACE">
              <w:rPr>
                <w:rStyle w:val="Hyperlink"/>
                <w:noProof/>
              </w:rPr>
              <w:t>Gr.show &lt;object_number_nvar&gt;</w:t>
            </w:r>
            <w:r>
              <w:rPr>
                <w:noProof/>
                <w:webHidden/>
              </w:rPr>
              <w:tab/>
            </w:r>
            <w:r>
              <w:rPr>
                <w:noProof/>
                <w:webHidden/>
              </w:rPr>
              <w:fldChar w:fldCharType="begin"/>
            </w:r>
            <w:r>
              <w:rPr>
                <w:noProof/>
                <w:webHidden/>
              </w:rPr>
              <w:instrText xml:space="preserve"> PAGEREF _Toc393651401 \h </w:instrText>
            </w:r>
          </w:ins>
          <w:r>
            <w:rPr>
              <w:noProof/>
              <w:webHidden/>
            </w:rPr>
          </w:r>
          <w:r>
            <w:rPr>
              <w:noProof/>
              <w:webHidden/>
            </w:rPr>
            <w:fldChar w:fldCharType="separate"/>
          </w:r>
          <w:ins w:id="1687" w:author="Sammartano, Marc (BIC USA)" w:date="2014-07-20T22:08:00Z">
            <w:r w:rsidR="001D724B">
              <w:rPr>
                <w:noProof/>
                <w:webHidden/>
              </w:rPr>
              <w:t>136</w:t>
            </w:r>
          </w:ins>
          <w:ins w:id="16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689" w:author="Sammartano, Marc (BIC USA)" w:date="2014-07-20T20:16:00Z"/>
              <w:rFonts w:eastAsiaTheme="minorEastAsia"/>
              <w:noProof/>
            </w:rPr>
          </w:pPr>
          <w:ins w:id="16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"_Toc393651402"</w:instrText>
            </w:r>
            <w:r w:rsidRPr="00320ACE">
              <w:rPr>
                <w:rStyle w:val="Hyperlink"/>
                <w:noProof/>
              </w:rPr>
              <w:instrText xml:space="preserve"> </w:instrText>
            </w:r>
            <w:r w:rsidRPr="00320ACE">
              <w:rPr>
                <w:rStyle w:val="Hyperlink"/>
                <w:noProof/>
              </w:rPr>
              <w:fldChar w:fldCharType="separate"/>
            </w:r>
            <w:r w:rsidRPr="00320ACE">
              <w:rPr>
                <w:rStyle w:val="Hyperlink"/>
                <w:noProof/>
              </w:rPr>
              <w:t>Touch Query Commands</w:t>
            </w:r>
            <w:r>
              <w:rPr>
                <w:noProof/>
                <w:webHidden/>
              </w:rPr>
              <w:tab/>
            </w:r>
            <w:r>
              <w:rPr>
                <w:noProof/>
                <w:webHidden/>
              </w:rPr>
              <w:fldChar w:fldCharType="begin"/>
            </w:r>
            <w:r>
              <w:rPr>
                <w:noProof/>
                <w:webHidden/>
              </w:rPr>
              <w:instrText xml:space="preserve"> PAGEREF _Toc393651402 \h </w:instrText>
            </w:r>
          </w:ins>
          <w:r>
            <w:rPr>
              <w:noProof/>
              <w:webHidden/>
            </w:rPr>
          </w:r>
          <w:r>
            <w:rPr>
              <w:noProof/>
              <w:webHidden/>
            </w:rPr>
            <w:fldChar w:fldCharType="separate"/>
          </w:r>
          <w:ins w:id="1691" w:author="Sammartano, Marc (BIC USA)" w:date="2014-07-20T22:08:00Z">
            <w:r w:rsidR="001D724B">
              <w:rPr>
                <w:noProof/>
                <w:webHidden/>
              </w:rPr>
              <w:t>136</w:t>
            </w:r>
          </w:ins>
          <w:ins w:id="16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93" w:author="Sammartano, Marc (BIC USA)" w:date="2014-07-20T20:16:00Z"/>
              <w:rFonts w:eastAsiaTheme="minorEastAsia"/>
              <w:noProof/>
            </w:rPr>
          </w:pPr>
          <w:ins w:id="16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"_Toc393651403"</w:instrText>
            </w:r>
            <w:r w:rsidRPr="00320ACE">
              <w:rPr>
                <w:rStyle w:val="Hyperlink"/>
                <w:noProof/>
              </w:rPr>
              <w:instrText xml:space="preserve"> </w:instrText>
            </w:r>
            <w:r w:rsidRPr="00320ACE">
              <w:rPr>
                <w:rStyle w:val="Hyperlink"/>
                <w:noProof/>
              </w:rPr>
              <w:fldChar w:fldCharType="separate"/>
            </w:r>
            <w:r w:rsidRPr="00320ACE">
              <w:rPr>
                <w:rStyle w:val="Hyperlink"/>
                <w:noProof/>
              </w:rPr>
              <w:t>Gr.touch touched, x, y</w:t>
            </w:r>
            <w:r>
              <w:rPr>
                <w:noProof/>
                <w:webHidden/>
              </w:rPr>
              <w:tab/>
            </w:r>
            <w:r>
              <w:rPr>
                <w:noProof/>
                <w:webHidden/>
              </w:rPr>
              <w:fldChar w:fldCharType="begin"/>
            </w:r>
            <w:r>
              <w:rPr>
                <w:noProof/>
                <w:webHidden/>
              </w:rPr>
              <w:instrText xml:space="preserve"> PAGEREF _Toc393651403 \h </w:instrText>
            </w:r>
          </w:ins>
          <w:r>
            <w:rPr>
              <w:noProof/>
              <w:webHidden/>
            </w:rPr>
          </w:r>
          <w:r>
            <w:rPr>
              <w:noProof/>
              <w:webHidden/>
            </w:rPr>
            <w:fldChar w:fldCharType="separate"/>
          </w:r>
          <w:ins w:id="1695" w:author="Sammartano, Marc (BIC USA)" w:date="2014-07-20T22:08:00Z">
            <w:r w:rsidR="001D724B">
              <w:rPr>
                <w:noProof/>
                <w:webHidden/>
              </w:rPr>
              <w:t>137</w:t>
            </w:r>
          </w:ins>
          <w:ins w:id="16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697" w:author="Sammartano, Marc (BIC USA)" w:date="2014-07-20T20:16:00Z"/>
              <w:rFonts w:eastAsiaTheme="minorEastAsia"/>
              <w:noProof/>
            </w:rPr>
          </w:pPr>
          <w:ins w:id="16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"_Toc393651404"</w:instrText>
            </w:r>
            <w:r w:rsidRPr="00320ACE">
              <w:rPr>
                <w:rStyle w:val="Hyperlink"/>
                <w:noProof/>
              </w:rPr>
              <w:instrText xml:space="preserve"> </w:instrText>
            </w:r>
            <w:r w:rsidRPr="00320ACE">
              <w:rPr>
                <w:rStyle w:val="Hyperlink"/>
                <w:noProof/>
              </w:rPr>
              <w:fldChar w:fldCharType="separate"/>
            </w:r>
            <w:r w:rsidRPr="00320ACE">
              <w:rPr>
                <w:rStyle w:val="Hyperlink"/>
                <w:noProof/>
              </w:rPr>
              <w:t>Gr.bounded.touch touched, left, top, right, bottom</w:t>
            </w:r>
            <w:r>
              <w:rPr>
                <w:noProof/>
                <w:webHidden/>
              </w:rPr>
              <w:tab/>
            </w:r>
            <w:r>
              <w:rPr>
                <w:noProof/>
                <w:webHidden/>
              </w:rPr>
              <w:fldChar w:fldCharType="begin"/>
            </w:r>
            <w:r>
              <w:rPr>
                <w:noProof/>
                <w:webHidden/>
              </w:rPr>
              <w:instrText xml:space="preserve"> PAGEREF _Toc393651404 \h </w:instrText>
            </w:r>
          </w:ins>
          <w:r>
            <w:rPr>
              <w:noProof/>
              <w:webHidden/>
            </w:rPr>
          </w:r>
          <w:r>
            <w:rPr>
              <w:noProof/>
              <w:webHidden/>
            </w:rPr>
            <w:fldChar w:fldCharType="separate"/>
          </w:r>
          <w:ins w:id="1699" w:author="Sammartano, Marc (BIC USA)" w:date="2014-07-20T22:08:00Z">
            <w:r w:rsidR="001D724B">
              <w:rPr>
                <w:noProof/>
                <w:webHidden/>
              </w:rPr>
              <w:t>137</w:t>
            </w:r>
          </w:ins>
          <w:ins w:id="170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01" w:author="Sammartano, Marc (BIC USA)" w:date="2014-07-20T20:16:00Z"/>
              <w:rFonts w:eastAsiaTheme="minorEastAsia"/>
              <w:noProof/>
            </w:rPr>
          </w:pPr>
          <w:ins w:id="17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"_Toc393651405"</w:instrText>
            </w:r>
            <w:r w:rsidRPr="00320ACE">
              <w:rPr>
                <w:rStyle w:val="Hyperlink"/>
                <w:noProof/>
              </w:rPr>
              <w:instrText xml:space="preserve"> </w:instrText>
            </w:r>
            <w:r w:rsidRPr="00320ACE">
              <w:rPr>
                <w:rStyle w:val="Hyperlink"/>
                <w:noProof/>
              </w:rPr>
              <w:fldChar w:fldCharType="separate"/>
            </w:r>
            <w:r w:rsidRPr="00320ACE">
              <w:rPr>
                <w:rStyle w:val="Hyperlink"/>
                <w:noProof/>
              </w:rPr>
              <w:t>Gr.touch2 touched, x, y</w:t>
            </w:r>
            <w:r>
              <w:rPr>
                <w:noProof/>
                <w:webHidden/>
              </w:rPr>
              <w:tab/>
            </w:r>
            <w:r>
              <w:rPr>
                <w:noProof/>
                <w:webHidden/>
              </w:rPr>
              <w:fldChar w:fldCharType="begin"/>
            </w:r>
            <w:r>
              <w:rPr>
                <w:noProof/>
                <w:webHidden/>
              </w:rPr>
              <w:instrText xml:space="preserve"> PAGEREF _Toc393651405 \h </w:instrText>
            </w:r>
          </w:ins>
          <w:r>
            <w:rPr>
              <w:noProof/>
              <w:webHidden/>
            </w:rPr>
          </w:r>
          <w:r>
            <w:rPr>
              <w:noProof/>
              <w:webHidden/>
            </w:rPr>
            <w:fldChar w:fldCharType="separate"/>
          </w:r>
          <w:ins w:id="1703" w:author="Sammartano, Marc (BIC USA)" w:date="2014-07-20T22:08:00Z">
            <w:r w:rsidR="001D724B">
              <w:rPr>
                <w:noProof/>
                <w:webHidden/>
              </w:rPr>
              <w:t>138</w:t>
            </w:r>
          </w:ins>
          <w:ins w:id="17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05" w:author="Sammartano, Marc (BIC USA)" w:date="2014-07-20T20:16:00Z"/>
              <w:rFonts w:eastAsiaTheme="minorEastAsia"/>
              <w:noProof/>
            </w:rPr>
          </w:pPr>
          <w:ins w:id="17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"_Toc393651406"</w:instrText>
            </w:r>
            <w:r w:rsidRPr="00320ACE">
              <w:rPr>
                <w:rStyle w:val="Hyperlink"/>
                <w:noProof/>
              </w:rPr>
              <w:instrText xml:space="preserve"> </w:instrText>
            </w:r>
            <w:r w:rsidRPr="00320ACE">
              <w:rPr>
                <w:rStyle w:val="Hyperlink"/>
                <w:noProof/>
              </w:rPr>
              <w:fldChar w:fldCharType="separate"/>
            </w:r>
            <w:r w:rsidRPr="00320ACE">
              <w:rPr>
                <w:rStyle w:val="Hyperlink"/>
                <w:noProof/>
              </w:rPr>
              <w:t>Gr.bounded.touch2 touched, left, top, right, bottom</w:t>
            </w:r>
            <w:r>
              <w:rPr>
                <w:noProof/>
                <w:webHidden/>
              </w:rPr>
              <w:tab/>
            </w:r>
            <w:r>
              <w:rPr>
                <w:noProof/>
                <w:webHidden/>
              </w:rPr>
              <w:fldChar w:fldCharType="begin"/>
            </w:r>
            <w:r>
              <w:rPr>
                <w:noProof/>
                <w:webHidden/>
              </w:rPr>
              <w:instrText xml:space="preserve"> PAGEREF _Toc393651406 \h </w:instrText>
            </w:r>
          </w:ins>
          <w:r>
            <w:rPr>
              <w:noProof/>
              <w:webHidden/>
            </w:rPr>
          </w:r>
          <w:r>
            <w:rPr>
              <w:noProof/>
              <w:webHidden/>
            </w:rPr>
            <w:fldChar w:fldCharType="separate"/>
          </w:r>
          <w:ins w:id="1707" w:author="Sammartano, Marc (BIC USA)" w:date="2014-07-20T22:08:00Z">
            <w:r w:rsidR="001D724B">
              <w:rPr>
                <w:noProof/>
                <w:webHidden/>
              </w:rPr>
              <w:t>138</w:t>
            </w:r>
          </w:ins>
          <w:ins w:id="17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09" w:author="Sammartano, Marc (BIC USA)" w:date="2014-07-20T20:16:00Z"/>
              <w:rFonts w:eastAsiaTheme="minorEastAsia"/>
              <w:noProof/>
            </w:rPr>
          </w:pPr>
          <w:ins w:id="17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"_Toc393651407"</w:instrText>
            </w:r>
            <w:r w:rsidRPr="00320ACE">
              <w:rPr>
                <w:rStyle w:val="Hyperlink"/>
                <w:noProof/>
              </w:rPr>
              <w:instrText xml:space="preserve"> </w:instrText>
            </w:r>
            <w:r w:rsidRPr="00320ACE">
              <w:rPr>
                <w:rStyle w:val="Hyperlink"/>
                <w:noProof/>
              </w:rPr>
              <w:fldChar w:fldCharType="separate"/>
            </w:r>
            <w:r w:rsidRPr="00320ACE">
              <w:rPr>
                <w:rStyle w:val="Hyperlink"/>
                <w:noProof/>
              </w:rPr>
              <w:t>OnGRTouch:</w:t>
            </w:r>
            <w:r>
              <w:rPr>
                <w:noProof/>
                <w:webHidden/>
              </w:rPr>
              <w:tab/>
            </w:r>
            <w:r>
              <w:rPr>
                <w:noProof/>
                <w:webHidden/>
              </w:rPr>
              <w:fldChar w:fldCharType="begin"/>
            </w:r>
            <w:r>
              <w:rPr>
                <w:noProof/>
                <w:webHidden/>
              </w:rPr>
              <w:instrText xml:space="preserve"> PAGEREF _Toc393651407 \h </w:instrText>
            </w:r>
          </w:ins>
          <w:r>
            <w:rPr>
              <w:noProof/>
              <w:webHidden/>
            </w:rPr>
          </w:r>
          <w:r>
            <w:rPr>
              <w:noProof/>
              <w:webHidden/>
            </w:rPr>
            <w:fldChar w:fldCharType="separate"/>
          </w:r>
          <w:ins w:id="1711" w:author="Sammartano, Marc (BIC USA)" w:date="2014-07-20T22:08:00Z">
            <w:r w:rsidR="001D724B">
              <w:rPr>
                <w:noProof/>
                <w:webHidden/>
              </w:rPr>
              <w:t>138</w:t>
            </w:r>
          </w:ins>
          <w:ins w:id="17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13" w:author="Sammartano, Marc (BIC USA)" w:date="2014-07-20T20:16:00Z"/>
              <w:rFonts w:eastAsiaTheme="minorEastAsia"/>
              <w:noProof/>
            </w:rPr>
          </w:pPr>
          <w:ins w:id="17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"_Toc393651408"</w:instrText>
            </w:r>
            <w:r w:rsidRPr="00320ACE">
              <w:rPr>
                <w:rStyle w:val="Hyperlink"/>
                <w:noProof/>
              </w:rPr>
              <w:instrText xml:space="preserve"> </w:instrText>
            </w:r>
            <w:r w:rsidRPr="00320ACE">
              <w:rPr>
                <w:rStyle w:val="Hyperlink"/>
                <w:noProof/>
              </w:rPr>
              <w:fldChar w:fldCharType="separate"/>
            </w:r>
            <w:r w:rsidRPr="00320ACE">
              <w:rPr>
                <w:rStyle w:val="Hyperlink"/>
                <w:noProof/>
              </w:rPr>
              <w:t>Gr.onGRTouch.resume</w:t>
            </w:r>
            <w:r>
              <w:rPr>
                <w:noProof/>
                <w:webHidden/>
              </w:rPr>
              <w:tab/>
            </w:r>
            <w:r>
              <w:rPr>
                <w:noProof/>
                <w:webHidden/>
              </w:rPr>
              <w:fldChar w:fldCharType="begin"/>
            </w:r>
            <w:r>
              <w:rPr>
                <w:noProof/>
                <w:webHidden/>
              </w:rPr>
              <w:instrText xml:space="preserve"> PAGEREF _Toc393651408 \h </w:instrText>
            </w:r>
          </w:ins>
          <w:r>
            <w:rPr>
              <w:noProof/>
              <w:webHidden/>
            </w:rPr>
          </w:r>
          <w:r>
            <w:rPr>
              <w:noProof/>
              <w:webHidden/>
            </w:rPr>
            <w:fldChar w:fldCharType="separate"/>
          </w:r>
          <w:ins w:id="1715" w:author="Sammartano, Marc (BIC USA)" w:date="2014-07-20T22:08:00Z">
            <w:r w:rsidR="001D724B">
              <w:rPr>
                <w:noProof/>
                <w:webHidden/>
              </w:rPr>
              <w:t>138</w:t>
            </w:r>
          </w:ins>
          <w:ins w:id="17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717" w:author="Sammartano, Marc (BIC USA)" w:date="2014-07-20T20:16:00Z"/>
              <w:rFonts w:eastAsiaTheme="minorEastAsia"/>
              <w:noProof/>
            </w:rPr>
          </w:pPr>
          <w:ins w:id="17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"_Toc393651409"</w:instrText>
            </w:r>
            <w:r w:rsidRPr="00320ACE">
              <w:rPr>
                <w:rStyle w:val="Hyperlink"/>
                <w:noProof/>
              </w:rPr>
              <w:instrText xml:space="preserve"> </w:instrText>
            </w:r>
            <w:r w:rsidRPr="00320ACE">
              <w:rPr>
                <w:rStyle w:val="Hyperlink"/>
                <w:noProof/>
              </w:rPr>
              <w:fldChar w:fldCharType="separate"/>
            </w:r>
            <w:r w:rsidRPr="00320ACE">
              <w:rPr>
                <w:rStyle w:val="Hyperlink"/>
                <w:noProof/>
              </w:rPr>
              <w:t>Text Commands</w:t>
            </w:r>
            <w:r>
              <w:rPr>
                <w:noProof/>
                <w:webHidden/>
              </w:rPr>
              <w:tab/>
            </w:r>
            <w:r>
              <w:rPr>
                <w:noProof/>
                <w:webHidden/>
              </w:rPr>
              <w:fldChar w:fldCharType="begin"/>
            </w:r>
            <w:r>
              <w:rPr>
                <w:noProof/>
                <w:webHidden/>
              </w:rPr>
              <w:instrText xml:space="preserve"> PAGEREF _Toc393651409 \h </w:instrText>
            </w:r>
          </w:ins>
          <w:r>
            <w:rPr>
              <w:noProof/>
              <w:webHidden/>
            </w:rPr>
          </w:r>
          <w:r>
            <w:rPr>
              <w:noProof/>
              <w:webHidden/>
            </w:rPr>
            <w:fldChar w:fldCharType="separate"/>
          </w:r>
          <w:ins w:id="1719" w:author="Sammartano, Marc (BIC USA)" w:date="2014-07-20T22:08:00Z">
            <w:r w:rsidR="001D724B">
              <w:rPr>
                <w:noProof/>
                <w:webHidden/>
              </w:rPr>
              <w:t>138</w:t>
            </w:r>
          </w:ins>
          <w:ins w:id="17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21" w:author="Sammartano, Marc (BIC USA)" w:date="2014-07-20T20:16:00Z"/>
              <w:rFonts w:eastAsiaTheme="minorEastAsia"/>
              <w:noProof/>
            </w:rPr>
          </w:pPr>
          <w:ins w:id="17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"_Toc393651410"</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Gr.text.align type</w:t>
            </w:r>
            <w:r>
              <w:rPr>
                <w:noProof/>
                <w:webHidden/>
              </w:rPr>
              <w:tab/>
            </w:r>
            <w:r>
              <w:rPr>
                <w:noProof/>
                <w:webHidden/>
              </w:rPr>
              <w:fldChar w:fldCharType="begin"/>
            </w:r>
            <w:r>
              <w:rPr>
                <w:noProof/>
                <w:webHidden/>
              </w:rPr>
              <w:instrText xml:space="preserve"> PAGEREF _Toc393651410 \h </w:instrText>
            </w:r>
          </w:ins>
          <w:r>
            <w:rPr>
              <w:noProof/>
              <w:webHidden/>
            </w:rPr>
          </w:r>
          <w:r>
            <w:rPr>
              <w:noProof/>
              <w:webHidden/>
            </w:rPr>
            <w:fldChar w:fldCharType="separate"/>
          </w:r>
          <w:ins w:id="1723" w:author="Sammartano, Marc (BIC USA)" w:date="2014-07-20T22:08:00Z">
            <w:r w:rsidR="001D724B">
              <w:rPr>
                <w:noProof/>
                <w:webHidden/>
              </w:rPr>
              <w:t>138</w:t>
            </w:r>
          </w:ins>
          <w:ins w:id="17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25" w:author="Sammartano, Marc (BIC USA)" w:date="2014-07-20T20:16:00Z"/>
              <w:rFonts w:eastAsiaTheme="minorEastAsia"/>
              <w:noProof/>
            </w:rPr>
          </w:pPr>
          <w:ins w:id="17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"_Toc393651411"</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Gr.text.size &lt;nexp&gt;</w:t>
            </w:r>
            <w:r>
              <w:rPr>
                <w:noProof/>
                <w:webHidden/>
              </w:rPr>
              <w:tab/>
            </w:r>
            <w:r>
              <w:rPr>
                <w:noProof/>
                <w:webHidden/>
              </w:rPr>
              <w:fldChar w:fldCharType="begin"/>
            </w:r>
            <w:r>
              <w:rPr>
                <w:noProof/>
                <w:webHidden/>
              </w:rPr>
              <w:instrText xml:space="preserve"> PAGEREF _Toc393651411 \h </w:instrText>
            </w:r>
          </w:ins>
          <w:r>
            <w:rPr>
              <w:noProof/>
              <w:webHidden/>
            </w:rPr>
          </w:r>
          <w:r>
            <w:rPr>
              <w:noProof/>
              <w:webHidden/>
            </w:rPr>
            <w:fldChar w:fldCharType="separate"/>
          </w:r>
          <w:ins w:id="1727" w:author="Sammartano, Marc (BIC USA)" w:date="2014-07-20T22:08:00Z">
            <w:r w:rsidR="001D724B">
              <w:rPr>
                <w:noProof/>
                <w:webHidden/>
              </w:rPr>
              <w:t>138</w:t>
            </w:r>
          </w:ins>
          <w:ins w:id="17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29" w:author="Sammartano, Marc (BIC USA)" w:date="2014-07-20T20:16:00Z"/>
              <w:rFonts w:eastAsiaTheme="minorEastAsia"/>
              <w:noProof/>
            </w:rPr>
          </w:pPr>
          <w:ins w:id="17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"_Toc393651412"</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Gr.text.width &lt;nvar&gt;, &lt;sexp&gt;</w:t>
            </w:r>
            <w:r>
              <w:rPr>
                <w:noProof/>
                <w:webHidden/>
              </w:rPr>
              <w:tab/>
            </w:r>
            <w:r>
              <w:rPr>
                <w:noProof/>
                <w:webHidden/>
              </w:rPr>
              <w:fldChar w:fldCharType="begin"/>
            </w:r>
            <w:r>
              <w:rPr>
                <w:noProof/>
                <w:webHidden/>
              </w:rPr>
              <w:instrText xml:space="preserve"> PAGEREF _Toc393651412 \h </w:instrText>
            </w:r>
          </w:ins>
          <w:r>
            <w:rPr>
              <w:noProof/>
              <w:webHidden/>
            </w:rPr>
          </w:r>
          <w:r>
            <w:rPr>
              <w:noProof/>
              <w:webHidden/>
            </w:rPr>
            <w:fldChar w:fldCharType="separate"/>
          </w:r>
          <w:ins w:id="1731" w:author="Sammartano, Marc (BIC USA)" w:date="2014-07-20T22:08:00Z">
            <w:r w:rsidR="001D724B">
              <w:rPr>
                <w:noProof/>
                <w:webHidden/>
              </w:rPr>
              <w:t>138</w:t>
            </w:r>
          </w:ins>
          <w:ins w:id="17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33" w:author="Sammartano, Marc (BIC USA)" w:date="2014-07-20T20:16:00Z"/>
              <w:rFonts w:eastAsiaTheme="minorEastAsia"/>
              <w:noProof/>
            </w:rPr>
          </w:pPr>
          <w:ins w:id="17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"_Toc393651413"</w:instrText>
            </w:r>
            <w:r w:rsidRPr="00320ACE">
              <w:rPr>
                <w:rStyle w:val="Hyperlink"/>
                <w:noProof/>
              </w:rPr>
              <w:instrText xml:space="preserve"> </w:instrText>
            </w:r>
            <w:r w:rsidRPr="00320ACE">
              <w:rPr>
                <w:rStyle w:val="Hyperlink"/>
                <w:noProof/>
              </w:rPr>
              <w:fldChar w:fldCharType="separate"/>
            </w:r>
            <w:r w:rsidRPr="00320ACE">
              <w:rPr>
                <w:rStyle w:val="Hyperlink"/>
                <w:noProof/>
              </w:rPr>
              <w:t>Gr.get.textbounds &lt;sexp&gt;, left, top, right, bottom</w:t>
            </w:r>
            <w:r>
              <w:rPr>
                <w:noProof/>
                <w:webHidden/>
              </w:rPr>
              <w:tab/>
            </w:r>
            <w:r>
              <w:rPr>
                <w:noProof/>
                <w:webHidden/>
              </w:rPr>
              <w:fldChar w:fldCharType="begin"/>
            </w:r>
            <w:r>
              <w:rPr>
                <w:noProof/>
                <w:webHidden/>
              </w:rPr>
              <w:instrText xml:space="preserve"> PAGEREF _Toc393651413 \h </w:instrText>
            </w:r>
          </w:ins>
          <w:r>
            <w:rPr>
              <w:noProof/>
              <w:webHidden/>
            </w:rPr>
          </w:r>
          <w:r>
            <w:rPr>
              <w:noProof/>
              <w:webHidden/>
            </w:rPr>
            <w:fldChar w:fldCharType="separate"/>
          </w:r>
          <w:ins w:id="1735" w:author="Sammartano, Marc (BIC USA)" w:date="2014-07-20T22:08:00Z">
            <w:r w:rsidR="001D724B">
              <w:rPr>
                <w:noProof/>
                <w:webHidden/>
              </w:rPr>
              <w:t>138</w:t>
            </w:r>
          </w:ins>
          <w:ins w:id="17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37" w:author="Sammartano, Marc (BIC USA)" w:date="2014-07-20T20:16:00Z"/>
              <w:rFonts w:eastAsiaTheme="minorEastAsia"/>
              <w:noProof/>
            </w:rPr>
          </w:pPr>
          <w:ins w:id="17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"_Toc393651414"</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Gr.text.typeface &lt;nexp&gt;</w:t>
            </w:r>
            <w:r>
              <w:rPr>
                <w:noProof/>
                <w:webHidden/>
              </w:rPr>
              <w:tab/>
            </w:r>
            <w:r>
              <w:rPr>
                <w:noProof/>
                <w:webHidden/>
              </w:rPr>
              <w:fldChar w:fldCharType="begin"/>
            </w:r>
            <w:r>
              <w:rPr>
                <w:noProof/>
                <w:webHidden/>
              </w:rPr>
              <w:instrText xml:space="preserve"> PAGEREF _Toc393651414 \h </w:instrText>
            </w:r>
          </w:ins>
          <w:r>
            <w:rPr>
              <w:noProof/>
              <w:webHidden/>
            </w:rPr>
          </w:r>
          <w:r>
            <w:rPr>
              <w:noProof/>
              <w:webHidden/>
            </w:rPr>
            <w:fldChar w:fldCharType="separate"/>
          </w:r>
          <w:ins w:id="1739" w:author="Sammartano, Marc (BIC USA)" w:date="2014-07-20T22:08:00Z">
            <w:r w:rsidR="001D724B">
              <w:rPr>
                <w:noProof/>
                <w:webHidden/>
              </w:rPr>
              <w:t>139</w:t>
            </w:r>
          </w:ins>
          <w:ins w:id="17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41" w:author="Sammartano, Marc (BIC USA)" w:date="2014-07-20T20:16:00Z"/>
              <w:rFonts w:eastAsiaTheme="minorEastAsia"/>
              <w:noProof/>
            </w:rPr>
          </w:pPr>
          <w:ins w:id="17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"_Toc393651415"</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Gr.text.bold &lt;lexp&gt;</w:t>
            </w:r>
            <w:r>
              <w:rPr>
                <w:noProof/>
                <w:webHidden/>
              </w:rPr>
              <w:tab/>
            </w:r>
            <w:r>
              <w:rPr>
                <w:noProof/>
                <w:webHidden/>
              </w:rPr>
              <w:fldChar w:fldCharType="begin"/>
            </w:r>
            <w:r>
              <w:rPr>
                <w:noProof/>
                <w:webHidden/>
              </w:rPr>
              <w:instrText xml:space="preserve"> PAGEREF _Toc393651415 \h </w:instrText>
            </w:r>
          </w:ins>
          <w:r>
            <w:rPr>
              <w:noProof/>
              <w:webHidden/>
            </w:rPr>
          </w:r>
          <w:r>
            <w:rPr>
              <w:noProof/>
              <w:webHidden/>
            </w:rPr>
            <w:fldChar w:fldCharType="separate"/>
          </w:r>
          <w:ins w:id="1743" w:author="Sammartano, Marc (BIC USA)" w:date="2014-07-20T22:08:00Z">
            <w:r w:rsidR="001D724B">
              <w:rPr>
                <w:noProof/>
                <w:webHidden/>
              </w:rPr>
              <w:t>139</w:t>
            </w:r>
          </w:ins>
          <w:ins w:id="17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45" w:author="Sammartano, Marc (BIC USA)" w:date="2014-07-20T20:16:00Z"/>
              <w:rFonts w:eastAsiaTheme="minorEastAsia"/>
              <w:noProof/>
            </w:rPr>
          </w:pPr>
          <w:ins w:id="17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"_Toc393651416"</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Gr.text.skew &lt;nexp&gt;</w:t>
            </w:r>
            <w:r>
              <w:rPr>
                <w:noProof/>
                <w:webHidden/>
              </w:rPr>
              <w:tab/>
            </w:r>
            <w:r>
              <w:rPr>
                <w:noProof/>
                <w:webHidden/>
              </w:rPr>
              <w:fldChar w:fldCharType="begin"/>
            </w:r>
            <w:r>
              <w:rPr>
                <w:noProof/>
                <w:webHidden/>
              </w:rPr>
              <w:instrText xml:space="preserve"> PAGEREF _Toc393651416 \h </w:instrText>
            </w:r>
          </w:ins>
          <w:r>
            <w:rPr>
              <w:noProof/>
              <w:webHidden/>
            </w:rPr>
          </w:r>
          <w:r>
            <w:rPr>
              <w:noProof/>
              <w:webHidden/>
            </w:rPr>
            <w:fldChar w:fldCharType="separate"/>
          </w:r>
          <w:ins w:id="1747" w:author="Sammartano, Marc (BIC USA)" w:date="2014-07-20T22:08:00Z">
            <w:r w:rsidR="001D724B">
              <w:rPr>
                <w:noProof/>
                <w:webHidden/>
              </w:rPr>
              <w:t>139</w:t>
            </w:r>
          </w:ins>
          <w:ins w:id="17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49" w:author="Sammartano, Marc (BIC USA)" w:date="2014-07-20T20:16:00Z"/>
              <w:rFonts w:eastAsiaTheme="minorEastAsia"/>
              <w:noProof/>
            </w:rPr>
          </w:pPr>
          <w:ins w:id="17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"_Toc393651417"</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Gr.text.underline &lt;lexp&gt;</w:t>
            </w:r>
            <w:r>
              <w:rPr>
                <w:noProof/>
                <w:webHidden/>
              </w:rPr>
              <w:tab/>
            </w:r>
            <w:r>
              <w:rPr>
                <w:noProof/>
                <w:webHidden/>
              </w:rPr>
              <w:fldChar w:fldCharType="begin"/>
            </w:r>
            <w:r>
              <w:rPr>
                <w:noProof/>
                <w:webHidden/>
              </w:rPr>
              <w:instrText xml:space="preserve"> PAGEREF _Toc393651417 \h </w:instrText>
            </w:r>
          </w:ins>
          <w:r>
            <w:rPr>
              <w:noProof/>
              <w:webHidden/>
            </w:rPr>
          </w:r>
          <w:r>
            <w:rPr>
              <w:noProof/>
              <w:webHidden/>
            </w:rPr>
            <w:fldChar w:fldCharType="separate"/>
          </w:r>
          <w:ins w:id="1751" w:author="Sammartano, Marc (BIC USA)" w:date="2014-07-20T22:08:00Z">
            <w:r w:rsidR="001D724B">
              <w:rPr>
                <w:noProof/>
                <w:webHidden/>
              </w:rPr>
              <w:t>139</w:t>
            </w:r>
          </w:ins>
          <w:ins w:id="17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53" w:author="Sammartano, Marc (BIC USA)" w:date="2014-07-20T20:16:00Z"/>
              <w:rFonts w:eastAsiaTheme="minorEastAsia"/>
              <w:noProof/>
            </w:rPr>
          </w:pPr>
          <w:ins w:id="17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"_Toc393651418"</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Gr.text.strike &lt;lexp&gt;</w:t>
            </w:r>
            <w:r>
              <w:rPr>
                <w:noProof/>
                <w:webHidden/>
              </w:rPr>
              <w:tab/>
            </w:r>
            <w:r>
              <w:rPr>
                <w:noProof/>
                <w:webHidden/>
              </w:rPr>
              <w:fldChar w:fldCharType="begin"/>
            </w:r>
            <w:r>
              <w:rPr>
                <w:noProof/>
                <w:webHidden/>
              </w:rPr>
              <w:instrText xml:space="preserve"> PAGEREF _Toc393651418 \h </w:instrText>
            </w:r>
          </w:ins>
          <w:r>
            <w:rPr>
              <w:noProof/>
              <w:webHidden/>
            </w:rPr>
          </w:r>
          <w:r>
            <w:rPr>
              <w:noProof/>
              <w:webHidden/>
            </w:rPr>
            <w:fldChar w:fldCharType="separate"/>
          </w:r>
          <w:ins w:id="1755" w:author="Sammartano, Marc (BIC USA)" w:date="2014-07-20T22:08:00Z">
            <w:r w:rsidR="001D724B">
              <w:rPr>
                <w:noProof/>
                <w:webHidden/>
              </w:rPr>
              <w:t>139</w:t>
            </w:r>
          </w:ins>
          <w:ins w:id="17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57" w:author="Sammartano, Marc (BIC USA)" w:date="2014-07-20T20:16:00Z"/>
              <w:rFonts w:eastAsiaTheme="minorEastAsia"/>
              <w:noProof/>
            </w:rPr>
          </w:pPr>
          <w:ins w:id="17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"_Toc393651419"</w:instrText>
            </w:r>
            <w:r w:rsidRPr="00320ACE">
              <w:rPr>
                <w:rStyle w:val="Hyperlink"/>
                <w:noProof/>
              </w:rPr>
              <w:instrText xml:space="preserve"> </w:instrText>
            </w:r>
            <w:r w:rsidRPr="00320ACE">
              <w:rPr>
                <w:rStyle w:val="Hyperlink"/>
                <w:noProof/>
              </w:rPr>
              <w:fldChar w:fldCharType="separate"/>
            </w:r>
            <w:r w:rsidRPr="00320ACE">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_Toc393651419 \h </w:instrText>
            </w:r>
          </w:ins>
          <w:r>
            <w:rPr>
              <w:noProof/>
              <w:webHidden/>
            </w:rPr>
          </w:r>
          <w:r>
            <w:rPr>
              <w:noProof/>
              <w:webHidden/>
            </w:rPr>
            <w:fldChar w:fldCharType="separate"/>
          </w:r>
          <w:ins w:id="1759" w:author="Sammartano, Marc (BIC USA)" w:date="2014-07-20T22:08:00Z">
            <w:r w:rsidR="001D724B">
              <w:rPr>
                <w:noProof/>
                <w:webHidden/>
              </w:rPr>
              <w:t>139</w:t>
            </w:r>
          </w:ins>
          <w:ins w:id="176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761" w:author="Sammartano, Marc (BIC USA)" w:date="2014-07-20T20:16:00Z"/>
              <w:rFonts w:eastAsiaTheme="minorEastAsia"/>
              <w:noProof/>
            </w:rPr>
          </w:pPr>
          <w:ins w:id="17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"_Toc393651420"</w:instrText>
            </w:r>
            <w:r w:rsidRPr="00320ACE">
              <w:rPr>
                <w:rStyle w:val="Hyperlink"/>
                <w:noProof/>
              </w:rPr>
              <w:instrText xml:space="preserve"> </w:instrText>
            </w:r>
            <w:r w:rsidRPr="00320ACE">
              <w:rPr>
                <w:rStyle w:val="Hyperlink"/>
                <w:noProof/>
              </w:rPr>
              <w:fldChar w:fldCharType="separate"/>
            </w:r>
            <w:r w:rsidRPr="00320ACE">
              <w:rPr>
                <w:rStyle w:val="Hyperlink"/>
                <w:noProof/>
              </w:rPr>
              <w:t>Bitmap Commands</w:t>
            </w:r>
            <w:r>
              <w:rPr>
                <w:noProof/>
                <w:webHidden/>
              </w:rPr>
              <w:tab/>
            </w:r>
            <w:r>
              <w:rPr>
                <w:noProof/>
                <w:webHidden/>
              </w:rPr>
              <w:fldChar w:fldCharType="begin"/>
            </w:r>
            <w:r>
              <w:rPr>
                <w:noProof/>
                <w:webHidden/>
              </w:rPr>
              <w:instrText xml:space="preserve"> PAGEREF _Toc393651420 \h </w:instrText>
            </w:r>
          </w:ins>
          <w:r>
            <w:rPr>
              <w:noProof/>
              <w:webHidden/>
            </w:rPr>
          </w:r>
          <w:r>
            <w:rPr>
              <w:noProof/>
              <w:webHidden/>
            </w:rPr>
            <w:fldChar w:fldCharType="separate"/>
          </w:r>
          <w:ins w:id="1763" w:author="Sammartano, Marc (BIC USA)" w:date="2014-07-20T22:08:00Z">
            <w:r w:rsidR="001D724B">
              <w:rPr>
                <w:noProof/>
                <w:webHidden/>
              </w:rPr>
              <w:t>139</w:t>
            </w:r>
          </w:ins>
          <w:ins w:id="17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65" w:author="Sammartano, Marc (BIC USA)" w:date="2014-07-20T20:16:00Z"/>
              <w:rFonts w:eastAsiaTheme="minorEastAsia"/>
              <w:noProof/>
            </w:rPr>
          </w:pPr>
          <w:ins w:id="17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"_Toc393651421"</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Gr.bitmap.create &lt;bitmap_ptr_nvar&gt;, width, height</w:t>
            </w:r>
            <w:r>
              <w:rPr>
                <w:noProof/>
                <w:webHidden/>
              </w:rPr>
              <w:tab/>
            </w:r>
            <w:r>
              <w:rPr>
                <w:noProof/>
                <w:webHidden/>
              </w:rPr>
              <w:fldChar w:fldCharType="begin"/>
            </w:r>
            <w:r>
              <w:rPr>
                <w:noProof/>
                <w:webHidden/>
              </w:rPr>
              <w:instrText xml:space="preserve"> PAGEREF _Toc393651421 \h </w:instrText>
            </w:r>
          </w:ins>
          <w:r>
            <w:rPr>
              <w:noProof/>
              <w:webHidden/>
            </w:rPr>
          </w:r>
          <w:r>
            <w:rPr>
              <w:noProof/>
              <w:webHidden/>
            </w:rPr>
            <w:fldChar w:fldCharType="separate"/>
          </w:r>
          <w:ins w:id="1767" w:author="Sammartano, Marc (BIC USA)" w:date="2014-07-20T22:08:00Z">
            <w:r w:rsidR="001D724B">
              <w:rPr>
                <w:noProof/>
                <w:webHidden/>
              </w:rPr>
              <w:t>140</w:t>
            </w:r>
          </w:ins>
          <w:ins w:id="17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69" w:author="Sammartano, Marc (BIC USA)" w:date="2014-07-20T20:16:00Z"/>
              <w:rFonts w:eastAsiaTheme="minorEastAsia"/>
              <w:noProof/>
            </w:rPr>
          </w:pPr>
          <w:ins w:id="17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"_Toc393651422"</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Gr.bitmap.load &lt;bitmap_ptr_nvar&gt;, File_name$</w:t>
            </w:r>
            <w:r>
              <w:rPr>
                <w:noProof/>
                <w:webHidden/>
              </w:rPr>
              <w:tab/>
            </w:r>
            <w:r>
              <w:rPr>
                <w:noProof/>
                <w:webHidden/>
              </w:rPr>
              <w:fldChar w:fldCharType="begin"/>
            </w:r>
            <w:r>
              <w:rPr>
                <w:noProof/>
                <w:webHidden/>
              </w:rPr>
              <w:instrText xml:space="preserve"> PAGEREF _Toc393651422 \h </w:instrText>
            </w:r>
          </w:ins>
          <w:r>
            <w:rPr>
              <w:noProof/>
              <w:webHidden/>
            </w:rPr>
          </w:r>
          <w:r>
            <w:rPr>
              <w:noProof/>
              <w:webHidden/>
            </w:rPr>
            <w:fldChar w:fldCharType="separate"/>
          </w:r>
          <w:ins w:id="1771" w:author="Sammartano, Marc (BIC USA)" w:date="2014-07-20T22:08:00Z">
            <w:r w:rsidR="001D724B">
              <w:rPr>
                <w:noProof/>
                <w:webHidden/>
              </w:rPr>
              <w:t>140</w:t>
            </w:r>
          </w:ins>
          <w:ins w:id="17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73" w:author="Sammartano, Marc (BIC USA)" w:date="2014-07-20T20:16:00Z"/>
              <w:rFonts w:eastAsiaTheme="minorEastAsia"/>
              <w:noProof/>
            </w:rPr>
          </w:pPr>
          <w:ins w:id="17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"_Toc393651423"</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Gr.bitmap.size &lt;bitmap_ptr_nvar&gt;, width, height</w:t>
            </w:r>
            <w:r>
              <w:rPr>
                <w:noProof/>
                <w:webHidden/>
              </w:rPr>
              <w:tab/>
            </w:r>
            <w:r>
              <w:rPr>
                <w:noProof/>
                <w:webHidden/>
              </w:rPr>
              <w:fldChar w:fldCharType="begin"/>
            </w:r>
            <w:r>
              <w:rPr>
                <w:noProof/>
                <w:webHidden/>
              </w:rPr>
              <w:instrText xml:space="preserve"> PAGEREF _Toc393651423 \h </w:instrText>
            </w:r>
          </w:ins>
          <w:r>
            <w:rPr>
              <w:noProof/>
              <w:webHidden/>
            </w:rPr>
          </w:r>
          <w:r>
            <w:rPr>
              <w:noProof/>
              <w:webHidden/>
            </w:rPr>
            <w:fldChar w:fldCharType="separate"/>
          </w:r>
          <w:ins w:id="1775" w:author="Sammartano, Marc (BIC USA)" w:date="2014-07-20T22:08:00Z">
            <w:r w:rsidR="001D724B">
              <w:rPr>
                <w:noProof/>
                <w:webHidden/>
              </w:rPr>
              <w:t>140</w:t>
            </w:r>
          </w:ins>
          <w:ins w:id="17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77" w:author="Sammartano, Marc (BIC USA)" w:date="2014-07-20T20:16:00Z"/>
              <w:rFonts w:eastAsiaTheme="minorEastAsia"/>
              <w:noProof/>
            </w:rPr>
          </w:pPr>
          <w:ins w:id="1778"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"_Toc393651424"</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_Toc393651424 \h </w:instrText>
            </w:r>
          </w:ins>
          <w:r>
            <w:rPr>
              <w:noProof/>
              <w:webHidden/>
            </w:rPr>
          </w:r>
          <w:r>
            <w:rPr>
              <w:noProof/>
              <w:webHidden/>
            </w:rPr>
            <w:fldChar w:fldCharType="separate"/>
          </w:r>
          <w:ins w:id="1779" w:author="Sammartano, Marc (BIC USA)" w:date="2014-07-20T22:08:00Z">
            <w:r w:rsidR="001D724B">
              <w:rPr>
                <w:noProof/>
                <w:webHidden/>
              </w:rPr>
              <w:t>140</w:t>
            </w:r>
          </w:ins>
          <w:ins w:id="17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81" w:author="Sammartano, Marc (BIC USA)" w:date="2014-07-20T20:16:00Z"/>
              <w:rFonts w:eastAsiaTheme="minorEastAsia"/>
              <w:noProof/>
            </w:rPr>
          </w:pPr>
          <w:ins w:id="17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"_Toc393651425"</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Gr.bitmap.delete &lt;bitmap_ptr_nvar&gt;</w:t>
            </w:r>
            <w:r>
              <w:rPr>
                <w:noProof/>
                <w:webHidden/>
              </w:rPr>
              <w:tab/>
            </w:r>
            <w:r>
              <w:rPr>
                <w:noProof/>
                <w:webHidden/>
              </w:rPr>
              <w:fldChar w:fldCharType="begin"/>
            </w:r>
            <w:r>
              <w:rPr>
                <w:noProof/>
                <w:webHidden/>
              </w:rPr>
              <w:instrText xml:space="preserve"> PAGEREF _Toc393651425 \h </w:instrText>
            </w:r>
          </w:ins>
          <w:r>
            <w:rPr>
              <w:noProof/>
              <w:webHidden/>
            </w:rPr>
          </w:r>
          <w:r>
            <w:rPr>
              <w:noProof/>
              <w:webHidden/>
            </w:rPr>
            <w:fldChar w:fldCharType="separate"/>
          </w:r>
          <w:ins w:id="1783" w:author="Sammartano, Marc (BIC USA)" w:date="2014-07-20T22:08:00Z">
            <w:r w:rsidR="001D724B">
              <w:rPr>
                <w:noProof/>
                <w:webHidden/>
              </w:rPr>
              <w:t>140</w:t>
            </w:r>
          </w:ins>
          <w:ins w:id="17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85" w:author="Sammartano, Marc (BIC USA)" w:date="2014-07-20T20:16:00Z"/>
              <w:rFonts w:eastAsiaTheme="minorEastAsia"/>
              <w:noProof/>
            </w:rPr>
          </w:pPr>
          <w:ins w:id="17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"_Toc393651426"</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_Toc393651426 \h </w:instrText>
            </w:r>
          </w:ins>
          <w:r>
            <w:rPr>
              <w:noProof/>
              <w:webHidden/>
            </w:rPr>
          </w:r>
          <w:r>
            <w:rPr>
              <w:noProof/>
              <w:webHidden/>
            </w:rPr>
            <w:fldChar w:fldCharType="separate"/>
          </w:r>
          <w:ins w:id="1787" w:author="Sammartano, Marc (BIC USA)" w:date="2014-07-20T22:08:00Z">
            <w:r w:rsidR="001D724B">
              <w:rPr>
                <w:noProof/>
                <w:webHidden/>
              </w:rPr>
              <w:t>141</w:t>
            </w:r>
          </w:ins>
          <w:ins w:id="17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89" w:author="Sammartano, Marc (BIC USA)" w:date="2014-07-20T20:16:00Z"/>
              <w:rFonts w:eastAsiaTheme="minorEastAsia"/>
              <w:noProof/>
            </w:rPr>
          </w:pPr>
          <w:ins w:id="17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"_Toc393651427"</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_Toc393651427 \h </w:instrText>
            </w:r>
          </w:ins>
          <w:r>
            <w:rPr>
              <w:noProof/>
              <w:webHidden/>
            </w:rPr>
          </w:r>
          <w:r>
            <w:rPr>
              <w:noProof/>
              <w:webHidden/>
            </w:rPr>
            <w:fldChar w:fldCharType="separate"/>
          </w:r>
          <w:ins w:id="1791" w:author="Sammartano, Marc (BIC USA)" w:date="2014-07-20T22:08:00Z">
            <w:r w:rsidR="001D724B">
              <w:rPr>
                <w:noProof/>
                <w:webHidden/>
              </w:rPr>
              <w:t>141</w:t>
            </w:r>
          </w:ins>
          <w:ins w:id="17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93" w:author="Sammartano, Marc (BIC USA)" w:date="2014-07-20T20:16:00Z"/>
              <w:rFonts w:eastAsiaTheme="minorEastAsia"/>
              <w:noProof/>
            </w:rPr>
          </w:pPr>
          <w:ins w:id="17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"_Toc393651428"</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_Toc393651428 \h </w:instrText>
            </w:r>
          </w:ins>
          <w:r>
            <w:rPr>
              <w:noProof/>
              <w:webHidden/>
            </w:rPr>
          </w:r>
          <w:r>
            <w:rPr>
              <w:noProof/>
              <w:webHidden/>
            </w:rPr>
            <w:fldChar w:fldCharType="separate"/>
          </w:r>
          <w:ins w:id="1795" w:author="Sammartano, Marc (BIC USA)" w:date="2014-07-20T22:08:00Z">
            <w:r w:rsidR="001D724B">
              <w:rPr>
                <w:noProof/>
                <w:webHidden/>
              </w:rPr>
              <w:t>141</w:t>
            </w:r>
          </w:ins>
          <w:ins w:id="17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797" w:author="Sammartano, Marc (BIC USA)" w:date="2014-07-20T20:16:00Z"/>
              <w:rFonts w:eastAsiaTheme="minorEastAsia"/>
              <w:noProof/>
            </w:rPr>
          </w:pPr>
          <w:ins w:id="17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"_Toc393651429"</w:instrText>
            </w:r>
            <w:r w:rsidRPr="00320ACE">
              <w:rPr>
                <w:rStyle w:val="Hyperlink"/>
                <w:noProof/>
              </w:rPr>
              <w:instrText xml:space="preserve"> </w:instrText>
            </w:r>
            <w:r w:rsidRPr="00320ACE">
              <w:rPr>
                <w:rStyle w:val="Hyperlink"/>
                <w:noProof/>
              </w:rPr>
              <w:fldChar w:fldCharType="separate"/>
            </w:r>
            <w:r w:rsidRPr="00320ACE">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_Toc393651429 \h </w:instrText>
            </w:r>
          </w:ins>
          <w:r>
            <w:rPr>
              <w:noProof/>
              <w:webHidden/>
            </w:rPr>
          </w:r>
          <w:r>
            <w:rPr>
              <w:noProof/>
              <w:webHidden/>
            </w:rPr>
            <w:fldChar w:fldCharType="separate"/>
          </w:r>
          <w:ins w:id="1799" w:author="Sammartano, Marc (BIC USA)" w:date="2014-07-20T22:08:00Z">
            <w:r w:rsidR="001D724B">
              <w:rPr>
                <w:noProof/>
                <w:webHidden/>
              </w:rPr>
              <w:t>141</w:t>
            </w:r>
          </w:ins>
          <w:ins w:id="180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01" w:author="Sammartano, Marc (BIC USA)" w:date="2014-07-20T20:16:00Z"/>
              <w:rFonts w:eastAsiaTheme="minorEastAsia"/>
              <w:noProof/>
            </w:rPr>
          </w:pPr>
          <w:ins w:id="18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"_Toc393651430"</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Gr.bitmap.drawinto.start &lt;bitmap_ptr_nvar&gt;</w:t>
            </w:r>
            <w:r>
              <w:rPr>
                <w:noProof/>
                <w:webHidden/>
              </w:rPr>
              <w:tab/>
            </w:r>
            <w:r>
              <w:rPr>
                <w:noProof/>
                <w:webHidden/>
              </w:rPr>
              <w:fldChar w:fldCharType="begin"/>
            </w:r>
            <w:r>
              <w:rPr>
                <w:noProof/>
                <w:webHidden/>
              </w:rPr>
              <w:instrText xml:space="preserve"> PAGEREF _Toc393651430 \h </w:instrText>
            </w:r>
          </w:ins>
          <w:r>
            <w:rPr>
              <w:noProof/>
              <w:webHidden/>
            </w:rPr>
          </w:r>
          <w:r>
            <w:rPr>
              <w:noProof/>
              <w:webHidden/>
            </w:rPr>
            <w:fldChar w:fldCharType="separate"/>
          </w:r>
          <w:ins w:id="1803" w:author="Sammartano, Marc (BIC USA)" w:date="2014-07-20T22:08:00Z">
            <w:r w:rsidR="001D724B">
              <w:rPr>
                <w:noProof/>
                <w:webHidden/>
              </w:rPr>
              <w:t>141</w:t>
            </w:r>
          </w:ins>
          <w:ins w:id="18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05" w:author="Sammartano, Marc (BIC USA)" w:date="2014-07-20T20:16:00Z"/>
              <w:rFonts w:eastAsiaTheme="minorEastAsia"/>
              <w:noProof/>
            </w:rPr>
          </w:pPr>
          <w:ins w:id="18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"_Toc393651431"</w:instrText>
            </w:r>
            <w:r w:rsidRPr="00320ACE">
              <w:rPr>
                <w:rStyle w:val="Hyperlink"/>
                <w:noProof/>
              </w:rPr>
              <w:instrText xml:space="preserve"> </w:instrText>
            </w:r>
            <w:r w:rsidRPr="00320ACE">
              <w:rPr>
                <w:rStyle w:val="Hyperlink"/>
                <w:noProof/>
              </w:rPr>
              <w:fldChar w:fldCharType="separate"/>
            </w:r>
            <w:r w:rsidRPr="00320ACE">
              <w:rPr>
                <w:rStyle w:val="Hyperlink"/>
                <w:noProof/>
              </w:rPr>
              <w:t>Gr.bitmap.drawinto.end</w:t>
            </w:r>
            <w:r>
              <w:rPr>
                <w:noProof/>
                <w:webHidden/>
              </w:rPr>
              <w:tab/>
            </w:r>
            <w:r>
              <w:rPr>
                <w:noProof/>
                <w:webHidden/>
              </w:rPr>
              <w:fldChar w:fldCharType="begin"/>
            </w:r>
            <w:r>
              <w:rPr>
                <w:noProof/>
                <w:webHidden/>
              </w:rPr>
              <w:instrText xml:space="preserve"> PAGEREF _Toc393651431 \h </w:instrText>
            </w:r>
          </w:ins>
          <w:r>
            <w:rPr>
              <w:noProof/>
              <w:webHidden/>
            </w:rPr>
          </w:r>
          <w:r>
            <w:rPr>
              <w:noProof/>
              <w:webHidden/>
            </w:rPr>
            <w:fldChar w:fldCharType="separate"/>
          </w:r>
          <w:ins w:id="1807" w:author="Sammartano, Marc (BIC USA)" w:date="2014-07-20T22:08:00Z">
            <w:r w:rsidR="001D724B">
              <w:rPr>
                <w:noProof/>
                <w:webHidden/>
              </w:rPr>
              <w:t>142</w:t>
            </w:r>
          </w:ins>
          <w:ins w:id="18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809" w:author="Sammartano, Marc (BIC USA)" w:date="2014-07-20T20:16:00Z"/>
              <w:rFonts w:eastAsiaTheme="minorEastAsia"/>
              <w:noProof/>
            </w:rPr>
          </w:pPr>
          <w:ins w:id="18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"_Toc393651432"</w:instrText>
            </w:r>
            <w:r w:rsidRPr="00320ACE">
              <w:rPr>
                <w:rStyle w:val="Hyperlink"/>
                <w:noProof/>
              </w:rPr>
              <w:instrText xml:space="preserve"> </w:instrText>
            </w:r>
            <w:r w:rsidRPr="00320ACE">
              <w:rPr>
                <w:rStyle w:val="Hyperlink"/>
                <w:noProof/>
              </w:rPr>
              <w:fldChar w:fldCharType="separate"/>
            </w:r>
            <w:r w:rsidRPr="00320ACE">
              <w:rPr>
                <w:rStyle w:val="Hyperlink"/>
                <w:noProof/>
              </w:rPr>
              <w:t>Rotate Commands</w:t>
            </w:r>
            <w:r>
              <w:rPr>
                <w:noProof/>
                <w:webHidden/>
              </w:rPr>
              <w:tab/>
            </w:r>
            <w:r>
              <w:rPr>
                <w:noProof/>
                <w:webHidden/>
              </w:rPr>
              <w:fldChar w:fldCharType="begin"/>
            </w:r>
            <w:r>
              <w:rPr>
                <w:noProof/>
                <w:webHidden/>
              </w:rPr>
              <w:instrText xml:space="preserve"> PAGEREF _Toc393651432 \h </w:instrText>
            </w:r>
          </w:ins>
          <w:r>
            <w:rPr>
              <w:noProof/>
              <w:webHidden/>
            </w:rPr>
          </w:r>
          <w:r>
            <w:rPr>
              <w:noProof/>
              <w:webHidden/>
            </w:rPr>
            <w:fldChar w:fldCharType="separate"/>
          </w:r>
          <w:ins w:id="1811" w:author="Sammartano, Marc (BIC USA)" w:date="2014-07-20T22:08:00Z">
            <w:r w:rsidR="001D724B">
              <w:rPr>
                <w:noProof/>
                <w:webHidden/>
              </w:rPr>
              <w:t>142</w:t>
            </w:r>
          </w:ins>
          <w:ins w:id="18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13" w:author="Sammartano, Marc (BIC USA)" w:date="2014-07-20T20:16:00Z"/>
              <w:rFonts w:eastAsiaTheme="minorEastAsia"/>
              <w:noProof/>
            </w:rPr>
          </w:pPr>
          <w:ins w:id="18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"_Toc393651433"</w:instrText>
            </w:r>
            <w:r w:rsidRPr="00320ACE">
              <w:rPr>
                <w:rStyle w:val="Hyperlink"/>
                <w:noProof/>
              </w:rPr>
              <w:instrText xml:space="preserve"> </w:instrText>
            </w:r>
            <w:r w:rsidRPr="00320ACE">
              <w:rPr>
                <w:rStyle w:val="Hyperlink"/>
                <w:noProof/>
              </w:rPr>
              <w:fldChar w:fldCharType="separate"/>
            </w:r>
            <w:r w:rsidRPr="00320ACE">
              <w:rPr>
                <w:rStyle w:val="Hyperlink"/>
                <w:noProof/>
              </w:rPr>
              <w:t>Gr.rotate.start angle, x, y{,&lt;obj_nvar&gt;}</w:t>
            </w:r>
            <w:r>
              <w:rPr>
                <w:noProof/>
                <w:webHidden/>
              </w:rPr>
              <w:tab/>
            </w:r>
            <w:r>
              <w:rPr>
                <w:noProof/>
                <w:webHidden/>
              </w:rPr>
              <w:fldChar w:fldCharType="begin"/>
            </w:r>
            <w:r>
              <w:rPr>
                <w:noProof/>
                <w:webHidden/>
              </w:rPr>
              <w:instrText xml:space="preserve"> PAGEREF _Toc393651433 \h </w:instrText>
            </w:r>
          </w:ins>
          <w:r>
            <w:rPr>
              <w:noProof/>
              <w:webHidden/>
            </w:rPr>
          </w:r>
          <w:r>
            <w:rPr>
              <w:noProof/>
              <w:webHidden/>
            </w:rPr>
            <w:fldChar w:fldCharType="separate"/>
          </w:r>
          <w:ins w:id="1815" w:author="Sammartano, Marc (BIC USA)" w:date="2014-07-20T22:08:00Z">
            <w:r w:rsidR="001D724B">
              <w:rPr>
                <w:noProof/>
                <w:webHidden/>
              </w:rPr>
              <w:t>142</w:t>
            </w:r>
          </w:ins>
          <w:ins w:id="18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17" w:author="Sammartano, Marc (BIC USA)" w:date="2014-07-20T20:16:00Z"/>
              <w:rFonts w:eastAsiaTheme="minorEastAsia"/>
              <w:noProof/>
            </w:rPr>
          </w:pPr>
          <w:ins w:id="18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"_Toc393651434"</w:instrText>
            </w:r>
            <w:r w:rsidRPr="00320ACE">
              <w:rPr>
                <w:rStyle w:val="Hyperlink"/>
                <w:noProof/>
              </w:rPr>
              <w:instrText xml:space="preserve"> </w:instrText>
            </w:r>
            <w:r w:rsidRPr="00320ACE">
              <w:rPr>
                <w:rStyle w:val="Hyperlink"/>
                <w:noProof/>
              </w:rPr>
              <w:fldChar w:fldCharType="separate"/>
            </w:r>
            <w:r w:rsidRPr="00320ACE">
              <w:rPr>
                <w:rStyle w:val="Hyperlink"/>
                <w:noProof/>
              </w:rPr>
              <w:t>Gr.rotate.end {&lt;obj_nvar&gt;}</w:t>
            </w:r>
            <w:r>
              <w:rPr>
                <w:noProof/>
                <w:webHidden/>
              </w:rPr>
              <w:tab/>
            </w:r>
            <w:r>
              <w:rPr>
                <w:noProof/>
                <w:webHidden/>
              </w:rPr>
              <w:fldChar w:fldCharType="begin"/>
            </w:r>
            <w:r>
              <w:rPr>
                <w:noProof/>
                <w:webHidden/>
              </w:rPr>
              <w:instrText xml:space="preserve"> PAGEREF _Toc393651434 \h </w:instrText>
            </w:r>
          </w:ins>
          <w:r>
            <w:rPr>
              <w:noProof/>
              <w:webHidden/>
            </w:rPr>
          </w:r>
          <w:r>
            <w:rPr>
              <w:noProof/>
              <w:webHidden/>
            </w:rPr>
            <w:fldChar w:fldCharType="separate"/>
          </w:r>
          <w:ins w:id="1819" w:author="Sammartano, Marc (BIC USA)" w:date="2014-07-20T22:08:00Z">
            <w:r w:rsidR="001D724B">
              <w:rPr>
                <w:noProof/>
                <w:webHidden/>
              </w:rPr>
              <w:t>142</w:t>
            </w:r>
          </w:ins>
          <w:ins w:id="18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821" w:author="Sammartano, Marc (BIC USA)" w:date="2014-07-20T20:16:00Z"/>
              <w:rFonts w:eastAsiaTheme="minorEastAsia"/>
              <w:noProof/>
            </w:rPr>
          </w:pPr>
          <w:ins w:id="18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"_Toc393651435"</w:instrText>
            </w:r>
            <w:r w:rsidRPr="00320ACE">
              <w:rPr>
                <w:rStyle w:val="Hyperlink"/>
                <w:noProof/>
              </w:rPr>
              <w:instrText xml:space="preserve"> </w:instrText>
            </w:r>
            <w:r w:rsidRPr="00320ACE">
              <w:rPr>
                <w:rStyle w:val="Hyperlink"/>
                <w:noProof/>
              </w:rPr>
              <w:fldChar w:fldCharType="separate"/>
            </w:r>
            <w:r w:rsidRPr="00320ACE">
              <w:rPr>
                <w:rStyle w:val="Hyperlink"/>
                <w:noProof/>
              </w:rPr>
              <w:t>Camera Commands</w:t>
            </w:r>
            <w:r>
              <w:rPr>
                <w:noProof/>
                <w:webHidden/>
              </w:rPr>
              <w:tab/>
            </w:r>
            <w:r>
              <w:rPr>
                <w:noProof/>
                <w:webHidden/>
              </w:rPr>
              <w:fldChar w:fldCharType="begin"/>
            </w:r>
            <w:r>
              <w:rPr>
                <w:noProof/>
                <w:webHidden/>
              </w:rPr>
              <w:instrText xml:space="preserve"> PAGEREF _Toc393651435 \h </w:instrText>
            </w:r>
          </w:ins>
          <w:r>
            <w:rPr>
              <w:noProof/>
              <w:webHidden/>
            </w:rPr>
          </w:r>
          <w:r>
            <w:rPr>
              <w:noProof/>
              <w:webHidden/>
            </w:rPr>
            <w:fldChar w:fldCharType="separate"/>
          </w:r>
          <w:ins w:id="1823" w:author="Sammartano, Marc (BIC USA)" w:date="2014-07-20T22:08:00Z">
            <w:r w:rsidR="001D724B">
              <w:rPr>
                <w:noProof/>
                <w:webHidden/>
              </w:rPr>
              <w:t>142</w:t>
            </w:r>
          </w:ins>
          <w:ins w:id="18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25" w:author="Sammartano, Marc (BIC USA)" w:date="2014-07-20T20:16:00Z"/>
              <w:rFonts w:eastAsiaTheme="minorEastAsia"/>
              <w:noProof/>
            </w:rPr>
          </w:pPr>
          <w:ins w:id="18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"_Toc393651436"</w:instrText>
            </w:r>
            <w:r w:rsidRPr="00320ACE">
              <w:rPr>
                <w:rStyle w:val="Hyperlink"/>
                <w:noProof/>
              </w:rPr>
              <w:instrText xml:space="preserve"> </w:instrText>
            </w:r>
            <w:r w:rsidRPr="00320ACE">
              <w:rPr>
                <w:rStyle w:val="Hyperlink"/>
                <w:noProof/>
              </w:rPr>
              <w:fldChar w:fldCharType="separate"/>
            </w:r>
            <w:r w:rsidRPr="00320ACE">
              <w:rPr>
                <w:rStyle w:val="Hyperlink"/>
                <w:noProof/>
              </w:rPr>
              <w:t>Gr.camera.select 1|2</w:t>
            </w:r>
            <w:r>
              <w:rPr>
                <w:noProof/>
                <w:webHidden/>
              </w:rPr>
              <w:tab/>
            </w:r>
            <w:r>
              <w:rPr>
                <w:noProof/>
                <w:webHidden/>
              </w:rPr>
              <w:fldChar w:fldCharType="begin"/>
            </w:r>
            <w:r>
              <w:rPr>
                <w:noProof/>
                <w:webHidden/>
              </w:rPr>
              <w:instrText xml:space="preserve"> PAGEREF _Toc393651436 \h </w:instrText>
            </w:r>
          </w:ins>
          <w:r>
            <w:rPr>
              <w:noProof/>
              <w:webHidden/>
            </w:rPr>
          </w:r>
          <w:r>
            <w:rPr>
              <w:noProof/>
              <w:webHidden/>
            </w:rPr>
            <w:fldChar w:fldCharType="separate"/>
          </w:r>
          <w:ins w:id="1827" w:author="Sammartano, Marc (BIC USA)" w:date="2014-07-20T22:08:00Z">
            <w:r w:rsidR="001D724B">
              <w:rPr>
                <w:noProof/>
                <w:webHidden/>
              </w:rPr>
              <w:t>143</w:t>
            </w:r>
          </w:ins>
          <w:ins w:id="18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29" w:author="Sammartano, Marc (BIC USA)" w:date="2014-07-20T20:16:00Z"/>
              <w:rFonts w:eastAsiaTheme="minorEastAsia"/>
              <w:noProof/>
            </w:rPr>
          </w:pPr>
          <w:ins w:id="18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"_Toc393651437"</w:instrText>
            </w:r>
            <w:r w:rsidRPr="00320ACE">
              <w:rPr>
                <w:rStyle w:val="Hyperlink"/>
                <w:noProof/>
              </w:rPr>
              <w:instrText xml:space="preserve"> </w:instrText>
            </w:r>
            <w:r w:rsidRPr="00320ACE">
              <w:rPr>
                <w:rStyle w:val="Hyperlink"/>
                <w:noProof/>
              </w:rPr>
              <w:fldChar w:fldCharType="separate"/>
            </w:r>
            <w:r w:rsidRPr="00320ACE">
              <w:rPr>
                <w:rStyle w:val="Hyperlink"/>
                <w:noProof/>
              </w:rPr>
              <w:t>Gr.camera.shoot &lt;bm_ptr_nvar&gt;</w:t>
            </w:r>
            <w:r>
              <w:rPr>
                <w:noProof/>
                <w:webHidden/>
              </w:rPr>
              <w:tab/>
            </w:r>
            <w:r>
              <w:rPr>
                <w:noProof/>
                <w:webHidden/>
              </w:rPr>
              <w:fldChar w:fldCharType="begin"/>
            </w:r>
            <w:r>
              <w:rPr>
                <w:noProof/>
                <w:webHidden/>
              </w:rPr>
              <w:instrText xml:space="preserve"> PAGEREF _Toc393651437 \h </w:instrText>
            </w:r>
          </w:ins>
          <w:r>
            <w:rPr>
              <w:noProof/>
              <w:webHidden/>
            </w:rPr>
          </w:r>
          <w:r>
            <w:rPr>
              <w:noProof/>
              <w:webHidden/>
            </w:rPr>
            <w:fldChar w:fldCharType="separate"/>
          </w:r>
          <w:ins w:id="1831" w:author="Sammartano, Marc (BIC USA)" w:date="2014-07-20T22:08:00Z">
            <w:r w:rsidR="001D724B">
              <w:rPr>
                <w:noProof/>
                <w:webHidden/>
              </w:rPr>
              <w:t>143</w:t>
            </w:r>
          </w:ins>
          <w:ins w:id="18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33" w:author="Sammartano, Marc (BIC USA)" w:date="2014-07-20T20:16:00Z"/>
              <w:rFonts w:eastAsiaTheme="minorEastAsia"/>
              <w:noProof/>
            </w:rPr>
          </w:pPr>
          <w:ins w:id="18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"_Toc393651438"</w:instrText>
            </w:r>
            <w:r w:rsidRPr="00320ACE">
              <w:rPr>
                <w:rStyle w:val="Hyperlink"/>
                <w:noProof/>
              </w:rPr>
              <w:instrText xml:space="preserve"> </w:instrText>
            </w:r>
            <w:r w:rsidRPr="00320ACE">
              <w:rPr>
                <w:rStyle w:val="Hyperlink"/>
                <w:noProof/>
              </w:rPr>
              <w:fldChar w:fldCharType="separate"/>
            </w:r>
            <w:r w:rsidRPr="00320ACE">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_Toc393651438 \h </w:instrText>
            </w:r>
          </w:ins>
          <w:r>
            <w:rPr>
              <w:noProof/>
              <w:webHidden/>
            </w:rPr>
          </w:r>
          <w:r>
            <w:rPr>
              <w:noProof/>
              <w:webHidden/>
            </w:rPr>
            <w:fldChar w:fldCharType="separate"/>
          </w:r>
          <w:ins w:id="1835" w:author="Sammartano, Marc (BIC USA)" w:date="2014-07-20T22:08:00Z">
            <w:r w:rsidR="001D724B">
              <w:rPr>
                <w:noProof/>
                <w:webHidden/>
              </w:rPr>
              <w:t>144</w:t>
            </w:r>
          </w:ins>
          <w:ins w:id="18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37" w:author="Sammartano, Marc (BIC USA)" w:date="2014-07-20T20:16:00Z"/>
              <w:rFonts w:eastAsiaTheme="minorEastAsia"/>
              <w:noProof/>
            </w:rPr>
          </w:pPr>
          <w:ins w:id="18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"_Toc393651439"</w:instrText>
            </w:r>
            <w:r w:rsidRPr="00320ACE">
              <w:rPr>
                <w:rStyle w:val="Hyperlink"/>
                <w:noProof/>
              </w:rPr>
              <w:instrText xml:space="preserve"> </w:instrText>
            </w:r>
            <w:r w:rsidRPr="00320ACE">
              <w:rPr>
                <w:rStyle w:val="Hyperlink"/>
                <w:noProof/>
              </w:rPr>
              <w:fldChar w:fldCharType="separate"/>
            </w:r>
            <w:r w:rsidRPr="00320ACE">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_Toc393651439 \h </w:instrText>
            </w:r>
          </w:ins>
          <w:r>
            <w:rPr>
              <w:noProof/>
              <w:webHidden/>
            </w:rPr>
          </w:r>
          <w:r>
            <w:rPr>
              <w:noProof/>
              <w:webHidden/>
            </w:rPr>
            <w:fldChar w:fldCharType="separate"/>
          </w:r>
          <w:ins w:id="1839" w:author="Sammartano, Marc (BIC USA)" w:date="2014-07-20T22:08:00Z">
            <w:r w:rsidR="001D724B">
              <w:rPr>
                <w:noProof/>
                <w:webHidden/>
              </w:rPr>
              <w:t>144</w:t>
            </w:r>
          </w:ins>
          <w:ins w:id="18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841" w:author="Sammartano, Marc (BIC USA)" w:date="2014-07-20T20:16:00Z"/>
              <w:rFonts w:eastAsiaTheme="minorEastAsia"/>
              <w:noProof/>
            </w:rPr>
          </w:pPr>
          <w:ins w:id="18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"_Toc393651440"</w:instrText>
            </w:r>
            <w:r w:rsidRPr="00320ACE">
              <w:rPr>
                <w:rStyle w:val="Hyperlink"/>
                <w:noProof/>
              </w:rPr>
              <w:instrText xml:space="preserve"> </w:instrText>
            </w:r>
            <w:r w:rsidRPr="00320ACE">
              <w:rPr>
                <w:rStyle w:val="Hyperlink"/>
                <w:noProof/>
              </w:rPr>
              <w:fldChar w:fldCharType="separate"/>
            </w:r>
            <w:r w:rsidRPr="00320ACE">
              <w:rPr>
                <w:rStyle w:val="Hyperlink"/>
                <w:noProof/>
              </w:rPr>
              <w:t>Other Graphics Commands</w:t>
            </w:r>
            <w:r>
              <w:rPr>
                <w:noProof/>
                <w:webHidden/>
              </w:rPr>
              <w:tab/>
            </w:r>
            <w:r>
              <w:rPr>
                <w:noProof/>
                <w:webHidden/>
              </w:rPr>
              <w:fldChar w:fldCharType="begin"/>
            </w:r>
            <w:r>
              <w:rPr>
                <w:noProof/>
                <w:webHidden/>
              </w:rPr>
              <w:instrText xml:space="preserve"> PAGEREF _Toc393651440 \h </w:instrText>
            </w:r>
          </w:ins>
          <w:r>
            <w:rPr>
              <w:noProof/>
              <w:webHidden/>
            </w:rPr>
          </w:r>
          <w:r>
            <w:rPr>
              <w:noProof/>
              <w:webHidden/>
            </w:rPr>
            <w:fldChar w:fldCharType="separate"/>
          </w:r>
          <w:ins w:id="1843" w:author="Sammartano, Marc (BIC USA)" w:date="2014-07-20T22:08:00Z">
            <w:r w:rsidR="001D724B">
              <w:rPr>
                <w:noProof/>
                <w:webHidden/>
              </w:rPr>
              <w:t>144</w:t>
            </w:r>
          </w:ins>
          <w:ins w:id="18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45" w:author="Sammartano, Marc (BIC USA)" w:date="2014-07-20T20:16:00Z"/>
              <w:rFonts w:eastAsiaTheme="minorEastAsia"/>
              <w:noProof/>
            </w:rPr>
          </w:pPr>
          <w:ins w:id="18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"_Toc393651441"</w:instrText>
            </w:r>
            <w:r w:rsidRPr="00320ACE">
              <w:rPr>
                <w:rStyle w:val="Hyperlink"/>
                <w:noProof/>
              </w:rPr>
              <w:instrText xml:space="preserve"> </w:instrText>
            </w:r>
            <w:r w:rsidRPr="00320ACE">
              <w:rPr>
                <w:rStyle w:val="Hyperlink"/>
                <w:noProof/>
              </w:rPr>
              <w:fldChar w:fldCharType="separate"/>
            </w:r>
            <w:r w:rsidRPr="00320ACE">
              <w:rPr>
                <w:rStyle w:val="Hyperlink"/>
                <w:noProof/>
              </w:rPr>
              <w:t>Gr.screen.to_bitmap &lt;bm_ptr_nvar&gt;</w:t>
            </w:r>
            <w:r>
              <w:rPr>
                <w:noProof/>
                <w:webHidden/>
              </w:rPr>
              <w:tab/>
            </w:r>
            <w:r>
              <w:rPr>
                <w:noProof/>
                <w:webHidden/>
              </w:rPr>
              <w:fldChar w:fldCharType="begin"/>
            </w:r>
            <w:r>
              <w:rPr>
                <w:noProof/>
                <w:webHidden/>
              </w:rPr>
              <w:instrText xml:space="preserve"> PAGEREF _Toc393651441 \h </w:instrText>
            </w:r>
          </w:ins>
          <w:r>
            <w:rPr>
              <w:noProof/>
              <w:webHidden/>
            </w:rPr>
          </w:r>
          <w:r>
            <w:rPr>
              <w:noProof/>
              <w:webHidden/>
            </w:rPr>
            <w:fldChar w:fldCharType="separate"/>
          </w:r>
          <w:ins w:id="1847" w:author="Sammartano, Marc (BIC USA)" w:date="2014-07-20T22:08:00Z">
            <w:r w:rsidR="001D724B">
              <w:rPr>
                <w:noProof/>
                <w:webHidden/>
              </w:rPr>
              <w:t>144</w:t>
            </w:r>
          </w:ins>
          <w:ins w:id="18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49" w:author="Sammartano, Marc (BIC USA)" w:date="2014-07-20T20:16:00Z"/>
              <w:rFonts w:eastAsiaTheme="minorEastAsia"/>
              <w:noProof/>
            </w:rPr>
          </w:pPr>
          <w:ins w:id="18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"_Toc393651442"</w:instrText>
            </w:r>
            <w:r w:rsidRPr="00320ACE">
              <w:rPr>
                <w:rStyle w:val="Hyperlink"/>
                <w:noProof/>
              </w:rPr>
              <w:instrText xml:space="preserve"> </w:instrText>
            </w:r>
            <w:r w:rsidRPr="00320ACE">
              <w:rPr>
                <w:rStyle w:val="Hyperlink"/>
                <w:noProof/>
              </w:rPr>
              <w:fldChar w:fldCharType="separate"/>
            </w:r>
            <w:r w:rsidRPr="00320ACE">
              <w:rPr>
                <w:rStyle w:val="Hyperlink"/>
                <w:noProof/>
              </w:rPr>
              <w:t>Gr.get.pixel x, y, alpha, red, green, blue</w:t>
            </w:r>
            <w:r>
              <w:rPr>
                <w:noProof/>
                <w:webHidden/>
              </w:rPr>
              <w:tab/>
            </w:r>
            <w:r>
              <w:rPr>
                <w:noProof/>
                <w:webHidden/>
              </w:rPr>
              <w:fldChar w:fldCharType="begin"/>
            </w:r>
            <w:r>
              <w:rPr>
                <w:noProof/>
                <w:webHidden/>
              </w:rPr>
              <w:instrText xml:space="preserve"> PAGEREF _Toc393651442 \h </w:instrText>
            </w:r>
          </w:ins>
          <w:r>
            <w:rPr>
              <w:noProof/>
              <w:webHidden/>
            </w:rPr>
          </w:r>
          <w:r>
            <w:rPr>
              <w:noProof/>
              <w:webHidden/>
            </w:rPr>
            <w:fldChar w:fldCharType="separate"/>
          </w:r>
          <w:ins w:id="1851" w:author="Sammartano, Marc (BIC USA)" w:date="2014-07-20T22:08:00Z">
            <w:r w:rsidR="001D724B">
              <w:rPr>
                <w:noProof/>
                <w:webHidden/>
              </w:rPr>
              <w:t>144</w:t>
            </w:r>
          </w:ins>
          <w:ins w:id="18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53" w:author="Sammartano, Marc (BIC USA)" w:date="2014-07-20T20:16:00Z"/>
              <w:rFonts w:eastAsiaTheme="minorEastAsia"/>
              <w:noProof/>
            </w:rPr>
          </w:pPr>
          <w:ins w:id="18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"_Toc393651443"</w:instrText>
            </w:r>
            <w:r w:rsidRPr="00320ACE">
              <w:rPr>
                <w:rStyle w:val="Hyperlink"/>
                <w:noProof/>
              </w:rPr>
              <w:instrText xml:space="preserve"> </w:instrText>
            </w:r>
            <w:r w:rsidRPr="00320ACE">
              <w:rPr>
                <w:rStyle w:val="Hyperlink"/>
                <w:noProof/>
              </w:rPr>
              <w:fldChar w:fldCharType="separate"/>
            </w:r>
            <w:r w:rsidRPr="00320ACE">
              <w:rPr>
                <w:rStyle w:val="Hyperlink"/>
                <w:noProof/>
              </w:rPr>
              <w:t>Gr.save &lt;filename_sexp&gt; {,&lt;quality_nexp&gt;}</w:t>
            </w:r>
            <w:r>
              <w:rPr>
                <w:noProof/>
                <w:webHidden/>
              </w:rPr>
              <w:tab/>
            </w:r>
            <w:r>
              <w:rPr>
                <w:noProof/>
                <w:webHidden/>
              </w:rPr>
              <w:fldChar w:fldCharType="begin"/>
            </w:r>
            <w:r>
              <w:rPr>
                <w:noProof/>
                <w:webHidden/>
              </w:rPr>
              <w:instrText xml:space="preserve"> PAGEREF _Toc393651443 \h </w:instrText>
            </w:r>
          </w:ins>
          <w:r>
            <w:rPr>
              <w:noProof/>
              <w:webHidden/>
            </w:rPr>
          </w:r>
          <w:r>
            <w:rPr>
              <w:noProof/>
              <w:webHidden/>
            </w:rPr>
            <w:fldChar w:fldCharType="separate"/>
          </w:r>
          <w:ins w:id="1855" w:author="Sammartano, Marc (BIC USA)" w:date="2014-07-20T22:08:00Z">
            <w:r w:rsidR="001D724B">
              <w:rPr>
                <w:noProof/>
                <w:webHidden/>
              </w:rPr>
              <w:t>144</w:t>
            </w:r>
          </w:ins>
          <w:ins w:id="18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57" w:author="Sammartano, Marc (BIC USA)" w:date="2014-07-20T20:16:00Z"/>
              <w:rFonts w:eastAsiaTheme="minorEastAsia"/>
              <w:noProof/>
            </w:rPr>
          </w:pPr>
          <w:ins w:id="18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"_Toc393651444"</w:instrText>
            </w:r>
            <w:r w:rsidRPr="00320ACE">
              <w:rPr>
                <w:rStyle w:val="Hyperlink"/>
                <w:noProof/>
              </w:rPr>
              <w:instrText xml:space="preserve"> </w:instrText>
            </w:r>
            <w:r w:rsidRPr="00320ACE">
              <w:rPr>
                <w:rStyle w:val="Hyperlink"/>
                <w:noProof/>
              </w:rPr>
              <w:fldChar w:fldCharType="separate"/>
            </w:r>
            <w:r w:rsidRPr="00320ACE">
              <w:rPr>
                <w:rStyle w:val="Hyperlink"/>
                <w:noProof/>
              </w:rPr>
              <w:t>Gr.get.type &lt;object_ptr_nvar&gt;, &lt;type_svar&gt;</w:t>
            </w:r>
            <w:r>
              <w:rPr>
                <w:noProof/>
                <w:webHidden/>
              </w:rPr>
              <w:tab/>
            </w:r>
            <w:r>
              <w:rPr>
                <w:noProof/>
                <w:webHidden/>
              </w:rPr>
              <w:fldChar w:fldCharType="begin"/>
            </w:r>
            <w:r>
              <w:rPr>
                <w:noProof/>
                <w:webHidden/>
              </w:rPr>
              <w:instrText xml:space="preserve"> PAGEREF _Toc393651444 \h </w:instrText>
            </w:r>
          </w:ins>
          <w:r>
            <w:rPr>
              <w:noProof/>
              <w:webHidden/>
            </w:rPr>
          </w:r>
          <w:r>
            <w:rPr>
              <w:noProof/>
              <w:webHidden/>
            </w:rPr>
            <w:fldChar w:fldCharType="separate"/>
          </w:r>
          <w:ins w:id="1859" w:author="Sammartano, Marc (BIC USA)" w:date="2014-07-20T22:08:00Z">
            <w:r w:rsidR="001D724B">
              <w:rPr>
                <w:noProof/>
                <w:webHidden/>
              </w:rPr>
              <w:t>145</w:t>
            </w:r>
          </w:ins>
          <w:ins w:id="18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61" w:author="Sammartano, Marc (BIC USA)" w:date="2014-07-20T20:16:00Z"/>
              <w:rFonts w:eastAsiaTheme="minorEastAsia"/>
              <w:noProof/>
            </w:rPr>
          </w:pPr>
          <w:ins w:id="18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"_Toc393651445"</w:instrText>
            </w:r>
            <w:r w:rsidRPr="00320ACE">
              <w:rPr>
                <w:rStyle w:val="Hyperlink"/>
                <w:noProof/>
              </w:rPr>
              <w:instrText xml:space="preserve"> </w:instrText>
            </w:r>
            <w:r w:rsidRPr="00320ACE">
              <w:rPr>
                <w:rStyle w:val="Hyperlink"/>
                <w:noProof/>
              </w:rPr>
              <w:fldChar w:fldCharType="separate"/>
            </w:r>
            <w:r w:rsidRPr="00320ACE">
              <w:rPr>
                <w:rStyle w:val="Hyperlink"/>
                <w:noProof/>
              </w:rPr>
              <w:t>Gr.get.params &lt;object_ptr_nvar&gt;, &lt;param_array$[]&gt;</w:t>
            </w:r>
            <w:r>
              <w:rPr>
                <w:noProof/>
                <w:webHidden/>
              </w:rPr>
              <w:tab/>
            </w:r>
            <w:r>
              <w:rPr>
                <w:noProof/>
                <w:webHidden/>
              </w:rPr>
              <w:fldChar w:fldCharType="begin"/>
            </w:r>
            <w:r>
              <w:rPr>
                <w:noProof/>
                <w:webHidden/>
              </w:rPr>
              <w:instrText xml:space="preserve"> PAGEREF _Toc393651445 \h </w:instrText>
            </w:r>
          </w:ins>
          <w:r>
            <w:rPr>
              <w:noProof/>
              <w:webHidden/>
            </w:rPr>
          </w:r>
          <w:r>
            <w:rPr>
              <w:noProof/>
              <w:webHidden/>
            </w:rPr>
            <w:fldChar w:fldCharType="separate"/>
          </w:r>
          <w:ins w:id="1863" w:author="Sammartano, Marc (BIC USA)" w:date="2014-07-20T22:08:00Z">
            <w:r w:rsidR="001D724B">
              <w:rPr>
                <w:noProof/>
                <w:webHidden/>
              </w:rPr>
              <w:t>145</w:t>
            </w:r>
          </w:ins>
          <w:ins w:id="18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65" w:author="Sammartano, Marc (BIC USA)" w:date="2014-07-20T20:16:00Z"/>
              <w:rFonts w:eastAsiaTheme="minorEastAsia"/>
              <w:noProof/>
            </w:rPr>
          </w:pPr>
          <w:ins w:id="18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"_Toc393651446"</w:instrText>
            </w:r>
            <w:r w:rsidRPr="00320ACE">
              <w:rPr>
                <w:rStyle w:val="Hyperlink"/>
                <w:noProof/>
              </w:rPr>
              <w:instrText xml:space="preserve"> </w:instrText>
            </w:r>
            <w:r w:rsidRPr="00320ACE">
              <w:rPr>
                <w:rStyle w:val="Hyperlink"/>
                <w:noProof/>
              </w:rPr>
              <w:fldChar w:fldCharType="separate"/>
            </w:r>
            <w:r w:rsidRPr="00320ACE">
              <w:rPr>
                <w:rStyle w:val="Hyperlink"/>
                <w:noProof/>
              </w:rPr>
              <w:t>Gr.get.position &lt;object_ptr_nvar&gt;,  x, y</w:t>
            </w:r>
            <w:r>
              <w:rPr>
                <w:noProof/>
                <w:webHidden/>
              </w:rPr>
              <w:tab/>
            </w:r>
            <w:r>
              <w:rPr>
                <w:noProof/>
                <w:webHidden/>
              </w:rPr>
              <w:fldChar w:fldCharType="begin"/>
            </w:r>
            <w:r>
              <w:rPr>
                <w:noProof/>
                <w:webHidden/>
              </w:rPr>
              <w:instrText xml:space="preserve"> PAGEREF _Toc393651446 \h </w:instrText>
            </w:r>
          </w:ins>
          <w:r>
            <w:rPr>
              <w:noProof/>
              <w:webHidden/>
            </w:rPr>
          </w:r>
          <w:r>
            <w:rPr>
              <w:noProof/>
              <w:webHidden/>
            </w:rPr>
            <w:fldChar w:fldCharType="separate"/>
          </w:r>
          <w:ins w:id="1867" w:author="Sammartano, Marc (BIC USA)" w:date="2014-07-20T22:08:00Z">
            <w:r w:rsidR="001D724B">
              <w:rPr>
                <w:noProof/>
                <w:webHidden/>
              </w:rPr>
              <w:t>145</w:t>
            </w:r>
          </w:ins>
          <w:ins w:id="18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69" w:author="Sammartano, Marc (BIC USA)" w:date="2014-07-20T20:16:00Z"/>
              <w:rFonts w:eastAsiaTheme="minorEastAsia"/>
              <w:noProof/>
            </w:rPr>
          </w:pPr>
          <w:ins w:id="18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"_Toc393651447"</w:instrText>
            </w:r>
            <w:r w:rsidRPr="00320ACE">
              <w:rPr>
                <w:rStyle w:val="Hyperlink"/>
                <w:noProof/>
              </w:rPr>
              <w:instrText xml:space="preserve"> </w:instrText>
            </w:r>
            <w:r w:rsidRPr="00320ACE">
              <w:rPr>
                <w:rStyle w:val="Hyperlink"/>
                <w:noProof/>
              </w:rPr>
              <w:fldChar w:fldCharType="separate"/>
            </w:r>
            <w:r w:rsidRPr="00320ACE">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_Toc393651447 \h </w:instrText>
            </w:r>
          </w:ins>
          <w:r>
            <w:rPr>
              <w:noProof/>
              <w:webHidden/>
            </w:rPr>
          </w:r>
          <w:r>
            <w:rPr>
              <w:noProof/>
              <w:webHidden/>
            </w:rPr>
            <w:fldChar w:fldCharType="separate"/>
          </w:r>
          <w:ins w:id="1871" w:author="Sammartano, Marc (BIC USA)" w:date="2014-07-20T22:08:00Z">
            <w:r w:rsidR="001D724B">
              <w:rPr>
                <w:noProof/>
                <w:webHidden/>
              </w:rPr>
              <w:t>145</w:t>
            </w:r>
          </w:ins>
          <w:ins w:id="187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73" w:author="Sammartano, Marc (BIC USA)" w:date="2014-07-20T20:16:00Z"/>
              <w:rFonts w:eastAsiaTheme="minorEastAsia"/>
              <w:noProof/>
            </w:rPr>
          </w:pPr>
          <w:ins w:id="18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"_Toc393651448"</w:instrText>
            </w:r>
            <w:r w:rsidRPr="00320ACE">
              <w:rPr>
                <w:rStyle w:val="Hyperlink"/>
                <w:noProof/>
              </w:rPr>
              <w:instrText xml:space="preserve"> </w:instrText>
            </w:r>
            <w:r w:rsidRPr="00320ACE">
              <w:rPr>
                <w:rStyle w:val="Hyperlink"/>
                <w:noProof/>
              </w:rPr>
              <w:fldChar w:fldCharType="separate"/>
            </w:r>
            <w:r w:rsidRPr="00320ACE">
              <w:rPr>
                <w:rStyle w:val="Hyperlink"/>
                <w:noProof/>
              </w:rPr>
              <w:t>Gr.modify &lt;object_ptr_nvar&gt;,  &lt;tag_sexp&gt;, {&lt;value_nvar | value_svar&gt;}</w:t>
            </w:r>
            <w:r>
              <w:rPr>
                <w:noProof/>
                <w:webHidden/>
              </w:rPr>
              <w:tab/>
            </w:r>
            <w:r>
              <w:rPr>
                <w:noProof/>
                <w:webHidden/>
              </w:rPr>
              <w:fldChar w:fldCharType="begin"/>
            </w:r>
            <w:r>
              <w:rPr>
                <w:noProof/>
                <w:webHidden/>
              </w:rPr>
              <w:instrText xml:space="preserve"> PAGEREF _Toc393651448 \h </w:instrText>
            </w:r>
          </w:ins>
          <w:r>
            <w:rPr>
              <w:noProof/>
              <w:webHidden/>
            </w:rPr>
          </w:r>
          <w:r>
            <w:rPr>
              <w:noProof/>
              <w:webHidden/>
            </w:rPr>
            <w:fldChar w:fldCharType="separate"/>
          </w:r>
          <w:ins w:id="1875" w:author="Sammartano, Marc (BIC USA)" w:date="2014-07-20T22:08:00Z">
            <w:r w:rsidR="001D724B">
              <w:rPr>
                <w:noProof/>
                <w:webHidden/>
              </w:rPr>
              <w:t>145</w:t>
            </w:r>
          </w:ins>
          <w:ins w:id="187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77" w:author="Sammartano, Marc (BIC USA)" w:date="2014-07-20T20:16:00Z"/>
              <w:rFonts w:eastAsiaTheme="minorEastAsia"/>
              <w:noProof/>
            </w:rPr>
          </w:pPr>
          <w:ins w:id="18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"_Toc393651449"</w:instrText>
            </w:r>
            <w:r w:rsidRPr="00320ACE">
              <w:rPr>
                <w:rStyle w:val="Hyperlink"/>
                <w:noProof/>
              </w:rPr>
              <w:instrText xml:space="preserve"> </w:instrText>
            </w:r>
            <w:r w:rsidRPr="00320ACE">
              <w:rPr>
                <w:rStyle w:val="Hyperlink"/>
                <w:noProof/>
              </w:rPr>
              <w:fldChar w:fldCharType="separate"/>
            </w:r>
            <w:r w:rsidRPr="00320ACE">
              <w:rPr>
                <w:rStyle w:val="Hyperlink"/>
                <w:noProof/>
              </w:rPr>
              <w:t>Gr.paint.get &lt;object_ptr_nvar&gt;</w:t>
            </w:r>
            <w:r>
              <w:rPr>
                <w:noProof/>
                <w:webHidden/>
              </w:rPr>
              <w:tab/>
            </w:r>
            <w:r>
              <w:rPr>
                <w:noProof/>
                <w:webHidden/>
              </w:rPr>
              <w:fldChar w:fldCharType="begin"/>
            </w:r>
            <w:r>
              <w:rPr>
                <w:noProof/>
                <w:webHidden/>
              </w:rPr>
              <w:instrText xml:space="preserve"> PAGEREF _Toc393651449 \h </w:instrText>
            </w:r>
          </w:ins>
          <w:r>
            <w:rPr>
              <w:noProof/>
              <w:webHidden/>
            </w:rPr>
          </w:r>
          <w:r>
            <w:rPr>
              <w:noProof/>
              <w:webHidden/>
            </w:rPr>
            <w:fldChar w:fldCharType="separate"/>
          </w:r>
          <w:ins w:id="1879" w:author="Sammartano, Marc (BIC USA)" w:date="2014-07-20T22:08:00Z">
            <w:r w:rsidR="001D724B">
              <w:rPr>
                <w:noProof/>
                <w:webHidden/>
              </w:rPr>
              <w:t>146</w:t>
            </w:r>
          </w:ins>
          <w:ins w:id="18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81" w:author="Sammartano, Marc (BIC USA)" w:date="2014-07-20T20:16:00Z"/>
              <w:rFonts w:eastAsiaTheme="minorEastAsia"/>
              <w:noProof/>
            </w:rPr>
          </w:pPr>
          <w:ins w:id="18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"_Toc393651450"</w:instrText>
            </w:r>
            <w:r w:rsidRPr="00320ACE">
              <w:rPr>
                <w:rStyle w:val="Hyperlink"/>
                <w:noProof/>
              </w:rPr>
              <w:instrText xml:space="preserve"> </w:instrText>
            </w:r>
            <w:r w:rsidRPr="00320ACE">
              <w:rPr>
                <w:rStyle w:val="Hyperlink"/>
                <w:noProof/>
              </w:rPr>
              <w:fldChar w:fldCharType="separate"/>
            </w:r>
            <w:r w:rsidRPr="00320ACE">
              <w:rPr>
                <w:rStyle w:val="Hyperlink"/>
                <w:noProof/>
              </w:rPr>
              <w:t>Gr_collision ( &lt;object_1_nvar&gt;, &lt;object_2_nvar&gt;)</w:t>
            </w:r>
            <w:r>
              <w:rPr>
                <w:noProof/>
                <w:webHidden/>
              </w:rPr>
              <w:tab/>
            </w:r>
            <w:r>
              <w:rPr>
                <w:noProof/>
                <w:webHidden/>
              </w:rPr>
              <w:fldChar w:fldCharType="begin"/>
            </w:r>
            <w:r>
              <w:rPr>
                <w:noProof/>
                <w:webHidden/>
              </w:rPr>
              <w:instrText xml:space="preserve"> PAGEREF _Toc393651450 \h </w:instrText>
            </w:r>
          </w:ins>
          <w:r>
            <w:rPr>
              <w:noProof/>
              <w:webHidden/>
            </w:rPr>
          </w:r>
          <w:r>
            <w:rPr>
              <w:noProof/>
              <w:webHidden/>
            </w:rPr>
            <w:fldChar w:fldCharType="separate"/>
          </w:r>
          <w:ins w:id="1883" w:author="Sammartano, Marc (BIC USA)" w:date="2014-07-20T22:08:00Z">
            <w:r w:rsidR="001D724B">
              <w:rPr>
                <w:noProof/>
                <w:webHidden/>
              </w:rPr>
              <w:t>147</w:t>
            </w:r>
          </w:ins>
          <w:ins w:id="18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85" w:author="Sammartano, Marc (BIC USA)" w:date="2014-07-20T20:16:00Z"/>
              <w:rFonts w:eastAsiaTheme="minorEastAsia"/>
              <w:noProof/>
            </w:rPr>
          </w:pPr>
          <w:ins w:id="18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"_Toc393651451"</w:instrText>
            </w:r>
            <w:r w:rsidRPr="00320ACE">
              <w:rPr>
                <w:rStyle w:val="Hyperlink"/>
                <w:noProof/>
              </w:rPr>
              <w:instrText xml:space="preserve"> </w:instrText>
            </w:r>
            <w:r w:rsidRPr="00320ACE">
              <w:rPr>
                <w:rStyle w:val="Hyperlink"/>
                <w:noProof/>
              </w:rPr>
              <w:fldChar w:fldCharType="separate"/>
            </w:r>
            <w:r w:rsidRPr="00320ACE">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_Toc393651451 \h </w:instrText>
            </w:r>
          </w:ins>
          <w:r>
            <w:rPr>
              <w:noProof/>
              <w:webHidden/>
            </w:rPr>
          </w:r>
          <w:r>
            <w:rPr>
              <w:noProof/>
              <w:webHidden/>
            </w:rPr>
            <w:fldChar w:fldCharType="separate"/>
          </w:r>
          <w:ins w:id="1887" w:author="Sammartano, Marc (BIC USA)" w:date="2014-07-20T22:08:00Z">
            <w:r w:rsidR="001D724B">
              <w:rPr>
                <w:noProof/>
                <w:webHidden/>
              </w:rPr>
              <w:t>147</w:t>
            </w:r>
          </w:ins>
          <w:ins w:id="18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89" w:author="Sammartano, Marc (BIC USA)" w:date="2014-07-20T20:16:00Z"/>
              <w:rFonts w:eastAsiaTheme="minorEastAsia"/>
              <w:noProof/>
            </w:rPr>
          </w:pPr>
          <w:ins w:id="18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"_Toc393651452"</w:instrText>
            </w:r>
            <w:r w:rsidRPr="00320ACE">
              <w:rPr>
                <w:rStyle w:val="Hyperlink"/>
                <w:noProof/>
              </w:rPr>
              <w:instrText xml:space="preserve"> </w:instrText>
            </w:r>
            <w:r w:rsidRPr="00320ACE">
              <w:rPr>
                <w:rStyle w:val="Hyperlink"/>
                <w:noProof/>
              </w:rPr>
              <w:fldChar w:fldCharType="separate"/>
            </w:r>
            <w:r w:rsidRPr="00320ACE">
              <w:rPr>
                <w:rStyle w:val="Hyperlink"/>
                <w:noProof/>
              </w:rPr>
              <w:t>Gr.NewDL &lt;dl_array[{&lt;start&gt;,&lt;length&gt;}]&gt;</w:t>
            </w:r>
            <w:r>
              <w:rPr>
                <w:noProof/>
                <w:webHidden/>
              </w:rPr>
              <w:tab/>
            </w:r>
            <w:r>
              <w:rPr>
                <w:noProof/>
                <w:webHidden/>
              </w:rPr>
              <w:fldChar w:fldCharType="begin"/>
            </w:r>
            <w:r>
              <w:rPr>
                <w:noProof/>
                <w:webHidden/>
              </w:rPr>
              <w:instrText xml:space="preserve"> PAGEREF _Toc393651452 \h </w:instrText>
            </w:r>
          </w:ins>
          <w:r>
            <w:rPr>
              <w:noProof/>
              <w:webHidden/>
            </w:rPr>
          </w:r>
          <w:r>
            <w:rPr>
              <w:noProof/>
              <w:webHidden/>
            </w:rPr>
            <w:fldChar w:fldCharType="separate"/>
          </w:r>
          <w:ins w:id="1891" w:author="Sammartano, Marc (BIC USA)" w:date="2014-07-20T22:08:00Z">
            <w:r w:rsidR="001D724B">
              <w:rPr>
                <w:noProof/>
                <w:webHidden/>
              </w:rPr>
              <w:t>148</w:t>
            </w:r>
          </w:ins>
          <w:ins w:id="18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893" w:author="Sammartano, Marc (BIC USA)" w:date="2014-07-20T20:16:00Z"/>
              <w:rFonts w:eastAsiaTheme="minorEastAsia"/>
              <w:noProof/>
            </w:rPr>
          </w:pPr>
          <w:ins w:id="1894"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"_Toc393651453"</w:instrText>
            </w:r>
            <w:r w:rsidRPr="00320ACE">
              <w:rPr>
                <w:rStyle w:val="Hyperlink"/>
                <w:noProof/>
              </w:rPr>
              <w:instrText xml:space="preserve"> </w:instrText>
            </w:r>
            <w:r w:rsidRPr="00320ACE">
              <w:rPr>
                <w:rStyle w:val="Hyperlink"/>
                <w:noProof/>
              </w:rPr>
              <w:fldChar w:fldCharType="separate"/>
            </w:r>
            <w:r w:rsidRPr="00320ACE">
              <w:rPr>
                <w:rStyle w:val="Hyperlink"/>
                <w:noProof/>
              </w:rPr>
              <w:t>Gr.GetDL &lt;dl_array[]&gt; {, &lt;keep_all_objects_lexp&gt; }</w:t>
            </w:r>
            <w:r>
              <w:rPr>
                <w:noProof/>
                <w:webHidden/>
              </w:rPr>
              <w:tab/>
            </w:r>
            <w:r>
              <w:rPr>
                <w:noProof/>
                <w:webHidden/>
              </w:rPr>
              <w:fldChar w:fldCharType="begin"/>
            </w:r>
            <w:r>
              <w:rPr>
                <w:noProof/>
                <w:webHidden/>
              </w:rPr>
              <w:instrText xml:space="preserve"> PAGEREF _Toc393651453 \h </w:instrText>
            </w:r>
          </w:ins>
          <w:r>
            <w:rPr>
              <w:noProof/>
              <w:webHidden/>
            </w:rPr>
          </w:r>
          <w:r>
            <w:rPr>
              <w:noProof/>
              <w:webHidden/>
            </w:rPr>
            <w:fldChar w:fldCharType="separate"/>
          </w:r>
          <w:ins w:id="1895" w:author="Sammartano, Marc (BIC USA)" w:date="2014-07-20T22:08:00Z">
            <w:r w:rsidR="001D724B">
              <w:rPr>
                <w:noProof/>
                <w:webHidden/>
              </w:rPr>
              <w:t>148</w:t>
            </w:r>
          </w:ins>
          <w:ins w:id="189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897" w:author="Sammartano, Marc (BIC USA)" w:date="2014-07-20T20:16:00Z"/>
              <w:rFonts w:eastAsiaTheme="minorEastAsia"/>
              <w:noProof/>
            </w:rPr>
          </w:pPr>
          <w:ins w:id="18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"_Toc393651454"</w:instrText>
            </w:r>
            <w:r w:rsidRPr="00320ACE">
              <w:rPr>
                <w:rStyle w:val="Hyperlink"/>
                <w:noProof/>
              </w:rPr>
              <w:instrText xml:space="preserve"> </w:instrText>
            </w:r>
            <w:r w:rsidRPr="00320ACE">
              <w:rPr>
                <w:rStyle w:val="Hyperlink"/>
                <w:noProof/>
              </w:rPr>
              <w:fldChar w:fldCharType="separate"/>
            </w:r>
            <w:r w:rsidRPr="00320ACE">
              <w:rPr>
                <w:rStyle w:val="Hyperlink"/>
                <w:noProof/>
              </w:rPr>
              <w:t>Audio Interface</w:t>
            </w:r>
            <w:r>
              <w:rPr>
                <w:noProof/>
                <w:webHidden/>
              </w:rPr>
              <w:tab/>
            </w:r>
            <w:r>
              <w:rPr>
                <w:noProof/>
                <w:webHidden/>
              </w:rPr>
              <w:fldChar w:fldCharType="begin"/>
            </w:r>
            <w:r>
              <w:rPr>
                <w:noProof/>
                <w:webHidden/>
              </w:rPr>
              <w:instrText xml:space="preserve"> PAGEREF _Toc393651454 \h </w:instrText>
            </w:r>
          </w:ins>
          <w:r>
            <w:rPr>
              <w:noProof/>
              <w:webHidden/>
            </w:rPr>
          </w:r>
          <w:r>
            <w:rPr>
              <w:noProof/>
              <w:webHidden/>
            </w:rPr>
            <w:fldChar w:fldCharType="separate"/>
          </w:r>
          <w:ins w:id="1899" w:author="Sammartano, Marc (BIC USA)" w:date="2014-07-20T22:08:00Z">
            <w:r w:rsidR="001D724B">
              <w:rPr>
                <w:noProof/>
                <w:webHidden/>
              </w:rPr>
              <w:t>148</w:t>
            </w:r>
          </w:ins>
          <w:ins w:id="19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01" w:author="Sammartano, Marc (BIC USA)" w:date="2014-07-20T20:16:00Z"/>
              <w:rFonts w:eastAsiaTheme="minorEastAsia"/>
              <w:noProof/>
            </w:rPr>
          </w:pPr>
          <w:ins w:id="19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"_Toc393651455"</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_Toc393651455 \h </w:instrText>
            </w:r>
          </w:ins>
          <w:r>
            <w:rPr>
              <w:noProof/>
              <w:webHidden/>
            </w:rPr>
          </w:r>
          <w:r>
            <w:rPr>
              <w:noProof/>
              <w:webHidden/>
            </w:rPr>
            <w:fldChar w:fldCharType="separate"/>
          </w:r>
          <w:ins w:id="1903" w:author="Sammartano, Marc (BIC USA)" w:date="2014-07-20T22:08:00Z">
            <w:r w:rsidR="001D724B">
              <w:rPr>
                <w:noProof/>
                <w:webHidden/>
              </w:rPr>
              <w:t>148</w:t>
            </w:r>
          </w:ins>
          <w:ins w:id="19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05" w:author="Sammartano, Marc (BIC USA)" w:date="2014-07-20T20:16:00Z"/>
              <w:rFonts w:eastAsiaTheme="minorEastAsia"/>
              <w:noProof/>
            </w:rPr>
          </w:pPr>
          <w:ins w:id="19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"_Toc393651456"</w:instrText>
            </w:r>
            <w:r w:rsidRPr="00320ACE">
              <w:rPr>
                <w:rStyle w:val="Hyperlink"/>
                <w:noProof/>
              </w:rPr>
              <w:instrText xml:space="preserve"> </w:instrText>
            </w:r>
            <w:r w:rsidRPr="00320ACE">
              <w:rPr>
                <w:rStyle w:val="Hyperlink"/>
                <w:noProof/>
              </w:rPr>
              <w:fldChar w:fldCharType="separate"/>
            </w:r>
            <w:r w:rsidRPr="00320ACE">
              <w:rPr>
                <w:rStyle w:val="Hyperlink"/>
                <w:noProof/>
              </w:rPr>
              <w:t>The Audio Interface</w:t>
            </w:r>
            <w:r>
              <w:rPr>
                <w:noProof/>
                <w:webHidden/>
              </w:rPr>
              <w:tab/>
            </w:r>
            <w:r>
              <w:rPr>
                <w:noProof/>
                <w:webHidden/>
              </w:rPr>
              <w:fldChar w:fldCharType="begin"/>
            </w:r>
            <w:r>
              <w:rPr>
                <w:noProof/>
                <w:webHidden/>
              </w:rPr>
              <w:instrText xml:space="preserve"> PAGEREF _Toc393651456 \h </w:instrText>
            </w:r>
          </w:ins>
          <w:r>
            <w:rPr>
              <w:noProof/>
              <w:webHidden/>
            </w:rPr>
          </w:r>
          <w:r>
            <w:rPr>
              <w:noProof/>
              <w:webHidden/>
            </w:rPr>
            <w:fldChar w:fldCharType="separate"/>
          </w:r>
          <w:ins w:id="1907" w:author="Sammartano, Marc (BIC USA)" w:date="2014-07-20T22:08:00Z">
            <w:r w:rsidR="001D724B">
              <w:rPr>
                <w:noProof/>
                <w:webHidden/>
              </w:rPr>
              <w:t>148</w:t>
            </w:r>
          </w:ins>
          <w:ins w:id="19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09" w:author="Sammartano, Marc (BIC USA)" w:date="2014-07-20T20:16:00Z"/>
              <w:rFonts w:eastAsiaTheme="minorEastAsia"/>
              <w:noProof/>
            </w:rPr>
          </w:pPr>
          <w:ins w:id="19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"_Toc393651457"</w:instrText>
            </w:r>
            <w:r w:rsidRPr="00320ACE">
              <w:rPr>
                <w:rStyle w:val="Hyperlink"/>
                <w:noProof/>
              </w:rPr>
              <w:instrText xml:space="preserve"> </w:instrText>
            </w:r>
            <w:r w:rsidRPr="00320ACE">
              <w:rPr>
                <w:rStyle w:val="Hyperlink"/>
                <w:noProof/>
              </w:rPr>
              <w:fldChar w:fldCharType="separate"/>
            </w:r>
            <w:r w:rsidRPr="00320ACE">
              <w:rPr>
                <w:rStyle w:val="Hyperlink"/>
                <w:noProof/>
              </w:rPr>
              <w:t>Audio File Types</w:t>
            </w:r>
            <w:r>
              <w:rPr>
                <w:noProof/>
                <w:webHidden/>
              </w:rPr>
              <w:tab/>
            </w:r>
            <w:r>
              <w:rPr>
                <w:noProof/>
                <w:webHidden/>
              </w:rPr>
              <w:fldChar w:fldCharType="begin"/>
            </w:r>
            <w:r>
              <w:rPr>
                <w:noProof/>
                <w:webHidden/>
              </w:rPr>
              <w:instrText xml:space="preserve"> PAGEREF _Toc393651457 \h </w:instrText>
            </w:r>
          </w:ins>
          <w:r>
            <w:rPr>
              <w:noProof/>
              <w:webHidden/>
            </w:rPr>
          </w:r>
          <w:r>
            <w:rPr>
              <w:noProof/>
              <w:webHidden/>
            </w:rPr>
            <w:fldChar w:fldCharType="separate"/>
          </w:r>
          <w:ins w:id="1911" w:author="Sammartano, Marc (BIC USA)" w:date="2014-07-20T22:08:00Z">
            <w:r w:rsidR="001D724B">
              <w:rPr>
                <w:noProof/>
                <w:webHidden/>
              </w:rPr>
              <w:t>149</w:t>
            </w:r>
          </w:ins>
          <w:ins w:id="19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13" w:author="Sammartano, Marc (BIC USA)" w:date="2014-07-20T20:16:00Z"/>
              <w:rFonts w:eastAsiaTheme="minorEastAsia"/>
              <w:noProof/>
            </w:rPr>
          </w:pPr>
          <w:ins w:id="19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"_Toc393651458"</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_Toc393651458 \h </w:instrText>
            </w:r>
          </w:ins>
          <w:r>
            <w:rPr>
              <w:noProof/>
              <w:webHidden/>
            </w:rPr>
          </w:r>
          <w:r>
            <w:rPr>
              <w:noProof/>
              <w:webHidden/>
            </w:rPr>
            <w:fldChar w:fldCharType="separate"/>
          </w:r>
          <w:ins w:id="1915" w:author="Sammartano, Marc (BIC USA)" w:date="2014-07-20T22:08:00Z">
            <w:r w:rsidR="001D724B">
              <w:rPr>
                <w:noProof/>
                <w:webHidden/>
              </w:rPr>
              <w:t>149</w:t>
            </w:r>
          </w:ins>
          <w:ins w:id="19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17" w:author="Sammartano, Marc (BIC USA)" w:date="2014-07-20T20:16:00Z"/>
              <w:rFonts w:eastAsiaTheme="minorEastAsia"/>
              <w:noProof/>
            </w:rPr>
          </w:pPr>
          <w:ins w:id="19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"_Toc393651459"</w:instrText>
            </w:r>
            <w:r w:rsidRPr="00320ACE">
              <w:rPr>
                <w:rStyle w:val="Hyperlink"/>
                <w:noProof/>
              </w:rPr>
              <w:instrText xml:space="preserve"> </w:instrText>
            </w:r>
            <w:r w:rsidRPr="00320ACE">
              <w:rPr>
                <w:rStyle w:val="Hyperlink"/>
                <w:noProof/>
              </w:rPr>
              <w:fldChar w:fldCharType="separate"/>
            </w:r>
            <w:r w:rsidRPr="00320ACE">
              <w:rPr>
                <w:rStyle w:val="Hyperlink"/>
                <w:noProof/>
              </w:rPr>
              <w:t>Audio.load  &lt;aft_nvar&gt;, &lt;filename_sexp&gt;</w:t>
            </w:r>
            <w:r>
              <w:rPr>
                <w:noProof/>
                <w:webHidden/>
              </w:rPr>
              <w:tab/>
            </w:r>
            <w:r>
              <w:rPr>
                <w:noProof/>
                <w:webHidden/>
              </w:rPr>
              <w:fldChar w:fldCharType="begin"/>
            </w:r>
            <w:r>
              <w:rPr>
                <w:noProof/>
                <w:webHidden/>
              </w:rPr>
              <w:instrText xml:space="preserve"> PAGEREF _Toc393651459 \h </w:instrText>
            </w:r>
          </w:ins>
          <w:r>
            <w:rPr>
              <w:noProof/>
              <w:webHidden/>
            </w:rPr>
          </w:r>
          <w:r>
            <w:rPr>
              <w:noProof/>
              <w:webHidden/>
            </w:rPr>
            <w:fldChar w:fldCharType="separate"/>
          </w:r>
          <w:ins w:id="1919" w:author="Sammartano, Marc (BIC USA)" w:date="2014-07-20T22:08:00Z">
            <w:r w:rsidR="001D724B">
              <w:rPr>
                <w:noProof/>
                <w:webHidden/>
              </w:rPr>
              <w:t>149</w:t>
            </w:r>
          </w:ins>
          <w:ins w:id="19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21" w:author="Sammartano, Marc (BIC USA)" w:date="2014-07-20T20:16:00Z"/>
              <w:rFonts w:eastAsiaTheme="minorEastAsia"/>
              <w:noProof/>
            </w:rPr>
          </w:pPr>
          <w:ins w:id="19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"_Toc393651460"</w:instrText>
            </w:r>
            <w:r w:rsidRPr="00320ACE">
              <w:rPr>
                <w:rStyle w:val="Hyperlink"/>
                <w:noProof/>
              </w:rPr>
              <w:instrText xml:space="preserve"> </w:instrText>
            </w:r>
            <w:r w:rsidRPr="00320ACE">
              <w:rPr>
                <w:rStyle w:val="Hyperlink"/>
                <w:noProof/>
              </w:rPr>
              <w:fldChar w:fldCharType="separate"/>
            </w:r>
            <w:r w:rsidRPr="00320ACE">
              <w:rPr>
                <w:rStyle w:val="Hyperlink"/>
                <w:noProof/>
              </w:rPr>
              <w:t>Audio.play &lt;aft_nexp&gt;</w:t>
            </w:r>
            <w:r>
              <w:rPr>
                <w:noProof/>
                <w:webHidden/>
              </w:rPr>
              <w:tab/>
            </w:r>
            <w:r>
              <w:rPr>
                <w:noProof/>
                <w:webHidden/>
              </w:rPr>
              <w:fldChar w:fldCharType="begin"/>
            </w:r>
            <w:r>
              <w:rPr>
                <w:noProof/>
                <w:webHidden/>
              </w:rPr>
              <w:instrText xml:space="preserve"> PAGEREF _Toc393651460 \h </w:instrText>
            </w:r>
          </w:ins>
          <w:r>
            <w:rPr>
              <w:noProof/>
              <w:webHidden/>
            </w:rPr>
          </w:r>
          <w:r>
            <w:rPr>
              <w:noProof/>
              <w:webHidden/>
            </w:rPr>
            <w:fldChar w:fldCharType="separate"/>
          </w:r>
          <w:ins w:id="1923" w:author="Sammartano, Marc (BIC USA)" w:date="2014-07-20T22:08:00Z">
            <w:r w:rsidR="001D724B">
              <w:rPr>
                <w:noProof/>
                <w:webHidden/>
              </w:rPr>
              <w:t>149</w:t>
            </w:r>
          </w:ins>
          <w:ins w:id="19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25" w:author="Sammartano, Marc (BIC USA)" w:date="2014-07-20T20:16:00Z"/>
              <w:rFonts w:eastAsiaTheme="minorEastAsia"/>
              <w:noProof/>
            </w:rPr>
          </w:pPr>
          <w:ins w:id="19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"_Toc393651461"</w:instrText>
            </w:r>
            <w:r w:rsidRPr="00320ACE">
              <w:rPr>
                <w:rStyle w:val="Hyperlink"/>
                <w:noProof/>
              </w:rPr>
              <w:instrText xml:space="preserve"> </w:instrText>
            </w:r>
            <w:r w:rsidRPr="00320ACE">
              <w:rPr>
                <w:rStyle w:val="Hyperlink"/>
                <w:noProof/>
              </w:rPr>
              <w:fldChar w:fldCharType="separate"/>
            </w:r>
            <w:r w:rsidRPr="00320ACE">
              <w:rPr>
                <w:rStyle w:val="Hyperlink"/>
                <w:noProof/>
              </w:rPr>
              <w:t>Audio.stop</w:t>
            </w:r>
            <w:r>
              <w:rPr>
                <w:noProof/>
                <w:webHidden/>
              </w:rPr>
              <w:tab/>
            </w:r>
            <w:r>
              <w:rPr>
                <w:noProof/>
                <w:webHidden/>
              </w:rPr>
              <w:fldChar w:fldCharType="begin"/>
            </w:r>
            <w:r>
              <w:rPr>
                <w:noProof/>
                <w:webHidden/>
              </w:rPr>
              <w:instrText xml:space="preserve"> PAGEREF _Toc393651461 \h </w:instrText>
            </w:r>
          </w:ins>
          <w:r>
            <w:rPr>
              <w:noProof/>
              <w:webHidden/>
            </w:rPr>
          </w:r>
          <w:r>
            <w:rPr>
              <w:noProof/>
              <w:webHidden/>
            </w:rPr>
            <w:fldChar w:fldCharType="separate"/>
          </w:r>
          <w:ins w:id="1927" w:author="Sammartano, Marc (BIC USA)" w:date="2014-07-20T22:08:00Z">
            <w:r w:rsidR="001D724B">
              <w:rPr>
                <w:noProof/>
                <w:webHidden/>
              </w:rPr>
              <w:t>149</w:t>
            </w:r>
          </w:ins>
          <w:ins w:id="192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29" w:author="Sammartano, Marc (BIC USA)" w:date="2014-07-20T20:16:00Z"/>
              <w:rFonts w:eastAsiaTheme="minorEastAsia"/>
              <w:noProof/>
            </w:rPr>
          </w:pPr>
          <w:ins w:id="19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"_Toc393651462"</w:instrText>
            </w:r>
            <w:r w:rsidRPr="00320ACE">
              <w:rPr>
                <w:rStyle w:val="Hyperlink"/>
                <w:noProof/>
              </w:rPr>
              <w:instrText xml:space="preserve"> </w:instrText>
            </w:r>
            <w:r w:rsidRPr="00320ACE">
              <w:rPr>
                <w:rStyle w:val="Hyperlink"/>
                <w:noProof/>
              </w:rPr>
              <w:fldChar w:fldCharType="separate"/>
            </w:r>
            <w:r w:rsidRPr="00320ACE">
              <w:rPr>
                <w:rStyle w:val="Hyperlink"/>
                <w:noProof/>
              </w:rPr>
              <w:t>Audio.pause</w:t>
            </w:r>
            <w:r>
              <w:rPr>
                <w:noProof/>
                <w:webHidden/>
              </w:rPr>
              <w:tab/>
            </w:r>
            <w:r>
              <w:rPr>
                <w:noProof/>
                <w:webHidden/>
              </w:rPr>
              <w:fldChar w:fldCharType="begin"/>
            </w:r>
            <w:r>
              <w:rPr>
                <w:noProof/>
                <w:webHidden/>
              </w:rPr>
              <w:instrText xml:space="preserve"> PAGEREF _Toc393651462 \h </w:instrText>
            </w:r>
          </w:ins>
          <w:r>
            <w:rPr>
              <w:noProof/>
              <w:webHidden/>
            </w:rPr>
          </w:r>
          <w:r>
            <w:rPr>
              <w:noProof/>
              <w:webHidden/>
            </w:rPr>
            <w:fldChar w:fldCharType="separate"/>
          </w:r>
          <w:ins w:id="1931" w:author="Sammartano, Marc (BIC USA)" w:date="2014-07-20T22:08:00Z">
            <w:r w:rsidR="001D724B">
              <w:rPr>
                <w:noProof/>
                <w:webHidden/>
              </w:rPr>
              <w:t>149</w:t>
            </w:r>
          </w:ins>
          <w:ins w:id="19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33" w:author="Sammartano, Marc (BIC USA)" w:date="2014-07-20T20:16:00Z"/>
              <w:rFonts w:eastAsiaTheme="minorEastAsia"/>
              <w:noProof/>
            </w:rPr>
          </w:pPr>
          <w:ins w:id="19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"_Toc393651463"</w:instrText>
            </w:r>
            <w:r w:rsidRPr="00320ACE">
              <w:rPr>
                <w:rStyle w:val="Hyperlink"/>
                <w:noProof/>
              </w:rPr>
              <w:instrText xml:space="preserve"> </w:instrText>
            </w:r>
            <w:r w:rsidRPr="00320ACE">
              <w:rPr>
                <w:rStyle w:val="Hyperlink"/>
                <w:noProof/>
              </w:rPr>
              <w:fldChar w:fldCharType="separate"/>
            </w:r>
            <w:r w:rsidRPr="00320ACE">
              <w:rPr>
                <w:rStyle w:val="Hyperlink"/>
                <w:noProof/>
              </w:rPr>
              <w:t>Audio.loop</w:t>
            </w:r>
            <w:r>
              <w:rPr>
                <w:noProof/>
                <w:webHidden/>
              </w:rPr>
              <w:tab/>
            </w:r>
            <w:r>
              <w:rPr>
                <w:noProof/>
                <w:webHidden/>
              </w:rPr>
              <w:fldChar w:fldCharType="begin"/>
            </w:r>
            <w:r>
              <w:rPr>
                <w:noProof/>
                <w:webHidden/>
              </w:rPr>
              <w:instrText xml:space="preserve"> PAGEREF _Toc393651463 \h </w:instrText>
            </w:r>
          </w:ins>
          <w:r>
            <w:rPr>
              <w:noProof/>
              <w:webHidden/>
            </w:rPr>
          </w:r>
          <w:r>
            <w:rPr>
              <w:noProof/>
              <w:webHidden/>
            </w:rPr>
            <w:fldChar w:fldCharType="separate"/>
          </w:r>
          <w:ins w:id="1935" w:author="Sammartano, Marc (BIC USA)" w:date="2014-07-20T22:08:00Z">
            <w:r w:rsidR="001D724B">
              <w:rPr>
                <w:noProof/>
                <w:webHidden/>
              </w:rPr>
              <w:t>149</w:t>
            </w:r>
          </w:ins>
          <w:ins w:id="19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37" w:author="Sammartano, Marc (BIC USA)" w:date="2014-07-20T20:16:00Z"/>
              <w:rFonts w:eastAsiaTheme="minorEastAsia"/>
              <w:noProof/>
            </w:rPr>
          </w:pPr>
          <w:ins w:id="19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"_Toc393651464"</w:instrText>
            </w:r>
            <w:r w:rsidRPr="00320ACE">
              <w:rPr>
                <w:rStyle w:val="Hyperlink"/>
                <w:noProof/>
              </w:rPr>
              <w:instrText xml:space="preserve"> </w:instrText>
            </w:r>
            <w:r w:rsidRPr="00320ACE">
              <w:rPr>
                <w:rStyle w:val="Hyperlink"/>
                <w:noProof/>
              </w:rPr>
              <w:fldChar w:fldCharType="separate"/>
            </w:r>
            <w:r w:rsidRPr="00320ACE">
              <w:rPr>
                <w:rStyle w:val="Hyperlink"/>
                <w:noProof/>
              </w:rPr>
              <w:t>Audio.volume &lt;left_nexp&gt;, &lt;right_nexp&gt;</w:t>
            </w:r>
            <w:r>
              <w:rPr>
                <w:noProof/>
                <w:webHidden/>
              </w:rPr>
              <w:tab/>
            </w:r>
            <w:r>
              <w:rPr>
                <w:noProof/>
                <w:webHidden/>
              </w:rPr>
              <w:fldChar w:fldCharType="begin"/>
            </w:r>
            <w:r>
              <w:rPr>
                <w:noProof/>
                <w:webHidden/>
              </w:rPr>
              <w:instrText xml:space="preserve"> PAGEREF _Toc393651464 \h </w:instrText>
            </w:r>
          </w:ins>
          <w:r>
            <w:rPr>
              <w:noProof/>
              <w:webHidden/>
            </w:rPr>
          </w:r>
          <w:r>
            <w:rPr>
              <w:noProof/>
              <w:webHidden/>
            </w:rPr>
            <w:fldChar w:fldCharType="separate"/>
          </w:r>
          <w:ins w:id="1939" w:author="Sammartano, Marc (BIC USA)" w:date="2014-07-20T22:08:00Z">
            <w:r w:rsidR="001D724B">
              <w:rPr>
                <w:noProof/>
                <w:webHidden/>
              </w:rPr>
              <w:t>149</w:t>
            </w:r>
          </w:ins>
          <w:ins w:id="19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41" w:author="Sammartano, Marc (BIC USA)" w:date="2014-07-20T20:16:00Z"/>
              <w:rFonts w:eastAsiaTheme="minorEastAsia"/>
              <w:noProof/>
            </w:rPr>
          </w:pPr>
          <w:ins w:id="19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"_Toc393651465"</w:instrText>
            </w:r>
            <w:r w:rsidRPr="00320ACE">
              <w:rPr>
                <w:rStyle w:val="Hyperlink"/>
                <w:noProof/>
              </w:rPr>
              <w:instrText xml:space="preserve"> </w:instrText>
            </w:r>
            <w:r w:rsidRPr="00320ACE">
              <w:rPr>
                <w:rStyle w:val="Hyperlink"/>
                <w:noProof/>
              </w:rPr>
              <w:fldChar w:fldCharType="separate"/>
            </w:r>
            <w:r w:rsidRPr="00320ACE">
              <w:rPr>
                <w:rStyle w:val="Hyperlink"/>
                <w:noProof/>
              </w:rPr>
              <w:t>Audio.position.current  &lt;nvar&gt;</w:t>
            </w:r>
            <w:r>
              <w:rPr>
                <w:noProof/>
                <w:webHidden/>
              </w:rPr>
              <w:tab/>
            </w:r>
            <w:r>
              <w:rPr>
                <w:noProof/>
                <w:webHidden/>
              </w:rPr>
              <w:fldChar w:fldCharType="begin"/>
            </w:r>
            <w:r>
              <w:rPr>
                <w:noProof/>
                <w:webHidden/>
              </w:rPr>
              <w:instrText xml:space="preserve"> PAGEREF _Toc393651465 \h </w:instrText>
            </w:r>
          </w:ins>
          <w:r>
            <w:rPr>
              <w:noProof/>
              <w:webHidden/>
            </w:rPr>
          </w:r>
          <w:r>
            <w:rPr>
              <w:noProof/>
              <w:webHidden/>
            </w:rPr>
            <w:fldChar w:fldCharType="separate"/>
          </w:r>
          <w:ins w:id="1943" w:author="Sammartano, Marc (BIC USA)" w:date="2014-07-20T22:08:00Z">
            <w:r w:rsidR="001D724B">
              <w:rPr>
                <w:noProof/>
                <w:webHidden/>
              </w:rPr>
              <w:t>150</w:t>
            </w:r>
          </w:ins>
          <w:ins w:id="19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45" w:author="Sammartano, Marc (BIC USA)" w:date="2014-07-20T20:16:00Z"/>
              <w:rFonts w:eastAsiaTheme="minorEastAsia"/>
              <w:noProof/>
            </w:rPr>
          </w:pPr>
          <w:ins w:id="19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"_Toc393651466"</w:instrText>
            </w:r>
            <w:r w:rsidRPr="00320ACE">
              <w:rPr>
                <w:rStyle w:val="Hyperlink"/>
                <w:noProof/>
              </w:rPr>
              <w:instrText xml:space="preserve"> </w:instrText>
            </w:r>
            <w:r w:rsidRPr="00320ACE">
              <w:rPr>
                <w:rStyle w:val="Hyperlink"/>
                <w:noProof/>
              </w:rPr>
              <w:fldChar w:fldCharType="separate"/>
            </w:r>
            <w:r w:rsidRPr="00320ACE">
              <w:rPr>
                <w:rStyle w:val="Hyperlink"/>
                <w:noProof/>
              </w:rPr>
              <w:t>Audio.position.seek &lt;nexp&gt;</w:t>
            </w:r>
            <w:r>
              <w:rPr>
                <w:noProof/>
                <w:webHidden/>
              </w:rPr>
              <w:tab/>
            </w:r>
            <w:r>
              <w:rPr>
                <w:noProof/>
                <w:webHidden/>
              </w:rPr>
              <w:fldChar w:fldCharType="begin"/>
            </w:r>
            <w:r>
              <w:rPr>
                <w:noProof/>
                <w:webHidden/>
              </w:rPr>
              <w:instrText xml:space="preserve"> PAGEREF _Toc393651466 \h </w:instrText>
            </w:r>
          </w:ins>
          <w:r>
            <w:rPr>
              <w:noProof/>
              <w:webHidden/>
            </w:rPr>
          </w:r>
          <w:r>
            <w:rPr>
              <w:noProof/>
              <w:webHidden/>
            </w:rPr>
            <w:fldChar w:fldCharType="separate"/>
          </w:r>
          <w:ins w:id="1947" w:author="Sammartano, Marc (BIC USA)" w:date="2014-07-20T22:08:00Z">
            <w:r w:rsidR="001D724B">
              <w:rPr>
                <w:noProof/>
                <w:webHidden/>
              </w:rPr>
              <w:t>150</w:t>
            </w:r>
          </w:ins>
          <w:ins w:id="19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49" w:author="Sammartano, Marc (BIC USA)" w:date="2014-07-20T20:16:00Z"/>
              <w:rFonts w:eastAsiaTheme="minorEastAsia"/>
              <w:noProof/>
            </w:rPr>
          </w:pPr>
          <w:ins w:id="19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"_Toc393651467"</w:instrText>
            </w:r>
            <w:r w:rsidRPr="00320ACE">
              <w:rPr>
                <w:rStyle w:val="Hyperlink"/>
                <w:noProof/>
              </w:rPr>
              <w:instrText xml:space="preserve"> </w:instrText>
            </w:r>
            <w:r w:rsidRPr="00320ACE">
              <w:rPr>
                <w:rStyle w:val="Hyperlink"/>
                <w:noProof/>
              </w:rPr>
              <w:fldChar w:fldCharType="separate"/>
            </w:r>
            <w:r w:rsidRPr="00320ACE">
              <w:rPr>
                <w:rStyle w:val="Hyperlink"/>
                <w:noProof/>
              </w:rPr>
              <w:t>Audio.length &lt;length_nvar&gt;, &lt;aft_nexp&gt;</w:t>
            </w:r>
            <w:r>
              <w:rPr>
                <w:noProof/>
                <w:webHidden/>
              </w:rPr>
              <w:tab/>
            </w:r>
            <w:r>
              <w:rPr>
                <w:noProof/>
                <w:webHidden/>
              </w:rPr>
              <w:fldChar w:fldCharType="begin"/>
            </w:r>
            <w:r>
              <w:rPr>
                <w:noProof/>
                <w:webHidden/>
              </w:rPr>
              <w:instrText xml:space="preserve"> PAGEREF _Toc393651467 \h </w:instrText>
            </w:r>
          </w:ins>
          <w:r>
            <w:rPr>
              <w:noProof/>
              <w:webHidden/>
            </w:rPr>
          </w:r>
          <w:r>
            <w:rPr>
              <w:noProof/>
              <w:webHidden/>
            </w:rPr>
            <w:fldChar w:fldCharType="separate"/>
          </w:r>
          <w:ins w:id="1951" w:author="Sammartano, Marc (BIC USA)" w:date="2014-07-20T22:08:00Z">
            <w:r w:rsidR="001D724B">
              <w:rPr>
                <w:noProof/>
                <w:webHidden/>
              </w:rPr>
              <w:t>150</w:t>
            </w:r>
          </w:ins>
          <w:ins w:id="19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53" w:author="Sammartano, Marc (BIC USA)" w:date="2014-07-20T20:16:00Z"/>
              <w:rFonts w:eastAsiaTheme="minorEastAsia"/>
              <w:noProof/>
            </w:rPr>
          </w:pPr>
          <w:ins w:id="19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"_Toc393651468"</w:instrText>
            </w:r>
            <w:r w:rsidRPr="00320ACE">
              <w:rPr>
                <w:rStyle w:val="Hyperlink"/>
                <w:noProof/>
              </w:rPr>
              <w:instrText xml:space="preserve"> </w:instrText>
            </w:r>
            <w:r w:rsidRPr="00320ACE">
              <w:rPr>
                <w:rStyle w:val="Hyperlink"/>
                <w:noProof/>
              </w:rPr>
              <w:fldChar w:fldCharType="separate"/>
            </w:r>
            <w:r w:rsidRPr="00320ACE">
              <w:rPr>
                <w:rStyle w:val="Hyperlink"/>
                <w:noProof/>
              </w:rPr>
              <w:t>Audio.release &lt;aft_nexp&gt;</w:t>
            </w:r>
            <w:r>
              <w:rPr>
                <w:noProof/>
                <w:webHidden/>
              </w:rPr>
              <w:tab/>
            </w:r>
            <w:r>
              <w:rPr>
                <w:noProof/>
                <w:webHidden/>
              </w:rPr>
              <w:fldChar w:fldCharType="begin"/>
            </w:r>
            <w:r>
              <w:rPr>
                <w:noProof/>
                <w:webHidden/>
              </w:rPr>
              <w:instrText xml:space="preserve"> PAGEREF _Toc393651468 \h </w:instrText>
            </w:r>
          </w:ins>
          <w:r>
            <w:rPr>
              <w:noProof/>
              <w:webHidden/>
            </w:rPr>
          </w:r>
          <w:r>
            <w:rPr>
              <w:noProof/>
              <w:webHidden/>
            </w:rPr>
            <w:fldChar w:fldCharType="separate"/>
          </w:r>
          <w:ins w:id="1955" w:author="Sammartano, Marc (BIC USA)" w:date="2014-07-20T22:08:00Z">
            <w:r w:rsidR="001D724B">
              <w:rPr>
                <w:noProof/>
                <w:webHidden/>
              </w:rPr>
              <w:t>150</w:t>
            </w:r>
          </w:ins>
          <w:ins w:id="19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57" w:author="Sammartano, Marc (BIC USA)" w:date="2014-07-20T20:16:00Z"/>
              <w:rFonts w:eastAsiaTheme="minorEastAsia"/>
              <w:noProof/>
            </w:rPr>
          </w:pPr>
          <w:ins w:id="19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"_Toc393651469"</w:instrText>
            </w:r>
            <w:r w:rsidRPr="00320ACE">
              <w:rPr>
                <w:rStyle w:val="Hyperlink"/>
                <w:noProof/>
              </w:rPr>
              <w:instrText xml:space="preserve"> </w:instrText>
            </w:r>
            <w:r w:rsidRPr="00320ACE">
              <w:rPr>
                <w:rStyle w:val="Hyperlink"/>
                <w:noProof/>
              </w:rPr>
              <w:fldChar w:fldCharType="separate"/>
            </w:r>
            <w:r w:rsidRPr="00320ACE">
              <w:rPr>
                <w:rStyle w:val="Hyperlink"/>
                <w:noProof/>
              </w:rPr>
              <w:t>Audio.isdone &lt;lvar&gt;</w:t>
            </w:r>
            <w:r>
              <w:rPr>
                <w:noProof/>
                <w:webHidden/>
              </w:rPr>
              <w:tab/>
            </w:r>
            <w:r>
              <w:rPr>
                <w:noProof/>
                <w:webHidden/>
              </w:rPr>
              <w:fldChar w:fldCharType="begin"/>
            </w:r>
            <w:r>
              <w:rPr>
                <w:noProof/>
                <w:webHidden/>
              </w:rPr>
              <w:instrText xml:space="preserve"> PAGEREF _Toc393651469 \h </w:instrText>
            </w:r>
          </w:ins>
          <w:r>
            <w:rPr>
              <w:noProof/>
              <w:webHidden/>
            </w:rPr>
          </w:r>
          <w:r>
            <w:rPr>
              <w:noProof/>
              <w:webHidden/>
            </w:rPr>
            <w:fldChar w:fldCharType="separate"/>
          </w:r>
          <w:ins w:id="1959" w:author="Sammartano, Marc (BIC USA)" w:date="2014-07-20T22:08:00Z">
            <w:r w:rsidR="001D724B">
              <w:rPr>
                <w:noProof/>
                <w:webHidden/>
              </w:rPr>
              <w:t>150</w:t>
            </w:r>
          </w:ins>
          <w:ins w:id="19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61" w:author="Sammartano, Marc (BIC USA)" w:date="2014-07-20T20:16:00Z"/>
              <w:rFonts w:eastAsiaTheme="minorEastAsia"/>
              <w:noProof/>
            </w:rPr>
          </w:pPr>
          <w:ins w:id="19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"_Toc393651470"</w:instrText>
            </w:r>
            <w:r w:rsidRPr="00320ACE">
              <w:rPr>
                <w:rStyle w:val="Hyperlink"/>
                <w:noProof/>
              </w:rPr>
              <w:instrText xml:space="preserve"> </w:instrText>
            </w:r>
            <w:r w:rsidRPr="00320ACE">
              <w:rPr>
                <w:rStyle w:val="Hyperlink"/>
                <w:noProof/>
              </w:rPr>
              <w:fldChar w:fldCharType="separate"/>
            </w:r>
            <w:r w:rsidRPr="00320ACE">
              <w:rPr>
                <w:rStyle w:val="Hyperlink"/>
                <w:noProof/>
              </w:rPr>
              <w:t>Audio.record.start &lt;fn_svar&gt;</w:t>
            </w:r>
            <w:r>
              <w:rPr>
                <w:noProof/>
                <w:webHidden/>
              </w:rPr>
              <w:tab/>
            </w:r>
            <w:r>
              <w:rPr>
                <w:noProof/>
                <w:webHidden/>
              </w:rPr>
              <w:fldChar w:fldCharType="begin"/>
            </w:r>
            <w:r>
              <w:rPr>
                <w:noProof/>
                <w:webHidden/>
              </w:rPr>
              <w:instrText xml:space="preserve"> PAGEREF _Toc393651470 \h </w:instrText>
            </w:r>
          </w:ins>
          <w:r>
            <w:rPr>
              <w:noProof/>
              <w:webHidden/>
            </w:rPr>
          </w:r>
          <w:r>
            <w:rPr>
              <w:noProof/>
              <w:webHidden/>
            </w:rPr>
            <w:fldChar w:fldCharType="separate"/>
          </w:r>
          <w:ins w:id="1963" w:author="Sammartano, Marc (BIC USA)" w:date="2014-07-20T22:08:00Z">
            <w:r w:rsidR="001D724B">
              <w:rPr>
                <w:noProof/>
                <w:webHidden/>
              </w:rPr>
              <w:t>150</w:t>
            </w:r>
          </w:ins>
          <w:ins w:id="19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65" w:author="Sammartano, Marc (BIC USA)" w:date="2014-07-20T20:16:00Z"/>
              <w:rFonts w:eastAsiaTheme="minorEastAsia"/>
              <w:noProof/>
            </w:rPr>
          </w:pPr>
          <w:ins w:id="19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"_Toc393651471"</w:instrText>
            </w:r>
            <w:r w:rsidRPr="00320ACE">
              <w:rPr>
                <w:rStyle w:val="Hyperlink"/>
                <w:noProof/>
              </w:rPr>
              <w:instrText xml:space="preserve"> </w:instrText>
            </w:r>
            <w:r w:rsidRPr="00320ACE">
              <w:rPr>
                <w:rStyle w:val="Hyperlink"/>
                <w:noProof/>
              </w:rPr>
              <w:fldChar w:fldCharType="separate"/>
            </w:r>
            <w:r w:rsidRPr="00320ACE">
              <w:rPr>
                <w:rStyle w:val="Hyperlink"/>
                <w:noProof/>
              </w:rPr>
              <w:t>Audio.record.stop</w:t>
            </w:r>
            <w:r>
              <w:rPr>
                <w:noProof/>
                <w:webHidden/>
              </w:rPr>
              <w:tab/>
            </w:r>
            <w:r>
              <w:rPr>
                <w:noProof/>
                <w:webHidden/>
              </w:rPr>
              <w:fldChar w:fldCharType="begin"/>
            </w:r>
            <w:r>
              <w:rPr>
                <w:noProof/>
                <w:webHidden/>
              </w:rPr>
              <w:instrText xml:space="preserve"> PAGEREF _Toc393651471 \h </w:instrText>
            </w:r>
          </w:ins>
          <w:r>
            <w:rPr>
              <w:noProof/>
              <w:webHidden/>
            </w:rPr>
          </w:r>
          <w:r>
            <w:rPr>
              <w:noProof/>
              <w:webHidden/>
            </w:rPr>
            <w:fldChar w:fldCharType="separate"/>
          </w:r>
          <w:ins w:id="1967" w:author="Sammartano, Marc (BIC USA)" w:date="2014-07-20T22:08:00Z">
            <w:r w:rsidR="001D724B">
              <w:rPr>
                <w:noProof/>
                <w:webHidden/>
              </w:rPr>
              <w:t>151</w:t>
            </w:r>
          </w:ins>
          <w:ins w:id="196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1969" w:author="Sammartano, Marc (BIC USA)" w:date="2014-07-20T20:16:00Z"/>
              <w:rFonts w:eastAsiaTheme="minorEastAsia"/>
              <w:noProof/>
            </w:rPr>
          </w:pPr>
          <w:ins w:id="19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"_Toc393651472"</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w:t>
            </w:r>
            <w:r>
              <w:rPr>
                <w:noProof/>
                <w:webHidden/>
              </w:rPr>
              <w:tab/>
            </w:r>
            <w:r>
              <w:rPr>
                <w:noProof/>
                <w:webHidden/>
              </w:rPr>
              <w:fldChar w:fldCharType="begin"/>
            </w:r>
            <w:r>
              <w:rPr>
                <w:noProof/>
                <w:webHidden/>
              </w:rPr>
              <w:instrText xml:space="preserve"> PAGEREF _Toc393651472 \h </w:instrText>
            </w:r>
          </w:ins>
          <w:r>
            <w:rPr>
              <w:noProof/>
              <w:webHidden/>
            </w:rPr>
          </w:r>
          <w:r>
            <w:rPr>
              <w:noProof/>
              <w:webHidden/>
            </w:rPr>
            <w:fldChar w:fldCharType="separate"/>
          </w:r>
          <w:ins w:id="1971" w:author="Sammartano, Marc (BIC USA)" w:date="2014-07-20T22:08:00Z">
            <w:r w:rsidR="001D724B">
              <w:rPr>
                <w:noProof/>
                <w:webHidden/>
              </w:rPr>
              <w:t>151</w:t>
            </w:r>
          </w:ins>
          <w:ins w:id="19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73" w:author="Sammartano, Marc (BIC USA)" w:date="2014-07-20T20:16:00Z"/>
              <w:rFonts w:eastAsiaTheme="minorEastAsia"/>
              <w:noProof/>
            </w:rPr>
          </w:pPr>
          <w:ins w:id="19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"_Toc393651473"</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_Toc393651473 \h </w:instrText>
            </w:r>
          </w:ins>
          <w:r>
            <w:rPr>
              <w:noProof/>
              <w:webHidden/>
            </w:rPr>
          </w:r>
          <w:r>
            <w:rPr>
              <w:noProof/>
              <w:webHidden/>
            </w:rPr>
            <w:fldChar w:fldCharType="separate"/>
          </w:r>
          <w:ins w:id="1975" w:author="Sammartano, Marc (BIC USA)" w:date="2014-07-20T22:08:00Z">
            <w:r w:rsidR="001D724B">
              <w:rPr>
                <w:noProof/>
                <w:webHidden/>
              </w:rPr>
              <w:t>151</w:t>
            </w:r>
          </w:ins>
          <w:ins w:id="19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1977" w:author="Sammartano, Marc (BIC USA)" w:date="2014-07-20T20:16:00Z"/>
              <w:rFonts w:eastAsiaTheme="minorEastAsia"/>
              <w:noProof/>
            </w:rPr>
          </w:pPr>
          <w:ins w:id="19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"_Toc393651474"</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_Toc393651474 \h </w:instrText>
            </w:r>
          </w:ins>
          <w:r>
            <w:rPr>
              <w:noProof/>
              <w:webHidden/>
            </w:rPr>
          </w:r>
          <w:r>
            <w:rPr>
              <w:noProof/>
              <w:webHidden/>
            </w:rPr>
            <w:fldChar w:fldCharType="separate"/>
          </w:r>
          <w:ins w:id="1979" w:author="Sammartano, Marc (BIC USA)" w:date="2014-07-20T22:08:00Z">
            <w:r w:rsidR="001D724B">
              <w:rPr>
                <w:noProof/>
                <w:webHidden/>
              </w:rPr>
              <w:t>151</w:t>
            </w:r>
          </w:ins>
          <w:ins w:id="198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81" w:author="Sammartano, Marc (BIC USA)" w:date="2014-07-20T20:16:00Z"/>
              <w:rFonts w:eastAsiaTheme="minorEastAsia"/>
              <w:noProof/>
            </w:rPr>
          </w:pPr>
          <w:ins w:id="19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"_Toc393651475"</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Soundpool.open &lt;MaxStreams_nexp&gt;</w:t>
            </w:r>
            <w:r>
              <w:rPr>
                <w:noProof/>
                <w:webHidden/>
              </w:rPr>
              <w:tab/>
            </w:r>
            <w:r>
              <w:rPr>
                <w:noProof/>
                <w:webHidden/>
              </w:rPr>
              <w:fldChar w:fldCharType="begin"/>
            </w:r>
            <w:r>
              <w:rPr>
                <w:noProof/>
                <w:webHidden/>
              </w:rPr>
              <w:instrText xml:space="preserve"> PAGEREF _Toc393651475 \h </w:instrText>
            </w:r>
          </w:ins>
          <w:r>
            <w:rPr>
              <w:noProof/>
              <w:webHidden/>
            </w:rPr>
          </w:r>
          <w:r>
            <w:rPr>
              <w:noProof/>
              <w:webHidden/>
            </w:rPr>
            <w:fldChar w:fldCharType="separate"/>
          </w:r>
          <w:ins w:id="1983" w:author="Sammartano, Marc (BIC USA)" w:date="2014-07-20T22:08:00Z">
            <w:r w:rsidR="001D724B">
              <w:rPr>
                <w:noProof/>
                <w:webHidden/>
              </w:rPr>
              <w:t>151</w:t>
            </w:r>
          </w:ins>
          <w:ins w:id="19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85" w:author="Sammartano, Marc (BIC USA)" w:date="2014-07-20T20:16:00Z"/>
              <w:rFonts w:eastAsiaTheme="minorEastAsia"/>
              <w:noProof/>
            </w:rPr>
          </w:pPr>
          <w:ins w:id="19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"_Toc393651476"</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Soundpool.load &lt;soundID_nvar&gt;, &lt;file_path_sexp&gt;</w:t>
            </w:r>
            <w:r>
              <w:rPr>
                <w:noProof/>
                <w:webHidden/>
              </w:rPr>
              <w:tab/>
            </w:r>
            <w:r>
              <w:rPr>
                <w:noProof/>
                <w:webHidden/>
              </w:rPr>
              <w:fldChar w:fldCharType="begin"/>
            </w:r>
            <w:r>
              <w:rPr>
                <w:noProof/>
                <w:webHidden/>
              </w:rPr>
              <w:instrText xml:space="preserve"> PAGEREF _Toc393651476 \h </w:instrText>
            </w:r>
          </w:ins>
          <w:r>
            <w:rPr>
              <w:noProof/>
              <w:webHidden/>
            </w:rPr>
          </w:r>
          <w:r>
            <w:rPr>
              <w:noProof/>
              <w:webHidden/>
            </w:rPr>
            <w:fldChar w:fldCharType="separate"/>
          </w:r>
          <w:ins w:id="1987" w:author="Sammartano, Marc (BIC USA)" w:date="2014-07-20T22:08:00Z">
            <w:r w:rsidR="001D724B">
              <w:rPr>
                <w:noProof/>
                <w:webHidden/>
              </w:rPr>
              <w:t>151</w:t>
            </w:r>
          </w:ins>
          <w:ins w:id="19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89" w:author="Sammartano, Marc (BIC USA)" w:date="2014-07-20T20:16:00Z"/>
              <w:rFonts w:eastAsiaTheme="minorEastAsia"/>
              <w:noProof/>
            </w:rPr>
          </w:pPr>
          <w:ins w:id="19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"_Toc393651477"</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Soundpool.unload &lt;soundID_nexp&gt;</w:t>
            </w:r>
            <w:r>
              <w:rPr>
                <w:noProof/>
                <w:webHidden/>
              </w:rPr>
              <w:tab/>
            </w:r>
            <w:r>
              <w:rPr>
                <w:noProof/>
                <w:webHidden/>
              </w:rPr>
              <w:fldChar w:fldCharType="begin"/>
            </w:r>
            <w:r>
              <w:rPr>
                <w:noProof/>
                <w:webHidden/>
              </w:rPr>
              <w:instrText xml:space="preserve"> PAGEREF _Toc393651477 \h </w:instrText>
            </w:r>
          </w:ins>
          <w:r>
            <w:rPr>
              <w:noProof/>
              <w:webHidden/>
            </w:rPr>
          </w:r>
          <w:r>
            <w:rPr>
              <w:noProof/>
              <w:webHidden/>
            </w:rPr>
            <w:fldChar w:fldCharType="separate"/>
          </w:r>
          <w:ins w:id="1991" w:author="Sammartano, Marc (BIC USA)" w:date="2014-07-20T22:08:00Z">
            <w:r w:rsidR="001D724B">
              <w:rPr>
                <w:noProof/>
                <w:webHidden/>
              </w:rPr>
              <w:t>151</w:t>
            </w:r>
          </w:ins>
          <w:ins w:id="19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93" w:author="Sammartano, Marc (BIC USA)" w:date="2014-07-20T20:16:00Z"/>
              <w:rFonts w:eastAsiaTheme="minorEastAsia"/>
              <w:noProof/>
            </w:rPr>
          </w:pPr>
          <w:ins w:id="19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"_Toc393651478"</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_Toc393651478 \h </w:instrText>
            </w:r>
          </w:ins>
          <w:r>
            <w:rPr>
              <w:noProof/>
              <w:webHidden/>
            </w:rPr>
          </w:r>
          <w:r>
            <w:rPr>
              <w:noProof/>
              <w:webHidden/>
            </w:rPr>
            <w:fldChar w:fldCharType="separate"/>
          </w:r>
          <w:ins w:id="1995" w:author="Sammartano, Marc (BIC USA)" w:date="2014-07-20T22:08:00Z">
            <w:r w:rsidR="001D724B">
              <w:rPr>
                <w:noProof/>
                <w:webHidden/>
              </w:rPr>
              <w:t>152</w:t>
            </w:r>
          </w:ins>
          <w:ins w:id="19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1997" w:author="Sammartano, Marc (BIC USA)" w:date="2014-07-20T20:16:00Z"/>
              <w:rFonts w:eastAsiaTheme="minorEastAsia"/>
              <w:noProof/>
            </w:rPr>
          </w:pPr>
          <w:ins w:id="19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"_Toc393651479"</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_Toc393651479 \h </w:instrText>
            </w:r>
          </w:ins>
          <w:r>
            <w:rPr>
              <w:noProof/>
              <w:webHidden/>
            </w:rPr>
          </w:r>
          <w:r>
            <w:rPr>
              <w:noProof/>
              <w:webHidden/>
            </w:rPr>
            <w:fldChar w:fldCharType="separate"/>
          </w:r>
          <w:ins w:id="1999" w:author="Sammartano, Marc (BIC USA)" w:date="2014-07-20T22:08:00Z">
            <w:r w:rsidR="001D724B">
              <w:rPr>
                <w:noProof/>
                <w:webHidden/>
              </w:rPr>
              <w:t>152</w:t>
            </w:r>
          </w:ins>
          <w:ins w:id="200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01" w:author="Sammartano, Marc (BIC USA)" w:date="2014-07-20T20:16:00Z"/>
              <w:rFonts w:eastAsiaTheme="minorEastAsia"/>
              <w:noProof/>
            </w:rPr>
          </w:pPr>
          <w:ins w:id="20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"_Toc393651480"</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Soundpool.setrate &lt;streamID_nexp&gt;, &lt;rate_nexp&gt;</w:t>
            </w:r>
            <w:r>
              <w:rPr>
                <w:noProof/>
                <w:webHidden/>
              </w:rPr>
              <w:tab/>
            </w:r>
            <w:r>
              <w:rPr>
                <w:noProof/>
                <w:webHidden/>
              </w:rPr>
              <w:fldChar w:fldCharType="begin"/>
            </w:r>
            <w:r>
              <w:rPr>
                <w:noProof/>
                <w:webHidden/>
              </w:rPr>
              <w:instrText xml:space="preserve"> PAGEREF _Toc393651480 \h </w:instrText>
            </w:r>
          </w:ins>
          <w:r>
            <w:rPr>
              <w:noProof/>
              <w:webHidden/>
            </w:rPr>
          </w:r>
          <w:r>
            <w:rPr>
              <w:noProof/>
              <w:webHidden/>
            </w:rPr>
            <w:fldChar w:fldCharType="separate"/>
          </w:r>
          <w:ins w:id="2003" w:author="Sammartano, Marc (BIC USA)" w:date="2014-07-20T22:08:00Z">
            <w:r w:rsidR="001D724B">
              <w:rPr>
                <w:noProof/>
                <w:webHidden/>
              </w:rPr>
              <w:t>152</w:t>
            </w:r>
          </w:ins>
          <w:ins w:id="200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05" w:author="Sammartano, Marc (BIC USA)" w:date="2014-07-20T20:16:00Z"/>
              <w:rFonts w:eastAsiaTheme="minorEastAsia"/>
              <w:noProof/>
            </w:rPr>
          </w:pPr>
          <w:ins w:id="20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"_Toc393651481"</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_Toc393651481 \h </w:instrText>
            </w:r>
          </w:ins>
          <w:r>
            <w:rPr>
              <w:noProof/>
              <w:webHidden/>
            </w:rPr>
          </w:r>
          <w:r>
            <w:rPr>
              <w:noProof/>
              <w:webHidden/>
            </w:rPr>
            <w:fldChar w:fldCharType="separate"/>
          </w:r>
          <w:ins w:id="2007" w:author="Sammartano, Marc (BIC USA)" w:date="2014-07-20T22:08:00Z">
            <w:r w:rsidR="001D724B">
              <w:rPr>
                <w:noProof/>
                <w:webHidden/>
              </w:rPr>
              <w:t>152</w:t>
            </w:r>
          </w:ins>
          <w:ins w:id="20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09" w:author="Sammartano, Marc (BIC USA)" w:date="2014-07-20T20:16:00Z"/>
              <w:rFonts w:eastAsiaTheme="minorEastAsia"/>
              <w:noProof/>
            </w:rPr>
          </w:pPr>
          <w:ins w:id="20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"_Toc393651482"</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Soundpool.pause &lt;streamID_nexp&gt;</w:t>
            </w:r>
            <w:r>
              <w:rPr>
                <w:noProof/>
                <w:webHidden/>
              </w:rPr>
              <w:tab/>
            </w:r>
            <w:r>
              <w:rPr>
                <w:noProof/>
                <w:webHidden/>
              </w:rPr>
              <w:fldChar w:fldCharType="begin"/>
            </w:r>
            <w:r>
              <w:rPr>
                <w:noProof/>
                <w:webHidden/>
              </w:rPr>
              <w:instrText xml:space="preserve"> PAGEREF _Toc393651482 \h </w:instrText>
            </w:r>
          </w:ins>
          <w:r>
            <w:rPr>
              <w:noProof/>
              <w:webHidden/>
            </w:rPr>
          </w:r>
          <w:r>
            <w:rPr>
              <w:noProof/>
              <w:webHidden/>
            </w:rPr>
            <w:fldChar w:fldCharType="separate"/>
          </w:r>
          <w:ins w:id="2011" w:author="Sammartano, Marc (BIC USA)" w:date="2014-07-20T22:08:00Z">
            <w:r w:rsidR="001D724B">
              <w:rPr>
                <w:noProof/>
                <w:webHidden/>
              </w:rPr>
              <w:t>152</w:t>
            </w:r>
          </w:ins>
          <w:ins w:id="20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13" w:author="Sammartano, Marc (BIC USA)" w:date="2014-07-20T20:16:00Z"/>
              <w:rFonts w:eastAsiaTheme="minorEastAsia"/>
              <w:noProof/>
            </w:rPr>
          </w:pPr>
          <w:ins w:id="20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"_Toc393651483"</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Soundpool.resume &lt;streamID_nexp&gt;</w:t>
            </w:r>
            <w:r>
              <w:rPr>
                <w:noProof/>
                <w:webHidden/>
              </w:rPr>
              <w:tab/>
            </w:r>
            <w:r>
              <w:rPr>
                <w:noProof/>
                <w:webHidden/>
              </w:rPr>
              <w:fldChar w:fldCharType="begin"/>
            </w:r>
            <w:r>
              <w:rPr>
                <w:noProof/>
                <w:webHidden/>
              </w:rPr>
              <w:instrText xml:space="preserve"> PAGEREF _Toc393651483 \h </w:instrText>
            </w:r>
          </w:ins>
          <w:r>
            <w:rPr>
              <w:noProof/>
              <w:webHidden/>
            </w:rPr>
          </w:r>
          <w:r>
            <w:rPr>
              <w:noProof/>
              <w:webHidden/>
            </w:rPr>
            <w:fldChar w:fldCharType="separate"/>
          </w:r>
          <w:ins w:id="2015" w:author="Sammartano, Marc (BIC USA)" w:date="2014-07-20T22:08:00Z">
            <w:r w:rsidR="001D724B">
              <w:rPr>
                <w:noProof/>
                <w:webHidden/>
              </w:rPr>
              <w:t>152</w:t>
            </w:r>
          </w:ins>
          <w:ins w:id="20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17" w:author="Sammartano, Marc (BIC USA)" w:date="2014-07-20T20:16:00Z"/>
              <w:rFonts w:eastAsiaTheme="minorEastAsia"/>
              <w:noProof/>
            </w:rPr>
          </w:pPr>
          <w:ins w:id="2018"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"_Toc393651484"</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Soundpool.stop &lt;streamID_nexp&gt;</w:t>
            </w:r>
            <w:r>
              <w:rPr>
                <w:noProof/>
                <w:webHidden/>
              </w:rPr>
              <w:tab/>
            </w:r>
            <w:r>
              <w:rPr>
                <w:noProof/>
                <w:webHidden/>
              </w:rPr>
              <w:fldChar w:fldCharType="begin"/>
            </w:r>
            <w:r>
              <w:rPr>
                <w:noProof/>
                <w:webHidden/>
              </w:rPr>
              <w:instrText xml:space="preserve"> PAGEREF _Toc393651484 \h </w:instrText>
            </w:r>
          </w:ins>
          <w:r>
            <w:rPr>
              <w:noProof/>
              <w:webHidden/>
            </w:rPr>
          </w:r>
          <w:r>
            <w:rPr>
              <w:noProof/>
              <w:webHidden/>
            </w:rPr>
            <w:fldChar w:fldCharType="separate"/>
          </w:r>
          <w:ins w:id="2019" w:author="Sammartano, Marc (BIC USA)" w:date="2014-07-20T22:08:00Z">
            <w:r w:rsidR="001D724B">
              <w:rPr>
                <w:noProof/>
                <w:webHidden/>
              </w:rPr>
              <w:t>152</w:t>
            </w:r>
          </w:ins>
          <w:ins w:id="20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21" w:author="Sammartano, Marc (BIC USA)" w:date="2014-07-20T20:16:00Z"/>
              <w:rFonts w:eastAsiaTheme="minorEastAsia"/>
              <w:noProof/>
            </w:rPr>
          </w:pPr>
          <w:ins w:id="20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"_Toc393651485"</w:instrText>
            </w:r>
            <w:r w:rsidRPr="00320ACE">
              <w:rPr>
                <w:rStyle w:val="Hyperlink"/>
                <w:noProof/>
              </w:rPr>
              <w:instrText xml:space="preserve"> </w:instrText>
            </w:r>
            <w:r w:rsidRPr="00320ACE">
              <w:rPr>
                <w:rStyle w:val="Hyperlink"/>
                <w:noProof/>
              </w:rPr>
              <w:fldChar w:fldCharType="separate"/>
            </w:r>
            <w:r w:rsidRPr="00320ACE">
              <w:rPr>
                <w:rStyle w:val="Hyperlink"/>
                <w:noProof/>
              </w:rPr>
              <w:t>Soundpool.release</w:t>
            </w:r>
            <w:r>
              <w:rPr>
                <w:noProof/>
                <w:webHidden/>
              </w:rPr>
              <w:tab/>
            </w:r>
            <w:r>
              <w:rPr>
                <w:noProof/>
                <w:webHidden/>
              </w:rPr>
              <w:fldChar w:fldCharType="begin"/>
            </w:r>
            <w:r>
              <w:rPr>
                <w:noProof/>
                <w:webHidden/>
              </w:rPr>
              <w:instrText xml:space="preserve"> PAGEREF _Toc393651485 \h </w:instrText>
            </w:r>
          </w:ins>
          <w:r>
            <w:rPr>
              <w:noProof/>
              <w:webHidden/>
            </w:rPr>
          </w:r>
          <w:r>
            <w:rPr>
              <w:noProof/>
              <w:webHidden/>
            </w:rPr>
            <w:fldChar w:fldCharType="separate"/>
          </w:r>
          <w:ins w:id="2023" w:author="Sammartano, Marc (BIC USA)" w:date="2014-07-20T22:08:00Z">
            <w:r w:rsidR="001D724B">
              <w:rPr>
                <w:noProof/>
                <w:webHidden/>
              </w:rPr>
              <w:t>152</w:t>
            </w:r>
          </w:ins>
          <w:ins w:id="202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025" w:author="Sammartano, Marc (BIC USA)" w:date="2014-07-20T20:16:00Z"/>
              <w:rFonts w:eastAsiaTheme="minorEastAsia"/>
              <w:noProof/>
            </w:rPr>
          </w:pPr>
          <w:ins w:id="20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"_Toc393651486"</w:instrText>
            </w:r>
            <w:r w:rsidRPr="00320ACE">
              <w:rPr>
                <w:rStyle w:val="Hyperlink"/>
                <w:noProof/>
              </w:rPr>
              <w:instrText xml:space="preserve"> </w:instrText>
            </w:r>
            <w:r w:rsidRPr="00320ACE">
              <w:rPr>
                <w:rStyle w:val="Hyperlink"/>
                <w:noProof/>
              </w:rPr>
              <w:fldChar w:fldCharType="separate"/>
            </w:r>
            <w:r w:rsidRPr="00320ACE">
              <w:rPr>
                <w:rStyle w:val="Hyperlink"/>
                <w:noProof/>
              </w:rPr>
              <w:t>GPS</w:t>
            </w:r>
            <w:r>
              <w:rPr>
                <w:noProof/>
                <w:webHidden/>
              </w:rPr>
              <w:tab/>
            </w:r>
            <w:r>
              <w:rPr>
                <w:noProof/>
                <w:webHidden/>
              </w:rPr>
              <w:fldChar w:fldCharType="begin"/>
            </w:r>
            <w:r>
              <w:rPr>
                <w:noProof/>
                <w:webHidden/>
              </w:rPr>
              <w:instrText xml:space="preserve"> PAGEREF _Toc393651486 \h </w:instrText>
            </w:r>
          </w:ins>
          <w:r>
            <w:rPr>
              <w:noProof/>
              <w:webHidden/>
            </w:rPr>
          </w:r>
          <w:r>
            <w:rPr>
              <w:noProof/>
              <w:webHidden/>
            </w:rPr>
            <w:fldChar w:fldCharType="separate"/>
          </w:r>
          <w:ins w:id="2027" w:author="Sammartano, Marc (BIC USA)" w:date="2014-07-20T22:08:00Z">
            <w:r w:rsidR="001D724B">
              <w:rPr>
                <w:noProof/>
                <w:webHidden/>
              </w:rPr>
              <w:t>153</w:t>
            </w:r>
          </w:ins>
          <w:ins w:id="20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029" w:author="Sammartano, Marc (BIC USA)" w:date="2014-07-20T20:16:00Z"/>
              <w:rFonts w:eastAsiaTheme="minorEastAsia"/>
              <w:noProof/>
            </w:rPr>
          </w:pPr>
          <w:ins w:id="20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"_Toc393651487"</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_Toc393651487 \h </w:instrText>
            </w:r>
          </w:ins>
          <w:r>
            <w:rPr>
              <w:noProof/>
              <w:webHidden/>
            </w:rPr>
          </w:r>
          <w:r>
            <w:rPr>
              <w:noProof/>
              <w:webHidden/>
            </w:rPr>
            <w:fldChar w:fldCharType="separate"/>
          </w:r>
          <w:ins w:id="2031" w:author="Sammartano, Marc (BIC USA)" w:date="2014-07-20T22:08:00Z">
            <w:r w:rsidR="001D724B">
              <w:rPr>
                <w:noProof/>
                <w:webHidden/>
              </w:rPr>
              <w:t>153</w:t>
            </w:r>
          </w:ins>
          <w:ins w:id="203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33" w:author="Sammartano, Marc (BIC USA)" w:date="2014-07-20T20:16:00Z"/>
              <w:rFonts w:eastAsiaTheme="minorEastAsia"/>
              <w:noProof/>
            </w:rPr>
          </w:pPr>
          <w:ins w:id="20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"_Toc393651488"</w:instrText>
            </w:r>
            <w:r w:rsidRPr="00320ACE">
              <w:rPr>
                <w:rStyle w:val="Hyperlink"/>
                <w:noProof/>
              </w:rPr>
              <w:instrText xml:space="preserve"> </w:instrText>
            </w:r>
            <w:r w:rsidRPr="00320ACE">
              <w:rPr>
                <w:rStyle w:val="Hyperlink"/>
                <w:noProof/>
              </w:rPr>
              <w:fldChar w:fldCharType="separate"/>
            </w:r>
            <w:r w:rsidRPr="00320ACE">
              <w:rPr>
                <w:rStyle w:val="Hyperlink"/>
                <w:noProof/>
              </w:rPr>
              <w:t>Gps.open</w:t>
            </w:r>
            <w:r>
              <w:rPr>
                <w:noProof/>
                <w:webHidden/>
              </w:rPr>
              <w:tab/>
            </w:r>
            <w:r>
              <w:rPr>
                <w:noProof/>
                <w:webHidden/>
              </w:rPr>
              <w:fldChar w:fldCharType="begin"/>
            </w:r>
            <w:r>
              <w:rPr>
                <w:noProof/>
                <w:webHidden/>
              </w:rPr>
              <w:instrText xml:space="preserve"> PAGEREF _Toc393651488 \h </w:instrText>
            </w:r>
          </w:ins>
          <w:r>
            <w:rPr>
              <w:noProof/>
              <w:webHidden/>
            </w:rPr>
          </w:r>
          <w:r>
            <w:rPr>
              <w:noProof/>
              <w:webHidden/>
            </w:rPr>
            <w:fldChar w:fldCharType="separate"/>
          </w:r>
          <w:ins w:id="2035" w:author="Sammartano, Marc (BIC USA)" w:date="2014-07-20T22:08:00Z">
            <w:r w:rsidR="001D724B">
              <w:rPr>
                <w:noProof/>
                <w:webHidden/>
              </w:rPr>
              <w:t>153</w:t>
            </w:r>
          </w:ins>
          <w:ins w:id="20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37" w:author="Sammartano, Marc (BIC USA)" w:date="2014-07-20T20:16:00Z"/>
              <w:rFonts w:eastAsiaTheme="minorEastAsia"/>
              <w:noProof/>
            </w:rPr>
          </w:pPr>
          <w:ins w:id="20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"_Toc393651489"</w:instrText>
            </w:r>
            <w:r w:rsidRPr="00320ACE">
              <w:rPr>
                <w:rStyle w:val="Hyperlink"/>
                <w:noProof/>
              </w:rPr>
              <w:instrText xml:space="preserve"> </w:instrText>
            </w:r>
            <w:r w:rsidRPr="00320ACE">
              <w:rPr>
                <w:rStyle w:val="Hyperlink"/>
                <w:noProof/>
              </w:rPr>
              <w:fldChar w:fldCharType="separate"/>
            </w:r>
            <w:r w:rsidRPr="00320ACE">
              <w:rPr>
                <w:rStyle w:val="Hyperlink"/>
                <w:noProof/>
              </w:rPr>
              <w:t>Gps.close</w:t>
            </w:r>
            <w:r>
              <w:rPr>
                <w:noProof/>
                <w:webHidden/>
              </w:rPr>
              <w:tab/>
            </w:r>
            <w:r>
              <w:rPr>
                <w:noProof/>
                <w:webHidden/>
              </w:rPr>
              <w:fldChar w:fldCharType="begin"/>
            </w:r>
            <w:r>
              <w:rPr>
                <w:noProof/>
                <w:webHidden/>
              </w:rPr>
              <w:instrText xml:space="preserve"> PAGEREF _Toc393651489 \h </w:instrText>
            </w:r>
          </w:ins>
          <w:r>
            <w:rPr>
              <w:noProof/>
              <w:webHidden/>
            </w:rPr>
          </w:r>
          <w:r>
            <w:rPr>
              <w:noProof/>
              <w:webHidden/>
            </w:rPr>
            <w:fldChar w:fldCharType="separate"/>
          </w:r>
          <w:ins w:id="2039" w:author="Sammartano, Marc (BIC USA)" w:date="2014-07-20T22:08:00Z">
            <w:r w:rsidR="001D724B">
              <w:rPr>
                <w:noProof/>
                <w:webHidden/>
              </w:rPr>
              <w:t>153</w:t>
            </w:r>
          </w:ins>
          <w:ins w:id="20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41" w:author="Sammartano, Marc (BIC USA)" w:date="2014-07-20T20:16:00Z"/>
              <w:rFonts w:eastAsiaTheme="minorEastAsia"/>
              <w:noProof/>
            </w:rPr>
          </w:pPr>
          <w:ins w:id="20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"_Toc393651490"</w:instrText>
            </w:r>
            <w:r w:rsidRPr="00320ACE">
              <w:rPr>
                <w:rStyle w:val="Hyperlink"/>
                <w:noProof/>
              </w:rPr>
              <w:instrText xml:space="preserve"> </w:instrText>
            </w:r>
            <w:r w:rsidRPr="00320ACE">
              <w:rPr>
                <w:rStyle w:val="Hyperlink"/>
                <w:noProof/>
              </w:rPr>
              <w:fldChar w:fldCharType="separate"/>
            </w:r>
            <w:r w:rsidRPr="00320ACE">
              <w:rPr>
                <w:rStyle w:val="Hyperlink"/>
                <w:noProof/>
              </w:rPr>
              <w:t>Gps.provider &lt;svar&gt;</w:t>
            </w:r>
            <w:r>
              <w:rPr>
                <w:noProof/>
                <w:webHidden/>
              </w:rPr>
              <w:tab/>
            </w:r>
            <w:r>
              <w:rPr>
                <w:noProof/>
                <w:webHidden/>
              </w:rPr>
              <w:fldChar w:fldCharType="begin"/>
            </w:r>
            <w:r>
              <w:rPr>
                <w:noProof/>
                <w:webHidden/>
              </w:rPr>
              <w:instrText xml:space="preserve"> PAGEREF _Toc393651490 \h </w:instrText>
            </w:r>
          </w:ins>
          <w:r>
            <w:rPr>
              <w:noProof/>
              <w:webHidden/>
            </w:rPr>
          </w:r>
          <w:r>
            <w:rPr>
              <w:noProof/>
              <w:webHidden/>
            </w:rPr>
            <w:fldChar w:fldCharType="separate"/>
          </w:r>
          <w:ins w:id="2043" w:author="Sammartano, Marc (BIC USA)" w:date="2014-07-20T22:08:00Z">
            <w:r w:rsidR="001D724B">
              <w:rPr>
                <w:noProof/>
                <w:webHidden/>
              </w:rPr>
              <w:t>153</w:t>
            </w:r>
          </w:ins>
          <w:ins w:id="20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45" w:author="Sammartano, Marc (BIC USA)" w:date="2014-07-20T20:16:00Z"/>
              <w:rFonts w:eastAsiaTheme="minorEastAsia"/>
              <w:noProof/>
            </w:rPr>
          </w:pPr>
          <w:ins w:id="20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"_Toc393651491"</w:instrText>
            </w:r>
            <w:r w:rsidRPr="00320ACE">
              <w:rPr>
                <w:rStyle w:val="Hyperlink"/>
                <w:noProof/>
              </w:rPr>
              <w:instrText xml:space="preserve"> </w:instrText>
            </w:r>
            <w:r w:rsidRPr="00320ACE">
              <w:rPr>
                <w:rStyle w:val="Hyperlink"/>
                <w:noProof/>
              </w:rPr>
              <w:fldChar w:fldCharType="separate"/>
            </w:r>
            <w:r w:rsidRPr="00320ACE">
              <w:rPr>
                <w:rStyle w:val="Hyperlink"/>
                <w:noProof/>
              </w:rPr>
              <w:t>Gps.accuracy &lt;nvar&gt;</w:t>
            </w:r>
            <w:r>
              <w:rPr>
                <w:noProof/>
                <w:webHidden/>
              </w:rPr>
              <w:tab/>
            </w:r>
            <w:r>
              <w:rPr>
                <w:noProof/>
                <w:webHidden/>
              </w:rPr>
              <w:fldChar w:fldCharType="begin"/>
            </w:r>
            <w:r>
              <w:rPr>
                <w:noProof/>
                <w:webHidden/>
              </w:rPr>
              <w:instrText xml:space="preserve"> PAGEREF _Toc393651491 \h </w:instrText>
            </w:r>
          </w:ins>
          <w:r>
            <w:rPr>
              <w:noProof/>
              <w:webHidden/>
            </w:rPr>
          </w:r>
          <w:r>
            <w:rPr>
              <w:noProof/>
              <w:webHidden/>
            </w:rPr>
            <w:fldChar w:fldCharType="separate"/>
          </w:r>
          <w:ins w:id="2047" w:author="Sammartano, Marc (BIC USA)" w:date="2014-07-20T22:08:00Z">
            <w:r w:rsidR="001D724B">
              <w:rPr>
                <w:noProof/>
                <w:webHidden/>
              </w:rPr>
              <w:t>153</w:t>
            </w:r>
          </w:ins>
          <w:ins w:id="20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49" w:author="Sammartano, Marc (BIC USA)" w:date="2014-07-20T20:16:00Z"/>
              <w:rFonts w:eastAsiaTheme="minorEastAsia"/>
              <w:noProof/>
            </w:rPr>
          </w:pPr>
          <w:ins w:id="20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"_Toc393651492"</w:instrText>
            </w:r>
            <w:r w:rsidRPr="00320ACE">
              <w:rPr>
                <w:rStyle w:val="Hyperlink"/>
                <w:noProof/>
              </w:rPr>
              <w:instrText xml:space="preserve"> </w:instrText>
            </w:r>
            <w:r w:rsidRPr="00320ACE">
              <w:rPr>
                <w:rStyle w:val="Hyperlink"/>
                <w:noProof/>
              </w:rPr>
              <w:fldChar w:fldCharType="separate"/>
            </w:r>
            <w:r w:rsidRPr="00320ACE">
              <w:rPr>
                <w:rStyle w:val="Hyperlink"/>
                <w:noProof/>
              </w:rPr>
              <w:t>Gps.latitude &lt;nvar&gt;</w:t>
            </w:r>
            <w:r>
              <w:rPr>
                <w:noProof/>
                <w:webHidden/>
              </w:rPr>
              <w:tab/>
            </w:r>
            <w:r>
              <w:rPr>
                <w:noProof/>
                <w:webHidden/>
              </w:rPr>
              <w:fldChar w:fldCharType="begin"/>
            </w:r>
            <w:r>
              <w:rPr>
                <w:noProof/>
                <w:webHidden/>
              </w:rPr>
              <w:instrText xml:space="preserve"> PAGEREF _Toc393651492 \h </w:instrText>
            </w:r>
          </w:ins>
          <w:r>
            <w:rPr>
              <w:noProof/>
              <w:webHidden/>
            </w:rPr>
          </w:r>
          <w:r>
            <w:rPr>
              <w:noProof/>
              <w:webHidden/>
            </w:rPr>
            <w:fldChar w:fldCharType="separate"/>
          </w:r>
          <w:ins w:id="2051" w:author="Sammartano, Marc (BIC USA)" w:date="2014-07-20T22:08:00Z">
            <w:r w:rsidR="001D724B">
              <w:rPr>
                <w:noProof/>
                <w:webHidden/>
              </w:rPr>
              <w:t>153</w:t>
            </w:r>
          </w:ins>
          <w:ins w:id="20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53" w:author="Sammartano, Marc (BIC USA)" w:date="2014-07-20T20:16:00Z"/>
              <w:rFonts w:eastAsiaTheme="minorEastAsia"/>
              <w:noProof/>
            </w:rPr>
          </w:pPr>
          <w:ins w:id="20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"_Toc393651493"</w:instrText>
            </w:r>
            <w:r w:rsidRPr="00320ACE">
              <w:rPr>
                <w:rStyle w:val="Hyperlink"/>
                <w:noProof/>
              </w:rPr>
              <w:instrText xml:space="preserve"> </w:instrText>
            </w:r>
            <w:r w:rsidRPr="00320ACE">
              <w:rPr>
                <w:rStyle w:val="Hyperlink"/>
                <w:noProof/>
              </w:rPr>
              <w:fldChar w:fldCharType="separate"/>
            </w:r>
            <w:r w:rsidRPr="00320ACE">
              <w:rPr>
                <w:rStyle w:val="Hyperlink"/>
                <w:noProof/>
              </w:rPr>
              <w:t>Gps.longitude &lt;nvar&gt;</w:t>
            </w:r>
            <w:r>
              <w:rPr>
                <w:noProof/>
                <w:webHidden/>
              </w:rPr>
              <w:tab/>
            </w:r>
            <w:r>
              <w:rPr>
                <w:noProof/>
                <w:webHidden/>
              </w:rPr>
              <w:fldChar w:fldCharType="begin"/>
            </w:r>
            <w:r>
              <w:rPr>
                <w:noProof/>
                <w:webHidden/>
              </w:rPr>
              <w:instrText xml:space="preserve"> PAGEREF _Toc393651493 \h </w:instrText>
            </w:r>
          </w:ins>
          <w:r>
            <w:rPr>
              <w:noProof/>
              <w:webHidden/>
            </w:rPr>
          </w:r>
          <w:r>
            <w:rPr>
              <w:noProof/>
              <w:webHidden/>
            </w:rPr>
            <w:fldChar w:fldCharType="separate"/>
          </w:r>
          <w:ins w:id="2055" w:author="Sammartano, Marc (BIC USA)" w:date="2014-07-20T22:08:00Z">
            <w:r w:rsidR="001D724B">
              <w:rPr>
                <w:noProof/>
                <w:webHidden/>
              </w:rPr>
              <w:t>153</w:t>
            </w:r>
          </w:ins>
          <w:ins w:id="20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57" w:author="Sammartano, Marc (BIC USA)" w:date="2014-07-20T20:16:00Z"/>
              <w:rFonts w:eastAsiaTheme="minorEastAsia"/>
              <w:noProof/>
            </w:rPr>
          </w:pPr>
          <w:ins w:id="20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"_Toc393651494"</w:instrText>
            </w:r>
            <w:r w:rsidRPr="00320ACE">
              <w:rPr>
                <w:rStyle w:val="Hyperlink"/>
                <w:noProof/>
              </w:rPr>
              <w:instrText xml:space="preserve"> </w:instrText>
            </w:r>
            <w:r w:rsidRPr="00320ACE">
              <w:rPr>
                <w:rStyle w:val="Hyperlink"/>
                <w:noProof/>
              </w:rPr>
              <w:fldChar w:fldCharType="separate"/>
            </w:r>
            <w:r w:rsidRPr="00320ACE">
              <w:rPr>
                <w:rStyle w:val="Hyperlink"/>
                <w:noProof/>
              </w:rPr>
              <w:t>Gps.altitude &lt;nvar&gt;</w:t>
            </w:r>
            <w:r>
              <w:rPr>
                <w:noProof/>
                <w:webHidden/>
              </w:rPr>
              <w:tab/>
            </w:r>
            <w:r>
              <w:rPr>
                <w:noProof/>
                <w:webHidden/>
              </w:rPr>
              <w:fldChar w:fldCharType="begin"/>
            </w:r>
            <w:r>
              <w:rPr>
                <w:noProof/>
                <w:webHidden/>
              </w:rPr>
              <w:instrText xml:space="preserve"> PAGEREF _Toc393651494 \h </w:instrText>
            </w:r>
          </w:ins>
          <w:r>
            <w:rPr>
              <w:noProof/>
              <w:webHidden/>
            </w:rPr>
          </w:r>
          <w:r>
            <w:rPr>
              <w:noProof/>
              <w:webHidden/>
            </w:rPr>
            <w:fldChar w:fldCharType="separate"/>
          </w:r>
          <w:ins w:id="2059" w:author="Sammartano, Marc (BIC USA)" w:date="2014-07-20T22:08:00Z">
            <w:r w:rsidR="001D724B">
              <w:rPr>
                <w:noProof/>
                <w:webHidden/>
              </w:rPr>
              <w:t>153</w:t>
            </w:r>
          </w:ins>
          <w:ins w:id="20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61" w:author="Sammartano, Marc (BIC USA)" w:date="2014-07-20T20:16:00Z"/>
              <w:rFonts w:eastAsiaTheme="minorEastAsia"/>
              <w:noProof/>
            </w:rPr>
          </w:pPr>
          <w:ins w:id="20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"_Toc393651495"</w:instrText>
            </w:r>
            <w:r w:rsidRPr="00320ACE">
              <w:rPr>
                <w:rStyle w:val="Hyperlink"/>
                <w:noProof/>
              </w:rPr>
              <w:instrText xml:space="preserve"> </w:instrText>
            </w:r>
            <w:r w:rsidRPr="00320ACE">
              <w:rPr>
                <w:rStyle w:val="Hyperlink"/>
                <w:noProof/>
              </w:rPr>
              <w:fldChar w:fldCharType="separate"/>
            </w:r>
            <w:r w:rsidRPr="00320ACE">
              <w:rPr>
                <w:rStyle w:val="Hyperlink"/>
                <w:noProof/>
              </w:rPr>
              <w:t>Gps.bearing &lt;nvar&gt;</w:t>
            </w:r>
            <w:r>
              <w:rPr>
                <w:noProof/>
                <w:webHidden/>
              </w:rPr>
              <w:tab/>
            </w:r>
            <w:r>
              <w:rPr>
                <w:noProof/>
                <w:webHidden/>
              </w:rPr>
              <w:fldChar w:fldCharType="begin"/>
            </w:r>
            <w:r>
              <w:rPr>
                <w:noProof/>
                <w:webHidden/>
              </w:rPr>
              <w:instrText xml:space="preserve"> PAGEREF _Toc393651495 \h </w:instrText>
            </w:r>
          </w:ins>
          <w:r>
            <w:rPr>
              <w:noProof/>
              <w:webHidden/>
            </w:rPr>
          </w:r>
          <w:r>
            <w:rPr>
              <w:noProof/>
              <w:webHidden/>
            </w:rPr>
            <w:fldChar w:fldCharType="separate"/>
          </w:r>
          <w:ins w:id="2063" w:author="Sammartano, Marc (BIC USA)" w:date="2014-07-20T22:08:00Z">
            <w:r w:rsidR="001D724B">
              <w:rPr>
                <w:noProof/>
                <w:webHidden/>
              </w:rPr>
              <w:t>153</w:t>
            </w:r>
          </w:ins>
          <w:ins w:id="206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65" w:author="Sammartano, Marc (BIC USA)" w:date="2014-07-20T20:16:00Z"/>
              <w:rFonts w:eastAsiaTheme="minorEastAsia"/>
              <w:noProof/>
            </w:rPr>
          </w:pPr>
          <w:ins w:id="20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"_Toc393651496"</w:instrText>
            </w:r>
            <w:r w:rsidRPr="00320ACE">
              <w:rPr>
                <w:rStyle w:val="Hyperlink"/>
                <w:noProof/>
              </w:rPr>
              <w:instrText xml:space="preserve"> </w:instrText>
            </w:r>
            <w:r w:rsidRPr="00320ACE">
              <w:rPr>
                <w:rStyle w:val="Hyperlink"/>
                <w:noProof/>
              </w:rPr>
              <w:fldChar w:fldCharType="separate"/>
            </w:r>
            <w:r w:rsidRPr="00320ACE">
              <w:rPr>
                <w:rStyle w:val="Hyperlink"/>
                <w:noProof/>
              </w:rPr>
              <w:t>Gps.speed &lt;nvar&gt;</w:t>
            </w:r>
            <w:r>
              <w:rPr>
                <w:noProof/>
                <w:webHidden/>
              </w:rPr>
              <w:tab/>
            </w:r>
            <w:r>
              <w:rPr>
                <w:noProof/>
                <w:webHidden/>
              </w:rPr>
              <w:fldChar w:fldCharType="begin"/>
            </w:r>
            <w:r>
              <w:rPr>
                <w:noProof/>
                <w:webHidden/>
              </w:rPr>
              <w:instrText xml:space="preserve"> PAGEREF _Toc393651496 \h </w:instrText>
            </w:r>
          </w:ins>
          <w:r>
            <w:rPr>
              <w:noProof/>
              <w:webHidden/>
            </w:rPr>
          </w:r>
          <w:r>
            <w:rPr>
              <w:noProof/>
              <w:webHidden/>
            </w:rPr>
            <w:fldChar w:fldCharType="separate"/>
          </w:r>
          <w:ins w:id="2067" w:author="Sammartano, Marc (BIC USA)" w:date="2014-07-20T22:08:00Z">
            <w:r w:rsidR="001D724B">
              <w:rPr>
                <w:noProof/>
                <w:webHidden/>
              </w:rPr>
              <w:t>153</w:t>
            </w:r>
          </w:ins>
          <w:ins w:id="206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69" w:author="Sammartano, Marc (BIC USA)" w:date="2014-07-20T20:16:00Z"/>
              <w:rFonts w:eastAsiaTheme="minorEastAsia"/>
              <w:noProof/>
            </w:rPr>
          </w:pPr>
          <w:ins w:id="20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"_Toc393651497"</w:instrText>
            </w:r>
            <w:r w:rsidRPr="00320ACE">
              <w:rPr>
                <w:rStyle w:val="Hyperlink"/>
                <w:noProof/>
              </w:rPr>
              <w:instrText xml:space="preserve"> </w:instrText>
            </w:r>
            <w:r w:rsidRPr="00320ACE">
              <w:rPr>
                <w:rStyle w:val="Hyperlink"/>
                <w:noProof/>
              </w:rPr>
              <w:fldChar w:fldCharType="separate"/>
            </w:r>
            <w:r w:rsidRPr="00320ACE">
              <w:rPr>
                <w:rStyle w:val="Hyperlink"/>
                <w:noProof/>
              </w:rPr>
              <w:t>Gps.time &lt;nvar&gt;</w:t>
            </w:r>
            <w:r>
              <w:rPr>
                <w:noProof/>
                <w:webHidden/>
              </w:rPr>
              <w:tab/>
            </w:r>
            <w:r>
              <w:rPr>
                <w:noProof/>
                <w:webHidden/>
              </w:rPr>
              <w:fldChar w:fldCharType="begin"/>
            </w:r>
            <w:r>
              <w:rPr>
                <w:noProof/>
                <w:webHidden/>
              </w:rPr>
              <w:instrText xml:space="preserve"> PAGEREF _Toc393651497 \h </w:instrText>
            </w:r>
          </w:ins>
          <w:r>
            <w:rPr>
              <w:noProof/>
              <w:webHidden/>
            </w:rPr>
          </w:r>
          <w:r>
            <w:rPr>
              <w:noProof/>
              <w:webHidden/>
            </w:rPr>
            <w:fldChar w:fldCharType="separate"/>
          </w:r>
          <w:ins w:id="2071" w:author="Sammartano, Marc (BIC USA)" w:date="2014-07-20T22:08:00Z">
            <w:r w:rsidR="001D724B">
              <w:rPr>
                <w:noProof/>
                <w:webHidden/>
              </w:rPr>
              <w:t>153</w:t>
            </w:r>
          </w:ins>
          <w:ins w:id="207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073" w:author="Sammartano, Marc (BIC USA)" w:date="2014-07-20T20:16:00Z"/>
              <w:rFonts w:eastAsiaTheme="minorEastAsia"/>
              <w:noProof/>
            </w:rPr>
          </w:pPr>
          <w:ins w:id="20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"_Toc393651498"</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Sensors</w:t>
            </w:r>
            <w:r>
              <w:rPr>
                <w:noProof/>
                <w:webHidden/>
              </w:rPr>
              <w:tab/>
            </w:r>
            <w:r>
              <w:rPr>
                <w:noProof/>
                <w:webHidden/>
              </w:rPr>
              <w:fldChar w:fldCharType="begin"/>
            </w:r>
            <w:r>
              <w:rPr>
                <w:noProof/>
                <w:webHidden/>
              </w:rPr>
              <w:instrText xml:space="preserve"> PAGEREF _Toc393651498 \h </w:instrText>
            </w:r>
          </w:ins>
          <w:r>
            <w:rPr>
              <w:noProof/>
              <w:webHidden/>
            </w:rPr>
          </w:r>
          <w:r>
            <w:rPr>
              <w:noProof/>
              <w:webHidden/>
            </w:rPr>
            <w:fldChar w:fldCharType="separate"/>
          </w:r>
          <w:ins w:id="2075" w:author="Sammartano, Marc (BIC USA)" w:date="2014-07-20T22:08:00Z">
            <w:r w:rsidR="001D724B">
              <w:rPr>
                <w:noProof/>
                <w:webHidden/>
              </w:rPr>
              <w:t>154</w:t>
            </w:r>
          </w:ins>
          <w:ins w:id="20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077" w:author="Sammartano, Marc (BIC USA)" w:date="2014-07-20T20:16:00Z"/>
              <w:rFonts w:eastAsiaTheme="minorEastAsia"/>
              <w:noProof/>
            </w:rPr>
          </w:pPr>
          <w:ins w:id="20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"_Toc393651499"</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_Toc393651499 \h </w:instrText>
            </w:r>
          </w:ins>
          <w:r>
            <w:rPr>
              <w:noProof/>
              <w:webHidden/>
            </w:rPr>
          </w:r>
          <w:r>
            <w:rPr>
              <w:noProof/>
              <w:webHidden/>
            </w:rPr>
            <w:fldChar w:fldCharType="separate"/>
          </w:r>
          <w:ins w:id="2079" w:author="Sammartano, Marc (BIC USA)" w:date="2014-07-20T22:08:00Z">
            <w:r w:rsidR="001D724B">
              <w:rPr>
                <w:noProof/>
                <w:webHidden/>
              </w:rPr>
              <w:t>154</w:t>
            </w:r>
          </w:ins>
          <w:ins w:id="20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081" w:author="Sammartano, Marc (BIC USA)" w:date="2014-07-20T20:16:00Z"/>
              <w:rFonts w:eastAsiaTheme="minorEastAsia"/>
              <w:noProof/>
            </w:rPr>
          </w:pPr>
          <w:ins w:id="20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"_Toc393651500"</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 Commands</w:t>
            </w:r>
            <w:r>
              <w:rPr>
                <w:noProof/>
                <w:webHidden/>
              </w:rPr>
              <w:tab/>
            </w:r>
            <w:r>
              <w:rPr>
                <w:noProof/>
                <w:webHidden/>
              </w:rPr>
              <w:fldChar w:fldCharType="begin"/>
            </w:r>
            <w:r>
              <w:rPr>
                <w:noProof/>
                <w:webHidden/>
              </w:rPr>
              <w:instrText xml:space="preserve"> PAGEREF _Toc393651500 \h </w:instrText>
            </w:r>
          </w:ins>
          <w:r>
            <w:rPr>
              <w:noProof/>
              <w:webHidden/>
            </w:rPr>
          </w:r>
          <w:r>
            <w:rPr>
              <w:noProof/>
              <w:webHidden/>
            </w:rPr>
            <w:fldChar w:fldCharType="separate"/>
          </w:r>
          <w:ins w:id="2083" w:author="Sammartano, Marc (BIC USA)" w:date="2014-07-20T22:08:00Z">
            <w:r w:rsidR="001D724B">
              <w:rPr>
                <w:noProof/>
                <w:webHidden/>
              </w:rPr>
              <w:t>154</w:t>
            </w:r>
          </w:ins>
          <w:ins w:id="208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85" w:author="Sammartano, Marc (BIC USA)" w:date="2014-07-20T20:16:00Z"/>
              <w:rFonts w:eastAsiaTheme="minorEastAsia"/>
              <w:noProof/>
            </w:rPr>
          </w:pPr>
          <w:ins w:id="20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"_Toc393651501"</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Sensors.list &lt;sensor_array$[]&gt;</w:t>
            </w:r>
            <w:r>
              <w:rPr>
                <w:noProof/>
                <w:webHidden/>
              </w:rPr>
              <w:tab/>
            </w:r>
            <w:r>
              <w:rPr>
                <w:noProof/>
                <w:webHidden/>
              </w:rPr>
              <w:fldChar w:fldCharType="begin"/>
            </w:r>
            <w:r>
              <w:rPr>
                <w:noProof/>
                <w:webHidden/>
              </w:rPr>
              <w:instrText xml:space="preserve"> PAGEREF _Toc393651501 \h </w:instrText>
            </w:r>
          </w:ins>
          <w:r>
            <w:rPr>
              <w:noProof/>
              <w:webHidden/>
            </w:rPr>
          </w:r>
          <w:r>
            <w:rPr>
              <w:noProof/>
              <w:webHidden/>
            </w:rPr>
            <w:fldChar w:fldCharType="separate"/>
          </w:r>
          <w:ins w:id="2087" w:author="Sammartano, Marc (BIC USA)" w:date="2014-07-20T22:08:00Z">
            <w:r w:rsidR="001D724B">
              <w:rPr>
                <w:noProof/>
                <w:webHidden/>
              </w:rPr>
              <w:t>154</w:t>
            </w:r>
          </w:ins>
          <w:ins w:id="208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89" w:author="Sammartano, Marc (BIC USA)" w:date="2014-07-20T20:16:00Z"/>
              <w:rFonts w:eastAsiaTheme="minorEastAsia"/>
              <w:noProof/>
            </w:rPr>
          </w:pPr>
          <w:ins w:id="20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"_Toc393651502"</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_Toc393651502 \h </w:instrText>
            </w:r>
          </w:ins>
          <w:r>
            <w:rPr>
              <w:noProof/>
              <w:webHidden/>
            </w:rPr>
          </w:r>
          <w:r>
            <w:rPr>
              <w:noProof/>
              <w:webHidden/>
            </w:rPr>
            <w:fldChar w:fldCharType="separate"/>
          </w:r>
          <w:ins w:id="2091" w:author="Sammartano, Marc (BIC USA)" w:date="2014-07-20T22:08:00Z">
            <w:r w:rsidR="001D724B">
              <w:rPr>
                <w:noProof/>
                <w:webHidden/>
              </w:rPr>
              <w:t>155</w:t>
            </w:r>
          </w:ins>
          <w:ins w:id="209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93" w:author="Sammartano, Marc (BIC USA)" w:date="2014-07-20T20:16:00Z"/>
              <w:rFonts w:eastAsiaTheme="minorEastAsia"/>
              <w:noProof/>
            </w:rPr>
          </w:pPr>
          <w:ins w:id="20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"_Toc393651503"</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_Toc393651503 \h </w:instrText>
            </w:r>
          </w:ins>
          <w:r>
            <w:rPr>
              <w:noProof/>
              <w:webHidden/>
            </w:rPr>
          </w:r>
          <w:r>
            <w:rPr>
              <w:noProof/>
              <w:webHidden/>
            </w:rPr>
            <w:fldChar w:fldCharType="separate"/>
          </w:r>
          <w:ins w:id="2095" w:author="Sammartano, Marc (BIC USA)" w:date="2014-07-20T22:08:00Z">
            <w:r w:rsidR="001D724B">
              <w:rPr>
                <w:noProof/>
                <w:webHidden/>
              </w:rPr>
              <w:t>155</w:t>
            </w:r>
          </w:ins>
          <w:ins w:id="209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097" w:author="Sammartano, Marc (BIC USA)" w:date="2014-07-20T20:16:00Z"/>
              <w:rFonts w:eastAsiaTheme="minorEastAsia"/>
              <w:noProof/>
            </w:rPr>
          </w:pPr>
          <w:ins w:id="20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"_Toc393651504"</w:instrText>
            </w:r>
            <w:r w:rsidRPr="00320ACE">
              <w:rPr>
                <w:rStyle w:val="Hyperlink"/>
                <w:noProof/>
              </w:rPr>
              <w:instrText xml:space="preserve"> </w:instrText>
            </w:r>
            <w:r w:rsidRPr="00320ACE">
              <w:rPr>
                <w:rStyle w:val="Hyperlink"/>
                <w:noProof/>
              </w:rPr>
              <w:fldChar w:fldCharType="separate"/>
            </w:r>
            <w:r w:rsidRPr="00320ACE">
              <w:rPr>
                <w:rStyle w:val="Hyperlink"/>
                <w:noProof/>
              </w:rPr>
              <w:t>Sensors.close</w:t>
            </w:r>
            <w:r>
              <w:rPr>
                <w:noProof/>
                <w:webHidden/>
              </w:rPr>
              <w:tab/>
            </w:r>
            <w:r>
              <w:rPr>
                <w:noProof/>
                <w:webHidden/>
              </w:rPr>
              <w:fldChar w:fldCharType="begin"/>
            </w:r>
            <w:r>
              <w:rPr>
                <w:noProof/>
                <w:webHidden/>
              </w:rPr>
              <w:instrText xml:space="preserve"> PAGEREF _Toc393651504 \h </w:instrText>
            </w:r>
          </w:ins>
          <w:r>
            <w:rPr>
              <w:noProof/>
              <w:webHidden/>
            </w:rPr>
          </w:r>
          <w:r>
            <w:rPr>
              <w:noProof/>
              <w:webHidden/>
            </w:rPr>
            <w:fldChar w:fldCharType="separate"/>
          </w:r>
          <w:ins w:id="2099" w:author="Sammartano, Marc (BIC USA)" w:date="2014-07-20T22:08:00Z">
            <w:r w:rsidR="001D724B">
              <w:rPr>
                <w:noProof/>
                <w:webHidden/>
              </w:rPr>
              <w:t>155</w:t>
            </w:r>
          </w:ins>
          <w:ins w:id="210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01" w:author="Sammartano, Marc (BIC USA)" w:date="2014-07-20T20:16:00Z"/>
              <w:rFonts w:eastAsiaTheme="minorEastAsia"/>
              <w:noProof/>
            </w:rPr>
          </w:pPr>
          <w:ins w:id="21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"_Toc393651505"</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w:t>
            </w:r>
            <w:r>
              <w:rPr>
                <w:noProof/>
                <w:webHidden/>
              </w:rPr>
              <w:tab/>
            </w:r>
            <w:r>
              <w:rPr>
                <w:noProof/>
                <w:webHidden/>
              </w:rPr>
              <w:fldChar w:fldCharType="begin"/>
            </w:r>
            <w:r>
              <w:rPr>
                <w:noProof/>
                <w:webHidden/>
              </w:rPr>
              <w:instrText xml:space="preserve"> PAGEREF _Toc393651505 \h </w:instrText>
            </w:r>
          </w:ins>
          <w:r>
            <w:rPr>
              <w:noProof/>
              <w:webHidden/>
            </w:rPr>
          </w:r>
          <w:r>
            <w:rPr>
              <w:noProof/>
              <w:webHidden/>
            </w:rPr>
            <w:fldChar w:fldCharType="separate"/>
          </w:r>
          <w:ins w:id="2103" w:author="Sammartano, Marc (BIC USA)" w:date="2014-07-20T22:08:00Z">
            <w:r w:rsidR="001D724B">
              <w:rPr>
                <w:noProof/>
                <w:webHidden/>
              </w:rPr>
              <w:t>155</w:t>
            </w:r>
          </w:ins>
          <w:ins w:id="21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05" w:author="Sammartano, Marc (BIC USA)" w:date="2014-07-20T20:16:00Z"/>
              <w:rFonts w:eastAsiaTheme="minorEastAsia"/>
              <w:noProof/>
            </w:rPr>
          </w:pPr>
          <w:ins w:id="21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"_Toc393651506"</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_Toc393651506 \h </w:instrText>
            </w:r>
          </w:ins>
          <w:r>
            <w:rPr>
              <w:noProof/>
              <w:webHidden/>
            </w:rPr>
          </w:r>
          <w:r>
            <w:rPr>
              <w:noProof/>
              <w:webHidden/>
            </w:rPr>
            <w:fldChar w:fldCharType="separate"/>
          </w:r>
          <w:ins w:id="2107" w:author="Sammartano, Marc (BIC USA)" w:date="2014-07-20T22:08:00Z">
            <w:r w:rsidR="001D724B">
              <w:rPr>
                <w:noProof/>
                <w:webHidden/>
              </w:rPr>
              <w:t>155</w:t>
            </w:r>
          </w:ins>
          <w:ins w:id="210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09" w:author="Sammartano, Marc (BIC USA)" w:date="2014-07-20T20:16:00Z"/>
              <w:rFonts w:eastAsiaTheme="minorEastAsia"/>
              <w:noProof/>
            </w:rPr>
          </w:pPr>
          <w:ins w:id="21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"_Toc393651507"</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System.open</w:t>
            </w:r>
            <w:r>
              <w:rPr>
                <w:noProof/>
                <w:webHidden/>
              </w:rPr>
              <w:tab/>
            </w:r>
            <w:r>
              <w:rPr>
                <w:noProof/>
                <w:webHidden/>
              </w:rPr>
              <w:fldChar w:fldCharType="begin"/>
            </w:r>
            <w:r>
              <w:rPr>
                <w:noProof/>
                <w:webHidden/>
              </w:rPr>
              <w:instrText xml:space="preserve"> PAGEREF _Toc393651507 \h </w:instrText>
            </w:r>
          </w:ins>
          <w:r>
            <w:rPr>
              <w:noProof/>
              <w:webHidden/>
            </w:rPr>
          </w:r>
          <w:r>
            <w:rPr>
              <w:noProof/>
              <w:webHidden/>
            </w:rPr>
            <w:fldChar w:fldCharType="separate"/>
          </w:r>
          <w:ins w:id="2111" w:author="Sammartano, Marc (BIC USA)" w:date="2014-07-20T22:08:00Z">
            <w:r w:rsidR="001D724B">
              <w:rPr>
                <w:noProof/>
                <w:webHidden/>
              </w:rPr>
              <w:t>155</w:t>
            </w:r>
          </w:ins>
          <w:ins w:id="211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13" w:author="Sammartano, Marc (BIC USA)" w:date="2014-07-20T20:16:00Z"/>
              <w:rFonts w:eastAsiaTheme="minorEastAsia"/>
              <w:noProof/>
            </w:rPr>
          </w:pPr>
          <w:ins w:id="21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"_Toc393651508"</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System.write &lt;sexp&gt;</w:t>
            </w:r>
            <w:r>
              <w:rPr>
                <w:noProof/>
                <w:webHidden/>
              </w:rPr>
              <w:tab/>
            </w:r>
            <w:r>
              <w:rPr>
                <w:noProof/>
                <w:webHidden/>
              </w:rPr>
              <w:fldChar w:fldCharType="begin"/>
            </w:r>
            <w:r>
              <w:rPr>
                <w:noProof/>
                <w:webHidden/>
              </w:rPr>
              <w:instrText xml:space="preserve"> PAGEREF _Toc393651508 \h </w:instrText>
            </w:r>
          </w:ins>
          <w:r>
            <w:rPr>
              <w:noProof/>
              <w:webHidden/>
            </w:rPr>
          </w:r>
          <w:r>
            <w:rPr>
              <w:noProof/>
              <w:webHidden/>
            </w:rPr>
            <w:fldChar w:fldCharType="separate"/>
          </w:r>
          <w:ins w:id="2115" w:author="Sammartano, Marc (BIC USA)" w:date="2014-07-20T22:08:00Z">
            <w:r w:rsidR="001D724B">
              <w:rPr>
                <w:noProof/>
                <w:webHidden/>
              </w:rPr>
              <w:t>155</w:t>
            </w:r>
          </w:ins>
          <w:ins w:id="211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17" w:author="Sammartano, Marc (BIC USA)" w:date="2014-07-20T20:16:00Z"/>
              <w:rFonts w:eastAsiaTheme="minorEastAsia"/>
              <w:noProof/>
            </w:rPr>
          </w:pPr>
          <w:ins w:id="21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"_Toc393651509"</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System.read.ready &lt;nvar&gt;</w:t>
            </w:r>
            <w:r>
              <w:rPr>
                <w:noProof/>
                <w:webHidden/>
              </w:rPr>
              <w:tab/>
            </w:r>
            <w:r>
              <w:rPr>
                <w:noProof/>
                <w:webHidden/>
              </w:rPr>
              <w:fldChar w:fldCharType="begin"/>
            </w:r>
            <w:r>
              <w:rPr>
                <w:noProof/>
                <w:webHidden/>
              </w:rPr>
              <w:instrText xml:space="preserve"> PAGEREF _Toc393651509 \h </w:instrText>
            </w:r>
          </w:ins>
          <w:r>
            <w:rPr>
              <w:noProof/>
              <w:webHidden/>
            </w:rPr>
          </w:r>
          <w:r>
            <w:rPr>
              <w:noProof/>
              <w:webHidden/>
            </w:rPr>
            <w:fldChar w:fldCharType="separate"/>
          </w:r>
          <w:ins w:id="2119" w:author="Sammartano, Marc (BIC USA)" w:date="2014-07-20T22:08:00Z">
            <w:r w:rsidR="001D724B">
              <w:rPr>
                <w:noProof/>
                <w:webHidden/>
              </w:rPr>
              <w:t>155</w:t>
            </w:r>
          </w:ins>
          <w:ins w:id="212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21" w:author="Sammartano, Marc (BIC USA)" w:date="2014-07-20T20:16:00Z"/>
              <w:rFonts w:eastAsiaTheme="minorEastAsia"/>
              <w:noProof/>
            </w:rPr>
          </w:pPr>
          <w:ins w:id="21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"_Toc393651510"</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System.read.line &lt;svar&gt;</w:t>
            </w:r>
            <w:r>
              <w:rPr>
                <w:noProof/>
                <w:webHidden/>
              </w:rPr>
              <w:tab/>
            </w:r>
            <w:r>
              <w:rPr>
                <w:noProof/>
                <w:webHidden/>
              </w:rPr>
              <w:fldChar w:fldCharType="begin"/>
            </w:r>
            <w:r>
              <w:rPr>
                <w:noProof/>
                <w:webHidden/>
              </w:rPr>
              <w:instrText xml:space="preserve"> PAGEREF _Toc393651510 \h </w:instrText>
            </w:r>
          </w:ins>
          <w:r>
            <w:rPr>
              <w:noProof/>
              <w:webHidden/>
            </w:rPr>
          </w:r>
          <w:r>
            <w:rPr>
              <w:noProof/>
              <w:webHidden/>
            </w:rPr>
            <w:fldChar w:fldCharType="separate"/>
          </w:r>
          <w:ins w:id="2123" w:author="Sammartano, Marc (BIC USA)" w:date="2014-07-20T22:08:00Z">
            <w:r w:rsidR="001D724B">
              <w:rPr>
                <w:noProof/>
                <w:webHidden/>
              </w:rPr>
              <w:t>156</w:t>
            </w:r>
          </w:ins>
          <w:ins w:id="212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25" w:author="Sammartano, Marc (BIC USA)" w:date="2014-07-20T20:16:00Z"/>
              <w:rFonts w:eastAsiaTheme="minorEastAsia"/>
              <w:noProof/>
            </w:rPr>
          </w:pPr>
          <w:ins w:id="21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"_Toc393651511"</w:instrText>
            </w:r>
            <w:r w:rsidRPr="00320ACE">
              <w:rPr>
                <w:rStyle w:val="Hyperlink"/>
                <w:noProof/>
              </w:rPr>
              <w:instrText xml:space="preserve"> </w:instrText>
            </w:r>
            <w:r w:rsidRPr="00320ACE">
              <w:rPr>
                <w:rStyle w:val="Hyperlink"/>
                <w:noProof/>
              </w:rPr>
              <w:fldChar w:fldCharType="separate"/>
            </w:r>
            <w:r w:rsidRPr="00320ACE">
              <w:rPr>
                <w:rStyle w:val="Hyperlink"/>
                <w:noProof/>
              </w:rPr>
              <w:t>System.close</w:t>
            </w:r>
            <w:r>
              <w:rPr>
                <w:noProof/>
                <w:webHidden/>
              </w:rPr>
              <w:tab/>
            </w:r>
            <w:r>
              <w:rPr>
                <w:noProof/>
                <w:webHidden/>
              </w:rPr>
              <w:fldChar w:fldCharType="begin"/>
            </w:r>
            <w:r>
              <w:rPr>
                <w:noProof/>
                <w:webHidden/>
              </w:rPr>
              <w:instrText xml:space="preserve"> PAGEREF _Toc393651511 \h </w:instrText>
            </w:r>
          </w:ins>
          <w:r>
            <w:rPr>
              <w:noProof/>
              <w:webHidden/>
            </w:rPr>
          </w:r>
          <w:r>
            <w:rPr>
              <w:noProof/>
              <w:webHidden/>
            </w:rPr>
            <w:fldChar w:fldCharType="separate"/>
          </w:r>
          <w:ins w:id="2127" w:author="Sammartano, Marc (BIC USA)" w:date="2014-07-20T22:08:00Z">
            <w:r w:rsidR="001D724B">
              <w:rPr>
                <w:noProof/>
                <w:webHidden/>
              </w:rPr>
              <w:t>156</w:t>
            </w:r>
          </w:ins>
          <w:ins w:id="2128"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29" w:author="Sammartano, Marc (BIC USA)" w:date="2014-07-20T20:16:00Z"/>
              <w:rFonts w:eastAsiaTheme="minorEastAsia"/>
              <w:noProof/>
            </w:rPr>
          </w:pPr>
          <w:ins w:id="21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"_Toc393651512"</w:instrText>
            </w:r>
            <w:r w:rsidRPr="00320ACE">
              <w:rPr>
                <w:rStyle w:val="Hyperlink"/>
                <w:noProof/>
              </w:rPr>
              <w:instrText xml:space="preserve"> </w:instrText>
            </w:r>
            <w:r w:rsidRPr="00320ACE">
              <w:rPr>
                <w:rStyle w:val="Hyperlink"/>
                <w:noProof/>
              </w:rPr>
              <w:fldChar w:fldCharType="separate"/>
            </w:r>
            <w:r w:rsidRPr="00320ACE">
              <w:rPr>
                <w:rStyle w:val="Hyperlink"/>
                <w:noProof/>
              </w:rPr>
              <w:t>Superuser</w:t>
            </w:r>
            <w:r>
              <w:rPr>
                <w:noProof/>
                <w:webHidden/>
              </w:rPr>
              <w:tab/>
            </w:r>
            <w:r>
              <w:rPr>
                <w:noProof/>
                <w:webHidden/>
              </w:rPr>
              <w:fldChar w:fldCharType="begin"/>
            </w:r>
            <w:r>
              <w:rPr>
                <w:noProof/>
                <w:webHidden/>
              </w:rPr>
              <w:instrText xml:space="preserve"> PAGEREF _Toc393651512 \h </w:instrText>
            </w:r>
          </w:ins>
          <w:r>
            <w:rPr>
              <w:noProof/>
              <w:webHidden/>
            </w:rPr>
          </w:r>
          <w:r>
            <w:rPr>
              <w:noProof/>
              <w:webHidden/>
            </w:rPr>
            <w:fldChar w:fldCharType="separate"/>
          </w:r>
          <w:ins w:id="2131" w:author="Sammartano, Marc (BIC USA)" w:date="2014-07-20T22:08:00Z">
            <w:r w:rsidR="001D724B">
              <w:rPr>
                <w:noProof/>
                <w:webHidden/>
              </w:rPr>
              <w:t>156</w:t>
            </w:r>
          </w:ins>
          <w:ins w:id="21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33" w:author="Sammartano, Marc (BIC USA)" w:date="2014-07-20T20:16:00Z"/>
              <w:rFonts w:eastAsiaTheme="minorEastAsia"/>
              <w:noProof/>
            </w:rPr>
          </w:pPr>
          <w:ins w:id="21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"_Toc393651513"</w:instrText>
            </w:r>
            <w:r w:rsidRPr="00320ACE">
              <w:rPr>
                <w:rStyle w:val="Hyperlink"/>
                <w:noProof/>
              </w:rPr>
              <w:instrText xml:space="preserve"> </w:instrText>
            </w:r>
            <w:r w:rsidRPr="00320ACE">
              <w:rPr>
                <w:rStyle w:val="Hyperlink"/>
                <w:noProof/>
              </w:rPr>
              <w:fldChar w:fldCharType="separate"/>
            </w:r>
            <w:r w:rsidRPr="00320ACE">
              <w:rPr>
                <w:rStyle w:val="Hyperlink"/>
                <w:noProof/>
              </w:rPr>
              <w:t>Commands</w:t>
            </w:r>
            <w:r>
              <w:rPr>
                <w:noProof/>
                <w:webHidden/>
              </w:rPr>
              <w:tab/>
            </w:r>
            <w:r>
              <w:rPr>
                <w:noProof/>
                <w:webHidden/>
              </w:rPr>
              <w:fldChar w:fldCharType="begin"/>
            </w:r>
            <w:r>
              <w:rPr>
                <w:noProof/>
                <w:webHidden/>
              </w:rPr>
              <w:instrText xml:space="preserve"> PAGEREF _Toc393651513 \h </w:instrText>
            </w:r>
          </w:ins>
          <w:r>
            <w:rPr>
              <w:noProof/>
              <w:webHidden/>
            </w:rPr>
          </w:r>
          <w:r>
            <w:rPr>
              <w:noProof/>
              <w:webHidden/>
            </w:rPr>
            <w:fldChar w:fldCharType="separate"/>
          </w:r>
          <w:ins w:id="2135" w:author="Sammartano, Marc (BIC USA)" w:date="2014-07-20T22:08:00Z">
            <w:r w:rsidR="001D724B">
              <w:rPr>
                <w:noProof/>
                <w:webHidden/>
              </w:rPr>
              <w:t>156</w:t>
            </w:r>
          </w:ins>
          <w:ins w:id="213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37" w:author="Sammartano, Marc (BIC USA)" w:date="2014-07-20T20:16:00Z"/>
              <w:rFonts w:eastAsiaTheme="minorEastAsia"/>
              <w:noProof/>
            </w:rPr>
          </w:pPr>
          <w:ins w:id="21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"_Toc393651514"</w:instrText>
            </w:r>
            <w:r w:rsidRPr="00320ACE">
              <w:rPr>
                <w:rStyle w:val="Hyperlink"/>
                <w:noProof/>
              </w:rPr>
              <w:instrText xml:space="preserve"> </w:instrText>
            </w:r>
            <w:r w:rsidRPr="00320ACE">
              <w:rPr>
                <w:rStyle w:val="Hyperlink"/>
                <w:noProof/>
              </w:rPr>
              <w:fldChar w:fldCharType="separate"/>
            </w:r>
            <w:r w:rsidRPr="00320ACE">
              <w:rPr>
                <w:rStyle w:val="Hyperlink"/>
                <w:noProof/>
              </w:rPr>
              <w:t>Su.open</w:t>
            </w:r>
            <w:r>
              <w:rPr>
                <w:noProof/>
                <w:webHidden/>
              </w:rPr>
              <w:tab/>
            </w:r>
            <w:r>
              <w:rPr>
                <w:noProof/>
                <w:webHidden/>
              </w:rPr>
              <w:fldChar w:fldCharType="begin"/>
            </w:r>
            <w:r>
              <w:rPr>
                <w:noProof/>
                <w:webHidden/>
              </w:rPr>
              <w:instrText xml:space="preserve"> PAGEREF _Toc393651514 \h </w:instrText>
            </w:r>
          </w:ins>
          <w:r>
            <w:rPr>
              <w:noProof/>
              <w:webHidden/>
            </w:rPr>
          </w:r>
          <w:r>
            <w:rPr>
              <w:noProof/>
              <w:webHidden/>
            </w:rPr>
            <w:fldChar w:fldCharType="separate"/>
          </w:r>
          <w:ins w:id="2139" w:author="Sammartano, Marc (BIC USA)" w:date="2014-07-20T22:08:00Z">
            <w:r w:rsidR="001D724B">
              <w:rPr>
                <w:noProof/>
                <w:webHidden/>
              </w:rPr>
              <w:t>156</w:t>
            </w:r>
          </w:ins>
          <w:ins w:id="214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41" w:author="Sammartano, Marc (BIC USA)" w:date="2014-07-20T20:16:00Z"/>
              <w:rFonts w:eastAsiaTheme="minorEastAsia"/>
              <w:noProof/>
            </w:rPr>
          </w:pPr>
          <w:ins w:id="21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"_Toc393651515"</w:instrText>
            </w:r>
            <w:r w:rsidRPr="00320ACE">
              <w:rPr>
                <w:rStyle w:val="Hyperlink"/>
                <w:noProof/>
              </w:rPr>
              <w:instrText xml:space="preserve"> </w:instrText>
            </w:r>
            <w:r w:rsidRPr="00320ACE">
              <w:rPr>
                <w:rStyle w:val="Hyperlink"/>
                <w:noProof/>
              </w:rPr>
              <w:fldChar w:fldCharType="separate"/>
            </w:r>
            <w:r w:rsidRPr="00320ACE">
              <w:rPr>
                <w:rStyle w:val="Hyperlink"/>
                <w:noProof/>
              </w:rPr>
              <w:t>Su.write &lt;sexp&gt;</w:t>
            </w:r>
            <w:r>
              <w:rPr>
                <w:noProof/>
                <w:webHidden/>
              </w:rPr>
              <w:tab/>
            </w:r>
            <w:r>
              <w:rPr>
                <w:noProof/>
                <w:webHidden/>
              </w:rPr>
              <w:fldChar w:fldCharType="begin"/>
            </w:r>
            <w:r>
              <w:rPr>
                <w:noProof/>
                <w:webHidden/>
              </w:rPr>
              <w:instrText xml:space="preserve"> PAGEREF _Toc393651515 \h </w:instrText>
            </w:r>
          </w:ins>
          <w:r>
            <w:rPr>
              <w:noProof/>
              <w:webHidden/>
            </w:rPr>
          </w:r>
          <w:r>
            <w:rPr>
              <w:noProof/>
              <w:webHidden/>
            </w:rPr>
            <w:fldChar w:fldCharType="separate"/>
          </w:r>
          <w:ins w:id="2143" w:author="Sammartano, Marc (BIC USA)" w:date="2014-07-20T22:08:00Z">
            <w:r w:rsidR="001D724B">
              <w:rPr>
                <w:noProof/>
                <w:webHidden/>
              </w:rPr>
              <w:t>156</w:t>
            </w:r>
          </w:ins>
          <w:ins w:id="2144"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45" w:author="Sammartano, Marc (BIC USA)" w:date="2014-07-20T20:16:00Z"/>
              <w:rFonts w:eastAsiaTheme="minorEastAsia"/>
              <w:noProof/>
            </w:rPr>
          </w:pPr>
          <w:ins w:id="2146"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"_Toc393651516"</w:instrText>
            </w:r>
            <w:r w:rsidRPr="00320ACE">
              <w:rPr>
                <w:rStyle w:val="Hyperlink"/>
                <w:noProof/>
              </w:rPr>
              <w:instrText xml:space="preserve"> </w:instrText>
            </w:r>
            <w:r w:rsidRPr="00320ACE">
              <w:rPr>
                <w:rStyle w:val="Hyperlink"/>
                <w:noProof/>
              </w:rPr>
              <w:fldChar w:fldCharType="separate"/>
            </w:r>
            <w:r w:rsidRPr="00320ACE">
              <w:rPr>
                <w:rStyle w:val="Hyperlink"/>
                <w:noProof/>
              </w:rPr>
              <w:t>Su.read.ready &lt;nvar&gt;</w:t>
            </w:r>
            <w:r>
              <w:rPr>
                <w:noProof/>
                <w:webHidden/>
              </w:rPr>
              <w:tab/>
            </w:r>
            <w:r>
              <w:rPr>
                <w:noProof/>
                <w:webHidden/>
              </w:rPr>
              <w:fldChar w:fldCharType="begin"/>
            </w:r>
            <w:r>
              <w:rPr>
                <w:noProof/>
                <w:webHidden/>
              </w:rPr>
              <w:instrText xml:space="preserve"> PAGEREF _Toc393651516 \h </w:instrText>
            </w:r>
          </w:ins>
          <w:r>
            <w:rPr>
              <w:noProof/>
              <w:webHidden/>
            </w:rPr>
          </w:r>
          <w:r>
            <w:rPr>
              <w:noProof/>
              <w:webHidden/>
            </w:rPr>
            <w:fldChar w:fldCharType="separate"/>
          </w:r>
          <w:ins w:id="2147" w:author="Sammartano, Marc (BIC USA)" w:date="2014-07-20T22:08:00Z">
            <w:r w:rsidR="001D724B">
              <w:rPr>
                <w:noProof/>
                <w:webHidden/>
              </w:rPr>
              <w:t>156</w:t>
            </w:r>
          </w:ins>
          <w:ins w:id="21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49" w:author="Sammartano, Marc (BIC USA)" w:date="2014-07-20T20:16:00Z"/>
              <w:rFonts w:eastAsiaTheme="minorEastAsia"/>
              <w:noProof/>
            </w:rPr>
          </w:pPr>
          <w:ins w:id="21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"_Toc393651517"</w:instrText>
            </w:r>
            <w:r w:rsidRPr="00320ACE">
              <w:rPr>
                <w:rStyle w:val="Hyperlink"/>
                <w:noProof/>
              </w:rPr>
              <w:instrText xml:space="preserve"> </w:instrText>
            </w:r>
            <w:r w:rsidRPr="00320ACE">
              <w:rPr>
                <w:rStyle w:val="Hyperlink"/>
                <w:noProof/>
              </w:rPr>
              <w:fldChar w:fldCharType="separate"/>
            </w:r>
            <w:r w:rsidRPr="00320ACE">
              <w:rPr>
                <w:rStyle w:val="Hyperlink"/>
                <w:noProof/>
              </w:rPr>
              <w:t>Su.read.line &lt;svar&gt;</w:t>
            </w:r>
            <w:r>
              <w:rPr>
                <w:noProof/>
                <w:webHidden/>
              </w:rPr>
              <w:tab/>
            </w:r>
            <w:r>
              <w:rPr>
                <w:noProof/>
                <w:webHidden/>
              </w:rPr>
              <w:fldChar w:fldCharType="begin"/>
            </w:r>
            <w:r>
              <w:rPr>
                <w:noProof/>
                <w:webHidden/>
              </w:rPr>
              <w:instrText xml:space="preserve"> PAGEREF _Toc393651517 \h </w:instrText>
            </w:r>
          </w:ins>
          <w:r>
            <w:rPr>
              <w:noProof/>
              <w:webHidden/>
            </w:rPr>
          </w:r>
          <w:r>
            <w:rPr>
              <w:noProof/>
              <w:webHidden/>
            </w:rPr>
            <w:fldChar w:fldCharType="separate"/>
          </w:r>
          <w:ins w:id="2151" w:author="Sammartano, Marc (BIC USA)" w:date="2014-07-20T22:08:00Z">
            <w:r w:rsidR="001D724B">
              <w:rPr>
                <w:noProof/>
                <w:webHidden/>
              </w:rPr>
              <w:t>156</w:t>
            </w:r>
          </w:ins>
          <w:ins w:id="21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153" w:author="Sammartano, Marc (BIC USA)" w:date="2014-07-20T20:16:00Z"/>
              <w:rFonts w:eastAsiaTheme="minorEastAsia"/>
              <w:noProof/>
            </w:rPr>
          </w:pPr>
          <w:ins w:id="21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"_Toc393651518"</w:instrText>
            </w:r>
            <w:r w:rsidRPr="00320ACE">
              <w:rPr>
                <w:rStyle w:val="Hyperlink"/>
                <w:noProof/>
              </w:rPr>
              <w:instrText xml:space="preserve"> </w:instrText>
            </w:r>
            <w:r w:rsidRPr="00320ACE">
              <w:rPr>
                <w:rStyle w:val="Hyperlink"/>
                <w:noProof/>
              </w:rPr>
              <w:fldChar w:fldCharType="separate"/>
            </w:r>
            <w:r w:rsidRPr="00320ACE">
              <w:rPr>
                <w:rStyle w:val="Hyperlink"/>
                <w:noProof/>
              </w:rPr>
              <w:t>Su.close</w:t>
            </w:r>
            <w:r>
              <w:rPr>
                <w:noProof/>
                <w:webHidden/>
              </w:rPr>
              <w:tab/>
            </w:r>
            <w:r>
              <w:rPr>
                <w:noProof/>
                <w:webHidden/>
              </w:rPr>
              <w:fldChar w:fldCharType="begin"/>
            </w:r>
            <w:r>
              <w:rPr>
                <w:noProof/>
                <w:webHidden/>
              </w:rPr>
              <w:instrText xml:space="preserve"> PAGEREF _Toc393651518 \h </w:instrText>
            </w:r>
          </w:ins>
          <w:r>
            <w:rPr>
              <w:noProof/>
              <w:webHidden/>
            </w:rPr>
          </w:r>
          <w:r>
            <w:rPr>
              <w:noProof/>
              <w:webHidden/>
            </w:rPr>
            <w:fldChar w:fldCharType="separate"/>
          </w:r>
          <w:ins w:id="2155" w:author="Sammartano, Marc (BIC USA)" w:date="2014-07-20T22:08:00Z">
            <w:r w:rsidR="001D724B">
              <w:rPr>
                <w:noProof/>
                <w:webHidden/>
              </w:rPr>
              <w:t>156</w:t>
            </w:r>
          </w:ins>
          <w:ins w:id="2156"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57" w:author="Sammartano, Marc (BIC USA)" w:date="2014-07-20T20:16:00Z"/>
              <w:rFonts w:eastAsiaTheme="minorEastAsia"/>
              <w:noProof/>
            </w:rPr>
          </w:pPr>
          <w:ins w:id="21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"_Toc393651519"</w:instrText>
            </w:r>
            <w:r w:rsidRPr="00320ACE">
              <w:rPr>
                <w:rStyle w:val="Hyperlink"/>
                <w:noProof/>
              </w:rPr>
              <w:instrText xml:space="preserve"> </w:instrText>
            </w:r>
            <w:r w:rsidRPr="00320ACE">
              <w:rPr>
                <w:rStyle w:val="Hyperlink"/>
                <w:noProof/>
              </w:rPr>
              <w:fldChar w:fldCharType="separate"/>
            </w:r>
            <w:r w:rsidRPr="00320ACE">
              <w:rPr>
                <w:rStyle w:val="Hyperlink"/>
                <w:noProof/>
              </w:rPr>
              <w:t>Appendix A – Command List</w:t>
            </w:r>
            <w:r>
              <w:rPr>
                <w:noProof/>
                <w:webHidden/>
              </w:rPr>
              <w:tab/>
            </w:r>
            <w:r>
              <w:rPr>
                <w:noProof/>
                <w:webHidden/>
              </w:rPr>
              <w:fldChar w:fldCharType="begin"/>
            </w:r>
            <w:r>
              <w:rPr>
                <w:noProof/>
                <w:webHidden/>
              </w:rPr>
              <w:instrText xml:space="preserve"> PAGEREF _Toc393651519 \h </w:instrText>
            </w:r>
          </w:ins>
          <w:r>
            <w:rPr>
              <w:noProof/>
              <w:webHidden/>
            </w:rPr>
          </w:r>
          <w:r>
            <w:rPr>
              <w:noProof/>
              <w:webHidden/>
            </w:rPr>
            <w:fldChar w:fldCharType="separate"/>
          </w:r>
          <w:ins w:id="2159" w:author="Sammartano, Marc (BIC USA)" w:date="2014-07-20T22:08:00Z">
            <w:r w:rsidR="001D724B">
              <w:rPr>
                <w:noProof/>
                <w:webHidden/>
              </w:rPr>
              <w:t>157</w:t>
            </w:r>
          </w:ins>
          <w:ins w:id="2160"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61" w:author="Sammartano, Marc (BIC USA)" w:date="2014-07-20T20:16:00Z"/>
              <w:rFonts w:eastAsiaTheme="minorEastAsia"/>
              <w:noProof/>
            </w:rPr>
          </w:pPr>
          <w:ins w:id="21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"_Toc393651520"</w:instrText>
            </w:r>
            <w:r w:rsidRPr="00320ACE">
              <w:rPr>
                <w:rStyle w:val="Hyperlink"/>
                <w:noProof/>
              </w:rPr>
              <w:instrText xml:space="preserve"> </w:instrText>
            </w:r>
            <w:r w:rsidRPr="00320ACE">
              <w:rPr>
                <w:rStyle w:val="Hyperlink"/>
                <w:noProof/>
              </w:rPr>
              <w:fldChar w:fldCharType="separate"/>
            </w:r>
            <w:r w:rsidRPr="00320ACE">
              <w:rPr>
                <w:rStyle w:val="Hyperlink"/>
                <w:noProof/>
              </w:rPr>
              <w:t>Appendix B – Sample Programs</w:t>
            </w:r>
            <w:r>
              <w:rPr>
                <w:noProof/>
                <w:webHidden/>
              </w:rPr>
              <w:tab/>
            </w:r>
            <w:r>
              <w:rPr>
                <w:noProof/>
                <w:webHidden/>
              </w:rPr>
              <w:fldChar w:fldCharType="begin"/>
            </w:r>
            <w:r>
              <w:rPr>
                <w:noProof/>
                <w:webHidden/>
              </w:rPr>
              <w:instrText xml:space="preserve"> PAGEREF _Toc393651520 \h </w:instrText>
            </w:r>
          </w:ins>
          <w:r>
            <w:rPr>
              <w:noProof/>
              <w:webHidden/>
            </w:rPr>
          </w:r>
          <w:r>
            <w:rPr>
              <w:noProof/>
              <w:webHidden/>
            </w:rPr>
            <w:fldChar w:fldCharType="separate"/>
          </w:r>
          <w:ins w:id="2163" w:author="Sammartano, Marc (BIC USA)" w:date="2014-07-20T22:08:00Z">
            <w:r w:rsidR="001D724B">
              <w:rPr>
                <w:noProof/>
                <w:webHidden/>
              </w:rPr>
              <w:t>176</w:t>
            </w:r>
          </w:ins>
          <w:ins w:id="216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65" w:author="Sammartano, Marc (BIC USA)" w:date="2014-07-20T20:16:00Z"/>
              <w:rFonts w:eastAsiaTheme="minorEastAsia"/>
              <w:noProof/>
            </w:rPr>
          </w:pPr>
          <w:ins w:id="21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"_Toc393651521"</w:instrText>
            </w:r>
            <w:r w:rsidRPr="00320ACE">
              <w:rPr>
                <w:rStyle w:val="Hyperlink"/>
                <w:noProof/>
              </w:rPr>
              <w:instrText xml:space="preserve"> </w:instrText>
            </w:r>
            <w:r w:rsidRPr="00320ACE">
              <w:rPr>
                <w:rStyle w:val="Hyperlink"/>
                <w:noProof/>
              </w:rPr>
              <w:fldChar w:fldCharType="separate"/>
            </w:r>
            <w:r w:rsidRPr="00320ACE">
              <w:rPr>
                <w:rStyle w:val="Hyperlink"/>
                <w:noProof/>
              </w:rPr>
              <w:t>Appendix C – Launcher Shortcut Tutorial</w:t>
            </w:r>
            <w:r>
              <w:rPr>
                <w:noProof/>
                <w:webHidden/>
              </w:rPr>
              <w:tab/>
            </w:r>
            <w:r>
              <w:rPr>
                <w:noProof/>
                <w:webHidden/>
              </w:rPr>
              <w:fldChar w:fldCharType="begin"/>
            </w:r>
            <w:r>
              <w:rPr>
                <w:noProof/>
                <w:webHidden/>
              </w:rPr>
              <w:instrText xml:space="preserve"> PAGEREF _Toc393651521 \h </w:instrText>
            </w:r>
          </w:ins>
          <w:r>
            <w:rPr>
              <w:noProof/>
              <w:webHidden/>
            </w:rPr>
          </w:r>
          <w:r>
            <w:rPr>
              <w:noProof/>
              <w:webHidden/>
            </w:rPr>
            <w:fldChar w:fldCharType="separate"/>
          </w:r>
          <w:ins w:id="2167" w:author="Sammartano, Marc (BIC USA)" w:date="2014-07-20T22:08:00Z">
            <w:r w:rsidR="001D724B">
              <w:rPr>
                <w:noProof/>
                <w:webHidden/>
              </w:rPr>
              <w:t>177</w:t>
            </w:r>
          </w:ins>
          <w:ins w:id="21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69" w:author="Sammartano, Marc (BIC USA)" w:date="2014-07-20T20:16:00Z"/>
              <w:rFonts w:eastAsiaTheme="minorEastAsia"/>
              <w:noProof/>
            </w:rPr>
          </w:pPr>
          <w:ins w:id="21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"_Toc393651522"</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_Toc393651522 \h </w:instrText>
            </w:r>
          </w:ins>
          <w:r>
            <w:rPr>
              <w:noProof/>
              <w:webHidden/>
            </w:rPr>
          </w:r>
          <w:r>
            <w:rPr>
              <w:noProof/>
              <w:webHidden/>
            </w:rPr>
            <w:fldChar w:fldCharType="separate"/>
          </w:r>
          <w:ins w:id="2171" w:author="Sammartano, Marc (BIC USA)" w:date="2014-07-20T22:08:00Z">
            <w:r w:rsidR="001D724B">
              <w:rPr>
                <w:noProof/>
                <w:webHidden/>
              </w:rPr>
              <w:t>177</w:t>
            </w:r>
          </w:ins>
          <w:ins w:id="217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73" w:author="Sammartano, Marc (BIC USA)" w:date="2014-07-20T20:16:00Z"/>
              <w:rFonts w:eastAsiaTheme="minorEastAsia"/>
              <w:noProof/>
            </w:rPr>
          </w:pPr>
          <w:ins w:id="217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"_Toc393651523"</w:instrText>
            </w:r>
            <w:r w:rsidRPr="00320ACE">
              <w:rPr>
                <w:rStyle w:val="Hyperlink"/>
                <w:noProof/>
              </w:rPr>
              <w:instrText xml:space="preserve"> </w:instrText>
            </w:r>
            <w:r w:rsidRPr="00320ACE">
              <w:rPr>
                <w:rStyle w:val="Hyperlink"/>
                <w:noProof/>
              </w:rPr>
              <w:fldChar w:fldCharType="separate"/>
            </w:r>
            <w:r w:rsidRPr="00320ACE">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_Toc393651523 \h </w:instrText>
            </w:r>
          </w:ins>
          <w:r>
            <w:rPr>
              <w:noProof/>
              <w:webHidden/>
            </w:rPr>
          </w:r>
          <w:r>
            <w:rPr>
              <w:noProof/>
              <w:webHidden/>
            </w:rPr>
            <w:fldChar w:fldCharType="separate"/>
          </w:r>
          <w:ins w:id="2175" w:author="Sammartano, Marc (BIC USA)" w:date="2014-07-20T22:08:00Z">
            <w:r w:rsidR="001D724B">
              <w:rPr>
                <w:noProof/>
                <w:webHidden/>
              </w:rPr>
              <w:t>177</w:t>
            </w:r>
          </w:ins>
          <w:ins w:id="21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77" w:author="Sammartano, Marc (BIC USA)" w:date="2014-07-20T20:16:00Z"/>
              <w:rFonts w:eastAsiaTheme="minorEastAsia"/>
              <w:noProof/>
            </w:rPr>
          </w:pPr>
          <w:ins w:id="21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"_Toc393651524"</w:instrText>
            </w:r>
            <w:r w:rsidRPr="00320ACE">
              <w:rPr>
                <w:rStyle w:val="Hyperlink"/>
                <w:noProof/>
              </w:rPr>
              <w:instrText xml:space="preserve"> </w:instrText>
            </w:r>
            <w:r w:rsidRPr="00320ACE">
              <w:rPr>
                <w:rStyle w:val="Hyperlink"/>
                <w:noProof/>
              </w:rPr>
              <w:fldChar w:fldCharType="separate"/>
            </w:r>
            <w:r w:rsidRPr="00320ACE">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_Toc393651524 \h </w:instrText>
            </w:r>
          </w:ins>
          <w:r>
            <w:rPr>
              <w:noProof/>
              <w:webHidden/>
            </w:rPr>
          </w:r>
          <w:r>
            <w:rPr>
              <w:noProof/>
              <w:webHidden/>
            </w:rPr>
            <w:fldChar w:fldCharType="separate"/>
          </w:r>
          <w:ins w:id="2179" w:author="Sammartano, Marc (BIC USA)" w:date="2014-07-20T22:08:00Z">
            <w:r w:rsidR="001D724B">
              <w:rPr>
                <w:noProof/>
                <w:webHidden/>
              </w:rPr>
              <w:t>178</w:t>
            </w:r>
          </w:ins>
          <w:ins w:id="218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81" w:author="Sammartano, Marc (BIC USA)" w:date="2014-07-20T20:16:00Z"/>
              <w:rFonts w:eastAsiaTheme="minorEastAsia"/>
              <w:noProof/>
            </w:rPr>
          </w:pPr>
          <w:ins w:id="218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"_Toc393651525"</w:instrText>
            </w:r>
            <w:r w:rsidRPr="00320ACE">
              <w:rPr>
                <w:rStyle w:val="Hyperlink"/>
                <w:noProof/>
              </w:rPr>
              <w:instrText xml:space="preserve"> </w:instrText>
            </w:r>
            <w:r w:rsidRPr="00320ACE">
              <w:rPr>
                <w:rStyle w:val="Hyperlink"/>
                <w:noProof/>
              </w:rPr>
              <w:fldChar w:fldCharType="separate"/>
            </w:r>
            <w:r w:rsidRPr="00320ACE">
              <w:rPr>
                <w:rStyle w:val="Hyperlink"/>
                <w:noProof/>
              </w:rPr>
              <w:t>What you need to know</w:t>
            </w:r>
            <w:r>
              <w:rPr>
                <w:noProof/>
                <w:webHidden/>
              </w:rPr>
              <w:tab/>
            </w:r>
            <w:r>
              <w:rPr>
                <w:noProof/>
                <w:webHidden/>
              </w:rPr>
              <w:fldChar w:fldCharType="begin"/>
            </w:r>
            <w:r>
              <w:rPr>
                <w:noProof/>
                <w:webHidden/>
              </w:rPr>
              <w:instrText xml:space="preserve"> PAGEREF _Toc393651525 \h </w:instrText>
            </w:r>
          </w:ins>
          <w:r>
            <w:rPr>
              <w:noProof/>
              <w:webHidden/>
            </w:rPr>
          </w:r>
          <w:r>
            <w:rPr>
              <w:noProof/>
              <w:webHidden/>
            </w:rPr>
            <w:fldChar w:fldCharType="separate"/>
          </w:r>
          <w:ins w:id="2183" w:author="Sammartano, Marc (BIC USA)" w:date="2014-07-20T22:08:00Z">
            <w:r w:rsidR="001D724B">
              <w:rPr>
                <w:noProof/>
                <w:webHidden/>
              </w:rPr>
              <w:t>179</w:t>
            </w:r>
          </w:ins>
          <w:ins w:id="2184"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185" w:author="Sammartano, Marc (BIC USA)" w:date="2014-07-20T20:16:00Z"/>
              <w:rFonts w:eastAsiaTheme="minorEastAsia"/>
              <w:noProof/>
            </w:rPr>
          </w:pPr>
          <w:ins w:id="218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"_Toc393651526"</w:instrText>
            </w:r>
            <w:r w:rsidRPr="00320ACE">
              <w:rPr>
                <w:rStyle w:val="Hyperlink"/>
                <w:noProof/>
              </w:rPr>
              <w:instrText xml:space="preserve"> </w:instrText>
            </w:r>
            <w:r w:rsidRPr="00320ACE">
              <w:rPr>
                <w:rStyle w:val="Hyperlink"/>
                <w:noProof/>
              </w:rPr>
              <w:fldChar w:fldCharType="separate"/>
            </w:r>
            <w:r w:rsidRPr="00320ACE">
              <w:rPr>
                <w:rStyle w:val="Hyperlink"/>
                <w:noProof/>
              </w:rPr>
              <w:t>Appendix D – Building a Standalone Application</w:t>
            </w:r>
            <w:r>
              <w:rPr>
                <w:noProof/>
                <w:webHidden/>
              </w:rPr>
              <w:tab/>
            </w:r>
            <w:r>
              <w:rPr>
                <w:noProof/>
                <w:webHidden/>
              </w:rPr>
              <w:fldChar w:fldCharType="begin"/>
            </w:r>
            <w:r>
              <w:rPr>
                <w:noProof/>
                <w:webHidden/>
              </w:rPr>
              <w:instrText xml:space="preserve"> PAGEREF _Toc393651526 \h </w:instrText>
            </w:r>
          </w:ins>
          <w:r>
            <w:rPr>
              <w:noProof/>
              <w:webHidden/>
            </w:rPr>
          </w:r>
          <w:r>
            <w:rPr>
              <w:noProof/>
              <w:webHidden/>
            </w:rPr>
            <w:fldChar w:fldCharType="separate"/>
          </w:r>
          <w:ins w:id="2187" w:author="Sammartano, Marc (BIC USA)" w:date="2014-07-20T22:08:00Z">
            <w:r w:rsidR="001D724B">
              <w:rPr>
                <w:noProof/>
                <w:webHidden/>
              </w:rPr>
              <w:t>180</w:t>
            </w:r>
          </w:ins>
          <w:ins w:id="218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89" w:author="Sammartano, Marc (BIC USA)" w:date="2014-07-20T20:16:00Z"/>
              <w:rFonts w:eastAsiaTheme="minorEastAsia"/>
              <w:noProof/>
            </w:rPr>
          </w:pPr>
          <w:ins w:id="219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"_Toc393651527"</w:instrText>
            </w:r>
            <w:r w:rsidRPr="00320ACE">
              <w:rPr>
                <w:rStyle w:val="Hyperlink"/>
                <w:noProof/>
              </w:rPr>
              <w:instrText xml:space="preserve"> </w:instrText>
            </w:r>
            <w:r w:rsidRPr="00320ACE">
              <w:rPr>
                <w:rStyle w:val="Hyperlink"/>
                <w:noProof/>
              </w:rPr>
              <w:fldChar w:fldCharType="separate"/>
            </w:r>
            <w:r w:rsidRPr="00320ACE">
              <w:rPr>
                <w:rStyle w:val="Hyperlink"/>
                <w:noProof/>
              </w:rPr>
              <w:t>Introduction</w:t>
            </w:r>
            <w:r>
              <w:rPr>
                <w:noProof/>
                <w:webHidden/>
              </w:rPr>
              <w:tab/>
            </w:r>
            <w:r>
              <w:rPr>
                <w:noProof/>
                <w:webHidden/>
              </w:rPr>
              <w:fldChar w:fldCharType="begin"/>
            </w:r>
            <w:r>
              <w:rPr>
                <w:noProof/>
                <w:webHidden/>
              </w:rPr>
              <w:instrText xml:space="preserve"> PAGEREF _Toc393651527 \h </w:instrText>
            </w:r>
          </w:ins>
          <w:r>
            <w:rPr>
              <w:noProof/>
              <w:webHidden/>
            </w:rPr>
          </w:r>
          <w:r>
            <w:rPr>
              <w:noProof/>
              <w:webHidden/>
            </w:rPr>
            <w:fldChar w:fldCharType="separate"/>
          </w:r>
          <w:ins w:id="2191" w:author="Sammartano, Marc (BIC USA)" w:date="2014-07-20T22:08:00Z">
            <w:r w:rsidR="001D724B">
              <w:rPr>
                <w:noProof/>
                <w:webHidden/>
              </w:rPr>
              <w:t>180</w:t>
            </w:r>
          </w:ins>
          <w:ins w:id="219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93" w:author="Sammartano, Marc (BIC USA)" w:date="2014-07-20T20:16:00Z"/>
              <w:rFonts w:eastAsiaTheme="minorEastAsia"/>
              <w:noProof/>
            </w:rPr>
          </w:pPr>
          <w:ins w:id="219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"_Toc393651528"</w:instrText>
            </w:r>
            <w:r w:rsidRPr="00320ACE">
              <w:rPr>
                <w:rStyle w:val="Hyperlink"/>
                <w:noProof/>
              </w:rPr>
              <w:instrText xml:space="preserve"> </w:instrText>
            </w:r>
            <w:r w:rsidRPr="00320ACE">
              <w:rPr>
                <w:rStyle w:val="Hyperlink"/>
                <w:noProof/>
              </w:rPr>
              <w:fldChar w:fldCharType="separate"/>
            </w:r>
            <w:r w:rsidRPr="00320ACE">
              <w:rPr>
                <w:rStyle w:val="Hyperlink"/>
                <w:noProof/>
              </w:rPr>
              <w:t>License Information</w:t>
            </w:r>
            <w:r>
              <w:rPr>
                <w:noProof/>
                <w:webHidden/>
              </w:rPr>
              <w:tab/>
            </w:r>
            <w:r>
              <w:rPr>
                <w:noProof/>
                <w:webHidden/>
              </w:rPr>
              <w:fldChar w:fldCharType="begin"/>
            </w:r>
            <w:r>
              <w:rPr>
                <w:noProof/>
                <w:webHidden/>
              </w:rPr>
              <w:instrText xml:space="preserve"> PAGEREF _Toc393651528 \h </w:instrText>
            </w:r>
          </w:ins>
          <w:r>
            <w:rPr>
              <w:noProof/>
              <w:webHidden/>
            </w:rPr>
          </w:r>
          <w:r>
            <w:rPr>
              <w:noProof/>
              <w:webHidden/>
            </w:rPr>
            <w:fldChar w:fldCharType="separate"/>
          </w:r>
          <w:ins w:id="2195" w:author="Sammartano, Marc (BIC USA)" w:date="2014-07-20T22:08:00Z">
            <w:r w:rsidR="001D724B">
              <w:rPr>
                <w:noProof/>
                <w:webHidden/>
              </w:rPr>
              <w:t>180</w:t>
            </w:r>
          </w:ins>
          <w:ins w:id="219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197" w:author="Sammartano, Marc (BIC USA)" w:date="2014-07-20T20:16:00Z"/>
              <w:rFonts w:eastAsiaTheme="minorEastAsia"/>
              <w:noProof/>
            </w:rPr>
          </w:pPr>
          <w:ins w:id="219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"_Toc393651529"</w:instrText>
            </w:r>
            <w:r w:rsidRPr="00320ACE">
              <w:rPr>
                <w:rStyle w:val="Hyperlink"/>
                <w:noProof/>
              </w:rPr>
              <w:instrText xml:space="preserve"> </w:instrText>
            </w:r>
            <w:r w:rsidRPr="00320ACE">
              <w:rPr>
                <w:rStyle w:val="Hyperlink"/>
                <w:noProof/>
              </w:rPr>
              <w:fldChar w:fldCharType="separate"/>
            </w:r>
            <w:r w:rsidRPr="00320ACE">
              <w:rPr>
                <w:rStyle w:val="Hyperlink"/>
                <w:noProof/>
              </w:rPr>
              <w:t>Before You Start</w:t>
            </w:r>
            <w:r>
              <w:rPr>
                <w:noProof/>
                <w:webHidden/>
              </w:rPr>
              <w:tab/>
            </w:r>
            <w:r>
              <w:rPr>
                <w:noProof/>
                <w:webHidden/>
              </w:rPr>
              <w:fldChar w:fldCharType="begin"/>
            </w:r>
            <w:r>
              <w:rPr>
                <w:noProof/>
                <w:webHidden/>
              </w:rPr>
              <w:instrText xml:space="preserve"> PAGEREF _Toc393651529 \h </w:instrText>
            </w:r>
          </w:ins>
          <w:r>
            <w:rPr>
              <w:noProof/>
              <w:webHidden/>
            </w:rPr>
          </w:r>
          <w:r>
            <w:rPr>
              <w:noProof/>
              <w:webHidden/>
            </w:rPr>
            <w:fldChar w:fldCharType="separate"/>
          </w:r>
          <w:ins w:id="2199" w:author="Sammartano, Marc (BIC USA)" w:date="2014-07-20T22:08:00Z">
            <w:r w:rsidR="001D724B">
              <w:rPr>
                <w:noProof/>
                <w:webHidden/>
              </w:rPr>
              <w:t>180</w:t>
            </w:r>
          </w:ins>
          <w:ins w:id="220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01" w:author="Sammartano, Marc (BIC USA)" w:date="2014-07-20T20:16:00Z"/>
              <w:rFonts w:eastAsiaTheme="minorEastAsia"/>
              <w:noProof/>
            </w:rPr>
          </w:pPr>
          <w:ins w:id="220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"_Toc393651530"</w:instrText>
            </w:r>
            <w:r w:rsidRPr="00320ACE">
              <w:rPr>
                <w:rStyle w:val="Hyperlink"/>
                <w:noProof/>
              </w:rPr>
              <w:instrText xml:space="preserve"> </w:instrText>
            </w:r>
            <w:r w:rsidRPr="00320ACE">
              <w:rPr>
                <w:rStyle w:val="Hyperlink"/>
                <w:noProof/>
              </w:rPr>
              <w:fldChar w:fldCharType="separate"/>
            </w:r>
            <w:r w:rsidRPr="00320ACE">
              <w:rPr>
                <w:rStyle w:val="Hyperlink"/>
                <w:noProof/>
              </w:rPr>
              <w:t>Setting Up the Development Environment</w:t>
            </w:r>
            <w:r>
              <w:rPr>
                <w:noProof/>
                <w:webHidden/>
              </w:rPr>
              <w:tab/>
            </w:r>
            <w:r>
              <w:rPr>
                <w:noProof/>
                <w:webHidden/>
              </w:rPr>
              <w:fldChar w:fldCharType="begin"/>
            </w:r>
            <w:r>
              <w:rPr>
                <w:noProof/>
                <w:webHidden/>
              </w:rPr>
              <w:instrText xml:space="preserve"> PAGEREF _Toc393651530 \h </w:instrText>
            </w:r>
          </w:ins>
          <w:r>
            <w:rPr>
              <w:noProof/>
              <w:webHidden/>
            </w:rPr>
          </w:r>
          <w:r>
            <w:rPr>
              <w:noProof/>
              <w:webHidden/>
            </w:rPr>
            <w:fldChar w:fldCharType="separate"/>
          </w:r>
          <w:ins w:id="2203" w:author="Sammartano, Marc (BIC USA)" w:date="2014-07-20T22:08:00Z">
            <w:r w:rsidR="001D724B">
              <w:rPr>
                <w:noProof/>
                <w:webHidden/>
              </w:rPr>
              <w:t>180</w:t>
            </w:r>
          </w:ins>
          <w:ins w:id="220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05" w:author="Sammartano, Marc (BIC USA)" w:date="2014-07-20T20:16:00Z"/>
              <w:rFonts w:eastAsiaTheme="minorEastAsia"/>
              <w:noProof/>
            </w:rPr>
          </w:pPr>
          <w:ins w:id="220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"_Toc393651531"</w:instrText>
            </w:r>
            <w:r w:rsidRPr="00320ACE">
              <w:rPr>
                <w:rStyle w:val="Hyperlink"/>
                <w:noProof/>
              </w:rPr>
              <w:instrText xml:space="preserve"> </w:instrText>
            </w:r>
            <w:r w:rsidRPr="00320ACE">
              <w:rPr>
                <w:rStyle w:val="Hyperlink"/>
                <w:noProof/>
              </w:rPr>
              <w:fldChar w:fldCharType="separate"/>
            </w:r>
            <w:r w:rsidRPr="00320ACE">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_Toc393651531 \h </w:instrText>
            </w:r>
          </w:ins>
          <w:r>
            <w:rPr>
              <w:noProof/>
              <w:webHidden/>
            </w:rPr>
          </w:r>
          <w:r>
            <w:rPr>
              <w:noProof/>
              <w:webHidden/>
            </w:rPr>
            <w:fldChar w:fldCharType="separate"/>
          </w:r>
          <w:ins w:id="2207" w:author="Sammartano, Marc (BIC USA)" w:date="2014-07-20T22:08:00Z">
            <w:r w:rsidR="001D724B">
              <w:rPr>
                <w:noProof/>
                <w:webHidden/>
              </w:rPr>
              <w:t>181</w:t>
            </w:r>
          </w:ins>
          <w:ins w:id="220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09" w:author="Sammartano, Marc (BIC USA)" w:date="2014-07-20T20:16:00Z"/>
              <w:rFonts w:eastAsiaTheme="minorEastAsia"/>
              <w:noProof/>
            </w:rPr>
          </w:pPr>
          <w:ins w:id="221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"_Toc393651532"</w:instrText>
            </w:r>
            <w:r w:rsidRPr="00320ACE">
              <w:rPr>
                <w:rStyle w:val="Hyperlink"/>
                <w:noProof/>
              </w:rPr>
              <w:instrText xml:space="preserve"> </w:instrText>
            </w:r>
            <w:r w:rsidRPr="00320ACE">
              <w:rPr>
                <w:rStyle w:val="Hyperlink"/>
                <w:noProof/>
              </w:rPr>
              <w:fldChar w:fldCharType="separate"/>
            </w:r>
            <w:r w:rsidRPr="00320ACE">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_Toc393651532 \h </w:instrText>
            </w:r>
          </w:ins>
          <w:r>
            <w:rPr>
              <w:noProof/>
              <w:webHidden/>
            </w:rPr>
          </w:r>
          <w:r>
            <w:rPr>
              <w:noProof/>
              <w:webHidden/>
            </w:rPr>
            <w:fldChar w:fldCharType="separate"/>
          </w:r>
          <w:ins w:id="2211" w:author="Sammartano, Marc (BIC USA)" w:date="2014-07-20T22:08:00Z">
            <w:r w:rsidR="001D724B">
              <w:rPr>
                <w:noProof/>
                <w:webHidden/>
              </w:rPr>
              <w:t>181</w:t>
            </w:r>
          </w:ins>
          <w:ins w:id="221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13" w:author="Sammartano, Marc (BIC USA)" w:date="2014-07-20T20:16:00Z"/>
              <w:rFonts w:eastAsiaTheme="minorEastAsia"/>
              <w:noProof/>
            </w:rPr>
          </w:pPr>
          <w:ins w:id="221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"_Toc393651533"</w:instrText>
            </w:r>
            <w:r w:rsidRPr="00320ACE">
              <w:rPr>
                <w:rStyle w:val="Hyperlink"/>
                <w:noProof/>
              </w:rPr>
              <w:instrText xml:space="preserve"> </w:instrText>
            </w:r>
            <w:r w:rsidRPr="00320ACE">
              <w:rPr>
                <w:rStyle w:val="Hyperlink"/>
                <w:noProof/>
              </w:rPr>
              <w:fldChar w:fldCharType="separate"/>
            </w:r>
            <w:r w:rsidRPr="00320ACE">
              <w:rPr>
                <w:rStyle w:val="Hyperlink"/>
                <w:noProof/>
              </w:rPr>
              <w:t>Create a New Project in Eclipse</w:t>
            </w:r>
            <w:r>
              <w:rPr>
                <w:noProof/>
                <w:webHidden/>
              </w:rPr>
              <w:tab/>
            </w:r>
            <w:r>
              <w:rPr>
                <w:noProof/>
                <w:webHidden/>
              </w:rPr>
              <w:fldChar w:fldCharType="begin"/>
            </w:r>
            <w:r>
              <w:rPr>
                <w:noProof/>
                <w:webHidden/>
              </w:rPr>
              <w:instrText xml:space="preserve"> PAGEREF _Toc393651533 \h </w:instrText>
            </w:r>
          </w:ins>
          <w:r>
            <w:rPr>
              <w:noProof/>
              <w:webHidden/>
            </w:rPr>
          </w:r>
          <w:r>
            <w:rPr>
              <w:noProof/>
              <w:webHidden/>
            </w:rPr>
            <w:fldChar w:fldCharType="separate"/>
          </w:r>
          <w:ins w:id="2215" w:author="Sammartano, Marc (BIC USA)" w:date="2014-07-20T22:08:00Z">
            <w:r w:rsidR="001D724B">
              <w:rPr>
                <w:noProof/>
                <w:webHidden/>
              </w:rPr>
              <w:t>182</w:t>
            </w:r>
          </w:ins>
          <w:ins w:id="221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17" w:author="Sammartano, Marc (BIC USA)" w:date="2014-07-20T20:16:00Z"/>
              <w:rFonts w:eastAsiaTheme="minorEastAsia"/>
              <w:noProof/>
            </w:rPr>
          </w:pPr>
          <w:ins w:id="221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"_Toc393651534"</w:instrText>
            </w:r>
            <w:r w:rsidRPr="00320ACE">
              <w:rPr>
                <w:rStyle w:val="Hyperlink"/>
                <w:noProof/>
              </w:rPr>
              <w:instrText xml:space="preserve"> </w:instrText>
            </w:r>
            <w:r w:rsidRPr="00320ACE">
              <w:rPr>
                <w:rStyle w:val="Hyperlink"/>
                <w:noProof/>
              </w:rPr>
              <w:fldChar w:fldCharType="separate"/>
            </w:r>
            <w:r w:rsidRPr="00320ACE">
              <w:rPr>
                <w:rStyle w:val="Hyperlink"/>
                <w:noProof/>
              </w:rPr>
              <w:t>Rename the Package</w:t>
            </w:r>
            <w:r>
              <w:rPr>
                <w:noProof/>
                <w:webHidden/>
              </w:rPr>
              <w:tab/>
            </w:r>
            <w:r>
              <w:rPr>
                <w:noProof/>
                <w:webHidden/>
              </w:rPr>
              <w:fldChar w:fldCharType="begin"/>
            </w:r>
            <w:r>
              <w:rPr>
                <w:noProof/>
                <w:webHidden/>
              </w:rPr>
              <w:instrText xml:space="preserve"> PAGEREF _Toc393651534 \h </w:instrText>
            </w:r>
          </w:ins>
          <w:r>
            <w:rPr>
              <w:noProof/>
              <w:webHidden/>
            </w:rPr>
          </w:r>
          <w:r>
            <w:rPr>
              <w:noProof/>
              <w:webHidden/>
            </w:rPr>
            <w:fldChar w:fldCharType="separate"/>
          </w:r>
          <w:ins w:id="2219" w:author="Sammartano, Marc (BIC USA)" w:date="2014-07-20T22:08:00Z">
            <w:r w:rsidR="001D724B">
              <w:rPr>
                <w:noProof/>
                <w:webHidden/>
              </w:rPr>
              <w:t>183</w:t>
            </w:r>
          </w:ins>
          <w:ins w:id="222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21" w:author="Sammartano, Marc (BIC USA)" w:date="2014-07-20T20:16:00Z"/>
              <w:rFonts w:eastAsiaTheme="minorEastAsia"/>
              <w:noProof/>
            </w:rPr>
          </w:pPr>
          <w:ins w:id="222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"_Toc393651535"</w:instrText>
            </w:r>
            <w:r w:rsidRPr="00320ACE">
              <w:rPr>
                <w:rStyle w:val="Hyperlink"/>
                <w:noProof/>
              </w:rPr>
              <w:instrText xml:space="preserve"> </w:instrText>
            </w:r>
            <w:r w:rsidRPr="00320ACE">
              <w:rPr>
                <w:rStyle w:val="Hyperlink"/>
                <w:noProof/>
              </w:rPr>
              <w:fldChar w:fldCharType="separate"/>
            </w:r>
            <w:r w:rsidRPr="00320ACE">
              <w:rPr>
                <w:rStyle w:val="Hyperlink"/>
                <w:noProof/>
              </w:rPr>
              <w:t>Modifications to setup.xml</w:t>
            </w:r>
            <w:r>
              <w:rPr>
                <w:noProof/>
                <w:webHidden/>
              </w:rPr>
              <w:tab/>
            </w:r>
            <w:r>
              <w:rPr>
                <w:noProof/>
                <w:webHidden/>
              </w:rPr>
              <w:fldChar w:fldCharType="begin"/>
            </w:r>
            <w:r>
              <w:rPr>
                <w:noProof/>
                <w:webHidden/>
              </w:rPr>
              <w:instrText xml:space="preserve"> PAGEREF _Toc393651535 \h </w:instrText>
            </w:r>
          </w:ins>
          <w:r>
            <w:rPr>
              <w:noProof/>
              <w:webHidden/>
            </w:rPr>
          </w:r>
          <w:r>
            <w:rPr>
              <w:noProof/>
              <w:webHidden/>
            </w:rPr>
            <w:fldChar w:fldCharType="separate"/>
          </w:r>
          <w:ins w:id="2223" w:author="Sammartano, Marc (BIC USA)" w:date="2014-07-20T22:08:00Z">
            <w:r w:rsidR="001D724B">
              <w:rPr>
                <w:noProof/>
                <w:webHidden/>
              </w:rPr>
              <w:t>185</w:t>
            </w:r>
          </w:ins>
          <w:ins w:id="222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25" w:author="Sammartano, Marc (BIC USA)" w:date="2014-07-20T20:16:00Z"/>
              <w:rFonts w:eastAsiaTheme="minorEastAsia"/>
              <w:noProof/>
            </w:rPr>
          </w:pPr>
          <w:ins w:id="222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"_Toc393651536"</w:instrText>
            </w:r>
            <w:r w:rsidRPr="00320ACE">
              <w:rPr>
                <w:rStyle w:val="Hyperlink"/>
                <w:noProof/>
              </w:rPr>
              <w:instrText xml:space="preserve"> </w:instrText>
            </w:r>
            <w:r w:rsidRPr="00320ACE">
              <w:rPr>
                <w:rStyle w:val="Hyperlink"/>
                <w:noProof/>
              </w:rPr>
              <w:fldChar w:fldCharType="separate"/>
            </w:r>
            <w:r w:rsidRPr="00320ACE">
              <w:rPr>
                <w:rStyle w:val="Hyperlink"/>
                <w:noProof/>
              </w:rPr>
              <w:t>Advanced Customization with setup.xml</w:t>
            </w:r>
            <w:r>
              <w:rPr>
                <w:noProof/>
                <w:webHidden/>
              </w:rPr>
              <w:tab/>
            </w:r>
            <w:r>
              <w:rPr>
                <w:noProof/>
                <w:webHidden/>
              </w:rPr>
              <w:fldChar w:fldCharType="begin"/>
            </w:r>
            <w:r>
              <w:rPr>
                <w:noProof/>
                <w:webHidden/>
              </w:rPr>
              <w:instrText xml:space="preserve"> PAGEREF _Toc393651536 \h </w:instrText>
            </w:r>
          </w:ins>
          <w:r>
            <w:rPr>
              <w:noProof/>
              <w:webHidden/>
            </w:rPr>
          </w:r>
          <w:r>
            <w:rPr>
              <w:noProof/>
              <w:webHidden/>
            </w:rPr>
            <w:fldChar w:fldCharType="separate"/>
          </w:r>
          <w:ins w:id="2227" w:author="Sammartano, Marc (BIC USA)" w:date="2014-07-20T22:08:00Z">
            <w:r w:rsidR="001D724B">
              <w:rPr>
                <w:noProof/>
                <w:webHidden/>
              </w:rPr>
              <w:t>186</w:t>
            </w:r>
          </w:ins>
          <w:ins w:id="222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29" w:author="Sammartano, Marc (BIC USA)" w:date="2014-07-20T20:16:00Z"/>
              <w:rFonts w:eastAsiaTheme="minorEastAsia"/>
              <w:noProof/>
            </w:rPr>
          </w:pPr>
          <w:ins w:id="223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"_Toc393651537"</w:instrText>
            </w:r>
            <w:r w:rsidRPr="00320ACE">
              <w:rPr>
                <w:rStyle w:val="Hyperlink"/>
                <w:noProof/>
              </w:rPr>
              <w:instrText xml:space="preserve"> </w:instrText>
            </w:r>
            <w:r w:rsidRPr="00320ACE">
              <w:rPr>
                <w:rStyle w:val="Hyperlink"/>
                <w:noProof/>
              </w:rPr>
              <w:fldChar w:fldCharType="separate"/>
            </w:r>
            <w:r w:rsidRPr="00320ACE">
              <w:rPr>
                <w:rStyle w:val="Hyperlink"/>
                <w:noProof/>
              </w:rPr>
              <w:t>Files and Resources</w:t>
            </w:r>
            <w:r>
              <w:rPr>
                <w:noProof/>
                <w:webHidden/>
              </w:rPr>
              <w:tab/>
            </w:r>
            <w:r>
              <w:rPr>
                <w:noProof/>
                <w:webHidden/>
              </w:rPr>
              <w:fldChar w:fldCharType="begin"/>
            </w:r>
            <w:r>
              <w:rPr>
                <w:noProof/>
                <w:webHidden/>
              </w:rPr>
              <w:instrText xml:space="preserve"> PAGEREF _Toc393651537 \h </w:instrText>
            </w:r>
          </w:ins>
          <w:r>
            <w:rPr>
              <w:noProof/>
              <w:webHidden/>
            </w:rPr>
          </w:r>
          <w:r>
            <w:rPr>
              <w:noProof/>
              <w:webHidden/>
            </w:rPr>
            <w:fldChar w:fldCharType="separate"/>
          </w:r>
          <w:ins w:id="2231" w:author="Sammartano, Marc (BIC USA)" w:date="2014-07-20T22:08:00Z">
            <w:r w:rsidR="001D724B">
              <w:rPr>
                <w:noProof/>
                <w:webHidden/>
              </w:rPr>
              <w:t>187</w:t>
            </w:r>
          </w:ins>
          <w:ins w:id="2232"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33" w:author="Sammartano, Marc (BIC USA)" w:date="2014-07-20T20:16:00Z"/>
              <w:rFonts w:eastAsiaTheme="minorEastAsia"/>
              <w:noProof/>
            </w:rPr>
          </w:pPr>
          <w:ins w:id="223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"_Toc393651538"</w:instrText>
            </w:r>
            <w:r w:rsidRPr="00320ACE">
              <w:rPr>
                <w:rStyle w:val="Hyperlink"/>
                <w:noProof/>
              </w:rPr>
              <w:instrText xml:space="preserve"> </w:instrText>
            </w:r>
            <w:r w:rsidRPr="00320ACE">
              <w:rPr>
                <w:rStyle w:val="Hyperlink"/>
                <w:noProof/>
              </w:rPr>
              <w:fldChar w:fldCharType="separate"/>
            </w:r>
            <w:r w:rsidRPr="00320ACE">
              <w:rPr>
                <w:rStyle w:val="Hyperlink"/>
                <w:noProof/>
              </w:rPr>
              <w:t>Testing the APK</w:t>
            </w:r>
            <w:r>
              <w:rPr>
                <w:noProof/>
                <w:webHidden/>
              </w:rPr>
              <w:tab/>
            </w:r>
            <w:r>
              <w:rPr>
                <w:noProof/>
                <w:webHidden/>
              </w:rPr>
              <w:fldChar w:fldCharType="begin"/>
            </w:r>
            <w:r>
              <w:rPr>
                <w:noProof/>
                <w:webHidden/>
              </w:rPr>
              <w:instrText xml:space="preserve"> PAGEREF _Toc393651538 \h </w:instrText>
            </w:r>
          </w:ins>
          <w:r>
            <w:rPr>
              <w:noProof/>
              <w:webHidden/>
            </w:rPr>
          </w:r>
          <w:r>
            <w:rPr>
              <w:noProof/>
              <w:webHidden/>
            </w:rPr>
            <w:fldChar w:fldCharType="separate"/>
          </w:r>
          <w:ins w:id="2235" w:author="Sammartano, Marc (BIC USA)" w:date="2014-07-20T22:08:00Z">
            <w:r w:rsidR="001D724B">
              <w:rPr>
                <w:noProof/>
                <w:webHidden/>
              </w:rPr>
              <w:t>188</w:t>
            </w:r>
          </w:ins>
          <w:ins w:id="223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37" w:author="Sammartano, Marc (BIC USA)" w:date="2014-07-20T20:16:00Z"/>
              <w:rFonts w:eastAsiaTheme="minorEastAsia"/>
              <w:noProof/>
            </w:rPr>
          </w:pPr>
          <w:ins w:id="223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"_Toc393651539"</w:instrText>
            </w:r>
            <w:r w:rsidRPr="00320ACE">
              <w:rPr>
                <w:rStyle w:val="Hyperlink"/>
                <w:noProof/>
              </w:rPr>
              <w:instrText xml:space="preserve"> </w:instrText>
            </w:r>
            <w:r w:rsidRPr="00320ACE">
              <w:rPr>
                <w:rStyle w:val="Hyperlink"/>
                <w:noProof/>
              </w:rPr>
              <w:fldChar w:fldCharType="separate"/>
            </w:r>
            <w:r w:rsidRPr="00320ACE">
              <w:rPr>
                <w:rStyle w:val="Hyperlink"/>
                <w:noProof/>
              </w:rPr>
              <w:t>Installing a BASIC! Program into the Application</w:t>
            </w:r>
            <w:r>
              <w:rPr>
                <w:noProof/>
                <w:webHidden/>
              </w:rPr>
              <w:tab/>
            </w:r>
            <w:r>
              <w:rPr>
                <w:noProof/>
                <w:webHidden/>
              </w:rPr>
              <w:fldChar w:fldCharType="begin"/>
            </w:r>
            <w:r>
              <w:rPr>
                <w:noProof/>
                <w:webHidden/>
              </w:rPr>
              <w:instrText xml:space="preserve"> PAGEREF _Toc393651539 \h </w:instrText>
            </w:r>
          </w:ins>
          <w:r>
            <w:rPr>
              <w:noProof/>
              <w:webHidden/>
            </w:rPr>
          </w:r>
          <w:r>
            <w:rPr>
              <w:noProof/>
              <w:webHidden/>
            </w:rPr>
            <w:fldChar w:fldCharType="separate"/>
          </w:r>
          <w:ins w:id="2239" w:author="Sammartano, Marc (BIC USA)" w:date="2014-07-20T22:08:00Z">
            <w:r w:rsidR="001D724B">
              <w:rPr>
                <w:noProof/>
                <w:webHidden/>
              </w:rPr>
              <w:t>189</w:t>
            </w:r>
          </w:ins>
          <w:ins w:id="2240"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41" w:author="Sammartano, Marc (BIC USA)" w:date="2014-07-20T20:16:00Z"/>
              <w:rFonts w:eastAsiaTheme="minorEastAsia"/>
              <w:noProof/>
            </w:rPr>
          </w:pPr>
          <w:ins w:id="224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"_Toc393651540"</w:instrText>
            </w:r>
            <w:r w:rsidRPr="00320ACE">
              <w:rPr>
                <w:rStyle w:val="Hyperlink"/>
                <w:noProof/>
              </w:rPr>
              <w:instrText xml:space="preserve"> </w:instrText>
            </w:r>
            <w:r w:rsidRPr="00320ACE">
              <w:rPr>
                <w:rStyle w:val="Hyperlink"/>
                <w:noProof/>
              </w:rPr>
              <w:fldChar w:fldCharType="separate"/>
            </w:r>
            <w:r w:rsidRPr="00320ACE">
              <w:rPr>
                <w:rStyle w:val="Hyperlink"/>
                <w:noProof/>
              </w:rPr>
              <w:t>Application Icons</w:t>
            </w:r>
            <w:r>
              <w:rPr>
                <w:noProof/>
                <w:webHidden/>
              </w:rPr>
              <w:tab/>
            </w:r>
            <w:r>
              <w:rPr>
                <w:noProof/>
                <w:webHidden/>
              </w:rPr>
              <w:fldChar w:fldCharType="begin"/>
            </w:r>
            <w:r>
              <w:rPr>
                <w:noProof/>
                <w:webHidden/>
              </w:rPr>
              <w:instrText xml:space="preserve"> PAGEREF _Toc393651540 \h </w:instrText>
            </w:r>
          </w:ins>
          <w:r>
            <w:rPr>
              <w:noProof/>
              <w:webHidden/>
            </w:rPr>
          </w:r>
          <w:r>
            <w:rPr>
              <w:noProof/>
              <w:webHidden/>
            </w:rPr>
            <w:fldChar w:fldCharType="separate"/>
          </w:r>
          <w:ins w:id="2243" w:author="Sammartano, Marc (BIC USA)" w:date="2014-07-20T22:08:00Z">
            <w:r w:rsidR="001D724B">
              <w:rPr>
                <w:noProof/>
                <w:webHidden/>
              </w:rPr>
              <w:t>191</w:t>
            </w:r>
          </w:ins>
          <w:ins w:id="224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45" w:author="Sammartano, Marc (BIC USA)" w:date="2014-07-20T20:16:00Z"/>
              <w:rFonts w:eastAsiaTheme="minorEastAsia"/>
              <w:noProof/>
            </w:rPr>
          </w:pPr>
          <w:ins w:id="224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"_Toc393651541"</w:instrText>
            </w:r>
            <w:r w:rsidRPr="00320ACE">
              <w:rPr>
                <w:rStyle w:val="Hyperlink"/>
                <w:noProof/>
              </w:rPr>
              <w:instrText xml:space="preserve"> </w:instrText>
            </w:r>
            <w:r w:rsidRPr="00320ACE">
              <w:rPr>
                <w:rStyle w:val="Hyperlink"/>
                <w:noProof/>
              </w:rPr>
              <w:fldChar w:fldCharType="separate"/>
            </w:r>
            <w:r w:rsidRPr="00320ACE">
              <w:rPr>
                <w:rStyle w:val="Hyperlink"/>
                <w:noProof/>
              </w:rPr>
              <w:t>Modifications to the AndroidManifest.xml File</w:t>
            </w:r>
            <w:r>
              <w:rPr>
                <w:noProof/>
                <w:webHidden/>
              </w:rPr>
              <w:tab/>
            </w:r>
            <w:r>
              <w:rPr>
                <w:noProof/>
                <w:webHidden/>
              </w:rPr>
              <w:fldChar w:fldCharType="begin"/>
            </w:r>
            <w:r>
              <w:rPr>
                <w:noProof/>
                <w:webHidden/>
              </w:rPr>
              <w:instrText xml:space="preserve"> PAGEREF _Toc393651541 \h </w:instrText>
            </w:r>
          </w:ins>
          <w:r>
            <w:rPr>
              <w:noProof/>
              <w:webHidden/>
            </w:rPr>
          </w:r>
          <w:r>
            <w:rPr>
              <w:noProof/>
              <w:webHidden/>
            </w:rPr>
            <w:fldChar w:fldCharType="separate"/>
          </w:r>
          <w:ins w:id="2247" w:author="Sammartano, Marc (BIC USA)" w:date="2014-07-20T22:08:00Z">
            <w:r w:rsidR="001D724B">
              <w:rPr>
                <w:noProof/>
                <w:webHidden/>
              </w:rPr>
              <w:t>192</w:t>
            </w:r>
          </w:ins>
          <w:ins w:id="2248"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49" w:author="Sammartano, Marc (BIC USA)" w:date="2014-07-20T20:16:00Z"/>
              <w:rFonts w:eastAsiaTheme="minorEastAsia"/>
              <w:noProof/>
            </w:rPr>
          </w:pPr>
          <w:ins w:id="225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"_Toc393651542"</w:instrText>
            </w:r>
            <w:r w:rsidRPr="00320ACE">
              <w:rPr>
                <w:rStyle w:val="Hyperlink"/>
                <w:noProof/>
              </w:rPr>
              <w:instrText xml:space="preserve"> </w:instrText>
            </w:r>
            <w:r w:rsidRPr="00320ACE">
              <w:rPr>
                <w:rStyle w:val="Hyperlink"/>
                <w:noProof/>
              </w:rPr>
              <w:fldChar w:fldCharType="separate"/>
            </w:r>
            <w:r w:rsidRPr="00320ACE">
              <w:rPr>
                <w:rStyle w:val="Hyperlink"/>
                <w:noProof/>
              </w:rPr>
              <w:t>Setting the Version Number and Version Name</w:t>
            </w:r>
            <w:r>
              <w:rPr>
                <w:noProof/>
                <w:webHidden/>
              </w:rPr>
              <w:tab/>
            </w:r>
            <w:r>
              <w:rPr>
                <w:noProof/>
                <w:webHidden/>
              </w:rPr>
              <w:fldChar w:fldCharType="begin"/>
            </w:r>
            <w:r>
              <w:rPr>
                <w:noProof/>
                <w:webHidden/>
              </w:rPr>
              <w:instrText xml:space="preserve"> PAGEREF _Toc393651542 \h </w:instrText>
            </w:r>
          </w:ins>
          <w:r>
            <w:rPr>
              <w:noProof/>
              <w:webHidden/>
            </w:rPr>
          </w:r>
          <w:r>
            <w:rPr>
              <w:noProof/>
              <w:webHidden/>
            </w:rPr>
            <w:fldChar w:fldCharType="separate"/>
          </w:r>
          <w:ins w:id="2251" w:author="Sammartano, Marc (BIC USA)" w:date="2014-07-20T22:08:00Z">
            <w:r w:rsidR="001D724B">
              <w:rPr>
                <w:noProof/>
                <w:webHidden/>
              </w:rPr>
              <w:t>192</w:t>
            </w:r>
          </w:ins>
          <w:ins w:id="2252"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53" w:author="Sammartano, Marc (BIC USA)" w:date="2014-07-20T20:16:00Z"/>
              <w:rFonts w:eastAsiaTheme="minorEastAsia"/>
              <w:noProof/>
            </w:rPr>
          </w:pPr>
          <w:ins w:id="2254"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"_Toc393651543"</w:instrText>
            </w:r>
            <w:r w:rsidRPr="00320ACE">
              <w:rPr>
                <w:rStyle w:val="Hyperlink"/>
                <w:noProof/>
              </w:rPr>
              <w:instrText xml:space="preserve"> </w:instrText>
            </w:r>
            <w:r w:rsidRPr="00320ACE">
              <w:rPr>
                <w:rStyle w:val="Hyperlink"/>
                <w:noProof/>
              </w:rPr>
              <w:fldChar w:fldCharType="separate"/>
            </w:r>
            <w:r w:rsidRPr="00320ACE">
              <w:rPr>
                <w:rStyle w:val="Hyperlink"/>
                <w:noProof/>
              </w:rPr>
              <w:t>Permissions</w:t>
            </w:r>
            <w:r>
              <w:rPr>
                <w:noProof/>
                <w:webHidden/>
              </w:rPr>
              <w:tab/>
            </w:r>
            <w:r>
              <w:rPr>
                <w:noProof/>
                <w:webHidden/>
              </w:rPr>
              <w:fldChar w:fldCharType="begin"/>
            </w:r>
            <w:r>
              <w:rPr>
                <w:noProof/>
                <w:webHidden/>
              </w:rPr>
              <w:instrText xml:space="preserve"> PAGEREF _Toc393651543 \h </w:instrText>
            </w:r>
          </w:ins>
          <w:r>
            <w:rPr>
              <w:noProof/>
              <w:webHidden/>
            </w:rPr>
          </w:r>
          <w:r>
            <w:rPr>
              <w:noProof/>
              <w:webHidden/>
            </w:rPr>
            <w:fldChar w:fldCharType="separate"/>
          </w:r>
          <w:ins w:id="2255" w:author="Sammartano, Marc (BIC USA)" w:date="2014-07-20T22:08:00Z">
            <w:r w:rsidR="001D724B">
              <w:rPr>
                <w:noProof/>
                <w:webHidden/>
              </w:rPr>
              <w:t>192</w:t>
            </w:r>
          </w:ins>
          <w:ins w:id="2256"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57" w:author="Sammartano, Marc (BIC USA)" w:date="2014-07-20T20:16:00Z"/>
              <w:rFonts w:eastAsiaTheme="minorEastAsia"/>
              <w:noProof/>
            </w:rPr>
          </w:pPr>
          <w:ins w:id="225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"_Toc393651544"</w:instrText>
            </w:r>
            <w:r w:rsidRPr="00320ACE">
              <w:rPr>
                <w:rStyle w:val="Hyperlink"/>
                <w:noProof/>
              </w:rPr>
              <w:instrText xml:space="preserve"> </w:instrText>
            </w:r>
            <w:r w:rsidRPr="00320ACE">
              <w:rPr>
                <w:rStyle w:val="Hyperlink"/>
                <w:noProof/>
              </w:rPr>
              <w:fldChar w:fldCharType="separate"/>
            </w:r>
            <w:r w:rsidRPr="00320ACE">
              <w:rPr>
                <w:rStyle w:val="Hyperlink"/>
                <w:noProof/>
              </w:rPr>
              <w:t>Disable the Shortcut Launcher</w:t>
            </w:r>
            <w:r>
              <w:rPr>
                <w:noProof/>
                <w:webHidden/>
              </w:rPr>
              <w:tab/>
            </w:r>
            <w:r>
              <w:rPr>
                <w:noProof/>
                <w:webHidden/>
              </w:rPr>
              <w:fldChar w:fldCharType="begin"/>
            </w:r>
            <w:r>
              <w:rPr>
                <w:noProof/>
                <w:webHidden/>
              </w:rPr>
              <w:instrText xml:space="preserve"> PAGEREF _Toc393651544 \h </w:instrText>
            </w:r>
          </w:ins>
          <w:r>
            <w:rPr>
              <w:noProof/>
              <w:webHidden/>
            </w:rPr>
          </w:r>
          <w:r>
            <w:rPr>
              <w:noProof/>
              <w:webHidden/>
            </w:rPr>
            <w:fldChar w:fldCharType="separate"/>
          </w:r>
          <w:ins w:id="2259" w:author="Sammartano, Marc (BIC USA)" w:date="2014-07-20T22:08:00Z">
            <w:r w:rsidR="001D724B">
              <w:rPr>
                <w:noProof/>
                <w:webHidden/>
              </w:rPr>
              <w:t>193</w:t>
            </w:r>
          </w:ins>
          <w:ins w:id="2260" w:author="Sammartano, Marc (BIC USA)" w:date="2014-07-20T20:16:00Z">
            <w:r>
              <w:rPr>
                <w:noProof/>
                <w:webHidden/>
              </w:rPr>
              <w:fldChar w:fldCharType="end"/>
            </w:r>
            <w:r w:rsidRPr="00320ACE">
              <w:rPr>
                <w:rStyle w:val="Hyperlink"/>
                <w:noProof/>
              </w:rPr>
              <w:fldChar w:fldCharType="end"/>
            </w:r>
          </w:ins>
        </w:p>
        <w:p w:rsidR="00254A25" w:rsidRDefault="00254A25">
          <w:pPr>
            <w:pStyle w:val="TOC3"/>
            <w:tabs>
              <w:tab w:val="right" w:leader="dot" w:pos="9350"/>
            </w:tabs>
            <w:rPr>
              <w:ins w:id="2261" w:author="Sammartano, Marc (BIC USA)" w:date="2014-07-20T20:16:00Z"/>
              <w:rFonts w:eastAsiaTheme="minorEastAsia"/>
              <w:noProof/>
            </w:rPr>
          </w:pPr>
          <w:ins w:id="2262"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"_Toc393651545"</w:instrText>
            </w:r>
            <w:r w:rsidRPr="00320ACE">
              <w:rPr>
                <w:rStyle w:val="Hyperlink"/>
                <w:noProof/>
              </w:rPr>
              <w:instrText xml:space="preserve"> </w:instrText>
            </w:r>
            <w:r w:rsidRPr="00320ACE">
              <w:rPr>
                <w:rStyle w:val="Hyperlink"/>
                <w:noProof/>
              </w:rPr>
              <w:fldChar w:fldCharType="separate"/>
            </w:r>
            <w:r w:rsidRPr="00320ACE">
              <w:rPr>
                <w:rStyle w:val="Hyperlink"/>
                <w:noProof/>
              </w:rPr>
              <w:t>Launch at device boot</w:t>
            </w:r>
            <w:r>
              <w:rPr>
                <w:noProof/>
                <w:webHidden/>
              </w:rPr>
              <w:tab/>
            </w:r>
            <w:r>
              <w:rPr>
                <w:noProof/>
                <w:webHidden/>
              </w:rPr>
              <w:fldChar w:fldCharType="begin"/>
            </w:r>
            <w:r>
              <w:rPr>
                <w:noProof/>
                <w:webHidden/>
              </w:rPr>
              <w:instrText xml:space="preserve"> PAGEREF _Toc393651545 \h </w:instrText>
            </w:r>
          </w:ins>
          <w:r>
            <w:rPr>
              <w:noProof/>
              <w:webHidden/>
            </w:rPr>
          </w:r>
          <w:r>
            <w:rPr>
              <w:noProof/>
              <w:webHidden/>
            </w:rPr>
            <w:fldChar w:fldCharType="separate"/>
          </w:r>
          <w:ins w:id="2263" w:author="Sammartano, Marc (BIC USA)" w:date="2014-07-20T22:08:00Z">
            <w:r w:rsidR="001D724B">
              <w:rPr>
                <w:noProof/>
                <w:webHidden/>
              </w:rPr>
              <w:t>194</w:t>
            </w:r>
          </w:ins>
          <w:ins w:id="2264"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65" w:author="Sammartano, Marc (BIC USA)" w:date="2014-07-20T20:16:00Z"/>
              <w:rFonts w:eastAsiaTheme="minorEastAsia"/>
              <w:noProof/>
            </w:rPr>
          </w:pPr>
          <w:ins w:id="2266"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"_Toc393651546"</w:instrText>
            </w:r>
            <w:r w:rsidRPr="00320ACE">
              <w:rPr>
                <w:rStyle w:val="Hyperlink"/>
                <w:noProof/>
              </w:rPr>
              <w:instrText xml:space="preserve"> </w:instrText>
            </w:r>
            <w:r w:rsidRPr="00320ACE">
              <w:rPr>
                <w:rStyle w:val="Hyperlink"/>
                <w:noProof/>
              </w:rPr>
              <w:fldChar w:fldCharType="separate"/>
            </w:r>
            <w:r w:rsidRPr="00320ACE">
              <w:rPr>
                <w:rStyle w:val="Hyperlink"/>
                <w:noProof/>
              </w:rPr>
              <w:t>Preferences</w:t>
            </w:r>
            <w:r>
              <w:rPr>
                <w:noProof/>
                <w:webHidden/>
              </w:rPr>
              <w:tab/>
            </w:r>
            <w:r>
              <w:rPr>
                <w:noProof/>
                <w:webHidden/>
              </w:rPr>
              <w:fldChar w:fldCharType="begin"/>
            </w:r>
            <w:r>
              <w:rPr>
                <w:noProof/>
                <w:webHidden/>
              </w:rPr>
              <w:instrText xml:space="preserve"> PAGEREF _Toc393651546 \h </w:instrText>
            </w:r>
          </w:ins>
          <w:r>
            <w:rPr>
              <w:noProof/>
              <w:webHidden/>
            </w:rPr>
          </w:r>
          <w:r>
            <w:rPr>
              <w:noProof/>
              <w:webHidden/>
            </w:rPr>
            <w:fldChar w:fldCharType="separate"/>
          </w:r>
          <w:ins w:id="2267" w:author="Sammartano, Marc (BIC USA)" w:date="2014-07-20T22:08:00Z">
            <w:r w:rsidR="001D724B">
              <w:rPr>
                <w:noProof/>
                <w:webHidden/>
              </w:rPr>
              <w:t>194</w:t>
            </w:r>
          </w:ins>
          <w:ins w:id="2268"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69" w:author="Sammartano, Marc (BIC USA)" w:date="2014-07-20T20:16:00Z"/>
              <w:rFonts w:eastAsiaTheme="minorEastAsia"/>
              <w:noProof/>
            </w:rPr>
          </w:pPr>
          <w:ins w:id="2270"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"_Toc393651547"</w:instrText>
            </w:r>
            <w:r w:rsidRPr="00320ACE">
              <w:rPr>
                <w:rStyle w:val="Hyperlink"/>
                <w:noProof/>
              </w:rPr>
              <w:instrText xml:space="preserve"> </w:instrText>
            </w:r>
            <w:r w:rsidRPr="00320ACE">
              <w:rPr>
                <w:rStyle w:val="Hyperlink"/>
                <w:noProof/>
              </w:rPr>
              <w:fldChar w:fldCharType="separate"/>
            </w:r>
            <w:r w:rsidRPr="00320ACE">
              <w:rPr>
                <w:rStyle w:val="Hyperlink"/>
                <w:noProof/>
              </w:rPr>
              <w:t>Finished</w:t>
            </w:r>
            <w:r>
              <w:rPr>
                <w:noProof/>
                <w:webHidden/>
              </w:rPr>
              <w:tab/>
            </w:r>
            <w:r>
              <w:rPr>
                <w:noProof/>
                <w:webHidden/>
              </w:rPr>
              <w:fldChar w:fldCharType="begin"/>
            </w:r>
            <w:r>
              <w:rPr>
                <w:noProof/>
                <w:webHidden/>
              </w:rPr>
              <w:instrText xml:space="preserve"> PAGEREF _Toc393651547 \h </w:instrText>
            </w:r>
          </w:ins>
          <w:r>
            <w:rPr>
              <w:noProof/>
              <w:webHidden/>
            </w:rPr>
          </w:r>
          <w:r>
            <w:rPr>
              <w:noProof/>
              <w:webHidden/>
            </w:rPr>
            <w:fldChar w:fldCharType="separate"/>
          </w:r>
          <w:ins w:id="2271" w:author="Sammartano, Marc (BIC USA)" w:date="2014-07-20T22:08:00Z">
            <w:r w:rsidR="001D724B">
              <w:rPr>
                <w:noProof/>
                <w:webHidden/>
              </w:rPr>
              <w:t>196</w:t>
            </w:r>
          </w:ins>
          <w:ins w:id="2272" w:author="Sammartano, Marc (BIC USA)" w:date="2014-07-20T20:16:00Z">
            <w:r>
              <w:rPr>
                <w:noProof/>
                <w:webHidden/>
              </w:rPr>
              <w:fldChar w:fldCharType="end"/>
            </w:r>
            <w:r w:rsidRPr="00320ACE">
              <w:rPr>
                <w:rStyle w:val="Hyperlink"/>
                <w:noProof/>
              </w:rPr>
              <w:fldChar w:fldCharType="end"/>
            </w:r>
          </w:ins>
        </w:p>
        <w:p w:rsidR="00254A25" w:rsidRDefault="00254A25">
          <w:pPr>
            <w:pStyle w:val="TOC1"/>
            <w:tabs>
              <w:tab w:val="right" w:leader="dot" w:pos="9350"/>
            </w:tabs>
            <w:rPr>
              <w:ins w:id="2273" w:author="Sammartano, Marc (BIC USA)" w:date="2014-07-20T20:16:00Z"/>
              <w:rFonts w:eastAsiaTheme="minorEastAsia"/>
              <w:noProof/>
            </w:rPr>
          </w:pPr>
          <w:ins w:id="2274" w:author="Sammartano, Marc (BIC USA)" w:date="2014-07-20T20:16:00Z">
            <w:r w:rsidRPr="00320ACE">
              <w:rPr>
                <w:rStyle w:val="Hyperlink"/>
                <w:noProof/>
              </w:rPr>
              <w:lastRenderedPageBreak/>
              <w:fldChar w:fldCharType="begin"/>
            </w:r>
            <w:r w:rsidRPr="00320ACE">
              <w:rPr>
                <w:rStyle w:val="Hyperlink"/>
                <w:noProof/>
              </w:rPr>
              <w:instrText xml:space="preserve"> </w:instrText>
            </w:r>
            <w:r>
              <w:rPr>
                <w:noProof/>
              </w:rPr>
              <w:instrText>HYPERLINK \l "_Toc393651548"</w:instrText>
            </w:r>
            <w:r w:rsidRPr="00320ACE">
              <w:rPr>
                <w:rStyle w:val="Hyperlink"/>
                <w:noProof/>
              </w:rPr>
              <w:instrText xml:space="preserve"> </w:instrText>
            </w:r>
            <w:r w:rsidRPr="00320ACE">
              <w:rPr>
                <w:rStyle w:val="Hyperlink"/>
                <w:noProof/>
              </w:rPr>
              <w:fldChar w:fldCharType="separate"/>
            </w:r>
            <w:r w:rsidRPr="00320ACE">
              <w:rPr>
                <w:rStyle w:val="Hyperlink"/>
                <w:noProof/>
              </w:rPr>
              <w:t>Appendix E – BASIC! Distribution License</w:t>
            </w:r>
            <w:r>
              <w:rPr>
                <w:noProof/>
                <w:webHidden/>
              </w:rPr>
              <w:tab/>
            </w:r>
            <w:r>
              <w:rPr>
                <w:noProof/>
                <w:webHidden/>
              </w:rPr>
              <w:fldChar w:fldCharType="begin"/>
            </w:r>
            <w:r>
              <w:rPr>
                <w:noProof/>
                <w:webHidden/>
              </w:rPr>
              <w:instrText xml:space="preserve"> PAGEREF _Toc393651548 \h </w:instrText>
            </w:r>
          </w:ins>
          <w:r>
            <w:rPr>
              <w:noProof/>
              <w:webHidden/>
            </w:rPr>
          </w:r>
          <w:r>
            <w:rPr>
              <w:noProof/>
              <w:webHidden/>
            </w:rPr>
            <w:fldChar w:fldCharType="separate"/>
          </w:r>
          <w:ins w:id="2275" w:author="Sammartano, Marc (BIC USA)" w:date="2014-07-20T22:08:00Z">
            <w:r w:rsidR="001D724B">
              <w:rPr>
                <w:noProof/>
                <w:webHidden/>
              </w:rPr>
              <w:t>197</w:t>
            </w:r>
          </w:ins>
          <w:ins w:id="2276" w:author="Sammartano, Marc (BIC USA)" w:date="2014-07-20T20:16:00Z">
            <w:r>
              <w:rPr>
                <w:noProof/>
                <w:webHidden/>
              </w:rPr>
              <w:fldChar w:fldCharType="end"/>
            </w:r>
            <w:r w:rsidRPr="00320ACE">
              <w:rPr>
                <w:rStyle w:val="Hyperlink"/>
                <w:noProof/>
              </w:rPr>
              <w:fldChar w:fldCharType="end"/>
            </w:r>
          </w:ins>
        </w:p>
        <w:p w:rsidR="00254A25" w:rsidRDefault="00254A25">
          <w:pPr>
            <w:pStyle w:val="TOC2"/>
            <w:tabs>
              <w:tab w:val="right" w:leader="dot" w:pos="9350"/>
            </w:tabs>
            <w:rPr>
              <w:ins w:id="2277" w:author="Sammartano, Marc (BIC USA)" w:date="2014-07-20T20:16:00Z"/>
              <w:rFonts w:eastAsiaTheme="minorEastAsia"/>
              <w:noProof/>
            </w:rPr>
          </w:pPr>
          <w:ins w:id="2278" w:author="Sammartano, Marc (BIC USA)" w:date="2014-07-20T20:16:00Z">
            <w:r w:rsidRPr="00320ACE">
              <w:rPr>
                <w:rStyle w:val="Hyperlink"/>
                <w:noProof/>
              </w:rPr>
              <w:fldChar w:fldCharType="begin"/>
            </w:r>
            <w:r w:rsidRPr="00320ACE">
              <w:rPr>
                <w:rStyle w:val="Hyperlink"/>
                <w:noProof/>
              </w:rPr>
              <w:instrText xml:space="preserve"> </w:instrText>
            </w:r>
            <w:r>
              <w:rPr>
                <w:noProof/>
              </w:rPr>
              <w:instrText>HYPERLINK \l "_Toc393651549"</w:instrText>
            </w:r>
            <w:r w:rsidRPr="00320ACE">
              <w:rPr>
                <w:rStyle w:val="Hyperlink"/>
                <w:noProof/>
              </w:rPr>
              <w:instrText xml:space="preserve"> </w:instrText>
            </w:r>
            <w:r w:rsidRPr="00320ACE">
              <w:rPr>
                <w:rStyle w:val="Hyperlink"/>
                <w:noProof/>
              </w:rPr>
              <w:fldChar w:fldCharType="separate"/>
            </w:r>
            <w:r w:rsidRPr="00320ACE">
              <w:rPr>
                <w:rStyle w:val="Hyperlink"/>
                <w:rFonts w:eastAsia="Times New Roman"/>
                <w:noProof/>
              </w:rPr>
              <w:t>Apache Commons</w:t>
            </w:r>
            <w:r>
              <w:rPr>
                <w:noProof/>
                <w:webHidden/>
              </w:rPr>
              <w:tab/>
            </w:r>
            <w:r>
              <w:rPr>
                <w:noProof/>
                <w:webHidden/>
              </w:rPr>
              <w:fldChar w:fldCharType="begin"/>
            </w:r>
            <w:r>
              <w:rPr>
                <w:noProof/>
                <w:webHidden/>
              </w:rPr>
              <w:instrText xml:space="preserve"> PAGEREF _Toc393651549 \h </w:instrText>
            </w:r>
          </w:ins>
          <w:r>
            <w:rPr>
              <w:noProof/>
              <w:webHidden/>
            </w:rPr>
          </w:r>
          <w:r>
            <w:rPr>
              <w:noProof/>
              <w:webHidden/>
            </w:rPr>
            <w:fldChar w:fldCharType="separate"/>
          </w:r>
          <w:ins w:id="2279" w:author="Sammartano, Marc (BIC USA)" w:date="2014-07-20T22:08:00Z">
            <w:r w:rsidR="001D724B">
              <w:rPr>
                <w:noProof/>
                <w:webHidden/>
              </w:rPr>
              <w:t>208</w:t>
            </w:r>
          </w:ins>
          <w:ins w:id="2280" w:author="Sammartano, Marc (BIC USA)" w:date="2014-07-20T20:16:00Z">
            <w:r>
              <w:rPr>
                <w:noProof/>
                <w:webHidden/>
              </w:rPr>
              <w:fldChar w:fldCharType="end"/>
            </w:r>
            <w:r w:rsidRPr="00320ACE">
              <w:rPr>
                <w:rStyle w:val="Hyperlink"/>
                <w:noProof/>
              </w:rPr>
              <w:fldChar w:fldCharType="end"/>
            </w:r>
          </w:ins>
        </w:p>
        <w:p w:rsidR="00BF62D0" w:rsidDel="00E16070" w:rsidRDefault="00BF62D0">
          <w:pPr>
            <w:pStyle w:val="TOC1"/>
            <w:tabs>
              <w:tab w:val="right" w:leader="dot" w:pos="9350"/>
            </w:tabs>
            <w:rPr>
              <w:del w:id="2281" w:author="Sammartano, Marc (BIC USA)" w:date="2014-07-20T12:13:00Z"/>
              <w:rFonts w:eastAsiaTheme="minorEastAsia"/>
              <w:noProof/>
            </w:rPr>
          </w:pPr>
          <w:del w:id="2282" w:author="Sammartano, Marc (BIC USA)" w:date="2014-07-20T12:13:00Z">
            <w:r w:rsidRPr="00E16070" w:rsidDel="00E16070">
              <w:rPr>
                <w:noProof/>
              </w:rPr>
              <w:delText>Changes in this Version</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83" w:author="Sammartano, Marc (BIC USA)" w:date="2014-07-20T12:13:00Z"/>
              <w:rFonts w:eastAsiaTheme="minorEastAsia"/>
              <w:noProof/>
            </w:rPr>
          </w:pPr>
          <w:del w:id="2284" w:author="Sammartano, Marc (BIC USA)" w:date="2014-07-20T12:13:00Z">
            <w:r w:rsidRPr="00E16070" w:rsidDel="00E16070">
              <w:rPr>
                <w:noProof/>
              </w:rPr>
              <w:delText>About the Title, De Re BASIC!</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85" w:author="Sammartano, Marc (BIC USA)" w:date="2014-07-20T12:13:00Z"/>
              <w:rFonts w:eastAsiaTheme="minorEastAsia"/>
              <w:noProof/>
            </w:rPr>
          </w:pPr>
          <w:del w:id="2286" w:author="Sammartano, Marc (BIC USA)" w:date="2014-07-20T12:13:00Z">
            <w:r w:rsidRPr="00E16070" w:rsidDel="00E16070">
              <w:rPr>
                <w:noProof/>
              </w:rPr>
              <w:delText>About the Cover Art</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87" w:author="Sammartano, Marc (BIC USA)" w:date="2014-07-20T12:13:00Z"/>
              <w:rFonts w:eastAsiaTheme="minorEastAsia"/>
              <w:noProof/>
            </w:rPr>
          </w:pPr>
          <w:del w:id="2288" w:author="Sammartano, Marc (BIC USA)" w:date="2014-07-20T12:13:00Z">
            <w:r w:rsidRPr="00E16070" w:rsidDel="00E16070">
              <w:rPr>
                <w:noProof/>
              </w:rPr>
              <w:delText>Technical Editor</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89" w:author="Sammartano, Marc (BIC USA)" w:date="2014-07-20T12:13:00Z"/>
              <w:rFonts w:eastAsiaTheme="minorEastAsia"/>
              <w:noProof/>
            </w:rPr>
          </w:pPr>
          <w:del w:id="2290" w:author="Sammartano, Marc (BIC USA)" w:date="2014-07-20T12:13:00Z">
            <w:r w:rsidRPr="00E16070" w:rsidDel="00E16070">
              <w:rPr>
                <w:noProof/>
              </w:rPr>
              <w:delText>Getting BASIC!</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91" w:author="Sammartano, Marc (BIC USA)" w:date="2014-07-20T12:13:00Z"/>
              <w:rFonts w:eastAsiaTheme="minorEastAsia"/>
              <w:noProof/>
            </w:rPr>
          </w:pPr>
          <w:del w:id="2292" w:author="Sammartano, Marc (BIC USA)" w:date="2014-07-20T12:13:00Z">
            <w:r w:rsidRPr="00E16070" w:rsidDel="00E16070">
              <w:rPr>
                <w:noProof/>
              </w:rPr>
              <w:delText>BASIC! Forum</w:delText>
            </w:r>
            <w:r w:rsidDel="00E16070">
              <w:rPr>
                <w:noProof/>
                <w:webHidden/>
              </w:rPr>
              <w:tab/>
            </w:r>
            <w:r w:rsidR="007754F4" w:rsidDel="00E16070">
              <w:rPr>
                <w:noProof/>
                <w:webHidden/>
              </w:rPr>
              <w:delText>20</w:delText>
            </w:r>
          </w:del>
        </w:p>
        <w:p w:rsidR="00BF62D0" w:rsidDel="00E16070" w:rsidRDefault="00BF62D0">
          <w:pPr>
            <w:pStyle w:val="TOC1"/>
            <w:tabs>
              <w:tab w:val="right" w:leader="dot" w:pos="9350"/>
            </w:tabs>
            <w:rPr>
              <w:del w:id="2293" w:author="Sammartano, Marc (BIC USA)" w:date="2014-07-20T12:13:00Z"/>
              <w:rFonts w:eastAsiaTheme="minorEastAsia"/>
              <w:noProof/>
            </w:rPr>
          </w:pPr>
          <w:del w:id="2294" w:author="Sammartano, Marc (BIC USA)" w:date="2014-07-20T12:13:00Z">
            <w:r w:rsidRPr="00E16070" w:rsidDel="00E16070">
              <w:rPr>
                <w:noProof/>
              </w:rPr>
              <w:delText>BASIC! Tutorial</w:delText>
            </w:r>
            <w:r w:rsidDel="00E16070">
              <w:rPr>
                <w:noProof/>
                <w:webHidden/>
              </w:rPr>
              <w:tab/>
            </w:r>
            <w:r w:rsidR="007754F4" w:rsidDel="00E16070">
              <w:rPr>
                <w:noProof/>
                <w:webHidden/>
              </w:rPr>
              <w:delText>21</w:delText>
            </w:r>
          </w:del>
        </w:p>
        <w:p w:rsidR="00BF62D0" w:rsidDel="00E16070" w:rsidRDefault="00BF62D0">
          <w:pPr>
            <w:pStyle w:val="TOC1"/>
            <w:tabs>
              <w:tab w:val="right" w:leader="dot" w:pos="9350"/>
            </w:tabs>
            <w:rPr>
              <w:del w:id="2295" w:author="Sammartano, Marc (BIC USA)" w:date="2014-07-20T12:13:00Z"/>
              <w:rFonts w:eastAsiaTheme="minorEastAsia"/>
              <w:noProof/>
            </w:rPr>
          </w:pPr>
          <w:del w:id="2296" w:author="Sammartano, Marc (BIC USA)" w:date="2014-07-20T12:13:00Z">
            <w:r w:rsidRPr="00E16070" w:rsidDel="00E16070">
              <w:rPr>
                <w:noProof/>
              </w:rPr>
              <w:delText>BASIC! Operation</w:delText>
            </w:r>
            <w:r w:rsidDel="00E16070">
              <w:rPr>
                <w:noProof/>
                <w:webHidden/>
              </w:rPr>
              <w:tab/>
            </w:r>
            <w:r w:rsidR="007754F4" w:rsidDel="00E16070">
              <w:rPr>
                <w:noProof/>
                <w:webHidden/>
              </w:rPr>
              <w:delText>21</w:delText>
            </w:r>
          </w:del>
        </w:p>
        <w:p w:rsidR="00BF62D0" w:rsidDel="00E16070" w:rsidRDefault="00BF62D0">
          <w:pPr>
            <w:pStyle w:val="TOC2"/>
            <w:tabs>
              <w:tab w:val="right" w:leader="dot" w:pos="9350"/>
            </w:tabs>
            <w:rPr>
              <w:del w:id="2297" w:author="Sammartano, Marc (BIC USA)" w:date="2014-07-20T12:13:00Z"/>
              <w:rFonts w:eastAsiaTheme="minorEastAsia"/>
              <w:noProof/>
            </w:rPr>
          </w:pPr>
          <w:del w:id="2298" w:author="Sammartano, Marc (BIC USA)" w:date="2014-07-20T12:13:00Z">
            <w:r w:rsidRPr="00E16070" w:rsidDel="00E16070">
              <w:rPr>
                <w:noProof/>
              </w:rPr>
              <w:delText>Permissions</w:delText>
            </w:r>
            <w:r w:rsidDel="00E16070">
              <w:rPr>
                <w:noProof/>
                <w:webHidden/>
              </w:rPr>
              <w:tab/>
            </w:r>
            <w:r w:rsidR="007754F4" w:rsidDel="00E16070">
              <w:rPr>
                <w:noProof/>
                <w:webHidden/>
              </w:rPr>
              <w:delText>21</w:delText>
            </w:r>
          </w:del>
        </w:p>
        <w:p w:rsidR="00BF62D0" w:rsidDel="00E16070" w:rsidRDefault="00BF62D0">
          <w:pPr>
            <w:pStyle w:val="TOC2"/>
            <w:tabs>
              <w:tab w:val="right" w:leader="dot" w:pos="9350"/>
            </w:tabs>
            <w:rPr>
              <w:del w:id="2299" w:author="Sammartano, Marc (BIC USA)" w:date="2014-07-20T12:13:00Z"/>
              <w:rFonts w:eastAsiaTheme="minorEastAsia"/>
              <w:noProof/>
            </w:rPr>
          </w:pPr>
          <w:del w:id="2300" w:author="Sammartano, Marc (BIC USA)" w:date="2014-07-20T12:13:00Z">
            <w:r w:rsidRPr="00E16070" w:rsidDel="00E16070">
              <w:rPr>
                <w:noProof/>
              </w:rPr>
              <w:delText>Editor</w:delText>
            </w:r>
            <w:r w:rsidDel="00E16070">
              <w:rPr>
                <w:noProof/>
                <w:webHidden/>
              </w:rPr>
              <w:tab/>
            </w:r>
            <w:r w:rsidR="007754F4" w:rsidDel="00E16070">
              <w:rPr>
                <w:noProof/>
                <w:webHidden/>
              </w:rPr>
              <w:delText>21</w:delText>
            </w:r>
          </w:del>
        </w:p>
        <w:p w:rsidR="00BF62D0" w:rsidDel="00E16070" w:rsidRDefault="00BF62D0">
          <w:pPr>
            <w:pStyle w:val="TOC3"/>
            <w:tabs>
              <w:tab w:val="right" w:leader="dot" w:pos="9350"/>
            </w:tabs>
            <w:rPr>
              <w:del w:id="2301" w:author="Sammartano, Marc (BIC USA)" w:date="2014-07-20T12:13:00Z"/>
              <w:rFonts w:eastAsiaTheme="minorEastAsia"/>
              <w:noProof/>
            </w:rPr>
          </w:pPr>
          <w:del w:id="2302" w:author="Sammartano, Marc (BIC USA)" w:date="2014-07-20T12:13:00Z">
            <w:r w:rsidRPr="00E16070" w:rsidDel="00E16070">
              <w:rPr>
                <w:noProof/>
              </w:rPr>
              <w:delText>Editing the program</w:delText>
            </w:r>
            <w:r w:rsidDel="00E16070">
              <w:rPr>
                <w:noProof/>
                <w:webHidden/>
              </w:rPr>
              <w:tab/>
            </w:r>
            <w:r w:rsidR="007754F4" w:rsidDel="00E16070">
              <w:rPr>
                <w:noProof/>
                <w:webHidden/>
              </w:rPr>
              <w:delText>21</w:delText>
            </w:r>
          </w:del>
        </w:p>
        <w:p w:rsidR="00BF62D0" w:rsidDel="00E16070" w:rsidRDefault="00BF62D0">
          <w:pPr>
            <w:pStyle w:val="TOC3"/>
            <w:tabs>
              <w:tab w:val="right" w:leader="dot" w:pos="9350"/>
            </w:tabs>
            <w:rPr>
              <w:del w:id="2303" w:author="Sammartano, Marc (BIC USA)" w:date="2014-07-20T12:13:00Z"/>
              <w:rFonts w:eastAsiaTheme="minorEastAsia"/>
              <w:noProof/>
            </w:rPr>
          </w:pPr>
          <w:del w:id="2304" w:author="Sammartano, Marc (BIC USA)" w:date="2014-07-20T12:13:00Z">
            <w:r w:rsidRPr="00E16070" w:rsidDel="00E16070">
              <w:rPr>
                <w:noProof/>
              </w:rPr>
              <w:delText>Line Continuation</w:delText>
            </w:r>
            <w:r w:rsidDel="00E16070">
              <w:rPr>
                <w:noProof/>
                <w:webHidden/>
              </w:rPr>
              <w:tab/>
            </w:r>
            <w:r w:rsidR="007754F4" w:rsidDel="00E16070">
              <w:rPr>
                <w:noProof/>
                <w:webHidden/>
              </w:rPr>
              <w:delText>22</w:delText>
            </w:r>
          </w:del>
        </w:p>
        <w:p w:rsidR="00BF62D0" w:rsidDel="00E16070" w:rsidRDefault="00BF62D0">
          <w:pPr>
            <w:pStyle w:val="TOC3"/>
            <w:tabs>
              <w:tab w:val="right" w:leader="dot" w:pos="9350"/>
            </w:tabs>
            <w:rPr>
              <w:del w:id="2305" w:author="Sammartano, Marc (BIC USA)" w:date="2014-07-20T12:13:00Z"/>
              <w:rFonts w:eastAsiaTheme="minorEastAsia"/>
              <w:noProof/>
            </w:rPr>
          </w:pPr>
          <w:del w:id="2306" w:author="Sammartano, Marc (BIC USA)" w:date="2014-07-20T12:13:00Z">
            <w:r w:rsidRPr="00E16070" w:rsidDel="00E16070">
              <w:rPr>
                <w:noProof/>
              </w:rPr>
              <w:delText># - Format Line</w:delText>
            </w:r>
            <w:r w:rsidDel="00E16070">
              <w:rPr>
                <w:noProof/>
                <w:webHidden/>
              </w:rPr>
              <w:tab/>
            </w:r>
            <w:r w:rsidR="007754F4" w:rsidDel="00E16070">
              <w:rPr>
                <w:noProof/>
                <w:webHidden/>
              </w:rPr>
              <w:delText>22</w:delText>
            </w:r>
          </w:del>
        </w:p>
        <w:p w:rsidR="00BF62D0" w:rsidDel="00E16070" w:rsidRDefault="00BF62D0">
          <w:pPr>
            <w:pStyle w:val="TOC3"/>
            <w:tabs>
              <w:tab w:val="right" w:leader="dot" w:pos="9350"/>
            </w:tabs>
            <w:rPr>
              <w:del w:id="2307" w:author="Sammartano, Marc (BIC USA)" w:date="2014-07-20T12:13:00Z"/>
              <w:rFonts w:eastAsiaTheme="minorEastAsia"/>
              <w:noProof/>
            </w:rPr>
          </w:pPr>
          <w:del w:id="2308" w:author="Sammartano, Marc (BIC USA)" w:date="2014-07-20T12:13:00Z">
            <w:r w:rsidRPr="00E16070" w:rsidDel="00E16070">
              <w:rPr>
                <w:noProof/>
              </w:rPr>
              <w:delText>Menus</w:delText>
            </w:r>
            <w:r w:rsidDel="00E16070">
              <w:rPr>
                <w:noProof/>
                <w:webHidden/>
              </w:rPr>
              <w:tab/>
            </w:r>
            <w:r w:rsidR="007754F4" w:rsidDel="00E16070">
              <w:rPr>
                <w:noProof/>
                <w:webHidden/>
              </w:rPr>
              <w:delText>22</w:delText>
            </w:r>
          </w:del>
        </w:p>
        <w:p w:rsidR="00BF62D0" w:rsidDel="00E16070" w:rsidRDefault="00BF62D0">
          <w:pPr>
            <w:pStyle w:val="TOC2"/>
            <w:tabs>
              <w:tab w:val="right" w:leader="dot" w:pos="9350"/>
            </w:tabs>
            <w:rPr>
              <w:del w:id="2309" w:author="Sammartano, Marc (BIC USA)" w:date="2014-07-20T12:13:00Z"/>
              <w:rFonts w:eastAsiaTheme="minorEastAsia"/>
              <w:noProof/>
            </w:rPr>
          </w:pPr>
          <w:del w:id="2310" w:author="Sammartano, Marc (BIC USA)" w:date="2014-07-20T12:13:00Z">
            <w:r w:rsidRPr="00E16070" w:rsidDel="00E16070">
              <w:rPr>
                <w:noProof/>
              </w:rPr>
              <w:delText>Run</w:delText>
            </w:r>
            <w:r w:rsidDel="00E16070">
              <w:rPr>
                <w:noProof/>
                <w:webHidden/>
              </w:rPr>
              <w:tab/>
            </w:r>
            <w:r w:rsidR="007754F4" w:rsidDel="00E16070">
              <w:rPr>
                <w:noProof/>
                <w:webHidden/>
              </w:rPr>
              <w:delText>27</w:delText>
            </w:r>
          </w:del>
        </w:p>
        <w:p w:rsidR="00BF62D0" w:rsidDel="00E16070" w:rsidRDefault="00BF62D0">
          <w:pPr>
            <w:pStyle w:val="TOC3"/>
            <w:tabs>
              <w:tab w:val="right" w:leader="dot" w:pos="9350"/>
            </w:tabs>
            <w:rPr>
              <w:del w:id="2311" w:author="Sammartano, Marc (BIC USA)" w:date="2014-07-20T12:13:00Z"/>
              <w:rFonts w:eastAsiaTheme="minorEastAsia"/>
              <w:noProof/>
            </w:rPr>
          </w:pPr>
          <w:del w:id="2312" w:author="Sammartano, Marc (BIC USA)" w:date="2014-07-20T12:13:00Z">
            <w:r w:rsidRPr="00E16070" w:rsidDel="00E16070">
              <w:rPr>
                <w:noProof/>
              </w:rPr>
              <w:delText>Menu</w:delText>
            </w:r>
            <w:r w:rsidDel="00E16070">
              <w:rPr>
                <w:noProof/>
                <w:webHidden/>
              </w:rPr>
              <w:tab/>
            </w:r>
            <w:r w:rsidR="007754F4" w:rsidDel="00E16070">
              <w:rPr>
                <w:noProof/>
                <w:webHidden/>
              </w:rPr>
              <w:delText>27</w:delText>
            </w:r>
          </w:del>
        </w:p>
        <w:p w:rsidR="00BF62D0" w:rsidDel="00E16070" w:rsidRDefault="00BF62D0">
          <w:pPr>
            <w:pStyle w:val="TOC2"/>
            <w:tabs>
              <w:tab w:val="right" w:leader="dot" w:pos="9350"/>
            </w:tabs>
            <w:rPr>
              <w:del w:id="2313" w:author="Sammartano, Marc (BIC USA)" w:date="2014-07-20T12:13:00Z"/>
              <w:rFonts w:eastAsiaTheme="minorEastAsia"/>
              <w:noProof/>
            </w:rPr>
          </w:pPr>
          <w:del w:id="2314" w:author="Sammartano, Marc (BIC USA)" w:date="2014-07-20T12:13:00Z">
            <w:r w:rsidRPr="00E16070" w:rsidDel="00E16070">
              <w:rPr>
                <w:noProof/>
              </w:rPr>
              <w:delText>Crashes</w:delText>
            </w:r>
            <w:r w:rsidDel="00E16070">
              <w:rPr>
                <w:noProof/>
                <w:webHidden/>
              </w:rPr>
              <w:tab/>
            </w:r>
            <w:r w:rsidR="007754F4" w:rsidDel="00E16070">
              <w:rPr>
                <w:noProof/>
                <w:webHidden/>
              </w:rPr>
              <w:delText>28</w:delText>
            </w:r>
          </w:del>
        </w:p>
        <w:p w:rsidR="00BF62D0" w:rsidDel="00E16070" w:rsidRDefault="00BF62D0">
          <w:pPr>
            <w:pStyle w:val="TOC1"/>
            <w:tabs>
              <w:tab w:val="right" w:leader="dot" w:pos="9350"/>
            </w:tabs>
            <w:rPr>
              <w:del w:id="2315" w:author="Sammartano, Marc (BIC USA)" w:date="2014-07-20T12:13:00Z"/>
              <w:rFonts w:eastAsiaTheme="minorEastAsia"/>
              <w:noProof/>
            </w:rPr>
          </w:pPr>
          <w:del w:id="2316" w:author="Sammartano, Marc (BIC USA)" w:date="2014-07-20T12:13:00Z">
            <w:r w:rsidRPr="00E16070" w:rsidDel="00E16070">
              <w:rPr>
                <w:noProof/>
              </w:rPr>
              <w:delText>Command Description Syntax</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17" w:author="Sammartano, Marc (BIC USA)" w:date="2014-07-20T12:13:00Z"/>
              <w:rFonts w:eastAsiaTheme="minorEastAsia"/>
              <w:noProof/>
            </w:rPr>
          </w:pPr>
          <w:del w:id="2318" w:author="Sammartano, Marc (BIC USA)" w:date="2014-07-20T12:13:00Z">
            <w:r w:rsidRPr="00E16070" w:rsidDel="00E16070">
              <w:rPr>
                <w:noProof/>
              </w:rPr>
              <w:delText>Upper and Lower Case</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19" w:author="Sammartano, Marc (BIC USA)" w:date="2014-07-20T12:13:00Z"/>
              <w:rFonts w:eastAsiaTheme="minorEastAsia"/>
              <w:noProof/>
            </w:rPr>
          </w:pPr>
          <w:del w:id="2320" w:author="Sammartano, Marc (BIC USA)" w:date="2014-07-20T12:13:00Z">
            <w:r w:rsidRPr="00E16070" w:rsidDel="00E16070">
              <w:rPr>
                <w:noProof/>
              </w:rPr>
              <w:delText>&lt;nexp&gt;, &lt;sexp&gt; and &lt;lexp&gt;</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21" w:author="Sammartano, Marc (BIC USA)" w:date="2014-07-20T12:13:00Z"/>
              <w:rFonts w:eastAsiaTheme="minorEastAsia"/>
              <w:noProof/>
            </w:rPr>
          </w:pPr>
          <w:del w:id="2322" w:author="Sammartano, Marc (BIC USA)" w:date="2014-07-20T12:13:00Z">
            <w:r w:rsidRPr="00E16070" w:rsidDel="00E16070">
              <w:rPr>
                <w:noProof/>
              </w:rPr>
              <w:delText>&lt;nvar&gt;, &lt;svar&gt; and &lt;lvar&gt;</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23" w:author="Sammartano, Marc (BIC USA)" w:date="2014-07-20T12:13:00Z"/>
              <w:rFonts w:eastAsiaTheme="minorEastAsia"/>
              <w:noProof/>
            </w:rPr>
          </w:pPr>
          <w:del w:id="2324" w:author="Sammartano, Marc (BIC USA)" w:date="2014-07-20T12:13:00Z">
            <w:r w:rsidRPr="00E16070" w:rsidDel="00E16070">
              <w:rPr>
                <w:noProof/>
              </w:rPr>
              <w:delText>Array[] and Array$[]</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25" w:author="Sammartano, Marc (BIC USA)" w:date="2014-07-20T12:13:00Z"/>
              <w:rFonts w:eastAsiaTheme="minorEastAsia"/>
              <w:noProof/>
            </w:rPr>
          </w:pPr>
          <w:del w:id="2326" w:author="Sammartano, Marc (BIC USA)" w:date="2014-07-20T12:13:00Z">
            <w:r w:rsidRPr="00E16070" w:rsidDel="00E16070">
              <w:rPr>
                <w:noProof/>
              </w:rPr>
              <w:delText>Array[{&lt;start&gt;,&lt;length&gt;}] and Array$[{&lt;start&gt;,&lt;length&gt;}]</w:delText>
            </w:r>
            <w:r w:rsidDel="00E16070">
              <w:rPr>
                <w:noProof/>
                <w:webHidden/>
              </w:rPr>
              <w:tab/>
            </w:r>
            <w:r w:rsidR="007754F4" w:rsidDel="00E16070">
              <w:rPr>
                <w:noProof/>
                <w:webHidden/>
              </w:rPr>
              <w:delText>28</w:delText>
            </w:r>
          </w:del>
        </w:p>
        <w:p w:rsidR="00BF62D0" w:rsidDel="00E16070" w:rsidRDefault="00BF62D0">
          <w:pPr>
            <w:pStyle w:val="TOC2"/>
            <w:tabs>
              <w:tab w:val="right" w:leader="dot" w:pos="9350"/>
            </w:tabs>
            <w:rPr>
              <w:del w:id="2327" w:author="Sammartano, Marc (BIC USA)" w:date="2014-07-20T12:13:00Z"/>
              <w:rFonts w:eastAsiaTheme="minorEastAsia"/>
              <w:noProof/>
            </w:rPr>
          </w:pPr>
          <w:del w:id="2328" w:author="Sammartano, Marc (BIC USA)" w:date="2014-07-20T12:13:00Z">
            <w:r w:rsidRPr="00E16070" w:rsidDel="00E16070">
              <w:rPr>
                <w:noProof/>
              </w:rPr>
              <w:delText>{something}</w:delText>
            </w:r>
            <w:r w:rsidDel="00E16070">
              <w:rPr>
                <w:noProof/>
                <w:webHidden/>
              </w:rPr>
              <w:tab/>
            </w:r>
            <w:r w:rsidR="007754F4" w:rsidDel="00E16070">
              <w:rPr>
                <w:noProof/>
                <w:webHidden/>
              </w:rPr>
              <w:delText>29</w:delText>
            </w:r>
          </w:del>
        </w:p>
        <w:p w:rsidR="00BF62D0" w:rsidDel="00E16070" w:rsidRDefault="00BF62D0">
          <w:pPr>
            <w:pStyle w:val="TOC2"/>
            <w:tabs>
              <w:tab w:val="right" w:leader="dot" w:pos="9350"/>
            </w:tabs>
            <w:rPr>
              <w:del w:id="2329" w:author="Sammartano, Marc (BIC USA)" w:date="2014-07-20T12:13:00Z"/>
              <w:rFonts w:eastAsiaTheme="minorEastAsia"/>
              <w:noProof/>
            </w:rPr>
          </w:pPr>
          <w:del w:id="2330" w:author="Sammartano, Marc (BIC USA)" w:date="2014-07-20T12:13:00Z">
            <w:r w:rsidRPr="00E16070" w:rsidDel="00E16070">
              <w:rPr>
                <w:noProof/>
              </w:rPr>
              <w:delText>{ A | B |C }</w:delText>
            </w:r>
            <w:r w:rsidDel="00E16070">
              <w:rPr>
                <w:noProof/>
                <w:webHidden/>
              </w:rPr>
              <w:tab/>
            </w:r>
            <w:r w:rsidR="007754F4" w:rsidDel="00E16070">
              <w:rPr>
                <w:noProof/>
                <w:webHidden/>
              </w:rPr>
              <w:delText>29</w:delText>
            </w:r>
          </w:del>
        </w:p>
        <w:p w:rsidR="00BF62D0" w:rsidDel="00E16070" w:rsidRDefault="00BF62D0">
          <w:pPr>
            <w:pStyle w:val="TOC2"/>
            <w:tabs>
              <w:tab w:val="right" w:leader="dot" w:pos="9350"/>
            </w:tabs>
            <w:rPr>
              <w:del w:id="2331" w:author="Sammartano, Marc (BIC USA)" w:date="2014-07-20T12:13:00Z"/>
              <w:rFonts w:eastAsiaTheme="minorEastAsia"/>
              <w:noProof/>
            </w:rPr>
          </w:pPr>
          <w:del w:id="2332" w:author="Sammartano, Marc (BIC USA)" w:date="2014-07-20T12:13:00Z">
            <w:r w:rsidRPr="00E16070" w:rsidDel="00E16070">
              <w:rPr>
                <w:noProof/>
              </w:rPr>
              <w:delText>X …, X</w:delText>
            </w:r>
            <w:r w:rsidDel="00E16070">
              <w:rPr>
                <w:noProof/>
                <w:webHidden/>
              </w:rPr>
              <w:tab/>
            </w:r>
            <w:r w:rsidR="007754F4" w:rsidDel="00E16070">
              <w:rPr>
                <w:noProof/>
                <w:webHidden/>
              </w:rPr>
              <w:delText>29</w:delText>
            </w:r>
          </w:del>
        </w:p>
        <w:p w:rsidR="00BF62D0" w:rsidDel="00E16070" w:rsidRDefault="00BF62D0">
          <w:pPr>
            <w:pStyle w:val="TOC2"/>
            <w:tabs>
              <w:tab w:val="right" w:leader="dot" w:pos="9350"/>
            </w:tabs>
            <w:rPr>
              <w:del w:id="2333" w:author="Sammartano, Marc (BIC USA)" w:date="2014-07-20T12:13:00Z"/>
              <w:rFonts w:eastAsiaTheme="minorEastAsia"/>
              <w:noProof/>
            </w:rPr>
          </w:pPr>
          <w:del w:id="2334" w:author="Sammartano, Marc (BIC USA)" w:date="2014-07-20T12:13:00Z">
            <w:r w:rsidRPr="00E16070" w:rsidDel="00E16070">
              <w:rPr>
                <w:noProof/>
              </w:rPr>
              <w:delText>{,n …,n}</w:delText>
            </w:r>
            <w:r w:rsidDel="00E16070">
              <w:rPr>
                <w:noProof/>
                <w:webHidden/>
              </w:rPr>
              <w:tab/>
            </w:r>
            <w:r w:rsidR="007754F4" w:rsidDel="00E16070">
              <w:rPr>
                <w:noProof/>
                <w:webHidden/>
              </w:rPr>
              <w:delText>29</w:delText>
            </w:r>
          </w:del>
        </w:p>
        <w:p w:rsidR="00BF62D0" w:rsidDel="00E16070" w:rsidRDefault="00BF62D0">
          <w:pPr>
            <w:pStyle w:val="TOC2"/>
            <w:tabs>
              <w:tab w:val="right" w:leader="dot" w:pos="9350"/>
            </w:tabs>
            <w:rPr>
              <w:del w:id="2335" w:author="Sammartano, Marc (BIC USA)" w:date="2014-07-20T12:13:00Z"/>
              <w:rFonts w:eastAsiaTheme="minorEastAsia"/>
              <w:noProof/>
            </w:rPr>
          </w:pPr>
          <w:del w:id="2336" w:author="Sammartano, Marc (BIC USA)" w:date="2014-07-20T12:13:00Z">
            <w:r w:rsidRPr="00E16070" w:rsidDel="00E16070">
              <w:rPr>
                <w:noProof/>
              </w:rPr>
              <w:delText>&lt;statement&gt;</w:delText>
            </w:r>
            <w:r w:rsidDel="00E16070">
              <w:rPr>
                <w:noProof/>
                <w:webHidden/>
              </w:rPr>
              <w:tab/>
            </w:r>
            <w:r w:rsidR="007754F4" w:rsidDel="00E16070">
              <w:rPr>
                <w:noProof/>
                <w:webHidden/>
              </w:rPr>
              <w:delText>29</w:delText>
            </w:r>
          </w:del>
        </w:p>
        <w:p w:rsidR="00BF62D0" w:rsidDel="00E16070" w:rsidRDefault="00BF62D0">
          <w:pPr>
            <w:pStyle w:val="TOC1"/>
            <w:tabs>
              <w:tab w:val="right" w:leader="dot" w:pos="9350"/>
            </w:tabs>
            <w:rPr>
              <w:del w:id="2337" w:author="Sammartano, Marc (BIC USA)" w:date="2014-07-20T12:13:00Z"/>
              <w:rFonts w:eastAsiaTheme="minorEastAsia"/>
              <w:noProof/>
            </w:rPr>
          </w:pPr>
          <w:del w:id="2338" w:author="Sammartano, Marc (BIC USA)" w:date="2014-07-20T12:13:00Z">
            <w:r w:rsidRPr="00E16070" w:rsidDel="00E16070">
              <w:rPr>
                <w:noProof/>
              </w:rPr>
              <w:delText>Numbers</w:delText>
            </w:r>
            <w:r w:rsidDel="00E16070">
              <w:rPr>
                <w:noProof/>
                <w:webHidden/>
              </w:rPr>
              <w:tab/>
            </w:r>
            <w:r w:rsidR="007754F4" w:rsidDel="00E16070">
              <w:rPr>
                <w:noProof/>
                <w:webHidden/>
              </w:rPr>
              <w:delText>29</w:delText>
            </w:r>
          </w:del>
        </w:p>
        <w:p w:rsidR="00BF62D0" w:rsidDel="00E16070" w:rsidRDefault="00BF62D0">
          <w:pPr>
            <w:pStyle w:val="TOC1"/>
            <w:tabs>
              <w:tab w:val="right" w:leader="dot" w:pos="9350"/>
            </w:tabs>
            <w:rPr>
              <w:del w:id="2339" w:author="Sammartano, Marc (BIC USA)" w:date="2014-07-20T12:13:00Z"/>
              <w:rFonts w:eastAsiaTheme="minorEastAsia"/>
              <w:noProof/>
            </w:rPr>
          </w:pPr>
          <w:del w:id="2340" w:author="Sammartano, Marc (BIC USA)" w:date="2014-07-20T12:13:00Z">
            <w:r w:rsidRPr="00E16070" w:rsidDel="00E16070">
              <w:rPr>
                <w:noProof/>
              </w:rPr>
              <w:delText>Strings</w:delText>
            </w:r>
            <w:r w:rsidDel="00E16070">
              <w:rPr>
                <w:noProof/>
                <w:webHidden/>
              </w:rPr>
              <w:tab/>
            </w:r>
            <w:r w:rsidR="007754F4" w:rsidDel="00E16070">
              <w:rPr>
                <w:noProof/>
                <w:webHidden/>
              </w:rPr>
              <w:delText>30</w:delText>
            </w:r>
          </w:del>
        </w:p>
        <w:p w:rsidR="00BF62D0" w:rsidDel="00E16070" w:rsidRDefault="00BF62D0">
          <w:pPr>
            <w:pStyle w:val="TOC1"/>
            <w:tabs>
              <w:tab w:val="right" w:leader="dot" w:pos="9350"/>
            </w:tabs>
            <w:rPr>
              <w:del w:id="2341" w:author="Sammartano, Marc (BIC USA)" w:date="2014-07-20T12:13:00Z"/>
              <w:rFonts w:eastAsiaTheme="minorEastAsia"/>
              <w:noProof/>
            </w:rPr>
          </w:pPr>
          <w:del w:id="2342" w:author="Sammartano, Marc (BIC USA)" w:date="2014-07-20T12:13:00Z">
            <w:r w:rsidRPr="00E16070" w:rsidDel="00E16070">
              <w:rPr>
                <w:noProof/>
              </w:rPr>
              <w:lastRenderedPageBreak/>
              <w:delText>Variables</w:delText>
            </w:r>
            <w:r w:rsidDel="00E16070">
              <w:rPr>
                <w:noProof/>
                <w:webHidden/>
              </w:rPr>
              <w:tab/>
            </w:r>
            <w:r w:rsidR="007754F4" w:rsidDel="00E16070">
              <w:rPr>
                <w:noProof/>
                <w:webHidden/>
              </w:rPr>
              <w:delText>30</w:delText>
            </w:r>
          </w:del>
        </w:p>
        <w:p w:rsidR="00BF62D0" w:rsidDel="00E16070" w:rsidRDefault="00BF62D0">
          <w:pPr>
            <w:pStyle w:val="TOC2"/>
            <w:tabs>
              <w:tab w:val="right" w:leader="dot" w:pos="9350"/>
            </w:tabs>
            <w:rPr>
              <w:del w:id="2343" w:author="Sammartano, Marc (BIC USA)" w:date="2014-07-20T12:13:00Z"/>
              <w:rFonts w:eastAsiaTheme="minorEastAsia"/>
              <w:noProof/>
            </w:rPr>
          </w:pPr>
          <w:del w:id="2344" w:author="Sammartano, Marc (BIC USA)" w:date="2014-07-20T12:13:00Z">
            <w:r w:rsidRPr="00E16070" w:rsidDel="00E16070">
              <w:rPr>
                <w:noProof/>
              </w:rPr>
              <w:delText>Variable Names</w:delText>
            </w:r>
            <w:r w:rsidDel="00E16070">
              <w:rPr>
                <w:noProof/>
                <w:webHidden/>
              </w:rPr>
              <w:tab/>
            </w:r>
            <w:r w:rsidR="007754F4" w:rsidDel="00E16070">
              <w:rPr>
                <w:noProof/>
                <w:webHidden/>
              </w:rPr>
              <w:delText>30</w:delText>
            </w:r>
          </w:del>
        </w:p>
        <w:p w:rsidR="00BF62D0" w:rsidDel="00E16070" w:rsidRDefault="00BF62D0">
          <w:pPr>
            <w:pStyle w:val="TOC2"/>
            <w:tabs>
              <w:tab w:val="right" w:leader="dot" w:pos="9350"/>
            </w:tabs>
            <w:rPr>
              <w:del w:id="2345" w:author="Sammartano, Marc (BIC USA)" w:date="2014-07-20T12:13:00Z"/>
              <w:rFonts w:eastAsiaTheme="minorEastAsia"/>
              <w:noProof/>
            </w:rPr>
          </w:pPr>
          <w:del w:id="2346" w:author="Sammartano, Marc (BIC USA)" w:date="2014-07-20T12:13:00Z">
            <w:r w:rsidRPr="00E16070" w:rsidDel="00E16070">
              <w:rPr>
                <w:noProof/>
              </w:rPr>
              <w:delText>Variable Types</w:delText>
            </w:r>
            <w:r w:rsidDel="00E16070">
              <w:rPr>
                <w:noProof/>
                <w:webHidden/>
              </w:rPr>
              <w:tab/>
            </w:r>
            <w:r w:rsidR="007754F4" w:rsidDel="00E16070">
              <w:rPr>
                <w:noProof/>
                <w:webHidden/>
              </w:rPr>
              <w:delText>31</w:delText>
            </w:r>
          </w:del>
        </w:p>
        <w:p w:rsidR="00BF62D0" w:rsidDel="00E16070" w:rsidRDefault="00BF62D0">
          <w:pPr>
            <w:pStyle w:val="TOC2"/>
            <w:tabs>
              <w:tab w:val="right" w:leader="dot" w:pos="9350"/>
            </w:tabs>
            <w:rPr>
              <w:del w:id="2347" w:author="Sammartano, Marc (BIC USA)" w:date="2014-07-20T12:13:00Z"/>
              <w:rFonts w:eastAsiaTheme="minorEastAsia"/>
              <w:noProof/>
            </w:rPr>
          </w:pPr>
          <w:del w:id="2348" w:author="Sammartano, Marc (BIC USA)" w:date="2014-07-20T12:13:00Z">
            <w:r w:rsidRPr="00E16070" w:rsidDel="00E16070">
              <w:rPr>
                <w:noProof/>
              </w:rPr>
              <w:delText>Scalar and Array Variables</w:delText>
            </w:r>
            <w:r w:rsidDel="00E16070">
              <w:rPr>
                <w:noProof/>
                <w:webHidden/>
              </w:rPr>
              <w:tab/>
            </w:r>
            <w:r w:rsidR="007754F4" w:rsidDel="00E16070">
              <w:rPr>
                <w:noProof/>
                <w:webHidden/>
              </w:rPr>
              <w:delText>31</w:delText>
            </w:r>
          </w:del>
        </w:p>
        <w:p w:rsidR="00BF62D0" w:rsidDel="00E16070" w:rsidRDefault="00BF62D0">
          <w:pPr>
            <w:pStyle w:val="TOC2"/>
            <w:tabs>
              <w:tab w:val="right" w:leader="dot" w:pos="9350"/>
            </w:tabs>
            <w:rPr>
              <w:del w:id="2349" w:author="Sammartano, Marc (BIC USA)" w:date="2014-07-20T12:13:00Z"/>
              <w:rFonts w:eastAsiaTheme="minorEastAsia"/>
              <w:noProof/>
            </w:rPr>
          </w:pPr>
          <w:del w:id="2350" w:author="Sammartano, Marc (BIC USA)" w:date="2014-07-20T12:13:00Z">
            <w:r w:rsidRPr="00E16070" w:rsidDel="00E16070">
              <w:rPr>
                <w:noProof/>
              </w:rPr>
              <w:delText>Arrays</w:delText>
            </w:r>
            <w:r w:rsidDel="00E16070">
              <w:rPr>
                <w:noProof/>
                <w:webHidden/>
              </w:rPr>
              <w:tab/>
            </w:r>
            <w:r w:rsidR="007754F4" w:rsidDel="00E16070">
              <w:rPr>
                <w:noProof/>
                <w:webHidden/>
              </w:rPr>
              <w:delText>31</w:delText>
            </w:r>
          </w:del>
        </w:p>
        <w:p w:rsidR="00BF62D0" w:rsidDel="00E16070" w:rsidRDefault="00BF62D0">
          <w:pPr>
            <w:pStyle w:val="TOC3"/>
            <w:tabs>
              <w:tab w:val="right" w:leader="dot" w:pos="9350"/>
            </w:tabs>
            <w:rPr>
              <w:del w:id="2351" w:author="Sammartano, Marc (BIC USA)" w:date="2014-07-20T12:13:00Z"/>
              <w:rFonts w:eastAsiaTheme="minorEastAsia"/>
              <w:noProof/>
            </w:rPr>
          </w:pPr>
          <w:del w:id="2352" w:author="Sammartano, Marc (BIC USA)" w:date="2014-07-20T12:13:00Z">
            <w:r w:rsidRPr="00E16070" w:rsidDel="00E16070">
              <w:rPr>
                <w:noProof/>
              </w:rPr>
              <w:delText>Array Segments</w:delText>
            </w:r>
            <w:r w:rsidDel="00E16070">
              <w:rPr>
                <w:noProof/>
                <w:webHidden/>
              </w:rPr>
              <w:tab/>
            </w:r>
            <w:r w:rsidR="007754F4" w:rsidDel="00E16070">
              <w:rPr>
                <w:noProof/>
                <w:webHidden/>
              </w:rPr>
              <w:delText>32</w:delText>
            </w:r>
          </w:del>
        </w:p>
        <w:p w:rsidR="00BF62D0" w:rsidDel="00E16070" w:rsidRDefault="00BF62D0">
          <w:pPr>
            <w:pStyle w:val="TOC3"/>
            <w:tabs>
              <w:tab w:val="right" w:leader="dot" w:pos="9350"/>
            </w:tabs>
            <w:rPr>
              <w:del w:id="2353" w:author="Sammartano, Marc (BIC USA)" w:date="2014-07-20T12:13:00Z"/>
              <w:rFonts w:eastAsiaTheme="minorEastAsia"/>
              <w:noProof/>
            </w:rPr>
          </w:pPr>
          <w:del w:id="2354" w:author="Sammartano, Marc (BIC USA)" w:date="2014-07-20T12:13:00Z">
            <w:r w:rsidRPr="00E16070" w:rsidDel="00E16070">
              <w:rPr>
                <w:noProof/>
              </w:rPr>
              <w:delText>Array Commands</w:delText>
            </w:r>
            <w:r w:rsidDel="00E16070">
              <w:rPr>
                <w:noProof/>
                <w:webHidden/>
              </w:rPr>
              <w:tab/>
            </w:r>
            <w:r w:rsidR="007754F4" w:rsidDel="00E16070">
              <w:rPr>
                <w:noProof/>
                <w:webHidden/>
              </w:rPr>
              <w:delText>32</w:delText>
            </w:r>
          </w:del>
        </w:p>
        <w:p w:rsidR="00BF62D0" w:rsidDel="00E16070" w:rsidRDefault="00BF62D0">
          <w:pPr>
            <w:pStyle w:val="TOC1"/>
            <w:tabs>
              <w:tab w:val="right" w:leader="dot" w:pos="9350"/>
            </w:tabs>
            <w:rPr>
              <w:del w:id="2355" w:author="Sammartano, Marc (BIC USA)" w:date="2014-07-20T12:13:00Z"/>
              <w:rFonts w:eastAsiaTheme="minorEastAsia"/>
              <w:noProof/>
            </w:rPr>
          </w:pPr>
          <w:del w:id="2356" w:author="Sammartano, Marc (BIC USA)" w:date="2014-07-20T12:13:00Z">
            <w:r w:rsidRPr="00E16070" w:rsidDel="00E16070">
              <w:rPr>
                <w:noProof/>
              </w:rPr>
              <w:delText>Data Structures and Pointers in BASIC!</w:delText>
            </w:r>
            <w:r w:rsidDel="00E16070">
              <w:rPr>
                <w:noProof/>
                <w:webHidden/>
              </w:rPr>
              <w:tab/>
            </w:r>
            <w:r w:rsidR="007754F4" w:rsidDel="00E16070">
              <w:rPr>
                <w:noProof/>
                <w:webHidden/>
              </w:rPr>
              <w:delText>35</w:delText>
            </w:r>
          </w:del>
        </w:p>
        <w:p w:rsidR="00BF62D0" w:rsidDel="00E16070" w:rsidRDefault="00BF62D0">
          <w:pPr>
            <w:pStyle w:val="TOC2"/>
            <w:tabs>
              <w:tab w:val="right" w:leader="dot" w:pos="9350"/>
            </w:tabs>
            <w:rPr>
              <w:del w:id="2357" w:author="Sammartano, Marc (BIC USA)" w:date="2014-07-20T12:13:00Z"/>
              <w:rFonts w:eastAsiaTheme="minorEastAsia"/>
              <w:noProof/>
            </w:rPr>
          </w:pPr>
          <w:del w:id="2358" w:author="Sammartano, Marc (BIC USA)" w:date="2014-07-20T12:13:00Z">
            <w:r w:rsidRPr="00E16070" w:rsidDel="00E16070">
              <w:rPr>
                <w:noProof/>
              </w:rPr>
              <w:delText>What is a Pointer</w:delText>
            </w:r>
            <w:r w:rsidDel="00E16070">
              <w:rPr>
                <w:noProof/>
                <w:webHidden/>
              </w:rPr>
              <w:tab/>
            </w:r>
            <w:r w:rsidR="007754F4" w:rsidDel="00E16070">
              <w:rPr>
                <w:noProof/>
                <w:webHidden/>
              </w:rPr>
              <w:delText>35</w:delText>
            </w:r>
          </w:del>
        </w:p>
        <w:p w:rsidR="00BF62D0" w:rsidDel="00E16070" w:rsidRDefault="00BF62D0">
          <w:pPr>
            <w:pStyle w:val="TOC2"/>
            <w:tabs>
              <w:tab w:val="right" w:leader="dot" w:pos="9350"/>
            </w:tabs>
            <w:rPr>
              <w:del w:id="2359" w:author="Sammartano, Marc (BIC USA)" w:date="2014-07-20T12:13:00Z"/>
              <w:rFonts w:eastAsiaTheme="minorEastAsia"/>
              <w:noProof/>
            </w:rPr>
          </w:pPr>
          <w:del w:id="2360" w:author="Sammartano, Marc (BIC USA)" w:date="2014-07-20T12:13:00Z">
            <w:r w:rsidRPr="00E16070" w:rsidDel="00E16070">
              <w:rPr>
                <w:noProof/>
              </w:rPr>
              <w:delText>Lists</w:delText>
            </w:r>
            <w:r w:rsidDel="00E16070">
              <w:rPr>
                <w:noProof/>
                <w:webHidden/>
              </w:rPr>
              <w:tab/>
            </w:r>
            <w:r w:rsidR="007754F4" w:rsidDel="00E16070">
              <w:rPr>
                <w:noProof/>
                <w:webHidden/>
              </w:rPr>
              <w:delText>36</w:delText>
            </w:r>
          </w:del>
        </w:p>
        <w:p w:rsidR="00BF62D0" w:rsidDel="00E16070" w:rsidRDefault="00BF62D0">
          <w:pPr>
            <w:pStyle w:val="TOC3"/>
            <w:tabs>
              <w:tab w:val="right" w:leader="dot" w:pos="9350"/>
            </w:tabs>
            <w:rPr>
              <w:del w:id="2361" w:author="Sammartano, Marc (BIC USA)" w:date="2014-07-20T12:13:00Z"/>
              <w:rFonts w:eastAsiaTheme="minorEastAsia"/>
              <w:noProof/>
            </w:rPr>
          </w:pPr>
          <w:del w:id="2362" w:author="Sammartano, Marc (BIC USA)" w:date="2014-07-20T12:13:00Z">
            <w:r w:rsidRPr="00E16070" w:rsidDel="00E16070">
              <w:rPr>
                <w:noProof/>
              </w:rPr>
              <w:delText>List Commands</w:delText>
            </w:r>
            <w:r w:rsidDel="00E16070">
              <w:rPr>
                <w:noProof/>
                <w:webHidden/>
              </w:rPr>
              <w:tab/>
            </w:r>
            <w:r w:rsidR="007754F4" w:rsidDel="00E16070">
              <w:rPr>
                <w:noProof/>
                <w:webHidden/>
              </w:rPr>
              <w:delText>36</w:delText>
            </w:r>
          </w:del>
        </w:p>
        <w:p w:rsidR="00BF62D0" w:rsidDel="00E16070" w:rsidRDefault="00BF62D0">
          <w:pPr>
            <w:pStyle w:val="TOC2"/>
            <w:tabs>
              <w:tab w:val="right" w:leader="dot" w:pos="9350"/>
            </w:tabs>
            <w:rPr>
              <w:del w:id="2363" w:author="Sammartano, Marc (BIC USA)" w:date="2014-07-20T12:13:00Z"/>
              <w:rFonts w:eastAsiaTheme="minorEastAsia"/>
              <w:noProof/>
            </w:rPr>
          </w:pPr>
          <w:del w:id="2364" w:author="Sammartano, Marc (BIC USA)" w:date="2014-07-20T12:13:00Z">
            <w:r w:rsidRPr="00E16070" w:rsidDel="00E16070">
              <w:rPr>
                <w:noProof/>
              </w:rPr>
              <w:delText>Bundles</w:delText>
            </w:r>
            <w:r w:rsidDel="00E16070">
              <w:rPr>
                <w:noProof/>
                <w:webHidden/>
              </w:rPr>
              <w:tab/>
            </w:r>
            <w:r w:rsidR="007754F4" w:rsidDel="00E16070">
              <w:rPr>
                <w:noProof/>
                <w:webHidden/>
              </w:rPr>
              <w:delText>38</w:delText>
            </w:r>
          </w:del>
        </w:p>
        <w:p w:rsidR="00BF62D0" w:rsidDel="00E16070" w:rsidRDefault="00BF62D0">
          <w:pPr>
            <w:pStyle w:val="TOC3"/>
            <w:tabs>
              <w:tab w:val="right" w:leader="dot" w:pos="9350"/>
            </w:tabs>
            <w:rPr>
              <w:del w:id="2365" w:author="Sammartano, Marc (BIC USA)" w:date="2014-07-20T12:13:00Z"/>
              <w:rFonts w:eastAsiaTheme="minorEastAsia"/>
              <w:noProof/>
            </w:rPr>
          </w:pPr>
          <w:del w:id="2366" w:author="Sammartano, Marc (BIC USA)" w:date="2014-07-20T12:13:00Z">
            <w:r w:rsidRPr="00E16070" w:rsidDel="00E16070">
              <w:rPr>
                <w:noProof/>
              </w:rPr>
              <w:delText>Bundle Commands</w:delText>
            </w:r>
            <w:r w:rsidDel="00E16070">
              <w:rPr>
                <w:noProof/>
                <w:webHidden/>
              </w:rPr>
              <w:tab/>
            </w:r>
            <w:r w:rsidR="007754F4" w:rsidDel="00E16070">
              <w:rPr>
                <w:noProof/>
                <w:webHidden/>
              </w:rPr>
              <w:delText>39</w:delText>
            </w:r>
          </w:del>
        </w:p>
        <w:p w:rsidR="00BF62D0" w:rsidDel="00E16070" w:rsidRDefault="00BF62D0">
          <w:pPr>
            <w:pStyle w:val="TOC2"/>
            <w:tabs>
              <w:tab w:val="right" w:leader="dot" w:pos="9350"/>
            </w:tabs>
            <w:rPr>
              <w:del w:id="2367" w:author="Sammartano, Marc (BIC USA)" w:date="2014-07-20T12:13:00Z"/>
              <w:rFonts w:eastAsiaTheme="minorEastAsia"/>
              <w:noProof/>
            </w:rPr>
          </w:pPr>
          <w:del w:id="2368" w:author="Sammartano, Marc (BIC USA)" w:date="2014-07-20T12:13:00Z">
            <w:r w:rsidRPr="00E16070" w:rsidDel="00E16070">
              <w:rPr>
                <w:noProof/>
              </w:rPr>
              <w:delText>Stacks</w:delText>
            </w:r>
            <w:r w:rsidDel="00E16070">
              <w:rPr>
                <w:noProof/>
                <w:webHidden/>
              </w:rPr>
              <w:tab/>
            </w:r>
            <w:r w:rsidR="007754F4" w:rsidDel="00E16070">
              <w:rPr>
                <w:noProof/>
                <w:webHidden/>
              </w:rPr>
              <w:delText>40</w:delText>
            </w:r>
          </w:del>
        </w:p>
        <w:p w:rsidR="00BF62D0" w:rsidDel="00E16070" w:rsidRDefault="00BF62D0">
          <w:pPr>
            <w:pStyle w:val="TOC3"/>
            <w:tabs>
              <w:tab w:val="right" w:leader="dot" w:pos="9350"/>
            </w:tabs>
            <w:rPr>
              <w:del w:id="2369" w:author="Sammartano, Marc (BIC USA)" w:date="2014-07-20T12:13:00Z"/>
              <w:rFonts w:eastAsiaTheme="minorEastAsia"/>
              <w:noProof/>
            </w:rPr>
          </w:pPr>
          <w:del w:id="2370" w:author="Sammartano, Marc (BIC USA)" w:date="2014-07-20T12:13:00Z">
            <w:r w:rsidRPr="00E16070" w:rsidDel="00E16070">
              <w:rPr>
                <w:noProof/>
              </w:rPr>
              <w:delText>Stack Commands</w:delText>
            </w:r>
            <w:r w:rsidDel="00E16070">
              <w:rPr>
                <w:noProof/>
                <w:webHidden/>
              </w:rPr>
              <w:tab/>
            </w:r>
            <w:r w:rsidR="007754F4" w:rsidDel="00E16070">
              <w:rPr>
                <w:noProof/>
                <w:webHidden/>
              </w:rPr>
              <w:delText>40</w:delText>
            </w:r>
          </w:del>
        </w:p>
        <w:p w:rsidR="00BF62D0" w:rsidDel="00E16070" w:rsidRDefault="00BF62D0">
          <w:pPr>
            <w:pStyle w:val="TOC2"/>
            <w:tabs>
              <w:tab w:val="right" w:leader="dot" w:pos="9350"/>
            </w:tabs>
            <w:rPr>
              <w:del w:id="2371" w:author="Sammartano, Marc (BIC USA)" w:date="2014-07-20T12:13:00Z"/>
              <w:rFonts w:eastAsiaTheme="minorEastAsia"/>
              <w:noProof/>
            </w:rPr>
          </w:pPr>
          <w:del w:id="2372" w:author="Sammartano, Marc (BIC USA)" w:date="2014-07-20T12:13:00Z">
            <w:r w:rsidRPr="00E16070" w:rsidDel="00E16070">
              <w:rPr>
                <w:noProof/>
              </w:rPr>
              <w:delText>Queues</w:delText>
            </w:r>
            <w:r w:rsidDel="00E16070">
              <w:rPr>
                <w:noProof/>
                <w:webHidden/>
              </w:rPr>
              <w:tab/>
            </w:r>
            <w:r w:rsidR="007754F4" w:rsidDel="00E16070">
              <w:rPr>
                <w:noProof/>
                <w:webHidden/>
              </w:rPr>
              <w:delText>41</w:delText>
            </w:r>
          </w:del>
        </w:p>
        <w:p w:rsidR="00BF62D0" w:rsidDel="00E16070" w:rsidRDefault="00BF62D0">
          <w:pPr>
            <w:pStyle w:val="TOC1"/>
            <w:tabs>
              <w:tab w:val="right" w:leader="dot" w:pos="9350"/>
            </w:tabs>
            <w:rPr>
              <w:del w:id="2373" w:author="Sammartano, Marc (BIC USA)" w:date="2014-07-20T12:13:00Z"/>
              <w:rFonts w:eastAsiaTheme="minorEastAsia"/>
              <w:noProof/>
            </w:rPr>
          </w:pPr>
          <w:del w:id="2374" w:author="Sammartano, Marc (BIC USA)" w:date="2014-07-20T12:13:00Z">
            <w:r w:rsidRPr="00E16070" w:rsidDel="00E16070">
              <w:rPr>
                <w:noProof/>
              </w:rPr>
              <w:delText>Comments</w:delText>
            </w:r>
            <w:r w:rsidDel="00E16070">
              <w:rPr>
                <w:noProof/>
                <w:webHidden/>
              </w:rPr>
              <w:tab/>
            </w:r>
            <w:r w:rsidR="007754F4" w:rsidDel="00E16070">
              <w:rPr>
                <w:noProof/>
                <w:webHidden/>
              </w:rPr>
              <w:delText>42</w:delText>
            </w:r>
          </w:del>
        </w:p>
        <w:p w:rsidR="00BF62D0" w:rsidDel="00E16070" w:rsidRDefault="00BF62D0">
          <w:pPr>
            <w:pStyle w:val="TOC2"/>
            <w:tabs>
              <w:tab w:val="right" w:leader="dot" w:pos="9350"/>
            </w:tabs>
            <w:rPr>
              <w:del w:id="2375" w:author="Sammartano, Marc (BIC USA)" w:date="2014-07-20T12:13:00Z"/>
              <w:rFonts w:eastAsiaTheme="minorEastAsia"/>
              <w:noProof/>
            </w:rPr>
          </w:pPr>
          <w:del w:id="2376" w:author="Sammartano, Marc (BIC USA)" w:date="2014-07-20T12:13:00Z">
            <w:r w:rsidRPr="00E16070" w:rsidDel="00E16070">
              <w:rPr>
                <w:noProof/>
              </w:rPr>
              <w:delText>! - Single Line Comment</w:delText>
            </w:r>
            <w:r w:rsidDel="00E16070">
              <w:rPr>
                <w:noProof/>
                <w:webHidden/>
              </w:rPr>
              <w:tab/>
            </w:r>
            <w:r w:rsidR="007754F4" w:rsidDel="00E16070">
              <w:rPr>
                <w:noProof/>
                <w:webHidden/>
              </w:rPr>
              <w:delText>42</w:delText>
            </w:r>
          </w:del>
        </w:p>
        <w:p w:rsidR="00BF62D0" w:rsidDel="00E16070" w:rsidRDefault="00BF62D0">
          <w:pPr>
            <w:pStyle w:val="TOC2"/>
            <w:tabs>
              <w:tab w:val="right" w:leader="dot" w:pos="9350"/>
            </w:tabs>
            <w:rPr>
              <w:del w:id="2377" w:author="Sammartano, Marc (BIC USA)" w:date="2014-07-20T12:13:00Z"/>
              <w:rFonts w:eastAsiaTheme="minorEastAsia"/>
              <w:noProof/>
            </w:rPr>
          </w:pPr>
          <w:del w:id="2378" w:author="Sammartano, Marc (BIC USA)" w:date="2014-07-20T12:13:00Z">
            <w:r w:rsidRPr="00E16070" w:rsidDel="00E16070">
              <w:rPr>
                <w:noProof/>
              </w:rPr>
              <w:delText>REM - Single Line Comment (legacy)</w:delText>
            </w:r>
            <w:r w:rsidDel="00E16070">
              <w:rPr>
                <w:noProof/>
                <w:webHidden/>
              </w:rPr>
              <w:tab/>
            </w:r>
            <w:r w:rsidR="007754F4" w:rsidDel="00E16070">
              <w:rPr>
                <w:noProof/>
                <w:webHidden/>
              </w:rPr>
              <w:delText>42</w:delText>
            </w:r>
          </w:del>
        </w:p>
        <w:p w:rsidR="00BF62D0" w:rsidDel="00E16070" w:rsidRDefault="00BF62D0">
          <w:pPr>
            <w:pStyle w:val="TOC2"/>
            <w:tabs>
              <w:tab w:val="right" w:leader="dot" w:pos="9350"/>
            </w:tabs>
            <w:rPr>
              <w:del w:id="2379" w:author="Sammartano, Marc (BIC USA)" w:date="2014-07-20T12:13:00Z"/>
              <w:rFonts w:eastAsiaTheme="minorEastAsia"/>
              <w:noProof/>
            </w:rPr>
          </w:pPr>
          <w:del w:id="2380" w:author="Sammartano, Marc (BIC USA)" w:date="2014-07-20T12:13:00Z">
            <w:r w:rsidRPr="00E16070" w:rsidDel="00E16070">
              <w:rPr>
                <w:noProof/>
              </w:rPr>
              <w:delText>!! - Block Comment</w:delText>
            </w:r>
            <w:r w:rsidDel="00E16070">
              <w:rPr>
                <w:noProof/>
                <w:webHidden/>
              </w:rPr>
              <w:tab/>
            </w:r>
            <w:r w:rsidR="007754F4" w:rsidDel="00E16070">
              <w:rPr>
                <w:noProof/>
                <w:webHidden/>
              </w:rPr>
              <w:delText>42</w:delText>
            </w:r>
          </w:del>
        </w:p>
        <w:p w:rsidR="00BF62D0" w:rsidDel="00E16070" w:rsidRDefault="00BF62D0">
          <w:pPr>
            <w:pStyle w:val="TOC2"/>
            <w:tabs>
              <w:tab w:val="right" w:leader="dot" w:pos="9350"/>
            </w:tabs>
            <w:rPr>
              <w:del w:id="2381" w:author="Sammartano, Marc (BIC USA)" w:date="2014-07-20T12:13:00Z"/>
              <w:rFonts w:eastAsiaTheme="minorEastAsia"/>
              <w:noProof/>
            </w:rPr>
          </w:pPr>
          <w:del w:id="2382" w:author="Sammartano, Marc (BIC USA)" w:date="2014-07-20T12:13:00Z">
            <w:r w:rsidRPr="00E16070" w:rsidDel="00E16070">
              <w:rPr>
                <w:noProof/>
              </w:rPr>
              <w:delText>% - Middle of Line Comment</w:delText>
            </w:r>
            <w:r w:rsidDel="00E16070">
              <w:rPr>
                <w:noProof/>
                <w:webHidden/>
              </w:rPr>
              <w:tab/>
            </w:r>
            <w:r w:rsidR="007754F4" w:rsidDel="00E16070">
              <w:rPr>
                <w:noProof/>
                <w:webHidden/>
              </w:rPr>
              <w:delText>42</w:delText>
            </w:r>
          </w:del>
        </w:p>
        <w:p w:rsidR="00BF62D0" w:rsidDel="00E16070" w:rsidRDefault="00BF62D0">
          <w:pPr>
            <w:pStyle w:val="TOC1"/>
            <w:tabs>
              <w:tab w:val="right" w:leader="dot" w:pos="9350"/>
            </w:tabs>
            <w:rPr>
              <w:del w:id="2383" w:author="Sammartano, Marc (BIC USA)" w:date="2014-07-20T12:13:00Z"/>
              <w:rFonts w:eastAsiaTheme="minorEastAsia"/>
              <w:noProof/>
            </w:rPr>
          </w:pPr>
          <w:del w:id="2384" w:author="Sammartano, Marc (BIC USA)" w:date="2014-07-20T12:13:00Z">
            <w:r w:rsidRPr="00E16070" w:rsidDel="00E16070">
              <w:rPr>
                <w:noProof/>
              </w:rPr>
              <w:delText>Expressions</w:delText>
            </w:r>
            <w:r w:rsidDel="00E16070">
              <w:rPr>
                <w:noProof/>
                <w:webHidden/>
              </w:rPr>
              <w:tab/>
            </w:r>
            <w:r w:rsidR="007754F4" w:rsidDel="00E16070">
              <w:rPr>
                <w:noProof/>
                <w:webHidden/>
              </w:rPr>
              <w:delText>42</w:delText>
            </w:r>
          </w:del>
        </w:p>
        <w:p w:rsidR="00BF62D0" w:rsidDel="00E16070" w:rsidRDefault="00BF62D0">
          <w:pPr>
            <w:pStyle w:val="TOC2"/>
            <w:tabs>
              <w:tab w:val="right" w:leader="dot" w:pos="9350"/>
            </w:tabs>
            <w:rPr>
              <w:del w:id="2385" w:author="Sammartano, Marc (BIC USA)" w:date="2014-07-20T12:13:00Z"/>
              <w:rFonts w:eastAsiaTheme="minorEastAsia"/>
              <w:noProof/>
            </w:rPr>
          </w:pPr>
          <w:del w:id="2386" w:author="Sammartano, Marc (BIC USA)" w:date="2014-07-20T12:13:00Z">
            <w:r w:rsidRPr="00E16070" w:rsidDel="00E16070">
              <w:rPr>
                <w:noProof/>
              </w:rPr>
              <w:delText>Numeric &lt;nexp&gt; := {&lt;numeric variable&gt;|&lt;numeric constant} {&lt;noperator&gt; &lt;nexp&gt;|&lt;end of line&gt;}</w:delText>
            </w:r>
            <w:r w:rsidDel="00E16070">
              <w:rPr>
                <w:noProof/>
                <w:webHidden/>
              </w:rPr>
              <w:tab/>
            </w:r>
            <w:r w:rsidR="007754F4" w:rsidDel="00E16070">
              <w:rPr>
                <w:noProof/>
                <w:webHidden/>
              </w:rPr>
              <w:delText>42</w:delText>
            </w:r>
          </w:del>
        </w:p>
        <w:p w:rsidR="00BF62D0" w:rsidDel="00E16070" w:rsidRDefault="00BF62D0">
          <w:pPr>
            <w:pStyle w:val="TOC3"/>
            <w:tabs>
              <w:tab w:val="right" w:leader="dot" w:pos="9350"/>
            </w:tabs>
            <w:rPr>
              <w:del w:id="2387" w:author="Sammartano, Marc (BIC USA)" w:date="2014-07-20T12:13:00Z"/>
              <w:rFonts w:eastAsiaTheme="minorEastAsia"/>
              <w:noProof/>
            </w:rPr>
          </w:pPr>
          <w:del w:id="2388" w:author="Sammartano, Marc (BIC USA)" w:date="2014-07-20T12:13:00Z">
            <w:r w:rsidRPr="00E16070" w:rsidDel="00E16070">
              <w:rPr>
                <w:noProof/>
              </w:rPr>
              <w:delText>Numeric Operators &lt;noperator&gt;</w:delText>
            </w:r>
            <w:r w:rsidDel="00E16070">
              <w:rPr>
                <w:noProof/>
                <w:webHidden/>
              </w:rPr>
              <w:tab/>
            </w:r>
            <w:r w:rsidR="007754F4" w:rsidDel="00E16070">
              <w:rPr>
                <w:noProof/>
                <w:webHidden/>
              </w:rPr>
              <w:delText>42</w:delText>
            </w:r>
          </w:del>
        </w:p>
        <w:p w:rsidR="00BF62D0" w:rsidDel="00E16070" w:rsidRDefault="00BF62D0">
          <w:pPr>
            <w:pStyle w:val="TOC3"/>
            <w:tabs>
              <w:tab w:val="right" w:leader="dot" w:pos="9350"/>
            </w:tabs>
            <w:rPr>
              <w:del w:id="2389" w:author="Sammartano, Marc (BIC USA)" w:date="2014-07-20T12:13:00Z"/>
              <w:rFonts w:eastAsiaTheme="minorEastAsia"/>
              <w:noProof/>
            </w:rPr>
          </w:pPr>
          <w:del w:id="2390" w:author="Sammartano, Marc (BIC USA)" w:date="2014-07-20T12:13:00Z">
            <w:r w:rsidRPr="00E16070" w:rsidDel="00E16070">
              <w:rPr>
                <w:noProof/>
              </w:rPr>
              <w:delText>Numeric Expression Examples</w:delText>
            </w:r>
            <w:r w:rsidDel="00E16070">
              <w:rPr>
                <w:noProof/>
                <w:webHidden/>
              </w:rPr>
              <w:tab/>
            </w:r>
            <w:r w:rsidR="007754F4" w:rsidDel="00E16070">
              <w:rPr>
                <w:noProof/>
                <w:webHidden/>
              </w:rPr>
              <w:delText>42</w:delText>
            </w:r>
          </w:del>
        </w:p>
        <w:p w:rsidR="00BF62D0" w:rsidDel="00E16070" w:rsidRDefault="00BF62D0">
          <w:pPr>
            <w:pStyle w:val="TOC3"/>
            <w:tabs>
              <w:tab w:val="right" w:leader="dot" w:pos="9350"/>
            </w:tabs>
            <w:rPr>
              <w:del w:id="2391" w:author="Sammartano, Marc (BIC USA)" w:date="2014-07-20T12:13:00Z"/>
              <w:rFonts w:eastAsiaTheme="minorEastAsia"/>
              <w:noProof/>
            </w:rPr>
          </w:pPr>
          <w:del w:id="2392" w:author="Sammartano, Marc (BIC USA)" w:date="2014-07-20T12:13:00Z">
            <w:r w:rsidRPr="00E16070" w:rsidDel="00E16070">
              <w:rPr>
                <w:noProof/>
              </w:rPr>
              <w:delText>Pre- and Post-Increment Operators</w:delText>
            </w:r>
            <w:r w:rsidDel="00E16070">
              <w:rPr>
                <w:noProof/>
                <w:webHidden/>
              </w:rPr>
              <w:tab/>
            </w:r>
            <w:r w:rsidR="007754F4" w:rsidDel="00E16070">
              <w:rPr>
                <w:noProof/>
                <w:webHidden/>
              </w:rPr>
              <w:delText>43</w:delText>
            </w:r>
          </w:del>
        </w:p>
        <w:p w:rsidR="00BF62D0" w:rsidDel="00E16070" w:rsidRDefault="00BF62D0">
          <w:pPr>
            <w:pStyle w:val="TOC2"/>
            <w:tabs>
              <w:tab w:val="right" w:leader="dot" w:pos="9350"/>
            </w:tabs>
            <w:rPr>
              <w:del w:id="2393" w:author="Sammartano, Marc (BIC USA)" w:date="2014-07-20T12:13:00Z"/>
              <w:rFonts w:eastAsiaTheme="minorEastAsia"/>
              <w:noProof/>
            </w:rPr>
          </w:pPr>
          <w:del w:id="2394" w:author="Sammartano, Marc (BIC USA)" w:date="2014-07-20T12:13:00Z">
            <w:r w:rsidRPr="00E16070" w:rsidDel="00E16070">
              <w:rPr>
                <w:noProof/>
              </w:rPr>
              <w:delText>String &lt;sexp&gt; := {&lt;string variable&gt;|&lt;string constant&gt;} {</w:delText>
            </w:r>
            <w:r w:rsidRPr="00E16070" w:rsidDel="00E16070">
              <w:rPr>
                <w:noProof/>
                <w:vertAlign w:val="subscript"/>
              </w:rPr>
              <w:delText xml:space="preserve"> </w:delText>
            </w:r>
            <w:r w:rsidRPr="00E16070" w:rsidDel="00E16070">
              <w:rPr>
                <w:noProof/>
              </w:rPr>
              <w:delText>+ &lt;sexp&gt; | &lt;end of line&gt;}</w:delText>
            </w:r>
            <w:r w:rsidDel="00E16070">
              <w:rPr>
                <w:noProof/>
                <w:webHidden/>
              </w:rPr>
              <w:tab/>
            </w:r>
            <w:r w:rsidR="007754F4" w:rsidDel="00E16070">
              <w:rPr>
                <w:noProof/>
                <w:webHidden/>
              </w:rPr>
              <w:delText>43</w:delText>
            </w:r>
          </w:del>
        </w:p>
        <w:p w:rsidR="00BF62D0" w:rsidDel="00E16070" w:rsidRDefault="00BF62D0">
          <w:pPr>
            <w:pStyle w:val="TOC2"/>
            <w:tabs>
              <w:tab w:val="right" w:leader="dot" w:pos="9350"/>
            </w:tabs>
            <w:rPr>
              <w:del w:id="2395" w:author="Sammartano, Marc (BIC USA)" w:date="2014-07-20T12:13:00Z"/>
              <w:rFonts w:eastAsiaTheme="minorEastAsia"/>
              <w:noProof/>
            </w:rPr>
          </w:pPr>
          <w:del w:id="2396" w:author="Sammartano, Marc (BIC USA)" w:date="2014-07-20T12:13:00Z">
            <w:r w:rsidRPr="00E16070" w:rsidDel="00E16070">
              <w:rPr>
                <w:noProof/>
              </w:rPr>
              <w:delText>Logical &lt;lexp&gt;</w:delText>
            </w:r>
            <w:r w:rsidDel="00E16070">
              <w:rPr>
                <w:noProof/>
                <w:webHidden/>
              </w:rPr>
              <w:tab/>
            </w:r>
            <w:r w:rsidR="007754F4" w:rsidDel="00E16070">
              <w:rPr>
                <w:noProof/>
                <w:webHidden/>
              </w:rPr>
              <w:delText>43</w:delText>
            </w:r>
          </w:del>
        </w:p>
        <w:p w:rsidR="00BF62D0" w:rsidDel="00E16070" w:rsidRDefault="00BF62D0">
          <w:pPr>
            <w:pStyle w:val="TOC3"/>
            <w:tabs>
              <w:tab w:val="right" w:leader="dot" w:pos="9350"/>
            </w:tabs>
            <w:rPr>
              <w:del w:id="2397" w:author="Sammartano, Marc (BIC USA)" w:date="2014-07-20T12:13:00Z"/>
              <w:rFonts w:eastAsiaTheme="minorEastAsia"/>
              <w:noProof/>
            </w:rPr>
          </w:pPr>
          <w:del w:id="2398" w:author="Sammartano, Marc (BIC USA)" w:date="2014-07-20T12:13:00Z">
            <w:r w:rsidRPr="00E16070" w:rsidDel="00E16070">
              <w:rPr>
                <w:noProof/>
              </w:rPr>
              <w:delText>Logical Operators</w:delText>
            </w:r>
            <w:r w:rsidDel="00E16070">
              <w:rPr>
                <w:noProof/>
                <w:webHidden/>
              </w:rPr>
              <w:tab/>
            </w:r>
            <w:r w:rsidR="007754F4" w:rsidDel="00E16070">
              <w:rPr>
                <w:noProof/>
                <w:webHidden/>
              </w:rPr>
              <w:delText>43</w:delText>
            </w:r>
          </w:del>
        </w:p>
        <w:p w:rsidR="00BF62D0" w:rsidDel="00E16070" w:rsidRDefault="00BF62D0">
          <w:pPr>
            <w:pStyle w:val="TOC3"/>
            <w:tabs>
              <w:tab w:val="right" w:leader="dot" w:pos="9350"/>
            </w:tabs>
            <w:rPr>
              <w:del w:id="2399" w:author="Sammartano, Marc (BIC USA)" w:date="2014-07-20T12:13:00Z"/>
              <w:rFonts w:eastAsiaTheme="minorEastAsia"/>
              <w:noProof/>
            </w:rPr>
          </w:pPr>
          <w:del w:id="2400" w:author="Sammartano, Marc (BIC USA)" w:date="2014-07-20T12:13:00Z">
            <w:r w:rsidRPr="00E16070" w:rsidDel="00E16070">
              <w:rPr>
                <w:noProof/>
              </w:rPr>
              <w:delText>Examples of Logical Expressions</w:delText>
            </w:r>
            <w:r w:rsidDel="00E16070">
              <w:rPr>
                <w:noProof/>
                <w:webHidden/>
              </w:rPr>
              <w:tab/>
            </w:r>
            <w:r w:rsidR="007754F4" w:rsidDel="00E16070">
              <w:rPr>
                <w:noProof/>
                <w:webHidden/>
              </w:rPr>
              <w:delText>43</w:delText>
            </w:r>
          </w:del>
        </w:p>
        <w:p w:rsidR="00BF62D0" w:rsidDel="00E16070" w:rsidRDefault="00BF62D0">
          <w:pPr>
            <w:pStyle w:val="TOC1"/>
            <w:tabs>
              <w:tab w:val="right" w:leader="dot" w:pos="9350"/>
            </w:tabs>
            <w:rPr>
              <w:del w:id="2401" w:author="Sammartano, Marc (BIC USA)" w:date="2014-07-20T12:13:00Z"/>
              <w:rFonts w:eastAsiaTheme="minorEastAsia"/>
              <w:noProof/>
            </w:rPr>
          </w:pPr>
          <w:del w:id="2402" w:author="Sammartano, Marc (BIC USA)" w:date="2014-07-20T12:13:00Z">
            <w:r w:rsidRPr="00E16070" w:rsidDel="00E16070">
              <w:rPr>
                <w:noProof/>
              </w:rPr>
              <w:delText>Assignment Operations</w:delText>
            </w:r>
            <w:r w:rsidDel="00E16070">
              <w:rPr>
                <w:noProof/>
                <w:webHidden/>
              </w:rPr>
              <w:tab/>
            </w:r>
            <w:r w:rsidR="007754F4" w:rsidDel="00E16070">
              <w:rPr>
                <w:noProof/>
                <w:webHidden/>
              </w:rPr>
              <w:delText>44</w:delText>
            </w:r>
          </w:del>
        </w:p>
        <w:p w:rsidR="00BF62D0" w:rsidDel="00E16070" w:rsidRDefault="00BF62D0">
          <w:pPr>
            <w:pStyle w:val="TOC2"/>
            <w:tabs>
              <w:tab w:val="right" w:leader="dot" w:pos="9350"/>
            </w:tabs>
            <w:rPr>
              <w:del w:id="2403" w:author="Sammartano, Marc (BIC USA)" w:date="2014-07-20T12:13:00Z"/>
              <w:rFonts w:eastAsiaTheme="minorEastAsia"/>
              <w:noProof/>
            </w:rPr>
          </w:pPr>
          <w:del w:id="2404" w:author="Sammartano, Marc (BIC USA)" w:date="2014-07-20T12:13:00Z">
            <w:r w:rsidRPr="00E16070" w:rsidDel="00E16070">
              <w:rPr>
                <w:noProof/>
              </w:rPr>
              <w:delText>LET</w:delText>
            </w:r>
            <w:r w:rsidDel="00E16070">
              <w:rPr>
                <w:noProof/>
                <w:webHidden/>
              </w:rPr>
              <w:tab/>
            </w:r>
            <w:r w:rsidR="007754F4" w:rsidDel="00E16070">
              <w:rPr>
                <w:noProof/>
                <w:webHidden/>
              </w:rPr>
              <w:delText>44</w:delText>
            </w:r>
          </w:del>
        </w:p>
        <w:p w:rsidR="00BF62D0" w:rsidDel="00E16070" w:rsidRDefault="00BF62D0">
          <w:pPr>
            <w:pStyle w:val="TOC2"/>
            <w:tabs>
              <w:tab w:val="right" w:leader="dot" w:pos="9350"/>
            </w:tabs>
            <w:rPr>
              <w:del w:id="2405" w:author="Sammartano, Marc (BIC USA)" w:date="2014-07-20T12:13:00Z"/>
              <w:rFonts w:eastAsiaTheme="minorEastAsia"/>
              <w:noProof/>
            </w:rPr>
          </w:pPr>
          <w:del w:id="2406" w:author="Sammartano, Marc (BIC USA)" w:date="2014-07-20T12:13:00Z">
            <w:r w:rsidRPr="00E16070" w:rsidDel="00E16070">
              <w:rPr>
                <w:noProof/>
              </w:rPr>
              <w:lastRenderedPageBreak/>
              <w:delText>OpEqual Assignment Operations</w:delText>
            </w:r>
            <w:r w:rsidDel="00E16070">
              <w:rPr>
                <w:noProof/>
                <w:webHidden/>
              </w:rPr>
              <w:tab/>
            </w:r>
            <w:r w:rsidR="007754F4" w:rsidDel="00E16070">
              <w:rPr>
                <w:noProof/>
                <w:webHidden/>
              </w:rPr>
              <w:delText>44</w:delText>
            </w:r>
          </w:del>
        </w:p>
        <w:p w:rsidR="00BF62D0" w:rsidDel="00E16070" w:rsidRDefault="00BF62D0">
          <w:pPr>
            <w:pStyle w:val="TOC1"/>
            <w:tabs>
              <w:tab w:val="right" w:leader="dot" w:pos="9350"/>
            </w:tabs>
            <w:rPr>
              <w:del w:id="2407" w:author="Sammartano, Marc (BIC USA)" w:date="2014-07-20T12:13:00Z"/>
              <w:rFonts w:eastAsiaTheme="minorEastAsia"/>
              <w:noProof/>
            </w:rPr>
          </w:pPr>
          <w:del w:id="2408" w:author="Sammartano, Marc (BIC USA)" w:date="2014-07-20T12:13:00Z">
            <w:r w:rsidRPr="00E16070" w:rsidDel="00E16070">
              <w:rPr>
                <w:noProof/>
              </w:rPr>
              <w:delText>Math Functions</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09" w:author="Sammartano, Marc (BIC USA)" w:date="2014-07-20T12:13:00Z"/>
              <w:rFonts w:eastAsiaTheme="minorEastAsia"/>
              <w:noProof/>
            </w:rPr>
          </w:pPr>
          <w:del w:id="2410" w:author="Sammartano, Marc (BIC USA)" w:date="2014-07-20T12:13:00Z">
            <w:r w:rsidRPr="00E16070" w:rsidDel="00E16070">
              <w:rPr>
                <w:noProof/>
              </w:rPr>
              <w:delText>BOR(&lt;nexp1&gt;, &lt;nexp2&gt;)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11" w:author="Sammartano, Marc (BIC USA)" w:date="2014-07-20T12:13:00Z"/>
              <w:rFonts w:eastAsiaTheme="minorEastAsia"/>
              <w:noProof/>
            </w:rPr>
          </w:pPr>
          <w:del w:id="2412" w:author="Sammartano, Marc (BIC USA)" w:date="2014-07-20T12:13:00Z">
            <w:r w:rsidRPr="00E16070" w:rsidDel="00E16070">
              <w:rPr>
                <w:noProof/>
              </w:rPr>
              <w:delText>BAND(&lt;nexp1&gt;, &lt;nexp2&gt;)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13" w:author="Sammartano, Marc (BIC USA)" w:date="2014-07-20T12:13:00Z"/>
              <w:rFonts w:eastAsiaTheme="minorEastAsia"/>
              <w:noProof/>
            </w:rPr>
          </w:pPr>
          <w:del w:id="2414" w:author="Sammartano, Marc (BIC USA)" w:date="2014-07-20T12:13:00Z">
            <w:r w:rsidRPr="00E16070" w:rsidDel="00E16070">
              <w:rPr>
                <w:noProof/>
              </w:rPr>
              <w:delText>BXOR(&lt;nexp1&gt;, &lt;nexp2&gt;)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15" w:author="Sammartano, Marc (BIC USA)" w:date="2014-07-20T12:13:00Z"/>
              <w:rFonts w:eastAsiaTheme="minorEastAsia"/>
              <w:noProof/>
            </w:rPr>
          </w:pPr>
          <w:del w:id="2416" w:author="Sammartano, Marc (BIC USA)" w:date="2014-07-20T12:13:00Z">
            <w:r w:rsidRPr="00E16070" w:rsidDel="00E16070">
              <w:rPr>
                <w:noProof/>
              </w:rPr>
              <w:delText>ABS(&lt;nexp&gt;)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17" w:author="Sammartano, Marc (BIC USA)" w:date="2014-07-20T12:13:00Z"/>
              <w:rFonts w:eastAsiaTheme="minorEastAsia"/>
              <w:noProof/>
            </w:rPr>
          </w:pPr>
          <w:del w:id="2418" w:author="Sammartano, Marc (BIC USA)" w:date="2014-07-20T12:13:00Z">
            <w:r w:rsidRPr="00E16070" w:rsidDel="00E16070">
              <w:rPr>
                <w:noProof/>
              </w:rPr>
              <w:delText>SGN(&lt;nexp&gt;)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19" w:author="Sammartano, Marc (BIC USA)" w:date="2014-07-20T12:13:00Z"/>
              <w:rFonts w:eastAsiaTheme="minorEastAsia"/>
              <w:noProof/>
            </w:rPr>
          </w:pPr>
          <w:del w:id="2420" w:author="Sammartano, Marc (BIC USA)" w:date="2014-07-20T12:13:00Z">
            <w:r w:rsidRPr="00E16070" w:rsidDel="00E16070">
              <w:rPr>
                <w:noProof/>
              </w:rPr>
              <w:delText>SQR(&lt;nexp&gt;)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21" w:author="Sammartano, Marc (BIC USA)" w:date="2014-07-20T12:13:00Z"/>
              <w:rFonts w:eastAsiaTheme="minorEastAsia"/>
              <w:noProof/>
            </w:rPr>
          </w:pPr>
          <w:del w:id="2422" w:author="Sammartano, Marc (BIC USA)" w:date="2014-07-20T12:13:00Z">
            <w:r w:rsidRPr="00E16070" w:rsidDel="00E16070">
              <w:rPr>
                <w:noProof/>
              </w:rPr>
              <w:delText>CBRT(&lt;nexp&gt;)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23" w:author="Sammartano, Marc (BIC USA)" w:date="2014-07-20T12:13:00Z"/>
              <w:rFonts w:eastAsiaTheme="minorEastAsia"/>
              <w:noProof/>
            </w:rPr>
          </w:pPr>
          <w:del w:id="2424" w:author="Sammartano, Marc (BIC USA)" w:date="2014-07-20T12:13:00Z">
            <w:r w:rsidRPr="00E16070" w:rsidDel="00E16070">
              <w:rPr>
                <w:noProof/>
              </w:rPr>
              <w:delText>RANDOMIZE(&lt;nexp&gt;)</w:delText>
            </w:r>
            <w:r w:rsidDel="00E16070">
              <w:rPr>
                <w:noProof/>
                <w:webHidden/>
              </w:rPr>
              <w:tab/>
            </w:r>
            <w:r w:rsidR="007754F4" w:rsidDel="00E16070">
              <w:rPr>
                <w:noProof/>
                <w:webHidden/>
              </w:rPr>
              <w:delText>45</w:delText>
            </w:r>
          </w:del>
        </w:p>
        <w:p w:rsidR="00BF62D0" w:rsidDel="00E16070" w:rsidRDefault="00BF62D0">
          <w:pPr>
            <w:pStyle w:val="TOC2"/>
            <w:tabs>
              <w:tab w:val="right" w:leader="dot" w:pos="9350"/>
            </w:tabs>
            <w:rPr>
              <w:del w:id="2425" w:author="Sammartano, Marc (BIC USA)" w:date="2014-07-20T12:13:00Z"/>
              <w:rFonts w:eastAsiaTheme="minorEastAsia"/>
              <w:noProof/>
            </w:rPr>
          </w:pPr>
          <w:del w:id="2426" w:author="Sammartano, Marc (BIC USA)" w:date="2014-07-20T12:13:00Z">
            <w:r w:rsidRPr="00E16070" w:rsidDel="00E16070">
              <w:rPr>
                <w:noProof/>
              </w:rPr>
              <w:delText>RND()</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27" w:author="Sammartano, Marc (BIC USA)" w:date="2014-07-20T12:13:00Z"/>
              <w:rFonts w:eastAsiaTheme="minorEastAsia"/>
              <w:noProof/>
            </w:rPr>
          </w:pPr>
          <w:del w:id="2428" w:author="Sammartano, Marc (BIC USA)" w:date="2014-07-20T12:13:00Z">
            <w:r w:rsidRPr="00E16070" w:rsidDel="00E16070">
              <w:rPr>
                <w:noProof/>
              </w:rPr>
              <w:delText>MAX(&lt;nexp&gt;, &lt;nexp&gt;)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29" w:author="Sammartano, Marc (BIC USA)" w:date="2014-07-20T12:13:00Z"/>
              <w:rFonts w:eastAsiaTheme="minorEastAsia"/>
              <w:noProof/>
            </w:rPr>
          </w:pPr>
          <w:del w:id="2430" w:author="Sammartano, Marc (BIC USA)" w:date="2014-07-20T12:13:00Z">
            <w:r w:rsidRPr="00E16070" w:rsidDel="00E16070">
              <w:rPr>
                <w:noProof/>
              </w:rPr>
              <w:delText>MIN(&lt;nexp&gt;, &lt;nexp&gt;)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31" w:author="Sammartano, Marc (BIC USA)" w:date="2014-07-20T12:13:00Z"/>
              <w:rFonts w:eastAsiaTheme="minorEastAsia"/>
              <w:noProof/>
            </w:rPr>
          </w:pPr>
          <w:del w:id="2432" w:author="Sammartano, Marc (BIC USA)" w:date="2014-07-20T12:13:00Z">
            <w:r w:rsidRPr="00E16070" w:rsidDel="00E16070">
              <w:rPr>
                <w:noProof/>
              </w:rPr>
              <w:delText>CEIL(&lt;nexp&gt;)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33" w:author="Sammartano, Marc (BIC USA)" w:date="2014-07-20T12:13:00Z"/>
              <w:rFonts w:eastAsiaTheme="minorEastAsia"/>
              <w:noProof/>
            </w:rPr>
          </w:pPr>
          <w:del w:id="2434" w:author="Sammartano, Marc (BIC USA)" w:date="2014-07-20T12:13:00Z">
            <w:r w:rsidRPr="00E16070" w:rsidDel="00E16070">
              <w:rPr>
                <w:noProof/>
              </w:rPr>
              <w:delText>FLOOR(&lt;nexp&gt;)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35" w:author="Sammartano, Marc (BIC USA)" w:date="2014-07-20T12:13:00Z"/>
              <w:rFonts w:eastAsiaTheme="minorEastAsia"/>
              <w:noProof/>
            </w:rPr>
          </w:pPr>
          <w:del w:id="2436" w:author="Sammartano, Marc (BIC USA)" w:date="2014-07-20T12:13:00Z">
            <w:r w:rsidRPr="00E16070" w:rsidDel="00E16070">
              <w:rPr>
                <w:noProof/>
              </w:rPr>
              <w:delText>INT(&lt;nexp&gt;)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37" w:author="Sammartano, Marc (BIC USA)" w:date="2014-07-20T12:13:00Z"/>
              <w:rFonts w:eastAsiaTheme="minorEastAsia"/>
              <w:noProof/>
            </w:rPr>
          </w:pPr>
          <w:del w:id="2438" w:author="Sammartano, Marc (BIC USA)" w:date="2014-07-20T12:13:00Z">
            <w:r w:rsidRPr="00E16070" w:rsidDel="00E16070">
              <w:rPr>
                <w:noProof/>
              </w:rPr>
              <w:delText>FRAC(&lt;nexp&gt;)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39" w:author="Sammartano, Marc (BIC USA)" w:date="2014-07-20T12:13:00Z"/>
              <w:rFonts w:eastAsiaTheme="minorEastAsia"/>
              <w:noProof/>
            </w:rPr>
          </w:pPr>
          <w:del w:id="2440" w:author="Sammartano, Marc (BIC USA)" w:date="2014-07-20T12:13:00Z">
            <w:r w:rsidRPr="00E16070" w:rsidDel="00E16070">
              <w:rPr>
                <w:noProof/>
              </w:rPr>
              <w:delText>MOD(&lt;nexp1&gt;, &lt;nexp2&gt;)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41" w:author="Sammartano, Marc (BIC USA)" w:date="2014-07-20T12:13:00Z"/>
              <w:rFonts w:eastAsiaTheme="minorEastAsia"/>
              <w:noProof/>
            </w:rPr>
          </w:pPr>
          <w:del w:id="2442" w:author="Sammartano, Marc (BIC USA)" w:date="2014-07-20T12:13:00Z">
            <w:r w:rsidRPr="00E16070" w:rsidDel="00E16070">
              <w:rPr>
                <w:noProof/>
              </w:rPr>
              <w:delText>ROUND(&lt;value_nexp&gt;{, &lt;count_nexp&gt;{, &lt;mode_sexp&gt;}})</w:delText>
            </w:r>
            <w:r w:rsidDel="00E16070">
              <w:rPr>
                <w:noProof/>
                <w:webHidden/>
              </w:rPr>
              <w:tab/>
            </w:r>
            <w:r w:rsidR="007754F4" w:rsidDel="00E16070">
              <w:rPr>
                <w:noProof/>
                <w:webHidden/>
              </w:rPr>
              <w:delText>46</w:delText>
            </w:r>
          </w:del>
        </w:p>
        <w:p w:rsidR="00BF62D0" w:rsidDel="00E16070" w:rsidRDefault="00BF62D0">
          <w:pPr>
            <w:pStyle w:val="TOC2"/>
            <w:tabs>
              <w:tab w:val="right" w:leader="dot" w:pos="9350"/>
            </w:tabs>
            <w:rPr>
              <w:del w:id="2443" w:author="Sammartano, Marc (BIC USA)" w:date="2014-07-20T12:13:00Z"/>
              <w:rFonts w:eastAsiaTheme="minorEastAsia"/>
              <w:noProof/>
            </w:rPr>
          </w:pPr>
          <w:del w:id="2444" w:author="Sammartano, Marc (BIC USA)" w:date="2014-07-20T12:13:00Z">
            <w:r w:rsidRPr="00E16070" w:rsidDel="00E16070">
              <w:rPr>
                <w:noProof/>
              </w:rPr>
              <w:delText>LOG(&lt;nexp&gt;)</w:delText>
            </w:r>
            <w:r w:rsidDel="00E16070">
              <w:rPr>
                <w:noProof/>
                <w:webHidden/>
              </w:rPr>
              <w:tab/>
            </w:r>
            <w:r w:rsidR="007754F4" w:rsidDel="00E16070">
              <w:rPr>
                <w:noProof/>
                <w:webHidden/>
              </w:rPr>
              <w:delText>47</w:delText>
            </w:r>
          </w:del>
        </w:p>
        <w:p w:rsidR="00BF62D0" w:rsidDel="00E16070" w:rsidRDefault="00BF62D0">
          <w:pPr>
            <w:pStyle w:val="TOC2"/>
            <w:tabs>
              <w:tab w:val="right" w:leader="dot" w:pos="9350"/>
            </w:tabs>
            <w:rPr>
              <w:del w:id="2445" w:author="Sammartano, Marc (BIC USA)" w:date="2014-07-20T12:13:00Z"/>
              <w:rFonts w:eastAsiaTheme="minorEastAsia"/>
              <w:noProof/>
            </w:rPr>
          </w:pPr>
          <w:del w:id="2446" w:author="Sammartano, Marc (BIC USA)" w:date="2014-07-20T12:13:00Z">
            <w:r w:rsidRPr="00E16070" w:rsidDel="00E16070">
              <w:rPr>
                <w:noProof/>
              </w:rPr>
              <w:delText>LOG10(&lt;nexp&gt;)</w:delText>
            </w:r>
            <w:r w:rsidDel="00E16070">
              <w:rPr>
                <w:noProof/>
                <w:webHidden/>
              </w:rPr>
              <w:tab/>
            </w:r>
            <w:r w:rsidR="007754F4" w:rsidDel="00E16070">
              <w:rPr>
                <w:noProof/>
                <w:webHidden/>
              </w:rPr>
              <w:delText>47</w:delText>
            </w:r>
          </w:del>
        </w:p>
        <w:p w:rsidR="00BF62D0" w:rsidDel="00E16070" w:rsidRDefault="00BF62D0">
          <w:pPr>
            <w:pStyle w:val="TOC2"/>
            <w:tabs>
              <w:tab w:val="right" w:leader="dot" w:pos="9350"/>
            </w:tabs>
            <w:rPr>
              <w:del w:id="2447" w:author="Sammartano, Marc (BIC USA)" w:date="2014-07-20T12:13:00Z"/>
              <w:rFonts w:eastAsiaTheme="minorEastAsia"/>
              <w:noProof/>
            </w:rPr>
          </w:pPr>
          <w:del w:id="2448" w:author="Sammartano, Marc (BIC USA)" w:date="2014-07-20T12:13:00Z">
            <w:r w:rsidRPr="00E16070" w:rsidDel="00E16070">
              <w:rPr>
                <w:noProof/>
              </w:rPr>
              <w:delText>EXP(&lt;nexp&gt;)</w:delText>
            </w:r>
            <w:r w:rsidDel="00E16070">
              <w:rPr>
                <w:noProof/>
                <w:webHidden/>
              </w:rPr>
              <w:tab/>
            </w:r>
            <w:r w:rsidR="007754F4" w:rsidDel="00E16070">
              <w:rPr>
                <w:noProof/>
                <w:webHidden/>
              </w:rPr>
              <w:delText>47</w:delText>
            </w:r>
          </w:del>
        </w:p>
        <w:p w:rsidR="00BF62D0" w:rsidDel="00E16070" w:rsidRDefault="00BF62D0">
          <w:pPr>
            <w:pStyle w:val="TOC2"/>
            <w:tabs>
              <w:tab w:val="right" w:leader="dot" w:pos="9350"/>
            </w:tabs>
            <w:rPr>
              <w:del w:id="2449" w:author="Sammartano, Marc (BIC USA)" w:date="2014-07-20T12:13:00Z"/>
              <w:rFonts w:eastAsiaTheme="minorEastAsia"/>
              <w:noProof/>
            </w:rPr>
          </w:pPr>
          <w:del w:id="2450" w:author="Sammartano, Marc (BIC USA)" w:date="2014-07-20T12:13:00Z">
            <w:r w:rsidRPr="00E16070" w:rsidDel="00E16070">
              <w:rPr>
                <w:noProof/>
              </w:rPr>
              <w:delText>POW(&lt;nexp1&gt;, &lt;nexp2&gt;)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51" w:author="Sammartano, Marc (BIC USA)" w:date="2014-07-20T12:13:00Z"/>
              <w:rFonts w:eastAsiaTheme="minorEastAsia"/>
              <w:noProof/>
            </w:rPr>
          </w:pPr>
          <w:del w:id="2452" w:author="Sammartano, Marc (BIC USA)" w:date="2014-07-20T12:13:00Z">
            <w:r w:rsidRPr="00E16070" w:rsidDel="00E16070">
              <w:rPr>
                <w:noProof/>
              </w:rPr>
              <w:delText>HYPOT(&lt;nexp_x&gt;, &lt;nexp_y)</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53" w:author="Sammartano, Marc (BIC USA)" w:date="2014-07-20T12:13:00Z"/>
              <w:rFonts w:eastAsiaTheme="minorEastAsia"/>
              <w:noProof/>
            </w:rPr>
          </w:pPr>
          <w:del w:id="2454" w:author="Sammartano, Marc (BIC USA)" w:date="2014-07-20T12:13:00Z">
            <w:r w:rsidRPr="00E16070" w:rsidDel="00E16070">
              <w:rPr>
                <w:noProof/>
              </w:rPr>
              <w:delText>PI()</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55" w:author="Sammartano, Marc (BIC USA)" w:date="2014-07-20T12:13:00Z"/>
              <w:rFonts w:eastAsiaTheme="minorEastAsia"/>
              <w:noProof/>
            </w:rPr>
          </w:pPr>
          <w:del w:id="2456" w:author="Sammartano, Marc (BIC USA)" w:date="2014-07-20T12:13:00Z">
            <w:r w:rsidRPr="00E16070" w:rsidDel="00E16070">
              <w:rPr>
                <w:noProof/>
              </w:rPr>
              <w:delText>SIN(&lt;nexp&gt;)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57" w:author="Sammartano, Marc (BIC USA)" w:date="2014-07-20T12:13:00Z"/>
              <w:rFonts w:eastAsiaTheme="minorEastAsia"/>
              <w:noProof/>
            </w:rPr>
          </w:pPr>
          <w:del w:id="2458" w:author="Sammartano, Marc (BIC USA)" w:date="2014-07-20T12:13:00Z">
            <w:r w:rsidRPr="00E16070" w:rsidDel="00E16070">
              <w:rPr>
                <w:noProof/>
              </w:rPr>
              <w:delText>COS(&lt;nexp&gt;)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59" w:author="Sammartano, Marc (BIC USA)" w:date="2014-07-20T12:13:00Z"/>
              <w:rFonts w:eastAsiaTheme="minorEastAsia"/>
              <w:noProof/>
            </w:rPr>
          </w:pPr>
          <w:del w:id="2460" w:author="Sammartano, Marc (BIC USA)" w:date="2014-07-20T12:13:00Z">
            <w:r w:rsidRPr="00E16070" w:rsidDel="00E16070">
              <w:rPr>
                <w:noProof/>
              </w:rPr>
              <w:delText>TAN(&lt;nexp&gt;)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61" w:author="Sammartano, Marc (BIC USA)" w:date="2014-07-20T12:13:00Z"/>
              <w:rFonts w:eastAsiaTheme="minorEastAsia"/>
              <w:noProof/>
            </w:rPr>
          </w:pPr>
          <w:del w:id="2462" w:author="Sammartano, Marc (BIC USA)" w:date="2014-07-20T12:13:00Z">
            <w:r w:rsidRPr="00E16070" w:rsidDel="00E16070">
              <w:rPr>
                <w:noProof/>
              </w:rPr>
              <w:delText>SINH(&lt;nexp&gt;)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63" w:author="Sammartano, Marc (BIC USA)" w:date="2014-07-20T12:13:00Z"/>
              <w:rFonts w:eastAsiaTheme="minorEastAsia"/>
              <w:noProof/>
            </w:rPr>
          </w:pPr>
          <w:del w:id="2464" w:author="Sammartano, Marc (BIC USA)" w:date="2014-07-20T12:13:00Z">
            <w:r w:rsidRPr="00E16070" w:rsidDel="00E16070">
              <w:rPr>
                <w:noProof/>
              </w:rPr>
              <w:delText>COSH(&lt;nexp&gt;)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65" w:author="Sammartano, Marc (BIC USA)" w:date="2014-07-20T12:13:00Z"/>
              <w:rFonts w:eastAsiaTheme="minorEastAsia"/>
              <w:noProof/>
            </w:rPr>
          </w:pPr>
          <w:del w:id="2466" w:author="Sammartano, Marc (BIC USA)" w:date="2014-07-20T12:13:00Z">
            <w:r w:rsidRPr="00E16070" w:rsidDel="00E16070">
              <w:rPr>
                <w:noProof/>
              </w:rPr>
              <w:delText>ASIN(&lt;nexp&gt;)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67" w:author="Sammartano, Marc (BIC USA)" w:date="2014-07-20T12:13:00Z"/>
              <w:rFonts w:eastAsiaTheme="minorEastAsia"/>
              <w:noProof/>
            </w:rPr>
          </w:pPr>
          <w:del w:id="2468" w:author="Sammartano, Marc (BIC USA)" w:date="2014-07-20T12:13:00Z">
            <w:r w:rsidRPr="00E16070" w:rsidDel="00E16070">
              <w:rPr>
                <w:noProof/>
              </w:rPr>
              <w:delText>ACOS(&lt;nexp&gt;)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69" w:author="Sammartano, Marc (BIC USA)" w:date="2014-07-20T12:13:00Z"/>
              <w:rFonts w:eastAsiaTheme="minorEastAsia"/>
              <w:noProof/>
            </w:rPr>
          </w:pPr>
          <w:del w:id="2470" w:author="Sammartano, Marc (BIC USA)" w:date="2014-07-20T12:13:00Z">
            <w:r w:rsidRPr="00E16070" w:rsidDel="00E16070">
              <w:rPr>
                <w:noProof/>
              </w:rPr>
              <w:lastRenderedPageBreak/>
              <w:delText>ATAN(&lt;nexp&gt;)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71" w:author="Sammartano, Marc (BIC USA)" w:date="2014-07-20T12:13:00Z"/>
              <w:rFonts w:eastAsiaTheme="minorEastAsia"/>
              <w:noProof/>
            </w:rPr>
          </w:pPr>
          <w:del w:id="2472" w:author="Sammartano, Marc (BIC USA)" w:date="2014-07-20T12:13:00Z">
            <w:r w:rsidRPr="00E16070" w:rsidDel="00E16070">
              <w:rPr>
                <w:noProof/>
              </w:rPr>
              <w:delText>ATAN2(&lt;nexp_y&gt;, &lt;nexp_x&gt;)</w:delText>
            </w:r>
            <w:r w:rsidDel="00E16070">
              <w:rPr>
                <w:noProof/>
                <w:webHidden/>
              </w:rPr>
              <w:tab/>
            </w:r>
            <w:r w:rsidR="007754F4" w:rsidDel="00E16070">
              <w:rPr>
                <w:noProof/>
                <w:webHidden/>
              </w:rPr>
              <w:delText>48</w:delText>
            </w:r>
          </w:del>
        </w:p>
        <w:p w:rsidR="00BF62D0" w:rsidDel="00E16070" w:rsidRDefault="00BF62D0">
          <w:pPr>
            <w:pStyle w:val="TOC2"/>
            <w:tabs>
              <w:tab w:val="right" w:leader="dot" w:pos="9350"/>
            </w:tabs>
            <w:rPr>
              <w:del w:id="2473" w:author="Sammartano, Marc (BIC USA)" w:date="2014-07-20T12:13:00Z"/>
              <w:rFonts w:eastAsiaTheme="minorEastAsia"/>
              <w:noProof/>
            </w:rPr>
          </w:pPr>
          <w:del w:id="2474" w:author="Sammartano, Marc (BIC USA)" w:date="2014-07-20T12:13:00Z">
            <w:r w:rsidRPr="00E16070" w:rsidDel="00E16070">
              <w:rPr>
                <w:noProof/>
              </w:rPr>
              <w:delText>TODEGREES(&lt;nexp&gt;)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75" w:author="Sammartano, Marc (BIC USA)" w:date="2014-07-20T12:13:00Z"/>
              <w:rFonts w:eastAsiaTheme="minorEastAsia"/>
              <w:noProof/>
            </w:rPr>
          </w:pPr>
          <w:del w:id="2476" w:author="Sammartano, Marc (BIC USA)" w:date="2014-07-20T12:13:00Z">
            <w:r w:rsidRPr="00E16070" w:rsidDel="00E16070">
              <w:rPr>
                <w:noProof/>
              </w:rPr>
              <w:delText>TORADIANS(&lt;nexp&gt;)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77" w:author="Sammartano, Marc (BIC USA)" w:date="2014-07-20T12:13:00Z"/>
              <w:rFonts w:eastAsiaTheme="minorEastAsia"/>
              <w:noProof/>
            </w:rPr>
          </w:pPr>
          <w:del w:id="2478" w:author="Sammartano, Marc (BIC USA)" w:date="2014-07-20T12:13:00Z">
            <w:r w:rsidRPr="00E16070" w:rsidDel="00E16070">
              <w:rPr>
                <w:noProof/>
              </w:rPr>
              <w:delText>VAL( &lt;sexp&gt; )</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79" w:author="Sammartano, Marc (BIC USA)" w:date="2014-07-20T12:13:00Z"/>
              <w:rFonts w:eastAsiaTheme="minorEastAsia"/>
              <w:noProof/>
            </w:rPr>
          </w:pPr>
          <w:del w:id="2480" w:author="Sammartano, Marc (BIC USA)" w:date="2014-07-20T12:13:00Z">
            <w:r w:rsidRPr="00E16070" w:rsidDel="00E16070">
              <w:rPr>
                <w:noProof/>
              </w:rPr>
              <w:delText>LEN(&lt;sexp&gt;)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81" w:author="Sammartano, Marc (BIC USA)" w:date="2014-07-20T12:13:00Z"/>
              <w:rFonts w:eastAsiaTheme="minorEastAsia"/>
              <w:noProof/>
            </w:rPr>
          </w:pPr>
          <w:del w:id="2482" w:author="Sammartano, Marc (BIC USA)" w:date="2014-07-20T12:13:00Z">
            <w:r w:rsidRPr="00E16070" w:rsidDel="00E16070">
              <w:rPr>
                <w:noProof/>
              </w:rPr>
              <w:delText>HEX(&lt;sexp&gt;)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83" w:author="Sammartano, Marc (BIC USA)" w:date="2014-07-20T12:13:00Z"/>
              <w:rFonts w:eastAsiaTheme="minorEastAsia"/>
              <w:noProof/>
            </w:rPr>
          </w:pPr>
          <w:del w:id="2484" w:author="Sammartano, Marc (BIC USA)" w:date="2014-07-20T12:13:00Z">
            <w:r w:rsidRPr="00E16070" w:rsidDel="00E16070">
              <w:rPr>
                <w:noProof/>
              </w:rPr>
              <w:delText>OCT(&lt;sexp&gt;)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85" w:author="Sammartano, Marc (BIC USA)" w:date="2014-07-20T12:13:00Z"/>
              <w:rFonts w:eastAsiaTheme="minorEastAsia"/>
              <w:noProof/>
            </w:rPr>
          </w:pPr>
          <w:del w:id="2486" w:author="Sammartano, Marc (BIC USA)" w:date="2014-07-20T12:13:00Z">
            <w:r w:rsidRPr="00E16070" w:rsidDel="00E16070">
              <w:rPr>
                <w:noProof/>
              </w:rPr>
              <w:delText>BIN(&lt;sexp&gt;)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87" w:author="Sammartano, Marc (BIC USA)" w:date="2014-07-20T12:13:00Z"/>
              <w:rFonts w:eastAsiaTheme="minorEastAsia"/>
              <w:noProof/>
            </w:rPr>
          </w:pPr>
          <w:del w:id="2488" w:author="Sammartano, Marc (BIC USA)" w:date="2014-07-20T12:13:00Z">
            <w:r w:rsidRPr="00E16070" w:rsidDel="00E16070">
              <w:rPr>
                <w:noProof/>
              </w:rPr>
              <w:delText>SHIFT(&lt;value_nexp&gt;, &lt;bits_nexp&gt;)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89" w:author="Sammartano, Marc (BIC USA)" w:date="2014-07-20T12:13:00Z"/>
              <w:rFonts w:eastAsiaTheme="minorEastAsia"/>
              <w:noProof/>
            </w:rPr>
          </w:pPr>
          <w:del w:id="2490" w:author="Sammartano, Marc (BIC USA)" w:date="2014-07-20T12:13:00Z">
            <w:r w:rsidRPr="00E16070" w:rsidDel="00E16070">
              <w:rPr>
                <w:noProof/>
              </w:rPr>
              <w:delText>ASCII(&lt;sexp&gt;)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91" w:author="Sammartano, Marc (BIC USA)" w:date="2014-07-20T12:13:00Z"/>
              <w:rFonts w:eastAsiaTheme="minorEastAsia"/>
              <w:noProof/>
            </w:rPr>
          </w:pPr>
          <w:del w:id="2492" w:author="Sammartano, Marc (BIC USA)" w:date="2014-07-20T12:13:00Z">
            <w:r w:rsidRPr="00E16070" w:rsidDel="00E16070">
              <w:rPr>
                <w:noProof/>
              </w:rPr>
              <w:delText>UCODE(&lt;sexp&gt;)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93" w:author="Sammartano, Marc (BIC USA)" w:date="2014-07-20T12:13:00Z"/>
              <w:rFonts w:eastAsiaTheme="minorEastAsia"/>
              <w:noProof/>
            </w:rPr>
          </w:pPr>
          <w:del w:id="2494" w:author="Sammartano, Marc (BIC USA)" w:date="2014-07-20T12:13:00Z">
            <w:r w:rsidRPr="00E16070" w:rsidDel="00E16070">
              <w:rPr>
                <w:rFonts w:eastAsia="Times New Roman"/>
                <w:noProof/>
              </w:rPr>
              <w:delText>Is_In(&lt;Search_for</w:delText>
            </w:r>
            <w:r w:rsidRPr="00E16070" w:rsidDel="00E16070">
              <w:rPr>
                <w:noProof/>
              </w:rPr>
              <w:delText>_sexp&gt;</w:delText>
            </w:r>
            <w:r w:rsidRPr="00E16070" w:rsidDel="00E16070">
              <w:rPr>
                <w:rFonts w:eastAsia="Times New Roman"/>
                <w:noProof/>
              </w:rPr>
              <w:delText>, &lt;Search_in</w:delText>
            </w:r>
            <w:r w:rsidRPr="00E16070" w:rsidDel="00E16070">
              <w:rPr>
                <w:noProof/>
              </w:rPr>
              <w:delText>_sexp&gt;{, &lt;start_nexp&gt;})</w:delText>
            </w:r>
            <w:r w:rsidDel="00E16070">
              <w:rPr>
                <w:noProof/>
                <w:webHidden/>
              </w:rPr>
              <w:tab/>
            </w:r>
            <w:r w:rsidR="007754F4" w:rsidDel="00E16070">
              <w:rPr>
                <w:noProof/>
                <w:webHidden/>
              </w:rPr>
              <w:delText>49</w:delText>
            </w:r>
          </w:del>
        </w:p>
        <w:p w:rsidR="00BF62D0" w:rsidDel="00E16070" w:rsidRDefault="00BF62D0">
          <w:pPr>
            <w:pStyle w:val="TOC2"/>
            <w:tabs>
              <w:tab w:val="right" w:leader="dot" w:pos="9350"/>
            </w:tabs>
            <w:rPr>
              <w:del w:id="2495" w:author="Sammartano, Marc (BIC USA)" w:date="2014-07-20T12:13:00Z"/>
              <w:rFonts w:eastAsiaTheme="minorEastAsia"/>
              <w:noProof/>
            </w:rPr>
          </w:pPr>
          <w:del w:id="2496" w:author="Sammartano, Marc (BIC USA)" w:date="2014-07-20T12:13:00Z">
            <w:r w:rsidRPr="00E16070" w:rsidDel="00E16070">
              <w:rPr>
                <w:noProof/>
              </w:rPr>
              <w:delText>Starts_with(&lt;Search_for_sexp&gt;, &lt;Search_in_sexp&gt;{,&lt;start_nexp&gt;})</w:delText>
            </w:r>
            <w:r w:rsidDel="00E16070">
              <w:rPr>
                <w:noProof/>
                <w:webHidden/>
              </w:rPr>
              <w:tab/>
            </w:r>
            <w:r w:rsidR="007754F4" w:rsidDel="00E16070">
              <w:rPr>
                <w:noProof/>
                <w:webHidden/>
              </w:rPr>
              <w:delText>50</w:delText>
            </w:r>
          </w:del>
        </w:p>
        <w:p w:rsidR="00BF62D0" w:rsidDel="00E16070" w:rsidRDefault="00BF62D0">
          <w:pPr>
            <w:pStyle w:val="TOC2"/>
            <w:tabs>
              <w:tab w:val="right" w:leader="dot" w:pos="9350"/>
            </w:tabs>
            <w:rPr>
              <w:del w:id="2497" w:author="Sammartano, Marc (BIC USA)" w:date="2014-07-20T12:13:00Z"/>
              <w:rFonts w:eastAsiaTheme="minorEastAsia"/>
              <w:noProof/>
            </w:rPr>
          </w:pPr>
          <w:del w:id="2498" w:author="Sammartano, Marc (BIC USA)" w:date="2014-07-20T12:13:00Z">
            <w:r w:rsidRPr="00E16070" w:rsidDel="00E16070">
              <w:rPr>
                <w:noProof/>
              </w:rPr>
              <w:delText>Ends_with(&lt;Look_for_sexp&gt;, &lt;look_in_sexp&gt;)</w:delText>
            </w:r>
            <w:r w:rsidDel="00E16070">
              <w:rPr>
                <w:noProof/>
                <w:webHidden/>
              </w:rPr>
              <w:tab/>
            </w:r>
            <w:r w:rsidR="007754F4" w:rsidDel="00E16070">
              <w:rPr>
                <w:noProof/>
                <w:webHidden/>
              </w:rPr>
              <w:delText>50</w:delText>
            </w:r>
          </w:del>
        </w:p>
        <w:p w:rsidR="00BF62D0" w:rsidDel="00E16070" w:rsidRDefault="00BF62D0">
          <w:pPr>
            <w:pStyle w:val="TOC2"/>
            <w:tabs>
              <w:tab w:val="right" w:leader="dot" w:pos="9350"/>
            </w:tabs>
            <w:rPr>
              <w:del w:id="2499" w:author="Sammartano, Marc (BIC USA)" w:date="2014-07-20T12:13:00Z"/>
              <w:rFonts w:eastAsiaTheme="minorEastAsia"/>
              <w:noProof/>
            </w:rPr>
          </w:pPr>
          <w:del w:id="2500" w:author="Sammartano, Marc (BIC USA)" w:date="2014-07-20T12:13:00Z">
            <w:r w:rsidRPr="00E16070" w:rsidDel="00E16070">
              <w:rPr>
                <w:noProof/>
              </w:rPr>
              <w:delText>Gr_collision(&lt;object_1_nvar&gt;, &lt;object_2_nvar&gt;)</w:delText>
            </w:r>
            <w:r w:rsidDel="00E16070">
              <w:rPr>
                <w:noProof/>
                <w:webHidden/>
              </w:rPr>
              <w:tab/>
            </w:r>
            <w:r w:rsidR="007754F4" w:rsidDel="00E16070">
              <w:rPr>
                <w:noProof/>
                <w:webHidden/>
              </w:rPr>
              <w:delText>50</w:delText>
            </w:r>
          </w:del>
        </w:p>
        <w:p w:rsidR="00BF62D0" w:rsidDel="00E16070" w:rsidRDefault="00BF62D0">
          <w:pPr>
            <w:pStyle w:val="TOC2"/>
            <w:tabs>
              <w:tab w:val="right" w:leader="dot" w:pos="9350"/>
            </w:tabs>
            <w:rPr>
              <w:del w:id="2501" w:author="Sammartano, Marc (BIC USA)" w:date="2014-07-20T12:13:00Z"/>
              <w:rFonts w:eastAsiaTheme="minorEastAsia"/>
              <w:noProof/>
            </w:rPr>
          </w:pPr>
          <w:del w:id="2502" w:author="Sammartano, Marc (BIC USA)" w:date="2014-07-20T12:13:00Z">
            <w:r w:rsidRPr="00E16070" w:rsidDel="00E16070">
              <w:rPr>
                <w:noProof/>
              </w:rPr>
              <w:delText>Background()</w:delText>
            </w:r>
            <w:r w:rsidDel="00E16070">
              <w:rPr>
                <w:noProof/>
                <w:webHidden/>
              </w:rPr>
              <w:tab/>
            </w:r>
            <w:r w:rsidR="007754F4" w:rsidDel="00E16070">
              <w:rPr>
                <w:noProof/>
                <w:webHidden/>
              </w:rPr>
              <w:delText>50</w:delText>
            </w:r>
          </w:del>
        </w:p>
        <w:p w:rsidR="00BF62D0" w:rsidDel="00E16070" w:rsidRDefault="00BF62D0">
          <w:pPr>
            <w:pStyle w:val="TOC1"/>
            <w:tabs>
              <w:tab w:val="right" w:leader="dot" w:pos="9350"/>
            </w:tabs>
            <w:rPr>
              <w:del w:id="2503" w:author="Sammartano, Marc (BIC USA)" w:date="2014-07-20T12:13:00Z"/>
              <w:rFonts w:eastAsiaTheme="minorEastAsia"/>
              <w:noProof/>
            </w:rPr>
          </w:pPr>
          <w:del w:id="2504" w:author="Sammartano, Marc (BIC USA)" w:date="2014-07-20T12:13:00Z">
            <w:r w:rsidRPr="00E16070" w:rsidDel="00E16070">
              <w:rPr>
                <w:noProof/>
              </w:rPr>
              <w:delText>Time Functions</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05" w:author="Sammartano, Marc (BIC USA)" w:date="2014-07-20T12:13:00Z"/>
              <w:rFonts w:eastAsiaTheme="minorEastAsia"/>
              <w:noProof/>
            </w:rPr>
          </w:pPr>
          <w:del w:id="2506" w:author="Sammartano, Marc (BIC USA)" w:date="2014-07-20T12:13:00Z">
            <w:r w:rsidRPr="00E16070" w:rsidDel="00E16070">
              <w:rPr>
                <w:noProof/>
              </w:rPr>
              <w:delText>CLOCK()</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07" w:author="Sammartano, Marc (BIC USA)" w:date="2014-07-20T12:13:00Z"/>
              <w:rFonts w:eastAsiaTheme="minorEastAsia"/>
              <w:noProof/>
            </w:rPr>
          </w:pPr>
          <w:del w:id="2508" w:author="Sammartano, Marc (BIC USA)" w:date="2014-07-20T12:13:00Z">
            <w:r w:rsidRPr="00E16070" w:rsidDel="00E16070">
              <w:rPr>
                <w:noProof/>
              </w:rPr>
              <w:delText>TIME()</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09" w:author="Sammartano, Marc (BIC USA)" w:date="2014-07-20T12:13:00Z"/>
              <w:rFonts w:eastAsiaTheme="minorEastAsia"/>
              <w:noProof/>
            </w:rPr>
          </w:pPr>
          <w:del w:id="2510" w:author="Sammartano, Marc (BIC USA)" w:date="2014-07-20T12:13:00Z">
            <w:r w:rsidRPr="00E16070" w:rsidDel="00E16070">
              <w:rPr>
                <w:noProof/>
              </w:rPr>
              <w:delText>TIME(&lt;year_exp&gt;, &lt;month_exp&gt;, &lt;day_exp&gt;, &lt;hour_exp&gt;, &lt;minute_exp&gt;, &lt;second_exp&gt;)</w:delText>
            </w:r>
            <w:r w:rsidDel="00E16070">
              <w:rPr>
                <w:noProof/>
                <w:webHidden/>
              </w:rPr>
              <w:tab/>
            </w:r>
            <w:r w:rsidR="007754F4" w:rsidDel="00E16070">
              <w:rPr>
                <w:noProof/>
                <w:webHidden/>
              </w:rPr>
              <w:delText>51</w:delText>
            </w:r>
          </w:del>
        </w:p>
        <w:p w:rsidR="00BF62D0" w:rsidDel="00E16070" w:rsidRDefault="00BF62D0">
          <w:pPr>
            <w:pStyle w:val="TOC1"/>
            <w:tabs>
              <w:tab w:val="right" w:leader="dot" w:pos="9350"/>
            </w:tabs>
            <w:rPr>
              <w:del w:id="2511" w:author="Sammartano, Marc (BIC USA)" w:date="2014-07-20T12:13:00Z"/>
              <w:rFonts w:eastAsiaTheme="minorEastAsia"/>
              <w:noProof/>
            </w:rPr>
          </w:pPr>
          <w:del w:id="2512" w:author="Sammartano, Marc (BIC USA)" w:date="2014-07-20T12:13:00Z">
            <w:r w:rsidRPr="00E16070" w:rsidDel="00E16070">
              <w:rPr>
                <w:noProof/>
              </w:rPr>
              <w:delText>String Functions</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13" w:author="Sammartano, Marc (BIC USA)" w:date="2014-07-20T12:13:00Z"/>
              <w:rFonts w:eastAsiaTheme="minorEastAsia"/>
              <w:noProof/>
            </w:rPr>
          </w:pPr>
          <w:del w:id="2514" w:author="Sammartano, Marc (BIC USA)" w:date="2014-07-20T12:13:00Z">
            <w:r w:rsidRPr="00E16070" w:rsidDel="00E16070">
              <w:rPr>
                <w:noProof/>
              </w:rPr>
              <w:delText>GETERROR$()</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15" w:author="Sammartano, Marc (BIC USA)" w:date="2014-07-20T12:13:00Z"/>
              <w:rFonts w:eastAsiaTheme="minorEastAsia"/>
              <w:noProof/>
            </w:rPr>
          </w:pPr>
          <w:del w:id="2516" w:author="Sammartano, Marc (BIC USA)" w:date="2014-07-20T12:13:00Z">
            <w:r w:rsidRPr="00E16070" w:rsidDel="00E16070">
              <w:rPr>
                <w:noProof/>
              </w:rPr>
              <w:delText>CHR$(&lt;nexp&gt;)</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17" w:author="Sammartano, Marc (BIC USA)" w:date="2014-07-20T12:13:00Z"/>
              <w:rFonts w:eastAsiaTheme="minorEastAsia"/>
              <w:noProof/>
            </w:rPr>
          </w:pPr>
          <w:del w:id="2518" w:author="Sammartano, Marc (BIC USA)" w:date="2014-07-20T12:13:00Z">
            <w:r w:rsidRPr="00E16070" w:rsidDel="00E16070">
              <w:rPr>
                <w:rFonts w:eastAsia="Times New Roman"/>
                <w:noProof/>
              </w:rPr>
              <w:delText xml:space="preserve">LEFT$(&lt;sexp&gt;, </w:delText>
            </w:r>
            <w:r w:rsidRPr="00E16070" w:rsidDel="00E16070">
              <w:rPr>
                <w:noProof/>
              </w:rPr>
              <w:delText>&lt;nexp&gt;</w:delText>
            </w:r>
            <w:r w:rsidRPr="00E16070" w:rsidDel="00E16070">
              <w:rPr>
                <w:rFonts w:eastAsia="Times New Roman"/>
                <w:noProof/>
              </w:rPr>
              <w:delText>)</w:delText>
            </w:r>
            <w:r w:rsidDel="00E16070">
              <w:rPr>
                <w:noProof/>
                <w:webHidden/>
              </w:rPr>
              <w:tab/>
            </w:r>
            <w:r w:rsidR="007754F4" w:rsidDel="00E16070">
              <w:rPr>
                <w:noProof/>
                <w:webHidden/>
              </w:rPr>
              <w:delText>51</w:delText>
            </w:r>
          </w:del>
        </w:p>
        <w:p w:rsidR="00BF62D0" w:rsidDel="00E16070" w:rsidRDefault="00BF62D0">
          <w:pPr>
            <w:pStyle w:val="TOC2"/>
            <w:tabs>
              <w:tab w:val="right" w:leader="dot" w:pos="9350"/>
            </w:tabs>
            <w:rPr>
              <w:del w:id="2519" w:author="Sammartano, Marc (BIC USA)" w:date="2014-07-20T12:13:00Z"/>
              <w:rFonts w:eastAsiaTheme="minorEastAsia"/>
              <w:noProof/>
            </w:rPr>
          </w:pPr>
          <w:del w:id="2520" w:author="Sammartano, Marc (BIC USA)" w:date="2014-07-20T12:13:00Z">
            <w:r w:rsidRPr="00E16070" w:rsidDel="00E16070">
              <w:rPr>
                <w:rFonts w:eastAsia="Times New Roman"/>
                <w:noProof/>
              </w:rPr>
              <w:delText xml:space="preserve">MID$(&lt;sexp&gt;, </w:delText>
            </w:r>
            <w:r w:rsidRPr="00E16070" w:rsidDel="00E16070">
              <w:rPr>
                <w:noProof/>
              </w:rPr>
              <w:delText>&lt;start_nexp&gt;{, &lt;count_nexp&gt;}</w:delText>
            </w:r>
            <w:r w:rsidRPr="00E16070" w:rsidDel="00E16070">
              <w:rPr>
                <w:rFonts w:eastAsia="Times New Roman"/>
                <w:noProof/>
              </w:rPr>
              <w:delText>)</w:delText>
            </w:r>
            <w:r w:rsidDel="00E16070">
              <w:rPr>
                <w:noProof/>
                <w:webHidden/>
              </w:rPr>
              <w:tab/>
            </w:r>
            <w:r w:rsidR="007754F4" w:rsidDel="00E16070">
              <w:rPr>
                <w:noProof/>
                <w:webHidden/>
              </w:rPr>
              <w:delText>52</w:delText>
            </w:r>
          </w:del>
        </w:p>
        <w:p w:rsidR="00BF62D0" w:rsidDel="00E16070" w:rsidRDefault="00BF62D0">
          <w:pPr>
            <w:pStyle w:val="TOC2"/>
            <w:tabs>
              <w:tab w:val="right" w:leader="dot" w:pos="9350"/>
            </w:tabs>
            <w:rPr>
              <w:del w:id="2521" w:author="Sammartano, Marc (BIC USA)" w:date="2014-07-20T12:13:00Z"/>
              <w:rFonts w:eastAsiaTheme="minorEastAsia"/>
              <w:noProof/>
            </w:rPr>
          </w:pPr>
          <w:del w:id="2522" w:author="Sammartano, Marc (BIC USA)" w:date="2014-07-20T12:13:00Z">
            <w:r w:rsidRPr="00E16070" w:rsidDel="00E16070">
              <w:rPr>
                <w:rFonts w:eastAsia="Times New Roman"/>
                <w:noProof/>
              </w:rPr>
              <w:delText>RIGHT$(</w:delText>
            </w:r>
            <w:r w:rsidRPr="00E16070" w:rsidDel="00E16070">
              <w:rPr>
                <w:noProof/>
              </w:rPr>
              <w:delText>&lt;sexp&gt;, &lt;nexp&gt;</w:delText>
            </w:r>
            <w:r w:rsidRPr="00E16070" w:rsidDel="00E16070">
              <w:rPr>
                <w:rFonts w:eastAsia="Times New Roman"/>
                <w:noProof/>
              </w:rPr>
              <w:delText>)</w:delText>
            </w:r>
            <w:r w:rsidDel="00E16070">
              <w:rPr>
                <w:noProof/>
                <w:webHidden/>
              </w:rPr>
              <w:tab/>
            </w:r>
            <w:r w:rsidR="007754F4" w:rsidDel="00E16070">
              <w:rPr>
                <w:noProof/>
                <w:webHidden/>
              </w:rPr>
              <w:delText>52</w:delText>
            </w:r>
          </w:del>
        </w:p>
        <w:p w:rsidR="00BF62D0" w:rsidDel="00E16070" w:rsidRDefault="00BF62D0">
          <w:pPr>
            <w:pStyle w:val="TOC2"/>
            <w:tabs>
              <w:tab w:val="right" w:leader="dot" w:pos="9350"/>
            </w:tabs>
            <w:rPr>
              <w:del w:id="2523" w:author="Sammartano, Marc (BIC USA)" w:date="2014-07-20T12:13:00Z"/>
              <w:rFonts w:eastAsiaTheme="minorEastAsia"/>
              <w:noProof/>
            </w:rPr>
          </w:pPr>
          <w:del w:id="2524" w:author="Sammartano, Marc (BIC USA)" w:date="2014-07-20T12:13:00Z">
            <w:r w:rsidRPr="00E16070" w:rsidDel="00E16070">
              <w:rPr>
                <w:rFonts w:eastAsia="Times New Roman"/>
                <w:noProof/>
              </w:rPr>
              <w:delText>REPLACE$(&lt;target_sexp&gt;, &lt;argument_sexp&gt;, &lt;replace_sexp&gt;)</w:delText>
            </w:r>
            <w:r w:rsidDel="00E16070">
              <w:rPr>
                <w:noProof/>
                <w:webHidden/>
              </w:rPr>
              <w:tab/>
            </w:r>
            <w:r w:rsidR="007754F4" w:rsidDel="00E16070">
              <w:rPr>
                <w:noProof/>
                <w:webHidden/>
              </w:rPr>
              <w:delText>52</w:delText>
            </w:r>
          </w:del>
        </w:p>
        <w:p w:rsidR="00BF62D0" w:rsidDel="00E16070" w:rsidRDefault="00BF62D0">
          <w:pPr>
            <w:pStyle w:val="TOC2"/>
            <w:tabs>
              <w:tab w:val="right" w:leader="dot" w:pos="9350"/>
            </w:tabs>
            <w:rPr>
              <w:del w:id="2525" w:author="Sammartano, Marc (BIC USA)" w:date="2014-07-20T12:13:00Z"/>
              <w:rFonts w:eastAsiaTheme="minorEastAsia"/>
              <w:noProof/>
            </w:rPr>
          </w:pPr>
          <w:del w:id="2526" w:author="Sammartano, Marc (BIC USA)" w:date="2014-07-20T12:13:00Z">
            <w:r w:rsidRPr="00E16070" w:rsidDel="00E16070">
              <w:rPr>
                <w:rFonts w:eastAsia="Times New Roman"/>
                <w:noProof/>
              </w:rPr>
              <w:delText>WORD$(&lt;source_sexp&gt;, &lt;n_nexp&gt; {, &lt;test_sexp&gt;})</w:delText>
            </w:r>
            <w:r w:rsidDel="00E16070">
              <w:rPr>
                <w:noProof/>
                <w:webHidden/>
              </w:rPr>
              <w:tab/>
            </w:r>
            <w:r w:rsidR="007754F4" w:rsidDel="00E16070">
              <w:rPr>
                <w:noProof/>
                <w:webHidden/>
              </w:rPr>
              <w:delText>52</w:delText>
            </w:r>
          </w:del>
        </w:p>
        <w:p w:rsidR="00BF62D0" w:rsidDel="00E16070" w:rsidRDefault="00BF62D0">
          <w:pPr>
            <w:pStyle w:val="TOC2"/>
            <w:tabs>
              <w:tab w:val="right" w:leader="dot" w:pos="9350"/>
            </w:tabs>
            <w:rPr>
              <w:del w:id="2527" w:author="Sammartano, Marc (BIC USA)" w:date="2014-07-20T12:13:00Z"/>
              <w:rFonts w:eastAsiaTheme="minorEastAsia"/>
              <w:noProof/>
            </w:rPr>
          </w:pPr>
          <w:del w:id="2528" w:author="Sammartano, Marc (BIC USA)" w:date="2014-07-20T12:13:00Z">
            <w:r w:rsidRPr="00E16070" w:rsidDel="00E16070">
              <w:rPr>
                <w:rFonts w:eastAsia="Times New Roman"/>
                <w:noProof/>
              </w:rPr>
              <w:delText>STR$(</w:delText>
            </w:r>
            <w:r w:rsidRPr="00E16070" w:rsidDel="00E16070">
              <w:rPr>
                <w:noProof/>
              </w:rPr>
              <w:delText>&lt;nexp&gt;</w:delText>
            </w:r>
            <w:r w:rsidRPr="00E16070" w:rsidDel="00E16070">
              <w:rPr>
                <w:rFonts w:eastAsia="Times New Roman"/>
                <w:noProof/>
              </w:rPr>
              <w:delTex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29" w:author="Sammartano, Marc (BIC USA)" w:date="2014-07-20T12:13:00Z"/>
              <w:rFonts w:eastAsiaTheme="minorEastAsia"/>
              <w:noProof/>
            </w:rPr>
          </w:pPr>
          <w:del w:id="2530" w:author="Sammartano, Marc (BIC USA)" w:date="2014-07-20T12:13:00Z">
            <w:r w:rsidRPr="00E16070" w:rsidDel="00E16070">
              <w:rPr>
                <w:rFonts w:eastAsia="Times New Roman"/>
                <w:noProof/>
              </w:rPr>
              <w:delText>LOWER$(</w:delText>
            </w:r>
            <w:r w:rsidRPr="00E16070" w:rsidDel="00E16070">
              <w:rPr>
                <w:noProof/>
              </w:rPr>
              <w:delText>&lt;sexp&gt;</w:delText>
            </w:r>
            <w:r w:rsidRPr="00E16070" w:rsidDel="00E16070">
              <w:rPr>
                <w:rFonts w:eastAsia="Times New Roman"/>
                <w:noProof/>
              </w:rPr>
              <w:delTex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31" w:author="Sammartano, Marc (BIC USA)" w:date="2014-07-20T12:13:00Z"/>
              <w:rFonts w:eastAsiaTheme="minorEastAsia"/>
              <w:noProof/>
            </w:rPr>
          </w:pPr>
          <w:del w:id="2532" w:author="Sammartano, Marc (BIC USA)" w:date="2014-07-20T12:13:00Z">
            <w:r w:rsidRPr="00E16070" w:rsidDel="00E16070">
              <w:rPr>
                <w:rFonts w:eastAsia="Times New Roman"/>
                <w:noProof/>
              </w:rPr>
              <w:delText>UPPER$(</w:delText>
            </w:r>
            <w:r w:rsidRPr="00E16070" w:rsidDel="00E16070">
              <w:rPr>
                <w:noProof/>
              </w:rPr>
              <w:delText>&lt;sexp&gt;</w:delText>
            </w:r>
            <w:r w:rsidRPr="00E16070" w:rsidDel="00E16070">
              <w:rPr>
                <w:rFonts w:eastAsia="Times New Roman"/>
                <w:noProof/>
              </w:rPr>
              <w:delTex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33" w:author="Sammartano, Marc (BIC USA)" w:date="2014-07-20T12:13:00Z"/>
              <w:rFonts w:eastAsiaTheme="minorEastAsia"/>
              <w:noProof/>
            </w:rPr>
          </w:pPr>
          <w:del w:id="2534" w:author="Sammartano, Marc (BIC USA)" w:date="2014-07-20T12:13:00Z">
            <w:r w:rsidRPr="00E16070" w:rsidDel="00E16070">
              <w:rPr>
                <w:rFonts w:eastAsia="Times New Roman"/>
                <w:noProof/>
              </w:rPr>
              <w:lastRenderedPageBreak/>
              <w:delText>VERSION$()</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35" w:author="Sammartano, Marc (BIC USA)" w:date="2014-07-20T12:13:00Z"/>
              <w:rFonts w:eastAsiaTheme="minorEastAsia"/>
              <w:noProof/>
            </w:rPr>
          </w:pPr>
          <w:del w:id="2536" w:author="Sammartano, Marc (BIC USA)" w:date="2014-07-20T12:13:00Z">
            <w:r w:rsidRPr="00E16070" w:rsidDel="00E16070">
              <w:rPr>
                <w:rFonts w:eastAsia="Times New Roman"/>
                <w:noProof/>
              </w:rPr>
              <w:delText>HEX$(&lt;nexp&gt;)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37" w:author="Sammartano, Marc (BIC USA)" w:date="2014-07-20T12:13:00Z"/>
              <w:rFonts w:eastAsiaTheme="minorEastAsia"/>
              <w:noProof/>
            </w:rPr>
          </w:pPr>
          <w:del w:id="2538" w:author="Sammartano, Marc (BIC USA)" w:date="2014-07-20T12:13:00Z">
            <w:r w:rsidRPr="00E16070" w:rsidDel="00E16070">
              <w:rPr>
                <w:noProof/>
              </w:rPr>
              <w:delText>OCT$(&lt;nexp&gt;)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39" w:author="Sammartano, Marc (BIC USA)" w:date="2014-07-20T12:13:00Z"/>
              <w:rFonts w:eastAsiaTheme="minorEastAsia"/>
              <w:noProof/>
            </w:rPr>
          </w:pPr>
          <w:del w:id="2540" w:author="Sammartano, Marc (BIC USA)" w:date="2014-07-20T12:13:00Z">
            <w:r w:rsidRPr="00E16070" w:rsidDel="00E16070">
              <w:rPr>
                <w:noProof/>
              </w:rPr>
              <w:delText>BIN$(&lt;nexp&gt;)</w:delText>
            </w:r>
            <w:r w:rsidDel="00E16070">
              <w:rPr>
                <w:noProof/>
                <w:webHidden/>
              </w:rPr>
              <w:tab/>
            </w:r>
            <w:r w:rsidR="007754F4" w:rsidDel="00E16070">
              <w:rPr>
                <w:noProof/>
                <w:webHidden/>
              </w:rPr>
              <w:delText>53</w:delText>
            </w:r>
          </w:del>
        </w:p>
        <w:p w:rsidR="00BF62D0" w:rsidDel="00E16070" w:rsidRDefault="00BF62D0">
          <w:pPr>
            <w:pStyle w:val="TOC2"/>
            <w:tabs>
              <w:tab w:val="right" w:leader="dot" w:pos="9350"/>
            </w:tabs>
            <w:rPr>
              <w:del w:id="2541" w:author="Sammartano, Marc (BIC USA)" w:date="2014-07-20T12:13:00Z"/>
              <w:rFonts w:eastAsiaTheme="minorEastAsia"/>
              <w:noProof/>
            </w:rPr>
          </w:pPr>
          <w:del w:id="2542" w:author="Sammartano, Marc (BIC USA)" w:date="2014-07-20T12:13:00Z">
            <w:r w:rsidRPr="00E16070" w:rsidDel="00E16070">
              <w:rPr>
                <w:rFonts w:eastAsia="Times New Roman"/>
                <w:noProof/>
              </w:rPr>
              <w:delText>FORMAT$(</w:delText>
            </w:r>
            <w:r w:rsidRPr="00E16070" w:rsidDel="00E16070">
              <w:rPr>
                <w:noProof/>
              </w:rPr>
              <w:delText>&lt;pattern_sexp&gt;</w:delText>
            </w:r>
            <w:r w:rsidRPr="00E16070" w:rsidDel="00E16070">
              <w:rPr>
                <w:rFonts w:eastAsia="Times New Roman"/>
                <w:noProof/>
              </w:rPr>
              <w:delText xml:space="preserve">, </w:delText>
            </w:r>
            <w:r w:rsidRPr="00E16070" w:rsidDel="00E16070">
              <w:rPr>
                <w:noProof/>
              </w:rPr>
              <w:delText>&lt;nexp&gt;</w:delText>
            </w:r>
            <w:r w:rsidRPr="00E16070" w:rsidDel="00E16070">
              <w:rPr>
                <w:rFonts w:eastAsia="Times New Roman"/>
                <w:noProof/>
              </w:rPr>
              <w:delText>)</w:delText>
            </w:r>
            <w:r w:rsidDel="00E16070">
              <w:rPr>
                <w:noProof/>
                <w:webHidden/>
              </w:rPr>
              <w:tab/>
            </w:r>
            <w:r w:rsidR="007754F4" w:rsidDel="00E16070">
              <w:rPr>
                <w:noProof/>
                <w:webHidden/>
              </w:rPr>
              <w:delText>53</w:delText>
            </w:r>
          </w:del>
        </w:p>
        <w:p w:rsidR="00BF62D0" w:rsidDel="00E16070" w:rsidRDefault="00BF62D0">
          <w:pPr>
            <w:pStyle w:val="TOC3"/>
            <w:tabs>
              <w:tab w:val="right" w:leader="dot" w:pos="9350"/>
            </w:tabs>
            <w:rPr>
              <w:del w:id="2543" w:author="Sammartano, Marc (BIC USA)" w:date="2014-07-20T12:13:00Z"/>
              <w:rFonts w:eastAsiaTheme="minorEastAsia"/>
              <w:noProof/>
            </w:rPr>
          </w:pPr>
          <w:del w:id="2544" w:author="Sammartano, Marc (BIC USA)" w:date="2014-07-20T12:13:00Z">
            <w:r w:rsidRPr="00E16070" w:rsidDel="00E16070">
              <w:rPr>
                <w:noProof/>
              </w:rPr>
              <w:delText>Notes</w:delText>
            </w:r>
            <w:r w:rsidDel="00E16070">
              <w:rPr>
                <w:noProof/>
                <w:webHidden/>
              </w:rPr>
              <w:tab/>
            </w:r>
            <w:r w:rsidR="007754F4" w:rsidDel="00E16070">
              <w:rPr>
                <w:noProof/>
                <w:webHidden/>
              </w:rPr>
              <w:delText>54</w:delText>
            </w:r>
          </w:del>
        </w:p>
        <w:p w:rsidR="00BF62D0" w:rsidDel="00E16070" w:rsidRDefault="00BF62D0">
          <w:pPr>
            <w:pStyle w:val="TOC3"/>
            <w:tabs>
              <w:tab w:val="right" w:leader="dot" w:pos="9350"/>
            </w:tabs>
            <w:rPr>
              <w:del w:id="2545" w:author="Sammartano, Marc (BIC USA)" w:date="2014-07-20T12:13:00Z"/>
              <w:rFonts w:eastAsiaTheme="minorEastAsia"/>
              <w:noProof/>
            </w:rPr>
          </w:pPr>
          <w:del w:id="2546" w:author="Sammartano, Marc (BIC USA)" w:date="2014-07-20T12:13:00Z">
            <w:r w:rsidRPr="00E16070" w:rsidDel="00E16070">
              <w:rPr>
                <w:noProof/>
              </w:rPr>
              <w:delText>Examples</w:delText>
            </w:r>
            <w:r w:rsidDel="00E16070">
              <w:rPr>
                <w:noProof/>
                <w:webHidden/>
              </w:rPr>
              <w:tab/>
            </w:r>
            <w:r w:rsidR="007754F4" w:rsidDel="00E16070">
              <w:rPr>
                <w:noProof/>
                <w:webHidden/>
              </w:rPr>
              <w:delText>54</w:delText>
            </w:r>
          </w:del>
        </w:p>
        <w:p w:rsidR="00BF62D0" w:rsidDel="00E16070" w:rsidRDefault="00BF62D0">
          <w:pPr>
            <w:pStyle w:val="TOC1"/>
            <w:tabs>
              <w:tab w:val="right" w:leader="dot" w:pos="9350"/>
            </w:tabs>
            <w:rPr>
              <w:del w:id="2547" w:author="Sammartano, Marc (BIC USA)" w:date="2014-07-20T12:13:00Z"/>
              <w:rFonts w:eastAsiaTheme="minorEastAsia"/>
              <w:noProof/>
            </w:rPr>
          </w:pPr>
          <w:del w:id="2548" w:author="Sammartano, Marc (BIC USA)" w:date="2014-07-20T12:13:00Z">
            <w:r w:rsidRPr="00E16070" w:rsidDel="00E16070">
              <w:rPr>
                <w:noProof/>
              </w:rPr>
              <w:delText>User-Defined Functions</w:delText>
            </w:r>
            <w:r w:rsidDel="00E16070">
              <w:rPr>
                <w:noProof/>
                <w:webHidden/>
              </w:rPr>
              <w:tab/>
            </w:r>
            <w:r w:rsidR="007754F4" w:rsidDel="00E16070">
              <w:rPr>
                <w:noProof/>
                <w:webHidden/>
              </w:rPr>
              <w:delText>54</w:delText>
            </w:r>
          </w:del>
        </w:p>
        <w:p w:rsidR="00BF62D0" w:rsidDel="00E16070" w:rsidRDefault="00BF62D0">
          <w:pPr>
            <w:pStyle w:val="TOC2"/>
            <w:tabs>
              <w:tab w:val="right" w:leader="dot" w:pos="9350"/>
            </w:tabs>
            <w:rPr>
              <w:del w:id="2549" w:author="Sammartano, Marc (BIC USA)" w:date="2014-07-20T12:13:00Z"/>
              <w:rFonts w:eastAsiaTheme="minorEastAsia"/>
              <w:noProof/>
            </w:rPr>
          </w:pPr>
          <w:del w:id="2550" w:author="Sammartano, Marc (BIC USA)" w:date="2014-07-20T12:13:00Z">
            <w:r w:rsidRPr="00E16070" w:rsidDel="00E16070">
              <w:rPr>
                <w:noProof/>
              </w:rPr>
              <w:delText>Commands</w:delText>
            </w:r>
            <w:r w:rsidDel="00E16070">
              <w:rPr>
                <w:noProof/>
                <w:webHidden/>
              </w:rPr>
              <w:tab/>
            </w:r>
            <w:r w:rsidR="007754F4" w:rsidDel="00E16070">
              <w:rPr>
                <w:noProof/>
                <w:webHidden/>
              </w:rPr>
              <w:delText>55</w:delText>
            </w:r>
          </w:del>
        </w:p>
        <w:p w:rsidR="00BF62D0" w:rsidDel="00E16070" w:rsidRDefault="00BF62D0">
          <w:pPr>
            <w:pStyle w:val="TOC3"/>
            <w:tabs>
              <w:tab w:val="right" w:leader="dot" w:pos="9350"/>
            </w:tabs>
            <w:rPr>
              <w:del w:id="2551" w:author="Sammartano, Marc (BIC USA)" w:date="2014-07-20T12:13:00Z"/>
              <w:rFonts w:eastAsiaTheme="minorEastAsia"/>
              <w:noProof/>
            </w:rPr>
          </w:pPr>
          <w:del w:id="2552" w:author="Sammartano, Marc (BIC USA)" w:date="2014-07-20T12:13:00Z">
            <w:r w:rsidRPr="00E16070" w:rsidDel="00E16070">
              <w:rPr>
                <w:noProof/>
              </w:rPr>
              <w:delText>Fn.def  name|name$( {nvar}|{svar}|Array[]|Array$[], ... {nvar}|{svar}|Array[]|Array$[])</w:delText>
            </w:r>
            <w:r w:rsidDel="00E16070">
              <w:rPr>
                <w:noProof/>
                <w:webHidden/>
              </w:rPr>
              <w:tab/>
            </w:r>
            <w:r w:rsidR="007754F4" w:rsidDel="00E16070">
              <w:rPr>
                <w:noProof/>
                <w:webHidden/>
              </w:rPr>
              <w:delText>55</w:delText>
            </w:r>
          </w:del>
        </w:p>
        <w:p w:rsidR="00BF62D0" w:rsidDel="00E16070" w:rsidRDefault="00BF62D0">
          <w:pPr>
            <w:pStyle w:val="TOC3"/>
            <w:tabs>
              <w:tab w:val="right" w:leader="dot" w:pos="9350"/>
            </w:tabs>
            <w:rPr>
              <w:del w:id="2553" w:author="Sammartano, Marc (BIC USA)" w:date="2014-07-20T12:13:00Z"/>
              <w:rFonts w:eastAsiaTheme="minorEastAsia"/>
              <w:noProof/>
            </w:rPr>
          </w:pPr>
          <w:del w:id="2554" w:author="Sammartano, Marc (BIC USA)" w:date="2014-07-20T12:13:00Z">
            <w:r w:rsidRPr="00E16070" w:rsidDel="00E16070">
              <w:rPr>
                <w:noProof/>
              </w:rPr>
              <w:delText>Fn.rtn &lt;sexp&gt;|&lt;nexp&gt;</w:delText>
            </w:r>
            <w:r w:rsidDel="00E16070">
              <w:rPr>
                <w:noProof/>
                <w:webHidden/>
              </w:rPr>
              <w:tab/>
            </w:r>
            <w:r w:rsidR="007754F4" w:rsidDel="00E16070">
              <w:rPr>
                <w:noProof/>
                <w:webHidden/>
              </w:rPr>
              <w:delText>56</w:delText>
            </w:r>
          </w:del>
        </w:p>
        <w:p w:rsidR="00BF62D0" w:rsidDel="00E16070" w:rsidRDefault="00BF62D0">
          <w:pPr>
            <w:pStyle w:val="TOC3"/>
            <w:tabs>
              <w:tab w:val="right" w:leader="dot" w:pos="9350"/>
            </w:tabs>
            <w:rPr>
              <w:del w:id="2555" w:author="Sammartano, Marc (BIC USA)" w:date="2014-07-20T12:13:00Z"/>
              <w:rFonts w:eastAsiaTheme="minorEastAsia"/>
              <w:noProof/>
            </w:rPr>
          </w:pPr>
          <w:del w:id="2556" w:author="Sammartano, Marc (BIC USA)" w:date="2014-07-20T12:13:00Z">
            <w:r w:rsidRPr="00E16070" w:rsidDel="00E16070">
              <w:rPr>
                <w:noProof/>
              </w:rPr>
              <w:delText>Fn.end</w:delText>
            </w:r>
            <w:r w:rsidDel="00E16070">
              <w:rPr>
                <w:noProof/>
                <w:webHidden/>
              </w:rPr>
              <w:tab/>
            </w:r>
            <w:r w:rsidR="007754F4" w:rsidDel="00E16070">
              <w:rPr>
                <w:noProof/>
                <w:webHidden/>
              </w:rPr>
              <w:delText>56</w:delText>
            </w:r>
          </w:del>
        </w:p>
        <w:p w:rsidR="00BF62D0" w:rsidDel="00E16070" w:rsidRDefault="00BF62D0">
          <w:pPr>
            <w:pStyle w:val="TOC3"/>
            <w:tabs>
              <w:tab w:val="right" w:leader="dot" w:pos="9350"/>
            </w:tabs>
            <w:rPr>
              <w:del w:id="2557" w:author="Sammartano, Marc (BIC USA)" w:date="2014-07-20T12:13:00Z"/>
              <w:rFonts w:eastAsiaTheme="minorEastAsia"/>
              <w:noProof/>
            </w:rPr>
          </w:pPr>
          <w:del w:id="2558" w:author="Sammartano, Marc (BIC USA)" w:date="2014-07-20T12:13:00Z">
            <w:r w:rsidRPr="00E16070" w:rsidDel="00E16070">
              <w:rPr>
                <w:noProof/>
              </w:rPr>
              <w:delText>Call &lt;user_defined_function&gt;</w:delText>
            </w:r>
            <w:r w:rsidDel="00E16070">
              <w:rPr>
                <w:noProof/>
                <w:webHidden/>
              </w:rPr>
              <w:tab/>
            </w:r>
            <w:r w:rsidR="007754F4" w:rsidDel="00E16070">
              <w:rPr>
                <w:noProof/>
                <w:webHidden/>
              </w:rPr>
              <w:delText>56</w:delText>
            </w:r>
          </w:del>
        </w:p>
        <w:p w:rsidR="00BF62D0" w:rsidDel="00E16070" w:rsidRDefault="00BF62D0">
          <w:pPr>
            <w:pStyle w:val="TOC1"/>
            <w:tabs>
              <w:tab w:val="right" w:leader="dot" w:pos="9350"/>
            </w:tabs>
            <w:rPr>
              <w:del w:id="2559" w:author="Sammartano, Marc (BIC USA)" w:date="2014-07-20T12:13:00Z"/>
              <w:rFonts w:eastAsiaTheme="minorEastAsia"/>
              <w:noProof/>
            </w:rPr>
          </w:pPr>
          <w:del w:id="2560" w:author="Sammartano, Marc (BIC USA)" w:date="2014-07-20T12:13:00Z">
            <w:r w:rsidRPr="00E16070" w:rsidDel="00E16070">
              <w:rPr>
                <w:noProof/>
              </w:rPr>
              <w:delText>Program Control Commands</w:delText>
            </w:r>
            <w:r w:rsidDel="00E16070">
              <w:rPr>
                <w:noProof/>
                <w:webHidden/>
              </w:rPr>
              <w:tab/>
            </w:r>
            <w:r w:rsidR="007754F4" w:rsidDel="00E16070">
              <w:rPr>
                <w:noProof/>
                <w:webHidden/>
              </w:rPr>
              <w:delText>56</w:delText>
            </w:r>
          </w:del>
        </w:p>
        <w:p w:rsidR="00BF62D0" w:rsidDel="00E16070" w:rsidRDefault="00BF62D0">
          <w:pPr>
            <w:pStyle w:val="TOC2"/>
            <w:tabs>
              <w:tab w:val="right" w:leader="dot" w:pos="9350"/>
            </w:tabs>
            <w:rPr>
              <w:del w:id="2561" w:author="Sammartano, Marc (BIC USA)" w:date="2014-07-20T12:13:00Z"/>
              <w:rFonts w:eastAsiaTheme="minorEastAsia"/>
              <w:noProof/>
            </w:rPr>
          </w:pPr>
          <w:del w:id="2562" w:author="Sammartano, Marc (BIC USA)" w:date="2014-07-20T12:13:00Z">
            <w:r w:rsidRPr="00E16070" w:rsidDel="00E16070">
              <w:rPr>
                <w:noProof/>
              </w:rPr>
              <w:delText>If  - Then - Else - Elseif - Endif</w:delText>
            </w:r>
            <w:r w:rsidDel="00E16070">
              <w:rPr>
                <w:noProof/>
                <w:webHidden/>
              </w:rPr>
              <w:tab/>
            </w:r>
            <w:r w:rsidR="007754F4" w:rsidDel="00E16070">
              <w:rPr>
                <w:noProof/>
                <w:webHidden/>
              </w:rPr>
              <w:delText>56</w:delText>
            </w:r>
          </w:del>
        </w:p>
        <w:p w:rsidR="00BF62D0" w:rsidDel="00E16070" w:rsidRDefault="00BF62D0">
          <w:pPr>
            <w:pStyle w:val="TOC2"/>
            <w:tabs>
              <w:tab w:val="right" w:leader="dot" w:pos="9350"/>
            </w:tabs>
            <w:rPr>
              <w:del w:id="2563" w:author="Sammartano, Marc (BIC USA)" w:date="2014-07-20T12:13:00Z"/>
              <w:rFonts w:eastAsiaTheme="minorEastAsia"/>
              <w:noProof/>
            </w:rPr>
          </w:pPr>
          <w:del w:id="2564" w:author="Sammartano, Marc (BIC USA)" w:date="2014-07-20T12:13:00Z">
            <w:r w:rsidRPr="00E16070" w:rsidDel="00E16070">
              <w:rPr>
                <w:noProof/>
              </w:rPr>
              <w:delText>If  - Then - Else</w:delText>
            </w:r>
            <w:r w:rsidDel="00E16070">
              <w:rPr>
                <w:noProof/>
                <w:webHidden/>
              </w:rPr>
              <w:tab/>
            </w:r>
            <w:r w:rsidR="007754F4" w:rsidDel="00E16070">
              <w:rPr>
                <w:noProof/>
                <w:webHidden/>
              </w:rPr>
              <w:delText>57</w:delText>
            </w:r>
          </w:del>
        </w:p>
        <w:p w:rsidR="00BF62D0" w:rsidDel="00E16070" w:rsidRDefault="00BF62D0">
          <w:pPr>
            <w:pStyle w:val="TOC2"/>
            <w:tabs>
              <w:tab w:val="right" w:leader="dot" w:pos="9350"/>
            </w:tabs>
            <w:rPr>
              <w:del w:id="2565" w:author="Sammartano, Marc (BIC USA)" w:date="2014-07-20T12:13:00Z"/>
              <w:rFonts w:eastAsiaTheme="minorEastAsia"/>
              <w:noProof/>
            </w:rPr>
          </w:pPr>
          <w:del w:id="2566" w:author="Sammartano, Marc (BIC USA)" w:date="2014-07-20T12:13:00Z">
            <w:r w:rsidRPr="00E16070" w:rsidDel="00E16070">
              <w:rPr>
                <w:noProof/>
              </w:rPr>
              <w:delText>For - To - Step - Next</w:delText>
            </w:r>
            <w:r w:rsidDel="00E16070">
              <w:rPr>
                <w:noProof/>
                <w:webHidden/>
              </w:rPr>
              <w:tab/>
            </w:r>
            <w:r w:rsidR="007754F4" w:rsidDel="00E16070">
              <w:rPr>
                <w:noProof/>
                <w:webHidden/>
              </w:rPr>
              <w:delText>57</w:delText>
            </w:r>
          </w:del>
        </w:p>
        <w:p w:rsidR="00BF62D0" w:rsidDel="00E16070" w:rsidRDefault="00BF62D0">
          <w:pPr>
            <w:pStyle w:val="TOC2"/>
            <w:tabs>
              <w:tab w:val="right" w:leader="dot" w:pos="9350"/>
            </w:tabs>
            <w:rPr>
              <w:del w:id="2567" w:author="Sammartano, Marc (BIC USA)" w:date="2014-07-20T12:13:00Z"/>
              <w:rFonts w:eastAsiaTheme="minorEastAsia"/>
              <w:noProof/>
            </w:rPr>
          </w:pPr>
          <w:del w:id="2568" w:author="Sammartano, Marc (BIC USA)" w:date="2014-07-20T12:13:00Z">
            <w:r w:rsidRPr="00E16070" w:rsidDel="00E16070">
              <w:rPr>
                <w:noProof/>
              </w:rPr>
              <w:delText>F_N.continue</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69" w:author="Sammartano, Marc (BIC USA)" w:date="2014-07-20T12:13:00Z"/>
              <w:rFonts w:eastAsiaTheme="minorEastAsia"/>
              <w:noProof/>
            </w:rPr>
          </w:pPr>
          <w:del w:id="2570" w:author="Sammartano, Marc (BIC USA)" w:date="2014-07-20T12:13:00Z">
            <w:r w:rsidRPr="00E16070" w:rsidDel="00E16070">
              <w:rPr>
                <w:noProof/>
              </w:rPr>
              <w:delText>F_N.break</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71" w:author="Sammartano, Marc (BIC USA)" w:date="2014-07-20T12:13:00Z"/>
              <w:rFonts w:eastAsiaTheme="minorEastAsia"/>
              <w:noProof/>
            </w:rPr>
          </w:pPr>
          <w:del w:id="2572" w:author="Sammartano, Marc (BIC USA)" w:date="2014-07-20T12:13:00Z">
            <w:r w:rsidRPr="00E16070" w:rsidDel="00E16070">
              <w:rPr>
                <w:noProof/>
              </w:rPr>
              <w:delText>While &lt;lexp&gt; - Repeat</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73" w:author="Sammartano, Marc (BIC USA)" w:date="2014-07-20T12:13:00Z"/>
              <w:rFonts w:eastAsiaTheme="minorEastAsia"/>
              <w:noProof/>
            </w:rPr>
          </w:pPr>
          <w:del w:id="2574" w:author="Sammartano, Marc (BIC USA)" w:date="2014-07-20T12:13:00Z">
            <w:r w:rsidRPr="00E16070" w:rsidDel="00E16070">
              <w:rPr>
                <w:noProof/>
              </w:rPr>
              <w:delText>W_R.continue</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75" w:author="Sammartano, Marc (BIC USA)" w:date="2014-07-20T12:13:00Z"/>
              <w:rFonts w:eastAsiaTheme="minorEastAsia"/>
              <w:noProof/>
            </w:rPr>
          </w:pPr>
          <w:del w:id="2576" w:author="Sammartano, Marc (BIC USA)" w:date="2014-07-20T12:13:00Z">
            <w:r w:rsidRPr="00E16070" w:rsidDel="00E16070">
              <w:rPr>
                <w:noProof/>
              </w:rPr>
              <w:delText>W_R.break</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77" w:author="Sammartano, Marc (BIC USA)" w:date="2014-07-20T12:13:00Z"/>
              <w:rFonts w:eastAsiaTheme="minorEastAsia"/>
              <w:noProof/>
            </w:rPr>
          </w:pPr>
          <w:del w:id="2578" w:author="Sammartano, Marc (BIC USA)" w:date="2014-07-20T12:13:00Z">
            <w:r w:rsidRPr="00E16070" w:rsidDel="00E16070">
              <w:rPr>
                <w:noProof/>
              </w:rPr>
              <w:delText>Do - Until &lt;lexp&gt;</w:delText>
            </w:r>
            <w:r w:rsidDel="00E16070">
              <w:rPr>
                <w:noProof/>
                <w:webHidden/>
              </w:rPr>
              <w:tab/>
            </w:r>
            <w:r w:rsidR="007754F4" w:rsidDel="00E16070">
              <w:rPr>
                <w:noProof/>
                <w:webHidden/>
              </w:rPr>
              <w:delText>58</w:delText>
            </w:r>
          </w:del>
        </w:p>
        <w:p w:rsidR="00BF62D0" w:rsidDel="00E16070" w:rsidRDefault="00BF62D0">
          <w:pPr>
            <w:pStyle w:val="TOC2"/>
            <w:tabs>
              <w:tab w:val="right" w:leader="dot" w:pos="9350"/>
            </w:tabs>
            <w:rPr>
              <w:del w:id="2579" w:author="Sammartano, Marc (BIC USA)" w:date="2014-07-20T12:13:00Z"/>
              <w:rFonts w:eastAsiaTheme="minorEastAsia"/>
              <w:noProof/>
            </w:rPr>
          </w:pPr>
          <w:del w:id="2580" w:author="Sammartano, Marc (BIC USA)" w:date="2014-07-20T12:13:00Z">
            <w:r w:rsidRPr="00E16070" w:rsidDel="00E16070">
              <w:rPr>
                <w:noProof/>
              </w:rPr>
              <w:delText>D_U.continue</w:delText>
            </w:r>
            <w:r w:rsidDel="00E16070">
              <w:rPr>
                <w:noProof/>
                <w:webHidden/>
              </w:rPr>
              <w:tab/>
            </w:r>
            <w:r w:rsidR="007754F4" w:rsidDel="00E16070">
              <w:rPr>
                <w:noProof/>
                <w:webHidden/>
              </w:rPr>
              <w:delText>59</w:delText>
            </w:r>
          </w:del>
        </w:p>
        <w:p w:rsidR="00BF62D0" w:rsidDel="00E16070" w:rsidRDefault="00BF62D0">
          <w:pPr>
            <w:pStyle w:val="TOC2"/>
            <w:tabs>
              <w:tab w:val="right" w:leader="dot" w:pos="9350"/>
            </w:tabs>
            <w:rPr>
              <w:del w:id="2581" w:author="Sammartano, Marc (BIC USA)" w:date="2014-07-20T12:13:00Z"/>
              <w:rFonts w:eastAsiaTheme="minorEastAsia"/>
              <w:noProof/>
            </w:rPr>
          </w:pPr>
          <w:del w:id="2582" w:author="Sammartano, Marc (BIC USA)" w:date="2014-07-20T12:13:00Z">
            <w:r w:rsidRPr="00E16070" w:rsidDel="00E16070">
              <w:rPr>
                <w:noProof/>
              </w:rPr>
              <w:delText>D_U.break</w:delText>
            </w:r>
            <w:r w:rsidDel="00E16070">
              <w:rPr>
                <w:noProof/>
                <w:webHidden/>
              </w:rPr>
              <w:tab/>
            </w:r>
            <w:r w:rsidR="007754F4" w:rsidDel="00E16070">
              <w:rPr>
                <w:noProof/>
                <w:webHidden/>
              </w:rPr>
              <w:delText>59</w:delText>
            </w:r>
          </w:del>
        </w:p>
        <w:p w:rsidR="00BF62D0" w:rsidDel="00E16070" w:rsidRDefault="00BF62D0">
          <w:pPr>
            <w:pStyle w:val="TOC2"/>
            <w:tabs>
              <w:tab w:val="right" w:leader="dot" w:pos="9350"/>
            </w:tabs>
            <w:rPr>
              <w:del w:id="2583" w:author="Sammartano, Marc (BIC USA)" w:date="2014-07-20T12:13:00Z"/>
              <w:rFonts w:eastAsiaTheme="minorEastAsia"/>
              <w:noProof/>
            </w:rPr>
          </w:pPr>
          <w:del w:id="2584" w:author="Sammartano, Marc (BIC USA)" w:date="2014-07-20T12:13:00Z">
            <w:r w:rsidRPr="00E16070" w:rsidDel="00E16070">
              <w:rPr>
                <w:noProof/>
              </w:rPr>
              <w:delText>GoSub &lt;label&gt;, Return</w:delText>
            </w:r>
            <w:r w:rsidDel="00E16070">
              <w:rPr>
                <w:noProof/>
                <w:webHidden/>
              </w:rPr>
              <w:tab/>
            </w:r>
            <w:r w:rsidR="007754F4" w:rsidDel="00E16070">
              <w:rPr>
                <w:noProof/>
                <w:webHidden/>
              </w:rPr>
              <w:delText>59</w:delText>
            </w:r>
          </w:del>
        </w:p>
        <w:p w:rsidR="00BF62D0" w:rsidDel="00E16070" w:rsidRDefault="00BF62D0">
          <w:pPr>
            <w:pStyle w:val="TOC2"/>
            <w:tabs>
              <w:tab w:val="right" w:leader="dot" w:pos="9350"/>
            </w:tabs>
            <w:rPr>
              <w:del w:id="2585" w:author="Sammartano, Marc (BIC USA)" w:date="2014-07-20T12:13:00Z"/>
              <w:rFonts w:eastAsiaTheme="minorEastAsia"/>
              <w:noProof/>
            </w:rPr>
          </w:pPr>
          <w:del w:id="2586" w:author="Sammartano, Marc (BIC USA)" w:date="2014-07-20T12:13:00Z">
            <w:r w:rsidRPr="00E16070" w:rsidDel="00E16070">
              <w:rPr>
                <w:noProof/>
              </w:rPr>
              <w:delText>GoTo &lt;label&gt;</w:delText>
            </w:r>
            <w:r w:rsidDel="00E16070">
              <w:rPr>
                <w:noProof/>
                <w:webHidden/>
              </w:rPr>
              <w:tab/>
            </w:r>
            <w:r w:rsidR="007754F4" w:rsidDel="00E16070">
              <w:rPr>
                <w:noProof/>
                <w:webHidden/>
              </w:rPr>
              <w:delText>60</w:delText>
            </w:r>
          </w:del>
        </w:p>
        <w:p w:rsidR="00BF62D0" w:rsidDel="00E16070" w:rsidRDefault="00BF62D0">
          <w:pPr>
            <w:pStyle w:val="TOC2"/>
            <w:tabs>
              <w:tab w:val="right" w:leader="dot" w:pos="9350"/>
            </w:tabs>
            <w:rPr>
              <w:del w:id="2587" w:author="Sammartano, Marc (BIC USA)" w:date="2014-07-20T12:13:00Z"/>
              <w:rFonts w:eastAsiaTheme="minorEastAsia"/>
              <w:noProof/>
            </w:rPr>
          </w:pPr>
          <w:del w:id="2588" w:author="Sammartano, Marc (BIC USA)" w:date="2014-07-20T12:13:00Z">
            <w:r w:rsidRPr="00E16070" w:rsidDel="00E16070">
              <w:rPr>
                <w:noProof/>
              </w:rPr>
              <w:delText>Run &lt;filename_sexp&gt; {, &lt;data_sexp&gt;}</w:delText>
            </w:r>
            <w:r w:rsidDel="00E16070">
              <w:rPr>
                <w:noProof/>
                <w:webHidden/>
              </w:rPr>
              <w:tab/>
            </w:r>
            <w:r w:rsidR="007754F4" w:rsidDel="00E16070">
              <w:rPr>
                <w:noProof/>
                <w:webHidden/>
              </w:rPr>
              <w:delText>60</w:delText>
            </w:r>
          </w:del>
        </w:p>
        <w:p w:rsidR="00BF62D0" w:rsidDel="00E16070" w:rsidRDefault="00BF62D0">
          <w:pPr>
            <w:pStyle w:val="TOC2"/>
            <w:tabs>
              <w:tab w:val="right" w:leader="dot" w:pos="9350"/>
            </w:tabs>
            <w:rPr>
              <w:del w:id="2589" w:author="Sammartano, Marc (BIC USA)" w:date="2014-07-20T12:13:00Z"/>
              <w:rFonts w:eastAsiaTheme="minorEastAsia"/>
              <w:noProof/>
            </w:rPr>
          </w:pPr>
          <w:del w:id="2590" w:author="Sammartano, Marc (BIC USA)" w:date="2014-07-20T12:13:00Z">
            <w:r w:rsidRPr="00E16070" w:rsidDel="00E16070">
              <w:rPr>
                <w:noProof/>
              </w:rPr>
              <w:delText>Switch Commands</w:delText>
            </w:r>
            <w:r w:rsidDel="00E16070">
              <w:rPr>
                <w:noProof/>
                <w:webHidden/>
              </w:rPr>
              <w:tab/>
            </w:r>
            <w:r w:rsidR="007754F4" w:rsidDel="00E16070">
              <w:rPr>
                <w:noProof/>
                <w:webHidden/>
              </w:rPr>
              <w:delText>60</w:delText>
            </w:r>
          </w:del>
        </w:p>
        <w:p w:rsidR="00BF62D0" w:rsidDel="00E16070" w:rsidRDefault="00BF62D0">
          <w:pPr>
            <w:pStyle w:val="TOC3"/>
            <w:tabs>
              <w:tab w:val="right" w:leader="dot" w:pos="9350"/>
            </w:tabs>
            <w:rPr>
              <w:del w:id="2591" w:author="Sammartano, Marc (BIC USA)" w:date="2014-07-20T12:13:00Z"/>
              <w:rFonts w:eastAsiaTheme="minorEastAsia"/>
              <w:noProof/>
            </w:rPr>
          </w:pPr>
          <w:del w:id="2592" w:author="Sammartano, Marc (BIC USA)" w:date="2014-07-20T12:13:00Z">
            <w:r w:rsidRPr="00E16070" w:rsidDel="00E16070">
              <w:rPr>
                <w:noProof/>
              </w:rPr>
              <w:delText>Nesting Switch Operations</w:delText>
            </w:r>
            <w:r w:rsidDel="00E16070">
              <w:rPr>
                <w:noProof/>
                <w:webHidden/>
              </w:rPr>
              <w:tab/>
            </w:r>
            <w:r w:rsidR="007754F4" w:rsidDel="00E16070">
              <w:rPr>
                <w:noProof/>
                <w:webHidden/>
              </w:rPr>
              <w:delText>61</w:delText>
            </w:r>
          </w:del>
        </w:p>
        <w:p w:rsidR="00BF62D0" w:rsidDel="00E16070" w:rsidRDefault="00BF62D0">
          <w:pPr>
            <w:pStyle w:val="TOC3"/>
            <w:tabs>
              <w:tab w:val="right" w:leader="dot" w:pos="9350"/>
            </w:tabs>
            <w:rPr>
              <w:del w:id="2593" w:author="Sammartano, Marc (BIC USA)" w:date="2014-07-20T12:13:00Z"/>
              <w:rFonts w:eastAsiaTheme="minorEastAsia"/>
              <w:noProof/>
            </w:rPr>
          </w:pPr>
          <w:del w:id="2594" w:author="Sammartano, Marc (BIC USA)" w:date="2014-07-20T12:13:00Z">
            <w:r w:rsidRPr="00E16070" w:rsidDel="00E16070">
              <w:rPr>
                <w:noProof/>
              </w:rPr>
              <w:delText>Sw.begin &lt;nexp&gt;|&lt;sexp&gt;</w:delText>
            </w:r>
            <w:r w:rsidDel="00E16070">
              <w:rPr>
                <w:noProof/>
                <w:webHidden/>
              </w:rPr>
              <w:tab/>
            </w:r>
            <w:r w:rsidR="007754F4" w:rsidDel="00E16070">
              <w:rPr>
                <w:noProof/>
                <w:webHidden/>
              </w:rPr>
              <w:delText>61</w:delText>
            </w:r>
          </w:del>
        </w:p>
        <w:p w:rsidR="00BF62D0" w:rsidDel="00E16070" w:rsidRDefault="00BF62D0">
          <w:pPr>
            <w:pStyle w:val="TOC3"/>
            <w:tabs>
              <w:tab w:val="right" w:leader="dot" w:pos="9350"/>
            </w:tabs>
            <w:rPr>
              <w:del w:id="2595" w:author="Sammartano, Marc (BIC USA)" w:date="2014-07-20T12:13:00Z"/>
              <w:rFonts w:eastAsiaTheme="minorEastAsia"/>
              <w:noProof/>
            </w:rPr>
          </w:pPr>
          <w:del w:id="2596" w:author="Sammartano, Marc (BIC USA)" w:date="2014-07-20T12:13:00Z">
            <w:r w:rsidRPr="00E16070" w:rsidDel="00E16070">
              <w:rPr>
                <w:noProof/>
              </w:rPr>
              <w:delText>Sw.case &lt;nexp&gt;|&lt;sexp&gt;</w:delText>
            </w:r>
            <w:r w:rsidDel="00E16070">
              <w:rPr>
                <w:noProof/>
                <w:webHidden/>
              </w:rPr>
              <w:tab/>
            </w:r>
            <w:r w:rsidR="007754F4" w:rsidDel="00E16070">
              <w:rPr>
                <w:noProof/>
                <w:webHidden/>
              </w:rPr>
              <w:delText>61</w:delText>
            </w:r>
          </w:del>
        </w:p>
        <w:p w:rsidR="00BF62D0" w:rsidDel="00E16070" w:rsidRDefault="00BF62D0">
          <w:pPr>
            <w:pStyle w:val="TOC3"/>
            <w:tabs>
              <w:tab w:val="right" w:leader="dot" w:pos="9350"/>
            </w:tabs>
            <w:rPr>
              <w:del w:id="2597" w:author="Sammartano, Marc (BIC USA)" w:date="2014-07-20T12:13:00Z"/>
              <w:rFonts w:eastAsiaTheme="minorEastAsia"/>
              <w:noProof/>
            </w:rPr>
          </w:pPr>
          <w:del w:id="2598" w:author="Sammartano, Marc (BIC USA)" w:date="2014-07-20T12:13:00Z">
            <w:r w:rsidRPr="00E16070" w:rsidDel="00E16070">
              <w:rPr>
                <w:noProof/>
              </w:rPr>
              <w:lastRenderedPageBreak/>
              <w:delText>Sw.break</w:delText>
            </w:r>
            <w:r w:rsidDel="00E16070">
              <w:rPr>
                <w:noProof/>
                <w:webHidden/>
              </w:rPr>
              <w:tab/>
            </w:r>
            <w:r w:rsidR="007754F4" w:rsidDel="00E16070">
              <w:rPr>
                <w:noProof/>
                <w:webHidden/>
              </w:rPr>
              <w:delText>61</w:delText>
            </w:r>
          </w:del>
        </w:p>
        <w:p w:rsidR="00BF62D0" w:rsidDel="00E16070" w:rsidRDefault="00BF62D0">
          <w:pPr>
            <w:pStyle w:val="TOC3"/>
            <w:tabs>
              <w:tab w:val="right" w:leader="dot" w:pos="9350"/>
            </w:tabs>
            <w:rPr>
              <w:del w:id="2599" w:author="Sammartano, Marc (BIC USA)" w:date="2014-07-20T12:13:00Z"/>
              <w:rFonts w:eastAsiaTheme="minorEastAsia"/>
              <w:noProof/>
            </w:rPr>
          </w:pPr>
          <w:del w:id="2600" w:author="Sammartano, Marc (BIC USA)" w:date="2014-07-20T12:13:00Z">
            <w:r w:rsidRPr="00E16070" w:rsidDel="00E16070">
              <w:rPr>
                <w:noProof/>
              </w:rPr>
              <w:delText>Sw.default</w:delText>
            </w:r>
            <w:r w:rsidDel="00E16070">
              <w:rPr>
                <w:noProof/>
                <w:webHidden/>
              </w:rPr>
              <w:tab/>
            </w:r>
            <w:r w:rsidR="007754F4" w:rsidDel="00E16070">
              <w:rPr>
                <w:noProof/>
                <w:webHidden/>
              </w:rPr>
              <w:delText>61</w:delText>
            </w:r>
          </w:del>
        </w:p>
        <w:p w:rsidR="00BF62D0" w:rsidDel="00E16070" w:rsidRDefault="00BF62D0">
          <w:pPr>
            <w:pStyle w:val="TOC3"/>
            <w:tabs>
              <w:tab w:val="right" w:leader="dot" w:pos="9350"/>
            </w:tabs>
            <w:rPr>
              <w:del w:id="2601" w:author="Sammartano, Marc (BIC USA)" w:date="2014-07-20T12:13:00Z"/>
              <w:rFonts w:eastAsiaTheme="minorEastAsia"/>
              <w:noProof/>
            </w:rPr>
          </w:pPr>
          <w:del w:id="2602" w:author="Sammartano, Marc (BIC USA)" w:date="2014-07-20T12:13:00Z">
            <w:r w:rsidRPr="00E16070" w:rsidDel="00E16070">
              <w:rPr>
                <w:noProof/>
              </w:rPr>
              <w:delText>Sw.end</w:delText>
            </w:r>
            <w:r w:rsidDel="00E16070">
              <w:rPr>
                <w:noProof/>
                <w:webHidden/>
              </w:rPr>
              <w:tab/>
            </w:r>
            <w:r w:rsidR="007754F4" w:rsidDel="00E16070">
              <w:rPr>
                <w:noProof/>
                <w:webHidden/>
              </w:rPr>
              <w:delText>61</w:delText>
            </w:r>
          </w:del>
        </w:p>
        <w:p w:rsidR="00BF62D0" w:rsidDel="00E16070" w:rsidRDefault="00BF62D0">
          <w:pPr>
            <w:pStyle w:val="TOC2"/>
            <w:tabs>
              <w:tab w:val="right" w:leader="dot" w:pos="9350"/>
            </w:tabs>
            <w:rPr>
              <w:del w:id="2603" w:author="Sammartano, Marc (BIC USA)" w:date="2014-07-20T12:13:00Z"/>
              <w:rFonts w:eastAsiaTheme="minorEastAsia"/>
              <w:noProof/>
            </w:rPr>
          </w:pPr>
          <w:del w:id="2604" w:author="Sammartano, Marc (BIC USA)" w:date="2014-07-20T12:13:00Z">
            <w:r w:rsidRPr="00E16070" w:rsidDel="00E16070">
              <w:rPr>
                <w:noProof/>
              </w:rPr>
              <w:delText>OnError:</w:delText>
            </w:r>
            <w:r w:rsidDel="00E16070">
              <w:rPr>
                <w:noProof/>
                <w:webHidden/>
              </w:rPr>
              <w:tab/>
            </w:r>
            <w:r w:rsidR="007754F4" w:rsidDel="00E16070">
              <w:rPr>
                <w:noProof/>
                <w:webHidden/>
              </w:rPr>
              <w:delText>61</w:delText>
            </w:r>
          </w:del>
        </w:p>
        <w:p w:rsidR="00BF62D0" w:rsidDel="00E16070" w:rsidRDefault="00BF62D0">
          <w:pPr>
            <w:pStyle w:val="TOC2"/>
            <w:tabs>
              <w:tab w:val="right" w:leader="dot" w:pos="9350"/>
            </w:tabs>
            <w:rPr>
              <w:del w:id="2605" w:author="Sammartano, Marc (BIC USA)" w:date="2014-07-20T12:13:00Z"/>
              <w:rFonts w:eastAsiaTheme="minorEastAsia"/>
              <w:noProof/>
            </w:rPr>
          </w:pPr>
          <w:del w:id="2606" w:author="Sammartano, Marc (BIC USA)" w:date="2014-07-20T12:13:00Z">
            <w:r w:rsidRPr="00E16070" w:rsidDel="00E16070">
              <w:rPr>
                <w:noProof/>
              </w:rPr>
              <w:delText>OnConsoleTouch:</w:delText>
            </w:r>
            <w:r w:rsidDel="00E16070">
              <w:rPr>
                <w:noProof/>
                <w:webHidden/>
              </w:rPr>
              <w:tab/>
            </w:r>
            <w:r w:rsidR="007754F4" w:rsidDel="00E16070">
              <w:rPr>
                <w:noProof/>
                <w:webHidden/>
              </w:rPr>
              <w:delText>62</w:delText>
            </w:r>
          </w:del>
        </w:p>
        <w:p w:rsidR="00BF62D0" w:rsidDel="00E16070" w:rsidRDefault="00BF62D0">
          <w:pPr>
            <w:pStyle w:val="TOC3"/>
            <w:tabs>
              <w:tab w:val="right" w:leader="dot" w:pos="9350"/>
            </w:tabs>
            <w:rPr>
              <w:del w:id="2607" w:author="Sammartano, Marc (BIC USA)" w:date="2014-07-20T12:13:00Z"/>
              <w:rFonts w:eastAsiaTheme="minorEastAsia"/>
              <w:noProof/>
            </w:rPr>
          </w:pPr>
          <w:del w:id="2608" w:author="Sammartano, Marc (BIC USA)" w:date="2014-07-20T12:13:00Z">
            <w:r w:rsidRPr="00E16070" w:rsidDel="00E16070">
              <w:rPr>
                <w:noProof/>
              </w:rPr>
              <w:delText>ConsoleTouch.Resume</w:delText>
            </w:r>
            <w:r w:rsidDel="00E16070">
              <w:rPr>
                <w:noProof/>
                <w:webHidden/>
              </w:rPr>
              <w:tab/>
            </w:r>
            <w:r w:rsidR="007754F4" w:rsidDel="00E16070">
              <w:rPr>
                <w:noProof/>
                <w:webHidden/>
              </w:rPr>
              <w:delText>62</w:delText>
            </w:r>
          </w:del>
        </w:p>
        <w:p w:rsidR="00BF62D0" w:rsidDel="00E16070" w:rsidRDefault="00BF62D0">
          <w:pPr>
            <w:pStyle w:val="TOC2"/>
            <w:tabs>
              <w:tab w:val="right" w:leader="dot" w:pos="9350"/>
            </w:tabs>
            <w:rPr>
              <w:del w:id="2609" w:author="Sammartano, Marc (BIC USA)" w:date="2014-07-20T12:13:00Z"/>
              <w:rFonts w:eastAsiaTheme="minorEastAsia"/>
              <w:noProof/>
            </w:rPr>
          </w:pPr>
          <w:del w:id="2610" w:author="Sammartano, Marc (BIC USA)" w:date="2014-07-20T12:13:00Z">
            <w:r w:rsidRPr="00E16070" w:rsidDel="00E16070">
              <w:rPr>
                <w:noProof/>
              </w:rPr>
              <w:delText>OnBackKey:</w:delText>
            </w:r>
            <w:r w:rsidDel="00E16070">
              <w:rPr>
                <w:noProof/>
                <w:webHidden/>
              </w:rPr>
              <w:tab/>
            </w:r>
            <w:r w:rsidR="007754F4" w:rsidDel="00E16070">
              <w:rPr>
                <w:noProof/>
                <w:webHidden/>
              </w:rPr>
              <w:delText>62</w:delText>
            </w:r>
          </w:del>
        </w:p>
        <w:p w:rsidR="00BF62D0" w:rsidDel="00E16070" w:rsidRDefault="00BF62D0">
          <w:pPr>
            <w:pStyle w:val="TOC3"/>
            <w:tabs>
              <w:tab w:val="right" w:leader="dot" w:pos="9350"/>
            </w:tabs>
            <w:rPr>
              <w:del w:id="2611" w:author="Sammartano, Marc (BIC USA)" w:date="2014-07-20T12:13:00Z"/>
              <w:rFonts w:eastAsiaTheme="minorEastAsia"/>
              <w:noProof/>
            </w:rPr>
          </w:pPr>
          <w:del w:id="2612" w:author="Sammartano, Marc (BIC USA)" w:date="2014-07-20T12:13:00Z">
            <w:r w:rsidRPr="00E16070" w:rsidDel="00E16070">
              <w:rPr>
                <w:noProof/>
              </w:rPr>
              <w:delText>Back.resume</w:delText>
            </w:r>
            <w:r w:rsidDel="00E16070">
              <w:rPr>
                <w:noProof/>
                <w:webHidden/>
              </w:rPr>
              <w:tab/>
            </w:r>
            <w:r w:rsidR="007754F4" w:rsidDel="00E16070">
              <w:rPr>
                <w:noProof/>
                <w:webHidden/>
              </w:rPr>
              <w:delText>62</w:delText>
            </w:r>
          </w:del>
        </w:p>
        <w:p w:rsidR="00BF62D0" w:rsidDel="00E16070" w:rsidRDefault="00BF62D0">
          <w:pPr>
            <w:pStyle w:val="TOC2"/>
            <w:tabs>
              <w:tab w:val="right" w:leader="dot" w:pos="9350"/>
            </w:tabs>
            <w:rPr>
              <w:del w:id="2613" w:author="Sammartano, Marc (BIC USA)" w:date="2014-07-20T12:13:00Z"/>
              <w:rFonts w:eastAsiaTheme="minorEastAsia"/>
              <w:noProof/>
            </w:rPr>
          </w:pPr>
          <w:del w:id="2614" w:author="Sammartano, Marc (BIC USA)" w:date="2014-07-20T12:13:00Z">
            <w:r w:rsidRPr="00E16070" w:rsidDel="00E16070">
              <w:rPr>
                <w:noProof/>
              </w:rPr>
              <w:delText>OnMenuKey:</w:delText>
            </w:r>
            <w:r w:rsidDel="00E16070">
              <w:rPr>
                <w:noProof/>
                <w:webHidden/>
              </w:rPr>
              <w:tab/>
            </w:r>
            <w:r w:rsidR="007754F4" w:rsidDel="00E16070">
              <w:rPr>
                <w:noProof/>
                <w:webHidden/>
              </w:rPr>
              <w:delText>63</w:delText>
            </w:r>
          </w:del>
        </w:p>
        <w:p w:rsidR="00BF62D0" w:rsidDel="00E16070" w:rsidRDefault="00BF62D0">
          <w:pPr>
            <w:pStyle w:val="TOC3"/>
            <w:tabs>
              <w:tab w:val="right" w:leader="dot" w:pos="9350"/>
            </w:tabs>
            <w:rPr>
              <w:del w:id="2615" w:author="Sammartano, Marc (BIC USA)" w:date="2014-07-20T12:13:00Z"/>
              <w:rFonts w:eastAsiaTheme="minorEastAsia"/>
              <w:noProof/>
            </w:rPr>
          </w:pPr>
          <w:del w:id="2616" w:author="Sammartano, Marc (BIC USA)" w:date="2014-07-20T12:13:00Z">
            <w:r w:rsidRPr="00E16070" w:rsidDel="00E16070">
              <w:rPr>
                <w:noProof/>
              </w:rPr>
              <w:delText>MenuKey.resume</w:delText>
            </w:r>
            <w:r w:rsidDel="00E16070">
              <w:rPr>
                <w:noProof/>
                <w:webHidden/>
              </w:rPr>
              <w:tab/>
            </w:r>
            <w:r w:rsidR="007754F4" w:rsidDel="00E16070">
              <w:rPr>
                <w:noProof/>
                <w:webHidden/>
              </w:rPr>
              <w:delText>63</w:delText>
            </w:r>
          </w:del>
        </w:p>
        <w:p w:rsidR="00BF62D0" w:rsidDel="00E16070" w:rsidRDefault="00BF62D0">
          <w:pPr>
            <w:pStyle w:val="TOC2"/>
            <w:tabs>
              <w:tab w:val="right" w:leader="dot" w:pos="9350"/>
            </w:tabs>
            <w:rPr>
              <w:del w:id="2617" w:author="Sammartano, Marc (BIC USA)" w:date="2014-07-20T12:13:00Z"/>
              <w:rFonts w:eastAsiaTheme="minorEastAsia"/>
              <w:noProof/>
            </w:rPr>
          </w:pPr>
          <w:del w:id="2618" w:author="Sammartano, Marc (BIC USA)" w:date="2014-07-20T12:13:00Z">
            <w:r w:rsidRPr="00E16070" w:rsidDel="00E16070">
              <w:rPr>
                <w:noProof/>
              </w:rPr>
              <w:delText>OnKeyPress:</w:delText>
            </w:r>
            <w:r w:rsidDel="00E16070">
              <w:rPr>
                <w:noProof/>
                <w:webHidden/>
              </w:rPr>
              <w:tab/>
            </w:r>
            <w:r w:rsidR="007754F4" w:rsidDel="00E16070">
              <w:rPr>
                <w:noProof/>
                <w:webHidden/>
              </w:rPr>
              <w:delText>63</w:delText>
            </w:r>
          </w:del>
        </w:p>
        <w:p w:rsidR="00BF62D0" w:rsidDel="00E16070" w:rsidRDefault="00BF62D0">
          <w:pPr>
            <w:pStyle w:val="TOC3"/>
            <w:tabs>
              <w:tab w:val="right" w:leader="dot" w:pos="9350"/>
            </w:tabs>
            <w:rPr>
              <w:del w:id="2619" w:author="Sammartano, Marc (BIC USA)" w:date="2014-07-20T12:13:00Z"/>
              <w:rFonts w:eastAsiaTheme="minorEastAsia"/>
              <w:noProof/>
            </w:rPr>
          </w:pPr>
          <w:del w:id="2620" w:author="Sammartano, Marc (BIC USA)" w:date="2014-07-20T12:13:00Z">
            <w:r w:rsidRPr="00E16070" w:rsidDel="00E16070">
              <w:rPr>
                <w:noProof/>
              </w:rPr>
              <w:delText>Key.Resume</w:delText>
            </w:r>
            <w:r w:rsidDel="00E16070">
              <w:rPr>
                <w:noProof/>
                <w:webHidden/>
              </w:rPr>
              <w:tab/>
            </w:r>
            <w:r w:rsidR="007754F4" w:rsidDel="00E16070">
              <w:rPr>
                <w:noProof/>
                <w:webHidden/>
              </w:rPr>
              <w:delText>63</w:delText>
            </w:r>
          </w:del>
        </w:p>
        <w:p w:rsidR="00BF62D0" w:rsidDel="00E16070" w:rsidRDefault="00BF62D0">
          <w:pPr>
            <w:pStyle w:val="TOC2"/>
            <w:tabs>
              <w:tab w:val="right" w:leader="dot" w:pos="9350"/>
            </w:tabs>
            <w:rPr>
              <w:del w:id="2621" w:author="Sammartano, Marc (BIC USA)" w:date="2014-07-20T12:13:00Z"/>
              <w:rFonts w:eastAsiaTheme="minorEastAsia"/>
              <w:noProof/>
            </w:rPr>
          </w:pPr>
          <w:del w:id="2622" w:author="Sammartano, Marc (BIC USA)" w:date="2014-07-20T12:13:00Z">
            <w:r w:rsidRPr="00E16070" w:rsidDel="00E16070">
              <w:rPr>
                <w:noProof/>
              </w:rPr>
              <w:delText>End{ &lt;msg_sexp&gt;}</w:delText>
            </w:r>
            <w:r w:rsidDel="00E16070">
              <w:rPr>
                <w:noProof/>
                <w:webHidden/>
              </w:rPr>
              <w:tab/>
            </w:r>
            <w:r w:rsidR="007754F4" w:rsidDel="00E16070">
              <w:rPr>
                <w:noProof/>
                <w:webHidden/>
              </w:rPr>
              <w:delText>63</w:delText>
            </w:r>
          </w:del>
        </w:p>
        <w:p w:rsidR="00BF62D0" w:rsidDel="00E16070" w:rsidRDefault="00BF62D0">
          <w:pPr>
            <w:pStyle w:val="TOC2"/>
            <w:tabs>
              <w:tab w:val="right" w:leader="dot" w:pos="9350"/>
            </w:tabs>
            <w:rPr>
              <w:del w:id="2623" w:author="Sammartano, Marc (BIC USA)" w:date="2014-07-20T12:13:00Z"/>
              <w:rFonts w:eastAsiaTheme="minorEastAsia"/>
              <w:noProof/>
            </w:rPr>
          </w:pPr>
          <w:del w:id="2624" w:author="Sammartano, Marc (BIC USA)" w:date="2014-07-20T12:13:00Z">
            <w:r w:rsidRPr="00E16070" w:rsidDel="00E16070">
              <w:rPr>
                <w:noProof/>
              </w:rPr>
              <w:delText>Exit</w:delText>
            </w:r>
            <w:r w:rsidDel="00E16070">
              <w:rPr>
                <w:noProof/>
                <w:webHidden/>
              </w:rPr>
              <w:tab/>
            </w:r>
            <w:r w:rsidR="007754F4" w:rsidDel="00E16070">
              <w:rPr>
                <w:noProof/>
                <w:webHidden/>
              </w:rPr>
              <w:delText>63</w:delText>
            </w:r>
          </w:del>
        </w:p>
        <w:p w:rsidR="00BF62D0" w:rsidDel="00E16070" w:rsidRDefault="00BF62D0">
          <w:pPr>
            <w:pStyle w:val="TOC1"/>
            <w:tabs>
              <w:tab w:val="right" w:leader="dot" w:pos="9350"/>
            </w:tabs>
            <w:rPr>
              <w:del w:id="2625" w:author="Sammartano, Marc (BIC USA)" w:date="2014-07-20T12:13:00Z"/>
              <w:rFonts w:eastAsiaTheme="minorEastAsia"/>
              <w:noProof/>
            </w:rPr>
          </w:pPr>
          <w:del w:id="2626" w:author="Sammartano, Marc (BIC USA)" w:date="2014-07-20T12:13:00Z">
            <w:r w:rsidRPr="00E16070" w:rsidDel="00E16070">
              <w:rPr>
                <w:noProof/>
              </w:rPr>
              <w:delText>READ – DATA – RESTORE Commands</w:delText>
            </w:r>
            <w:r w:rsidDel="00E16070">
              <w:rPr>
                <w:noProof/>
                <w:webHidden/>
              </w:rPr>
              <w:tab/>
            </w:r>
            <w:r w:rsidR="007754F4" w:rsidDel="00E16070">
              <w:rPr>
                <w:noProof/>
                <w:webHidden/>
              </w:rPr>
              <w:delText>63</w:delText>
            </w:r>
          </w:del>
        </w:p>
        <w:p w:rsidR="00BF62D0" w:rsidDel="00E16070" w:rsidRDefault="00BF62D0">
          <w:pPr>
            <w:pStyle w:val="TOC2"/>
            <w:tabs>
              <w:tab w:val="right" w:leader="dot" w:pos="9350"/>
            </w:tabs>
            <w:rPr>
              <w:del w:id="2627" w:author="Sammartano, Marc (BIC USA)" w:date="2014-07-20T12:13:00Z"/>
              <w:rFonts w:eastAsiaTheme="minorEastAsia"/>
              <w:noProof/>
            </w:rPr>
          </w:pPr>
          <w:del w:id="2628" w:author="Sammartano, Marc (BIC USA)" w:date="2014-07-20T12:13:00Z">
            <w:r w:rsidRPr="00E16070" w:rsidDel="00E16070">
              <w:rPr>
                <w:noProof/>
              </w:rPr>
              <w:delText>Read.data &lt;number&gt;|&lt;string&gt;{,&lt;number&gt;|&lt;string&gt;…,&lt;number&gt;|&lt;string&gt;}</w:delText>
            </w:r>
            <w:r w:rsidDel="00E16070">
              <w:rPr>
                <w:noProof/>
                <w:webHidden/>
              </w:rPr>
              <w:tab/>
            </w:r>
            <w:r w:rsidR="007754F4" w:rsidDel="00E16070">
              <w:rPr>
                <w:noProof/>
                <w:webHidden/>
              </w:rPr>
              <w:delText>63</w:delText>
            </w:r>
          </w:del>
        </w:p>
        <w:p w:rsidR="00BF62D0" w:rsidDel="00E16070" w:rsidRDefault="00BF62D0">
          <w:pPr>
            <w:pStyle w:val="TOC2"/>
            <w:tabs>
              <w:tab w:val="right" w:leader="dot" w:pos="9350"/>
            </w:tabs>
            <w:rPr>
              <w:del w:id="2629" w:author="Sammartano, Marc (BIC USA)" w:date="2014-07-20T12:13:00Z"/>
              <w:rFonts w:eastAsiaTheme="minorEastAsia"/>
              <w:noProof/>
            </w:rPr>
          </w:pPr>
          <w:del w:id="2630" w:author="Sammartano, Marc (BIC USA)" w:date="2014-07-20T12:13:00Z">
            <w:r w:rsidRPr="00E16070" w:rsidDel="00E16070">
              <w:rPr>
                <w:noProof/>
              </w:rPr>
              <w:delText>Read.next  &lt;svar&gt;|&lt;nvar&gt;{,&lt;svar&gt;|&lt;nvar&gt;…, &lt;svar&gt;|&lt;nvar&gt;}</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31" w:author="Sammartano, Marc (BIC USA)" w:date="2014-07-20T12:13:00Z"/>
              <w:rFonts w:eastAsiaTheme="minorEastAsia"/>
              <w:noProof/>
            </w:rPr>
          </w:pPr>
          <w:del w:id="2632" w:author="Sammartano, Marc (BIC USA)" w:date="2014-07-20T12:13:00Z">
            <w:r w:rsidRPr="00E16070" w:rsidDel="00E16070">
              <w:rPr>
                <w:noProof/>
              </w:rPr>
              <w:delText>Read.from &lt;nexp&gt;</w:delText>
            </w:r>
            <w:r w:rsidDel="00E16070">
              <w:rPr>
                <w:noProof/>
                <w:webHidden/>
              </w:rPr>
              <w:tab/>
            </w:r>
            <w:r w:rsidR="007754F4" w:rsidDel="00E16070">
              <w:rPr>
                <w:noProof/>
                <w:webHidden/>
              </w:rPr>
              <w:delText>64</w:delText>
            </w:r>
          </w:del>
        </w:p>
        <w:p w:rsidR="00BF62D0" w:rsidDel="00E16070" w:rsidRDefault="00BF62D0">
          <w:pPr>
            <w:pStyle w:val="TOC1"/>
            <w:tabs>
              <w:tab w:val="right" w:leader="dot" w:pos="9350"/>
            </w:tabs>
            <w:rPr>
              <w:del w:id="2633" w:author="Sammartano, Marc (BIC USA)" w:date="2014-07-20T12:13:00Z"/>
              <w:rFonts w:eastAsiaTheme="minorEastAsia"/>
              <w:noProof/>
            </w:rPr>
          </w:pPr>
          <w:del w:id="2634" w:author="Sammartano, Marc (BIC USA)" w:date="2014-07-20T12:13:00Z">
            <w:r w:rsidRPr="00E16070" w:rsidDel="00E16070">
              <w:rPr>
                <w:noProof/>
              </w:rPr>
              <w:delText>Debug Commands</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35" w:author="Sammartano, Marc (BIC USA)" w:date="2014-07-20T12:13:00Z"/>
              <w:rFonts w:eastAsiaTheme="minorEastAsia"/>
              <w:noProof/>
            </w:rPr>
          </w:pPr>
          <w:del w:id="2636" w:author="Sammartano, Marc (BIC USA)" w:date="2014-07-20T12:13:00Z">
            <w:r w:rsidRPr="00E16070" w:rsidDel="00E16070">
              <w:rPr>
                <w:noProof/>
              </w:rPr>
              <w:delText>Debug.on</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37" w:author="Sammartano, Marc (BIC USA)" w:date="2014-07-20T12:13:00Z"/>
              <w:rFonts w:eastAsiaTheme="minorEastAsia"/>
              <w:noProof/>
            </w:rPr>
          </w:pPr>
          <w:del w:id="2638" w:author="Sammartano, Marc (BIC USA)" w:date="2014-07-20T12:13:00Z">
            <w:r w:rsidRPr="00E16070" w:rsidDel="00E16070">
              <w:rPr>
                <w:noProof/>
              </w:rPr>
              <w:delText>Debug.off</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39" w:author="Sammartano, Marc (BIC USA)" w:date="2014-07-20T12:13:00Z"/>
              <w:rFonts w:eastAsiaTheme="minorEastAsia"/>
              <w:noProof/>
            </w:rPr>
          </w:pPr>
          <w:del w:id="2640" w:author="Sammartano, Marc (BIC USA)" w:date="2014-07-20T12:13:00Z">
            <w:r w:rsidRPr="00E16070" w:rsidDel="00E16070">
              <w:rPr>
                <w:noProof/>
              </w:rPr>
              <w:delText>Debug.echo.on</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41" w:author="Sammartano, Marc (BIC USA)" w:date="2014-07-20T12:13:00Z"/>
              <w:rFonts w:eastAsiaTheme="minorEastAsia"/>
              <w:noProof/>
            </w:rPr>
          </w:pPr>
          <w:del w:id="2642" w:author="Sammartano, Marc (BIC USA)" w:date="2014-07-20T12:13:00Z">
            <w:r w:rsidRPr="00E16070" w:rsidDel="00E16070">
              <w:rPr>
                <w:noProof/>
              </w:rPr>
              <w:delText>Debug.echo.off</w:delText>
            </w:r>
            <w:r w:rsidDel="00E16070">
              <w:rPr>
                <w:noProof/>
                <w:webHidden/>
              </w:rPr>
              <w:tab/>
            </w:r>
            <w:r w:rsidR="007754F4" w:rsidDel="00E16070">
              <w:rPr>
                <w:noProof/>
                <w:webHidden/>
              </w:rPr>
              <w:delText>64</w:delText>
            </w:r>
          </w:del>
        </w:p>
        <w:p w:rsidR="00BF62D0" w:rsidDel="00E16070" w:rsidRDefault="00BF62D0">
          <w:pPr>
            <w:pStyle w:val="TOC2"/>
            <w:tabs>
              <w:tab w:val="right" w:leader="dot" w:pos="9350"/>
            </w:tabs>
            <w:rPr>
              <w:del w:id="2643" w:author="Sammartano, Marc (BIC USA)" w:date="2014-07-20T12:13:00Z"/>
              <w:rFonts w:eastAsiaTheme="minorEastAsia"/>
              <w:noProof/>
            </w:rPr>
          </w:pPr>
          <w:del w:id="2644" w:author="Sammartano, Marc (BIC USA)" w:date="2014-07-20T12:13:00Z">
            <w:r w:rsidRPr="00E16070" w:rsidDel="00E16070">
              <w:rPr>
                <w:noProof/>
              </w:rPr>
              <w:delText>Debug.print</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45" w:author="Sammartano, Marc (BIC USA)" w:date="2014-07-20T12:13:00Z"/>
              <w:rFonts w:eastAsiaTheme="minorEastAsia"/>
              <w:noProof/>
            </w:rPr>
          </w:pPr>
          <w:del w:id="2646" w:author="Sammartano, Marc (BIC USA)" w:date="2014-07-20T12:13:00Z">
            <w:r w:rsidRPr="00E16070" w:rsidDel="00E16070">
              <w:rPr>
                <w:noProof/>
              </w:rPr>
              <w:delText>Debug.dump.scalars</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47" w:author="Sammartano, Marc (BIC USA)" w:date="2014-07-20T12:13:00Z"/>
              <w:rFonts w:eastAsiaTheme="minorEastAsia"/>
              <w:noProof/>
            </w:rPr>
          </w:pPr>
          <w:del w:id="2648" w:author="Sammartano, Marc (BIC USA)" w:date="2014-07-20T12:13:00Z">
            <w:r w:rsidRPr="00E16070" w:rsidDel="00E16070">
              <w:rPr>
                <w:noProof/>
              </w:rPr>
              <w:delText>Debug.dump.array Array[]</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49" w:author="Sammartano, Marc (BIC USA)" w:date="2014-07-20T12:13:00Z"/>
              <w:rFonts w:eastAsiaTheme="minorEastAsia"/>
              <w:noProof/>
            </w:rPr>
          </w:pPr>
          <w:del w:id="2650" w:author="Sammartano, Marc (BIC USA)" w:date="2014-07-20T12:13:00Z">
            <w:r w:rsidRPr="00E16070" w:rsidDel="00E16070">
              <w:rPr>
                <w:noProof/>
              </w:rPr>
              <w:delText>Debug.dump.bundle  &lt;bundlePtr_nexp&gt;</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51" w:author="Sammartano, Marc (BIC USA)" w:date="2014-07-20T12:13:00Z"/>
              <w:rFonts w:eastAsiaTheme="minorEastAsia"/>
              <w:noProof/>
            </w:rPr>
          </w:pPr>
          <w:del w:id="2652" w:author="Sammartano, Marc (BIC USA)" w:date="2014-07-20T12:13:00Z">
            <w:r w:rsidRPr="00E16070" w:rsidDel="00E16070">
              <w:rPr>
                <w:noProof/>
              </w:rPr>
              <w:delText>Debug.dump.list  &lt;listPtr_nexp&gt;</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53" w:author="Sammartano, Marc (BIC USA)" w:date="2014-07-20T12:13:00Z"/>
              <w:rFonts w:eastAsiaTheme="minorEastAsia"/>
              <w:noProof/>
            </w:rPr>
          </w:pPr>
          <w:del w:id="2654" w:author="Sammartano, Marc (BIC USA)" w:date="2014-07-20T12:13:00Z">
            <w:r w:rsidRPr="00E16070" w:rsidDel="00E16070">
              <w:rPr>
                <w:noProof/>
              </w:rPr>
              <w:delText>Debug.dump.stack  &lt;stackPtr_nexp&gt;</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55" w:author="Sammartano, Marc (BIC USA)" w:date="2014-07-20T12:13:00Z"/>
              <w:rFonts w:eastAsiaTheme="minorEastAsia"/>
              <w:noProof/>
            </w:rPr>
          </w:pPr>
          <w:del w:id="2656" w:author="Sammartano, Marc (BIC USA)" w:date="2014-07-20T12:13:00Z">
            <w:r w:rsidRPr="00E16070" w:rsidDel="00E16070">
              <w:rPr>
                <w:noProof/>
              </w:rPr>
              <w:delText>Debug.show.scalars</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57" w:author="Sammartano, Marc (BIC USA)" w:date="2014-07-20T12:13:00Z"/>
              <w:rFonts w:eastAsiaTheme="minorEastAsia"/>
              <w:noProof/>
            </w:rPr>
          </w:pPr>
          <w:del w:id="2658" w:author="Sammartano, Marc (BIC USA)" w:date="2014-07-20T12:13:00Z">
            <w:r w:rsidRPr="00E16070" w:rsidDel="00E16070">
              <w:rPr>
                <w:noProof/>
              </w:rPr>
              <w:delText>Debug.show.array Array[]</w:delText>
            </w:r>
            <w:r w:rsidDel="00E16070">
              <w:rPr>
                <w:noProof/>
                <w:webHidden/>
              </w:rPr>
              <w:tab/>
            </w:r>
            <w:r w:rsidR="007754F4" w:rsidDel="00E16070">
              <w:rPr>
                <w:noProof/>
                <w:webHidden/>
              </w:rPr>
              <w:delText>65</w:delText>
            </w:r>
          </w:del>
        </w:p>
        <w:p w:rsidR="00BF62D0" w:rsidDel="00E16070" w:rsidRDefault="00BF62D0">
          <w:pPr>
            <w:pStyle w:val="TOC2"/>
            <w:tabs>
              <w:tab w:val="right" w:leader="dot" w:pos="9350"/>
            </w:tabs>
            <w:rPr>
              <w:del w:id="2659" w:author="Sammartano, Marc (BIC USA)" w:date="2014-07-20T12:13:00Z"/>
              <w:rFonts w:eastAsiaTheme="minorEastAsia"/>
              <w:noProof/>
            </w:rPr>
          </w:pPr>
          <w:del w:id="2660" w:author="Sammartano, Marc (BIC USA)" w:date="2014-07-20T12:13:00Z">
            <w:r w:rsidRPr="00E16070" w:rsidDel="00E16070">
              <w:rPr>
                <w:noProof/>
              </w:rPr>
              <w:delText>Debug.show.bundle  &lt;bundlePtr_nexp&gt;</w:delText>
            </w:r>
            <w:r w:rsidDel="00E16070">
              <w:rPr>
                <w:noProof/>
                <w:webHidden/>
              </w:rPr>
              <w:tab/>
            </w:r>
            <w:r w:rsidR="007754F4" w:rsidDel="00E16070">
              <w:rPr>
                <w:noProof/>
                <w:webHidden/>
              </w:rPr>
              <w:delText>66</w:delText>
            </w:r>
          </w:del>
        </w:p>
        <w:p w:rsidR="00BF62D0" w:rsidDel="00E16070" w:rsidRDefault="00BF62D0">
          <w:pPr>
            <w:pStyle w:val="TOC2"/>
            <w:tabs>
              <w:tab w:val="right" w:leader="dot" w:pos="9350"/>
            </w:tabs>
            <w:rPr>
              <w:del w:id="2661" w:author="Sammartano, Marc (BIC USA)" w:date="2014-07-20T12:13:00Z"/>
              <w:rFonts w:eastAsiaTheme="minorEastAsia"/>
              <w:noProof/>
            </w:rPr>
          </w:pPr>
          <w:del w:id="2662" w:author="Sammartano, Marc (BIC USA)" w:date="2014-07-20T12:13:00Z">
            <w:r w:rsidRPr="00E16070" w:rsidDel="00E16070">
              <w:rPr>
                <w:noProof/>
              </w:rPr>
              <w:lastRenderedPageBreak/>
              <w:delText>Debug.show.list  &lt;listPtr_nexp&gt;</w:delText>
            </w:r>
            <w:r w:rsidDel="00E16070">
              <w:rPr>
                <w:noProof/>
                <w:webHidden/>
              </w:rPr>
              <w:tab/>
            </w:r>
            <w:r w:rsidR="007754F4" w:rsidDel="00E16070">
              <w:rPr>
                <w:noProof/>
                <w:webHidden/>
              </w:rPr>
              <w:delText>66</w:delText>
            </w:r>
          </w:del>
        </w:p>
        <w:p w:rsidR="00BF62D0" w:rsidDel="00E16070" w:rsidRDefault="00BF62D0">
          <w:pPr>
            <w:pStyle w:val="TOC2"/>
            <w:tabs>
              <w:tab w:val="right" w:leader="dot" w:pos="9350"/>
            </w:tabs>
            <w:rPr>
              <w:del w:id="2663" w:author="Sammartano, Marc (BIC USA)" w:date="2014-07-20T12:13:00Z"/>
              <w:rFonts w:eastAsiaTheme="minorEastAsia"/>
              <w:noProof/>
            </w:rPr>
          </w:pPr>
          <w:del w:id="2664" w:author="Sammartano, Marc (BIC USA)" w:date="2014-07-20T12:13:00Z">
            <w:r w:rsidRPr="00E16070" w:rsidDel="00E16070">
              <w:rPr>
                <w:noProof/>
              </w:rPr>
              <w:delText>Debug.show.stack  &lt;stackPtr_nexp&gt;</w:delText>
            </w:r>
            <w:r w:rsidDel="00E16070">
              <w:rPr>
                <w:noProof/>
                <w:webHidden/>
              </w:rPr>
              <w:tab/>
            </w:r>
            <w:r w:rsidR="007754F4" w:rsidDel="00E16070">
              <w:rPr>
                <w:noProof/>
                <w:webHidden/>
              </w:rPr>
              <w:delText>66</w:delText>
            </w:r>
          </w:del>
        </w:p>
        <w:p w:rsidR="00BF62D0" w:rsidDel="00E16070" w:rsidRDefault="00BF62D0">
          <w:pPr>
            <w:pStyle w:val="TOC2"/>
            <w:tabs>
              <w:tab w:val="right" w:leader="dot" w:pos="9350"/>
            </w:tabs>
            <w:rPr>
              <w:del w:id="2665" w:author="Sammartano, Marc (BIC USA)" w:date="2014-07-20T12:13:00Z"/>
              <w:rFonts w:eastAsiaTheme="minorEastAsia"/>
              <w:noProof/>
            </w:rPr>
          </w:pPr>
          <w:del w:id="2666" w:author="Sammartano, Marc (BIC USA)" w:date="2014-07-20T12:13:00Z">
            <w:r w:rsidRPr="00E16070" w:rsidDel="00E16070">
              <w:rPr>
                <w:noProof/>
              </w:rPr>
              <w:delText>Debug.watch var, var, …, var</w:delText>
            </w:r>
            <w:r w:rsidDel="00E16070">
              <w:rPr>
                <w:noProof/>
                <w:webHidden/>
              </w:rPr>
              <w:tab/>
            </w:r>
            <w:r w:rsidR="007754F4" w:rsidDel="00E16070">
              <w:rPr>
                <w:noProof/>
                <w:webHidden/>
              </w:rPr>
              <w:delText>66</w:delText>
            </w:r>
          </w:del>
        </w:p>
        <w:p w:rsidR="00BF62D0" w:rsidDel="00E16070" w:rsidRDefault="00BF62D0">
          <w:pPr>
            <w:pStyle w:val="TOC2"/>
            <w:tabs>
              <w:tab w:val="right" w:leader="dot" w:pos="9350"/>
            </w:tabs>
            <w:rPr>
              <w:del w:id="2667" w:author="Sammartano, Marc (BIC USA)" w:date="2014-07-20T12:13:00Z"/>
              <w:rFonts w:eastAsiaTheme="minorEastAsia"/>
              <w:noProof/>
            </w:rPr>
          </w:pPr>
          <w:del w:id="2668" w:author="Sammartano, Marc (BIC USA)" w:date="2014-07-20T12:13:00Z">
            <w:r w:rsidRPr="00E16070" w:rsidDel="00E16070">
              <w:rPr>
                <w:noProof/>
              </w:rPr>
              <w:delText>Debug.show.watch</w:delText>
            </w:r>
            <w:r w:rsidDel="00E16070">
              <w:rPr>
                <w:noProof/>
                <w:webHidden/>
              </w:rPr>
              <w:tab/>
            </w:r>
            <w:r w:rsidR="007754F4" w:rsidDel="00E16070">
              <w:rPr>
                <w:noProof/>
                <w:webHidden/>
              </w:rPr>
              <w:delText>66</w:delText>
            </w:r>
          </w:del>
        </w:p>
        <w:p w:rsidR="00BF62D0" w:rsidDel="00E16070" w:rsidRDefault="00BF62D0">
          <w:pPr>
            <w:pStyle w:val="TOC2"/>
            <w:tabs>
              <w:tab w:val="right" w:leader="dot" w:pos="9350"/>
            </w:tabs>
            <w:rPr>
              <w:del w:id="2669" w:author="Sammartano, Marc (BIC USA)" w:date="2014-07-20T12:13:00Z"/>
              <w:rFonts w:eastAsiaTheme="minorEastAsia"/>
              <w:noProof/>
            </w:rPr>
          </w:pPr>
          <w:del w:id="2670" w:author="Sammartano, Marc (BIC USA)" w:date="2014-07-20T12:13:00Z">
            <w:r w:rsidRPr="00E16070" w:rsidDel="00E16070">
              <w:rPr>
                <w:noProof/>
              </w:rPr>
              <w:delText>Debug.show.program</w:delText>
            </w:r>
            <w:r w:rsidDel="00E16070">
              <w:rPr>
                <w:noProof/>
                <w:webHidden/>
              </w:rPr>
              <w:tab/>
            </w:r>
            <w:r w:rsidR="007754F4" w:rsidDel="00E16070">
              <w:rPr>
                <w:noProof/>
                <w:webHidden/>
              </w:rPr>
              <w:delText>67</w:delText>
            </w:r>
          </w:del>
        </w:p>
        <w:p w:rsidR="00BF62D0" w:rsidDel="00E16070" w:rsidRDefault="00BF62D0">
          <w:pPr>
            <w:pStyle w:val="TOC2"/>
            <w:tabs>
              <w:tab w:val="right" w:leader="dot" w:pos="9350"/>
            </w:tabs>
            <w:rPr>
              <w:del w:id="2671" w:author="Sammartano, Marc (BIC USA)" w:date="2014-07-20T12:13:00Z"/>
              <w:rFonts w:eastAsiaTheme="minorEastAsia"/>
              <w:noProof/>
            </w:rPr>
          </w:pPr>
          <w:del w:id="2672" w:author="Sammartano, Marc (BIC USA)" w:date="2014-07-20T12:13:00Z">
            <w:r w:rsidRPr="00E16070" w:rsidDel="00E16070">
              <w:rPr>
                <w:noProof/>
              </w:rPr>
              <w:delText>Debug.show</w:delText>
            </w:r>
            <w:r w:rsidDel="00E16070">
              <w:rPr>
                <w:noProof/>
                <w:webHidden/>
              </w:rPr>
              <w:tab/>
            </w:r>
            <w:r w:rsidR="007754F4" w:rsidDel="00E16070">
              <w:rPr>
                <w:noProof/>
                <w:webHidden/>
              </w:rPr>
              <w:delText>67</w:delText>
            </w:r>
          </w:del>
        </w:p>
        <w:p w:rsidR="00BF62D0" w:rsidDel="00E16070" w:rsidRDefault="00BF62D0">
          <w:pPr>
            <w:pStyle w:val="TOC1"/>
            <w:tabs>
              <w:tab w:val="right" w:leader="dot" w:pos="9350"/>
            </w:tabs>
            <w:rPr>
              <w:del w:id="2673" w:author="Sammartano, Marc (BIC USA)" w:date="2014-07-20T12:13:00Z"/>
              <w:rFonts w:eastAsiaTheme="minorEastAsia"/>
              <w:noProof/>
            </w:rPr>
          </w:pPr>
          <w:del w:id="2674" w:author="Sammartano, Marc (BIC USA)" w:date="2014-07-20T12:13:00Z">
            <w:r w:rsidRPr="00E16070" w:rsidDel="00E16070">
              <w:rPr>
                <w:noProof/>
              </w:rPr>
              <w:delText>Console I/O</w:delText>
            </w:r>
            <w:r w:rsidDel="00E16070">
              <w:rPr>
                <w:noProof/>
                <w:webHidden/>
              </w:rPr>
              <w:tab/>
            </w:r>
            <w:r w:rsidR="007754F4" w:rsidDel="00E16070">
              <w:rPr>
                <w:noProof/>
                <w:webHidden/>
              </w:rPr>
              <w:delText>67</w:delText>
            </w:r>
          </w:del>
        </w:p>
        <w:p w:rsidR="00BF62D0" w:rsidDel="00E16070" w:rsidRDefault="00BF62D0">
          <w:pPr>
            <w:pStyle w:val="TOC2"/>
            <w:tabs>
              <w:tab w:val="right" w:leader="dot" w:pos="9350"/>
            </w:tabs>
            <w:rPr>
              <w:del w:id="2675" w:author="Sammartano, Marc (BIC USA)" w:date="2014-07-20T12:13:00Z"/>
              <w:rFonts w:eastAsiaTheme="minorEastAsia"/>
              <w:noProof/>
            </w:rPr>
          </w:pPr>
          <w:del w:id="2676" w:author="Sammartano, Marc (BIC USA)" w:date="2014-07-20T12:13:00Z">
            <w:r w:rsidRPr="00E16070" w:rsidDel="00E16070">
              <w:rPr>
                <w:noProof/>
              </w:rPr>
              <w:delText>Output Console</w:delText>
            </w:r>
            <w:r w:rsidDel="00E16070">
              <w:rPr>
                <w:noProof/>
                <w:webHidden/>
              </w:rPr>
              <w:tab/>
            </w:r>
            <w:r w:rsidR="007754F4" w:rsidDel="00E16070">
              <w:rPr>
                <w:noProof/>
                <w:webHidden/>
              </w:rPr>
              <w:delText>67</w:delText>
            </w:r>
          </w:del>
        </w:p>
        <w:p w:rsidR="00BF62D0" w:rsidDel="00E16070" w:rsidRDefault="00BF62D0">
          <w:pPr>
            <w:pStyle w:val="TOC3"/>
            <w:tabs>
              <w:tab w:val="right" w:leader="dot" w:pos="9350"/>
            </w:tabs>
            <w:rPr>
              <w:del w:id="2677" w:author="Sammartano, Marc (BIC USA)" w:date="2014-07-20T12:13:00Z"/>
              <w:rFonts w:eastAsiaTheme="minorEastAsia"/>
              <w:noProof/>
            </w:rPr>
          </w:pPr>
          <w:del w:id="2678" w:author="Sammartano, Marc (BIC USA)" w:date="2014-07-20T12:13:00Z">
            <w:r w:rsidRPr="00E16070" w:rsidDel="00E16070">
              <w:rPr>
                <w:noProof/>
              </w:rPr>
              <w:delText>Console.Title { &lt;title_sexp&gt;}</w:delText>
            </w:r>
            <w:r w:rsidDel="00E16070">
              <w:rPr>
                <w:noProof/>
                <w:webHidden/>
              </w:rPr>
              <w:tab/>
            </w:r>
            <w:r w:rsidR="007754F4" w:rsidDel="00E16070">
              <w:rPr>
                <w:noProof/>
                <w:webHidden/>
              </w:rPr>
              <w:delText>67</w:delText>
            </w:r>
          </w:del>
        </w:p>
        <w:p w:rsidR="00BF62D0" w:rsidDel="00E16070" w:rsidRDefault="00BF62D0">
          <w:pPr>
            <w:pStyle w:val="TOC3"/>
            <w:tabs>
              <w:tab w:val="right" w:leader="dot" w:pos="9350"/>
            </w:tabs>
            <w:rPr>
              <w:del w:id="2679" w:author="Sammartano, Marc (BIC USA)" w:date="2014-07-20T12:13:00Z"/>
              <w:rFonts w:eastAsiaTheme="minorEastAsia"/>
              <w:noProof/>
            </w:rPr>
          </w:pPr>
          <w:del w:id="2680" w:author="Sammartano, Marc (BIC USA)" w:date="2014-07-20T12:13:00Z">
            <w:r w:rsidRPr="00E16070" w:rsidDel="00E16070">
              <w:rPr>
                <w:noProof/>
              </w:rPr>
              <w:delText>CLS</w:delText>
            </w:r>
            <w:r w:rsidDel="00E16070">
              <w:rPr>
                <w:noProof/>
                <w:webHidden/>
              </w:rPr>
              <w:tab/>
            </w:r>
            <w:r w:rsidR="007754F4" w:rsidDel="00E16070">
              <w:rPr>
                <w:noProof/>
                <w:webHidden/>
              </w:rPr>
              <w:delText>68</w:delText>
            </w:r>
          </w:del>
        </w:p>
        <w:p w:rsidR="00BF62D0" w:rsidDel="00E16070" w:rsidRDefault="00BF62D0">
          <w:pPr>
            <w:pStyle w:val="TOC3"/>
            <w:tabs>
              <w:tab w:val="right" w:leader="dot" w:pos="9350"/>
            </w:tabs>
            <w:rPr>
              <w:del w:id="2681" w:author="Sammartano, Marc (BIC USA)" w:date="2014-07-20T12:13:00Z"/>
              <w:rFonts w:eastAsiaTheme="minorEastAsia"/>
              <w:noProof/>
            </w:rPr>
          </w:pPr>
          <w:del w:id="2682" w:author="Sammartano, Marc (BIC USA)" w:date="2014-07-20T12:13:00Z">
            <w:r w:rsidRPr="00E16070" w:rsidDel="00E16070">
              <w:rPr>
                <w:noProof/>
              </w:rPr>
              <w:delText>Print &lt;sexp&gt;|&lt;nexp&gt; {,|;} . . . . &lt;sexp&gt;|&lt;nexp&gt;{,|;}</w:delText>
            </w:r>
            <w:r w:rsidDel="00E16070">
              <w:rPr>
                <w:noProof/>
                <w:webHidden/>
              </w:rPr>
              <w:tab/>
            </w:r>
            <w:r w:rsidR="007754F4" w:rsidDel="00E16070">
              <w:rPr>
                <w:noProof/>
                <w:webHidden/>
              </w:rPr>
              <w:delText>68</w:delText>
            </w:r>
          </w:del>
        </w:p>
        <w:p w:rsidR="00BF62D0" w:rsidDel="00E16070" w:rsidRDefault="00BF62D0">
          <w:pPr>
            <w:pStyle w:val="TOC3"/>
            <w:tabs>
              <w:tab w:val="right" w:leader="dot" w:pos="9350"/>
            </w:tabs>
            <w:rPr>
              <w:del w:id="2683" w:author="Sammartano, Marc (BIC USA)" w:date="2014-07-20T12:13:00Z"/>
              <w:rFonts w:eastAsiaTheme="minorEastAsia"/>
              <w:noProof/>
            </w:rPr>
          </w:pPr>
          <w:del w:id="2684" w:author="Sammartano, Marc (BIC USA)" w:date="2014-07-20T12:13:00Z">
            <w:r w:rsidRPr="00E16070" w:rsidDel="00E16070">
              <w:rPr>
                <w:noProof/>
              </w:rPr>
              <w:delText>Print with User-Defined Functions</w:delText>
            </w:r>
            <w:r w:rsidDel="00E16070">
              <w:rPr>
                <w:noProof/>
                <w:webHidden/>
              </w:rPr>
              <w:tab/>
            </w:r>
            <w:r w:rsidR="007754F4" w:rsidDel="00E16070">
              <w:rPr>
                <w:noProof/>
                <w:webHidden/>
              </w:rPr>
              <w:delText>68</w:delText>
            </w:r>
          </w:del>
        </w:p>
        <w:p w:rsidR="00BF62D0" w:rsidDel="00E16070" w:rsidRDefault="00BF62D0">
          <w:pPr>
            <w:pStyle w:val="TOC3"/>
            <w:tabs>
              <w:tab w:val="right" w:leader="dot" w:pos="9350"/>
            </w:tabs>
            <w:rPr>
              <w:del w:id="2685" w:author="Sammartano, Marc (BIC USA)" w:date="2014-07-20T12:13:00Z"/>
              <w:rFonts w:eastAsiaTheme="minorEastAsia"/>
              <w:noProof/>
            </w:rPr>
          </w:pPr>
          <w:del w:id="2686" w:author="Sammartano, Marc (BIC USA)" w:date="2014-07-20T12:13:00Z">
            <w:r w:rsidRPr="00E16070" w:rsidDel="00E16070">
              <w:rPr>
                <w:noProof/>
              </w:rPr>
              <w:delText>Console.line.text &lt;line_nexp&gt;, &lt;text_svar&gt;</w:delText>
            </w:r>
            <w:r w:rsidDel="00E16070">
              <w:rPr>
                <w:noProof/>
                <w:webHidden/>
              </w:rPr>
              <w:tab/>
            </w:r>
            <w:r w:rsidR="007754F4" w:rsidDel="00E16070">
              <w:rPr>
                <w:noProof/>
                <w:webHidden/>
              </w:rPr>
              <w:delText>69</w:delText>
            </w:r>
          </w:del>
        </w:p>
        <w:p w:rsidR="00BF62D0" w:rsidDel="00E16070" w:rsidRDefault="00BF62D0">
          <w:pPr>
            <w:pStyle w:val="TOC3"/>
            <w:tabs>
              <w:tab w:val="right" w:leader="dot" w:pos="9350"/>
            </w:tabs>
            <w:rPr>
              <w:del w:id="2687" w:author="Sammartano, Marc (BIC USA)" w:date="2014-07-20T12:13:00Z"/>
              <w:rFonts w:eastAsiaTheme="minorEastAsia"/>
              <w:noProof/>
            </w:rPr>
          </w:pPr>
          <w:del w:id="2688" w:author="Sammartano, Marc (BIC USA)" w:date="2014-07-20T12:13:00Z">
            <w:r w:rsidRPr="00E16070" w:rsidDel="00E16070">
              <w:rPr>
                <w:noProof/>
              </w:rPr>
              <w:delText>Console.line.touched &lt;line_nvar&gt; {, &lt;press_lvar&gt;}</w:delText>
            </w:r>
            <w:r w:rsidDel="00E16070">
              <w:rPr>
                <w:noProof/>
                <w:webHidden/>
              </w:rPr>
              <w:tab/>
            </w:r>
            <w:r w:rsidR="007754F4" w:rsidDel="00E16070">
              <w:rPr>
                <w:noProof/>
                <w:webHidden/>
              </w:rPr>
              <w:delText>69</w:delText>
            </w:r>
          </w:del>
        </w:p>
        <w:p w:rsidR="00BF62D0" w:rsidDel="00E16070" w:rsidRDefault="00BF62D0">
          <w:pPr>
            <w:pStyle w:val="TOC3"/>
            <w:tabs>
              <w:tab w:val="right" w:leader="dot" w:pos="9350"/>
            </w:tabs>
            <w:rPr>
              <w:del w:id="2689" w:author="Sammartano, Marc (BIC USA)" w:date="2014-07-20T12:13:00Z"/>
              <w:rFonts w:eastAsiaTheme="minorEastAsia"/>
              <w:noProof/>
            </w:rPr>
          </w:pPr>
          <w:del w:id="2690" w:author="Sammartano, Marc (BIC USA)" w:date="2014-07-20T12:13:00Z">
            <w:r w:rsidRPr="00E16070" w:rsidDel="00E16070">
              <w:rPr>
                <w:noProof/>
              </w:rPr>
              <w:delText>Console.save &lt;filename_sexp&gt;</w:delText>
            </w:r>
            <w:r w:rsidDel="00E16070">
              <w:rPr>
                <w:noProof/>
                <w:webHidden/>
              </w:rPr>
              <w:tab/>
            </w:r>
            <w:r w:rsidR="007754F4" w:rsidDel="00E16070">
              <w:rPr>
                <w:noProof/>
                <w:webHidden/>
              </w:rPr>
              <w:delText>69</w:delText>
            </w:r>
          </w:del>
        </w:p>
        <w:p w:rsidR="00BF62D0" w:rsidDel="00E16070" w:rsidRDefault="00BF62D0">
          <w:pPr>
            <w:pStyle w:val="TOC2"/>
            <w:tabs>
              <w:tab w:val="right" w:leader="dot" w:pos="9350"/>
            </w:tabs>
            <w:rPr>
              <w:del w:id="2691" w:author="Sammartano, Marc (BIC USA)" w:date="2014-07-20T12:13:00Z"/>
              <w:rFonts w:eastAsiaTheme="minorEastAsia"/>
              <w:noProof/>
            </w:rPr>
          </w:pPr>
          <w:del w:id="2692" w:author="Sammartano, Marc (BIC USA)" w:date="2014-07-20T12:13:00Z">
            <w:r w:rsidRPr="00E16070" w:rsidDel="00E16070">
              <w:rPr>
                <w:noProof/>
              </w:rPr>
              <w:delText>User Input</w:delText>
            </w:r>
            <w:r w:rsidDel="00E16070">
              <w:rPr>
                <w:noProof/>
                <w:webHidden/>
              </w:rPr>
              <w:tab/>
            </w:r>
            <w:r w:rsidR="007754F4" w:rsidDel="00E16070">
              <w:rPr>
                <w:noProof/>
                <w:webHidden/>
              </w:rPr>
              <w:delText>69</w:delText>
            </w:r>
          </w:del>
        </w:p>
        <w:p w:rsidR="00BF62D0" w:rsidDel="00E16070" w:rsidRDefault="00BF62D0">
          <w:pPr>
            <w:pStyle w:val="TOC3"/>
            <w:tabs>
              <w:tab w:val="right" w:leader="dot" w:pos="9350"/>
            </w:tabs>
            <w:rPr>
              <w:del w:id="2693" w:author="Sammartano, Marc (BIC USA)" w:date="2014-07-20T12:13:00Z"/>
              <w:rFonts w:eastAsiaTheme="minorEastAsia"/>
              <w:noProof/>
            </w:rPr>
          </w:pPr>
          <w:del w:id="2694" w:author="Sammartano, Marc (BIC USA)" w:date="2014-07-20T12:13:00Z">
            <w:r w:rsidRPr="00E16070" w:rsidDel="00E16070">
              <w:rPr>
                <w:noProof/>
              </w:rPr>
              <w:delText>Input &lt;Prompt_sexp&gt;, &lt;nvar&gt;|&lt;svar&gt;{, &lt;Default_sexp&gt;|&lt;Default_nexp&gt;}</w:delText>
            </w:r>
            <w:r w:rsidDel="00E16070">
              <w:rPr>
                <w:noProof/>
                <w:webHidden/>
              </w:rPr>
              <w:tab/>
            </w:r>
            <w:r w:rsidR="007754F4" w:rsidDel="00E16070">
              <w:rPr>
                <w:noProof/>
                <w:webHidden/>
              </w:rPr>
              <w:delText>69</w:delText>
            </w:r>
          </w:del>
        </w:p>
        <w:p w:rsidR="00BF62D0" w:rsidDel="00E16070" w:rsidRDefault="00BF62D0">
          <w:pPr>
            <w:pStyle w:val="TOC3"/>
            <w:tabs>
              <w:tab w:val="right" w:leader="dot" w:pos="9350"/>
            </w:tabs>
            <w:rPr>
              <w:del w:id="2695" w:author="Sammartano, Marc (BIC USA)" w:date="2014-07-20T12:13:00Z"/>
              <w:rFonts w:eastAsiaTheme="minorEastAsia"/>
              <w:noProof/>
            </w:rPr>
          </w:pPr>
          <w:del w:id="2696" w:author="Sammartano, Marc (BIC USA)" w:date="2014-07-20T12:13:00Z">
            <w:r w:rsidRPr="00E16070" w:rsidDel="00E16070">
              <w:rPr>
                <w:noProof/>
              </w:rPr>
              <w:delText>Inkey$ &lt;svar&gt;</w:delText>
            </w:r>
            <w:r w:rsidDel="00E16070">
              <w:rPr>
                <w:noProof/>
                <w:webHidden/>
              </w:rPr>
              <w:tab/>
            </w:r>
            <w:r w:rsidR="007754F4" w:rsidDel="00E16070">
              <w:rPr>
                <w:noProof/>
                <w:webHidden/>
              </w:rPr>
              <w:delText>70</w:delText>
            </w:r>
          </w:del>
        </w:p>
        <w:p w:rsidR="00BF62D0" w:rsidDel="00E16070" w:rsidRDefault="00BF62D0">
          <w:pPr>
            <w:pStyle w:val="TOC3"/>
            <w:tabs>
              <w:tab w:val="right" w:leader="dot" w:pos="9350"/>
            </w:tabs>
            <w:rPr>
              <w:del w:id="2697" w:author="Sammartano, Marc (BIC USA)" w:date="2014-07-20T12:13:00Z"/>
              <w:rFonts w:eastAsiaTheme="minorEastAsia"/>
              <w:noProof/>
            </w:rPr>
          </w:pPr>
          <w:del w:id="2698" w:author="Sammartano, Marc (BIC USA)" w:date="2014-07-20T12:13:00Z">
            <w:r w:rsidRPr="00E16070" w:rsidDel="00E16070">
              <w:rPr>
                <w:rFonts w:eastAsia="Times New Roman"/>
                <w:noProof/>
              </w:rPr>
              <w:delText>Text.input &lt;svar&gt;{, { &lt;text_sexp&gt;} , &lt;title_sexp&gt; }</w:delText>
            </w:r>
            <w:r w:rsidDel="00E16070">
              <w:rPr>
                <w:noProof/>
                <w:webHidden/>
              </w:rPr>
              <w:tab/>
            </w:r>
            <w:r w:rsidR="007754F4" w:rsidDel="00E16070">
              <w:rPr>
                <w:noProof/>
                <w:webHidden/>
              </w:rPr>
              <w:delText>70</w:delText>
            </w:r>
          </w:del>
        </w:p>
        <w:p w:rsidR="00BF62D0" w:rsidDel="00E16070" w:rsidRDefault="00BF62D0">
          <w:pPr>
            <w:pStyle w:val="TOC3"/>
            <w:tabs>
              <w:tab w:val="right" w:leader="dot" w:pos="9350"/>
            </w:tabs>
            <w:rPr>
              <w:del w:id="2699" w:author="Sammartano, Marc (BIC USA)" w:date="2014-07-20T12:13:00Z"/>
              <w:rFonts w:eastAsiaTheme="minorEastAsia"/>
              <w:noProof/>
            </w:rPr>
          </w:pPr>
          <w:del w:id="2700" w:author="Sammartano, Marc (BIC USA)" w:date="2014-07-20T12:13:00Z">
            <w:r w:rsidRPr="00E16070" w:rsidDel="00E16070">
              <w:rPr>
                <w:noProof/>
              </w:rPr>
              <w:delText>TGet &lt;result_svar&gt;, &lt;prompt_sexp&gt; {,  &lt;title_sexp&gt;}</w:delText>
            </w:r>
            <w:r w:rsidDel="00E16070">
              <w:rPr>
                <w:noProof/>
                <w:webHidden/>
              </w:rPr>
              <w:tab/>
            </w:r>
            <w:r w:rsidR="007754F4" w:rsidDel="00E16070">
              <w:rPr>
                <w:noProof/>
                <w:webHidden/>
              </w:rPr>
              <w:delText>70</w:delText>
            </w:r>
          </w:del>
        </w:p>
        <w:p w:rsidR="00BF62D0" w:rsidDel="00E16070" w:rsidRDefault="00BF62D0">
          <w:pPr>
            <w:pStyle w:val="TOC2"/>
            <w:tabs>
              <w:tab w:val="right" w:leader="dot" w:pos="9350"/>
            </w:tabs>
            <w:rPr>
              <w:del w:id="2701" w:author="Sammartano, Marc (BIC USA)" w:date="2014-07-20T12:13:00Z"/>
              <w:rFonts w:eastAsiaTheme="minorEastAsia"/>
              <w:noProof/>
            </w:rPr>
          </w:pPr>
          <w:del w:id="2702" w:author="Sammartano, Marc (BIC USA)" w:date="2014-07-20T12:13:00Z">
            <w:r w:rsidRPr="00E16070" w:rsidDel="00E16070">
              <w:rPr>
                <w:noProof/>
              </w:rPr>
              <w:delText>Kb.toggle</w:delText>
            </w:r>
            <w:r w:rsidDel="00E16070">
              <w:rPr>
                <w:noProof/>
                <w:webHidden/>
              </w:rPr>
              <w:tab/>
            </w:r>
            <w:r w:rsidR="007754F4" w:rsidDel="00E16070">
              <w:rPr>
                <w:noProof/>
                <w:webHidden/>
              </w:rPr>
              <w:delText>70</w:delText>
            </w:r>
          </w:del>
        </w:p>
        <w:p w:rsidR="00BF62D0" w:rsidDel="00E16070" w:rsidRDefault="00BF62D0">
          <w:pPr>
            <w:pStyle w:val="TOC2"/>
            <w:tabs>
              <w:tab w:val="right" w:leader="dot" w:pos="9350"/>
            </w:tabs>
            <w:rPr>
              <w:del w:id="2703" w:author="Sammartano, Marc (BIC USA)" w:date="2014-07-20T12:13:00Z"/>
              <w:rFonts w:eastAsiaTheme="minorEastAsia"/>
              <w:noProof/>
            </w:rPr>
          </w:pPr>
          <w:del w:id="2704" w:author="Sammartano, Marc (BIC USA)" w:date="2014-07-20T12:13:00Z">
            <w:r w:rsidRPr="00E16070" w:rsidDel="00E16070">
              <w:rPr>
                <w:noProof/>
              </w:rPr>
              <w:delText>Kb.hide</w:delText>
            </w:r>
            <w:r w:rsidDel="00E16070">
              <w:rPr>
                <w:noProof/>
                <w:webHidden/>
              </w:rPr>
              <w:tab/>
            </w:r>
            <w:r w:rsidR="007754F4" w:rsidDel="00E16070">
              <w:rPr>
                <w:noProof/>
                <w:webHidden/>
              </w:rPr>
              <w:delText>71</w:delText>
            </w:r>
          </w:del>
        </w:p>
        <w:p w:rsidR="00BF62D0" w:rsidDel="00E16070" w:rsidRDefault="00BF62D0">
          <w:pPr>
            <w:pStyle w:val="TOC1"/>
            <w:tabs>
              <w:tab w:val="right" w:leader="dot" w:pos="9350"/>
            </w:tabs>
            <w:rPr>
              <w:del w:id="2705" w:author="Sammartano, Marc (BIC USA)" w:date="2014-07-20T12:13:00Z"/>
              <w:rFonts w:eastAsiaTheme="minorEastAsia"/>
              <w:noProof/>
            </w:rPr>
          </w:pPr>
          <w:del w:id="2706" w:author="Sammartano, Marc (BIC USA)" w:date="2014-07-20T12:13:00Z">
            <w:r w:rsidRPr="00E16070" w:rsidDel="00E16070">
              <w:rPr>
                <w:noProof/>
              </w:rPr>
              <w:delText>Working with Files</w:delText>
            </w:r>
            <w:r w:rsidDel="00E16070">
              <w:rPr>
                <w:noProof/>
                <w:webHidden/>
              </w:rPr>
              <w:tab/>
            </w:r>
            <w:r w:rsidR="007754F4" w:rsidDel="00E16070">
              <w:rPr>
                <w:noProof/>
                <w:webHidden/>
              </w:rPr>
              <w:delText>71</w:delText>
            </w:r>
          </w:del>
        </w:p>
        <w:p w:rsidR="00BF62D0" w:rsidDel="00E16070" w:rsidRDefault="00BF62D0">
          <w:pPr>
            <w:pStyle w:val="TOC2"/>
            <w:tabs>
              <w:tab w:val="right" w:leader="dot" w:pos="9350"/>
            </w:tabs>
            <w:rPr>
              <w:del w:id="2707" w:author="Sammartano, Marc (BIC USA)" w:date="2014-07-20T12:13:00Z"/>
              <w:rFonts w:eastAsiaTheme="minorEastAsia"/>
              <w:noProof/>
            </w:rPr>
          </w:pPr>
          <w:del w:id="2708" w:author="Sammartano, Marc (BIC USA)" w:date="2014-07-20T12:13:00Z">
            <w:r w:rsidRPr="00E16070" w:rsidDel="00E16070">
              <w:rPr>
                <w:noProof/>
              </w:rPr>
              <w:delText>Paths Explained</w:delText>
            </w:r>
            <w:r w:rsidDel="00E16070">
              <w:rPr>
                <w:noProof/>
                <w:webHidden/>
              </w:rPr>
              <w:tab/>
            </w:r>
            <w:r w:rsidR="007754F4" w:rsidDel="00E16070">
              <w:rPr>
                <w:noProof/>
                <w:webHidden/>
              </w:rPr>
              <w:delText>71</w:delText>
            </w:r>
          </w:del>
        </w:p>
        <w:p w:rsidR="00BF62D0" w:rsidDel="00E16070" w:rsidRDefault="00BF62D0">
          <w:pPr>
            <w:pStyle w:val="TOC2"/>
            <w:tabs>
              <w:tab w:val="right" w:leader="dot" w:pos="9350"/>
            </w:tabs>
            <w:rPr>
              <w:del w:id="2709" w:author="Sammartano, Marc (BIC USA)" w:date="2014-07-20T12:13:00Z"/>
              <w:rFonts w:eastAsiaTheme="minorEastAsia"/>
              <w:noProof/>
            </w:rPr>
          </w:pPr>
          <w:del w:id="2710" w:author="Sammartano, Marc (BIC USA)" w:date="2014-07-20T12:13:00Z">
            <w:r w:rsidRPr="00E16070" w:rsidDel="00E16070">
              <w:rPr>
                <w:noProof/>
              </w:rPr>
              <w:delText>Paths and Case-sensitivity</w:delText>
            </w:r>
            <w:r w:rsidDel="00E16070">
              <w:rPr>
                <w:noProof/>
                <w:webHidden/>
              </w:rPr>
              <w:tab/>
            </w:r>
            <w:r w:rsidR="007754F4" w:rsidDel="00E16070">
              <w:rPr>
                <w:noProof/>
                <w:webHidden/>
              </w:rPr>
              <w:delText>72</w:delText>
            </w:r>
          </w:del>
        </w:p>
        <w:p w:rsidR="00BF62D0" w:rsidDel="00E16070" w:rsidRDefault="00BF62D0">
          <w:pPr>
            <w:pStyle w:val="TOC2"/>
            <w:tabs>
              <w:tab w:val="right" w:leader="dot" w:pos="9350"/>
            </w:tabs>
            <w:rPr>
              <w:del w:id="2711" w:author="Sammartano, Marc (BIC USA)" w:date="2014-07-20T12:13:00Z"/>
              <w:rFonts w:eastAsiaTheme="minorEastAsia"/>
              <w:noProof/>
            </w:rPr>
          </w:pPr>
          <w:del w:id="2712" w:author="Sammartano, Marc (BIC USA)" w:date="2014-07-20T12:13:00Z">
            <w:r w:rsidRPr="00E16070" w:rsidDel="00E16070">
              <w:rPr>
                <w:noProof/>
              </w:rPr>
              <w:delText>File.delete &lt;lvar&gt;, &lt;path_sexp&gt;</w:delText>
            </w:r>
            <w:r w:rsidDel="00E16070">
              <w:rPr>
                <w:noProof/>
                <w:webHidden/>
              </w:rPr>
              <w:tab/>
            </w:r>
            <w:r w:rsidR="007754F4" w:rsidDel="00E16070">
              <w:rPr>
                <w:noProof/>
                <w:webHidden/>
              </w:rPr>
              <w:delText>72</w:delText>
            </w:r>
          </w:del>
        </w:p>
        <w:p w:rsidR="00BF62D0" w:rsidDel="00E16070" w:rsidRDefault="00BF62D0">
          <w:pPr>
            <w:pStyle w:val="TOC2"/>
            <w:tabs>
              <w:tab w:val="right" w:leader="dot" w:pos="9350"/>
            </w:tabs>
            <w:rPr>
              <w:del w:id="2713" w:author="Sammartano, Marc (BIC USA)" w:date="2014-07-20T12:13:00Z"/>
              <w:rFonts w:eastAsiaTheme="minorEastAsia"/>
              <w:noProof/>
            </w:rPr>
          </w:pPr>
          <w:del w:id="2714" w:author="Sammartano, Marc (BIC USA)" w:date="2014-07-20T12:13:00Z">
            <w:r w:rsidRPr="00E16070" w:rsidDel="00E16070">
              <w:rPr>
                <w:noProof/>
              </w:rPr>
              <w:delText>File.dir &lt;path_sexp&gt;, Array$[]</w:delText>
            </w:r>
            <w:r w:rsidDel="00E16070">
              <w:rPr>
                <w:noProof/>
                <w:webHidden/>
              </w:rPr>
              <w:tab/>
            </w:r>
            <w:r w:rsidR="007754F4" w:rsidDel="00E16070">
              <w:rPr>
                <w:noProof/>
                <w:webHidden/>
              </w:rPr>
              <w:delText>73</w:delText>
            </w:r>
          </w:del>
        </w:p>
        <w:p w:rsidR="00BF62D0" w:rsidDel="00E16070" w:rsidRDefault="00BF62D0">
          <w:pPr>
            <w:pStyle w:val="TOC2"/>
            <w:tabs>
              <w:tab w:val="right" w:leader="dot" w:pos="9350"/>
            </w:tabs>
            <w:rPr>
              <w:del w:id="2715" w:author="Sammartano, Marc (BIC USA)" w:date="2014-07-20T12:13:00Z"/>
              <w:rFonts w:eastAsiaTheme="minorEastAsia"/>
              <w:noProof/>
            </w:rPr>
          </w:pPr>
          <w:del w:id="2716" w:author="Sammartano, Marc (BIC USA)" w:date="2014-07-20T12:13:00Z">
            <w:r w:rsidRPr="00E16070" w:rsidDel="00E16070">
              <w:rPr>
                <w:noProof/>
              </w:rPr>
              <w:delText>File.exists &lt;lvar&gt;, &lt;path_sexp&gt;</w:delText>
            </w:r>
            <w:r w:rsidDel="00E16070">
              <w:rPr>
                <w:noProof/>
                <w:webHidden/>
              </w:rPr>
              <w:tab/>
            </w:r>
            <w:r w:rsidR="007754F4" w:rsidDel="00E16070">
              <w:rPr>
                <w:noProof/>
                <w:webHidden/>
              </w:rPr>
              <w:delText>73</w:delText>
            </w:r>
          </w:del>
        </w:p>
        <w:p w:rsidR="00BF62D0" w:rsidDel="00E16070" w:rsidRDefault="00BF62D0">
          <w:pPr>
            <w:pStyle w:val="TOC2"/>
            <w:tabs>
              <w:tab w:val="right" w:leader="dot" w:pos="9350"/>
            </w:tabs>
            <w:rPr>
              <w:del w:id="2717" w:author="Sammartano, Marc (BIC USA)" w:date="2014-07-20T12:13:00Z"/>
              <w:rFonts w:eastAsiaTheme="minorEastAsia"/>
              <w:noProof/>
            </w:rPr>
          </w:pPr>
          <w:del w:id="2718" w:author="Sammartano, Marc (BIC USA)" w:date="2014-07-20T12:13:00Z">
            <w:r w:rsidRPr="00E16070" w:rsidDel="00E16070">
              <w:rPr>
                <w:noProof/>
              </w:rPr>
              <w:delText>File.mkdir &lt;path_sexp&gt;</w:delText>
            </w:r>
            <w:r w:rsidDel="00E16070">
              <w:rPr>
                <w:noProof/>
                <w:webHidden/>
              </w:rPr>
              <w:tab/>
            </w:r>
            <w:r w:rsidR="007754F4" w:rsidDel="00E16070">
              <w:rPr>
                <w:noProof/>
                <w:webHidden/>
              </w:rPr>
              <w:delText>73</w:delText>
            </w:r>
          </w:del>
        </w:p>
        <w:p w:rsidR="00BF62D0" w:rsidDel="00E16070" w:rsidRDefault="00BF62D0">
          <w:pPr>
            <w:pStyle w:val="TOC2"/>
            <w:tabs>
              <w:tab w:val="right" w:leader="dot" w:pos="9350"/>
            </w:tabs>
            <w:rPr>
              <w:del w:id="2719" w:author="Sammartano, Marc (BIC USA)" w:date="2014-07-20T12:13:00Z"/>
              <w:rFonts w:eastAsiaTheme="minorEastAsia"/>
              <w:noProof/>
            </w:rPr>
          </w:pPr>
          <w:del w:id="2720" w:author="Sammartano, Marc (BIC USA)" w:date="2014-07-20T12:13:00Z">
            <w:r w:rsidRPr="00E16070" w:rsidDel="00E16070">
              <w:rPr>
                <w:noProof/>
              </w:rPr>
              <w:delText>File.rename &lt;Old_Path_sexp&gt;, &lt;New_Path_sexp&gt;</w:delText>
            </w:r>
            <w:r w:rsidDel="00E16070">
              <w:rPr>
                <w:noProof/>
                <w:webHidden/>
              </w:rPr>
              <w:tab/>
            </w:r>
            <w:r w:rsidR="007754F4" w:rsidDel="00E16070">
              <w:rPr>
                <w:noProof/>
                <w:webHidden/>
              </w:rPr>
              <w:delText>73</w:delText>
            </w:r>
          </w:del>
        </w:p>
        <w:p w:rsidR="00BF62D0" w:rsidDel="00E16070" w:rsidRDefault="00BF62D0">
          <w:pPr>
            <w:pStyle w:val="TOC2"/>
            <w:tabs>
              <w:tab w:val="right" w:leader="dot" w:pos="9350"/>
            </w:tabs>
            <w:rPr>
              <w:del w:id="2721" w:author="Sammartano, Marc (BIC USA)" w:date="2014-07-20T12:13:00Z"/>
              <w:rFonts w:eastAsiaTheme="minorEastAsia"/>
              <w:noProof/>
            </w:rPr>
          </w:pPr>
          <w:del w:id="2722" w:author="Sammartano, Marc (BIC USA)" w:date="2014-07-20T12:13:00Z">
            <w:r w:rsidRPr="00E16070" w:rsidDel="00E16070">
              <w:rPr>
                <w:noProof/>
              </w:rPr>
              <w:delText>File.root &lt;svar&gt;</w:delText>
            </w:r>
            <w:r w:rsidDel="00E16070">
              <w:rPr>
                <w:noProof/>
                <w:webHidden/>
              </w:rPr>
              <w:tab/>
            </w:r>
            <w:r w:rsidR="007754F4" w:rsidDel="00E16070">
              <w:rPr>
                <w:noProof/>
                <w:webHidden/>
              </w:rPr>
              <w:delText>74</w:delText>
            </w:r>
          </w:del>
        </w:p>
        <w:p w:rsidR="00BF62D0" w:rsidDel="00E16070" w:rsidRDefault="00BF62D0">
          <w:pPr>
            <w:pStyle w:val="TOC2"/>
            <w:tabs>
              <w:tab w:val="right" w:leader="dot" w:pos="9350"/>
            </w:tabs>
            <w:rPr>
              <w:del w:id="2723" w:author="Sammartano, Marc (BIC USA)" w:date="2014-07-20T12:13:00Z"/>
              <w:rFonts w:eastAsiaTheme="minorEastAsia"/>
              <w:noProof/>
            </w:rPr>
          </w:pPr>
          <w:del w:id="2724" w:author="Sammartano, Marc (BIC USA)" w:date="2014-07-20T12:13:00Z">
            <w:r w:rsidRPr="00E16070" w:rsidDel="00E16070">
              <w:rPr>
                <w:noProof/>
              </w:rPr>
              <w:delText>File.size &lt;size_nvar&gt;, &lt;path_sexp&gt;</w:delText>
            </w:r>
            <w:r w:rsidDel="00E16070">
              <w:rPr>
                <w:noProof/>
                <w:webHidden/>
              </w:rPr>
              <w:tab/>
            </w:r>
            <w:r w:rsidR="007754F4" w:rsidDel="00E16070">
              <w:rPr>
                <w:noProof/>
                <w:webHidden/>
              </w:rPr>
              <w:delText>74</w:delText>
            </w:r>
          </w:del>
        </w:p>
        <w:p w:rsidR="00BF62D0" w:rsidDel="00E16070" w:rsidRDefault="00BF62D0">
          <w:pPr>
            <w:pStyle w:val="TOC2"/>
            <w:tabs>
              <w:tab w:val="right" w:leader="dot" w:pos="9350"/>
            </w:tabs>
            <w:rPr>
              <w:del w:id="2725" w:author="Sammartano, Marc (BIC USA)" w:date="2014-07-20T12:13:00Z"/>
              <w:rFonts w:eastAsiaTheme="minorEastAsia"/>
              <w:noProof/>
            </w:rPr>
          </w:pPr>
          <w:del w:id="2726" w:author="Sammartano, Marc (BIC USA)" w:date="2014-07-20T12:13:00Z">
            <w:r w:rsidRPr="00E16070" w:rsidDel="00E16070">
              <w:rPr>
                <w:noProof/>
              </w:rPr>
              <w:lastRenderedPageBreak/>
              <w:delText>File.type &lt;type_nvar&gt;, &lt;path_sexp&gt;</w:delText>
            </w:r>
            <w:r w:rsidDel="00E16070">
              <w:rPr>
                <w:noProof/>
                <w:webHidden/>
              </w:rPr>
              <w:tab/>
            </w:r>
            <w:r w:rsidR="007754F4" w:rsidDel="00E16070">
              <w:rPr>
                <w:noProof/>
                <w:webHidden/>
              </w:rPr>
              <w:delText>74</w:delText>
            </w:r>
          </w:del>
        </w:p>
        <w:p w:rsidR="00BF62D0" w:rsidDel="00E16070" w:rsidRDefault="00BF62D0">
          <w:pPr>
            <w:pStyle w:val="TOC1"/>
            <w:tabs>
              <w:tab w:val="right" w:leader="dot" w:pos="9350"/>
            </w:tabs>
            <w:rPr>
              <w:del w:id="2727" w:author="Sammartano, Marc (BIC USA)" w:date="2014-07-20T12:13:00Z"/>
              <w:rFonts w:eastAsiaTheme="minorEastAsia"/>
              <w:noProof/>
            </w:rPr>
          </w:pPr>
          <w:del w:id="2728" w:author="Sammartano, Marc (BIC USA)" w:date="2014-07-20T12:13:00Z">
            <w:r w:rsidRPr="00E16070" w:rsidDel="00E16070">
              <w:rPr>
                <w:noProof/>
              </w:rPr>
              <w:delText>Text File I/O</w:delText>
            </w:r>
            <w:r w:rsidDel="00E16070">
              <w:rPr>
                <w:noProof/>
                <w:webHidden/>
              </w:rPr>
              <w:tab/>
            </w:r>
            <w:r w:rsidR="007754F4" w:rsidDel="00E16070">
              <w:rPr>
                <w:noProof/>
                <w:webHidden/>
              </w:rPr>
              <w:delText>74</w:delText>
            </w:r>
          </w:del>
        </w:p>
        <w:p w:rsidR="00BF62D0" w:rsidDel="00E16070" w:rsidRDefault="00BF62D0">
          <w:pPr>
            <w:pStyle w:val="TOC2"/>
            <w:tabs>
              <w:tab w:val="right" w:leader="dot" w:pos="9350"/>
            </w:tabs>
            <w:rPr>
              <w:del w:id="2729" w:author="Sammartano, Marc (BIC USA)" w:date="2014-07-20T12:13:00Z"/>
              <w:rFonts w:eastAsiaTheme="minorEastAsia"/>
              <w:noProof/>
            </w:rPr>
          </w:pPr>
          <w:del w:id="2730" w:author="Sammartano, Marc (BIC USA)" w:date="2014-07-20T12:13:00Z">
            <w:r w:rsidRPr="00E16070" w:rsidDel="00E16070">
              <w:rPr>
                <w:noProof/>
              </w:rPr>
              <w:delText>Text.open {r|w|a}, &lt;file_table_nvar&gt;, &lt;path_sexp&gt;</w:delText>
            </w:r>
            <w:r w:rsidDel="00E16070">
              <w:rPr>
                <w:noProof/>
                <w:webHidden/>
              </w:rPr>
              <w:tab/>
            </w:r>
            <w:r w:rsidR="007754F4" w:rsidDel="00E16070">
              <w:rPr>
                <w:noProof/>
                <w:webHidden/>
              </w:rPr>
              <w:delText>74</w:delText>
            </w:r>
          </w:del>
        </w:p>
        <w:p w:rsidR="00BF62D0" w:rsidDel="00E16070" w:rsidRDefault="00BF62D0">
          <w:pPr>
            <w:pStyle w:val="TOC2"/>
            <w:tabs>
              <w:tab w:val="right" w:leader="dot" w:pos="9350"/>
            </w:tabs>
            <w:rPr>
              <w:del w:id="2731" w:author="Sammartano, Marc (BIC USA)" w:date="2014-07-20T12:13:00Z"/>
              <w:rFonts w:eastAsiaTheme="minorEastAsia"/>
              <w:noProof/>
            </w:rPr>
          </w:pPr>
          <w:del w:id="2732" w:author="Sammartano, Marc (BIC USA)" w:date="2014-07-20T12:13:00Z">
            <w:r w:rsidRPr="00E16070" w:rsidDel="00E16070">
              <w:rPr>
                <w:noProof/>
              </w:rPr>
              <w:delText>Text.close &lt;file_table_nvar&gt;</w:delText>
            </w:r>
            <w:r w:rsidDel="00E16070">
              <w:rPr>
                <w:noProof/>
                <w:webHidden/>
              </w:rPr>
              <w:tab/>
            </w:r>
            <w:r w:rsidR="007754F4" w:rsidDel="00E16070">
              <w:rPr>
                <w:noProof/>
                <w:webHidden/>
              </w:rPr>
              <w:delText>75</w:delText>
            </w:r>
          </w:del>
        </w:p>
        <w:p w:rsidR="00BF62D0" w:rsidDel="00E16070" w:rsidRDefault="00BF62D0">
          <w:pPr>
            <w:pStyle w:val="TOC2"/>
            <w:tabs>
              <w:tab w:val="right" w:leader="dot" w:pos="9350"/>
            </w:tabs>
            <w:rPr>
              <w:del w:id="2733" w:author="Sammartano, Marc (BIC USA)" w:date="2014-07-20T12:13:00Z"/>
              <w:rFonts w:eastAsiaTheme="minorEastAsia"/>
              <w:noProof/>
            </w:rPr>
          </w:pPr>
          <w:del w:id="2734" w:author="Sammartano, Marc (BIC USA)" w:date="2014-07-20T12:13:00Z">
            <w:r w:rsidRPr="00E16070" w:rsidDel="00E16070">
              <w:rPr>
                <w:noProof/>
              </w:rPr>
              <w:delText>Text.readln &lt;file_table_nvar&gt;, &lt;line_svar&gt;</w:delText>
            </w:r>
            <w:r w:rsidDel="00E16070">
              <w:rPr>
                <w:noProof/>
                <w:webHidden/>
              </w:rPr>
              <w:tab/>
            </w:r>
            <w:r w:rsidR="007754F4" w:rsidDel="00E16070">
              <w:rPr>
                <w:noProof/>
                <w:webHidden/>
              </w:rPr>
              <w:delText>75</w:delText>
            </w:r>
          </w:del>
        </w:p>
        <w:p w:rsidR="00BF62D0" w:rsidDel="00E16070" w:rsidRDefault="00BF62D0">
          <w:pPr>
            <w:pStyle w:val="TOC2"/>
            <w:tabs>
              <w:tab w:val="right" w:leader="dot" w:pos="9350"/>
            </w:tabs>
            <w:rPr>
              <w:del w:id="2735" w:author="Sammartano, Marc (BIC USA)" w:date="2014-07-20T12:13:00Z"/>
              <w:rFonts w:eastAsiaTheme="minorEastAsia"/>
              <w:noProof/>
            </w:rPr>
          </w:pPr>
          <w:del w:id="2736" w:author="Sammartano, Marc (BIC USA)" w:date="2014-07-20T12:13:00Z">
            <w:r w:rsidRPr="00E16070" w:rsidDel="00E16070">
              <w:rPr>
                <w:noProof/>
              </w:rPr>
              <w:delText>Text.writeln &lt;file_table_nexp&gt;, &lt;parms same as print&gt;</w:delText>
            </w:r>
            <w:r w:rsidDel="00E16070">
              <w:rPr>
                <w:noProof/>
                <w:webHidden/>
              </w:rPr>
              <w:tab/>
            </w:r>
            <w:r w:rsidR="007754F4" w:rsidDel="00E16070">
              <w:rPr>
                <w:noProof/>
                <w:webHidden/>
              </w:rPr>
              <w:delText>75</w:delText>
            </w:r>
          </w:del>
        </w:p>
        <w:p w:rsidR="00BF62D0" w:rsidDel="00E16070" w:rsidRDefault="00BF62D0">
          <w:pPr>
            <w:pStyle w:val="TOC2"/>
            <w:tabs>
              <w:tab w:val="right" w:leader="dot" w:pos="9350"/>
            </w:tabs>
            <w:rPr>
              <w:del w:id="2737" w:author="Sammartano, Marc (BIC USA)" w:date="2014-07-20T12:13:00Z"/>
              <w:rFonts w:eastAsiaTheme="minorEastAsia"/>
              <w:noProof/>
            </w:rPr>
          </w:pPr>
          <w:del w:id="2738" w:author="Sammartano, Marc (BIC USA)" w:date="2014-07-20T12:13:00Z">
            <w:r w:rsidRPr="00E16070" w:rsidDel="00E16070">
              <w:rPr>
                <w:noProof/>
              </w:rPr>
              <w:delText>Text.position.get  &lt;file_table_nvar&gt;, &lt;position_nvar&gt;</w:delText>
            </w:r>
            <w:r w:rsidDel="00E16070">
              <w:rPr>
                <w:noProof/>
                <w:webHidden/>
              </w:rPr>
              <w:tab/>
            </w:r>
            <w:r w:rsidR="007754F4" w:rsidDel="00E16070">
              <w:rPr>
                <w:noProof/>
                <w:webHidden/>
              </w:rPr>
              <w:delText>75</w:delText>
            </w:r>
          </w:del>
        </w:p>
        <w:p w:rsidR="00BF62D0" w:rsidDel="00E16070" w:rsidRDefault="00BF62D0">
          <w:pPr>
            <w:pStyle w:val="TOC2"/>
            <w:tabs>
              <w:tab w:val="right" w:leader="dot" w:pos="9350"/>
            </w:tabs>
            <w:rPr>
              <w:del w:id="2739" w:author="Sammartano, Marc (BIC USA)" w:date="2014-07-20T12:13:00Z"/>
              <w:rFonts w:eastAsiaTheme="minorEastAsia"/>
              <w:noProof/>
            </w:rPr>
          </w:pPr>
          <w:del w:id="2740" w:author="Sammartano, Marc (BIC USA)" w:date="2014-07-20T12:13:00Z">
            <w:r w:rsidRPr="00E16070" w:rsidDel="00E16070">
              <w:rPr>
                <w:noProof/>
              </w:rPr>
              <w:delText>Text.position.set &lt;file_table_nvar&gt;, &lt;position_nexp&gt;</w:delText>
            </w:r>
            <w:r w:rsidDel="00E16070">
              <w:rPr>
                <w:noProof/>
                <w:webHidden/>
              </w:rPr>
              <w:tab/>
            </w:r>
            <w:r w:rsidR="007754F4" w:rsidDel="00E16070">
              <w:rPr>
                <w:noProof/>
                <w:webHidden/>
              </w:rPr>
              <w:delText>76</w:delText>
            </w:r>
          </w:del>
        </w:p>
        <w:p w:rsidR="00BF62D0" w:rsidDel="00E16070" w:rsidRDefault="00BF62D0">
          <w:pPr>
            <w:pStyle w:val="TOC2"/>
            <w:tabs>
              <w:tab w:val="right" w:leader="dot" w:pos="9350"/>
            </w:tabs>
            <w:rPr>
              <w:del w:id="2741" w:author="Sammartano, Marc (BIC USA)" w:date="2014-07-20T12:13:00Z"/>
              <w:rFonts w:eastAsiaTheme="minorEastAsia"/>
              <w:noProof/>
            </w:rPr>
          </w:pPr>
          <w:del w:id="2742" w:author="Sammartano, Marc (BIC USA)" w:date="2014-07-20T12:13:00Z">
            <w:r w:rsidRPr="00E16070" w:rsidDel="00E16070">
              <w:rPr>
                <w:noProof/>
              </w:rPr>
              <w:delText>GrabURL &lt;result_svar&gt;, &lt;url_sexp&gt;{, &lt;timeout_nexp&gt;}</w:delText>
            </w:r>
            <w:r w:rsidDel="00E16070">
              <w:rPr>
                <w:noProof/>
                <w:webHidden/>
              </w:rPr>
              <w:tab/>
            </w:r>
            <w:r w:rsidR="007754F4" w:rsidDel="00E16070">
              <w:rPr>
                <w:noProof/>
                <w:webHidden/>
              </w:rPr>
              <w:delText>76</w:delText>
            </w:r>
          </w:del>
        </w:p>
        <w:p w:rsidR="00BF62D0" w:rsidDel="00E16070" w:rsidRDefault="00BF62D0">
          <w:pPr>
            <w:pStyle w:val="TOC2"/>
            <w:tabs>
              <w:tab w:val="right" w:leader="dot" w:pos="9350"/>
            </w:tabs>
            <w:rPr>
              <w:del w:id="2743" w:author="Sammartano, Marc (BIC USA)" w:date="2014-07-20T12:13:00Z"/>
              <w:rFonts w:eastAsiaTheme="minorEastAsia"/>
              <w:noProof/>
            </w:rPr>
          </w:pPr>
          <w:del w:id="2744" w:author="Sammartano, Marc (BIC USA)" w:date="2014-07-20T12:13:00Z">
            <w:r w:rsidRPr="00E16070" w:rsidDel="00E16070">
              <w:rPr>
                <w:noProof/>
              </w:rPr>
              <w:delText>GrabFile &lt;result_svar&gt;, &lt;path_sexp&gt;{, &lt;unicode_flag_lexp&gt;}</w:delText>
            </w:r>
            <w:r w:rsidDel="00E16070">
              <w:rPr>
                <w:noProof/>
                <w:webHidden/>
              </w:rPr>
              <w:tab/>
            </w:r>
            <w:r w:rsidR="007754F4" w:rsidDel="00E16070">
              <w:rPr>
                <w:noProof/>
                <w:webHidden/>
              </w:rPr>
              <w:delText>76</w:delText>
            </w:r>
          </w:del>
        </w:p>
        <w:p w:rsidR="00BF62D0" w:rsidDel="00E16070" w:rsidRDefault="00BF62D0">
          <w:pPr>
            <w:pStyle w:val="TOC1"/>
            <w:tabs>
              <w:tab w:val="right" w:leader="dot" w:pos="9350"/>
            </w:tabs>
            <w:rPr>
              <w:del w:id="2745" w:author="Sammartano, Marc (BIC USA)" w:date="2014-07-20T12:13:00Z"/>
              <w:rFonts w:eastAsiaTheme="minorEastAsia"/>
              <w:noProof/>
            </w:rPr>
          </w:pPr>
          <w:del w:id="2746" w:author="Sammartano, Marc (BIC USA)" w:date="2014-07-20T12:13:00Z">
            <w:r w:rsidRPr="00E16070" w:rsidDel="00E16070">
              <w:rPr>
                <w:noProof/>
              </w:rPr>
              <w:delText>Byte File I/O</w:delText>
            </w:r>
            <w:r w:rsidDel="00E16070">
              <w:rPr>
                <w:noProof/>
                <w:webHidden/>
              </w:rPr>
              <w:tab/>
            </w:r>
            <w:r w:rsidR="007754F4" w:rsidDel="00E16070">
              <w:rPr>
                <w:noProof/>
                <w:webHidden/>
              </w:rPr>
              <w:delText>76</w:delText>
            </w:r>
          </w:del>
        </w:p>
        <w:p w:rsidR="00BF62D0" w:rsidDel="00E16070" w:rsidRDefault="00BF62D0">
          <w:pPr>
            <w:pStyle w:val="TOC2"/>
            <w:tabs>
              <w:tab w:val="right" w:leader="dot" w:pos="9350"/>
            </w:tabs>
            <w:rPr>
              <w:del w:id="2747" w:author="Sammartano, Marc (BIC USA)" w:date="2014-07-20T12:13:00Z"/>
              <w:rFonts w:eastAsiaTheme="minorEastAsia"/>
              <w:noProof/>
            </w:rPr>
          </w:pPr>
          <w:del w:id="2748" w:author="Sammartano, Marc (BIC USA)" w:date="2014-07-20T12:13:00Z">
            <w:r w:rsidRPr="00E16070" w:rsidDel="00E16070">
              <w:rPr>
                <w:noProof/>
              </w:rPr>
              <w:delText>Byte.open {r|w|a}, &lt;file_table_nvar&gt;, &lt;path_sexp&gt;</w:delText>
            </w:r>
            <w:r w:rsidDel="00E16070">
              <w:rPr>
                <w:noProof/>
                <w:webHidden/>
              </w:rPr>
              <w:tab/>
            </w:r>
            <w:r w:rsidR="007754F4" w:rsidDel="00E16070">
              <w:rPr>
                <w:noProof/>
                <w:webHidden/>
              </w:rPr>
              <w:delText>76</w:delText>
            </w:r>
          </w:del>
        </w:p>
        <w:p w:rsidR="00BF62D0" w:rsidDel="00E16070" w:rsidRDefault="00BF62D0">
          <w:pPr>
            <w:pStyle w:val="TOC2"/>
            <w:tabs>
              <w:tab w:val="right" w:leader="dot" w:pos="9350"/>
            </w:tabs>
            <w:rPr>
              <w:del w:id="2749" w:author="Sammartano, Marc (BIC USA)" w:date="2014-07-20T12:13:00Z"/>
              <w:rFonts w:eastAsiaTheme="minorEastAsia"/>
              <w:noProof/>
            </w:rPr>
          </w:pPr>
          <w:del w:id="2750" w:author="Sammartano, Marc (BIC USA)" w:date="2014-07-20T12:13:00Z">
            <w:r w:rsidRPr="00E16070" w:rsidDel="00E16070">
              <w:rPr>
                <w:noProof/>
              </w:rPr>
              <w:delText>Byte.close &lt;file_table_nvar&gt;</w:delText>
            </w:r>
            <w:r w:rsidDel="00E16070">
              <w:rPr>
                <w:noProof/>
                <w:webHidden/>
              </w:rPr>
              <w:tab/>
            </w:r>
            <w:r w:rsidR="007754F4" w:rsidDel="00E16070">
              <w:rPr>
                <w:noProof/>
                <w:webHidden/>
              </w:rPr>
              <w:delText>77</w:delText>
            </w:r>
          </w:del>
        </w:p>
        <w:p w:rsidR="00BF62D0" w:rsidDel="00E16070" w:rsidRDefault="00BF62D0">
          <w:pPr>
            <w:pStyle w:val="TOC2"/>
            <w:tabs>
              <w:tab w:val="right" w:leader="dot" w:pos="9350"/>
            </w:tabs>
            <w:rPr>
              <w:del w:id="2751" w:author="Sammartano, Marc (BIC USA)" w:date="2014-07-20T12:13:00Z"/>
              <w:rFonts w:eastAsiaTheme="minorEastAsia"/>
              <w:noProof/>
            </w:rPr>
          </w:pPr>
          <w:del w:id="2752" w:author="Sammartano, Marc (BIC USA)" w:date="2014-07-20T12:13:00Z">
            <w:r w:rsidRPr="00E16070" w:rsidDel="00E16070">
              <w:rPr>
                <w:noProof/>
              </w:rPr>
              <w:delText>Byte.read.byte &lt;file_table_nvar&gt;, &lt;byte_nvar&gt;</w:delText>
            </w:r>
            <w:r w:rsidDel="00E16070">
              <w:rPr>
                <w:noProof/>
                <w:webHidden/>
              </w:rPr>
              <w:tab/>
            </w:r>
            <w:r w:rsidR="007754F4" w:rsidDel="00E16070">
              <w:rPr>
                <w:noProof/>
                <w:webHidden/>
              </w:rPr>
              <w:delText>77</w:delText>
            </w:r>
          </w:del>
        </w:p>
        <w:p w:rsidR="00BF62D0" w:rsidDel="00E16070" w:rsidRDefault="00BF62D0">
          <w:pPr>
            <w:pStyle w:val="TOC2"/>
            <w:tabs>
              <w:tab w:val="right" w:leader="dot" w:pos="9350"/>
            </w:tabs>
            <w:rPr>
              <w:del w:id="2753" w:author="Sammartano, Marc (BIC USA)" w:date="2014-07-20T12:13:00Z"/>
              <w:rFonts w:eastAsiaTheme="minorEastAsia"/>
              <w:noProof/>
            </w:rPr>
          </w:pPr>
          <w:del w:id="2754" w:author="Sammartano, Marc (BIC USA)" w:date="2014-07-20T12:13:00Z">
            <w:r w:rsidRPr="00E16070" w:rsidDel="00E16070">
              <w:rPr>
                <w:noProof/>
              </w:rPr>
              <w:delText>Byte.write.byte &lt;file_table_nvar&gt;, &lt;byte_nexp&gt;|&lt;sexp&gt;</w:delText>
            </w:r>
            <w:r w:rsidDel="00E16070">
              <w:rPr>
                <w:noProof/>
                <w:webHidden/>
              </w:rPr>
              <w:tab/>
            </w:r>
            <w:r w:rsidR="007754F4" w:rsidDel="00E16070">
              <w:rPr>
                <w:noProof/>
                <w:webHidden/>
              </w:rPr>
              <w:delText>77</w:delText>
            </w:r>
          </w:del>
        </w:p>
        <w:p w:rsidR="00BF62D0" w:rsidDel="00E16070" w:rsidRDefault="00BF62D0">
          <w:pPr>
            <w:pStyle w:val="TOC2"/>
            <w:tabs>
              <w:tab w:val="right" w:leader="dot" w:pos="9350"/>
            </w:tabs>
            <w:rPr>
              <w:del w:id="2755" w:author="Sammartano, Marc (BIC USA)" w:date="2014-07-20T12:13:00Z"/>
              <w:rFonts w:eastAsiaTheme="minorEastAsia"/>
              <w:noProof/>
            </w:rPr>
          </w:pPr>
          <w:del w:id="2756" w:author="Sammartano, Marc (BIC USA)" w:date="2014-07-20T12:13:00Z">
            <w:r w:rsidRPr="00E16070" w:rsidDel="00E16070">
              <w:rPr>
                <w:noProof/>
              </w:rPr>
              <w:delText>Byte.read.buffer &lt;file_table_nvar&gt;, &lt;count_nexp&gt;, &lt;buffer_svar&gt;</w:delText>
            </w:r>
            <w:r w:rsidDel="00E16070">
              <w:rPr>
                <w:noProof/>
                <w:webHidden/>
              </w:rPr>
              <w:tab/>
            </w:r>
            <w:r w:rsidR="007754F4" w:rsidDel="00E16070">
              <w:rPr>
                <w:noProof/>
                <w:webHidden/>
              </w:rPr>
              <w:delText>77</w:delText>
            </w:r>
          </w:del>
        </w:p>
        <w:p w:rsidR="00BF62D0" w:rsidDel="00E16070" w:rsidRDefault="00BF62D0">
          <w:pPr>
            <w:pStyle w:val="TOC2"/>
            <w:tabs>
              <w:tab w:val="right" w:leader="dot" w:pos="9350"/>
            </w:tabs>
            <w:rPr>
              <w:del w:id="2757" w:author="Sammartano, Marc (BIC USA)" w:date="2014-07-20T12:13:00Z"/>
              <w:rFonts w:eastAsiaTheme="minorEastAsia"/>
              <w:noProof/>
            </w:rPr>
          </w:pPr>
          <w:del w:id="2758" w:author="Sammartano, Marc (BIC USA)" w:date="2014-07-20T12:13:00Z">
            <w:r w:rsidRPr="00E16070" w:rsidDel="00E16070">
              <w:rPr>
                <w:noProof/>
              </w:rPr>
              <w:delText>Byte.write.buffer &lt;file_table_nvar&gt;, &lt;sexp&gt;</w:delText>
            </w:r>
            <w:r w:rsidDel="00E16070">
              <w:rPr>
                <w:noProof/>
                <w:webHidden/>
              </w:rPr>
              <w:tab/>
            </w:r>
            <w:r w:rsidR="007754F4" w:rsidDel="00E16070">
              <w:rPr>
                <w:noProof/>
                <w:webHidden/>
              </w:rPr>
              <w:delText>77</w:delText>
            </w:r>
          </w:del>
        </w:p>
        <w:p w:rsidR="00BF62D0" w:rsidDel="00E16070" w:rsidRDefault="00BF62D0">
          <w:pPr>
            <w:pStyle w:val="TOC2"/>
            <w:tabs>
              <w:tab w:val="right" w:leader="dot" w:pos="9350"/>
            </w:tabs>
            <w:rPr>
              <w:del w:id="2759" w:author="Sammartano, Marc (BIC USA)" w:date="2014-07-20T12:13:00Z"/>
              <w:rFonts w:eastAsiaTheme="minorEastAsia"/>
              <w:noProof/>
            </w:rPr>
          </w:pPr>
          <w:del w:id="2760" w:author="Sammartano, Marc (BIC USA)" w:date="2014-07-20T12:13:00Z">
            <w:r w:rsidRPr="00E16070" w:rsidDel="00E16070">
              <w:rPr>
                <w:noProof/>
              </w:rPr>
              <w:delText>Byte.position.get  &lt;file_table_nvar&gt;, &lt;position_nvar&gt;</w:delText>
            </w:r>
            <w:r w:rsidDel="00E16070">
              <w:rPr>
                <w:noProof/>
                <w:webHidden/>
              </w:rPr>
              <w:tab/>
            </w:r>
            <w:r w:rsidR="007754F4" w:rsidDel="00E16070">
              <w:rPr>
                <w:noProof/>
                <w:webHidden/>
              </w:rPr>
              <w:delText>78</w:delText>
            </w:r>
          </w:del>
        </w:p>
        <w:p w:rsidR="00BF62D0" w:rsidDel="00E16070" w:rsidRDefault="00BF62D0">
          <w:pPr>
            <w:pStyle w:val="TOC2"/>
            <w:tabs>
              <w:tab w:val="right" w:leader="dot" w:pos="9350"/>
            </w:tabs>
            <w:rPr>
              <w:del w:id="2761" w:author="Sammartano, Marc (BIC USA)" w:date="2014-07-20T12:13:00Z"/>
              <w:rFonts w:eastAsiaTheme="minorEastAsia"/>
              <w:noProof/>
            </w:rPr>
          </w:pPr>
          <w:del w:id="2762" w:author="Sammartano, Marc (BIC USA)" w:date="2014-07-20T12:13:00Z">
            <w:r w:rsidRPr="00E16070" w:rsidDel="00E16070">
              <w:rPr>
                <w:noProof/>
              </w:rPr>
              <w:delText>Byte.position.set &lt;file_table_nvar&gt;, &lt;position_nexp&gt;</w:delText>
            </w:r>
            <w:r w:rsidDel="00E16070">
              <w:rPr>
                <w:noProof/>
                <w:webHidden/>
              </w:rPr>
              <w:tab/>
            </w:r>
            <w:r w:rsidR="007754F4" w:rsidDel="00E16070">
              <w:rPr>
                <w:noProof/>
                <w:webHidden/>
              </w:rPr>
              <w:delText>78</w:delText>
            </w:r>
          </w:del>
        </w:p>
        <w:p w:rsidR="00BF62D0" w:rsidDel="00E16070" w:rsidRDefault="00BF62D0">
          <w:pPr>
            <w:pStyle w:val="TOC2"/>
            <w:tabs>
              <w:tab w:val="right" w:leader="dot" w:pos="9350"/>
            </w:tabs>
            <w:rPr>
              <w:del w:id="2763" w:author="Sammartano, Marc (BIC USA)" w:date="2014-07-20T12:13:00Z"/>
              <w:rFonts w:eastAsiaTheme="minorEastAsia"/>
              <w:noProof/>
            </w:rPr>
          </w:pPr>
          <w:del w:id="2764" w:author="Sammartano, Marc (BIC USA)" w:date="2014-07-20T12:13:00Z">
            <w:r w:rsidRPr="00E16070" w:rsidDel="00E16070">
              <w:rPr>
                <w:noProof/>
              </w:rPr>
              <w:delText>Byte.copy &lt;file_table_nvar&gt;,&lt;output_file_svar&gt;</w:delText>
            </w:r>
            <w:r w:rsidDel="00E16070">
              <w:rPr>
                <w:noProof/>
                <w:webHidden/>
              </w:rPr>
              <w:tab/>
            </w:r>
            <w:r w:rsidR="007754F4" w:rsidDel="00E16070">
              <w:rPr>
                <w:noProof/>
                <w:webHidden/>
              </w:rPr>
              <w:delText>78</w:delText>
            </w:r>
          </w:del>
        </w:p>
        <w:p w:rsidR="00BF62D0" w:rsidDel="00E16070" w:rsidRDefault="00BF62D0">
          <w:pPr>
            <w:pStyle w:val="TOC1"/>
            <w:tabs>
              <w:tab w:val="right" w:leader="dot" w:pos="9350"/>
            </w:tabs>
            <w:rPr>
              <w:del w:id="2765" w:author="Sammartano, Marc (BIC USA)" w:date="2014-07-20T12:13:00Z"/>
              <w:rFonts w:eastAsiaTheme="minorEastAsia"/>
              <w:noProof/>
            </w:rPr>
          </w:pPr>
          <w:del w:id="2766" w:author="Sammartano, Marc (BIC USA)" w:date="2014-07-20T12:13:00Z">
            <w:r w:rsidRPr="00E16070" w:rsidDel="00E16070">
              <w:rPr>
                <w:noProof/>
              </w:rPr>
              <w:delText>HTML</w:delText>
            </w:r>
            <w:r w:rsidDel="00E16070">
              <w:rPr>
                <w:noProof/>
                <w:webHidden/>
              </w:rPr>
              <w:tab/>
            </w:r>
            <w:r w:rsidR="007754F4" w:rsidDel="00E16070">
              <w:rPr>
                <w:noProof/>
                <w:webHidden/>
              </w:rPr>
              <w:delText>78</w:delText>
            </w:r>
          </w:del>
        </w:p>
        <w:p w:rsidR="00BF62D0" w:rsidDel="00E16070" w:rsidRDefault="00BF62D0">
          <w:pPr>
            <w:pStyle w:val="TOC2"/>
            <w:tabs>
              <w:tab w:val="right" w:leader="dot" w:pos="9350"/>
            </w:tabs>
            <w:rPr>
              <w:del w:id="2767" w:author="Sammartano, Marc (BIC USA)" w:date="2014-07-20T12:13:00Z"/>
              <w:rFonts w:eastAsiaTheme="minorEastAsia"/>
              <w:noProof/>
            </w:rPr>
          </w:pPr>
          <w:del w:id="2768" w:author="Sammartano, Marc (BIC USA)" w:date="2014-07-20T12:13:00Z">
            <w:r w:rsidRPr="00E16070" w:rsidDel="00E16070">
              <w:rPr>
                <w:noProof/>
              </w:rPr>
              <w:delText>Introduction</w:delText>
            </w:r>
            <w:r w:rsidDel="00E16070">
              <w:rPr>
                <w:noProof/>
                <w:webHidden/>
              </w:rPr>
              <w:tab/>
            </w:r>
            <w:r w:rsidR="007754F4" w:rsidDel="00E16070">
              <w:rPr>
                <w:noProof/>
                <w:webHidden/>
              </w:rPr>
              <w:delText>78</w:delText>
            </w:r>
          </w:del>
        </w:p>
        <w:p w:rsidR="00BF62D0" w:rsidDel="00E16070" w:rsidRDefault="00BF62D0">
          <w:pPr>
            <w:pStyle w:val="TOC2"/>
            <w:tabs>
              <w:tab w:val="right" w:leader="dot" w:pos="9350"/>
            </w:tabs>
            <w:rPr>
              <w:del w:id="2769" w:author="Sammartano, Marc (BIC USA)" w:date="2014-07-20T12:13:00Z"/>
              <w:rFonts w:eastAsiaTheme="minorEastAsia"/>
              <w:noProof/>
            </w:rPr>
          </w:pPr>
          <w:del w:id="2770" w:author="Sammartano, Marc (BIC USA)" w:date="2014-07-20T12:13:00Z">
            <w:r w:rsidRPr="00E16070" w:rsidDel="00E16070">
              <w:rPr>
                <w:noProof/>
              </w:rPr>
              <w:delText>Commands</w:delText>
            </w:r>
            <w:r w:rsidDel="00E16070">
              <w:rPr>
                <w:noProof/>
                <w:webHidden/>
              </w:rPr>
              <w:tab/>
            </w:r>
            <w:r w:rsidR="007754F4" w:rsidDel="00E16070">
              <w:rPr>
                <w:noProof/>
                <w:webHidden/>
              </w:rPr>
              <w:delText>79</w:delText>
            </w:r>
          </w:del>
        </w:p>
        <w:p w:rsidR="00BF62D0" w:rsidDel="00E16070" w:rsidRDefault="00BF62D0">
          <w:pPr>
            <w:pStyle w:val="TOC3"/>
            <w:tabs>
              <w:tab w:val="right" w:leader="dot" w:pos="9350"/>
            </w:tabs>
            <w:rPr>
              <w:del w:id="2771" w:author="Sammartano, Marc (BIC USA)" w:date="2014-07-20T12:13:00Z"/>
              <w:rFonts w:eastAsiaTheme="minorEastAsia"/>
              <w:noProof/>
            </w:rPr>
          </w:pPr>
          <w:del w:id="2772" w:author="Sammartano, Marc (BIC USA)" w:date="2014-07-20T12:13:00Z">
            <w:r w:rsidRPr="00E16070" w:rsidDel="00E16070">
              <w:rPr>
                <w:noProof/>
              </w:rPr>
              <w:delText>Html.open {&lt;show_status_bar_nexp&gt;}</w:delText>
            </w:r>
            <w:r w:rsidDel="00E16070">
              <w:rPr>
                <w:noProof/>
                <w:webHidden/>
              </w:rPr>
              <w:tab/>
            </w:r>
            <w:r w:rsidR="007754F4" w:rsidDel="00E16070">
              <w:rPr>
                <w:noProof/>
                <w:webHidden/>
              </w:rPr>
              <w:delText>79</w:delText>
            </w:r>
          </w:del>
        </w:p>
        <w:p w:rsidR="00BF62D0" w:rsidDel="00E16070" w:rsidRDefault="00BF62D0">
          <w:pPr>
            <w:pStyle w:val="TOC3"/>
            <w:tabs>
              <w:tab w:val="right" w:leader="dot" w:pos="9350"/>
            </w:tabs>
            <w:rPr>
              <w:del w:id="2773" w:author="Sammartano, Marc (BIC USA)" w:date="2014-07-20T12:13:00Z"/>
              <w:rFonts w:eastAsiaTheme="minorEastAsia"/>
              <w:noProof/>
            </w:rPr>
          </w:pPr>
          <w:del w:id="2774" w:author="Sammartano, Marc (BIC USA)" w:date="2014-07-20T12:13:00Z">
            <w:r w:rsidRPr="00E16070" w:rsidDel="00E16070">
              <w:rPr>
                <w:noProof/>
              </w:rPr>
              <w:delText>Html.load.url &lt;file_sexp&gt;</w:delText>
            </w:r>
            <w:r w:rsidDel="00E16070">
              <w:rPr>
                <w:noProof/>
                <w:webHidden/>
              </w:rPr>
              <w:tab/>
            </w:r>
            <w:r w:rsidR="007754F4" w:rsidDel="00E16070">
              <w:rPr>
                <w:noProof/>
                <w:webHidden/>
              </w:rPr>
              <w:delText>79</w:delText>
            </w:r>
          </w:del>
        </w:p>
        <w:p w:rsidR="00BF62D0" w:rsidDel="00E16070" w:rsidRDefault="00BF62D0">
          <w:pPr>
            <w:pStyle w:val="TOC3"/>
            <w:tabs>
              <w:tab w:val="right" w:leader="dot" w:pos="9350"/>
            </w:tabs>
            <w:rPr>
              <w:del w:id="2775" w:author="Sammartano, Marc (BIC USA)" w:date="2014-07-20T12:13:00Z"/>
              <w:rFonts w:eastAsiaTheme="minorEastAsia"/>
              <w:noProof/>
            </w:rPr>
          </w:pPr>
          <w:del w:id="2776" w:author="Sammartano, Marc (BIC USA)" w:date="2014-07-20T12:13:00Z">
            <w:r w:rsidRPr="00E16070" w:rsidDel="00E16070">
              <w:rPr>
                <w:noProof/>
              </w:rPr>
              <w:delText>Html.load.string &lt;html_sexp&gt;</w:delText>
            </w:r>
            <w:r w:rsidDel="00E16070">
              <w:rPr>
                <w:noProof/>
                <w:webHidden/>
              </w:rPr>
              <w:tab/>
            </w:r>
            <w:r w:rsidR="007754F4" w:rsidDel="00E16070">
              <w:rPr>
                <w:noProof/>
                <w:webHidden/>
              </w:rPr>
              <w:delText>79</w:delText>
            </w:r>
          </w:del>
        </w:p>
        <w:p w:rsidR="00BF62D0" w:rsidDel="00E16070" w:rsidRDefault="00BF62D0">
          <w:pPr>
            <w:pStyle w:val="TOC3"/>
            <w:tabs>
              <w:tab w:val="right" w:leader="dot" w:pos="9350"/>
            </w:tabs>
            <w:rPr>
              <w:del w:id="2777" w:author="Sammartano, Marc (BIC USA)" w:date="2014-07-20T12:13:00Z"/>
              <w:rFonts w:eastAsiaTheme="minorEastAsia"/>
              <w:noProof/>
            </w:rPr>
          </w:pPr>
          <w:del w:id="2778" w:author="Sammartano, Marc (BIC USA)" w:date="2014-07-20T12:13:00Z">
            <w:r w:rsidRPr="00E16070" w:rsidDel="00E16070">
              <w:rPr>
                <w:noProof/>
              </w:rPr>
              <w:delText>Html.post &lt;url_sexp&gt;, &lt;list_nexp&gt;</w:delText>
            </w:r>
            <w:r w:rsidDel="00E16070">
              <w:rPr>
                <w:noProof/>
                <w:webHidden/>
              </w:rPr>
              <w:tab/>
            </w:r>
            <w:r w:rsidR="007754F4" w:rsidDel="00E16070">
              <w:rPr>
                <w:noProof/>
                <w:webHidden/>
              </w:rPr>
              <w:delText>79</w:delText>
            </w:r>
          </w:del>
        </w:p>
        <w:p w:rsidR="00BF62D0" w:rsidDel="00E16070" w:rsidRDefault="00BF62D0">
          <w:pPr>
            <w:pStyle w:val="TOC3"/>
            <w:tabs>
              <w:tab w:val="right" w:leader="dot" w:pos="9350"/>
            </w:tabs>
            <w:rPr>
              <w:del w:id="2779" w:author="Sammartano, Marc (BIC USA)" w:date="2014-07-20T12:13:00Z"/>
              <w:rFonts w:eastAsiaTheme="minorEastAsia"/>
              <w:noProof/>
            </w:rPr>
          </w:pPr>
          <w:del w:id="2780" w:author="Sammartano, Marc (BIC USA)" w:date="2014-07-20T12:13:00Z">
            <w:r w:rsidRPr="00E16070" w:rsidDel="00E16070">
              <w:rPr>
                <w:noProof/>
              </w:rPr>
              <w:delText>Html.get.datalink &lt;data_svar&gt;</w:delText>
            </w:r>
            <w:r w:rsidDel="00E16070">
              <w:rPr>
                <w:noProof/>
                <w:webHidden/>
              </w:rPr>
              <w:tab/>
            </w:r>
            <w:r w:rsidR="007754F4" w:rsidDel="00E16070">
              <w:rPr>
                <w:noProof/>
                <w:webHidden/>
              </w:rPr>
              <w:delText>80</w:delText>
            </w:r>
          </w:del>
        </w:p>
        <w:p w:rsidR="00BF62D0" w:rsidDel="00E16070" w:rsidRDefault="00BF62D0">
          <w:pPr>
            <w:pStyle w:val="TOC3"/>
            <w:tabs>
              <w:tab w:val="right" w:leader="dot" w:pos="9350"/>
            </w:tabs>
            <w:rPr>
              <w:del w:id="2781" w:author="Sammartano, Marc (BIC USA)" w:date="2014-07-20T12:13:00Z"/>
              <w:rFonts w:eastAsiaTheme="minorEastAsia"/>
              <w:noProof/>
            </w:rPr>
          </w:pPr>
          <w:del w:id="2782" w:author="Sammartano, Marc (BIC USA)" w:date="2014-07-20T12:13:00Z">
            <w:r w:rsidRPr="00E16070" w:rsidDel="00E16070">
              <w:rPr>
                <w:noProof/>
              </w:rPr>
              <w:delText>Html.go.back</w:delText>
            </w:r>
            <w:r w:rsidDel="00E16070">
              <w:rPr>
                <w:noProof/>
                <w:webHidden/>
              </w:rPr>
              <w:tab/>
            </w:r>
            <w:r w:rsidR="007754F4" w:rsidDel="00E16070">
              <w:rPr>
                <w:noProof/>
                <w:webHidden/>
              </w:rPr>
              <w:delText>81</w:delText>
            </w:r>
          </w:del>
        </w:p>
        <w:p w:rsidR="00BF62D0" w:rsidDel="00E16070" w:rsidRDefault="00BF62D0">
          <w:pPr>
            <w:pStyle w:val="TOC3"/>
            <w:tabs>
              <w:tab w:val="right" w:leader="dot" w:pos="9350"/>
            </w:tabs>
            <w:rPr>
              <w:del w:id="2783" w:author="Sammartano, Marc (BIC USA)" w:date="2014-07-20T12:13:00Z"/>
              <w:rFonts w:eastAsiaTheme="minorEastAsia"/>
              <w:noProof/>
            </w:rPr>
          </w:pPr>
          <w:del w:id="2784" w:author="Sammartano, Marc (BIC USA)" w:date="2014-07-20T12:13:00Z">
            <w:r w:rsidRPr="00E16070" w:rsidDel="00E16070">
              <w:rPr>
                <w:noProof/>
              </w:rPr>
              <w:delText>Html.go.forward</w:delText>
            </w:r>
            <w:r w:rsidDel="00E16070">
              <w:rPr>
                <w:noProof/>
                <w:webHidden/>
              </w:rPr>
              <w:tab/>
            </w:r>
            <w:r w:rsidR="007754F4" w:rsidDel="00E16070">
              <w:rPr>
                <w:noProof/>
                <w:webHidden/>
              </w:rPr>
              <w:delText>81</w:delText>
            </w:r>
          </w:del>
        </w:p>
        <w:p w:rsidR="00BF62D0" w:rsidDel="00E16070" w:rsidRDefault="00BF62D0">
          <w:pPr>
            <w:pStyle w:val="TOC3"/>
            <w:tabs>
              <w:tab w:val="right" w:leader="dot" w:pos="9350"/>
            </w:tabs>
            <w:rPr>
              <w:del w:id="2785" w:author="Sammartano, Marc (BIC USA)" w:date="2014-07-20T12:13:00Z"/>
              <w:rFonts w:eastAsiaTheme="minorEastAsia"/>
              <w:noProof/>
            </w:rPr>
          </w:pPr>
          <w:del w:id="2786" w:author="Sammartano, Marc (BIC USA)" w:date="2014-07-20T12:13:00Z">
            <w:r w:rsidRPr="00E16070" w:rsidDel="00E16070">
              <w:rPr>
                <w:noProof/>
              </w:rPr>
              <w:delText>Html.close</w:delText>
            </w:r>
            <w:r w:rsidDel="00E16070">
              <w:rPr>
                <w:noProof/>
                <w:webHidden/>
              </w:rPr>
              <w:tab/>
            </w:r>
            <w:r w:rsidR="007754F4" w:rsidDel="00E16070">
              <w:rPr>
                <w:noProof/>
                <w:webHidden/>
              </w:rPr>
              <w:delText>81</w:delText>
            </w:r>
          </w:del>
        </w:p>
        <w:p w:rsidR="00BF62D0" w:rsidDel="00E16070" w:rsidRDefault="00BF62D0">
          <w:pPr>
            <w:pStyle w:val="TOC3"/>
            <w:tabs>
              <w:tab w:val="right" w:leader="dot" w:pos="9350"/>
            </w:tabs>
            <w:rPr>
              <w:del w:id="2787" w:author="Sammartano, Marc (BIC USA)" w:date="2014-07-20T12:13:00Z"/>
              <w:rFonts w:eastAsiaTheme="minorEastAsia"/>
              <w:noProof/>
            </w:rPr>
          </w:pPr>
          <w:del w:id="2788" w:author="Sammartano, Marc (BIC USA)" w:date="2014-07-20T12:13:00Z">
            <w:r w:rsidRPr="00E16070" w:rsidDel="00E16070">
              <w:rPr>
                <w:noProof/>
              </w:rPr>
              <w:delText>Html.clear.cache</w:delText>
            </w:r>
            <w:r w:rsidDel="00E16070">
              <w:rPr>
                <w:noProof/>
                <w:webHidden/>
              </w:rPr>
              <w:tab/>
            </w:r>
            <w:r w:rsidR="007754F4" w:rsidDel="00E16070">
              <w:rPr>
                <w:noProof/>
                <w:webHidden/>
              </w:rPr>
              <w:delText>81</w:delText>
            </w:r>
          </w:del>
        </w:p>
        <w:p w:rsidR="00BF62D0" w:rsidDel="00E16070" w:rsidRDefault="00BF62D0">
          <w:pPr>
            <w:pStyle w:val="TOC3"/>
            <w:tabs>
              <w:tab w:val="right" w:leader="dot" w:pos="9350"/>
            </w:tabs>
            <w:rPr>
              <w:del w:id="2789" w:author="Sammartano, Marc (BIC USA)" w:date="2014-07-20T12:13:00Z"/>
              <w:rFonts w:eastAsiaTheme="minorEastAsia"/>
              <w:noProof/>
            </w:rPr>
          </w:pPr>
          <w:del w:id="2790" w:author="Sammartano, Marc (BIC USA)" w:date="2014-07-20T12:13:00Z">
            <w:r w:rsidRPr="00E16070" w:rsidDel="00E16070">
              <w:rPr>
                <w:noProof/>
              </w:rPr>
              <w:lastRenderedPageBreak/>
              <w:delText>Html.clear.history</w:delText>
            </w:r>
            <w:r w:rsidDel="00E16070">
              <w:rPr>
                <w:noProof/>
                <w:webHidden/>
              </w:rPr>
              <w:tab/>
            </w:r>
            <w:r w:rsidR="007754F4" w:rsidDel="00E16070">
              <w:rPr>
                <w:noProof/>
                <w:webHidden/>
              </w:rPr>
              <w:delText>81</w:delText>
            </w:r>
          </w:del>
        </w:p>
        <w:p w:rsidR="00BF62D0" w:rsidDel="00E16070" w:rsidRDefault="00BF62D0">
          <w:pPr>
            <w:pStyle w:val="TOC1"/>
            <w:tabs>
              <w:tab w:val="right" w:leader="dot" w:pos="9350"/>
            </w:tabs>
            <w:rPr>
              <w:del w:id="2791" w:author="Sammartano, Marc (BIC USA)" w:date="2014-07-20T12:13:00Z"/>
              <w:rFonts w:eastAsiaTheme="minorEastAsia"/>
              <w:noProof/>
            </w:rPr>
          </w:pPr>
          <w:del w:id="2792" w:author="Sammartano, Marc (BIC USA)" w:date="2014-07-20T12:13:00Z">
            <w:r w:rsidRPr="00E16070" w:rsidDel="00E16070">
              <w:rPr>
                <w:noProof/>
              </w:rPr>
              <w:delText>TCP/IP Sockets</w:delText>
            </w:r>
            <w:r w:rsidDel="00E16070">
              <w:rPr>
                <w:noProof/>
                <w:webHidden/>
              </w:rPr>
              <w:tab/>
            </w:r>
            <w:r w:rsidR="007754F4" w:rsidDel="00E16070">
              <w:rPr>
                <w:noProof/>
                <w:webHidden/>
              </w:rPr>
              <w:delText>81</w:delText>
            </w:r>
          </w:del>
        </w:p>
        <w:p w:rsidR="00BF62D0" w:rsidDel="00E16070" w:rsidRDefault="00BF62D0">
          <w:pPr>
            <w:pStyle w:val="TOC2"/>
            <w:tabs>
              <w:tab w:val="right" w:leader="dot" w:pos="9350"/>
            </w:tabs>
            <w:rPr>
              <w:del w:id="2793" w:author="Sammartano, Marc (BIC USA)" w:date="2014-07-20T12:13:00Z"/>
              <w:rFonts w:eastAsiaTheme="minorEastAsia"/>
              <w:noProof/>
            </w:rPr>
          </w:pPr>
          <w:del w:id="2794" w:author="Sammartano, Marc (BIC USA)" w:date="2014-07-20T12:13:00Z">
            <w:r w:rsidRPr="00E16070" w:rsidDel="00E16070">
              <w:rPr>
                <w:noProof/>
              </w:rPr>
              <w:delText>TCP/IP Client Socket Commands</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795" w:author="Sammartano, Marc (BIC USA)" w:date="2014-07-20T12:13:00Z"/>
              <w:rFonts w:eastAsiaTheme="minorEastAsia"/>
              <w:noProof/>
            </w:rPr>
          </w:pPr>
          <w:del w:id="2796" w:author="Sammartano, Marc (BIC USA)" w:date="2014-07-20T12:13:00Z">
            <w:r w:rsidRPr="00E16070" w:rsidDel="00E16070">
              <w:rPr>
                <w:noProof/>
              </w:rPr>
              <w:delText>Socket.client.connect &lt;server_ip_sexp&gt;, &lt;port_nexp&gt;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797" w:author="Sammartano, Marc (BIC USA)" w:date="2014-07-20T12:13:00Z"/>
              <w:rFonts w:eastAsiaTheme="minorEastAsia"/>
              <w:noProof/>
            </w:rPr>
          </w:pPr>
          <w:del w:id="2798" w:author="Sammartano, Marc (BIC USA)" w:date="2014-07-20T12:13:00Z">
            <w:r w:rsidRPr="00E16070" w:rsidDel="00E16070">
              <w:rPr>
                <w:noProof/>
              </w:rPr>
              <w:delText>Socket.client.status &lt;status_nvar&gt;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799" w:author="Sammartano, Marc (BIC USA)" w:date="2014-07-20T12:13:00Z"/>
              <w:rFonts w:eastAsiaTheme="minorEastAsia"/>
              <w:noProof/>
            </w:rPr>
          </w:pPr>
          <w:del w:id="2800" w:author="Sammartano, Marc (BIC USA)" w:date="2014-07-20T12:13:00Z">
            <w:r w:rsidRPr="00E16070" w:rsidDel="00E16070">
              <w:rPr>
                <w:noProof/>
              </w:rPr>
              <w:delText>Socket.client.server.ip &lt;svar&gt;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801" w:author="Sammartano, Marc (BIC USA)" w:date="2014-07-20T12:13:00Z"/>
              <w:rFonts w:eastAsiaTheme="minorEastAsia"/>
              <w:noProof/>
            </w:rPr>
          </w:pPr>
          <w:del w:id="2802" w:author="Sammartano, Marc (BIC USA)" w:date="2014-07-20T12:13:00Z">
            <w:r w:rsidRPr="00E16070" w:rsidDel="00E16070">
              <w:rPr>
                <w:noProof/>
              </w:rPr>
              <w:delText>Socket.client.read.line &lt;line_svar&gt;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803" w:author="Sammartano, Marc (BIC USA)" w:date="2014-07-20T12:13:00Z"/>
              <w:rFonts w:eastAsiaTheme="minorEastAsia"/>
              <w:noProof/>
            </w:rPr>
          </w:pPr>
          <w:del w:id="2804" w:author="Sammartano, Marc (BIC USA)" w:date="2014-07-20T12:13:00Z">
            <w:r w:rsidRPr="00E16070" w:rsidDel="00E16070">
              <w:rPr>
                <w:noProof/>
              </w:rPr>
              <w:delText>Socket.client.read.ready &lt;nvar&gt;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805" w:author="Sammartano, Marc (BIC USA)" w:date="2014-07-20T12:13:00Z"/>
              <w:rFonts w:eastAsiaTheme="minorEastAsia"/>
              <w:noProof/>
            </w:rPr>
          </w:pPr>
          <w:del w:id="2806" w:author="Sammartano, Marc (BIC USA)" w:date="2014-07-20T12:13:00Z">
            <w:r w:rsidRPr="00E16070" w:rsidDel="00E16070">
              <w:rPr>
                <w:noProof/>
              </w:rPr>
              <w:delText>Socket.client.read.file  &lt;fw_nexp&gt;</w:delText>
            </w:r>
            <w:r w:rsidDel="00E16070">
              <w:rPr>
                <w:noProof/>
                <w:webHidden/>
              </w:rPr>
              <w:tab/>
            </w:r>
            <w:r w:rsidR="007754F4" w:rsidDel="00E16070">
              <w:rPr>
                <w:noProof/>
                <w:webHidden/>
              </w:rPr>
              <w:delText>82</w:delText>
            </w:r>
          </w:del>
        </w:p>
        <w:p w:rsidR="00BF62D0" w:rsidDel="00E16070" w:rsidRDefault="00BF62D0">
          <w:pPr>
            <w:pStyle w:val="TOC3"/>
            <w:tabs>
              <w:tab w:val="right" w:leader="dot" w:pos="9350"/>
            </w:tabs>
            <w:rPr>
              <w:del w:id="2807" w:author="Sammartano, Marc (BIC USA)" w:date="2014-07-20T12:13:00Z"/>
              <w:rFonts w:eastAsiaTheme="minorEastAsia"/>
              <w:noProof/>
            </w:rPr>
          </w:pPr>
          <w:del w:id="2808" w:author="Sammartano, Marc (BIC USA)" w:date="2014-07-20T12:13:00Z">
            <w:r w:rsidRPr="00E16070" w:rsidDel="00E16070">
              <w:rPr>
                <w:noProof/>
              </w:rPr>
              <w:delText>Socket.client.write.line &lt;line_sexp&gt;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09" w:author="Sammartano, Marc (BIC USA)" w:date="2014-07-20T12:13:00Z"/>
              <w:rFonts w:eastAsiaTheme="minorEastAsia"/>
              <w:noProof/>
            </w:rPr>
          </w:pPr>
          <w:del w:id="2810" w:author="Sammartano, Marc (BIC USA)" w:date="2014-07-20T12:13:00Z">
            <w:r w:rsidRPr="00E16070" w:rsidDel="00E16070">
              <w:rPr>
                <w:noProof/>
              </w:rPr>
              <w:delText>Socket.client.write.bytes &lt;sexp&gt;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11" w:author="Sammartano, Marc (BIC USA)" w:date="2014-07-20T12:13:00Z"/>
              <w:rFonts w:eastAsiaTheme="minorEastAsia"/>
              <w:noProof/>
            </w:rPr>
          </w:pPr>
          <w:del w:id="2812" w:author="Sammartano, Marc (BIC USA)" w:date="2014-07-20T12:13:00Z">
            <w:r w:rsidRPr="00E16070" w:rsidDel="00E16070">
              <w:rPr>
                <w:noProof/>
              </w:rPr>
              <w:delText>Socket.client.write.file  &lt;fr_nexp&gt;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13" w:author="Sammartano, Marc (BIC USA)" w:date="2014-07-20T12:13:00Z"/>
              <w:rFonts w:eastAsiaTheme="minorEastAsia"/>
              <w:noProof/>
            </w:rPr>
          </w:pPr>
          <w:del w:id="2814" w:author="Sammartano, Marc (BIC USA)" w:date="2014-07-20T12:13:00Z">
            <w:r w:rsidRPr="00E16070" w:rsidDel="00E16070">
              <w:rPr>
                <w:noProof/>
              </w:rPr>
              <w:delText>Socket.client.close</w:delText>
            </w:r>
            <w:r w:rsidDel="00E16070">
              <w:rPr>
                <w:noProof/>
                <w:webHidden/>
              </w:rPr>
              <w:tab/>
            </w:r>
            <w:r w:rsidR="007754F4" w:rsidDel="00E16070">
              <w:rPr>
                <w:noProof/>
                <w:webHidden/>
              </w:rPr>
              <w:delText>83</w:delText>
            </w:r>
          </w:del>
        </w:p>
        <w:p w:rsidR="00BF62D0" w:rsidDel="00E16070" w:rsidRDefault="00BF62D0">
          <w:pPr>
            <w:pStyle w:val="TOC2"/>
            <w:tabs>
              <w:tab w:val="right" w:leader="dot" w:pos="9350"/>
            </w:tabs>
            <w:rPr>
              <w:del w:id="2815" w:author="Sammartano, Marc (BIC USA)" w:date="2014-07-20T12:13:00Z"/>
              <w:rFonts w:eastAsiaTheme="minorEastAsia"/>
              <w:noProof/>
            </w:rPr>
          </w:pPr>
          <w:del w:id="2816" w:author="Sammartano, Marc (BIC USA)" w:date="2014-07-20T12:13:00Z">
            <w:r w:rsidRPr="00E16070" w:rsidDel="00E16070">
              <w:rPr>
                <w:noProof/>
              </w:rPr>
              <w:delText>TCP/IP Server Socket Commands</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17" w:author="Sammartano, Marc (BIC USA)" w:date="2014-07-20T12:13:00Z"/>
              <w:rFonts w:eastAsiaTheme="minorEastAsia"/>
              <w:noProof/>
            </w:rPr>
          </w:pPr>
          <w:del w:id="2818" w:author="Sammartano, Marc (BIC USA)" w:date="2014-07-20T12:13:00Z">
            <w:r w:rsidRPr="00E16070" w:rsidDel="00E16070">
              <w:rPr>
                <w:noProof/>
              </w:rPr>
              <w:delText>Socket.myip  &lt;svar&gt;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19" w:author="Sammartano, Marc (BIC USA)" w:date="2014-07-20T12:13:00Z"/>
              <w:rFonts w:eastAsiaTheme="minorEastAsia"/>
              <w:noProof/>
            </w:rPr>
          </w:pPr>
          <w:del w:id="2820" w:author="Sammartano, Marc (BIC USA)" w:date="2014-07-20T12:13:00Z">
            <w:r w:rsidRPr="00E16070" w:rsidDel="00E16070">
              <w:rPr>
                <w:noProof/>
              </w:rPr>
              <w:delText>Socket.server.create &lt;port_nexp&gt;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21" w:author="Sammartano, Marc (BIC USA)" w:date="2014-07-20T12:13:00Z"/>
              <w:rFonts w:eastAsiaTheme="minorEastAsia"/>
              <w:noProof/>
            </w:rPr>
          </w:pPr>
          <w:del w:id="2822" w:author="Sammartano, Marc (BIC USA)" w:date="2014-07-20T12:13:00Z">
            <w:r w:rsidRPr="00E16070" w:rsidDel="00E16070">
              <w:rPr>
                <w:noProof/>
              </w:rPr>
              <w:delText>Socket.server.connect {&lt;wait_lexp&gt;}</w:delText>
            </w:r>
            <w:r w:rsidDel="00E16070">
              <w:rPr>
                <w:noProof/>
                <w:webHidden/>
              </w:rPr>
              <w:tab/>
            </w:r>
            <w:r w:rsidR="007754F4" w:rsidDel="00E16070">
              <w:rPr>
                <w:noProof/>
                <w:webHidden/>
              </w:rPr>
              <w:delText>83</w:delText>
            </w:r>
          </w:del>
        </w:p>
        <w:p w:rsidR="00BF62D0" w:rsidDel="00E16070" w:rsidRDefault="00BF62D0">
          <w:pPr>
            <w:pStyle w:val="TOC3"/>
            <w:tabs>
              <w:tab w:val="right" w:leader="dot" w:pos="9350"/>
            </w:tabs>
            <w:rPr>
              <w:del w:id="2823" w:author="Sammartano, Marc (BIC USA)" w:date="2014-07-20T12:13:00Z"/>
              <w:rFonts w:eastAsiaTheme="minorEastAsia"/>
              <w:noProof/>
            </w:rPr>
          </w:pPr>
          <w:del w:id="2824" w:author="Sammartano, Marc (BIC USA)" w:date="2014-07-20T12:13:00Z">
            <w:r w:rsidRPr="00E16070" w:rsidDel="00E16070">
              <w:rPr>
                <w:noProof/>
              </w:rPr>
              <w:delText>Socket.server.status &lt;status_nvar&gt;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25" w:author="Sammartano, Marc (BIC USA)" w:date="2014-07-20T12:13:00Z"/>
              <w:rFonts w:eastAsiaTheme="minorEastAsia"/>
              <w:noProof/>
            </w:rPr>
          </w:pPr>
          <w:del w:id="2826" w:author="Sammartano, Marc (BIC USA)" w:date="2014-07-20T12:13:00Z">
            <w:r w:rsidRPr="00E16070" w:rsidDel="00E16070">
              <w:rPr>
                <w:noProof/>
              </w:rPr>
              <w:delText>Socket.server.read.line &lt;svar&gt;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27" w:author="Sammartano, Marc (BIC USA)" w:date="2014-07-20T12:13:00Z"/>
              <w:rFonts w:eastAsiaTheme="minorEastAsia"/>
              <w:noProof/>
            </w:rPr>
          </w:pPr>
          <w:del w:id="2828" w:author="Sammartano, Marc (BIC USA)" w:date="2014-07-20T12:13:00Z">
            <w:r w:rsidRPr="00E16070" w:rsidDel="00E16070">
              <w:rPr>
                <w:noProof/>
              </w:rPr>
              <w:delText>Socket.server.read.ready &lt;nvar&gt;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29" w:author="Sammartano, Marc (BIC USA)" w:date="2014-07-20T12:13:00Z"/>
              <w:rFonts w:eastAsiaTheme="minorEastAsia"/>
              <w:noProof/>
            </w:rPr>
          </w:pPr>
          <w:del w:id="2830" w:author="Sammartano, Marc (BIC USA)" w:date="2014-07-20T12:13:00Z">
            <w:r w:rsidRPr="00E16070" w:rsidDel="00E16070">
              <w:rPr>
                <w:noProof/>
              </w:rPr>
              <w:delText>Socket.server.write.line &lt;sexp&gt;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31" w:author="Sammartano, Marc (BIC USA)" w:date="2014-07-20T12:13:00Z"/>
              <w:rFonts w:eastAsiaTheme="minorEastAsia"/>
              <w:noProof/>
            </w:rPr>
          </w:pPr>
          <w:del w:id="2832" w:author="Sammartano, Marc (BIC USA)" w:date="2014-07-20T12:13:00Z">
            <w:r w:rsidRPr="00E16070" w:rsidDel="00E16070">
              <w:rPr>
                <w:noProof/>
              </w:rPr>
              <w:delText>Socket.server.write.bytes &lt;sexp&gt;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33" w:author="Sammartano, Marc (BIC USA)" w:date="2014-07-20T12:13:00Z"/>
              <w:rFonts w:eastAsiaTheme="minorEastAsia"/>
              <w:noProof/>
            </w:rPr>
          </w:pPr>
          <w:del w:id="2834" w:author="Sammartano, Marc (BIC USA)" w:date="2014-07-20T12:13:00Z">
            <w:r w:rsidRPr="00E16070" w:rsidDel="00E16070">
              <w:rPr>
                <w:noProof/>
              </w:rPr>
              <w:delText>Socket.server.write.file  &lt;fr_nexp&gt;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35" w:author="Sammartano, Marc (BIC USA)" w:date="2014-07-20T12:13:00Z"/>
              <w:rFonts w:eastAsiaTheme="minorEastAsia"/>
              <w:noProof/>
            </w:rPr>
          </w:pPr>
          <w:del w:id="2836" w:author="Sammartano, Marc (BIC USA)" w:date="2014-07-20T12:13:00Z">
            <w:r w:rsidRPr="00E16070" w:rsidDel="00E16070">
              <w:rPr>
                <w:noProof/>
              </w:rPr>
              <w:delText>Socket.server.read.file &lt;fw_nexp&gt;</w:delText>
            </w:r>
            <w:r w:rsidDel="00E16070">
              <w:rPr>
                <w:noProof/>
                <w:webHidden/>
              </w:rPr>
              <w:tab/>
            </w:r>
            <w:r w:rsidR="007754F4" w:rsidDel="00E16070">
              <w:rPr>
                <w:noProof/>
                <w:webHidden/>
              </w:rPr>
              <w:delText>84</w:delText>
            </w:r>
          </w:del>
        </w:p>
        <w:p w:rsidR="00BF62D0" w:rsidDel="00E16070" w:rsidRDefault="00BF62D0">
          <w:pPr>
            <w:pStyle w:val="TOC3"/>
            <w:tabs>
              <w:tab w:val="right" w:leader="dot" w:pos="9350"/>
            </w:tabs>
            <w:rPr>
              <w:del w:id="2837" w:author="Sammartano, Marc (BIC USA)" w:date="2014-07-20T12:13:00Z"/>
              <w:rFonts w:eastAsiaTheme="minorEastAsia"/>
              <w:noProof/>
            </w:rPr>
          </w:pPr>
          <w:del w:id="2838" w:author="Sammartano, Marc (BIC USA)" w:date="2014-07-20T12:13:00Z">
            <w:r w:rsidRPr="00E16070" w:rsidDel="00E16070">
              <w:rPr>
                <w:noProof/>
              </w:rPr>
              <w:delText>Socket.server.disconnect</w:delText>
            </w:r>
            <w:r w:rsidDel="00E16070">
              <w:rPr>
                <w:noProof/>
                <w:webHidden/>
              </w:rPr>
              <w:tab/>
            </w:r>
            <w:r w:rsidR="007754F4" w:rsidDel="00E16070">
              <w:rPr>
                <w:noProof/>
                <w:webHidden/>
              </w:rPr>
              <w:delText>85</w:delText>
            </w:r>
          </w:del>
        </w:p>
        <w:p w:rsidR="00BF62D0" w:rsidDel="00E16070" w:rsidRDefault="00BF62D0">
          <w:pPr>
            <w:pStyle w:val="TOC3"/>
            <w:tabs>
              <w:tab w:val="right" w:leader="dot" w:pos="9350"/>
            </w:tabs>
            <w:rPr>
              <w:del w:id="2839" w:author="Sammartano, Marc (BIC USA)" w:date="2014-07-20T12:13:00Z"/>
              <w:rFonts w:eastAsiaTheme="minorEastAsia"/>
              <w:noProof/>
            </w:rPr>
          </w:pPr>
          <w:del w:id="2840" w:author="Sammartano, Marc (BIC USA)" w:date="2014-07-20T12:13:00Z">
            <w:r w:rsidRPr="00E16070" w:rsidDel="00E16070">
              <w:rPr>
                <w:noProof/>
              </w:rPr>
              <w:delText>Socket.server.close</w:delText>
            </w:r>
            <w:r w:rsidDel="00E16070">
              <w:rPr>
                <w:noProof/>
                <w:webHidden/>
              </w:rPr>
              <w:tab/>
            </w:r>
            <w:r w:rsidR="007754F4" w:rsidDel="00E16070">
              <w:rPr>
                <w:noProof/>
                <w:webHidden/>
              </w:rPr>
              <w:delText>85</w:delText>
            </w:r>
          </w:del>
        </w:p>
        <w:p w:rsidR="00BF62D0" w:rsidDel="00E16070" w:rsidRDefault="00BF62D0">
          <w:pPr>
            <w:pStyle w:val="TOC3"/>
            <w:tabs>
              <w:tab w:val="right" w:leader="dot" w:pos="9350"/>
            </w:tabs>
            <w:rPr>
              <w:del w:id="2841" w:author="Sammartano, Marc (BIC USA)" w:date="2014-07-20T12:13:00Z"/>
              <w:rFonts w:eastAsiaTheme="minorEastAsia"/>
              <w:noProof/>
            </w:rPr>
          </w:pPr>
          <w:del w:id="2842" w:author="Sammartano, Marc (BIC USA)" w:date="2014-07-20T12:13:00Z">
            <w:r w:rsidRPr="00E16070" w:rsidDel="00E16070">
              <w:rPr>
                <w:noProof/>
              </w:rPr>
              <w:delText>Socket.server.client.ip &lt;nvar&gt;</w:delText>
            </w:r>
            <w:r w:rsidDel="00E16070">
              <w:rPr>
                <w:noProof/>
                <w:webHidden/>
              </w:rPr>
              <w:tab/>
            </w:r>
            <w:r w:rsidR="007754F4" w:rsidDel="00E16070">
              <w:rPr>
                <w:noProof/>
                <w:webHidden/>
              </w:rPr>
              <w:delText>85</w:delText>
            </w:r>
          </w:del>
        </w:p>
        <w:p w:rsidR="00BF62D0" w:rsidDel="00E16070" w:rsidRDefault="00BF62D0">
          <w:pPr>
            <w:pStyle w:val="TOC1"/>
            <w:tabs>
              <w:tab w:val="right" w:leader="dot" w:pos="9350"/>
            </w:tabs>
            <w:rPr>
              <w:del w:id="2843" w:author="Sammartano, Marc (BIC USA)" w:date="2014-07-20T12:13:00Z"/>
              <w:rFonts w:eastAsiaTheme="minorEastAsia"/>
              <w:noProof/>
            </w:rPr>
          </w:pPr>
          <w:del w:id="2844" w:author="Sammartano, Marc (BIC USA)" w:date="2014-07-20T12:13:00Z">
            <w:r w:rsidRPr="00E16070" w:rsidDel="00E16070">
              <w:rPr>
                <w:noProof/>
              </w:rPr>
              <w:delText>FTP Client</w:delText>
            </w:r>
            <w:r w:rsidDel="00E16070">
              <w:rPr>
                <w:noProof/>
                <w:webHidden/>
              </w:rPr>
              <w:tab/>
            </w:r>
            <w:r w:rsidR="007754F4" w:rsidDel="00E16070">
              <w:rPr>
                <w:noProof/>
                <w:webHidden/>
              </w:rPr>
              <w:delText>85</w:delText>
            </w:r>
          </w:del>
        </w:p>
        <w:p w:rsidR="00BF62D0" w:rsidDel="00E16070" w:rsidRDefault="00BF62D0">
          <w:pPr>
            <w:pStyle w:val="TOC2"/>
            <w:tabs>
              <w:tab w:val="right" w:leader="dot" w:pos="9350"/>
            </w:tabs>
            <w:rPr>
              <w:del w:id="2845" w:author="Sammartano, Marc (BIC USA)" w:date="2014-07-20T12:13:00Z"/>
              <w:rFonts w:eastAsiaTheme="minorEastAsia"/>
              <w:noProof/>
            </w:rPr>
          </w:pPr>
          <w:del w:id="2846" w:author="Sammartano, Marc (BIC USA)" w:date="2014-07-20T12:13:00Z">
            <w:r w:rsidRPr="00E16070" w:rsidDel="00E16070">
              <w:rPr>
                <w:noProof/>
              </w:rPr>
              <w:delText>Ftp.open &lt;url_sexp&gt;, &lt;port_nexp&gt;, &lt;user_sexp&gt;, &lt;pw_sexp&gt;</w:delText>
            </w:r>
            <w:r w:rsidDel="00E16070">
              <w:rPr>
                <w:noProof/>
                <w:webHidden/>
              </w:rPr>
              <w:tab/>
            </w:r>
            <w:r w:rsidR="007754F4" w:rsidDel="00E16070">
              <w:rPr>
                <w:noProof/>
                <w:webHidden/>
              </w:rPr>
              <w:delText>85</w:delText>
            </w:r>
          </w:del>
        </w:p>
        <w:p w:rsidR="00BF62D0" w:rsidDel="00E16070" w:rsidRDefault="00BF62D0">
          <w:pPr>
            <w:pStyle w:val="TOC2"/>
            <w:tabs>
              <w:tab w:val="right" w:leader="dot" w:pos="9350"/>
            </w:tabs>
            <w:rPr>
              <w:del w:id="2847" w:author="Sammartano, Marc (BIC USA)" w:date="2014-07-20T12:13:00Z"/>
              <w:rFonts w:eastAsiaTheme="minorEastAsia"/>
              <w:noProof/>
            </w:rPr>
          </w:pPr>
          <w:del w:id="2848" w:author="Sammartano, Marc (BIC USA)" w:date="2014-07-20T12:13:00Z">
            <w:r w:rsidRPr="00E16070" w:rsidDel="00E16070">
              <w:rPr>
                <w:noProof/>
              </w:rPr>
              <w:delText>Ftp.close</w:delText>
            </w:r>
            <w:r w:rsidDel="00E16070">
              <w:rPr>
                <w:noProof/>
                <w:webHidden/>
              </w:rPr>
              <w:tab/>
            </w:r>
            <w:r w:rsidR="007754F4" w:rsidDel="00E16070">
              <w:rPr>
                <w:noProof/>
                <w:webHidden/>
              </w:rPr>
              <w:delText>85</w:delText>
            </w:r>
          </w:del>
        </w:p>
        <w:p w:rsidR="00BF62D0" w:rsidDel="00E16070" w:rsidRDefault="00BF62D0">
          <w:pPr>
            <w:pStyle w:val="TOC2"/>
            <w:tabs>
              <w:tab w:val="right" w:leader="dot" w:pos="9350"/>
            </w:tabs>
            <w:rPr>
              <w:del w:id="2849" w:author="Sammartano, Marc (BIC USA)" w:date="2014-07-20T12:13:00Z"/>
              <w:rFonts w:eastAsiaTheme="minorEastAsia"/>
              <w:noProof/>
            </w:rPr>
          </w:pPr>
          <w:del w:id="2850" w:author="Sammartano, Marc (BIC USA)" w:date="2014-07-20T12:13:00Z">
            <w:r w:rsidRPr="00E16070" w:rsidDel="00E16070">
              <w:rPr>
                <w:noProof/>
              </w:rPr>
              <w:delText>Ftp.put &lt;source_sexp&gt;, &lt;destination_sexp&gt;</w:delText>
            </w:r>
            <w:r w:rsidDel="00E16070">
              <w:rPr>
                <w:noProof/>
                <w:webHidden/>
              </w:rPr>
              <w:tab/>
            </w:r>
            <w:r w:rsidR="007754F4" w:rsidDel="00E16070">
              <w:rPr>
                <w:noProof/>
                <w:webHidden/>
              </w:rPr>
              <w:delText>85</w:delText>
            </w:r>
          </w:del>
        </w:p>
        <w:p w:rsidR="00BF62D0" w:rsidDel="00E16070" w:rsidRDefault="00BF62D0">
          <w:pPr>
            <w:pStyle w:val="TOC2"/>
            <w:tabs>
              <w:tab w:val="right" w:leader="dot" w:pos="9350"/>
            </w:tabs>
            <w:rPr>
              <w:del w:id="2851" w:author="Sammartano, Marc (BIC USA)" w:date="2014-07-20T12:13:00Z"/>
              <w:rFonts w:eastAsiaTheme="minorEastAsia"/>
              <w:noProof/>
            </w:rPr>
          </w:pPr>
          <w:del w:id="2852" w:author="Sammartano, Marc (BIC USA)" w:date="2014-07-20T12:13:00Z">
            <w:r w:rsidRPr="00E16070" w:rsidDel="00E16070">
              <w:rPr>
                <w:noProof/>
              </w:rPr>
              <w:delText>Ftp.get &lt;source_sexp&gt;, &lt;destination_sexp&gt;</w:delText>
            </w:r>
            <w:r w:rsidDel="00E16070">
              <w:rPr>
                <w:noProof/>
                <w:webHidden/>
              </w:rPr>
              <w:tab/>
            </w:r>
            <w:r w:rsidR="007754F4" w:rsidDel="00E16070">
              <w:rPr>
                <w:noProof/>
                <w:webHidden/>
              </w:rPr>
              <w:delText>85</w:delText>
            </w:r>
          </w:del>
        </w:p>
        <w:p w:rsidR="00BF62D0" w:rsidDel="00E16070" w:rsidRDefault="00BF62D0">
          <w:pPr>
            <w:pStyle w:val="TOC2"/>
            <w:tabs>
              <w:tab w:val="right" w:leader="dot" w:pos="9350"/>
            </w:tabs>
            <w:rPr>
              <w:del w:id="2853" w:author="Sammartano, Marc (BIC USA)" w:date="2014-07-20T12:13:00Z"/>
              <w:rFonts w:eastAsiaTheme="minorEastAsia"/>
              <w:noProof/>
            </w:rPr>
          </w:pPr>
          <w:del w:id="2854" w:author="Sammartano, Marc (BIC USA)" w:date="2014-07-20T12:13:00Z">
            <w:r w:rsidRPr="00E16070" w:rsidDel="00E16070">
              <w:rPr>
                <w:noProof/>
              </w:rPr>
              <w:lastRenderedPageBreak/>
              <w:delText>Ftp.dir &lt;list_nvar&gt;</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55" w:author="Sammartano, Marc (BIC USA)" w:date="2014-07-20T12:13:00Z"/>
              <w:rFonts w:eastAsiaTheme="minorEastAsia"/>
              <w:noProof/>
            </w:rPr>
          </w:pPr>
          <w:del w:id="2856" w:author="Sammartano, Marc (BIC USA)" w:date="2014-07-20T12:13:00Z">
            <w:r w:rsidRPr="00E16070" w:rsidDel="00E16070">
              <w:rPr>
                <w:noProof/>
              </w:rPr>
              <w:delText>Ftp.cd &lt;new_directory_sexp&gt;</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57" w:author="Sammartano, Marc (BIC USA)" w:date="2014-07-20T12:13:00Z"/>
              <w:rFonts w:eastAsiaTheme="minorEastAsia"/>
              <w:noProof/>
            </w:rPr>
          </w:pPr>
          <w:del w:id="2858" w:author="Sammartano, Marc (BIC USA)" w:date="2014-07-20T12:13:00Z">
            <w:r w:rsidRPr="00E16070" w:rsidDel="00E16070">
              <w:rPr>
                <w:noProof/>
              </w:rPr>
              <w:delText>Ftp.rename &lt;old_filename_sexp&gt;, &lt;new_filename_sexp&gt;</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59" w:author="Sammartano, Marc (BIC USA)" w:date="2014-07-20T12:13:00Z"/>
              <w:rFonts w:eastAsiaTheme="minorEastAsia"/>
              <w:noProof/>
            </w:rPr>
          </w:pPr>
          <w:del w:id="2860" w:author="Sammartano, Marc (BIC USA)" w:date="2014-07-20T12:13:00Z">
            <w:r w:rsidRPr="00E16070" w:rsidDel="00E16070">
              <w:rPr>
                <w:noProof/>
              </w:rPr>
              <w:delText>Ftp.delete &lt;filename_sexp&gt;</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61" w:author="Sammartano, Marc (BIC USA)" w:date="2014-07-20T12:13:00Z"/>
              <w:rFonts w:eastAsiaTheme="minorEastAsia"/>
              <w:noProof/>
            </w:rPr>
          </w:pPr>
          <w:del w:id="2862" w:author="Sammartano, Marc (BIC USA)" w:date="2014-07-20T12:13:00Z">
            <w:r w:rsidRPr="00E16070" w:rsidDel="00E16070">
              <w:rPr>
                <w:noProof/>
              </w:rPr>
              <w:delText>Ftp.rmdir &lt;directory_sexp&gt;</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63" w:author="Sammartano, Marc (BIC USA)" w:date="2014-07-20T12:13:00Z"/>
              <w:rFonts w:eastAsiaTheme="minorEastAsia"/>
              <w:noProof/>
            </w:rPr>
          </w:pPr>
          <w:del w:id="2864" w:author="Sammartano, Marc (BIC USA)" w:date="2014-07-20T12:13:00Z">
            <w:r w:rsidRPr="00E16070" w:rsidDel="00E16070">
              <w:rPr>
                <w:noProof/>
              </w:rPr>
              <w:delText>Ftp.mkdir &lt;directory_sexp&gt;</w:delText>
            </w:r>
            <w:r w:rsidDel="00E16070">
              <w:rPr>
                <w:noProof/>
                <w:webHidden/>
              </w:rPr>
              <w:tab/>
            </w:r>
            <w:r w:rsidR="007754F4" w:rsidDel="00E16070">
              <w:rPr>
                <w:noProof/>
                <w:webHidden/>
              </w:rPr>
              <w:delText>86</w:delText>
            </w:r>
          </w:del>
        </w:p>
        <w:p w:rsidR="00BF62D0" w:rsidDel="00E16070" w:rsidRDefault="00BF62D0">
          <w:pPr>
            <w:pStyle w:val="TOC1"/>
            <w:tabs>
              <w:tab w:val="right" w:leader="dot" w:pos="9350"/>
            </w:tabs>
            <w:rPr>
              <w:del w:id="2865" w:author="Sammartano, Marc (BIC USA)" w:date="2014-07-20T12:13:00Z"/>
              <w:rFonts w:eastAsiaTheme="minorEastAsia"/>
              <w:noProof/>
            </w:rPr>
          </w:pPr>
          <w:del w:id="2866" w:author="Sammartano, Marc (BIC USA)" w:date="2014-07-20T12:13:00Z">
            <w:r w:rsidRPr="00E16070" w:rsidDel="00E16070">
              <w:rPr>
                <w:noProof/>
              </w:rPr>
              <w:delText>Bluetooth</w:delText>
            </w:r>
            <w:r w:rsidDel="00E16070">
              <w:rPr>
                <w:noProof/>
                <w:webHidden/>
              </w:rPr>
              <w:tab/>
            </w:r>
            <w:r w:rsidR="007754F4" w:rsidDel="00E16070">
              <w:rPr>
                <w:noProof/>
                <w:webHidden/>
              </w:rPr>
              <w:delText>86</w:delText>
            </w:r>
          </w:del>
        </w:p>
        <w:p w:rsidR="00BF62D0" w:rsidDel="00E16070" w:rsidRDefault="00BF62D0">
          <w:pPr>
            <w:pStyle w:val="TOC2"/>
            <w:tabs>
              <w:tab w:val="right" w:leader="dot" w:pos="9350"/>
            </w:tabs>
            <w:rPr>
              <w:del w:id="2867" w:author="Sammartano, Marc (BIC USA)" w:date="2014-07-20T12:13:00Z"/>
              <w:rFonts w:eastAsiaTheme="minorEastAsia"/>
              <w:noProof/>
            </w:rPr>
          </w:pPr>
          <w:del w:id="2868" w:author="Sammartano, Marc (BIC USA)" w:date="2014-07-20T12:13:00Z">
            <w:r w:rsidRPr="00E16070" w:rsidDel="00E16070">
              <w:rPr>
                <w:noProof/>
              </w:rPr>
              <w:delText>Bt.open {0|1}</w:delText>
            </w:r>
            <w:r w:rsidDel="00E16070">
              <w:rPr>
                <w:noProof/>
                <w:webHidden/>
              </w:rPr>
              <w:tab/>
            </w:r>
            <w:r w:rsidR="007754F4" w:rsidDel="00E16070">
              <w:rPr>
                <w:noProof/>
                <w:webHidden/>
              </w:rPr>
              <w:delText>87</w:delText>
            </w:r>
          </w:del>
        </w:p>
        <w:p w:rsidR="00BF62D0" w:rsidDel="00E16070" w:rsidRDefault="00BF62D0">
          <w:pPr>
            <w:pStyle w:val="TOC2"/>
            <w:tabs>
              <w:tab w:val="right" w:leader="dot" w:pos="9350"/>
            </w:tabs>
            <w:rPr>
              <w:del w:id="2869" w:author="Sammartano, Marc (BIC USA)" w:date="2014-07-20T12:13:00Z"/>
              <w:rFonts w:eastAsiaTheme="minorEastAsia"/>
              <w:noProof/>
            </w:rPr>
          </w:pPr>
          <w:del w:id="2870" w:author="Sammartano, Marc (BIC USA)" w:date="2014-07-20T12:13:00Z">
            <w:r w:rsidRPr="00E16070" w:rsidDel="00E16070">
              <w:rPr>
                <w:noProof/>
              </w:rPr>
              <w:delText>Bt.close</w:delText>
            </w:r>
            <w:r w:rsidDel="00E16070">
              <w:rPr>
                <w:noProof/>
                <w:webHidden/>
              </w:rPr>
              <w:tab/>
            </w:r>
            <w:r w:rsidR="007754F4" w:rsidDel="00E16070">
              <w:rPr>
                <w:noProof/>
                <w:webHidden/>
              </w:rPr>
              <w:delText>87</w:delText>
            </w:r>
          </w:del>
        </w:p>
        <w:p w:rsidR="00BF62D0" w:rsidDel="00E16070" w:rsidRDefault="00BF62D0">
          <w:pPr>
            <w:pStyle w:val="TOC2"/>
            <w:tabs>
              <w:tab w:val="right" w:leader="dot" w:pos="9350"/>
            </w:tabs>
            <w:rPr>
              <w:del w:id="2871" w:author="Sammartano, Marc (BIC USA)" w:date="2014-07-20T12:13:00Z"/>
              <w:rFonts w:eastAsiaTheme="minorEastAsia"/>
              <w:noProof/>
            </w:rPr>
          </w:pPr>
          <w:del w:id="2872" w:author="Sammartano, Marc (BIC USA)" w:date="2014-07-20T12:13:00Z">
            <w:r w:rsidRPr="00E16070" w:rsidDel="00E16070">
              <w:rPr>
                <w:noProof/>
              </w:rPr>
              <w:delText>Bt.connect {0|1}</w:delText>
            </w:r>
            <w:r w:rsidDel="00E16070">
              <w:rPr>
                <w:noProof/>
                <w:webHidden/>
              </w:rPr>
              <w:tab/>
            </w:r>
            <w:r w:rsidR="007754F4" w:rsidDel="00E16070">
              <w:rPr>
                <w:noProof/>
                <w:webHidden/>
              </w:rPr>
              <w:delText>87</w:delText>
            </w:r>
          </w:del>
        </w:p>
        <w:p w:rsidR="00BF62D0" w:rsidDel="00E16070" w:rsidRDefault="00BF62D0">
          <w:pPr>
            <w:pStyle w:val="TOC2"/>
            <w:tabs>
              <w:tab w:val="right" w:leader="dot" w:pos="9350"/>
            </w:tabs>
            <w:rPr>
              <w:del w:id="2873" w:author="Sammartano, Marc (BIC USA)" w:date="2014-07-20T12:13:00Z"/>
              <w:rFonts w:eastAsiaTheme="minorEastAsia"/>
              <w:noProof/>
            </w:rPr>
          </w:pPr>
          <w:del w:id="2874" w:author="Sammartano, Marc (BIC USA)" w:date="2014-07-20T12:13:00Z">
            <w:r w:rsidRPr="00E16070" w:rsidDel="00E16070">
              <w:rPr>
                <w:noProof/>
              </w:rPr>
              <w:delText>Bt.disconnect</w:delText>
            </w:r>
            <w:r w:rsidDel="00E16070">
              <w:rPr>
                <w:noProof/>
                <w:webHidden/>
              </w:rPr>
              <w:tab/>
            </w:r>
            <w:r w:rsidR="007754F4" w:rsidDel="00E16070">
              <w:rPr>
                <w:noProof/>
                <w:webHidden/>
              </w:rPr>
              <w:delText>88</w:delText>
            </w:r>
          </w:del>
        </w:p>
        <w:p w:rsidR="00BF62D0" w:rsidDel="00E16070" w:rsidRDefault="00BF62D0">
          <w:pPr>
            <w:pStyle w:val="TOC2"/>
            <w:tabs>
              <w:tab w:val="right" w:leader="dot" w:pos="9350"/>
            </w:tabs>
            <w:rPr>
              <w:del w:id="2875" w:author="Sammartano, Marc (BIC USA)" w:date="2014-07-20T12:13:00Z"/>
              <w:rFonts w:eastAsiaTheme="minorEastAsia"/>
              <w:noProof/>
            </w:rPr>
          </w:pPr>
          <w:del w:id="2876" w:author="Sammartano, Marc (BIC USA)" w:date="2014-07-20T12:13:00Z">
            <w:r w:rsidRPr="00E16070" w:rsidDel="00E16070">
              <w:rPr>
                <w:noProof/>
              </w:rPr>
              <w:delText>Bt.reconnect</w:delText>
            </w:r>
            <w:r w:rsidDel="00E16070">
              <w:rPr>
                <w:noProof/>
                <w:webHidden/>
              </w:rPr>
              <w:tab/>
            </w:r>
            <w:r w:rsidR="007754F4" w:rsidDel="00E16070">
              <w:rPr>
                <w:noProof/>
                <w:webHidden/>
              </w:rPr>
              <w:delText>88</w:delText>
            </w:r>
          </w:del>
        </w:p>
        <w:p w:rsidR="00BF62D0" w:rsidDel="00E16070" w:rsidRDefault="00BF62D0">
          <w:pPr>
            <w:pStyle w:val="TOC2"/>
            <w:tabs>
              <w:tab w:val="right" w:leader="dot" w:pos="9350"/>
            </w:tabs>
            <w:rPr>
              <w:del w:id="2877" w:author="Sammartano, Marc (BIC USA)" w:date="2014-07-20T12:13:00Z"/>
              <w:rFonts w:eastAsiaTheme="minorEastAsia"/>
              <w:noProof/>
            </w:rPr>
          </w:pPr>
          <w:del w:id="2878" w:author="Sammartano, Marc (BIC USA)" w:date="2014-07-20T12:13:00Z">
            <w:r w:rsidRPr="00E16070" w:rsidDel="00E16070">
              <w:rPr>
                <w:noProof/>
              </w:rPr>
              <w:delText>Bt.status &lt;nvar&gt;</w:delText>
            </w:r>
            <w:r w:rsidDel="00E16070">
              <w:rPr>
                <w:noProof/>
                <w:webHidden/>
              </w:rPr>
              <w:tab/>
            </w:r>
            <w:r w:rsidR="007754F4" w:rsidDel="00E16070">
              <w:rPr>
                <w:noProof/>
                <w:webHidden/>
              </w:rPr>
              <w:delText>88</w:delText>
            </w:r>
          </w:del>
        </w:p>
        <w:p w:rsidR="00BF62D0" w:rsidDel="00E16070" w:rsidRDefault="00BF62D0">
          <w:pPr>
            <w:pStyle w:val="TOC2"/>
            <w:tabs>
              <w:tab w:val="right" w:leader="dot" w:pos="9350"/>
            </w:tabs>
            <w:rPr>
              <w:del w:id="2879" w:author="Sammartano, Marc (BIC USA)" w:date="2014-07-20T12:13:00Z"/>
              <w:rFonts w:eastAsiaTheme="minorEastAsia"/>
              <w:noProof/>
            </w:rPr>
          </w:pPr>
          <w:del w:id="2880" w:author="Sammartano, Marc (BIC USA)" w:date="2014-07-20T12:13:00Z">
            <w:r w:rsidRPr="00E16070" w:rsidDel="00E16070">
              <w:rPr>
                <w:noProof/>
              </w:rPr>
              <w:delText>Bt.write &lt;sexp&gt;|&lt;nexp&gt; {,|;} . . . . &lt;sexp&gt;|&lt;nexp&gt;{,|;}</w:delText>
            </w:r>
            <w:r w:rsidDel="00E16070">
              <w:rPr>
                <w:noProof/>
                <w:webHidden/>
              </w:rPr>
              <w:tab/>
            </w:r>
            <w:r w:rsidR="007754F4" w:rsidDel="00E16070">
              <w:rPr>
                <w:noProof/>
                <w:webHidden/>
              </w:rPr>
              <w:delText>88</w:delText>
            </w:r>
          </w:del>
        </w:p>
        <w:p w:rsidR="00BF62D0" w:rsidDel="00E16070" w:rsidRDefault="00BF62D0">
          <w:pPr>
            <w:pStyle w:val="TOC2"/>
            <w:tabs>
              <w:tab w:val="right" w:leader="dot" w:pos="9350"/>
            </w:tabs>
            <w:rPr>
              <w:del w:id="2881" w:author="Sammartano, Marc (BIC USA)" w:date="2014-07-20T12:13:00Z"/>
              <w:rFonts w:eastAsiaTheme="minorEastAsia"/>
              <w:noProof/>
            </w:rPr>
          </w:pPr>
          <w:del w:id="2882" w:author="Sammartano, Marc (BIC USA)" w:date="2014-07-20T12:13:00Z">
            <w:r w:rsidRPr="00E16070" w:rsidDel="00E16070">
              <w:rPr>
                <w:noProof/>
              </w:rPr>
              <w:delText>Bt.read.ready &lt;nvar&gt;</w:delText>
            </w:r>
            <w:r w:rsidDel="00E16070">
              <w:rPr>
                <w:noProof/>
                <w:webHidden/>
              </w:rPr>
              <w:tab/>
            </w:r>
            <w:r w:rsidR="007754F4" w:rsidDel="00E16070">
              <w:rPr>
                <w:noProof/>
                <w:webHidden/>
              </w:rPr>
              <w:delText>88</w:delText>
            </w:r>
          </w:del>
        </w:p>
        <w:p w:rsidR="00BF62D0" w:rsidDel="00E16070" w:rsidRDefault="00BF62D0">
          <w:pPr>
            <w:pStyle w:val="TOC2"/>
            <w:tabs>
              <w:tab w:val="right" w:leader="dot" w:pos="9350"/>
            </w:tabs>
            <w:rPr>
              <w:del w:id="2883" w:author="Sammartano, Marc (BIC USA)" w:date="2014-07-20T12:13:00Z"/>
              <w:rFonts w:eastAsiaTheme="minorEastAsia"/>
              <w:noProof/>
            </w:rPr>
          </w:pPr>
          <w:del w:id="2884" w:author="Sammartano, Marc (BIC USA)" w:date="2014-07-20T12:13:00Z">
            <w:r w:rsidRPr="00E16070" w:rsidDel="00E16070">
              <w:rPr>
                <w:noProof/>
              </w:rPr>
              <w:delText>OnBtReadReady:</w:delText>
            </w:r>
            <w:r w:rsidDel="00E16070">
              <w:rPr>
                <w:noProof/>
                <w:webHidden/>
              </w:rPr>
              <w:tab/>
            </w:r>
            <w:r w:rsidR="007754F4" w:rsidDel="00E16070">
              <w:rPr>
                <w:noProof/>
                <w:webHidden/>
              </w:rPr>
              <w:delText>88</w:delText>
            </w:r>
          </w:del>
        </w:p>
        <w:p w:rsidR="00BF62D0" w:rsidDel="00E16070" w:rsidRDefault="00BF62D0">
          <w:pPr>
            <w:pStyle w:val="TOC3"/>
            <w:tabs>
              <w:tab w:val="right" w:leader="dot" w:pos="9350"/>
            </w:tabs>
            <w:rPr>
              <w:del w:id="2885" w:author="Sammartano, Marc (BIC USA)" w:date="2014-07-20T12:13:00Z"/>
              <w:rFonts w:eastAsiaTheme="minorEastAsia"/>
              <w:noProof/>
            </w:rPr>
          </w:pPr>
          <w:del w:id="2886" w:author="Sammartano, Marc (BIC USA)" w:date="2014-07-20T12:13:00Z">
            <w:r w:rsidRPr="00E16070" w:rsidDel="00E16070">
              <w:rPr>
                <w:noProof/>
              </w:rPr>
              <w:delText>Bt.onReadReady.Resume</w:delText>
            </w:r>
            <w:r w:rsidDel="00E16070">
              <w:rPr>
                <w:noProof/>
                <w:webHidden/>
              </w:rPr>
              <w:tab/>
            </w:r>
            <w:r w:rsidR="007754F4" w:rsidDel="00E16070">
              <w:rPr>
                <w:noProof/>
                <w:webHidden/>
              </w:rPr>
              <w:delText>89</w:delText>
            </w:r>
          </w:del>
        </w:p>
        <w:p w:rsidR="00BF62D0" w:rsidDel="00E16070" w:rsidRDefault="00BF62D0">
          <w:pPr>
            <w:pStyle w:val="TOC2"/>
            <w:tabs>
              <w:tab w:val="right" w:leader="dot" w:pos="9350"/>
            </w:tabs>
            <w:rPr>
              <w:del w:id="2887" w:author="Sammartano, Marc (BIC USA)" w:date="2014-07-20T12:13:00Z"/>
              <w:rFonts w:eastAsiaTheme="minorEastAsia"/>
              <w:noProof/>
            </w:rPr>
          </w:pPr>
          <w:del w:id="2888" w:author="Sammartano, Marc (BIC USA)" w:date="2014-07-20T12:13:00Z">
            <w:r w:rsidRPr="00E16070" w:rsidDel="00E16070">
              <w:rPr>
                <w:noProof/>
              </w:rPr>
              <w:delText>Bt.read.bytes &lt;svar&gt;</w:delText>
            </w:r>
            <w:r w:rsidDel="00E16070">
              <w:rPr>
                <w:noProof/>
                <w:webHidden/>
              </w:rPr>
              <w:tab/>
            </w:r>
            <w:r w:rsidR="007754F4" w:rsidDel="00E16070">
              <w:rPr>
                <w:noProof/>
                <w:webHidden/>
              </w:rPr>
              <w:delText>89</w:delText>
            </w:r>
          </w:del>
        </w:p>
        <w:p w:rsidR="00BF62D0" w:rsidDel="00E16070" w:rsidRDefault="00BF62D0">
          <w:pPr>
            <w:pStyle w:val="TOC2"/>
            <w:tabs>
              <w:tab w:val="right" w:leader="dot" w:pos="9350"/>
            </w:tabs>
            <w:rPr>
              <w:del w:id="2889" w:author="Sammartano, Marc (BIC USA)" w:date="2014-07-20T12:13:00Z"/>
              <w:rFonts w:eastAsiaTheme="minorEastAsia"/>
              <w:noProof/>
            </w:rPr>
          </w:pPr>
          <w:del w:id="2890" w:author="Sammartano, Marc (BIC USA)" w:date="2014-07-20T12:13:00Z">
            <w:r w:rsidRPr="00E16070" w:rsidDel="00E16070">
              <w:rPr>
                <w:noProof/>
              </w:rPr>
              <w:delText>Bt.device.name &lt;svar&gt;</w:delText>
            </w:r>
            <w:r w:rsidDel="00E16070">
              <w:rPr>
                <w:noProof/>
                <w:webHidden/>
              </w:rPr>
              <w:tab/>
            </w:r>
            <w:r w:rsidR="007754F4" w:rsidDel="00E16070">
              <w:rPr>
                <w:noProof/>
                <w:webHidden/>
              </w:rPr>
              <w:delText>89</w:delText>
            </w:r>
          </w:del>
        </w:p>
        <w:p w:rsidR="00BF62D0" w:rsidDel="00E16070" w:rsidRDefault="00BF62D0">
          <w:pPr>
            <w:pStyle w:val="TOC2"/>
            <w:tabs>
              <w:tab w:val="right" w:leader="dot" w:pos="9350"/>
            </w:tabs>
            <w:rPr>
              <w:del w:id="2891" w:author="Sammartano, Marc (BIC USA)" w:date="2014-07-20T12:13:00Z"/>
              <w:rFonts w:eastAsiaTheme="minorEastAsia"/>
              <w:noProof/>
            </w:rPr>
          </w:pPr>
          <w:del w:id="2892" w:author="Sammartano, Marc (BIC USA)" w:date="2014-07-20T12:13:00Z">
            <w:r w:rsidRPr="00E16070" w:rsidDel="00E16070">
              <w:rPr>
                <w:noProof/>
              </w:rPr>
              <w:delText>Bt.set.uuid &lt;sexp&gt;</w:delText>
            </w:r>
            <w:r w:rsidDel="00E16070">
              <w:rPr>
                <w:noProof/>
                <w:webHidden/>
              </w:rPr>
              <w:tab/>
            </w:r>
            <w:r w:rsidR="007754F4" w:rsidDel="00E16070">
              <w:rPr>
                <w:noProof/>
                <w:webHidden/>
              </w:rPr>
              <w:delText>89</w:delText>
            </w:r>
          </w:del>
        </w:p>
        <w:p w:rsidR="00BF62D0" w:rsidDel="00E16070" w:rsidRDefault="00BF62D0">
          <w:pPr>
            <w:pStyle w:val="TOC1"/>
            <w:tabs>
              <w:tab w:val="right" w:leader="dot" w:pos="9350"/>
            </w:tabs>
            <w:rPr>
              <w:del w:id="2893" w:author="Sammartano, Marc (BIC USA)" w:date="2014-07-20T12:13:00Z"/>
              <w:rFonts w:eastAsiaTheme="minorEastAsia"/>
              <w:noProof/>
            </w:rPr>
          </w:pPr>
          <w:del w:id="2894" w:author="Sammartano, Marc (BIC USA)" w:date="2014-07-20T12:13:00Z">
            <w:r w:rsidRPr="00E16070" w:rsidDel="00E16070">
              <w:rPr>
                <w:noProof/>
              </w:rPr>
              <w:delText>Miscellaneous Commands</w:delText>
            </w:r>
            <w:r w:rsidDel="00E16070">
              <w:rPr>
                <w:noProof/>
                <w:webHidden/>
              </w:rPr>
              <w:tab/>
            </w:r>
            <w:r w:rsidR="007754F4" w:rsidDel="00E16070">
              <w:rPr>
                <w:noProof/>
                <w:webHidden/>
              </w:rPr>
              <w:delText>89</w:delText>
            </w:r>
          </w:del>
        </w:p>
        <w:p w:rsidR="00BF62D0" w:rsidDel="00E16070" w:rsidRDefault="00BF62D0">
          <w:pPr>
            <w:pStyle w:val="TOC2"/>
            <w:tabs>
              <w:tab w:val="right" w:leader="dot" w:pos="9350"/>
            </w:tabs>
            <w:rPr>
              <w:del w:id="2895" w:author="Sammartano, Marc (BIC USA)" w:date="2014-07-20T12:13:00Z"/>
              <w:rFonts w:eastAsiaTheme="minorEastAsia"/>
              <w:noProof/>
            </w:rPr>
          </w:pPr>
          <w:del w:id="2896" w:author="Sammartano, Marc (BIC USA)" w:date="2014-07-20T12:13:00Z">
            <w:r w:rsidRPr="00E16070" w:rsidDel="00E16070">
              <w:rPr>
                <w:noProof/>
              </w:rPr>
              <w:delText>Browse &lt;url_sexp&gt;</w:delText>
            </w:r>
            <w:r w:rsidDel="00E16070">
              <w:rPr>
                <w:noProof/>
                <w:webHidden/>
              </w:rPr>
              <w:tab/>
            </w:r>
            <w:r w:rsidR="007754F4" w:rsidDel="00E16070">
              <w:rPr>
                <w:noProof/>
                <w:webHidden/>
              </w:rPr>
              <w:delText>89</w:delText>
            </w:r>
          </w:del>
        </w:p>
        <w:p w:rsidR="00BF62D0" w:rsidDel="00E16070" w:rsidRDefault="00BF62D0">
          <w:pPr>
            <w:pStyle w:val="TOC2"/>
            <w:tabs>
              <w:tab w:val="right" w:leader="dot" w:pos="9350"/>
            </w:tabs>
            <w:rPr>
              <w:del w:id="2897" w:author="Sammartano, Marc (BIC USA)" w:date="2014-07-20T12:13:00Z"/>
              <w:rFonts w:eastAsiaTheme="minorEastAsia"/>
              <w:noProof/>
            </w:rPr>
          </w:pPr>
          <w:del w:id="2898" w:author="Sammartano, Marc (BIC USA)" w:date="2014-07-20T12:13:00Z">
            <w:r w:rsidRPr="00E16070" w:rsidDel="00E16070">
              <w:rPr>
                <w:noProof/>
              </w:rPr>
              <w:delText>Swap &lt;nvar_a&gt;|&lt;svar_a&gt;, &lt;nvar_b&gt;|&lt;svar_b&gt;</w:delText>
            </w:r>
            <w:r w:rsidDel="00E16070">
              <w:rPr>
                <w:noProof/>
                <w:webHidden/>
              </w:rPr>
              <w:tab/>
            </w:r>
            <w:r w:rsidR="007754F4" w:rsidDel="00E16070">
              <w:rPr>
                <w:noProof/>
                <w:webHidden/>
              </w:rPr>
              <w:delText>90</w:delText>
            </w:r>
          </w:del>
        </w:p>
        <w:p w:rsidR="00BF62D0" w:rsidDel="00E16070" w:rsidRDefault="00BF62D0">
          <w:pPr>
            <w:pStyle w:val="TOC2"/>
            <w:tabs>
              <w:tab w:val="right" w:leader="dot" w:pos="9350"/>
            </w:tabs>
            <w:rPr>
              <w:del w:id="2899" w:author="Sammartano, Marc (BIC USA)" w:date="2014-07-20T12:13:00Z"/>
              <w:rFonts w:eastAsiaTheme="minorEastAsia"/>
              <w:noProof/>
            </w:rPr>
          </w:pPr>
          <w:del w:id="2900" w:author="Sammartano, Marc (BIC USA)" w:date="2014-07-20T12:13:00Z">
            <w:r w:rsidRPr="00E16070" w:rsidDel="00E16070">
              <w:rPr>
                <w:noProof/>
              </w:rPr>
              <w:delText>Clipboard</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01" w:author="Sammartano, Marc (BIC USA)" w:date="2014-07-20T12:13:00Z"/>
              <w:rFonts w:eastAsiaTheme="minorEastAsia"/>
              <w:noProof/>
            </w:rPr>
          </w:pPr>
          <w:del w:id="2902" w:author="Sammartano, Marc (BIC USA)" w:date="2014-07-20T12:13:00Z">
            <w:r w:rsidRPr="00E16070" w:rsidDel="00E16070">
              <w:rPr>
                <w:noProof/>
              </w:rPr>
              <w:delText>Clipboard.get &lt;svar&gt;</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03" w:author="Sammartano, Marc (BIC USA)" w:date="2014-07-20T12:13:00Z"/>
              <w:rFonts w:eastAsiaTheme="minorEastAsia"/>
              <w:noProof/>
            </w:rPr>
          </w:pPr>
          <w:del w:id="2904" w:author="Sammartano, Marc (BIC USA)" w:date="2014-07-20T12:13:00Z">
            <w:r w:rsidRPr="00E16070" w:rsidDel="00E16070">
              <w:rPr>
                <w:noProof/>
              </w:rPr>
              <w:delText>Clipboard.put &lt;sexp&gt;</w:delText>
            </w:r>
            <w:r w:rsidDel="00E16070">
              <w:rPr>
                <w:noProof/>
                <w:webHidden/>
              </w:rPr>
              <w:tab/>
            </w:r>
            <w:r w:rsidR="007754F4" w:rsidDel="00E16070">
              <w:rPr>
                <w:noProof/>
                <w:webHidden/>
              </w:rPr>
              <w:delText>90</w:delText>
            </w:r>
          </w:del>
        </w:p>
        <w:p w:rsidR="00BF62D0" w:rsidDel="00E16070" w:rsidRDefault="00BF62D0">
          <w:pPr>
            <w:pStyle w:val="TOC2"/>
            <w:tabs>
              <w:tab w:val="right" w:leader="dot" w:pos="9350"/>
            </w:tabs>
            <w:rPr>
              <w:del w:id="2905" w:author="Sammartano, Marc (BIC USA)" w:date="2014-07-20T12:13:00Z"/>
              <w:rFonts w:eastAsiaTheme="minorEastAsia"/>
              <w:noProof/>
            </w:rPr>
          </w:pPr>
          <w:del w:id="2906" w:author="Sammartano, Marc (BIC USA)" w:date="2014-07-20T12:13:00Z">
            <w:r w:rsidRPr="00E16070" w:rsidDel="00E16070">
              <w:rPr>
                <w:noProof/>
              </w:rPr>
              <w:delText>Echo.on</w:delText>
            </w:r>
            <w:r w:rsidDel="00E16070">
              <w:rPr>
                <w:noProof/>
                <w:webHidden/>
              </w:rPr>
              <w:tab/>
            </w:r>
            <w:r w:rsidR="007754F4" w:rsidDel="00E16070">
              <w:rPr>
                <w:noProof/>
                <w:webHidden/>
              </w:rPr>
              <w:delText>90</w:delText>
            </w:r>
          </w:del>
        </w:p>
        <w:p w:rsidR="00BF62D0" w:rsidDel="00E16070" w:rsidRDefault="00BF62D0">
          <w:pPr>
            <w:pStyle w:val="TOC2"/>
            <w:tabs>
              <w:tab w:val="right" w:leader="dot" w:pos="9350"/>
            </w:tabs>
            <w:rPr>
              <w:del w:id="2907" w:author="Sammartano, Marc (BIC USA)" w:date="2014-07-20T12:13:00Z"/>
              <w:rFonts w:eastAsiaTheme="minorEastAsia"/>
              <w:noProof/>
            </w:rPr>
          </w:pPr>
          <w:del w:id="2908" w:author="Sammartano, Marc (BIC USA)" w:date="2014-07-20T12:13:00Z">
            <w:r w:rsidRPr="00E16070" w:rsidDel="00E16070">
              <w:rPr>
                <w:noProof/>
              </w:rPr>
              <w:delText>Echo.off</w:delText>
            </w:r>
            <w:r w:rsidDel="00E16070">
              <w:rPr>
                <w:noProof/>
                <w:webHidden/>
              </w:rPr>
              <w:tab/>
            </w:r>
            <w:r w:rsidR="007754F4" w:rsidDel="00E16070">
              <w:rPr>
                <w:noProof/>
                <w:webHidden/>
              </w:rPr>
              <w:delText>90</w:delText>
            </w:r>
          </w:del>
        </w:p>
        <w:p w:rsidR="00BF62D0" w:rsidDel="00E16070" w:rsidRDefault="00BF62D0">
          <w:pPr>
            <w:pStyle w:val="TOC2"/>
            <w:tabs>
              <w:tab w:val="right" w:leader="dot" w:pos="9350"/>
            </w:tabs>
            <w:rPr>
              <w:del w:id="2909" w:author="Sammartano, Marc (BIC USA)" w:date="2014-07-20T12:13:00Z"/>
              <w:rFonts w:eastAsiaTheme="minorEastAsia"/>
              <w:noProof/>
            </w:rPr>
          </w:pPr>
          <w:del w:id="2910" w:author="Sammartano, Marc (BIC USA)" w:date="2014-07-20T12:13:00Z">
            <w:r w:rsidRPr="00E16070" w:rsidDel="00E16070">
              <w:rPr>
                <w:noProof/>
              </w:rPr>
              <w:delText>Encryption</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11" w:author="Sammartano, Marc (BIC USA)" w:date="2014-07-20T12:13:00Z"/>
              <w:rFonts w:eastAsiaTheme="minorEastAsia"/>
              <w:noProof/>
            </w:rPr>
          </w:pPr>
          <w:del w:id="2912" w:author="Sammartano, Marc (BIC USA)" w:date="2014-07-20T12:13:00Z">
            <w:r w:rsidRPr="00E16070" w:rsidDel="00E16070">
              <w:rPr>
                <w:noProof/>
              </w:rPr>
              <w:delText>Encrypt &lt;pw_sexp&gt;, &lt;source_sexp&gt;, &lt;encrypted_svar&gt;</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13" w:author="Sammartano, Marc (BIC USA)" w:date="2014-07-20T12:13:00Z"/>
              <w:rFonts w:eastAsiaTheme="minorEastAsia"/>
              <w:noProof/>
            </w:rPr>
          </w:pPr>
          <w:del w:id="2914" w:author="Sammartano, Marc (BIC USA)" w:date="2014-07-20T12:13:00Z">
            <w:r w:rsidRPr="00E16070" w:rsidDel="00E16070">
              <w:rPr>
                <w:noProof/>
              </w:rPr>
              <w:delText>Decrypt  &lt;pw_sexp&gt;, &lt;encrypted_svar&gt;, &lt;decrypted_svar&gt;</w:delText>
            </w:r>
            <w:r w:rsidDel="00E16070">
              <w:rPr>
                <w:noProof/>
                <w:webHidden/>
              </w:rPr>
              <w:tab/>
            </w:r>
            <w:r w:rsidR="007754F4" w:rsidDel="00E16070">
              <w:rPr>
                <w:noProof/>
                <w:webHidden/>
              </w:rPr>
              <w:delText>90</w:delText>
            </w:r>
          </w:del>
        </w:p>
        <w:p w:rsidR="00BF62D0" w:rsidDel="00E16070" w:rsidRDefault="00BF62D0">
          <w:pPr>
            <w:pStyle w:val="TOC2"/>
            <w:tabs>
              <w:tab w:val="right" w:leader="dot" w:pos="9350"/>
            </w:tabs>
            <w:rPr>
              <w:del w:id="2915" w:author="Sammartano, Marc (BIC USA)" w:date="2014-07-20T12:13:00Z"/>
              <w:rFonts w:eastAsiaTheme="minorEastAsia"/>
              <w:noProof/>
            </w:rPr>
          </w:pPr>
          <w:del w:id="2916" w:author="Sammartano, Marc (BIC USA)" w:date="2014-07-20T12:13:00Z">
            <w:r w:rsidRPr="00E16070" w:rsidDel="00E16070">
              <w:rPr>
                <w:noProof/>
              </w:rPr>
              <w:delText>Text To Speech</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17" w:author="Sammartano, Marc (BIC USA)" w:date="2014-07-20T12:13:00Z"/>
              <w:rFonts w:eastAsiaTheme="minorEastAsia"/>
              <w:noProof/>
            </w:rPr>
          </w:pPr>
          <w:del w:id="2918" w:author="Sammartano, Marc (BIC USA)" w:date="2014-07-20T12:13:00Z">
            <w:r w:rsidRPr="00E16070" w:rsidDel="00E16070">
              <w:rPr>
                <w:noProof/>
              </w:rPr>
              <w:lastRenderedPageBreak/>
              <w:delText>Tts.init</w:delText>
            </w:r>
            <w:r w:rsidDel="00E16070">
              <w:rPr>
                <w:noProof/>
                <w:webHidden/>
              </w:rPr>
              <w:tab/>
            </w:r>
            <w:r w:rsidR="007754F4" w:rsidDel="00E16070">
              <w:rPr>
                <w:noProof/>
                <w:webHidden/>
              </w:rPr>
              <w:delText>90</w:delText>
            </w:r>
          </w:del>
        </w:p>
        <w:p w:rsidR="00BF62D0" w:rsidDel="00E16070" w:rsidRDefault="00BF62D0">
          <w:pPr>
            <w:pStyle w:val="TOC3"/>
            <w:tabs>
              <w:tab w:val="right" w:leader="dot" w:pos="9350"/>
            </w:tabs>
            <w:rPr>
              <w:del w:id="2919" w:author="Sammartano, Marc (BIC USA)" w:date="2014-07-20T12:13:00Z"/>
              <w:rFonts w:eastAsiaTheme="minorEastAsia"/>
              <w:noProof/>
            </w:rPr>
          </w:pPr>
          <w:del w:id="2920" w:author="Sammartano, Marc (BIC USA)" w:date="2014-07-20T12:13:00Z">
            <w:r w:rsidRPr="00E16070" w:rsidDel="00E16070">
              <w:rPr>
                <w:noProof/>
              </w:rPr>
              <w:delText>Tts.speak  &lt;sexp&gt; {, &lt;wait_lexp&gt;}</w:delText>
            </w:r>
            <w:r w:rsidDel="00E16070">
              <w:rPr>
                <w:noProof/>
                <w:webHidden/>
              </w:rPr>
              <w:tab/>
            </w:r>
            <w:r w:rsidR="007754F4" w:rsidDel="00E16070">
              <w:rPr>
                <w:noProof/>
                <w:webHidden/>
              </w:rPr>
              <w:delText>91</w:delText>
            </w:r>
          </w:del>
        </w:p>
        <w:p w:rsidR="00BF62D0" w:rsidDel="00E16070" w:rsidRDefault="00BF62D0">
          <w:pPr>
            <w:pStyle w:val="TOC3"/>
            <w:tabs>
              <w:tab w:val="right" w:leader="dot" w:pos="9350"/>
            </w:tabs>
            <w:rPr>
              <w:del w:id="2921" w:author="Sammartano, Marc (BIC USA)" w:date="2014-07-20T12:13:00Z"/>
              <w:rFonts w:eastAsiaTheme="minorEastAsia"/>
              <w:noProof/>
            </w:rPr>
          </w:pPr>
          <w:del w:id="2922" w:author="Sammartano, Marc (BIC USA)" w:date="2014-07-20T12:13:00Z">
            <w:r w:rsidRPr="00E16070" w:rsidDel="00E16070">
              <w:rPr>
                <w:noProof/>
              </w:rPr>
              <w:delText>Tts.speak.toFile &lt;sexp&gt; {, &lt;path_sexp&gt;}</w:delText>
            </w:r>
            <w:r w:rsidDel="00E16070">
              <w:rPr>
                <w:noProof/>
                <w:webHidden/>
              </w:rPr>
              <w:tab/>
            </w:r>
            <w:r w:rsidR="007754F4" w:rsidDel="00E16070">
              <w:rPr>
                <w:noProof/>
                <w:webHidden/>
              </w:rPr>
              <w:delText>91</w:delText>
            </w:r>
          </w:del>
        </w:p>
        <w:p w:rsidR="00BF62D0" w:rsidDel="00E16070" w:rsidRDefault="00BF62D0">
          <w:pPr>
            <w:pStyle w:val="TOC3"/>
            <w:tabs>
              <w:tab w:val="right" w:leader="dot" w:pos="9350"/>
            </w:tabs>
            <w:rPr>
              <w:del w:id="2923" w:author="Sammartano, Marc (BIC USA)" w:date="2014-07-20T12:13:00Z"/>
              <w:rFonts w:eastAsiaTheme="minorEastAsia"/>
              <w:noProof/>
            </w:rPr>
          </w:pPr>
          <w:del w:id="2924" w:author="Sammartano, Marc (BIC USA)" w:date="2014-07-20T12:13:00Z">
            <w:r w:rsidRPr="00E16070" w:rsidDel="00E16070">
              <w:rPr>
                <w:noProof/>
              </w:rPr>
              <w:delText>Tts.stop</w:delText>
            </w:r>
            <w:r w:rsidDel="00E16070">
              <w:rPr>
                <w:noProof/>
                <w:webHidden/>
              </w:rPr>
              <w:tab/>
            </w:r>
            <w:r w:rsidR="007754F4" w:rsidDel="00E16070">
              <w:rPr>
                <w:noProof/>
                <w:webHidden/>
              </w:rPr>
              <w:delText>91</w:delText>
            </w:r>
          </w:del>
        </w:p>
        <w:p w:rsidR="00BF62D0" w:rsidDel="00E16070" w:rsidRDefault="00BF62D0">
          <w:pPr>
            <w:pStyle w:val="TOC2"/>
            <w:tabs>
              <w:tab w:val="right" w:leader="dot" w:pos="9350"/>
            </w:tabs>
            <w:rPr>
              <w:del w:id="2925" w:author="Sammartano, Marc (BIC USA)" w:date="2014-07-20T12:13:00Z"/>
              <w:rFonts w:eastAsiaTheme="minorEastAsia"/>
              <w:noProof/>
            </w:rPr>
          </w:pPr>
          <w:del w:id="2926" w:author="Sammartano, Marc (BIC USA)" w:date="2014-07-20T12:13:00Z">
            <w:r w:rsidRPr="00E16070" w:rsidDel="00E16070">
              <w:rPr>
                <w:noProof/>
              </w:rPr>
              <w:delText>Speech To Text (Voice Recognition)</w:delText>
            </w:r>
            <w:r w:rsidDel="00E16070">
              <w:rPr>
                <w:noProof/>
                <w:webHidden/>
              </w:rPr>
              <w:tab/>
            </w:r>
            <w:r w:rsidR="007754F4" w:rsidDel="00E16070">
              <w:rPr>
                <w:noProof/>
                <w:webHidden/>
              </w:rPr>
              <w:delText>91</w:delText>
            </w:r>
          </w:del>
        </w:p>
        <w:p w:rsidR="00BF62D0" w:rsidDel="00E16070" w:rsidRDefault="00BF62D0">
          <w:pPr>
            <w:pStyle w:val="TOC3"/>
            <w:tabs>
              <w:tab w:val="right" w:leader="dot" w:pos="9350"/>
            </w:tabs>
            <w:rPr>
              <w:del w:id="2927" w:author="Sammartano, Marc (BIC USA)" w:date="2014-07-20T12:13:00Z"/>
              <w:rFonts w:eastAsiaTheme="minorEastAsia"/>
              <w:noProof/>
            </w:rPr>
          </w:pPr>
          <w:del w:id="2928" w:author="Sammartano, Marc (BIC USA)" w:date="2014-07-20T12:13:00Z">
            <w:r w:rsidRPr="00E16070" w:rsidDel="00E16070">
              <w:rPr>
                <w:noProof/>
              </w:rPr>
              <w:delText>Stt.listen</w:delText>
            </w:r>
            <w:r w:rsidDel="00E16070">
              <w:rPr>
                <w:noProof/>
                <w:webHidden/>
              </w:rPr>
              <w:tab/>
            </w:r>
            <w:r w:rsidR="007754F4" w:rsidDel="00E16070">
              <w:rPr>
                <w:noProof/>
                <w:webHidden/>
              </w:rPr>
              <w:delText>91</w:delText>
            </w:r>
          </w:del>
        </w:p>
        <w:p w:rsidR="00BF62D0" w:rsidDel="00E16070" w:rsidRDefault="00BF62D0">
          <w:pPr>
            <w:pStyle w:val="TOC3"/>
            <w:tabs>
              <w:tab w:val="right" w:leader="dot" w:pos="9350"/>
            </w:tabs>
            <w:rPr>
              <w:del w:id="2929" w:author="Sammartano, Marc (BIC USA)" w:date="2014-07-20T12:13:00Z"/>
              <w:rFonts w:eastAsiaTheme="minorEastAsia"/>
              <w:noProof/>
            </w:rPr>
          </w:pPr>
          <w:del w:id="2930" w:author="Sammartano, Marc (BIC USA)" w:date="2014-07-20T12:13:00Z">
            <w:r w:rsidRPr="00E16070" w:rsidDel="00E16070">
              <w:rPr>
                <w:noProof/>
              </w:rPr>
              <w:delText>Stt.results &lt;string_list_ptr_nvar&gt;</w:delText>
            </w:r>
            <w:r w:rsidDel="00E16070">
              <w:rPr>
                <w:noProof/>
                <w:webHidden/>
              </w:rPr>
              <w:tab/>
            </w:r>
            <w:r w:rsidR="007754F4" w:rsidDel="00E16070">
              <w:rPr>
                <w:noProof/>
                <w:webHidden/>
              </w:rPr>
              <w:delText>91</w:delText>
            </w:r>
          </w:del>
        </w:p>
        <w:p w:rsidR="00BF62D0" w:rsidDel="00E16070" w:rsidRDefault="00BF62D0">
          <w:pPr>
            <w:pStyle w:val="TOC2"/>
            <w:tabs>
              <w:tab w:val="right" w:leader="dot" w:pos="9350"/>
            </w:tabs>
            <w:rPr>
              <w:del w:id="2931" w:author="Sammartano, Marc (BIC USA)" w:date="2014-07-20T12:13:00Z"/>
              <w:rFonts w:eastAsiaTheme="minorEastAsia"/>
              <w:noProof/>
            </w:rPr>
          </w:pPr>
          <w:del w:id="2932" w:author="Sammartano, Marc (BIC USA)" w:date="2014-07-20T12:13:00Z">
            <w:r w:rsidRPr="00E16070" w:rsidDel="00E16070">
              <w:rPr>
                <w:noProof/>
              </w:rPr>
              <w:delText>Timer Interrupts and Commands</w:delText>
            </w:r>
            <w:r w:rsidDel="00E16070">
              <w:rPr>
                <w:noProof/>
                <w:webHidden/>
              </w:rPr>
              <w:tab/>
            </w:r>
            <w:r w:rsidR="007754F4" w:rsidDel="00E16070">
              <w:rPr>
                <w:noProof/>
                <w:webHidden/>
              </w:rPr>
              <w:delText>93</w:delText>
            </w:r>
          </w:del>
        </w:p>
        <w:p w:rsidR="00BF62D0" w:rsidDel="00E16070" w:rsidRDefault="00BF62D0">
          <w:pPr>
            <w:pStyle w:val="TOC3"/>
            <w:tabs>
              <w:tab w:val="right" w:leader="dot" w:pos="9350"/>
            </w:tabs>
            <w:rPr>
              <w:del w:id="2933" w:author="Sammartano, Marc (BIC USA)" w:date="2014-07-20T12:13:00Z"/>
              <w:rFonts w:eastAsiaTheme="minorEastAsia"/>
              <w:noProof/>
            </w:rPr>
          </w:pPr>
          <w:del w:id="2934" w:author="Sammartano, Marc (BIC USA)" w:date="2014-07-20T12:13:00Z">
            <w:r w:rsidRPr="00E16070" w:rsidDel="00E16070">
              <w:rPr>
                <w:noProof/>
              </w:rPr>
              <w:delText>Timer.set &lt;interval_nexp&gt;</w:delText>
            </w:r>
            <w:r w:rsidDel="00E16070">
              <w:rPr>
                <w:noProof/>
                <w:webHidden/>
              </w:rPr>
              <w:tab/>
            </w:r>
            <w:r w:rsidR="007754F4" w:rsidDel="00E16070">
              <w:rPr>
                <w:noProof/>
                <w:webHidden/>
              </w:rPr>
              <w:delText>93</w:delText>
            </w:r>
          </w:del>
        </w:p>
        <w:p w:rsidR="00BF62D0" w:rsidDel="00E16070" w:rsidRDefault="00BF62D0">
          <w:pPr>
            <w:pStyle w:val="TOC3"/>
            <w:tabs>
              <w:tab w:val="right" w:leader="dot" w:pos="9350"/>
            </w:tabs>
            <w:rPr>
              <w:del w:id="2935" w:author="Sammartano, Marc (BIC USA)" w:date="2014-07-20T12:13:00Z"/>
              <w:rFonts w:eastAsiaTheme="minorEastAsia"/>
              <w:noProof/>
            </w:rPr>
          </w:pPr>
          <w:del w:id="2936" w:author="Sammartano, Marc (BIC USA)" w:date="2014-07-20T12:13:00Z">
            <w:r w:rsidRPr="00E16070" w:rsidDel="00E16070">
              <w:rPr>
                <w:noProof/>
              </w:rPr>
              <w:delText>OnTimer:</w:delText>
            </w:r>
            <w:r w:rsidDel="00E16070">
              <w:rPr>
                <w:noProof/>
                <w:webHidden/>
              </w:rPr>
              <w:tab/>
            </w:r>
            <w:r w:rsidR="007754F4" w:rsidDel="00E16070">
              <w:rPr>
                <w:noProof/>
                <w:webHidden/>
              </w:rPr>
              <w:delText>93</w:delText>
            </w:r>
          </w:del>
        </w:p>
        <w:p w:rsidR="00BF62D0" w:rsidDel="00E16070" w:rsidRDefault="00BF62D0">
          <w:pPr>
            <w:pStyle w:val="TOC3"/>
            <w:tabs>
              <w:tab w:val="right" w:leader="dot" w:pos="9350"/>
            </w:tabs>
            <w:rPr>
              <w:del w:id="2937" w:author="Sammartano, Marc (BIC USA)" w:date="2014-07-20T12:13:00Z"/>
              <w:rFonts w:eastAsiaTheme="minorEastAsia"/>
              <w:noProof/>
            </w:rPr>
          </w:pPr>
          <w:del w:id="2938" w:author="Sammartano, Marc (BIC USA)" w:date="2014-07-20T12:13:00Z">
            <w:r w:rsidRPr="00E16070" w:rsidDel="00E16070">
              <w:rPr>
                <w:noProof/>
              </w:rPr>
              <w:delText>Timer.Resume</w:delText>
            </w:r>
            <w:r w:rsidDel="00E16070">
              <w:rPr>
                <w:noProof/>
                <w:webHidden/>
              </w:rPr>
              <w:tab/>
            </w:r>
            <w:r w:rsidR="007754F4" w:rsidDel="00E16070">
              <w:rPr>
                <w:noProof/>
                <w:webHidden/>
              </w:rPr>
              <w:delText>93</w:delText>
            </w:r>
          </w:del>
        </w:p>
        <w:p w:rsidR="00BF62D0" w:rsidDel="00E16070" w:rsidRDefault="00BF62D0">
          <w:pPr>
            <w:pStyle w:val="TOC3"/>
            <w:tabs>
              <w:tab w:val="right" w:leader="dot" w:pos="9350"/>
            </w:tabs>
            <w:rPr>
              <w:del w:id="2939" w:author="Sammartano, Marc (BIC USA)" w:date="2014-07-20T12:13:00Z"/>
              <w:rFonts w:eastAsiaTheme="minorEastAsia"/>
              <w:noProof/>
            </w:rPr>
          </w:pPr>
          <w:del w:id="2940" w:author="Sammartano, Marc (BIC USA)" w:date="2014-07-20T12:13:00Z">
            <w:r w:rsidRPr="00E16070" w:rsidDel="00E16070">
              <w:rPr>
                <w:noProof/>
              </w:rPr>
              <w:delText>Timer.Clear</w:delText>
            </w:r>
            <w:r w:rsidDel="00E16070">
              <w:rPr>
                <w:noProof/>
                <w:webHidden/>
              </w:rPr>
              <w:tab/>
            </w:r>
            <w:r w:rsidR="007754F4" w:rsidDel="00E16070">
              <w:rPr>
                <w:noProof/>
                <w:webHidden/>
              </w:rPr>
              <w:delText>93</w:delText>
            </w:r>
          </w:del>
        </w:p>
        <w:p w:rsidR="00BF62D0" w:rsidDel="00E16070" w:rsidRDefault="00BF62D0">
          <w:pPr>
            <w:pStyle w:val="TOC3"/>
            <w:tabs>
              <w:tab w:val="right" w:leader="dot" w:pos="9350"/>
            </w:tabs>
            <w:rPr>
              <w:del w:id="2941" w:author="Sammartano, Marc (BIC USA)" w:date="2014-07-20T12:13:00Z"/>
              <w:rFonts w:eastAsiaTheme="minorEastAsia"/>
              <w:noProof/>
            </w:rPr>
          </w:pPr>
          <w:del w:id="2942" w:author="Sammartano, Marc (BIC USA)" w:date="2014-07-20T12:13:00Z">
            <w:r w:rsidRPr="00E16070" w:rsidDel="00E16070">
              <w:rPr>
                <w:noProof/>
              </w:rPr>
              <w:delText>Sample Code</w:delText>
            </w:r>
            <w:r w:rsidDel="00E16070">
              <w:rPr>
                <w:noProof/>
                <w:webHidden/>
              </w:rPr>
              <w:tab/>
            </w:r>
            <w:r w:rsidR="007754F4" w:rsidDel="00E16070">
              <w:rPr>
                <w:noProof/>
                <w:webHidden/>
              </w:rPr>
              <w:delText>93</w:delText>
            </w:r>
          </w:del>
        </w:p>
        <w:p w:rsidR="00BF62D0" w:rsidDel="00E16070" w:rsidRDefault="00BF62D0">
          <w:pPr>
            <w:pStyle w:val="TOC2"/>
            <w:tabs>
              <w:tab w:val="right" w:leader="dot" w:pos="9350"/>
            </w:tabs>
            <w:rPr>
              <w:del w:id="2943" w:author="Sammartano, Marc (BIC USA)" w:date="2014-07-20T12:13:00Z"/>
              <w:rFonts w:eastAsiaTheme="minorEastAsia"/>
              <w:noProof/>
            </w:rPr>
          </w:pPr>
          <w:del w:id="2944" w:author="Sammartano, Marc (BIC USA)" w:date="2014-07-20T12:13:00Z">
            <w:r w:rsidRPr="00E16070" w:rsidDel="00E16070">
              <w:rPr>
                <w:noProof/>
              </w:rPr>
              <w:delText>Device &lt;svar&gt;</w:delText>
            </w:r>
            <w:r w:rsidDel="00E16070">
              <w:rPr>
                <w:noProof/>
                <w:webHidden/>
              </w:rPr>
              <w:tab/>
            </w:r>
            <w:r w:rsidR="007754F4" w:rsidDel="00E16070">
              <w:rPr>
                <w:noProof/>
                <w:webHidden/>
              </w:rPr>
              <w:delText>94</w:delText>
            </w:r>
          </w:del>
        </w:p>
        <w:p w:rsidR="00BF62D0" w:rsidDel="00E16070" w:rsidRDefault="00BF62D0">
          <w:pPr>
            <w:pStyle w:val="TOC2"/>
            <w:tabs>
              <w:tab w:val="right" w:leader="dot" w:pos="9350"/>
            </w:tabs>
            <w:rPr>
              <w:del w:id="2945" w:author="Sammartano, Marc (BIC USA)" w:date="2014-07-20T12:13:00Z"/>
              <w:rFonts w:eastAsiaTheme="minorEastAsia"/>
              <w:noProof/>
            </w:rPr>
          </w:pPr>
          <w:del w:id="2946" w:author="Sammartano, Marc (BIC USA)" w:date="2014-07-20T12:13:00Z">
            <w:r w:rsidRPr="00E16070" w:rsidDel="00E16070">
              <w:rPr>
                <w:noProof/>
              </w:rPr>
              <w:delText>Include FileNamePath</w:delText>
            </w:r>
            <w:r w:rsidDel="00E16070">
              <w:rPr>
                <w:noProof/>
                <w:webHidden/>
              </w:rPr>
              <w:tab/>
            </w:r>
            <w:r w:rsidR="007754F4" w:rsidDel="00E16070">
              <w:rPr>
                <w:noProof/>
                <w:webHidden/>
              </w:rPr>
              <w:delText>94</w:delText>
            </w:r>
          </w:del>
        </w:p>
        <w:p w:rsidR="00BF62D0" w:rsidDel="00E16070" w:rsidRDefault="00BF62D0">
          <w:pPr>
            <w:pStyle w:val="TOC2"/>
            <w:tabs>
              <w:tab w:val="right" w:leader="dot" w:pos="9350"/>
            </w:tabs>
            <w:rPr>
              <w:del w:id="2947" w:author="Sammartano, Marc (BIC USA)" w:date="2014-07-20T12:13:00Z"/>
              <w:rFonts w:eastAsiaTheme="minorEastAsia"/>
              <w:noProof/>
            </w:rPr>
          </w:pPr>
          <w:del w:id="2948" w:author="Sammartano, Marc (BIC USA)" w:date="2014-07-20T12:13:00Z">
            <w:r w:rsidRPr="00E16070" w:rsidDel="00E16070">
              <w:rPr>
                <w:noProof/>
              </w:rPr>
              <w:delText>Pause &lt;ticks_nexp&gt;</w:delText>
            </w:r>
            <w:r w:rsidDel="00E16070">
              <w:rPr>
                <w:noProof/>
                <w:webHidden/>
              </w:rPr>
              <w:tab/>
            </w:r>
            <w:r w:rsidR="007754F4" w:rsidDel="00E16070">
              <w:rPr>
                <w:noProof/>
                <w:webHidden/>
              </w:rPr>
              <w:delText>94</w:delText>
            </w:r>
          </w:del>
        </w:p>
        <w:p w:rsidR="00BF62D0" w:rsidDel="00E16070" w:rsidRDefault="00BF62D0">
          <w:pPr>
            <w:pStyle w:val="TOC2"/>
            <w:tabs>
              <w:tab w:val="right" w:leader="dot" w:pos="9350"/>
            </w:tabs>
            <w:rPr>
              <w:del w:id="2949" w:author="Sammartano, Marc (BIC USA)" w:date="2014-07-20T12:13:00Z"/>
              <w:rFonts w:eastAsiaTheme="minorEastAsia"/>
              <w:noProof/>
            </w:rPr>
          </w:pPr>
          <w:del w:id="2950" w:author="Sammartano, Marc (BIC USA)" w:date="2014-07-20T12:13:00Z">
            <w:r w:rsidRPr="00E16070" w:rsidDel="00E16070">
              <w:rPr>
                <w:noProof/>
              </w:rPr>
              <w:delText>Popup &lt;message_sexp&gt;, &lt;x_nexp&gt;, &lt;y_nexp&gt;, &lt;duration_nexp&gt;</w:delText>
            </w:r>
            <w:r w:rsidDel="00E16070">
              <w:rPr>
                <w:noProof/>
                <w:webHidden/>
              </w:rPr>
              <w:tab/>
            </w:r>
            <w:r w:rsidR="007754F4" w:rsidDel="00E16070">
              <w:rPr>
                <w:noProof/>
                <w:webHidden/>
              </w:rPr>
              <w:delText>94</w:delText>
            </w:r>
          </w:del>
        </w:p>
        <w:p w:rsidR="00BF62D0" w:rsidDel="00E16070" w:rsidRDefault="00BF62D0">
          <w:pPr>
            <w:pStyle w:val="TOC2"/>
            <w:tabs>
              <w:tab w:val="right" w:leader="dot" w:pos="9350"/>
            </w:tabs>
            <w:rPr>
              <w:del w:id="2951" w:author="Sammartano, Marc (BIC USA)" w:date="2014-07-20T12:13:00Z"/>
              <w:rFonts w:eastAsiaTheme="minorEastAsia"/>
              <w:noProof/>
            </w:rPr>
          </w:pPr>
          <w:del w:id="2952" w:author="Sammartano, Marc (BIC USA)" w:date="2014-07-20T12:13:00Z">
            <w:r w:rsidRPr="00E16070" w:rsidDel="00E16070">
              <w:rPr>
                <w:noProof/>
              </w:rPr>
              <w:delText>Select &lt;selection_nvar&gt;, &lt;Array$[]&gt;|&lt;list_nexp&gt; {,&lt;title_sexp&gt; {, &lt;message_sexp&gt; } } {,&lt;press_lvar&gt; }</w:delText>
            </w:r>
            <w:r w:rsidDel="00E16070">
              <w:rPr>
                <w:noProof/>
                <w:webHidden/>
              </w:rPr>
              <w:tab/>
            </w:r>
            <w:r w:rsidR="007754F4" w:rsidDel="00E16070">
              <w:rPr>
                <w:noProof/>
                <w:webHidden/>
              </w:rPr>
              <w:delText>94</w:delText>
            </w:r>
          </w:del>
        </w:p>
        <w:p w:rsidR="00BF62D0" w:rsidDel="00E16070" w:rsidRDefault="00BF62D0">
          <w:pPr>
            <w:pStyle w:val="TOC2"/>
            <w:tabs>
              <w:tab w:val="right" w:leader="dot" w:pos="9350"/>
            </w:tabs>
            <w:rPr>
              <w:del w:id="2953" w:author="Sammartano, Marc (BIC USA)" w:date="2014-07-20T12:13:00Z"/>
              <w:rFonts w:eastAsiaTheme="minorEastAsia"/>
              <w:noProof/>
            </w:rPr>
          </w:pPr>
          <w:del w:id="2954" w:author="Sammartano, Marc (BIC USA)" w:date="2014-07-20T12:13:00Z">
            <w:r w:rsidRPr="00E16070" w:rsidDel="00E16070">
              <w:rPr>
                <w:noProof/>
              </w:rPr>
              <w:delText>Split &lt;result_array$[]&gt;, &lt;source_sexp&gt; {, &lt;test_sexp&gt;}</w:delText>
            </w:r>
            <w:r w:rsidDel="00E16070">
              <w:rPr>
                <w:noProof/>
                <w:webHidden/>
              </w:rPr>
              <w:tab/>
            </w:r>
            <w:r w:rsidR="007754F4" w:rsidDel="00E16070">
              <w:rPr>
                <w:noProof/>
                <w:webHidden/>
              </w:rPr>
              <w:delText>95</w:delText>
            </w:r>
          </w:del>
        </w:p>
        <w:p w:rsidR="00BF62D0" w:rsidDel="00E16070" w:rsidRDefault="00BF62D0">
          <w:pPr>
            <w:pStyle w:val="TOC2"/>
            <w:tabs>
              <w:tab w:val="right" w:leader="dot" w:pos="9350"/>
            </w:tabs>
            <w:rPr>
              <w:del w:id="2955" w:author="Sammartano, Marc (BIC USA)" w:date="2014-07-20T12:13:00Z"/>
              <w:rFonts w:eastAsiaTheme="minorEastAsia"/>
              <w:noProof/>
            </w:rPr>
          </w:pPr>
          <w:del w:id="2956" w:author="Sammartano, Marc (BIC USA)" w:date="2014-07-20T12:13:00Z">
            <w:r w:rsidRPr="00E16070" w:rsidDel="00E16070">
              <w:rPr>
                <w:noProof/>
              </w:rPr>
              <w:delText>Split.all &lt;result_array$[]&gt;, &lt;source_sexp&gt; {, &lt;test_sexp&gt;}</w:delText>
            </w:r>
            <w:r w:rsidDel="00E16070">
              <w:rPr>
                <w:noProof/>
                <w:webHidden/>
              </w:rPr>
              <w:tab/>
            </w:r>
            <w:r w:rsidR="007754F4" w:rsidDel="00E16070">
              <w:rPr>
                <w:noProof/>
                <w:webHidden/>
              </w:rPr>
              <w:delText>95</w:delText>
            </w:r>
          </w:del>
        </w:p>
        <w:p w:rsidR="00BF62D0" w:rsidDel="00E16070" w:rsidRDefault="00BF62D0">
          <w:pPr>
            <w:pStyle w:val="TOC2"/>
            <w:tabs>
              <w:tab w:val="right" w:leader="dot" w:pos="9350"/>
            </w:tabs>
            <w:rPr>
              <w:del w:id="2957" w:author="Sammartano, Marc (BIC USA)" w:date="2014-07-20T12:13:00Z"/>
              <w:rFonts w:eastAsiaTheme="minorEastAsia"/>
              <w:noProof/>
            </w:rPr>
          </w:pPr>
          <w:del w:id="2958" w:author="Sammartano, Marc (BIC USA)" w:date="2014-07-20T12:13:00Z">
            <w:r w:rsidRPr="00E16070" w:rsidDel="00E16070">
              <w:rPr>
                <w:noProof/>
              </w:rPr>
              <w:delText>Time {&lt;time_nexp&gt;,} Year$, Month$, Day$, Hour$, Minute$, Second$, WeekDay, isDST</w:delText>
            </w:r>
            <w:r w:rsidDel="00E16070">
              <w:rPr>
                <w:noProof/>
                <w:webHidden/>
              </w:rPr>
              <w:tab/>
            </w:r>
            <w:r w:rsidR="007754F4" w:rsidDel="00E16070">
              <w:rPr>
                <w:noProof/>
                <w:webHidden/>
              </w:rPr>
              <w:delText>96</w:delText>
            </w:r>
          </w:del>
        </w:p>
        <w:p w:rsidR="00BF62D0" w:rsidDel="00E16070" w:rsidRDefault="00BF62D0">
          <w:pPr>
            <w:pStyle w:val="TOC2"/>
            <w:tabs>
              <w:tab w:val="right" w:leader="dot" w:pos="9350"/>
            </w:tabs>
            <w:rPr>
              <w:del w:id="2959" w:author="Sammartano, Marc (BIC USA)" w:date="2014-07-20T12:13:00Z"/>
              <w:rFonts w:eastAsiaTheme="minorEastAsia"/>
              <w:noProof/>
            </w:rPr>
          </w:pPr>
          <w:del w:id="2960" w:author="Sammartano, Marc (BIC USA)" w:date="2014-07-20T12:13:00Z">
            <w:r w:rsidRPr="00E16070" w:rsidDel="00E16070">
              <w:rPr>
                <w:noProof/>
              </w:rPr>
              <w:delText>TimeZone Commands</w:delText>
            </w:r>
            <w:r w:rsidDel="00E16070">
              <w:rPr>
                <w:noProof/>
                <w:webHidden/>
              </w:rPr>
              <w:tab/>
            </w:r>
            <w:r w:rsidR="007754F4" w:rsidDel="00E16070">
              <w:rPr>
                <w:noProof/>
                <w:webHidden/>
              </w:rPr>
              <w:delText>96</w:delText>
            </w:r>
          </w:del>
        </w:p>
        <w:p w:rsidR="00BF62D0" w:rsidDel="00E16070" w:rsidRDefault="00BF62D0">
          <w:pPr>
            <w:pStyle w:val="TOC2"/>
            <w:tabs>
              <w:tab w:val="right" w:leader="dot" w:pos="9350"/>
            </w:tabs>
            <w:rPr>
              <w:del w:id="2961" w:author="Sammartano, Marc (BIC USA)" w:date="2014-07-20T12:13:00Z"/>
              <w:rFonts w:eastAsiaTheme="minorEastAsia"/>
              <w:noProof/>
            </w:rPr>
          </w:pPr>
          <w:del w:id="2962" w:author="Sammartano, Marc (BIC USA)" w:date="2014-07-20T12:13:00Z">
            <w:r w:rsidRPr="00E16070" w:rsidDel="00E16070">
              <w:rPr>
                <w:noProof/>
              </w:rPr>
              <w:delText>TimeZone.set { &lt;tz_sexp&gt; }</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63" w:author="Sammartano, Marc (BIC USA)" w:date="2014-07-20T12:13:00Z"/>
              <w:rFonts w:eastAsiaTheme="minorEastAsia"/>
              <w:noProof/>
            </w:rPr>
          </w:pPr>
          <w:del w:id="2964" w:author="Sammartano, Marc (BIC USA)" w:date="2014-07-20T12:13:00Z">
            <w:r w:rsidRPr="00E16070" w:rsidDel="00E16070">
              <w:rPr>
                <w:noProof/>
              </w:rPr>
              <w:delText>TimeZone.get &lt;tz_svar&gt;</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65" w:author="Sammartano, Marc (BIC USA)" w:date="2014-07-20T12:13:00Z"/>
              <w:rFonts w:eastAsiaTheme="minorEastAsia"/>
              <w:noProof/>
            </w:rPr>
          </w:pPr>
          <w:del w:id="2966" w:author="Sammartano, Marc (BIC USA)" w:date="2014-07-20T12:13:00Z">
            <w:r w:rsidRPr="00E16070" w:rsidDel="00E16070">
              <w:rPr>
                <w:noProof/>
              </w:rPr>
              <w:delText>TimeZone.list &lt;tz_list_pointer_nvar&gt;</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67" w:author="Sammartano, Marc (BIC USA)" w:date="2014-07-20T12:13:00Z"/>
              <w:rFonts w:eastAsiaTheme="minorEastAsia"/>
              <w:noProof/>
            </w:rPr>
          </w:pPr>
          <w:del w:id="2968" w:author="Sammartano, Marc (BIC USA)" w:date="2014-07-20T12:13:00Z">
            <w:r w:rsidRPr="00E16070" w:rsidDel="00E16070">
              <w:rPr>
                <w:noProof/>
              </w:rPr>
              <w:delText>Tone &lt;frequency_nexp&gt;, &lt;duration_nexp&gt;</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69" w:author="Sammartano, Marc (BIC USA)" w:date="2014-07-20T12:13:00Z"/>
              <w:rFonts w:eastAsiaTheme="minorEastAsia"/>
              <w:noProof/>
            </w:rPr>
          </w:pPr>
          <w:del w:id="2970" w:author="Sammartano, Marc (BIC USA)" w:date="2014-07-20T12:13:00Z">
            <w:r w:rsidRPr="00E16070" w:rsidDel="00E16070">
              <w:rPr>
                <w:noProof/>
              </w:rPr>
              <w:delText>Vibrate &lt;pattern_array[{&lt;start&gt;,&lt;length&gt;}]&gt;,&lt;nexp&gt;</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71" w:author="Sammartano, Marc (BIC USA)" w:date="2014-07-20T12:13:00Z"/>
              <w:rFonts w:eastAsiaTheme="minorEastAsia"/>
              <w:noProof/>
            </w:rPr>
          </w:pPr>
          <w:del w:id="2972" w:author="Sammartano, Marc (BIC USA)" w:date="2014-07-20T12:13:00Z">
            <w:r w:rsidRPr="00E16070" w:rsidDel="00E16070">
              <w:rPr>
                <w:noProof/>
              </w:rPr>
              <w:delText>WakeLock &lt;code_nexp&gt;</w:delText>
            </w:r>
            <w:r w:rsidDel="00E16070">
              <w:rPr>
                <w:noProof/>
                <w:webHidden/>
              </w:rPr>
              <w:tab/>
            </w:r>
            <w:r w:rsidR="007754F4" w:rsidDel="00E16070">
              <w:rPr>
                <w:noProof/>
                <w:webHidden/>
              </w:rPr>
              <w:delText>97</w:delText>
            </w:r>
          </w:del>
        </w:p>
        <w:p w:rsidR="00BF62D0" w:rsidDel="00E16070" w:rsidRDefault="00BF62D0">
          <w:pPr>
            <w:pStyle w:val="TOC2"/>
            <w:tabs>
              <w:tab w:val="right" w:leader="dot" w:pos="9350"/>
            </w:tabs>
            <w:rPr>
              <w:del w:id="2973" w:author="Sammartano, Marc (BIC USA)" w:date="2014-07-20T12:13:00Z"/>
              <w:rFonts w:eastAsiaTheme="minorEastAsia"/>
              <w:noProof/>
            </w:rPr>
          </w:pPr>
          <w:del w:id="2974" w:author="Sammartano, Marc (BIC USA)" w:date="2014-07-20T12:13:00Z">
            <w:r w:rsidRPr="00E16070" w:rsidDel="00E16070">
              <w:rPr>
                <w:noProof/>
              </w:rPr>
              <w:delText>WifiLock &lt;code_nexp&gt;</w:delText>
            </w:r>
            <w:r w:rsidDel="00E16070">
              <w:rPr>
                <w:noProof/>
                <w:webHidden/>
              </w:rPr>
              <w:tab/>
            </w:r>
            <w:r w:rsidR="007754F4" w:rsidDel="00E16070">
              <w:rPr>
                <w:noProof/>
                <w:webHidden/>
              </w:rPr>
              <w:delText>98</w:delText>
            </w:r>
          </w:del>
        </w:p>
        <w:p w:rsidR="00BF62D0" w:rsidDel="00E16070" w:rsidRDefault="00BF62D0">
          <w:pPr>
            <w:pStyle w:val="TOC2"/>
            <w:tabs>
              <w:tab w:val="right" w:leader="dot" w:pos="9350"/>
            </w:tabs>
            <w:rPr>
              <w:del w:id="2975" w:author="Sammartano, Marc (BIC USA)" w:date="2014-07-20T12:13:00Z"/>
              <w:rFonts w:eastAsiaTheme="minorEastAsia"/>
              <w:noProof/>
            </w:rPr>
          </w:pPr>
          <w:del w:id="2976" w:author="Sammartano, Marc (BIC USA)" w:date="2014-07-20T12:13:00Z">
            <w:r w:rsidRPr="00E16070" w:rsidDel="00E16070">
              <w:rPr>
                <w:noProof/>
              </w:rPr>
              <w:delText>Http.post &lt;url_sexp&gt;, &lt;list_nexp&gt;, &lt;result_svar&gt;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77" w:author="Sammartano, Marc (BIC USA)" w:date="2014-07-20T12:13:00Z"/>
              <w:rFonts w:eastAsiaTheme="minorEastAsia"/>
              <w:noProof/>
            </w:rPr>
          </w:pPr>
          <w:del w:id="2978" w:author="Sammartano, Marc (BIC USA)" w:date="2014-07-20T12:13:00Z">
            <w:r w:rsidRPr="00E16070" w:rsidDel="00E16070">
              <w:rPr>
                <w:noProof/>
              </w:rPr>
              <w:delText>MyPhoneNumber &lt;svar&gt;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79" w:author="Sammartano, Marc (BIC USA)" w:date="2014-07-20T12:13:00Z"/>
              <w:rFonts w:eastAsiaTheme="minorEastAsia"/>
              <w:noProof/>
            </w:rPr>
          </w:pPr>
          <w:del w:id="2980" w:author="Sammartano, Marc (BIC USA)" w:date="2014-07-20T12:13:00Z">
            <w:r w:rsidRPr="00E16070" w:rsidDel="00E16070">
              <w:rPr>
                <w:noProof/>
              </w:rPr>
              <w:lastRenderedPageBreak/>
              <w:delText>Phone.call &lt;sexp&gt;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81" w:author="Sammartano, Marc (BIC USA)" w:date="2014-07-20T12:13:00Z"/>
              <w:rFonts w:eastAsiaTheme="minorEastAsia"/>
              <w:noProof/>
            </w:rPr>
          </w:pPr>
          <w:del w:id="2982" w:author="Sammartano, Marc (BIC USA)" w:date="2014-07-20T12:13:00Z">
            <w:r w:rsidRPr="00E16070" w:rsidDel="00E16070">
              <w:rPr>
                <w:noProof/>
              </w:rPr>
              <w:delText>Phone.rcv.init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83" w:author="Sammartano, Marc (BIC USA)" w:date="2014-07-20T12:13:00Z"/>
              <w:rFonts w:eastAsiaTheme="minorEastAsia"/>
              <w:noProof/>
            </w:rPr>
          </w:pPr>
          <w:del w:id="2984" w:author="Sammartano, Marc (BIC USA)" w:date="2014-07-20T12:13:00Z">
            <w:r w:rsidRPr="00E16070" w:rsidDel="00E16070">
              <w:rPr>
                <w:noProof/>
              </w:rPr>
              <w:delText>Phone.rcv.next  &lt;state_nvar&gt;, &lt;number_svar&gt;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85" w:author="Sammartano, Marc (BIC USA)" w:date="2014-07-20T12:13:00Z"/>
              <w:rFonts w:eastAsiaTheme="minorEastAsia"/>
              <w:noProof/>
            </w:rPr>
          </w:pPr>
          <w:del w:id="2986" w:author="Sammartano, Marc (BIC USA)" w:date="2014-07-20T12:13:00Z">
            <w:r w:rsidRPr="00E16070" w:rsidDel="00E16070">
              <w:rPr>
                <w:noProof/>
              </w:rPr>
              <w:delText>Sms.send &lt;number_sexp&gt;, &lt;message_sexp&gt;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87" w:author="Sammartano, Marc (BIC USA)" w:date="2014-07-20T12:13:00Z"/>
              <w:rFonts w:eastAsiaTheme="minorEastAsia"/>
              <w:noProof/>
            </w:rPr>
          </w:pPr>
          <w:del w:id="2988" w:author="Sammartano, Marc (BIC USA)" w:date="2014-07-20T12:13:00Z">
            <w:r w:rsidRPr="00E16070" w:rsidDel="00E16070">
              <w:rPr>
                <w:noProof/>
              </w:rPr>
              <w:delText>Sms.rcv.init</w:delText>
            </w:r>
            <w:r w:rsidDel="00E16070">
              <w:rPr>
                <w:noProof/>
                <w:webHidden/>
              </w:rPr>
              <w:tab/>
            </w:r>
            <w:r w:rsidR="007754F4" w:rsidDel="00E16070">
              <w:rPr>
                <w:noProof/>
                <w:webHidden/>
              </w:rPr>
              <w:delText>99</w:delText>
            </w:r>
          </w:del>
        </w:p>
        <w:p w:rsidR="00BF62D0" w:rsidDel="00E16070" w:rsidRDefault="00BF62D0">
          <w:pPr>
            <w:pStyle w:val="TOC2"/>
            <w:tabs>
              <w:tab w:val="right" w:leader="dot" w:pos="9350"/>
            </w:tabs>
            <w:rPr>
              <w:del w:id="2989" w:author="Sammartano, Marc (BIC USA)" w:date="2014-07-20T12:13:00Z"/>
              <w:rFonts w:eastAsiaTheme="minorEastAsia"/>
              <w:noProof/>
            </w:rPr>
          </w:pPr>
          <w:del w:id="2990" w:author="Sammartano, Marc (BIC USA)" w:date="2014-07-20T12:13:00Z">
            <w:r w:rsidRPr="00E16070" w:rsidDel="00E16070">
              <w:rPr>
                <w:noProof/>
              </w:rPr>
              <w:delText>Sms.rcv.next &lt;svar&gt;</w:delText>
            </w:r>
            <w:r w:rsidDel="00E16070">
              <w:rPr>
                <w:noProof/>
                <w:webHidden/>
              </w:rPr>
              <w:tab/>
            </w:r>
            <w:r w:rsidR="007754F4" w:rsidDel="00E16070">
              <w:rPr>
                <w:noProof/>
                <w:webHidden/>
              </w:rPr>
              <w:delText>100</w:delText>
            </w:r>
          </w:del>
        </w:p>
        <w:p w:rsidR="00BF62D0" w:rsidDel="00E16070" w:rsidRDefault="00BF62D0">
          <w:pPr>
            <w:pStyle w:val="TOC2"/>
            <w:tabs>
              <w:tab w:val="right" w:leader="dot" w:pos="9350"/>
            </w:tabs>
            <w:rPr>
              <w:del w:id="2991" w:author="Sammartano, Marc (BIC USA)" w:date="2014-07-20T12:13:00Z"/>
              <w:rFonts w:eastAsiaTheme="minorEastAsia"/>
              <w:noProof/>
            </w:rPr>
          </w:pPr>
          <w:del w:id="2992" w:author="Sammartano, Marc (BIC USA)" w:date="2014-07-20T12:13:00Z">
            <w:r w:rsidRPr="00E16070" w:rsidDel="00E16070">
              <w:rPr>
                <w:noProof/>
              </w:rPr>
              <w:delText>Email.send &lt;recipient_sxep&gt;, &lt;subject_sexp&gt;, &lt;body_sexp&gt;</w:delText>
            </w:r>
            <w:r w:rsidDel="00E16070">
              <w:rPr>
                <w:noProof/>
                <w:webHidden/>
              </w:rPr>
              <w:tab/>
            </w:r>
            <w:r w:rsidR="007754F4" w:rsidDel="00E16070">
              <w:rPr>
                <w:noProof/>
                <w:webHidden/>
              </w:rPr>
              <w:delText>100</w:delText>
            </w:r>
          </w:del>
        </w:p>
        <w:p w:rsidR="00BF62D0" w:rsidDel="00E16070" w:rsidRDefault="00BF62D0">
          <w:pPr>
            <w:pStyle w:val="TOC2"/>
            <w:tabs>
              <w:tab w:val="right" w:leader="dot" w:pos="9350"/>
            </w:tabs>
            <w:rPr>
              <w:del w:id="2993" w:author="Sammartano, Marc (BIC USA)" w:date="2014-07-20T12:13:00Z"/>
              <w:rFonts w:eastAsiaTheme="minorEastAsia"/>
              <w:noProof/>
            </w:rPr>
          </w:pPr>
          <w:del w:id="2994" w:author="Sammartano, Marc (BIC USA)" w:date="2014-07-20T12:13:00Z">
            <w:r w:rsidRPr="00E16070" w:rsidDel="00E16070">
              <w:rPr>
                <w:noProof/>
              </w:rPr>
              <w:delText>Headset &lt;state_nvar&gt;, &lt;type_svar&gt;, &lt;mic_nvar&gt;</w:delText>
            </w:r>
            <w:r w:rsidDel="00E16070">
              <w:rPr>
                <w:noProof/>
                <w:webHidden/>
              </w:rPr>
              <w:tab/>
            </w:r>
            <w:r w:rsidR="007754F4" w:rsidDel="00E16070">
              <w:rPr>
                <w:noProof/>
                <w:webHidden/>
              </w:rPr>
              <w:delText>100</w:delText>
            </w:r>
          </w:del>
        </w:p>
        <w:p w:rsidR="00BF62D0" w:rsidDel="00E16070" w:rsidRDefault="00BF62D0">
          <w:pPr>
            <w:pStyle w:val="TOC2"/>
            <w:tabs>
              <w:tab w:val="right" w:leader="dot" w:pos="9350"/>
            </w:tabs>
            <w:rPr>
              <w:del w:id="2995" w:author="Sammartano, Marc (BIC USA)" w:date="2014-07-20T12:13:00Z"/>
              <w:rFonts w:eastAsiaTheme="minorEastAsia"/>
              <w:noProof/>
            </w:rPr>
          </w:pPr>
          <w:del w:id="2996" w:author="Sammartano, Marc (BIC USA)" w:date="2014-07-20T12:13:00Z">
            <w:r w:rsidRPr="00E16070" w:rsidDel="00E16070">
              <w:rPr>
                <w:noProof/>
              </w:rPr>
              <w:delText>Notify &lt;title_sexp&gt;, &lt;subtitle_sexp&gt;, &lt;alert_sexp&gt;, &lt;wait_lexp&gt;</w:delText>
            </w:r>
            <w:r w:rsidDel="00E16070">
              <w:rPr>
                <w:noProof/>
                <w:webHidden/>
              </w:rPr>
              <w:tab/>
            </w:r>
            <w:r w:rsidR="007754F4" w:rsidDel="00E16070">
              <w:rPr>
                <w:noProof/>
                <w:webHidden/>
              </w:rPr>
              <w:delText>100</w:delText>
            </w:r>
          </w:del>
        </w:p>
        <w:p w:rsidR="00BF62D0" w:rsidDel="00E16070" w:rsidRDefault="00BF62D0">
          <w:pPr>
            <w:pStyle w:val="TOC2"/>
            <w:tabs>
              <w:tab w:val="right" w:leader="dot" w:pos="9350"/>
            </w:tabs>
            <w:rPr>
              <w:del w:id="2997" w:author="Sammartano, Marc (BIC USA)" w:date="2014-07-20T12:13:00Z"/>
              <w:rFonts w:eastAsiaTheme="minorEastAsia"/>
              <w:noProof/>
            </w:rPr>
          </w:pPr>
          <w:del w:id="2998" w:author="Sammartano, Marc (BIC USA)" w:date="2014-07-20T12:13:00Z">
            <w:r w:rsidRPr="00E16070" w:rsidDel="00E16070">
              <w:rPr>
                <w:noProof/>
              </w:rPr>
              <w:delText>Home</w:delText>
            </w:r>
            <w:r w:rsidDel="00E16070">
              <w:rPr>
                <w:noProof/>
                <w:webHidden/>
              </w:rPr>
              <w:tab/>
            </w:r>
            <w:r w:rsidR="007754F4" w:rsidDel="00E16070">
              <w:rPr>
                <w:noProof/>
                <w:webHidden/>
              </w:rPr>
              <w:delText>101</w:delText>
            </w:r>
          </w:del>
        </w:p>
        <w:p w:rsidR="00BF62D0" w:rsidDel="00E16070" w:rsidRDefault="00BF62D0">
          <w:pPr>
            <w:pStyle w:val="TOC2"/>
            <w:tabs>
              <w:tab w:val="right" w:leader="dot" w:pos="9350"/>
            </w:tabs>
            <w:rPr>
              <w:del w:id="2999" w:author="Sammartano, Marc (BIC USA)" w:date="2014-07-20T12:13:00Z"/>
              <w:rFonts w:eastAsiaTheme="minorEastAsia"/>
              <w:noProof/>
            </w:rPr>
          </w:pPr>
          <w:del w:id="3000" w:author="Sammartano, Marc (BIC USA)" w:date="2014-07-20T12:13:00Z">
            <w:r w:rsidRPr="00E16070" w:rsidDel="00E16070">
              <w:rPr>
                <w:noProof/>
              </w:rPr>
              <w:delText>OnBackGround:</w:delText>
            </w:r>
            <w:r w:rsidDel="00E16070">
              <w:rPr>
                <w:noProof/>
                <w:webHidden/>
              </w:rPr>
              <w:tab/>
            </w:r>
            <w:r w:rsidR="007754F4" w:rsidDel="00E16070">
              <w:rPr>
                <w:noProof/>
                <w:webHidden/>
              </w:rPr>
              <w:delText>101</w:delText>
            </w:r>
          </w:del>
        </w:p>
        <w:p w:rsidR="00BF62D0" w:rsidDel="00E16070" w:rsidRDefault="00BF62D0">
          <w:pPr>
            <w:pStyle w:val="TOC2"/>
            <w:tabs>
              <w:tab w:val="right" w:leader="dot" w:pos="9350"/>
            </w:tabs>
            <w:rPr>
              <w:del w:id="3001" w:author="Sammartano, Marc (BIC USA)" w:date="2014-07-20T12:13:00Z"/>
              <w:rFonts w:eastAsiaTheme="minorEastAsia"/>
              <w:noProof/>
            </w:rPr>
          </w:pPr>
          <w:del w:id="3002" w:author="Sammartano, Marc (BIC USA)" w:date="2014-07-20T12:13:00Z">
            <w:r w:rsidRPr="00E16070" w:rsidDel="00E16070">
              <w:rPr>
                <w:noProof/>
              </w:rPr>
              <w:delText>Background.Resume</w:delText>
            </w:r>
            <w:r w:rsidDel="00E16070">
              <w:rPr>
                <w:noProof/>
                <w:webHidden/>
              </w:rPr>
              <w:tab/>
            </w:r>
            <w:r w:rsidR="007754F4" w:rsidDel="00E16070">
              <w:rPr>
                <w:noProof/>
                <w:webHidden/>
              </w:rPr>
              <w:delText>101</w:delText>
            </w:r>
          </w:del>
        </w:p>
        <w:p w:rsidR="00BF62D0" w:rsidDel="00E16070" w:rsidRDefault="00BF62D0">
          <w:pPr>
            <w:pStyle w:val="TOC1"/>
            <w:tabs>
              <w:tab w:val="right" w:leader="dot" w:pos="9350"/>
            </w:tabs>
            <w:rPr>
              <w:del w:id="3003" w:author="Sammartano, Marc (BIC USA)" w:date="2014-07-20T12:13:00Z"/>
              <w:rFonts w:eastAsiaTheme="minorEastAsia"/>
              <w:noProof/>
            </w:rPr>
          </w:pPr>
          <w:del w:id="3004" w:author="Sammartano, Marc (BIC USA)" w:date="2014-07-20T12:13:00Z">
            <w:r w:rsidRPr="00E16070" w:rsidDel="00E16070">
              <w:rPr>
                <w:noProof/>
              </w:rPr>
              <w:delText>SQLITE</w:delText>
            </w:r>
            <w:r w:rsidDel="00E16070">
              <w:rPr>
                <w:noProof/>
                <w:webHidden/>
              </w:rPr>
              <w:tab/>
            </w:r>
            <w:r w:rsidR="007754F4" w:rsidDel="00E16070">
              <w:rPr>
                <w:noProof/>
                <w:webHidden/>
              </w:rPr>
              <w:delText>101</w:delText>
            </w:r>
          </w:del>
        </w:p>
        <w:p w:rsidR="00BF62D0" w:rsidDel="00E16070" w:rsidRDefault="00BF62D0">
          <w:pPr>
            <w:pStyle w:val="TOC2"/>
            <w:tabs>
              <w:tab w:val="right" w:leader="dot" w:pos="9350"/>
            </w:tabs>
            <w:rPr>
              <w:del w:id="3005" w:author="Sammartano, Marc (BIC USA)" w:date="2014-07-20T12:13:00Z"/>
              <w:rFonts w:eastAsiaTheme="minorEastAsia"/>
              <w:noProof/>
            </w:rPr>
          </w:pPr>
          <w:del w:id="3006" w:author="Sammartano, Marc (BIC USA)" w:date="2014-07-20T12:13:00Z">
            <w:r w:rsidRPr="00E16070" w:rsidDel="00E16070">
              <w:rPr>
                <w:noProof/>
              </w:rPr>
              <w:delText>Overview</w:delText>
            </w:r>
            <w:r w:rsidDel="00E16070">
              <w:rPr>
                <w:noProof/>
                <w:webHidden/>
              </w:rPr>
              <w:tab/>
            </w:r>
            <w:r w:rsidR="007754F4" w:rsidDel="00E16070">
              <w:rPr>
                <w:noProof/>
                <w:webHidden/>
              </w:rPr>
              <w:delText>101</w:delText>
            </w:r>
          </w:del>
        </w:p>
        <w:p w:rsidR="00BF62D0" w:rsidDel="00E16070" w:rsidRDefault="00BF62D0">
          <w:pPr>
            <w:pStyle w:val="TOC2"/>
            <w:tabs>
              <w:tab w:val="right" w:leader="dot" w:pos="9350"/>
            </w:tabs>
            <w:rPr>
              <w:del w:id="3007" w:author="Sammartano, Marc (BIC USA)" w:date="2014-07-20T12:13:00Z"/>
              <w:rFonts w:eastAsiaTheme="minorEastAsia"/>
              <w:noProof/>
            </w:rPr>
          </w:pPr>
          <w:del w:id="3008" w:author="Sammartano, Marc (BIC USA)" w:date="2014-07-20T12:13:00Z">
            <w:r w:rsidRPr="00E16070" w:rsidDel="00E16070">
              <w:rPr>
                <w:noProof/>
              </w:rPr>
              <w:delText>SQLITE Commands</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09" w:author="Sammartano, Marc (BIC USA)" w:date="2014-07-20T12:13:00Z"/>
              <w:rFonts w:eastAsiaTheme="minorEastAsia"/>
              <w:noProof/>
            </w:rPr>
          </w:pPr>
          <w:del w:id="3010" w:author="Sammartano, Marc (BIC USA)" w:date="2014-07-20T12:13:00Z">
            <w:r w:rsidRPr="00E16070" w:rsidDel="00E16070">
              <w:rPr>
                <w:noProof/>
              </w:rPr>
              <w:delText>Sql.open &lt;DB_pointer_nvar&gt;, &lt;DB_name_sexp&gt;</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11" w:author="Sammartano, Marc (BIC USA)" w:date="2014-07-20T12:13:00Z"/>
              <w:rFonts w:eastAsiaTheme="minorEastAsia"/>
              <w:noProof/>
            </w:rPr>
          </w:pPr>
          <w:del w:id="3012" w:author="Sammartano, Marc (BIC USA)" w:date="2014-07-20T12:13:00Z">
            <w:r w:rsidRPr="00E16070" w:rsidDel="00E16070">
              <w:rPr>
                <w:noProof/>
              </w:rPr>
              <w:delText>Sql.close &lt;DB_pointer_nvar&gt;</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13" w:author="Sammartano, Marc (BIC USA)" w:date="2014-07-20T12:13:00Z"/>
              <w:rFonts w:eastAsiaTheme="minorEastAsia"/>
              <w:noProof/>
            </w:rPr>
          </w:pPr>
          <w:del w:id="3014" w:author="Sammartano, Marc (BIC USA)" w:date="2014-07-20T12:13:00Z">
            <w:r w:rsidRPr="00E16070" w:rsidDel="00E16070">
              <w:rPr>
                <w:noProof/>
              </w:rPr>
              <w:delText>Sql.new_table &lt;DB_pointer_nvar&gt;, &lt;table_name_sexp&gt;, C1$, C2$, ...,CN$</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15" w:author="Sammartano, Marc (BIC USA)" w:date="2014-07-20T12:13:00Z"/>
              <w:rFonts w:eastAsiaTheme="minorEastAsia"/>
              <w:noProof/>
            </w:rPr>
          </w:pPr>
          <w:del w:id="3016" w:author="Sammartano, Marc (BIC USA)" w:date="2014-07-20T12:13:00Z">
            <w:r w:rsidRPr="00E16070" w:rsidDel="00E16070">
              <w:rPr>
                <w:noProof/>
              </w:rPr>
              <w:delText>Sql.drop_table &lt;DB_pointer_nvar&gt;, &lt;table_name_sexp&gt;</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17" w:author="Sammartano, Marc (BIC USA)" w:date="2014-07-20T12:13:00Z"/>
              <w:rFonts w:eastAsiaTheme="minorEastAsia"/>
              <w:noProof/>
            </w:rPr>
          </w:pPr>
          <w:del w:id="3018" w:author="Sammartano, Marc (BIC USA)" w:date="2014-07-20T12:13:00Z">
            <w:r w:rsidRPr="00E16070" w:rsidDel="00E16070">
              <w:rPr>
                <w:noProof/>
              </w:rPr>
              <w:delText>Sql.insert &lt;DB_pointer_nvar&gt;, &lt;table_name_sexp&gt;, C1$, V1$, C2$, V2$, …, CN$, VN$</w:delText>
            </w:r>
            <w:r w:rsidDel="00E16070">
              <w:rPr>
                <w:noProof/>
                <w:webHidden/>
              </w:rPr>
              <w:tab/>
            </w:r>
            <w:r w:rsidR="007754F4" w:rsidDel="00E16070">
              <w:rPr>
                <w:noProof/>
                <w:webHidden/>
              </w:rPr>
              <w:delText>102</w:delText>
            </w:r>
          </w:del>
        </w:p>
        <w:p w:rsidR="00BF62D0" w:rsidDel="00E16070" w:rsidRDefault="00BF62D0">
          <w:pPr>
            <w:pStyle w:val="TOC3"/>
            <w:tabs>
              <w:tab w:val="right" w:leader="dot" w:pos="9350"/>
            </w:tabs>
            <w:rPr>
              <w:del w:id="3019" w:author="Sammartano, Marc (BIC USA)" w:date="2014-07-20T12:13:00Z"/>
              <w:rFonts w:eastAsiaTheme="minorEastAsia"/>
              <w:noProof/>
            </w:rPr>
          </w:pPr>
          <w:del w:id="3020" w:author="Sammartano, Marc (BIC USA)" w:date="2014-07-20T12:13:00Z">
            <w:r w:rsidRPr="00E16070" w:rsidDel="00E16070">
              <w:rPr>
                <w:noProof/>
              </w:rPr>
              <w:delText>Sql.query &lt;cursor_nvar&gt;, &lt;DB_pointer_nvar&gt;, &lt;table_name_sexp&gt;, &lt;columns_sexp&gt; {, &lt;where_sexp&gt; {, &lt;order_sexp&gt;} }</w:delText>
            </w:r>
            <w:r w:rsidDel="00E16070">
              <w:rPr>
                <w:noProof/>
                <w:webHidden/>
              </w:rPr>
              <w:tab/>
            </w:r>
            <w:r w:rsidR="007754F4" w:rsidDel="00E16070">
              <w:rPr>
                <w:noProof/>
                <w:webHidden/>
              </w:rPr>
              <w:delText>103</w:delText>
            </w:r>
          </w:del>
        </w:p>
        <w:p w:rsidR="00BF62D0" w:rsidDel="00E16070" w:rsidRDefault="00BF62D0">
          <w:pPr>
            <w:pStyle w:val="TOC3"/>
            <w:tabs>
              <w:tab w:val="right" w:leader="dot" w:pos="9350"/>
            </w:tabs>
            <w:rPr>
              <w:del w:id="3021" w:author="Sammartano, Marc (BIC USA)" w:date="2014-07-20T12:13:00Z"/>
              <w:rFonts w:eastAsiaTheme="minorEastAsia"/>
              <w:noProof/>
            </w:rPr>
          </w:pPr>
          <w:del w:id="3022" w:author="Sammartano, Marc (BIC USA)" w:date="2014-07-20T12:13:00Z">
            <w:r w:rsidRPr="00E16070" w:rsidDel="00E16070">
              <w:rPr>
                <w:noProof/>
              </w:rPr>
              <w:delText>Sql.query.length &lt;length_nvar&gt;, &lt;cursor_nvar&gt;</w:delText>
            </w:r>
            <w:r w:rsidDel="00E16070">
              <w:rPr>
                <w:noProof/>
                <w:webHidden/>
              </w:rPr>
              <w:tab/>
            </w:r>
            <w:r w:rsidR="007754F4" w:rsidDel="00E16070">
              <w:rPr>
                <w:noProof/>
                <w:webHidden/>
              </w:rPr>
              <w:delText>103</w:delText>
            </w:r>
          </w:del>
        </w:p>
        <w:p w:rsidR="00BF62D0" w:rsidDel="00E16070" w:rsidRDefault="00BF62D0">
          <w:pPr>
            <w:pStyle w:val="TOC3"/>
            <w:tabs>
              <w:tab w:val="right" w:leader="dot" w:pos="9350"/>
            </w:tabs>
            <w:rPr>
              <w:del w:id="3023" w:author="Sammartano, Marc (BIC USA)" w:date="2014-07-20T12:13:00Z"/>
              <w:rFonts w:eastAsiaTheme="minorEastAsia"/>
              <w:noProof/>
            </w:rPr>
          </w:pPr>
          <w:del w:id="3024" w:author="Sammartano, Marc (BIC USA)" w:date="2014-07-20T12:13:00Z">
            <w:r w:rsidRPr="00E16070" w:rsidDel="00E16070">
              <w:rPr>
                <w:noProof/>
              </w:rPr>
              <w:delText>Sql.query.position &lt;position_nvar&gt;, &lt;cursor_nvar&gt;</w:delText>
            </w:r>
            <w:r w:rsidDel="00E16070">
              <w:rPr>
                <w:noProof/>
                <w:webHidden/>
              </w:rPr>
              <w:tab/>
            </w:r>
            <w:r w:rsidR="007754F4" w:rsidDel="00E16070">
              <w:rPr>
                <w:noProof/>
                <w:webHidden/>
              </w:rPr>
              <w:delText>103</w:delText>
            </w:r>
          </w:del>
        </w:p>
        <w:p w:rsidR="00BF62D0" w:rsidDel="00E16070" w:rsidRDefault="00BF62D0">
          <w:pPr>
            <w:pStyle w:val="TOC3"/>
            <w:tabs>
              <w:tab w:val="right" w:leader="dot" w:pos="9350"/>
            </w:tabs>
            <w:rPr>
              <w:del w:id="3025" w:author="Sammartano, Marc (BIC USA)" w:date="2014-07-20T12:13:00Z"/>
              <w:rFonts w:eastAsiaTheme="minorEastAsia"/>
              <w:noProof/>
            </w:rPr>
          </w:pPr>
          <w:del w:id="3026" w:author="Sammartano, Marc (BIC USA)" w:date="2014-07-20T12:13:00Z">
            <w:r w:rsidRPr="00E16070" w:rsidDel="00E16070">
              <w:rPr>
                <w:noProof/>
              </w:rPr>
              <w:delText>Sql.next &lt;done_lvar&gt;, &lt;cursor_nvar&gt;, C1V$, C2V$, ..., CNV$</w:delText>
            </w:r>
            <w:r w:rsidDel="00E16070">
              <w:rPr>
                <w:noProof/>
                <w:webHidden/>
              </w:rPr>
              <w:tab/>
            </w:r>
            <w:r w:rsidR="007754F4" w:rsidDel="00E16070">
              <w:rPr>
                <w:noProof/>
                <w:webHidden/>
              </w:rPr>
              <w:delText>104</w:delText>
            </w:r>
          </w:del>
        </w:p>
        <w:p w:rsidR="00BF62D0" w:rsidDel="00E16070" w:rsidRDefault="00BF62D0">
          <w:pPr>
            <w:pStyle w:val="TOC3"/>
            <w:tabs>
              <w:tab w:val="right" w:leader="dot" w:pos="9350"/>
            </w:tabs>
            <w:rPr>
              <w:del w:id="3027" w:author="Sammartano, Marc (BIC USA)" w:date="2014-07-20T12:13:00Z"/>
              <w:rFonts w:eastAsiaTheme="minorEastAsia"/>
              <w:noProof/>
            </w:rPr>
          </w:pPr>
          <w:del w:id="3028" w:author="Sammartano, Marc (BIC USA)" w:date="2014-07-20T12:13:00Z">
            <w:r w:rsidRPr="00E16070" w:rsidDel="00E16070">
              <w:rPr>
                <w:noProof/>
              </w:rPr>
              <w:delText>Sql.delete &lt;DB_pointer_nvar&gt;, &lt;table_name_sexp&gt;{,&lt;where_sexp&gt;{,&lt;count_nvar&gt;} }</w:delText>
            </w:r>
            <w:r w:rsidDel="00E16070">
              <w:rPr>
                <w:noProof/>
                <w:webHidden/>
              </w:rPr>
              <w:tab/>
            </w:r>
            <w:r w:rsidR="007754F4" w:rsidDel="00E16070">
              <w:rPr>
                <w:noProof/>
                <w:webHidden/>
              </w:rPr>
              <w:delText>104</w:delText>
            </w:r>
          </w:del>
        </w:p>
        <w:p w:rsidR="00BF62D0" w:rsidDel="00E16070" w:rsidRDefault="00BF62D0">
          <w:pPr>
            <w:pStyle w:val="TOC3"/>
            <w:tabs>
              <w:tab w:val="right" w:leader="dot" w:pos="9350"/>
            </w:tabs>
            <w:rPr>
              <w:del w:id="3029" w:author="Sammartano, Marc (BIC USA)" w:date="2014-07-20T12:13:00Z"/>
              <w:rFonts w:eastAsiaTheme="minorEastAsia"/>
              <w:noProof/>
            </w:rPr>
          </w:pPr>
          <w:del w:id="3030" w:author="Sammartano, Marc (BIC USA)" w:date="2014-07-20T12:13:00Z">
            <w:r w:rsidRPr="00E16070" w:rsidDel="00E16070">
              <w:rPr>
                <w:noProof/>
              </w:rPr>
              <w:delText>Sql.update &lt;DB_pointer_nvar&gt;, &lt;table_name_sexp&gt;, C1$, V1$, C2$, V2$,...,CN$, VN$: &lt;where_sexp&gt;</w:delText>
            </w:r>
            <w:r w:rsidDel="00E16070">
              <w:rPr>
                <w:noProof/>
                <w:webHidden/>
              </w:rPr>
              <w:tab/>
            </w:r>
            <w:r w:rsidR="007754F4" w:rsidDel="00E16070">
              <w:rPr>
                <w:noProof/>
                <w:webHidden/>
              </w:rPr>
              <w:delText>104</w:delText>
            </w:r>
          </w:del>
        </w:p>
        <w:p w:rsidR="00BF62D0" w:rsidDel="00E16070" w:rsidRDefault="00BF62D0">
          <w:pPr>
            <w:pStyle w:val="TOC3"/>
            <w:tabs>
              <w:tab w:val="right" w:leader="dot" w:pos="9350"/>
            </w:tabs>
            <w:rPr>
              <w:del w:id="3031" w:author="Sammartano, Marc (BIC USA)" w:date="2014-07-20T12:13:00Z"/>
              <w:rFonts w:eastAsiaTheme="minorEastAsia"/>
              <w:noProof/>
            </w:rPr>
          </w:pPr>
          <w:del w:id="3032" w:author="Sammartano, Marc (BIC USA)" w:date="2014-07-20T12:13:00Z">
            <w:r w:rsidRPr="00E16070" w:rsidDel="00E16070">
              <w:rPr>
                <w:noProof/>
              </w:rPr>
              <w:delText>Sql.exec &lt;DB_pointer_nvar&gt;, &lt;command_sexp&gt;</w:delText>
            </w:r>
            <w:r w:rsidDel="00E16070">
              <w:rPr>
                <w:noProof/>
                <w:webHidden/>
              </w:rPr>
              <w:tab/>
            </w:r>
            <w:r w:rsidR="007754F4" w:rsidDel="00E16070">
              <w:rPr>
                <w:noProof/>
                <w:webHidden/>
              </w:rPr>
              <w:delText>104</w:delText>
            </w:r>
          </w:del>
        </w:p>
        <w:p w:rsidR="00BF62D0" w:rsidDel="00E16070" w:rsidRDefault="00BF62D0">
          <w:pPr>
            <w:pStyle w:val="TOC3"/>
            <w:tabs>
              <w:tab w:val="right" w:leader="dot" w:pos="9350"/>
            </w:tabs>
            <w:rPr>
              <w:del w:id="3033" w:author="Sammartano, Marc (BIC USA)" w:date="2014-07-20T12:13:00Z"/>
              <w:rFonts w:eastAsiaTheme="minorEastAsia"/>
              <w:noProof/>
            </w:rPr>
          </w:pPr>
          <w:del w:id="3034" w:author="Sammartano, Marc (BIC USA)" w:date="2014-07-20T12:13:00Z">
            <w:r w:rsidRPr="00E16070" w:rsidDel="00E16070">
              <w:rPr>
                <w:noProof/>
              </w:rPr>
              <w:delText>Sql.raw_query &lt;cursor_nvar&gt;, &lt;DB_pointer_nvar&gt;, &lt;query_sexp&gt;</w:delText>
            </w:r>
            <w:r w:rsidDel="00E16070">
              <w:rPr>
                <w:noProof/>
                <w:webHidden/>
              </w:rPr>
              <w:tab/>
            </w:r>
            <w:r w:rsidR="007754F4" w:rsidDel="00E16070">
              <w:rPr>
                <w:noProof/>
                <w:webHidden/>
              </w:rPr>
              <w:delText>104</w:delText>
            </w:r>
          </w:del>
        </w:p>
        <w:p w:rsidR="00BF62D0" w:rsidDel="00E16070" w:rsidRDefault="00BF62D0">
          <w:pPr>
            <w:pStyle w:val="TOC1"/>
            <w:tabs>
              <w:tab w:val="right" w:leader="dot" w:pos="9350"/>
            </w:tabs>
            <w:rPr>
              <w:del w:id="3035" w:author="Sammartano, Marc (BIC USA)" w:date="2014-07-20T12:13:00Z"/>
              <w:rFonts w:eastAsiaTheme="minorEastAsia"/>
              <w:noProof/>
            </w:rPr>
          </w:pPr>
          <w:del w:id="3036" w:author="Sammartano, Marc (BIC USA)" w:date="2014-07-20T12:13:00Z">
            <w:r w:rsidRPr="00E16070" w:rsidDel="00E16070">
              <w:rPr>
                <w:noProof/>
              </w:rPr>
              <w:delText>Graphics</w:delText>
            </w:r>
            <w:r w:rsidDel="00E16070">
              <w:rPr>
                <w:noProof/>
                <w:webHidden/>
              </w:rPr>
              <w:tab/>
            </w:r>
            <w:r w:rsidR="007754F4" w:rsidDel="00E16070">
              <w:rPr>
                <w:noProof/>
                <w:webHidden/>
              </w:rPr>
              <w:delText>105</w:delText>
            </w:r>
          </w:del>
        </w:p>
        <w:p w:rsidR="00BF62D0" w:rsidDel="00E16070" w:rsidRDefault="00BF62D0">
          <w:pPr>
            <w:pStyle w:val="TOC2"/>
            <w:tabs>
              <w:tab w:val="right" w:leader="dot" w:pos="9350"/>
            </w:tabs>
            <w:rPr>
              <w:del w:id="3037" w:author="Sammartano, Marc (BIC USA)" w:date="2014-07-20T12:13:00Z"/>
              <w:rFonts w:eastAsiaTheme="minorEastAsia"/>
              <w:noProof/>
            </w:rPr>
          </w:pPr>
          <w:del w:id="3038" w:author="Sammartano, Marc (BIC USA)" w:date="2014-07-20T12:13:00Z">
            <w:r w:rsidRPr="00E16070" w:rsidDel="00E16070">
              <w:rPr>
                <w:noProof/>
              </w:rPr>
              <w:delText>Introduction</w:delText>
            </w:r>
            <w:r w:rsidDel="00E16070">
              <w:rPr>
                <w:noProof/>
                <w:webHidden/>
              </w:rPr>
              <w:tab/>
            </w:r>
            <w:r w:rsidR="007754F4" w:rsidDel="00E16070">
              <w:rPr>
                <w:noProof/>
                <w:webHidden/>
              </w:rPr>
              <w:delText>105</w:delText>
            </w:r>
          </w:del>
        </w:p>
        <w:p w:rsidR="00BF62D0" w:rsidDel="00E16070" w:rsidRDefault="00BF62D0">
          <w:pPr>
            <w:pStyle w:val="TOC3"/>
            <w:tabs>
              <w:tab w:val="right" w:leader="dot" w:pos="9350"/>
            </w:tabs>
            <w:rPr>
              <w:del w:id="3039" w:author="Sammartano, Marc (BIC USA)" w:date="2014-07-20T12:13:00Z"/>
              <w:rFonts w:eastAsiaTheme="minorEastAsia"/>
              <w:noProof/>
            </w:rPr>
          </w:pPr>
          <w:del w:id="3040" w:author="Sammartano, Marc (BIC USA)" w:date="2014-07-20T12:13:00Z">
            <w:r w:rsidRPr="00E16070" w:rsidDel="00E16070">
              <w:rPr>
                <w:noProof/>
              </w:rPr>
              <w:lastRenderedPageBreak/>
              <w:delText>The Graphics Screen and Graphics Mode</w:delText>
            </w:r>
            <w:r w:rsidDel="00E16070">
              <w:rPr>
                <w:noProof/>
                <w:webHidden/>
              </w:rPr>
              <w:tab/>
            </w:r>
            <w:r w:rsidR="007754F4" w:rsidDel="00E16070">
              <w:rPr>
                <w:noProof/>
                <w:webHidden/>
              </w:rPr>
              <w:delText>105</w:delText>
            </w:r>
          </w:del>
        </w:p>
        <w:p w:rsidR="00BF62D0" w:rsidDel="00E16070" w:rsidRDefault="00BF62D0">
          <w:pPr>
            <w:pStyle w:val="TOC3"/>
            <w:tabs>
              <w:tab w:val="right" w:leader="dot" w:pos="9350"/>
            </w:tabs>
            <w:rPr>
              <w:del w:id="3041" w:author="Sammartano, Marc (BIC USA)" w:date="2014-07-20T12:13:00Z"/>
              <w:rFonts w:eastAsiaTheme="minorEastAsia"/>
              <w:noProof/>
            </w:rPr>
          </w:pPr>
          <w:del w:id="3042" w:author="Sammartano, Marc (BIC USA)" w:date="2014-07-20T12:13:00Z">
            <w:r w:rsidRPr="00E16070" w:rsidDel="00E16070">
              <w:rPr>
                <w:noProof/>
              </w:rPr>
              <w:delText>Display Lists</w:delText>
            </w:r>
            <w:r w:rsidDel="00E16070">
              <w:rPr>
                <w:noProof/>
                <w:webHidden/>
              </w:rPr>
              <w:tab/>
            </w:r>
            <w:r w:rsidR="007754F4" w:rsidDel="00E16070">
              <w:rPr>
                <w:noProof/>
                <w:webHidden/>
              </w:rPr>
              <w:delText>105</w:delText>
            </w:r>
          </w:del>
        </w:p>
        <w:p w:rsidR="00BF62D0" w:rsidDel="00E16070" w:rsidRDefault="00BF62D0">
          <w:pPr>
            <w:pStyle w:val="TOC3"/>
            <w:tabs>
              <w:tab w:val="right" w:leader="dot" w:pos="9350"/>
            </w:tabs>
            <w:rPr>
              <w:del w:id="3043" w:author="Sammartano, Marc (BIC USA)" w:date="2014-07-20T12:13:00Z"/>
              <w:rFonts w:eastAsiaTheme="minorEastAsia"/>
              <w:noProof/>
            </w:rPr>
          </w:pPr>
          <w:del w:id="3044" w:author="Sammartano, Marc (BIC USA)" w:date="2014-07-20T12:13:00Z">
            <w:r w:rsidRPr="00E16070" w:rsidDel="00E16070">
              <w:rPr>
                <w:noProof/>
              </w:rPr>
              <w:delText>Drawing into Bitmaps</w:delText>
            </w:r>
            <w:r w:rsidDel="00E16070">
              <w:rPr>
                <w:noProof/>
                <w:webHidden/>
              </w:rPr>
              <w:tab/>
            </w:r>
            <w:r w:rsidR="007754F4" w:rsidDel="00E16070">
              <w:rPr>
                <w:noProof/>
                <w:webHidden/>
              </w:rPr>
              <w:delText>106</w:delText>
            </w:r>
          </w:del>
        </w:p>
        <w:p w:rsidR="00BF62D0" w:rsidDel="00E16070" w:rsidRDefault="00BF62D0">
          <w:pPr>
            <w:pStyle w:val="TOC3"/>
            <w:tabs>
              <w:tab w:val="right" w:leader="dot" w:pos="9350"/>
            </w:tabs>
            <w:rPr>
              <w:del w:id="3045" w:author="Sammartano, Marc (BIC USA)" w:date="2014-07-20T12:13:00Z"/>
              <w:rFonts w:eastAsiaTheme="minorEastAsia"/>
              <w:noProof/>
            </w:rPr>
          </w:pPr>
          <w:del w:id="3046" w:author="Sammartano, Marc (BIC USA)" w:date="2014-07-20T12:13:00Z">
            <w:r w:rsidRPr="00E16070" w:rsidDel="00E16070">
              <w:rPr>
                <w:noProof/>
              </w:rPr>
              <w:delText>Colors</w:delText>
            </w:r>
            <w:r w:rsidDel="00E16070">
              <w:rPr>
                <w:noProof/>
                <w:webHidden/>
              </w:rPr>
              <w:tab/>
            </w:r>
            <w:r w:rsidR="007754F4" w:rsidDel="00E16070">
              <w:rPr>
                <w:noProof/>
                <w:webHidden/>
              </w:rPr>
              <w:delText>106</w:delText>
            </w:r>
          </w:del>
        </w:p>
        <w:p w:rsidR="00BF62D0" w:rsidDel="00E16070" w:rsidRDefault="00BF62D0">
          <w:pPr>
            <w:pStyle w:val="TOC2"/>
            <w:tabs>
              <w:tab w:val="right" w:leader="dot" w:pos="9350"/>
            </w:tabs>
            <w:rPr>
              <w:del w:id="3047" w:author="Sammartano, Marc (BIC USA)" w:date="2014-07-20T12:13:00Z"/>
              <w:rFonts w:eastAsiaTheme="minorEastAsia"/>
              <w:noProof/>
            </w:rPr>
          </w:pPr>
          <w:del w:id="3048" w:author="Sammartano, Marc (BIC USA)" w:date="2014-07-20T12:13:00Z">
            <w:r w:rsidRPr="00E16070" w:rsidDel="00E16070">
              <w:rPr>
                <w:noProof/>
              </w:rPr>
              <w:delText>Graphics Setup Commands</w:delText>
            </w:r>
            <w:r w:rsidDel="00E16070">
              <w:rPr>
                <w:noProof/>
                <w:webHidden/>
              </w:rPr>
              <w:tab/>
            </w:r>
            <w:r w:rsidR="007754F4" w:rsidDel="00E16070">
              <w:rPr>
                <w:noProof/>
                <w:webHidden/>
              </w:rPr>
              <w:delText>106</w:delText>
            </w:r>
          </w:del>
        </w:p>
        <w:p w:rsidR="00BF62D0" w:rsidDel="00E16070" w:rsidRDefault="00BF62D0">
          <w:pPr>
            <w:pStyle w:val="TOC3"/>
            <w:tabs>
              <w:tab w:val="right" w:leader="dot" w:pos="9350"/>
            </w:tabs>
            <w:rPr>
              <w:del w:id="3049" w:author="Sammartano, Marc (BIC USA)" w:date="2014-07-20T12:13:00Z"/>
              <w:rFonts w:eastAsiaTheme="minorEastAsia"/>
              <w:noProof/>
            </w:rPr>
          </w:pPr>
          <w:del w:id="3050" w:author="Sammartano, Marc (BIC USA)" w:date="2014-07-20T12:13:00Z">
            <w:r w:rsidRPr="00E16070" w:rsidDel="00E16070">
              <w:rPr>
                <w:noProof/>
              </w:rPr>
              <w:delText>Gr.open alpha, red, green, blue {, &lt;ShowStatusBar_lexp&gt; {, &lt;orientation_nexp&gt;}}</w:delText>
            </w:r>
            <w:r w:rsidDel="00E16070">
              <w:rPr>
                <w:noProof/>
                <w:webHidden/>
              </w:rPr>
              <w:tab/>
            </w:r>
            <w:r w:rsidR="007754F4" w:rsidDel="00E16070">
              <w:rPr>
                <w:noProof/>
                <w:webHidden/>
              </w:rPr>
              <w:delText>106</w:delText>
            </w:r>
          </w:del>
        </w:p>
        <w:p w:rsidR="00BF62D0" w:rsidDel="00E16070" w:rsidRDefault="00BF62D0">
          <w:pPr>
            <w:pStyle w:val="TOC3"/>
            <w:tabs>
              <w:tab w:val="right" w:leader="dot" w:pos="9350"/>
            </w:tabs>
            <w:rPr>
              <w:del w:id="3051" w:author="Sammartano, Marc (BIC USA)" w:date="2014-07-20T12:13:00Z"/>
              <w:rFonts w:eastAsiaTheme="minorEastAsia"/>
              <w:noProof/>
            </w:rPr>
          </w:pPr>
          <w:del w:id="3052" w:author="Sammartano, Marc (BIC USA)" w:date="2014-07-20T12:13:00Z">
            <w:r w:rsidRPr="00E16070" w:rsidDel="00E16070">
              <w:rPr>
                <w:noProof/>
              </w:rPr>
              <w:delText>Gr.color alpha, red, green, blue, &lt;style_nexp&gt;</w:delText>
            </w:r>
            <w:r w:rsidDel="00E16070">
              <w:rPr>
                <w:noProof/>
                <w:webHidden/>
              </w:rPr>
              <w:tab/>
            </w:r>
            <w:r w:rsidR="007754F4" w:rsidDel="00E16070">
              <w:rPr>
                <w:noProof/>
                <w:webHidden/>
              </w:rPr>
              <w:delText>107</w:delText>
            </w:r>
          </w:del>
        </w:p>
        <w:p w:rsidR="00BF62D0" w:rsidDel="00E16070" w:rsidRDefault="00BF62D0">
          <w:pPr>
            <w:pStyle w:val="TOC3"/>
            <w:tabs>
              <w:tab w:val="right" w:leader="dot" w:pos="9350"/>
            </w:tabs>
            <w:rPr>
              <w:del w:id="3053" w:author="Sammartano, Marc (BIC USA)" w:date="2014-07-20T12:13:00Z"/>
              <w:rFonts w:eastAsiaTheme="minorEastAsia"/>
              <w:noProof/>
            </w:rPr>
          </w:pPr>
          <w:del w:id="3054" w:author="Sammartano, Marc (BIC USA)" w:date="2014-07-20T12:13:00Z">
            <w:r w:rsidRPr="00E16070" w:rsidDel="00E16070">
              <w:rPr>
                <w:noProof/>
              </w:rPr>
              <w:delText>Gr.set.AntiAlias &lt;lexp&gt;</w:delText>
            </w:r>
            <w:r w:rsidDel="00E16070">
              <w:rPr>
                <w:noProof/>
                <w:webHidden/>
              </w:rPr>
              <w:tab/>
            </w:r>
            <w:r w:rsidR="007754F4" w:rsidDel="00E16070">
              <w:rPr>
                <w:noProof/>
                <w:webHidden/>
              </w:rPr>
              <w:delText>107</w:delText>
            </w:r>
          </w:del>
        </w:p>
        <w:p w:rsidR="00BF62D0" w:rsidDel="00E16070" w:rsidRDefault="00BF62D0">
          <w:pPr>
            <w:pStyle w:val="TOC3"/>
            <w:tabs>
              <w:tab w:val="right" w:leader="dot" w:pos="9350"/>
            </w:tabs>
            <w:rPr>
              <w:del w:id="3055" w:author="Sammartano, Marc (BIC USA)" w:date="2014-07-20T12:13:00Z"/>
              <w:rFonts w:eastAsiaTheme="minorEastAsia"/>
              <w:noProof/>
            </w:rPr>
          </w:pPr>
          <w:del w:id="3056" w:author="Sammartano, Marc (BIC USA)" w:date="2014-07-20T12:13:00Z">
            <w:r w:rsidRPr="00E16070" w:rsidDel="00E16070">
              <w:rPr>
                <w:noProof/>
              </w:rPr>
              <w:delText>Gr.set.stroke &lt;nexp&gt;</w:delText>
            </w:r>
            <w:r w:rsidDel="00E16070">
              <w:rPr>
                <w:noProof/>
                <w:webHidden/>
              </w:rPr>
              <w:tab/>
            </w:r>
            <w:r w:rsidR="007754F4" w:rsidDel="00E16070">
              <w:rPr>
                <w:noProof/>
                <w:webHidden/>
              </w:rPr>
              <w:delText>107</w:delText>
            </w:r>
          </w:del>
        </w:p>
        <w:p w:rsidR="00BF62D0" w:rsidDel="00E16070" w:rsidRDefault="00BF62D0">
          <w:pPr>
            <w:pStyle w:val="TOC3"/>
            <w:tabs>
              <w:tab w:val="right" w:leader="dot" w:pos="9350"/>
            </w:tabs>
            <w:rPr>
              <w:del w:id="3057" w:author="Sammartano, Marc (BIC USA)" w:date="2014-07-20T12:13:00Z"/>
              <w:rFonts w:eastAsiaTheme="minorEastAsia"/>
              <w:noProof/>
            </w:rPr>
          </w:pPr>
          <w:del w:id="3058" w:author="Sammartano, Marc (BIC USA)" w:date="2014-07-20T12:13:00Z">
            <w:r w:rsidRPr="00E16070" w:rsidDel="00E16070">
              <w:rPr>
                <w:noProof/>
              </w:rPr>
              <w:delText>Gr.orientation &lt;nexp&gt;</w:delText>
            </w:r>
            <w:r w:rsidDel="00E16070">
              <w:rPr>
                <w:noProof/>
                <w:webHidden/>
              </w:rPr>
              <w:tab/>
            </w:r>
            <w:r w:rsidR="007754F4" w:rsidDel="00E16070">
              <w:rPr>
                <w:noProof/>
                <w:webHidden/>
              </w:rPr>
              <w:delText>107</w:delText>
            </w:r>
          </w:del>
        </w:p>
        <w:p w:rsidR="00BF62D0" w:rsidDel="00E16070" w:rsidRDefault="00BF62D0">
          <w:pPr>
            <w:pStyle w:val="TOC3"/>
            <w:tabs>
              <w:tab w:val="right" w:leader="dot" w:pos="9350"/>
            </w:tabs>
            <w:rPr>
              <w:del w:id="3059" w:author="Sammartano, Marc (BIC USA)" w:date="2014-07-20T12:13:00Z"/>
              <w:rFonts w:eastAsiaTheme="minorEastAsia"/>
              <w:noProof/>
            </w:rPr>
          </w:pPr>
          <w:del w:id="3060" w:author="Sammartano, Marc (BIC USA)" w:date="2014-07-20T12:13:00Z">
            <w:r w:rsidRPr="00E16070" w:rsidDel="00E16070">
              <w:rPr>
                <w:noProof/>
              </w:rPr>
              <w:delText>Gr.StatusBar.Show  &lt;nexp&gt;</w:delText>
            </w:r>
            <w:r w:rsidDel="00E16070">
              <w:rPr>
                <w:noProof/>
                <w:webHidden/>
              </w:rPr>
              <w:tab/>
            </w:r>
            <w:r w:rsidR="007754F4" w:rsidDel="00E16070">
              <w:rPr>
                <w:noProof/>
                <w:webHidden/>
              </w:rPr>
              <w:delText>108</w:delText>
            </w:r>
          </w:del>
        </w:p>
        <w:p w:rsidR="00BF62D0" w:rsidDel="00E16070" w:rsidRDefault="00BF62D0">
          <w:pPr>
            <w:pStyle w:val="TOC3"/>
            <w:tabs>
              <w:tab w:val="right" w:leader="dot" w:pos="9350"/>
            </w:tabs>
            <w:rPr>
              <w:del w:id="3061" w:author="Sammartano, Marc (BIC USA)" w:date="2014-07-20T12:13:00Z"/>
              <w:rFonts w:eastAsiaTheme="minorEastAsia"/>
              <w:noProof/>
            </w:rPr>
          </w:pPr>
          <w:del w:id="3062" w:author="Sammartano, Marc (BIC USA)" w:date="2014-07-20T12:13:00Z">
            <w:r w:rsidRPr="00E16070" w:rsidDel="00E16070">
              <w:rPr>
                <w:noProof/>
              </w:rPr>
              <w:delText>Gr.render</w:delText>
            </w:r>
            <w:r w:rsidDel="00E16070">
              <w:rPr>
                <w:noProof/>
                <w:webHidden/>
              </w:rPr>
              <w:tab/>
            </w:r>
            <w:r w:rsidR="007754F4" w:rsidDel="00E16070">
              <w:rPr>
                <w:noProof/>
                <w:webHidden/>
              </w:rPr>
              <w:delText>108</w:delText>
            </w:r>
          </w:del>
        </w:p>
        <w:p w:rsidR="00BF62D0" w:rsidDel="00E16070" w:rsidRDefault="00BF62D0">
          <w:pPr>
            <w:pStyle w:val="TOC3"/>
            <w:tabs>
              <w:tab w:val="right" w:leader="dot" w:pos="9350"/>
            </w:tabs>
            <w:rPr>
              <w:del w:id="3063" w:author="Sammartano, Marc (BIC USA)" w:date="2014-07-20T12:13:00Z"/>
              <w:rFonts w:eastAsiaTheme="minorEastAsia"/>
              <w:noProof/>
            </w:rPr>
          </w:pPr>
          <w:del w:id="3064" w:author="Sammartano, Marc (BIC USA)" w:date="2014-07-20T12:13:00Z">
            <w:r w:rsidRPr="00E16070" w:rsidDel="00E16070">
              <w:rPr>
                <w:noProof/>
              </w:rPr>
              <w:delText>Gr.screen width, height{, density }</w:delText>
            </w:r>
            <w:r w:rsidDel="00E16070">
              <w:rPr>
                <w:noProof/>
                <w:webHidden/>
              </w:rPr>
              <w:tab/>
            </w:r>
            <w:r w:rsidR="007754F4" w:rsidDel="00E16070">
              <w:rPr>
                <w:noProof/>
                <w:webHidden/>
              </w:rPr>
              <w:delText>108</w:delText>
            </w:r>
          </w:del>
        </w:p>
        <w:p w:rsidR="00BF62D0" w:rsidDel="00E16070" w:rsidRDefault="00BF62D0">
          <w:pPr>
            <w:pStyle w:val="TOC3"/>
            <w:tabs>
              <w:tab w:val="right" w:leader="dot" w:pos="9350"/>
            </w:tabs>
            <w:rPr>
              <w:del w:id="3065" w:author="Sammartano, Marc (BIC USA)" w:date="2014-07-20T12:13:00Z"/>
              <w:rFonts w:eastAsiaTheme="minorEastAsia"/>
              <w:noProof/>
            </w:rPr>
          </w:pPr>
          <w:del w:id="3066" w:author="Sammartano, Marc (BIC USA)" w:date="2014-07-20T12:13:00Z">
            <w:r w:rsidRPr="00E16070" w:rsidDel="00E16070">
              <w:rPr>
                <w:noProof/>
              </w:rPr>
              <w:delText>Gr.scale x_factor, y_factor</w:delText>
            </w:r>
            <w:r w:rsidDel="00E16070">
              <w:rPr>
                <w:noProof/>
                <w:webHidden/>
              </w:rPr>
              <w:tab/>
            </w:r>
            <w:r w:rsidR="007754F4" w:rsidDel="00E16070">
              <w:rPr>
                <w:noProof/>
                <w:webHidden/>
              </w:rPr>
              <w:delText>108</w:delText>
            </w:r>
          </w:del>
        </w:p>
        <w:p w:rsidR="00BF62D0" w:rsidDel="00E16070" w:rsidRDefault="00BF62D0">
          <w:pPr>
            <w:pStyle w:val="TOC3"/>
            <w:tabs>
              <w:tab w:val="right" w:leader="dot" w:pos="9350"/>
            </w:tabs>
            <w:rPr>
              <w:del w:id="3067" w:author="Sammartano, Marc (BIC USA)" w:date="2014-07-20T12:13:00Z"/>
              <w:rFonts w:eastAsiaTheme="minorEastAsia"/>
              <w:noProof/>
            </w:rPr>
          </w:pPr>
          <w:del w:id="3068" w:author="Sammartano, Marc (BIC USA)" w:date="2014-07-20T12:13:00Z">
            <w:r w:rsidRPr="00E16070" w:rsidDel="00E16070">
              <w:rPr>
                <w:noProof/>
              </w:rPr>
              <w:delText>Gr.cls</w:delText>
            </w:r>
            <w:r w:rsidDel="00E16070">
              <w:rPr>
                <w:noProof/>
                <w:webHidden/>
              </w:rPr>
              <w:tab/>
            </w:r>
            <w:r w:rsidR="007754F4" w:rsidDel="00E16070">
              <w:rPr>
                <w:noProof/>
                <w:webHidden/>
              </w:rPr>
              <w:delText>108</w:delText>
            </w:r>
          </w:del>
        </w:p>
        <w:p w:rsidR="00BF62D0" w:rsidDel="00E16070" w:rsidRDefault="00BF62D0">
          <w:pPr>
            <w:pStyle w:val="TOC3"/>
            <w:tabs>
              <w:tab w:val="right" w:leader="dot" w:pos="9350"/>
            </w:tabs>
            <w:rPr>
              <w:del w:id="3069" w:author="Sammartano, Marc (BIC USA)" w:date="2014-07-20T12:13:00Z"/>
              <w:rFonts w:eastAsiaTheme="minorEastAsia"/>
              <w:noProof/>
            </w:rPr>
          </w:pPr>
          <w:del w:id="3070" w:author="Sammartano, Marc (BIC USA)" w:date="2014-07-20T12:13:00Z">
            <w:r w:rsidRPr="00E16070" w:rsidDel="00E16070">
              <w:rPr>
                <w:noProof/>
              </w:rPr>
              <w:delText>Gr.close</w:delText>
            </w:r>
            <w:r w:rsidDel="00E16070">
              <w:rPr>
                <w:noProof/>
                <w:webHidden/>
              </w:rPr>
              <w:tab/>
            </w:r>
            <w:r w:rsidR="007754F4" w:rsidDel="00E16070">
              <w:rPr>
                <w:noProof/>
                <w:webHidden/>
              </w:rPr>
              <w:delText>109</w:delText>
            </w:r>
          </w:del>
        </w:p>
        <w:p w:rsidR="00BF62D0" w:rsidDel="00E16070" w:rsidRDefault="00BF62D0">
          <w:pPr>
            <w:pStyle w:val="TOC3"/>
            <w:tabs>
              <w:tab w:val="right" w:leader="dot" w:pos="9350"/>
            </w:tabs>
            <w:rPr>
              <w:del w:id="3071" w:author="Sammartano, Marc (BIC USA)" w:date="2014-07-20T12:13:00Z"/>
              <w:rFonts w:eastAsiaTheme="minorEastAsia"/>
              <w:noProof/>
            </w:rPr>
          </w:pPr>
          <w:del w:id="3072" w:author="Sammartano, Marc (BIC USA)" w:date="2014-07-20T12:13:00Z">
            <w:r w:rsidRPr="00E16070" w:rsidDel="00E16070">
              <w:rPr>
                <w:noProof/>
              </w:rPr>
              <w:delText>Gr.front  flag</w:delText>
            </w:r>
            <w:r w:rsidDel="00E16070">
              <w:rPr>
                <w:noProof/>
                <w:webHidden/>
              </w:rPr>
              <w:tab/>
            </w:r>
            <w:r w:rsidR="007754F4" w:rsidDel="00E16070">
              <w:rPr>
                <w:noProof/>
                <w:webHidden/>
              </w:rPr>
              <w:delText>109</w:delText>
            </w:r>
          </w:del>
        </w:p>
        <w:p w:rsidR="00BF62D0" w:rsidDel="00E16070" w:rsidRDefault="00BF62D0">
          <w:pPr>
            <w:pStyle w:val="TOC3"/>
            <w:tabs>
              <w:tab w:val="right" w:leader="dot" w:pos="9350"/>
            </w:tabs>
            <w:rPr>
              <w:del w:id="3073" w:author="Sammartano, Marc (BIC USA)" w:date="2014-07-20T12:13:00Z"/>
              <w:rFonts w:eastAsiaTheme="minorEastAsia"/>
              <w:noProof/>
            </w:rPr>
          </w:pPr>
          <w:del w:id="3074" w:author="Sammartano, Marc (BIC USA)" w:date="2014-07-20T12:13:00Z">
            <w:r w:rsidRPr="00E16070" w:rsidDel="00E16070">
              <w:rPr>
                <w:noProof/>
              </w:rPr>
              <w:delText>Gr.brightness &lt;nexp&gt;</w:delText>
            </w:r>
            <w:r w:rsidDel="00E16070">
              <w:rPr>
                <w:noProof/>
                <w:webHidden/>
              </w:rPr>
              <w:tab/>
            </w:r>
            <w:r w:rsidR="007754F4" w:rsidDel="00E16070">
              <w:rPr>
                <w:noProof/>
                <w:webHidden/>
              </w:rPr>
              <w:delText>109</w:delText>
            </w:r>
          </w:del>
        </w:p>
        <w:p w:rsidR="00BF62D0" w:rsidDel="00E16070" w:rsidRDefault="00BF62D0">
          <w:pPr>
            <w:pStyle w:val="TOC2"/>
            <w:tabs>
              <w:tab w:val="right" w:leader="dot" w:pos="9350"/>
            </w:tabs>
            <w:rPr>
              <w:del w:id="3075" w:author="Sammartano, Marc (BIC USA)" w:date="2014-07-20T12:13:00Z"/>
              <w:rFonts w:eastAsiaTheme="minorEastAsia"/>
              <w:noProof/>
            </w:rPr>
          </w:pPr>
          <w:del w:id="3076" w:author="Sammartano, Marc (BIC USA)" w:date="2014-07-20T12:13:00Z">
            <w:r w:rsidRPr="00E16070" w:rsidDel="00E16070">
              <w:rPr>
                <w:noProof/>
              </w:rPr>
              <w:delText>Graphical Object Creation Commands</w:delText>
            </w:r>
            <w:r w:rsidDel="00E16070">
              <w:rPr>
                <w:noProof/>
                <w:webHidden/>
              </w:rPr>
              <w:tab/>
            </w:r>
            <w:r w:rsidR="007754F4" w:rsidDel="00E16070">
              <w:rPr>
                <w:noProof/>
                <w:webHidden/>
              </w:rPr>
              <w:delText>109</w:delText>
            </w:r>
          </w:del>
        </w:p>
        <w:p w:rsidR="00BF62D0" w:rsidDel="00E16070" w:rsidRDefault="00BF62D0">
          <w:pPr>
            <w:pStyle w:val="TOC3"/>
            <w:tabs>
              <w:tab w:val="right" w:leader="dot" w:pos="9350"/>
            </w:tabs>
            <w:rPr>
              <w:del w:id="3077" w:author="Sammartano, Marc (BIC USA)" w:date="2014-07-20T12:13:00Z"/>
              <w:rFonts w:eastAsiaTheme="minorEastAsia"/>
              <w:noProof/>
            </w:rPr>
          </w:pPr>
          <w:del w:id="3078" w:author="Sammartano, Marc (BIC USA)" w:date="2014-07-20T12:13:00Z">
            <w:r w:rsidRPr="00E16070" w:rsidDel="00E16070">
              <w:rPr>
                <w:noProof/>
              </w:rPr>
              <w:delText>Gr.point &lt;object_number_nvar&gt;, x, y</w:delText>
            </w:r>
            <w:r w:rsidDel="00E16070">
              <w:rPr>
                <w:noProof/>
                <w:webHidden/>
              </w:rPr>
              <w:tab/>
            </w:r>
            <w:r w:rsidR="007754F4" w:rsidDel="00E16070">
              <w:rPr>
                <w:noProof/>
                <w:webHidden/>
              </w:rPr>
              <w:delText>109</w:delText>
            </w:r>
          </w:del>
        </w:p>
        <w:p w:rsidR="00BF62D0" w:rsidDel="00E16070" w:rsidRDefault="00BF62D0">
          <w:pPr>
            <w:pStyle w:val="TOC3"/>
            <w:tabs>
              <w:tab w:val="right" w:leader="dot" w:pos="9350"/>
            </w:tabs>
            <w:rPr>
              <w:del w:id="3079" w:author="Sammartano, Marc (BIC USA)" w:date="2014-07-20T12:13:00Z"/>
              <w:rFonts w:eastAsiaTheme="minorEastAsia"/>
              <w:noProof/>
            </w:rPr>
          </w:pPr>
          <w:del w:id="3080" w:author="Sammartano, Marc (BIC USA)" w:date="2014-07-20T12:13:00Z">
            <w:r w:rsidRPr="00E16070" w:rsidDel="00E16070">
              <w:rPr>
                <w:noProof/>
              </w:rPr>
              <w:delText>Gr.line &lt;object_number_nvar&gt;, x1, y1, x2, y2</w:delText>
            </w:r>
            <w:r w:rsidDel="00E16070">
              <w:rPr>
                <w:noProof/>
                <w:webHidden/>
              </w:rPr>
              <w:tab/>
            </w:r>
            <w:r w:rsidR="007754F4" w:rsidDel="00E16070">
              <w:rPr>
                <w:noProof/>
                <w:webHidden/>
              </w:rPr>
              <w:delText>110</w:delText>
            </w:r>
          </w:del>
        </w:p>
        <w:p w:rsidR="00BF62D0" w:rsidDel="00E16070" w:rsidRDefault="00BF62D0">
          <w:pPr>
            <w:pStyle w:val="TOC3"/>
            <w:tabs>
              <w:tab w:val="right" w:leader="dot" w:pos="9350"/>
            </w:tabs>
            <w:rPr>
              <w:del w:id="3081" w:author="Sammartano, Marc (BIC USA)" w:date="2014-07-20T12:13:00Z"/>
              <w:rFonts w:eastAsiaTheme="minorEastAsia"/>
              <w:noProof/>
            </w:rPr>
          </w:pPr>
          <w:del w:id="3082" w:author="Sammartano, Marc (BIC USA)" w:date="2014-07-20T12:13:00Z">
            <w:r w:rsidRPr="00E16070" w:rsidDel="00E16070">
              <w:rPr>
                <w:noProof/>
              </w:rPr>
              <w:delText>Gr.rect &lt;object_number_nvar&gt;, left, top, right, bottom</w:delText>
            </w:r>
            <w:r w:rsidDel="00E16070">
              <w:rPr>
                <w:noProof/>
                <w:webHidden/>
              </w:rPr>
              <w:tab/>
            </w:r>
            <w:r w:rsidR="007754F4" w:rsidDel="00E16070">
              <w:rPr>
                <w:noProof/>
                <w:webHidden/>
              </w:rPr>
              <w:delText>110</w:delText>
            </w:r>
          </w:del>
        </w:p>
        <w:p w:rsidR="00BF62D0" w:rsidDel="00E16070" w:rsidRDefault="00BF62D0">
          <w:pPr>
            <w:pStyle w:val="TOC3"/>
            <w:tabs>
              <w:tab w:val="right" w:leader="dot" w:pos="9350"/>
            </w:tabs>
            <w:rPr>
              <w:del w:id="3083" w:author="Sammartano, Marc (BIC USA)" w:date="2014-07-20T12:13:00Z"/>
              <w:rFonts w:eastAsiaTheme="minorEastAsia"/>
              <w:noProof/>
            </w:rPr>
          </w:pPr>
          <w:del w:id="3084" w:author="Sammartano, Marc (BIC USA)" w:date="2014-07-20T12:13:00Z">
            <w:r w:rsidRPr="00E16070" w:rsidDel="00E16070">
              <w:rPr>
                <w:noProof/>
              </w:rPr>
              <w:delText>Gr.oval &lt;object_number_nvar&gt;, left, top, right, bottom</w:delText>
            </w:r>
            <w:r w:rsidDel="00E16070">
              <w:rPr>
                <w:noProof/>
                <w:webHidden/>
              </w:rPr>
              <w:tab/>
            </w:r>
            <w:r w:rsidR="007754F4" w:rsidDel="00E16070">
              <w:rPr>
                <w:noProof/>
                <w:webHidden/>
              </w:rPr>
              <w:delText>110</w:delText>
            </w:r>
          </w:del>
        </w:p>
        <w:p w:rsidR="00BF62D0" w:rsidDel="00E16070" w:rsidRDefault="00BF62D0">
          <w:pPr>
            <w:pStyle w:val="TOC3"/>
            <w:tabs>
              <w:tab w:val="right" w:leader="dot" w:pos="9350"/>
            </w:tabs>
            <w:rPr>
              <w:del w:id="3085" w:author="Sammartano, Marc (BIC USA)" w:date="2014-07-20T12:13:00Z"/>
              <w:rFonts w:eastAsiaTheme="minorEastAsia"/>
              <w:noProof/>
            </w:rPr>
          </w:pPr>
          <w:del w:id="3086" w:author="Sammartano, Marc (BIC USA)" w:date="2014-07-20T12:13:00Z">
            <w:r w:rsidRPr="00E16070" w:rsidDel="00E16070">
              <w:rPr>
                <w:noProof/>
              </w:rPr>
              <w:delText>Gr.arc &lt;object_number_nvar&gt;, left, top, right, bottom, start_angle, sweep_angle, fill_mode</w:delText>
            </w:r>
            <w:r w:rsidDel="00E16070">
              <w:rPr>
                <w:noProof/>
                <w:webHidden/>
              </w:rPr>
              <w:tab/>
            </w:r>
            <w:r w:rsidR="007754F4" w:rsidDel="00E16070">
              <w:rPr>
                <w:noProof/>
                <w:webHidden/>
              </w:rPr>
              <w:delText>110</w:delText>
            </w:r>
          </w:del>
        </w:p>
        <w:p w:rsidR="00BF62D0" w:rsidDel="00E16070" w:rsidRDefault="00BF62D0">
          <w:pPr>
            <w:pStyle w:val="TOC3"/>
            <w:tabs>
              <w:tab w:val="right" w:leader="dot" w:pos="9350"/>
            </w:tabs>
            <w:rPr>
              <w:del w:id="3087" w:author="Sammartano, Marc (BIC USA)" w:date="2014-07-20T12:13:00Z"/>
              <w:rFonts w:eastAsiaTheme="minorEastAsia"/>
              <w:noProof/>
            </w:rPr>
          </w:pPr>
          <w:del w:id="3088" w:author="Sammartano, Marc (BIC USA)" w:date="2014-07-20T12:13:00Z">
            <w:r w:rsidRPr="00E16070" w:rsidDel="00E16070">
              <w:rPr>
                <w:noProof/>
              </w:rPr>
              <w:delText>Gr.circle &lt;object_number_nvar&gt;, x, y, radius</w:delText>
            </w:r>
            <w:r w:rsidDel="00E16070">
              <w:rPr>
                <w:noProof/>
                <w:webHidden/>
              </w:rPr>
              <w:tab/>
            </w:r>
            <w:r w:rsidR="007754F4" w:rsidDel="00E16070">
              <w:rPr>
                <w:noProof/>
                <w:webHidden/>
              </w:rPr>
              <w:delText>111</w:delText>
            </w:r>
          </w:del>
        </w:p>
        <w:p w:rsidR="00BF62D0" w:rsidDel="00E16070" w:rsidRDefault="00BF62D0">
          <w:pPr>
            <w:pStyle w:val="TOC3"/>
            <w:tabs>
              <w:tab w:val="right" w:leader="dot" w:pos="9350"/>
            </w:tabs>
            <w:rPr>
              <w:del w:id="3089" w:author="Sammartano, Marc (BIC USA)" w:date="2014-07-20T12:13:00Z"/>
              <w:rFonts w:eastAsiaTheme="minorEastAsia"/>
              <w:noProof/>
            </w:rPr>
          </w:pPr>
          <w:del w:id="3090" w:author="Sammartano, Marc (BIC USA)" w:date="2014-07-20T12:13:00Z">
            <w:r w:rsidRPr="00E16070" w:rsidDel="00E16070">
              <w:rPr>
                <w:noProof/>
              </w:rPr>
              <w:delText>Gr.set.pixels &lt;object_number_nvar&gt;, pixels[{&lt;start&gt;,&lt;length&gt;}] {,x,y}</w:delText>
            </w:r>
            <w:r w:rsidDel="00E16070">
              <w:rPr>
                <w:noProof/>
                <w:webHidden/>
              </w:rPr>
              <w:tab/>
            </w:r>
            <w:r w:rsidR="007754F4" w:rsidDel="00E16070">
              <w:rPr>
                <w:noProof/>
                <w:webHidden/>
              </w:rPr>
              <w:delText>111</w:delText>
            </w:r>
          </w:del>
        </w:p>
        <w:p w:rsidR="00BF62D0" w:rsidDel="00E16070" w:rsidRDefault="00BF62D0">
          <w:pPr>
            <w:pStyle w:val="TOC3"/>
            <w:tabs>
              <w:tab w:val="right" w:leader="dot" w:pos="9350"/>
            </w:tabs>
            <w:rPr>
              <w:del w:id="3091" w:author="Sammartano, Marc (BIC USA)" w:date="2014-07-20T12:13:00Z"/>
              <w:rFonts w:eastAsiaTheme="minorEastAsia"/>
              <w:noProof/>
            </w:rPr>
          </w:pPr>
          <w:del w:id="3092" w:author="Sammartano, Marc (BIC USA)" w:date="2014-07-20T12:13:00Z">
            <w:r w:rsidRPr="00E16070" w:rsidDel="00E16070">
              <w:rPr>
                <w:noProof/>
              </w:rPr>
              <w:delText>Gr.poly &lt;object_number_nvar&gt;, list_pointer {,x, y}</w:delText>
            </w:r>
            <w:r w:rsidDel="00E16070">
              <w:rPr>
                <w:noProof/>
                <w:webHidden/>
              </w:rPr>
              <w:tab/>
            </w:r>
            <w:r w:rsidR="007754F4" w:rsidDel="00E16070">
              <w:rPr>
                <w:noProof/>
                <w:webHidden/>
              </w:rPr>
              <w:delText>111</w:delText>
            </w:r>
          </w:del>
        </w:p>
        <w:p w:rsidR="00BF62D0" w:rsidDel="00E16070" w:rsidRDefault="00BF62D0">
          <w:pPr>
            <w:pStyle w:val="TOC2"/>
            <w:tabs>
              <w:tab w:val="right" w:leader="dot" w:pos="9350"/>
            </w:tabs>
            <w:rPr>
              <w:del w:id="3093" w:author="Sammartano, Marc (BIC USA)" w:date="2014-07-20T12:13:00Z"/>
              <w:rFonts w:eastAsiaTheme="minorEastAsia"/>
              <w:noProof/>
            </w:rPr>
          </w:pPr>
          <w:del w:id="3094" w:author="Sammartano, Marc (BIC USA)" w:date="2014-07-20T12:13:00Z">
            <w:r w:rsidRPr="00E16070" w:rsidDel="00E16070">
              <w:rPr>
                <w:noProof/>
              </w:rPr>
              <w:delText>Hide and Show Commands</w:delText>
            </w:r>
            <w:r w:rsidDel="00E16070">
              <w:rPr>
                <w:noProof/>
                <w:webHidden/>
              </w:rPr>
              <w:tab/>
            </w:r>
            <w:r w:rsidR="007754F4" w:rsidDel="00E16070">
              <w:rPr>
                <w:noProof/>
                <w:webHidden/>
              </w:rPr>
              <w:delText>112</w:delText>
            </w:r>
          </w:del>
        </w:p>
        <w:p w:rsidR="00BF62D0" w:rsidDel="00E16070" w:rsidRDefault="00BF62D0">
          <w:pPr>
            <w:pStyle w:val="TOC3"/>
            <w:tabs>
              <w:tab w:val="right" w:leader="dot" w:pos="9350"/>
            </w:tabs>
            <w:rPr>
              <w:del w:id="3095" w:author="Sammartano, Marc (BIC USA)" w:date="2014-07-20T12:13:00Z"/>
              <w:rFonts w:eastAsiaTheme="minorEastAsia"/>
              <w:noProof/>
            </w:rPr>
          </w:pPr>
          <w:del w:id="3096" w:author="Sammartano, Marc (BIC USA)" w:date="2014-07-20T12:13:00Z">
            <w:r w:rsidRPr="00E16070" w:rsidDel="00E16070">
              <w:rPr>
                <w:noProof/>
              </w:rPr>
              <w:delText>Gr.hide &lt;object_number_nvar&gt;</w:delText>
            </w:r>
            <w:r w:rsidDel="00E16070">
              <w:rPr>
                <w:noProof/>
                <w:webHidden/>
              </w:rPr>
              <w:tab/>
            </w:r>
            <w:r w:rsidR="007754F4" w:rsidDel="00E16070">
              <w:rPr>
                <w:noProof/>
                <w:webHidden/>
              </w:rPr>
              <w:delText>112</w:delText>
            </w:r>
          </w:del>
        </w:p>
        <w:p w:rsidR="00BF62D0" w:rsidDel="00E16070" w:rsidRDefault="00BF62D0">
          <w:pPr>
            <w:pStyle w:val="TOC3"/>
            <w:tabs>
              <w:tab w:val="right" w:leader="dot" w:pos="9350"/>
            </w:tabs>
            <w:rPr>
              <w:del w:id="3097" w:author="Sammartano, Marc (BIC USA)" w:date="2014-07-20T12:13:00Z"/>
              <w:rFonts w:eastAsiaTheme="minorEastAsia"/>
              <w:noProof/>
            </w:rPr>
          </w:pPr>
          <w:del w:id="3098" w:author="Sammartano, Marc (BIC USA)" w:date="2014-07-20T12:13:00Z">
            <w:r w:rsidRPr="00E16070" w:rsidDel="00E16070">
              <w:rPr>
                <w:noProof/>
              </w:rPr>
              <w:delText>Gr.show &lt;object_number_nvar&gt;</w:delText>
            </w:r>
            <w:r w:rsidDel="00E16070">
              <w:rPr>
                <w:noProof/>
                <w:webHidden/>
              </w:rPr>
              <w:tab/>
            </w:r>
            <w:r w:rsidR="007754F4" w:rsidDel="00E16070">
              <w:rPr>
                <w:noProof/>
                <w:webHidden/>
              </w:rPr>
              <w:delText>112</w:delText>
            </w:r>
          </w:del>
        </w:p>
        <w:p w:rsidR="00BF62D0" w:rsidDel="00E16070" w:rsidRDefault="00BF62D0">
          <w:pPr>
            <w:pStyle w:val="TOC2"/>
            <w:tabs>
              <w:tab w:val="right" w:leader="dot" w:pos="9350"/>
            </w:tabs>
            <w:rPr>
              <w:del w:id="3099" w:author="Sammartano, Marc (BIC USA)" w:date="2014-07-20T12:13:00Z"/>
              <w:rFonts w:eastAsiaTheme="minorEastAsia"/>
              <w:noProof/>
            </w:rPr>
          </w:pPr>
          <w:del w:id="3100" w:author="Sammartano, Marc (BIC USA)" w:date="2014-07-20T12:13:00Z">
            <w:r w:rsidRPr="00E16070" w:rsidDel="00E16070">
              <w:rPr>
                <w:noProof/>
              </w:rPr>
              <w:delText>Touch Query Commands</w:delText>
            </w:r>
            <w:r w:rsidDel="00E16070">
              <w:rPr>
                <w:noProof/>
                <w:webHidden/>
              </w:rPr>
              <w:tab/>
            </w:r>
            <w:r w:rsidR="007754F4" w:rsidDel="00E16070">
              <w:rPr>
                <w:noProof/>
                <w:webHidden/>
              </w:rPr>
              <w:delText>112</w:delText>
            </w:r>
          </w:del>
        </w:p>
        <w:p w:rsidR="00BF62D0" w:rsidDel="00E16070" w:rsidRDefault="00BF62D0">
          <w:pPr>
            <w:pStyle w:val="TOC3"/>
            <w:tabs>
              <w:tab w:val="right" w:leader="dot" w:pos="9350"/>
            </w:tabs>
            <w:rPr>
              <w:del w:id="3101" w:author="Sammartano, Marc (BIC USA)" w:date="2014-07-20T12:13:00Z"/>
              <w:rFonts w:eastAsiaTheme="minorEastAsia"/>
              <w:noProof/>
            </w:rPr>
          </w:pPr>
          <w:del w:id="3102" w:author="Sammartano, Marc (BIC USA)" w:date="2014-07-20T12:13:00Z">
            <w:r w:rsidRPr="00E16070" w:rsidDel="00E16070">
              <w:rPr>
                <w:noProof/>
              </w:rPr>
              <w:delText>Gr.touch touched, x, y</w:delText>
            </w:r>
            <w:r w:rsidDel="00E16070">
              <w:rPr>
                <w:noProof/>
                <w:webHidden/>
              </w:rPr>
              <w:tab/>
            </w:r>
            <w:r w:rsidR="007754F4" w:rsidDel="00E16070">
              <w:rPr>
                <w:noProof/>
                <w:webHidden/>
              </w:rPr>
              <w:delText>112</w:delText>
            </w:r>
          </w:del>
        </w:p>
        <w:p w:rsidR="00BF62D0" w:rsidDel="00E16070" w:rsidRDefault="00BF62D0">
          <w:pPr>
            <w:pStyle w:val="TOC3"/>
            <w:tabs>
              <w:tab w:val="right" w:leader="dot" w:pos="9350"/>
            </w:tabs>
            <w:rPr>
              <w:del w:id="3103" w:author="Sammartano, Marc (BIC USA)" w:date="2014-07-20T12:13:00Z"/>
              <w:rFonts w:eastAsiaTheme="minorEastAsia"/>
              <w:noProof/>
            </w:rPr>
          </w:pPr>
          <w:del w:id="3104" w:author="Sammartano, Marc (BIC USA)" w:date="2014-07-20T12:13:00Z">
            <w:r w:rsidRPr="00E16070" w:rsidDel="00E16070">
              <w:rPr>
                <w:noProof/>
              </w:rPr>
              <w:lastRenderedPageBreak/>
              <w:delText>Gr.bounded.touch touched, left, top, right, bottom</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05" w:author="Sammartano, Marc (BIC USA)" w:date="2014-07-20T12:13:00Z"/>
              <w:rFonts w:eastAsiaTheme="minorEastAsia"/>
              <w:noProof/>
            </w:rPr>
          </w:pPr>
          <w:del w:id="3106" w:author="Sammartano, Marc (BIC USA)" w:date="2014-07-20T12:13:00Z">
            <w:r w:rsidRPr="00E16070" w:rsidDel="00E16070">
              <w:rPr>
                <w:noProof/>
              </w:rPr>
              <w:delText>Gr.touch2 touched, x, y</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07" w:author="Sammartano, Marc (BIC USA)" w:date="2014-07-20T12:13:00Z"/>
              <w:rFonts w:eastAsiaTheme="minorEastAsia"/>
              <w:noProof/>
            </w:rPr>
          </w:pPr>
          <w:del w:id="3108" w:author="Sammartano, Marc (BIC USA)" w:date="2014-07-20T12:13:00Z">
            <w:r w:rsidRPr="00E16070" w:rsidDel="00E16070">
              <w:rPr>
                <w:noProof/>
              </w:rPr>
              <w:delText>Gr.bounded.touch2 touched, left, top, right, bottom</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09" w:author="Sammartano, Marc (BIC USA)" w:date="2014-07-20T12:13:00Z"/>
              <w:rFonts w:eastAsiaTheme="minorEastAsia"/>
              <w:noProof/>
            </w:rPr>
          </w:pPr>
          <w:del w:id="3110" w:author="Sammartano, Marc (BIC USA)" w:date="2014-07-20T12:13:00Z">
            <w:r w:rsidRPr="00E16070" w:rsidDel="00E16070">
              <w:rPr>
                <w:noProof/>
              </w:rPr>
              <w:delText>OnGRTouch:</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11" w:author="Sammartano, Marc (BIC USA)" w:date="2014-07-20T12:13:00Z"/>
              <w:rFonts w:eastAsiaTheme="minorEastAsia"/>
              <w:noProof/>
            </w:rPr>
          </w:pPr>
          <w:del w:id="3112" w:author="Sammartano, Marc (BIC USA)" w:date="2014-07-20T12:13:00Z">
            <w:r w:rsidRPr="00E16070" w:rsidDel="00E16070">
              <w:rPr>
                <w:noProof/>
              </w:rPr>
              <w:delText>Gr.onGRTouch.resume</w:delText>
            </w:r>
            <w:r w:rsidDel="00E16070">
              <w:rPr>
                <w:noProof/>
                <w:webHidden/>
              </w:rPr>
              <w:tab/>
            </w:r>
            <w:r w:rsidR="007754F4" w:rsidDel="00E16070">
              <w:rPr>
                <w:noProof/>
                <w:webHidden/>
              </w:rPr>
              <w:delText>113</w:delText>
            </w:r>
          </w:del>
        </w:p>
        <w:p w:rsidR="00BF62D0" w:rsidDel="00E16070" w:rsidRDefault="00BF62D0">
          <w:pPr>
            <w:pStyle w:val="TOC2"/>
            <w:tabs>
              <w:tab w:val="right" w:leader="dot" w:pos="9350"/>
            </w:tabs>
            <w:rPr>
              <w:del w:id="3113" w:author="Sammartano, Marc (BIC USA)" w:date="2014-07-20T12:13:00Z"/>
              <w:rFonts w:eastAsiaTheme="minorEastAsia"/>
              <w:noProof/>
            </w:rPr>
          </w:pPr>
          <w:del w:id="3114" w:author="Sammartano, Marc (BIC USA)" w:date="2014-07-20T12:13:00Z">
            <w:r w:rsidRPr="00E16070" w:rsidDel="00E16070">
              <w:rPr>
                <w:noProof/>
              </w:rPr>
              <w:delText>Text Commands</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15" w:author="Sammartano, Marc (BIC USA)" w:date="2014-07-20T12:13:00Z"/>
              <w:rFonts w:eastAsiaTheme="minorEastAsia"/>
              <w:noProof/>
            </w:rPr>
          </w:pPr>
          <w:del w:id="3116" w:author="Sammartano, Marc (BIC USA)" w:date="2014-07-20T12:13:00Z">
            <w:r w:rsidRPr="00E16070" w:rsidDel="00E16070">
              <w:rPr>
                <w:noProof/>
              </w:rPr>
              <w:delText>Gr.text.align type</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17" w:author="Sammartano, Marc (BIC USA)" w:date="2014-07-20T12:13:00Z"/>
              <w:rFonts w:eastAsiaTheme="minorEastAsia"/>
              <w:noProof/>
            </w:rPr>
          </w:pPr>
          <w:del w:id="3118" w:author="Sammartano, Marc (BIC USA)" w:date="2014-07-20T12:13:00Z">
            <w:r w:rsidRPr="00E16070" w:rsidDel="00E16070">
              <w:rPr>
                <w:noProof/>
              </w:rPr>
              <w:delText>Gr.text.size &lt;nexp&gt;</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19" w:author="Sammartano, Marc (BIC USA)" w:date="2014-07-20T12:13:00Z"/>
              <w:rFonts w:eastAsiaTheme="minorEastAsia"/>
              <w:noProof/>
            </w:rPr>
          </w:pPr>
          <w:del w:id="3120" w:author="Sammartano, Marc (BIC USA)" w:date="2014-07-20T12:13:00Z">
            <w:r w:rsidRPr="00E16070" w:rsidDel="00E16070">
              <w:rPr>
                <w:noProof/>
              </w:rPr>
              <w:delText>Gr.text.width &lt;nvar&gt;, &lt;sexp&gt;</w:delText>
            </w:r>
            <w:r w:rsidDel="00E16070">
              <w:rPr>
                <w:noProof/>
                <w:webHidden/>
              </w:rPr>
              <w:tab/>
            </w:r>
            <w:r w:rsidR="007754F4" w:rsidDel="00E16070">
              <w:rPr>
                <w:noProof/>
                <w:webHidden/>
              </w:rPr>
              <w:delText>113</w:delText>
            </w:r>
          </w:del>
        </w:p>
        <w:p w:rsidR="00BF62D0" w:rsidDel="00E16070" w:rsidRDefault="00BF62D0">
          <w:pPr>
            <w:pStyle w:val="TOC3"/>
            <w:tabs>
              <w:tab w:val="right" w:leader="dot" w:pos="9350"/>
            </w:tabs>
            <w:rPr>
              <w:del w:id="3121" w:author="Sammartano, Marc (BIC USA)" w:date="2014-07-20T12:13:00Z"/>
              <w:rFonts w:eastAsiaTheme="minorEastAsia"/>
              <w:noProof/>
            </w:rPr>
          </w:pPr>
          <w:del w:id="3122" w:author="Sammartano, Marc (BIC USA)" w:date="2014-07-20T12:13:00Z">
            <w:r w:rsidRPr="00E16070" w:rsidDel="00E16070">
              <w:rPr>
                <w:noProof/>
              </w:rPr>
              <w:delText>Gr.get.textbounds &lt;sexp&gt;, left, top, right, bottom</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23" w:author="Sammartano, Marc (BIC USA)" w:date="2014-07-20T12:13:00Z"/>
              <w:rFonts w:eastAsiaTheme="minorEastAsia"/>
              <w:noProof/>
            </w:rPr>
          </w:pPr>
          <w:del w:id="3124" w:author="Sammartano, Marc (BIC USA)" w:date="2014-07-20T12:13:00Z">
            <w:r w:rsidRPr="00E16070" w:rsidDel="00E16070">
              <w:rPr>
                <w:noProof/>
              </w:rPr>
              <w:delText>Gr.text.typeface &lt;nexp&gt;</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25" w:author="Sammartano, Marc (BIC USA)" w:date="2014-07-20T12:13:00Z"/>
              <w:rFonts w:eastAsiaTheme="minorEastAsia"/>
              <w:noProof/>
            </w:rPr>
          </w:pPr>
          <w:del w:id="3126" w:author="Sammartano, Marc (BIC USA)" w:date="2014-07-20T12:13:00Z">
            <w:r w:rsidRPr="00E16070" w:rsidDel="00E16070">
              <w:rPr>
                <w:noProof/>
              </w:rPr>
              <w:delText>Gr.text.bold &lt;lexp&gt;</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27" w:author="Sammartano, Marc (BIC USA)" w:date="2014-07-20T12:13:00Z"/>
              <w:rFonts w:eastAsiaTheme="minorEastAsia"/>
              <w:noProof/>
            </w:rPr>
          </w:pPr>
          <w:del w:id="3128" w:author="Sammartano, Marc (BIC USA)" w:date="2014-07-20T12:13:00Z">
            <w:r w:rsidRPr="00E16070" w:rsidDel="00E16070">
              <w:rPr>
                <w:noProof/>
              </w:rPr>
              <w:delText>Gr.text.skew &lt;nexp&gt;</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29" w:author="Sammartano, Marc (BIC USA)" w:date="2014-07-20T12:13:00Z"/>
              <w:rFonts w:eastAsiaTheme="minorEastAsia"/>
              <w:noProof/>
            </w:rPr>
          </w:pPr>
          <w:del w:id="3130" w:author="Sammartano, Marc (BIC USA)" w:date="2014-07-20T12:13:00Z">
            <w:r w:rsidRPr="00E16070" w:rsidDel="00E16070">
              <w:rPr>
                <w:noProof/>
              </w:rPr>
              <w:delText>Gr.text.underline &lt;lexp&gt;</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31" w:author="Sammartano, Marc (BIC USA)" w:date="2014-07-20T12:13:00Z"/>
              <w:rFonts w:eastAsiaTheme="minorEastAsia"/>
              <w:noProof/>
            </w:rPr>
          </w:pPr>
          <w:del w:id="3132" w:author="Sammartano, Marc (BIC USA)" w:date="2014-07-20T12:13:00Z">
            <w:r w:rsidRPr="00E16070" w:rsidDel="00E16070">
              <w:rPr>
                <w:noProof/>
              </w:rPr>
              <w:delText>Gr.text.strike &lt;lexp&gt;</w:delText>
            </w:r>
            <w:r w:rsidDel="00E16070">
              <w:rPr>
                <w:noProof/>
                <w:webHidden/>
              </w:rPr>
              <w:tab/>
            </w:r>
            <w:r w:rsidR="007754F4" w:rsidDel="00E16070">
              <w:rPr>
                <w:noProof/>
                <w:webHidden/>
              </w:rPr>
              <w:delText>114</w:delText>
            </w:r>
          </w:del>
        </w:p>
        <w:p w:rsidR="00BF62D0" w:rsidDel="00E16070" w:rsidRDefault="00BF62D0">
          <w:pPr>
            <w:pStyle w:val="TOC3"/>
            <w:tabs>
              <w:tab w:val="right" w:leader="dot" w:pos="9350"/>
            </w:tabs>
            <w:rPr>
              <w:del w:id="3133" w:author="Sammartano, Marc (BIC USA)" w:date="2014-07-20T12:13:00Z"/>
              <w:rFonts w:eastAsiaTheme="minorEastAsia"/>
              <w:noProof/>
            </w:rPr>
          </w:pPr>
          <w:del w:id="3134" w:author="Sammartano, Marc (BIC USA)" w:date="2014-07-20T12:13:00Z">
            <w:r w:rsidRPr="00E16070" w:rsidDel="00E16070">
              <w:rPr>
                <w:noProof/>
              </w:rPr>
              <w:delText>Gr.text.draw &lt;object_number_nvar&gt;, &lt;x_nexp&gt;, &lt;y_nexp&gt;, &lt;text_object_sexp&gt;</w:delText>
            </w:r>
            <w:r w:rsidDel="00E16070">
              <w:rPr>
                <w:noProof/>
                <w:webHidden/>
              </w:rPr>
              <w:tab/>
            </w:r>
            <w:r w:rsidR="007754F4" w:rsidDel="00E16070">
              <w:rPr>
                <w:noProof/>
                <w:webHidden/>
              </w:rPr>
              <w:delText>115</w:delText>
            </w:r>
          </w:del>
        </w:p>
        <w:p w:rsidR="00BF62D0" w:rsidDel="00E16070" w:rsidRDefault="00BF62D0">
          <w:pPr>
            <w:pStyle w:val="TOC2"/>
            <w:tabs>
              <w:tab w:val="right" w:leader="dot" w:pos="9350"/>
            </w:tabs>
            <w:rPr>
              <w:del w:id="3135" w:author="Sammartano, Marc (BIC USA)" w:date="2014-07-20T12:13:00Z"/>
              <w:rFonts w:eastAsiaTheme="minorEastAsia"/>
              <w:noProof/>
            </w:rPr>
          </w:pPr>
          <w:del w:id="3136" w:author="Sammartano, Marc (BIC USA)" w:date="2014-07-20T12:13:00Z">
            <w:r w:rsidRPr="00E16070" w:rsidDel="00E16070">
              <w:rPr>
                <w:noProof/>
              </w:rPr>
              <w:delText>Bitmap Commands</w:delText>
            </w:r>
            <w:r w:rsidDel="00E16070">
              <w:rPr>
                <w:noProof/>
                <w:webHidden/>
              </w:rPr>
              <w:tab/>
            </w:r>
            <w:r w:rsidR="007754F4" w:rsidDel="00E16070">
              <w:rPr>
                <w:noProof/>
                <w:webHidden/>
              </w:rPr>
              <w:delText>115</w:delText>
            </w:r>
          </w:del>
        </w:p>
        <w:p w:rsidR="00BF62D0" w:rsidDel="00E16070" w:rsidRDefault="00BF62D0">
          <w:pPr>
            <w:pStyle w:val="TOC3"/>
            <w:tabs>
              <w:tab w:val="right" w:leader="dot" w:pos="9350"/>
            </w:tabs>
            <w:rPr>
              <w:del w:id="3137" w:author="Sammartano, Marc (BIC USA)" w:date="2014-07-20T12:13:00Z"/>
              <w:rFonts w:eastAsiaTheme="minorEastAsia"/>
              <w:noProof/>
            </w:rPr>
          </w:pPr>
          <w:del w:id="3138" w:author="Sammartano, Marc (BIC USA)" w:date="2014-07-20T12:13:00Z">
            <w:r w:rsidRPr="00E16070" w:rsidDel="00E16070">
              <w:rPr>
                <w:noProof/>
              </w:rPr>
              <w:delText>Gr.bitmap.create &lt;bitmap_ptr_nvar&gt;, width, height</w:delText>
            </w:r>
            <w:r w:rsidDel="00E16070">
              <w:rPr>
                <w:noProof/>
                <w:webHidden/>
              </w:rPr>
              <w:tab/>
            </w:r>
            <w:r w:rsidR="007754F4" w:rsidDel="00E16070">
              <w:rPr>
                <w:noProof/>
                <w:webHidden/>
              </w:rPr>
              <w:delText>115</w:delText>
            </w:r>
          </w:del>
        </w:p>
        <w:p w:rsidR="00BF62D0" w:rsidDel="00E16070" w:rsidRDefault="00BF62D0">
          <w:pPr>
            <w:pStyle w:val="TOC3"/>
            <w:tabs>
              <w:tab w:val="right" w:leader="dot" w:pos="9350"/>
            </w:tabs>
            <w:rPr>
              <w:del w:id="3139" w:author="Sammartano, Marc (BIC USA)" w:date="2014-07-20T12:13:00Z"/>
              <w:rFonts w:eastAsiaTheme="minorEastAsia"/>
              <w:noProof/>
            </w:rPr>
          </w:pPr>
          <w:del w:id="3140" w:author="Sammartano, Marc (BIC USA)" w:date="2014-07-20T12:13:00Z">
            <w:r w:rsidRPr="00E16070" w:rsidDel="00E16070">
              <w:rPr>
                <w:noProof/>
              </w:rPr>
              <w:delText>Gr.bitmap.load &lt;bitmap_ptr_nvar&gt;, File_name$</w:delText>
            </w:r>
            <w:r w:rsidDel="00E16070">
              <w:rPr>
                <w:noProof/>
                <w:webHidden/>
              </w:rPr>
              <w:tab/>
            </w:r>
            <w:r w:rsidR="007754F4" w:rsidDel="00E16070">
              <w:rPr>
                <w:noProof/>
                <w:webHidden/>
              </w:rPr>
              <w:delText>115</w:delText>
            </w:r>
          </w:del>
        </w:p>
        <w:p w:rsidR="00BF62D0" w:rsidDel="00E16070" w:rsidRDefault="00BF62D0">
          <w:pPr>
            <w:pStyle w:val="TOC3"/>
            <w:tabs>
              <w:tab w:val="right" w:leader="dot" w:pos="9350"/>
            </w:tabs>
            <w:rPr>
              <w:del w:id="3141" w:author="Sammartano, Marc (BIC USA)" w:date="2014-07-20T12:13:00Z"/>
              <w:rFonts w:eastAsiaTheme="minorEastAsia"/>
              <w:noProof/>
            </w:rPr>
          </w:pPr>
          <w:del w:id="3142" w:author="Sammartano, Marc (BIC USA)" w:date="2014-07-20T12:13:00Z">
            <w:r w:rsidRPr="00E16070" w:rsidDel="00E16070">
              <w:rPr>
                <w:noProof/>
              </w:rPr>
              <w:delText>Gr.bitmap.size &lt;bitmap_ptr_nvar&gt;, width, height</w:delText>
            </w:r>
            <w:r w:rsidDel="00E16070">
              <w:rPr>
                <w:noProof/>
                <w:webHidden/>
              </w:rPr>
              <w:tab/>
            </w:r>
            <w:r w:rsidR="007754F4" w:rsidDel="00E16070">
              <w:rPr>
                <w:noProof/>
                <w:webHidden/>
              </w:rPr>
              <w:delText>116</w:delText>
            </w:r>
          </w:del>
        </w:p>
        <w:p w:rsidR="00BF62D0" w:rsidDel="00E16070" w:rsidRDefault="00BF62D0">
          <w:pPr>
            <w:pStyle w:val="TOC3"/>
            <w:tabs>
              <w:tab w:val="right" w:leader="dot" w:pos="9350"/>
            </w:tabs>
            <w:rPr>
              <w:del w:id="3143" w:author="Sammartano, Marc (BIC USA)" w:date="2014-07-20T12:13:00Z"/>
              <w:rFonts w:eastAsiaTheme="minorEastAsia"/>
              <w:noProof/>
            </w:rPr>
          </w:pPr>
          <w:del w:id="3144" w:author="Sammartano, Marc (BIC USA)" w:date="2014-07-20T12:13:00Z">
            <w:r w:rsidRPr="00E16070" w:rsidDel="00E16070">
              <w:rPr>
                <w:noProof/>
              </w:rPr>
              <w:delText>Gr.bitmap.scale &lt;new_bitmap_ptr_nvar&gt;, &lt;bitmap_ptr_nvar&gt;, width, height {, &lt;smoothing_lvar&gt;}</w:delText>
            </w:r>
            <w:r w:rsidDel="00E16070">
              <w:rPr>
                <w:noProof/>
                <w:webHidden/>
              </w:rPr>
              <w:tab/>
            </w:r>
            <w:r w:rsidR="007754F4" w:rsidDel="00E16070">
              <w:rPr>
                <w:noProof/>
                <w:webHidden/>
              </w:rPr>
              <w:delText>116</w:delText>
            </w:r>
          </w:del>
        </w:p>
        <w:p w:rsidR="00BF62D0" w:rsidDel="00E16070" w:rsidRDefault="00BF62D0">
          <w:pPr>
            <w:pStyle w:val="TOC3"/>
            <w:tabs>
              <w:tab w:val="right" w:leader="dot" w:pos="9350"/>
            </w:tabs>
            <w:rPr>
              <w:del w:id="3145" w:author="Sammartano, Marc (BIC USA)" w:date="2014-07-20T12:13:00Z"/>
              <w:rFonts w:eastAsiaTheme="minorEastAsia"/>
              <w:noProof/>
            </w:rPr>
          </w:pPr>
          <w:del w:id="3146" w:author="Sammartano, Marc (BIC USA)" w:date="2014-07-20T12:13:00Z">
            <w:r w:rsidRPr="00E16070" w:rsidDel="00E16070">
              <w:rPr>
                <w:noProof/>
              </w:rPr>
              <w:delText>Gr.bitmap.delete &lt;bitmap_ptr_nvar&gt;</w:delText>
            </w:r>
            <w:r w:rsidDel="00E16070">
              <w:rPr>
                <w:noProof/>
                <w:webHidden/>
              </w:rPr>
              <w:tab/>
            </w:r>
            <w:r w:rsidR="007754F4" w:rsidDel="00E16070">
              <w:rPr>
                <w:noProof/>
                <w:webHidden/>
              </w:rPr>
              <w:delText>116</w:delText>
            </w:r>
          </w:del>
        </w:p>
        <w:p w:rsidR="00BF62D0" w:rsidDel="00E16070" w:rsidRDefault="00BF62D0">
          <w:pPr>
            <w:pStyle w:val="TOC3"/>
            <w:tabs>
              <w:tab w:val="right" w:leader="dot" w:pos="9350"/>
            </w:tabs>
            <w:rPr>
              <w:del w:id="3147" w:author="Sammartano, Marc (BIC USA)" w:date="2014-07-20T12:13:00Z"/>
              <w:rFonts w:eastAsiaTheme="minorEastAsia"/>
              <w:noProof/>
            </w:rPr>
          </w:pPr>
          <w:del w:id="3148" w:author="Sammartano, Marc (BIC USA)" w:date="2014-07-20T12:13:00Z">
            <w:r w:rsidRPr="00E16070" w:rsidDel="00E16070">
              <w:rPr>
                <w:noProof/>
              </w:rPr>
              <w:delText>Gr.bitmap.crop &lt;new_bitmap_object_nvar&gt;, &lt;source_bitmap_object_nexp&gt;, &lt;x_nexp&gt;, &lt;y_nexp&gt;, &lt;width_nexp&gt;, &lt;height_nexp&gt;</w:delText>
            </w:r>
            <w:r w:rsidDel="00E16070">
              <w:rPr>
                <w:noProof/>
                <w:webHidden/>
              </w:rPr>
              <w:tab/>
            </w:r>
            <w:r w:rsidR="007754F4" w:rsidDel="00E16070">
              <w:rPr>
                <w:noProof/>
                <w:webHidden/>
              </w:rPr>
              <w:delText>116</w:delText>
            </w:r>
          </w:del>
        </w:p>
        <w:p w:rsidR="00BF62D0" w:rsidDel="00E16070" w:rsidRDefault="00BF62D0">
          <w:pPr>
            <w:pStyle w:val="TOC3"/>
            <w:tabs>
              <w:tab w:val="right" w:leader="dot" w:pos="9350"/>
            </w:tabs>
            <w:rPr>
              <w:del w:id="3149" w:author="Sammartano, Marc (BIC USA)" w:date="2014-07-20T12:13:00Z"/>
              <w:rFonts w:eastAsiaTheme="minorEastAsia"/>
              <w:noProof/>
            </w:rPr>
          </w:pPr>
          <w:del w:id="3150" w:author="Sammartano, Marc (BIC USA)" w:date="2014-07-20T12:13:00Z">
            <w:r w:rsidRPr="00E16070" w:rsidDel="00E16070">
              <w:rPr>
                <w:noProof/>
              </w:rPr>
              <w:delText>Gr.bitmap.save &lt;bitmap_ptr_nvar&gt;, &lt;filename_sexp&gt;{, &lt;quality_nexp&gt;}</w:delText>
            </w:r>
            <w:r w:rsidDel="00E16070">
              <w:rPr>
                <w:noProof/>
                <w:webHidden/>
              </w:rPr>
              <w:tab/>
            </w:r>
            <w:r w:rsidR="007754F4" w:rsidDel="00E16070">
              <w:rPr>
                <w:noProof/>
                <w:webHidden/>
              </w:rPr>
              <w:delText>116</w:delText>
            </w:r>
          </w:del>
        </w:p>
        <w:p w:rsidR="00BF62D0" w:rsidDel="00E16070" w:rsidRDefault="00BF62D0">
          <w:pPr>
            <w:pStyle w:val="TOC3"/>
            <w:tabs>
              <w:tab w:val="right" w:leader="dot" w:pos="9350"/>
            </w:tabs>
            <w:rPr>
              <w:del w:id="3151" w:author="Sammartano, Marc (BIC USA)" w:date="2014-07-20T12:13:00Z"/>
              <w:rFonts w:eastAsiaTheme="minorEastAsia"/>
              <w:noProof/>
            </w:rPr>
          </w:pPr>
          <w:del w:id="3152" w:author="Sammartano, Marc (BIC USA)" w:date="2014-07-20T12:13:00Z">
            <w:r w:rsidRPr="00E16070" w:rsidDel="00E16070">
              <w:rPr>
                <w:noProof/>
              </w:rPr>
              <w:delText>Gr.bitmap.draw &lt;object_ptr_nvar&gt;, &lt;bitmap_ptr_nvar&gt;, x , y</w:delText>
            </w:r>
            <w:r w:rsidDel="00E16070">
              <w:rPr>
                <w:noProof/>
                <w:webHidden/>
              </w:rPr>
              <w:tab/>
            </w:r>
            <w:r w:rsidR="007754F4" w:rsidDel="00E16070">
              <w:rPr>
                <w:noProof/>
                <w:webHidden/>
              </w:rPr>
              <w:delText>117</w:delText>
            </w:r>
          </w:del>
        </w:p>
        <w:p w:rsidR="00BF62D0" w:rsidDel="00E16070" w:rsidRDefault="00BF62D0">
          <w:pPr>
            <w:pStyle w:val="TOC3"/>
            <w:tabs>
              <w:tab w:val="right" w:leader="dot" w:pos="9350"/>
            </w:tabs>
            <w:rPr>
              <w:del w:id="3153" w:author="Sammartano, Marc (BIC USA)" w:date="2014-07-20T12:13:00Z"/>
              <w:rFonts w:eastAsiaTheme="minorEastAsia"/>
              <w:noProof/>
            </w:rPr>
          </w:pPr>
          <w:del w:id="3154" w:author="Sammartano, Marc (BIC USA)" w:date="2014-07-20T12:13:00Z">
            <w:r w:rsidRPr="00E16070" w:rsidDel="00E16070">
              <w:rPr>
                <w:noProof/>
              </w:rPr>
              <w:delText>Gr.get.bmpixel &lt;bitmap_ptr_nvar&gt;, x, y, alpha, red, green, blue</w:delText>
            </w:r>
            <w:r w:rsidDel="00E16070">
              <w:rPr>
                <w:noProof/>
                <w:webHidden/>
              </w:rPr>
              <w:tab/>
            </w:r>
            <w:r w:rsidR="007754F4" w:rsidDel="00E16070">
              <w:rPr>
                <w:noProof/>
                <w:webHidden/>
              </w:rPr>
              <w:delText>117</w:delText>
            </w:r>
          </w:del>
        </w:p>
        <w:p w:rsidR="00BF62D0" w:rsidDel="00E16070" w:rsidRDefault="00BF62D0">
          <w:pPr>
            <w:pStyle w:val="TOC3"/>
            <w:tabs>
              <w:tab w:val="right" w:leader="dot" w:pos="9350"/>
            </w:tabs>
            <w:rPr>
              <w:del w:id="3155" w:author="Sammartano, Marc (BIC USA)" w:date="2014-07-20T12:13:00Z"/>
              <w:rFonts w:eastAsiaTheme="minorEastAsia"/>
              <w:noProof/>
            </w:rPr>
          </w:pPr>
          <w:del w:id="3156" w:author="Sammartano, Marc (BIC USA)" w:date="2014-07-20T12:13:00Z">
            <w:r w:rsidRPr="00E16070" w:rsidDel="00E16070">
              <w:rPr>
                <w:noProof/>
              </w:rPr>
              <w:delText>Gr.bitmap.drawinto.start &lt;bitmap_ptr_nvar&gt;</w:delText>
            </w:r>
            <w:r w:rsidDel="00E16070">
              <w:rPr>
                <w:noProof/>
                <w:webHidden/>
              </w:rPr>
              <w:tab/>
            </w:r>
            <w:r w:rsidR="007754F4" w:rsidDel="00E16070">
              <w:rPr>
                <w:noProof/>
                <w:webHidden/>
              </w:rPr>
              <w:delText>117</w:delText>
            </w:r>
          </w:del>
        </w:p>
        <w:p w:rsidR="00BF62D0" w:rsidDel="00E16070" w:rsidRDefault="00BF62D0">
          <w:pPr>
            <w:pStyle w:val="TOC3"/>
            <w:tabs>
              <w:tab w:val="right" w:leader="dot" w:pos="9350"/>
            </w:tabs>
            <w:rPr>
              <w:del w:id="3157" w:author="Sammartano, Marc (BIC USA)" w:date="2014-07-20T12:13:00Z"/>
              <w:rFonts w:eastAsiaTheme="minorEastAsia"/>
              <w:noProof/>
            </w:rPr>
          </w:pPr>
          <w:del w:id="3158" w:author="Sammartano, Marc (BIC USA)" w:date="2014-07-20T12:13:00Z">
            <w:r w:rsidRPr="00E16070" w:rsidDel="00E16070">
              <w:rPr>
                <w:noProof/>
              </w:rPr>
              <w:delText>Gr.bitmap.drawinto.end</w:delText>
            </w:r>
            <w:r w:rsidDel="00E16070">
              <w:rPr>
                <w:noProof/>
                <w:webHidden/>
              </w:rPr>
              <w:tab/>
            </w:r>
            <w:r w:rsidR="007754F4" w:rsidDel="00E16070">
              <w:rPr>
                <w:noProof/>
                <w:webHidden/>
              </w:rPr>
              <w:delText>117</w:delText>
            </w:r>
          </w:del>
        </w:p>
        <w:p w:rsidR="00BF62D0" w:rsidDel="00E16070" w:rsidRDefault="00BF62D0">
          <w:pPr>
            <w:pStyle w:val="TOC2"/>
            <w:tabs>
              <w:tab w:val="right" w:leader="dot" w:pos="9350"/>
            </w:tabs>
            <w:rPr>
              <w:del w:id="3159" w:author="Sammartano, Marc (BIC USA)" w:date="2014-07-20T12:13:00Z"/>
              <w:rFonts w:eastAsiaTheme="minorEastAsia"/>
              <w:noProof/>
            </w:rPr>
          </w:pPr>
          <w:del w:id="3160" w:author="Sammartano, Marc (BIC USA)" w:date="2014-07-20T12:13:00Z">
            <w:r w:rsidRPr="00E16070" w:rsidDel="00E16070">
              <w:rPr>
                <w:noProof/>
              </w:rPr>
              <w:delText>Rotate Commands</w:delText>
            </w:r>
            <w:r w:rsidDel="00E16070">
              <w:rPr>
                <w:noProof/>
                <w:webHidden/>
              </w:rPr>
              <w:tab/>
            </w:r>
            <w:r w:rsidR="007754F4" w:rsidDel="00E16070">
              <w:rPr>
                <w:noProof/>
                <w:webHidden/>
              </w:rPr>
              <w:delText>117</w:delText>
            </w:r>
          </w:del>
        </w:p>
        <w:p w:rsidR="00BF62D0" w:rsidDel="00E16070" w:rsidRDefault="00BF62D0">
          <w:pPr>
            <w:pStyle w:val="TOC3"/>
            <w:tabs>
              <w:tab w:val="right" w:leader="dot" w:pos="9350"/>
            </w:tabs>
            <w:rPr>
              <w:del w:id="3161" w:author="Sammartano, Marc (BIC USA)" w:date="2014-07-20T12:13:00Z"/>
              <w:rFonts w:eastAsiaTheme="minorEastAsia"/>
              <w:noProof/>
            </w:rPr>
          </w:pPr>
          <w:del w:id="3162" w:author="Sammartano, Marc (BIC USA)" w:date="2014-07-20T12:13:00Z">
            <w:r w:rsidRPr="00E16070" w:rsidDel="00E16070">
              <w:rPr>
                <w:noProof/>
              </w:rPr>
              <w:delText>Gr.rotate.start angle, x, y{,&lt;obj_nvar&gt;}</w:delText>
            </w:r>
            <w:r w:rsidDel="00E16070">
              <w:rPr>
                <w:noProof/>
                <w:webHidden/>
              </w:rPr>
              <w:tab/>
            </w:r>
            <w:r w:rsidR="007754F4" w:rsidDel="00E16070">
              <w:rPr>
                <w:noProof/>
                <w:webHidden/>
              </w:rPr>
              <w:delText>117</w:delText>
            </w:r>
          </w:del>
        </w:p>
        <w:p w:rsidR="00BF62D0" w:rsidDel="00E16070" w:rsidRDefault="00BF62D0">
          <w:pPr>
            <w:pStyle w:val="TOC3"/>
            <w:tabs>
              <w:tab w:val="right" w:leader="dot" w:pos="9350"/>
            </w:tabs>
            <w:rPr>
              <w:del w:id="3163" w:author="Sammartano, Marc (BIC USA)" w:date="2014-07-20T12:13:00Z"/>
              <w:rFonts w:eastAsiaTheme="minorEastAsia"/>
              <w:noProof/>
            </w:rPr>
          </w:pPr>
          <w:del w:id="3164" w:author="Sammartano, Marc (BIC USA)" w:date="2014-07-20T12:13:00Z">
            <w:r w:rsidRPr="00E16070" w:rsidDel="00E16070">
              <w:rPr>
                <w:noProof/>
              </w:rPr>
              <w:lastRenderedPageBreak/>
              <w:delText>Gr.rotate.end {&lt;obj_nvar&gt;}</w:delText>
            </w:r>
            <w:r w:rsidDel="00E16070">
              <w:rPr>
                <w:noProof/>
                <w:webHidden/>
              </w:rPr>
              <w:tab/>
            </w:r>
            <w:r w:rsidR="007754F4" w:rsidDel="00E16070">
              <w:rPr>
                <w:noProof/>
                <w:webHidden/>
              </w:rPr>
              <w:delText>118</w:delText>
            </w:r>
          </w:del>
        </w:p>
        <w:p w:rsidR="00BF62D0" w:rsidDel="00E16070" w:rsidRDefault="00BF62D0">
          <w:pPr>
            <w:pStyle w:val="TOC2"/>
            <w:tabs>
              <w:tab w:val="right" w:leader="dot" w:pos="9350"/>
            </w:tabs>
            <w:rPr>
              <w:del w:id="3165" w:author="Sammartano, Marc (BIC USA)" w:date="2014-07-20T12:13:00Z"/>
              <w:rFonts w:eastAsiaTheme="minorEastAsia"/>
              <w:noProof/>
            </w:rPr>
          </w:pPr>
          <w:del w:id="3166" w:author="Sammartano, Marc (BIC USA)" w:date="2014-07-20T12:13:00Z">
            <w:r w:rsidRPr="00E16070" w:rsidDel="00E16070">
              <w:rPr>
                <w:noProof/>
              </w:rPr>
              <w:delText>Camera Commands</w:delText>
            </w:r>
            <w:r w:rsidDel="00E16070">
              <w:rPr>
                <w:noProof/>
                <w:webHidden/>
              </w:rPr>
              <w:tab/>
            </w:r>
            <w:r w:rsidR="007754F4" w:rsidDel="00E16070">
              <w:rPr>
                <w:noProof/>
                <w:webHidden/>
              </w:rPr>
              <w:delText>118</w:delText>
            </w:r>
          </w:del>
        </w:p>
        <w:p w:rsidR="00BF62D0" w:rsidDel="00E16070" w:rsidRDefault="00BF62D0">
          <w:pPr>
            <w:pStyle w:val="TOC3"/>
            <w:tabs>
              <w:tab w:val="right" w:leader="dot" w:pos="9350"/>
            </w:tabs>
            <w:rPr>
              <w:del w:id="3167" w:author="Sammartano, Marc (BIC USA)" w:date="2014-07-20T12:13:00Z"/>
              <w:rFonts w:eastAsiaTheme="minorEastAsia"/>
              <w:noProof/>
            </w:rPr>
          </w:pPr>
          <w:del w:id="3168" w:author="Sammartano, Marc (BIC USA)" w:date="2014-07-20T12:13:00Z">
            <w:r w:rsidRPr="00E16070" w:rsidDel="00E16070">
              <w:rPr>
                <w:noProof/>
              </w:rPr>
              <w:delText>Gr.camera.select 1|2</w:delText>
            </w:r>
            <w:r w:rsidDel="00E16070">
              <w:rPr>
                <w:noProof/>
                <w:webHidden/>
              </w:rPr>
              <w:tab/>
            </w:r>
            <w:r w:rsidR="007754F4" w:rsidDel="00E16070">
              <w:rPr>
                <w:noProof/>
                <w:webHidden/>
              </w:rPr>
              <w:delText>118</w:delText>
            </w:r>
          </w:del>
        </w:p>
        <w:p w:rsidR="00BF62D0" w:rsidDel="00E16070" w:rsidRDefault="00BF62D0">
          <w:pPr>
            <w:pStyle w:val="TOC3"/>
            <w:tabs>
              <w:tab w:val="right" w:leader="dot" w:pos="9350"/>
            </w:tabs>
            <w:rPr>
              <w:del w:id="3169" w:author="Sammartano, Marc (BIC USA)" w:date="2014-07-20T12:13:00Z"/>
              <w:rFonts w:eastAsiaTheme="minorEastAsia"/>
              <w:noProof/>
            </w:rPr>
          </w:pPr>
          <w:del w:id="3170" w:author="Sammartano, Marc (BIC USA)" w:date="2014-07-20T12:13:00Z">
            <w:r w:rsidRPr="00E16070" w:rsidDel="00E16070">
              <w:rPr>
                <w:noProof/>
              </w:rPr>
              <w:delText>Gr.camera.shoot &lt;bm_ptr_nvar&gt;</w:delText>
            </w:r>
            <w:r w:rsidDel="00E16070">
              <w:rPr>
                <w:noProof/>
                <w:webHidden/>
              </w:rPr>
              <w:tab/>
            </w:r>
            <w:r w:rsidR="007754F4" w:rsidDel="00E16070">
              <w:rPr>
                <w:noProof/>
                <w:webHidden/>
              </w:rPr>
              <w:delText>119</w:delText>
            </w:r>
          </w:del>
        </w:p>
        <w:p w:rsidR="00BF62D0" w:rsidDel="00E16070" w:rsidRDefault="00BF62D0">
          <w:pPr>
            <w:pStyle w:val="TOC3"/>
            <w:tabs>
              <w:tab w:val="right" w:leader="dot" w:pos="9350"/>
            </w:tabs>
            <w:rPr>
              <w:del w:id="3171" w:author="Sammartano, Marc (BIC USA)" w:date="2014-07-20T12:13:00Z"/>
              <w:rFonts w:eastAsiaTheme="minorEastAsia"/>
              <w:noProof/>
            </w:rPr>
          </w:pPr>
          <w:del w:id="3172" w:author="Sammartano, Marc (BIC USA)" w:date="2014-07-20T12:13:00Z">
            <w:r w:rsidRPr="00E16070" w:rsidDel="00E16070">
              <w:rPr>
                <w:noProof/>
              </w:rPr>
              <w:delText>Gr.camera.autoshoot &lt;bm_ptr_nvar&gt;{, &lt;flash_ mode_nexp&gt; {, focus_mode_nexp} }</w:delText>
            </w:r>
            <w:r w:rsidDel="00E16070">
              <w:rPr>
                <w:noProof/>
                <w:webHidden/>
              </w:rPr>
              <w:tab/>
            </w:r>
            <w:r w:rsidR="007754F4" w:rsidDel="00E16070">
              <w:rPr>
                <w:noProof/>
                <w:webHidden/>
              </w:rPr>
              <w:delText>119</w:delText>
            </w:r>
          </w:del>
        </w:p>
        <w:p w:rsidR="00BF62D0" w:rsidDel="00E16070" w:rsidRDefault="00BF62D0">
          <w:pPr>
            <w:pStyle w:val="TOC3"/>
            <w:tabs>
              <w:tab w:val="right" w:leader="dot" w:pos="9350"/>
            </w:tabs>
            <w:rPr>
              <w:del w:id="3173" w:author="Sammartano, Marc (BIC USA)" w:date="2014-07-20T12:13:00Z"/>
              <w:rFonts w:eastAsiaTheme="minorEastAsia"/>
              <w:noProof/>
            </w:rPr>
          </w:pPr>
          <w:del w:id="3174" w:author="Sammartano, Marc (BIC USA)" w:date="2014-07-20T12:13:00Z">
            <w:r w:rsidRPr="00E16070" w:rsidDel="00E16070">
              <w:rPr>
                <w:noProof/>
              </w:rPr>
              <w:delText>Gr.camera.manualShoot &lt;bm_ptr_nvar&gt;{, &lt;flash_ mode_nexp&gt; {, focus_mode_nexp} }</w:delText>
            </w:r>
            <w:r w:rsidDel="00E16070">
              <w:rPr>
                <w:noProof/>
                <w:webHidden/>
              </w:rPr>
              <w:tab/>
            </w:r>
            <w:r w:rsidR="007754F4" w:rsidDel="00E16070">
              <w:rPr>
                <w:noProof/>
                <w:webHidden/>
              </w:rPr>
              <w:delText>120</w:delText>
            </w:r>
          </w:del>
        </w:p>
        <w:p w:rsidR="00BF62D0" w:rsidDel="00E16070" w:rsidRDefault="00BF62D0">
          <w:pPr>
            <w:pStyle w:val="TOC2"/>
            <w:tabs>
              <w:tab w:val="right" w:leader="dot" w:pos="9350"/>
            </w:tabs>
            <w:rPr>
              <w:del w:id="3175" w:author="Sammartano, Marc (BIC USA)" w:date="2014-07-20T12:13:00Z"/>
              <w:rFonts w:eastAsiaTheme="minorEastAsia"/>
              <w:noProof/>
            </w:rPr>
          </w:pPr>
          <w:del w:id="3176" w:author="Sammartano, Marc (BIC USA)" w:date="2014-07-20T12:13:00Z">
            <w:r w:rsidRPr="00E16070" w:rsidDel="00E16070">
              <w:rPr>
                <w:noProof/>
              </w:rPr>
              <w:delText>Other Graphics Commands</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77" w:author="Sammartano, Marc (BIC USA)" w:date="2014-07-20T12:13:00Z"/>
              <w:rFonts w:eastAsiaTheme="minorEastAsia"/>
              <w:noProof/>
            </w:rPr>
          </w:pPr>
          <w:del w:id="3178" w:author="Sammartano, Marc (BIC USA)" w:date="2014-07-20T12:13:00Z">
            <w:r w:rsidRPr="00E16070" w:rsidDel="00E16070">
              <w:rPr>
                <w:noProof/>
              </w:rPr>
              <w:delText>Gr.screen.to_bitmap &lt;bm_ptr_nvar&gt;</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79" w:author="Sammartano, Marc (BIC USA)" w:date="2014-07-20T12:13:00Z"/>
              <w:rFonts w:eastAsiaTheme="minorEastAsia"/>
              <w:noProof/>
            </w:rPr>
          </w:pPr>
          <w:del w:id="3180" w:author="Sammartano, Marc (BIC USA)" w:date="2014-07-20T12:13:00Z">
            <w:r w:rsidRPr="00E16070" w:rsidDel="00E16070">
              <w:rPr>
                <w:noProof/>
              </w:rPr>
              <w:delText>Gr.get.pixel x, y, alpha, red, green, blue</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81" w:author="Sammartano, Marc (BIC USA)" w:date="2014-07-20T12:13:00Z"/>
              <w:rFonts w:eastAsiaTheme="minorEastAsia"/>
              <w:noProof/>
            </w:rPr>
          </w:pPr>
          <w:del w:id="3182" w:author="Sammartano, Marc (BIC USA)" w:date="2014-07-20T12:13:00Z">
            <w:r w:rsidRPr="00E16070" w:rsidDel="00E16070">
              <w:rPr>
                <w:noProof/>
              </w:rPr>
              <w:delText>Gr.save &lt;filename_sexp&gt; {,&lt;quality_nexp&gt;}</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83" w:author="Sammartano, Marc (BIC USA)" w:date="2014-07-20T12:13:00Z"/>
              <w:rFonts w:eastAsiaTheme="minorEastAsia"/>
              <w:noProof/>
            </w:rPr>
          </w:pPr>
          <w:del w:id="3184" w:author="Sammartano, Marc (BIC USA)" w:date="2014-07-20T12:13:00Z">
            <w:r w:rsidRPr="00E16070" w:rsidDel="00E16070">
              <w:rPr>
                <w:noProof/>
              </w:rPr>
              <w:delText>Gr.get.type &lt;object_ptr_nvar&gt;, &lt;type_svar&gt;</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85" w:author="Sammartano, Marc (BIC USA)" w:date="2014-07-20T12:13:00Z"/>
              <w:rFonts w:eastAsiaTheme="minorEastAsia"/>
              <w:noProof/>
            </w:rPr>
          </w:pPr>
          <w:del w:id="3186" w:author="Sammartano, Marc (BIC USA)" w:date="2014-07-20T12:13:00Z">
            <w:r w:rsidRPr="00E16070" w:rsidDel="00E16070">
              <w:rPr>
                <w:noProof/>
              </w:rPr>
              <w:delText>Gr.get.params &lt;object_ptr_nvar&gt;, &lt;param_array$[]&gt;</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87" w:author="Sammartano, Marc (BIC USA)" w:date="2014-07-20T12:13:00Z"/>
              <w:rFonts w:eastAsiaTheme="minorEastAsia"/>
              <w:noProof/>
            </w:rPr>
          </w:pPr>
          <w:del w:id="3188" w:author="Sammartano, Marc (BIC USA)" w:date="2014-07-20T12:13:00Z">
            <w:r w:rsidRPr="00E16070" w:rsidDel="00E16070">
              <w:rPr>
                <w:noProof/>
              </w:rPr>
              <w:delText>Gr.get.position &lt;object_ptr_nvar&gt;,  x, y</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89" w:author="Sammartano, Marc (BIC USA)" w:date="2014-07-20T12:13:00Z"/>
              <w:rFonts w:eastAsiaTheme="minorEastAsia"/>
              <w:noProof/>
            </w:rPr>
          </w:pPr>
          <w:del w:id="3190" w:author="Sammartano, Marc (BIC USA)" w:date="2014-07-20T12:13:00Z">
            <w:r w:rsidRPr="00E16070" w:rsidDel="00E16070">
              <w:rPr>
                <w:noProof/>
              </w:rPr>
              <w:delText>Gr.get.value &lt;object_ptr_nvar&gt;, &lt;tag_sexp&gt;, {&lt;value_nvar | value_svar&gt;}</w:delText>
            </w:r>
            <w:r w:rsidDel="00E16070">
              <w:rPr>
                <w:noProof/>
                <w:webHidden/>
              </w:rPr>
              <w:tab/>
            </w:r>
            <w:r w:rsidR="007754F4" w:rsidDel="00E16070">
              <w:rPr>
                <w:noProof/>
                <w:webHidden/>
              </w:rPr>
              <w:delText>120</w:delText>
            </w:r>
          </w:del>
        </w:p>
        <w:p w:rsidR="00BF62D0" w:rsidDel="00E16070" w:rsidRDefault="00BF62D0">
          <w:pPr>
            <w:pStyle w:val="TOC3"/>
            <w:tabs>
              <w:tab w:val="right" w:leader="dot" w:pos="9350"/>
            </w:tabs>
            <w:rPr>
              <w:del w:id="3191" w:author="Sammartano, Marc (BIC USA)" w:date="2014-07-20T12:13:00Z"/>
              <w:rFonts w:eastAsiaTheme="minorEastAsia"/>
              <w:noProof/>
            </w:rPr>
          </w:pPr>
          <w:del w:id="3192" w:author="Sammartano, Marc (BIC USA)" w:date="2014-07-20T12:13:00Z">
            <w:r w:rsidRPr="00E16070" w:rsidDel="00E16070">
              <w:rPr>
                <w:noProof/>
              </w:rPr>
              <w:delText>Gr.modify &lt;object_ptr_nvar&gt;,  &lt;tag_sexp&gt;, {&lt;value_nvar | value_svar&gt;}</w:delText>
            </w:r>
            <w:r w:rsidDel="00E16070">
              <w:rPr>
                <w:noProof/>
                <w:webHidden/>
              </w:rPr>
              <w:tab/>
            </w:r>
            <w:r w:rsidR="007754F4" w:rsidDel="00E16070">
              <w:rPr>
                <w:noProof/>
                <w:webHidden/>
              </w:rPr>
              <w:delText>121</w:delText>
            </w:r>
          </w:del>
        </w:p>
        <w:p w:rsidR="00BF62D0" w:rsidDel="00E16070" w:rsidRDefault="00BF62D0">
          <w:pPr>
            <w:pStyle w:val="TOC3"/>
            <w:tabs>
              <w:tab w:val="right" w:leader="dot" w:pos="9350"/>
            </w:tabs>
            <w:rPr>
              <w:del w:id="3193" w:author="Sammartano, Marc (BIC USA)" w:date="2014-07-20T12:13:00Z"/>
              <w:rFonts w:eastAsiaTheme="minorEastAsia"/>
              <w:noProof/>
            </w:rPr>
          </w:pPr>
          <w:del w:id="3194" w:author="Sammartano, Marc (BIC USA)" w:date="2014-07-20T12:13:00Z">
            <w:r w:rsidRPr="00E16070" w:rsidDel="00E16070">
              <w:rPr>
                <w:noProof/>
              </w:rPr>
              <w:delText>Gr.paint.get &lt;object_ptr_nvar&gt;</w:delText>
            </w:r>
            <w:r w:rsidDel="00E16070">
              <w:rPr>
                <w:noProof/>
                <w:webHidden/>
              </w:rPr>
              <w:tab/>
            </w:r>
            <w:r w:rsidR="007754F4" w:rsidDel="00E16070">
              <w:rPr>
                <w:noProof/>
                <w:webHidden/>
              </w:rPr>
              <w:delText>122</w:delText>
            </w:r>
          </w:del>
        </w:p>
        <w:p w:rsidR="00BF62D0" w:rsidDel="00E16070" w:rsidRDefault="00BF62D0">
          <w:pPr>
            <w:pStyle w:val="TOC3"/>
            <w:tabs>
              <w:tab w:val="right" w:leader="dot" w:pos="9350"/>
            </w:tabs>
            <w:rPr>
              <w:del w:id="3195" w:author="Sammartano, Marc (BIC USA)" w:date="2014-07-20T12:13:00Z"/>
              <w:rFonts w:eastAsiaTheme="minorEastAsia"/>
              <w:noProof/>
            </w:rPr>
          </w:pPr>
          <w:del w:id="3196" w:author="Sammartano, Marc (BIC USA)" w:date="2014-07-20T12:13:00Z">
            <w:r w:rsidRPr="00E16070" w:rsidDel="00E16070">
              <w:rPr>
                <w:noProof/>
              </w:rPr>
              <w:delText>Gr_collision ( &lt;object_1_nvar&gt;, &lt;object_2_nvar&gt;)</w:delText>
            </w:r>
            <w:r w:rsidDel="00E16070">
              <w:rPr>
                <w:noProof/>
                <w:webHidden/>
              </w:rPr>
              <w:tab/>
            </w:r>
            <w:r w:rsidR="007754F4" w:rsidDel="00E16070">
              <w:rPr>
                <w:noProof/>
                <w:webHidden/>
              </w:rPr>
              <w:delText>122</w:delText>
            </w:r>
          </w:del>
        </w:p>
        <w:p w:rsidR="00BF62D0" w:rsidDel="00E16070" w:rsidRDefault="00BF62D0">
          <w:pPr>
            <w:pStyle w:val="TOC3"/>
            <w:tabs>
              <w:tab w:val="right" w:leader="dot" w:pos="9350"/>
            </w:tabs>
            <w:rPr>
              <w:del w:id="3197" w:author="Sammartano, Marc (BIC USA)" w:date="2014-07-20T12:13:00Z"/>
              <w:rFonts w:eastAsiaTheme="minorEastAsia"/>
              <w:noProof/>
            </w:rPr>
          </w:pPr>
          <w:del w:id="3198" w:author="Sammartano, Marc (BIC USA)" w:date="2014-07-20T12:13:00Z">
            <w:r w:rsidRPr="00E16070" w:rsidDel="00E16070">
              <w:rPr>
                <w:noProof/>
              </w:rPr>
              <w:delText>Gr.clip &lt;object_ptr_nvar&gt;,  &lt;left_nexp&gt;, &lt;top_nexp&gt;, &lt;right_nexp&gt;, &lt;bottom_nexp&gt;{, &lt;RO_nexp&gt;}</w:delText>
            </w:r>
            <w:r w:rsidDel="00E16070">
              <w:rPr>
                <w:noProof/>
                <w:webHidden/>
              </w:rPr>
              <w:tab/>
            </w:r>
            <w:r w:rsidR="007754F4" w:rsidDel="00E16070">
              <w:rPr>
                <w:noProof/>
                <w:webHidden/>
              </w:rPr>
              <w:delText>122</w:delText>
            </w:r>
          </w:del>
        </w:p>
        <w:p w:rsidR="00BF62D0" w:rsidDel="00E16070" w:rsidRDefault="00BF62D0">
          <w:pPr>
            <w:pStyle w:val="TOC3"/>
            <w:tabs>
              <w:tab w:val="right" w:leader="dot" w:pos="9350"/>
            </w:tabs>
            <w:rPr>
              <w:del w:id="3199" w:author="Sammartano, Marc (BIC USA)" w:date="2014-07-20T12:13:00Z"/>
              <w:rFonts w:eastAsiaTheme="minorEastAsia"/>
              <w:noProof/>
            </w:rPr>
          </w:pPr>
          <w:del w:id="3200" w:author="Sammartano, Marc (BIC USA)" w:date="2014-07-20T12:13:00Z">
            <w:r w:rsidRPr="00E16070" w:rsidDel="00E16070">
              <w:rPr>
                <w:noProof/>
              </w:rPr>
              <w:delText>Gr.NewDL &lt;dl_array[{&lt;start&gt;,&lt;length&gt;}]&gt;</w:delText>
            </w:r>
            <w:r w:rsidDel="00E16070">
              <w:rPr>
                <w:noProof/>
                <w:webHidden/>
              </w:rPr>
              <w:tab/>
            </w:r>
            <w:r w:rsidR="007754F4" w:rsidDel="00E16070">
              <w:rPr>
                <w:noProof/>
                <w:webHidden/>
              </w:rPr>
              <w:delText>123</w:delText>
            </w:r>
          </w:del>
        </w:p>
        <w:p w:rsidR="00BF62D0" w:rsidDel="00E16070" w:rsidRDefault="00BF62D0">
          <w:pPr>
            <w:pStyle w:val="TOC3"/>
            <w:tabs>
              <w:tab w:val="right" w:leader="dot" w:pos="9350"/>
            </w:tabs>
            <w:rPr>
              <w:del w:id="3201" w:author="Sammartano, Marc (BIC USA)" w:date="2014-07-20T12:13:00Z"/>
              <w:rFonts w:eastAsiaTheme="minorEastAsia"/>
              <w:noProof/>
            </w:rPr>
          </w:pPr>
          <w:del w:id="3202" w:author="Sammartano, Marc (BIC USA)" w:date="2014-07-20T12:13:00Z">
            <w:r w:rsidRPr="00E16070" w:rsidDel="00E16070">
              <w:rPr>
                <w:noProof/>
              </w:rPr>
              <w:delText>Gr.GetDL &lt;dl_array[]&gt; {, &lt;keep_all_objects_lexp&gt; }</w:delText>
            </w:r>
            <w:r w:rsidDel="00E16070">
              <w:rPr>
                <w:noProof/>
                <w:webHidden/>
              </w:rPr>
              <w:tab/>
            </w:r>
            <w:r w:rsidR="007754F4" w:rsidDel="00E16070">
              <w:rPr>
                <w:noProof/>
                <w:webHidden/>
              </w:rPr>
              <w:delText>124</w:delText>
            </w:r>
          </w:del>
        </w:p>
        <w:p w:rsidR="00BF62D0" w:rsidDel="00E16070" w:rsidRDefault="00BF62D0">
          <w:pPr>
            <w:pStyle w:val="TOC1"/>
            <w:tabs>
              <w:tab w:val="right" w:leader="dot" w:pos="9350"/>
            </w:tabs>
            <w:rPr>
              <w:del w:id="3203" w:author="Sammartano, Marc (BIC USA)" w:date="2014-07-20T12:13:00Z"/>
              <w:rFonts w:eastAsiaTheme="minorEastAsia"/>
              <w:noProof/>
            </w:rPr>
          </w:pPr>
          <w:del w:id="3204" w:author="Sammartano, Marc (BIC USA)" w:date="2014-07-20T12:13:00Z">
            <w:r w:rsidRPr="00E16070" w:rsidDel="00E16070">
              <w:rPr>
                <w:noProof/>
              </w:rPr>
              <w:delText>Audio Interface</w:delText>
            </w:r>
            <w:r w:rsidDel="00E16070">
              <w:rPr>
                <w:noProof/>
                <w:webHidden/>
              </w:rPr>
              <w:tab/>
            </w:r>
            <w:r w:rsidR="007754F4" w:rsidDel="00E16070">
              <w:rPr>
                <w:noProof/>
                <w:webHidden/>
              </w:rPr>
              <w:delText>124</w:delText>
            </w:r>
          </w:del>
        </w:p>
        <w:p w:rsidR="00BF62D0" w:rsidDel="00E16070" w:rsidRDefault="00BF62D0">
          <w:pPr>
            <w:pStyle w:val="TOC2"/>
            <w:tabs>
              <w:tab w:val="right" w:leader="dot" w:pos="9350"/>
            </w:tabs>
            <w:rPr>
              <w:del w:id="3205" w:author="Sammartano, Marc (BIC USA)" w:date="2014-07-20T12:13:00Z"/>
              <w:rFonts w:eastAsiaTheme="minorEastAsia"/>
              <w:noProof/>
            </w:rPr>
          </w:pPr>
          <w:del w:id="3206" w:author="Sammartano, Marc (BIC USA)" w:date="2014-07-20T12:13:00Z">
            <w:r w:rsidRPr="00E16070" w:rsidDel="00E16070">
              <w:rPr>
                <w:noProof/>
              </w:rPr>
              <w:delText>Introduction</w:delText>
            </w:r>
            <w:r w:rsidDel="00E16070">
              <w:rPr>
                <w:noProof/>
                <w:webHidden/>
              </w:rPr>
              <w:tab/>
            </w:r>
            <w:r w:rsidR="007754F4" w:rsidDel="00E16070">
              <w:rPr>
                <w:noProof/>
                <w:webHidden/>
              </w:rPr>
              <w:delText>124</w:delText>
            </w:r>
          </w:del>
        </w:p>
        <w:p w:rsidR="00BF62D0" w:rsidDel="00E16070" w:rsidRDefault="00BF62D0">
          <w:pPr>
            <w:pStyle w:val="TOC3"/>
            <w:tabs>
              <w:tab w:val="right" w:leader="dot" w:pos="9350"/>
            </w:tabs>
            <w:rPr>
              <w:del w:id="3207" w:author="Sammartano, Marc (BIC USA)" w:date="2014-07-20T12:13:00Z"/>
              <w:rFonts w:eastAsiaTheme="minorEastAsia"/>
              <w:noProof/>
            </w:rPr>
          </w:pPr>
          <w:del w:id="3208" w:author="Sammartano, Marc (BIC USA)" w:date="2014-07-20T12:13:00Z">
            <w:r w:rsidRPr="00E16070" w:rsidDel="00E16070">
              <w:rPr>
                <w:noProof/>
              </w:rPr>
              <w:delText>The Audio Interface</w:delText>
            </w:r>
            <w:r w:rsidDel="00E16070">
              <w:rPr>
                <w:noProof/>
                <w:webHidden/>
              </w:rPr>
              <w:tab/>
            </w:r>
            <w:r w:rsidR="007754F4" w:rsidDel="00E16070">
              <w:rPr>
                <w:noProof/>
                <w:webHidden/>
              </w:rPr>
              <w:delText>124</w:delText>
            </w:r>
          </w:del>
        </w:p>
        <w:p w:rsidR="00BF62D0" w:rsidDel="00E16070" w:rsidRDefault="00BF62D0">
          <w:pPr>
            <w:pStyle w:val="TOC3"/>
            <w:tabs>
              <w:tab w:val="right" w:leader="dot" w:pos="9350"/>
            </w:tabs>
            <w:rPr>
              <w:del w:id="3209" w:author="Sammartano, Marc (BIC USA)" w:date="2014-07-20T12:13:00Z"/>
              <w:rFonts w:eastAsiaTheme="minorEastAsia"/>
              <w:noProof/>
            </w:rPr>
          </w:pPr>
          <w:del w:id="3210" w:author="Sammartano, Marc (BIC USA)" w:date="2014-07-20T12:13:00Z">
            <w:r w:rsidRPr="00E16070" w:rsidDel="00E16070">
              <w:rPr>
                <w:noProof/>
              </w:rPr>
              <w:delText>Audio File Types</w:delText>
            </w:r>
            <w:r w:rsidDel="00E16070">
              <w:rPr>
                <w:noProof/>
                <w:webHidden/>
              </w:rPr>
              <w:tab/>
            </w:r>
            <w:r w:rsidR="007754F4" w:rsidDel="00E16070">
              <w:rPr>
                <w:noProof/>
                <w:webHidden/>
              </w:rPr>
              <w:delText>124</w:delText>
            </w:r>
          </w:del>
        </w:p>
        <w:p w:rsidR="00BF62D0" w:rsidDel="00E16070" w:rsidRDefault="00BF62D0">
          <w:pPr>
            <w:pStyle w:val="TOC2"/>
            <w:tabs>
              <w:tab w:val="right" w:leader="dot" w:pos="9350"/>
            </w:tabs>
            <w:rPr>
              <w:del w:id="3211" w:author="Sammartano, Marc (BIC USA)" w:date="2014-07-20T12:13:00Z"/>
              <w:rFonts w:eastAsiaTheme="minorEastAsia"/>
              <w:noProof/>
            </w:rPr>
          </w:pPr>
          <w:del w:id="3212" w:author="Sammartano, Marc (BIC USA)" w:date="2014-07-20T12:13:00Z">
            <w:r w:rsidRPr="00E16070" w:rsidDel="00E16070">
              <w:rPr>
                <w:noProof/>
              </w:rPr>
              <w:delText>Commands</w:delText>
            </w:r>
            <w:r w:rsidDel="00E16070">
              <w:rPr>
                <w:noProof/>
                <w:webHidden/>
              </w:rPr>
              <w:tab/>
            </w:r>
            <w:r w:rsidR="007754F4" w:rsidDel="00E16070">
              <w:rPr>
                <w:noProof/>
                <w:webHidden/>
              </w:rPr>
              <w:delText>124</w:delText>
            </w:r>
          </w:del>
        </w:p>
        <w:p w:rsidR="00BF62D0" w:rsidDel="00E16070" w:rsidRDefault="00BF62D0">
          <w:pPr>
            <w:pStyle w:val="TOC3"/>
            <w:tabs>
              <w:tab w:val="right" w:leader="dot" w:pos="9350"/>
            </w:tabs>
            <w:rPr>
              <w:del w:id="3213" w:author="Sammartano, Marc (BIC USA)" w:date="2014-07-20T12:13:00Z"/>
              <w:rFonts w:eastAsiaTheme="minorEastAsia"/>
              <w:noProof/>
            </w:rPr>
          </w:pPr>
          <w:del w:id="3214" w:author="Sammartano, Marc (BIC USA)" w:date="2014-07-20T12:13:00Z">
            <w:r w:rsidRPr="00E16070" w:rsidDel="00E16070">
              <w:rPr>
                <w:noProof/>
              </w:rPr>
              <w:delText>Audio.load  &lt;aft_nvar&gt;, &lt;filename_sexp&gt;</w:delText>
            </w:r>
            <w:r w:rsidDel="00E16070">
              <w:rPr>
                <w:noProof/>
                <w:webHidden/>
              </w:rPr>
              <w:tab/>
            </w:r>
            <w:r w:rsidR="007754F4" w:rsidDel="00E16070">
              <w:rPr>
                <w:noProof/>
                <w:webHidden/>
              </w:rPr>
              <w:delText>124</w:delText>
            </w:r>
          </w:del>
        </w:p>
        <w:p w:rsidR="00BF62D0" w:rsidDel="00E16070" w:rsidRDefault="00BF62D0">
          <w:pPr>
            <w:pStyle w:val="TOC3"/>
            <w:tabs>
              <w:tab w:val="right" w:leader="dot" w:pos="9350"/>
            </w:tabs>
            <w:rPr>
              <w:del w:id="3215" w:author="Sammartano, Marc (BIC USA)" w:date="2014-07-20T12:13:00Z"/>
              <w:rFonts w:eastAsiaTheme="minorEastAsia"/>
              <w:noProof/>
            </w:rPr>
          </w:pPr>
          <w:del w:id="3216" w:author="Sammartano, Marc (BIC USA)" w:date="2014-07-20T12:13:00Z">
            <w:r w:rsidRPr="00E16070" w:rsidDel="00E16070">
              <w:rPr>
                <w:noProof/>
              </w:rPr>
              <w:delText>Audio.play &lt;aft_nexp&gt;</w:delText>
            </w:r>
            <w:r w:rsidDel="00E16070">
              <w:rPr>
                <w:noProof/>
                <w:webHidden/>
              </w:rPr>
              <w:tab/>
            </w:r>
            <w:r w:rsidR="007754F4" w:rsidDel="00E16070">
              <w:rPr>
                <w:noProof/>
                <w:webHidden/>
              </w:rPr>
              <w:delText>124</w:delText>
            </w:r>
          </w:del>
        </w:p>
        <w:p w:rsidR="00BF62D0" w:rsidDel="00E16070" w:rsidRDefault="00BF62D0">
          <w:pPr>
            <w:pStyle w:val="TOC3"/>
            <w:tabs>
              <w:tab w:val="right" w:leader="dot" w:pos="9350"/>
            </w:tabs>
            <w:rPr>
              <w:del w:id="3217" w:author="Sammartano, Marc (BIC USA)" w:date="2014-07-20T12:13:00Z"/>
              <w:rFonts w:eastAsiaTheme="minorEastAsia"/>
              <w:noProof/>
            </w:rPr>
          </w:pPr>
          <w:del w:id="3218" w:author="Sammartano, Marc (BIC USA)" w:date="2014-07-20T12:13:00Z">
            <w:r w:rsidRPr="00E16070" w:rsidDel="00E16070">
              <w:rPr>
                <w:noProof/>
              </w:rPr>
              <w:delText>Audio.stop</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19" w:author="Sammartano, Marc (BIC USA)" w:date="2014-07-20T12:13:00Z"/>
              <w:rFonts w:eastAsiaTheme="minorEastAsia"/>
              <w:noProof/>
            </w:rPr>
          </w:pPr>
          <w:del w:id="3220" w:author="Sammartano, Marc (BIC USA)" w:date="2014-07-20T12:13:00Z">
            <w:r w:rsidRPr="00E16070" w:rsidDel="00E16070">
              <w:rPr>
                <w:noProof/>
              </w:rPr>
              <w:delText>Audio.pause</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21" w:author="Sammartano, Marc (BIC USA)" w:date="2014-07-20T12:13:00Z"/>
              <w:rFonts w:eastAsiaTheme="minorEastAsia"/>
              <w:noProof/>
            </w:rPr>
          </w:pPr>
          <w:del w:id="3222" w:author="Sammartano, Marc (BIC USA)" w:date="2014-07-20T12:13:00Z">
            <w:r w:rsidRPr="00E16070" w:rsidDel="00E16070">
              <w:rPr>
                <w:noProof/>
              </w:rPr>
              <w:delText>Audio.loop</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23" w:author="Sammartano, Marc (BIC USA)" w:date="2014-07-20T12:13:00Z"/>
              <w:rFonts w:eastAsiaTheme="minorEastAsia"/>
              <w:noProof/>
            </w:rPr>
          </w:pPr>
          <w:del w:id="3224" w:author="Sammartano, Marc (BIC USA)" w:date="2014-07-20T12:13:00Z">
            <w:r w:rsidRPr="00E16070" w:rsidDel="00E16070">
              <w:rPr>
                <w:noProof/>
              </w:rPr>
              <w:delText>Audio.volume &lt;left_nexp&gt;, &lt;right_nexp&gt;</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25" w:author="Sammartano, Marc (BIC USA)" w:date="2014-07-20T12:13:00Z"/>
              <w:rFonts w:eastAsiaTheme="minorEastAsia"/>
              <w:noProof/>
            </w:rPr>
          </w:pPr>
          <w:del w:id="3226" w:author="Sammartano, Marc (BIC USA)" w:date="2014-07-20T12:13:00Z">
            <w:r w:rsidRPr="00E16070" w:rsidDel="00E16070">
              <w:rPr>
                <w:noProof/>
              </w:rPr>
              <w:lastRenderedPageBreak/>
              <w:delText>Audio.position.current  &lt;nvar&gt;</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27" w:author="Sammartano, Marc (BIC USA)" w:date="2014-07-20T12:13:00Z"/>
              <w:rFonts w:eastAsiaTheme="minorEastAsia"/>
              <w:noProof/>
            </w:rPr>
          </w:pPr>
          <w:del w:id="3228" w:author="Sammartano, Marc (BIC USA)" w:date="2014-07-20T12:13:00Z">
            <w:r w:rsidRPr="00E16070" w:rsidDel="00E16070">
              <w:rPr>
                <w:noProof/>
              </w:rPr>
              <w:delText>Audio.position.seek &lt;nexp&gt;</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29" w:author="Sammartano, Marc (BIC USA)" w:date="2014-07-20T12:13:00Z"/>
              <w:rFonts w:eastAsiaTheme="minorEastAsia"/>
              <w:noProof/>
            </w:rPr>
          </w:pPr>
          <w:del w:id="3230" w:author="Sammartano, Marc (BIC USA)" w:date="2014-07-20T12:13:00Z">
            <w:r w:rsidRPr="00E16070" w:rsidDel="00E16070">
              <w:rPr>
                <w:noProof/>
              </w:rPr>
              <w:delText>Audio.length &lt;length_nvar&gt;, &lt;aft_nexp&gt;</w:delText>
            </w:r>
            <w:r w:rsidDel="00E16070">
              <w:rPr>
                <w:noProof/>
                <w:webHidden/>
              </w:rPr>
              <w:tab/>
            </w:r>
            <w:r w:rsidR="007754F4" w:rsidDel="00E16070">
              <w:rPr>
                <w:noProof/>
                <w:webHidden/>
              </w:rPr>
              <w:delText>125</w:delText>
            </w:r>
          </w:del>
        </w:p>
        <w:p w:rsidR="00BF62D0" w:rsidDel="00E16070" w:rsidRDefault="00BF62D0">
          <w:pPr>
            <w:pStyle w:val="TOC3"/>
            <w:tabs>
              <w:tab w:val="right" w:leader="dot" w:pos="9350"/>
            </w:tabs>
            <w:rPr>
              <w:del w:id="3231" w:author="Sammartano, Marc (BIC USA)" w:date="2014-07-20T12:13:00Z"/>
              <w:rFonts w:eastAsiaTheme="minorEastAsia"/>
              <w:noProof/>
            </w:rPr>
          </w:pPr>
          <w:del w:id="3232" w:author="Sammartano, Marc (BIC USA)" w:date="2014-07-20T12:13:00Z">
            <w:r w:rsidRPr="00E16070" w:rsidDel="00E16070">
              <w:rPr>
                <w:noProof/>
              </w:rPr>
              <w:delText>Audio.release &lt;aft_nexp&gt;</w:delText>
            </w:r>
            <w:r w:rsidDel="00E16070">
              <w:rPr>
                <w:noProof/>
                <w:webHidden/>
              </w:rPr>
              <w:tab/>
            </w:r>
            <w:r w:rsidR="007754F4" w:rsidDel="00E16070">
              <w:rPr>
                <w:noProof/>
                <w:webHidden/>
              </w:rPr>
              <w:delText>126</w:delText>
            </w:r>
          </w:del>
        </w:p>
        <w:p w:rsidR="00BF62D0" w:rsidDel="00E16070" w:rsidRDefault="00BF62D0">
          <w:pPr>
            <w:pStyle w:val="TOC3"/>
            <w:tabs>
              <w:tab w:val="right" w:leader="dot" w:pos="9350"/>
            </w:tabs>
            <w:rPr>
              <w:del w:id="3233" w:author="Sammartano, Marc (BIC USA)" w:date="2014-07-20T12:13:00Z"/>
              <w:rFonts w:eastAsiaTheme="minorEastAsia"/>
              <w:noProof/>
            </w:rPr>
          </w:pPr>
          <w:del w:id="3234" w:author="Sammartano, Marc (BIC USA)" w:date="2014-07-20T12:13:00Z">
            <w:r w:rsidRPr="00E16070" w:rsidDel="00E16070">
              <w:rPr>
                <w:noProof/>
              </w:rPr>
              <w:delText>Audio.isdone &lt;lvar&gt;</w:delText>
            </w:r>
            <w:r w:rsidDel="00E16070">
              <w:rPr>
                <w:noProof/>
                <w:webHidden/>
              </w:rPr>
              <w:tab/>
            </w:r>
            <w:r w:rsidR="007754F4" w:rsidDel="00E16070">
              <w:rPr>
                <w:noProof/>
                <w:webHidden/>
              </w:rPr>
              <w:delText>126</w:delText>
            </w:r>
          </w:del>
        </w:p>
        <w:p w:rsidR="00BF62D0" w:rsidDel="00E16070" w:rsidRDefault="00BF62D0">
          <w:pPr>
            <w:pStyle w:val="TOC3"/>
            <w:tabs>
              <w:tab w:val="right" w:leader="dot" w:pos="9350"/>
            </w:tabs>
            <w:rPr>
              <w:del w:id="3235" w:author="Sammartano, Marc (BIC USA)" w:date="2014-07-20T12:13:00Z"/>
              <w:rFonts w:eastAsiaTheme="minorEastAsia"/>
              <w:noProof/>
            </w:rPr>
          </w:pPr>
          <w:del w:id="3236" w:author="Sammartano, Marc (BIC USA)" w:date="2014-07-20T12:13:00Z">
            <w:r w:rsidRPr="00E16070" w:rsidDel="00E16070">
              <w:rPr>
                <w:noProof/>
              </w:rPr>
              <w:delText>Audio.record.start &lt;fn_svar&gt;</w:delText>
            </w:r>
            <w:r w:rsidDel="00E16070">
              <w:rPr>
                <w:noProof/>
                <w:webHidden/>
              </w:rPr>
              <w:tab/>
            </w:r>
            <w:r w:rsidR="007754F4" w:rsidDel="00E16070">
              <w:rPr>
                <w:noProof/>
                <w:webHidden/>
              </w:rPr>
              <w:delText>126</w:delText>
            </w:r>
          </w:del>
        </w:p>
        <w:p w:rsidR="00BF62D0" w:rsidDel="00E16070" w:rsidRDefault="00BF62D0">
          <w:pPr>
            <w:pStyle w:val="TOC3"/>
            <w:tabs>
              <w:tab w:val="right" w:leader="dot" w:pos="9350"/>
            </w:tabs>
            <w:rPr>
              <w:del w:id="3237" w:author="Sammartano, Marc (BIC USA)" w:date="2014-07-20T12:13:00Z"/>
              <w:rFonts w:eastAsiaTheme="minorEastAsia"/>
              <w:noProof/>
            </w:rPr>
          </w:pPr>
          <w:del w:id="3238" w:author="Sammartano, Marc (BIC USA)" w:date="2014-07-20T12:13:00Z">
            <w:r w:rsidRPr="00E16070" w:rsidDel="00E16070">
              <w:rPr>
                <w:noProof/>
              </w:rPr>
              <w:delText>Audio.record.stop</w:delText>
            </w:r>
            <w:r w:rsidDel="00E16070">
              <w:rPr>
                <w:noProof/>
                <w:webHidden/>
              </w:rPr>
              <w:tab/>
            </w:r>
            <w:r w:rsidR="007754F4" w:rsidDel="00E16070">
              <w:rPr>
                <w:noProof/>
                <w:webHidden/>
              </w:rPr>
              <w:delText>126</w:delText>
            </w:r>
          </w:del>
        </w:p>
        <w:p w:rsidR="00BF62D0" w:rsidDel="00E16070" w:rsidRDefault="00BF62D0">
          <w:pPr>
            <w:pStyle w:val="TOC1"/>
            <w:tabs>
              <w:tab w:val="right" w:leader="dot" w:pos="9350"/>
            </w:tabs>
            <w:rPr>
              <w:del w:id="3239" w:author="Sammartano, Marc (BIC USA)" w:date="2014-07-20T12:13:00Z"/>
              <w:rFonts w:eastAsiaTheme="minorEastAsia"/>
              <w:noProof/>
            </w:rPr>
          </w:pPr>
          <w:del w:id="3240" w:author="Sammartano, Marc (BIC USA)" w:date="2014-07-20T12:13:00Z">
            <w:r w:rsidRPr="00E16070" w:rsidDel="00E16070">
              <w:rPr>
                <w:noProof/>
              </w:rPr>
              <w:delText>SoundPool</w:delText>
            </w:r>
            <w:r w:rsidDel="00E16070">
              <w:rPr>
                <w:noProof/>
                <w:webHidden/>
              </w:rPr>
              <w:tab/>
            </w:r>
            <w:r w:rsidR="007754F4" w:rsidDel="00E16070">
              <w:rPr>
                <w:noProof/>
                <w:webHidden/>
              </w:rPr>
              <w:delText>126</w:delText>
            </w:r>
          </w:del>
        </w:p>
        <w:p w:rsidR="00BF62D0" w:rsidDel="00E16070" w:rsidRDefault="00BF62D0">
          <w:pPr>
            <w:pStyle w:val="TOC2"/>
            <w:tabs>
              <w:tab w:val="right" w:leader="dot" w:pos="9350"/>
            </w:tabs>
            <w:rPr>
              <w:del w:id="3241" w:author="Sammartano, Marc (BIC USA)" w:date="2014-07-20T12:13:00Z"/>
              <w:rFonts w:eastAsiaTheme="minorEastAsia"/>
              <w:noProof/>
            </w:rPr>
          </w:pPr>
          <w:del w:id="3242" w:author="Sammartano, Marc (BIC USA)" w:date="2014-07-20T12:13:00Z">
            <w:r w:rsidRPr="00E16070" w:rsidDel="00E16070">
              <w:rPr>
                <w:noProof/>
              </w:rPr>
              <w:delText>Introduction</w:delText>
            </w:r>
            <w:r w:rsidDel="00E16070">
              <w:rPr>
                <w:noProof/>
                <w:webHidden/>
              </w:rPr>
              <w:tab/>
            </w:r>
            <w:r w:rsidR="007754F4" w:rsidDel="00E16070">
              <w:rPr>
                <w:noProof/>
                <w:webHidden/>
              </w:rPr>
              <w:delText>126</w:delText>
            </w:r>
          </w:del>
        </w:p>
        <w:p w:rsidR="00BF62D0" w:rsidDel="00E16070" w:rsidRDefault="00BF62D0">
          <w:pPr>
            <w:pStyle w:val="TOC2"/>
            <w:tabs>
              <w:tab w:val="right" w:leader="dot" w:pos="9350"/>
            </w:tabs>
            <w:rPr>
              <w:del w:id="3243" w:author="Sammartano, Marc (BIC USA)" w:date="2014-07-20T12:13:00Z"/>
              <w:rFonts w:eastAsiaTheme="minorEastAsia"/>
              <w:noProof/>
            </w:rPr>
          </w:pPr>
          <w:del w:id="3244" w:author="Sammartano, Marc (BIC USA)" w:date="2014-07-20T12:13:00Z">
            <w:r w:rsidRPr="00E16070" w:rsidDel="00E16070">
              <w:rPr>
                <w:noProof/>
              </w:rPr>
              <w:delText>Commands</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45" w:author="Sammartano, Marc (BIC USA)" w:date="2014-07-20T12:13:00Z"/>
              <w:rFonts w:eastAsiaTheme="minorEastAsia"/>
              <w:noProof/>
            </w:rPr>
          </w:pPr>
          <w:del w:id="3246" w:author="Sammartano, Marc (BIC USA)" w:date="2014-07-20T12:13:00Z">
            <w:r w:rsidRPr="00E16070" w:rsidDel="00E16070">
              <w:rPr>
                <w:noProof/>
              </w:rPr>
              <w:delText>Soundpool.open &lt;MaxStreams_nexp&gt;</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47" w:author="Sammartano, Marc (BIC USA)" w:date="2014-07-20T12:13:00Z"/>
              <w:rFonts w:eastAsiaTheme="minorEastAsia"/>
              <w:noProof/>
            </w:rPr>
          </w:pPr>
          <w:del w:id="3248" w:author="Sammartano, Marc (BIC USA)" w:date="2014-07-20T12:13:00Z">
            <w:r w:rsidRPr="00E16070" w:rsidDel="00E16070">
              <w:rPr>
                <w:noProof/>
              </w:rPr>
              <w:delText>Soundpool.load &lt;soundID_nvar&gt;, &lt;file_path_sexp&gt;</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49" w:author="Sammartano, Marc (BIC USA)" w:date="2014-07-20T12:13:00Z"/>
              <w:rFonts w:eastAsiaTheme="minorEastAsia"/>
              <w:noProof/>
            </w:rPr>
          </w:pPr>
          <w:del w:id="3250" w:author="Sammartano, Marc (BIC USA)" w:date="2014-07-20T12:13:00Z">
            <w:r w:rsidRPr="00E16070" w:rsidDel="00E16070">
              <w:rPr>
                <w:noProof/>
              </w:rPr>
              <w:delText>Soundpool.unload &lt;soundID_nexp&gt;</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51" w:author="Sammartano, Marc (BIC USA)" w:date="2014-07-20T12:13:00Z"/>
              <w:rFonts w:eastAsiaTheme="minorEastAsia"/>
              <w:noProof/>
            </w:rPr>
          </w:pPr>
          <w:del w:id="3252" w:author="Sammartano, Marc (BIC USA)" w:date="2014-07-20T12:13:00Z">
            <w:r w:rsidRPr="00E16070" w:rsidDel="00E16070">
              <w:rPr>
                <w:noProof/>
              </w:rPr>
              <w:delText>Soundpool.play &lt;streamID_nvar&gt;, &lt;soundID_nexp&gt;, &lt;rightVolume_nexp&gt;, &lt;leftVolume_nexp&gt;, &lt;priority_nexp&gt;, &lt;loop_nexp&gt;, &lt;rate_nexp&gt;</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53" w:author="Sammartano, Marc (BIC USA)" w:date="2014-07-20T12:13:00Z"/>
              <w:rFonts w:eastAsiaTheme="minorEastAsia"/>
              <w:noProof/>
            </w:rPr>
          </w:pPr>
          <w:del w:id="3254" w:author="Sammartano, Marc (BIC USA)" w:date="2014-07-20T12:13:00Z">
            <w:r w:rsidRPr="00E16070" w:rsidDel="00E16070">
              <w:rPr>
                <w:noProof/>
              </w:rPr>
              <w:delText>Soundpool.setvolume &lt;streamID_nexp&gt;, &lt;leftVolume_nexp&gt;, &lt;rightVolume_nexp&gt;</w:delText>
            </w:r>
            <w:r w:rsidDel="00E16070">
              <w:rPr>
                <w:noProof/>
                <w:webHidden/>
              </w:rPr>
              <w:tab/>
            </w:r>
            <w:r w:rsidR="007754F4" w:rsidDel="00E16070">
              <w:rPr>
                <w:noProof/>
                <w:webHidden/>
              </w:rPr>
              <w:delText>127</w:delText>
            </w:r>
          </w:del>
        </w:p>
        <w:p w:rsidR="00BF62D0" w:rsidDel="00E16070" w:rsidRDefault="00BF62D0">
          <w:pPr>
            <w:pStyle w:val="TOC3"/>
            <w:tabs>
              <w:tab w:val="right" w:leader="dot" w:pos="9350"/>
            </w:tabs>
            <w:rPr>
              <w:del w:id="3255" w:author="Sammartano, Marc (BIC USA)" w:date="2014-07-20T12:13:00Z"/>
              <w:rFonts w:eastAsiaTheme="minorEastAsia"/>
              <w:noProof/>
            </w:rPr>
          </w:pPr>
          <w:del w:id="3256" w:author="Sammartano, Marc (BIC USA)" w:date="2014-07-20T12:13:00Z">
            <w:r w:rsidRPr="00E16070" w:rsidDel="00E16070">
              <w:rPr>
                <w:noProof/>
              </w:rPr>
              <w:delText>Soundpool.setrate &lt;streamID_nexp&gt;, &lt;rate_nexp&gt;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57" w:author="Sammartano, Marc (BIC USA)" w:date="2014-07-20T12:13:00Z"/>
              <w:rFonts w:eastAsiaTheme="minorEastAsia"/>
              <w:noProof/>
            </w:rPr>
          </w:pPr>
          <w:del w:id="3258" w:author="Sammartano, Marc (BIC USA)" w:date="2014-07-20T12:13:00Z">
            <w:r w:rsidRPr="00E16070" w:rsidDel="00E16070">
              <w:rPr>
                <w:noProof/>
              </w:rPr>
              <w:delText>Soundpool.setpriority &lt;streamID_nexp&gt;, &lt;priority_nexp&gt;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59" w:author="Sammartano, Marc (BIC USA)" w:date="2014-07-20T12:13:00Z"/>
              <w:rFonts w:eastAsiaTheme="minorEastAsia"/>
              <w:noProof/>
            </w:rPr>
          </w:pPr>
          <w:del w:id="3260" w:author="Sammartano, Marc (BIC USA)" w:date="2014-07-20T12:13:00Z">
            <w:r w:rsidRPr="00E16070" w:rsidDel="00E16070">
              <w:rPr>
                <w:noProof/>
              </w:rPr>
              <w:delText>Soundpool.pause &lt;streamID_nexp&gt;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61" w:author="Sammartano, Marc (BIC USA)" w:date="2014-07-20T12:13:00Z"/>
              <w:rFonts w:eastAsiaTheme="minorEastAsia"/>
              <w:noProof/>
            </w:rPr>
          </w:pPr>
          <w:del w:id="3262" w:author="Sammartano, Marc (BIC USA)" w:date="2014-07-20T12:13:00Z">
            <w:r w:rsidRPr="00E16070" w:rsidDel="00E16070">
              <w:rPr>
                <w:noProof/>
              </w:rPr>
              <w:delText>Soundpool.resume &lt;streamID_nexp&gt;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63" w:author="Sammartano, Marc (BIC USA)" w:date="2014-07-20T12:13:00Z"/>
              <w:rFonts w:eastAsiaTheme="minorEastAsia"/>
              <w:noProof/>
            </w:rPr>
          </w:pPr>
          <w:del w:id="3264" w:author="Sammartano, Marc (BIC USA)" w:date="2014-07-20T12:13:00Z">
            <w:r w:rsidRPr="00E16070" w:rsidDel="00E16070">
              <w:rPr>
                <w:noProof/>
              </w:rPr>
              <w:delText>Soundpool.stop &lt;streamID_nexp&gt;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65" w:author="Sammartano, Marc (BIC USA)" w:date="2014-07-20T12:13:00Z"/>
              <w:rFonts w:eastAsiaTheme="minorEastAsia"/>
              <w:noProof/>
            </w:rPr>
          </w:pPr>
          <w:del w:id="3266" w:author="Sammartano, Marc (BIC USA)" w:date="2014-07-20T12:13:00Z">
            <w:r w:rsidRPr="00E16070" w:rsidDel="00E16070">
              <w:rPr>
                <w:noProof/>
              </w:rPr>
              <w:delText>Soundpool.release</w:delText>
            </w:r>
            <w:r w:rsidDel="00E16070">
              <w:rPr>
                <w:noProof/>
                <w:webHidden/>
              </w:rPr>
              <w:tab/>
            </w:r>
            <w:r w:rsidR="007754F4" w:rsidDel="00E16070">
              <w:rPr>
                <w:noProof/>
                <w:webHidden/>
              </w:rPr>
              <w:delText>128</w:delText>
            </w:r>
          </w:del>
        </w:p>
        <w:p w:rsidR="00BF62D0" w:rsidDel="00E16070" w:rsidRDefault="00BF62D0">
          <w:pPr>
            <w:pStyle w:val="TOC1"/>
            <w:tabs>
              <w:tab w:val="right" w:leader="dot" w:pos="9350"/>
            </w:tabs>
            <w:rPr>
              <w:del w:id="3267" w:author="Sammartano, Marc (BIC USA)" w:date="2014-07-20T12:13:00Z"/>
              <w:rFonts w:eastAsiaTheme="minorEastAsia"/>
              <w:noProof/>
            </w:rPr>
          </w:pPr>
          <w:del w:id="3268" w:author="Sammartano, Marc (BIC USA)" w:date="2014-07-20T12:13:00Z">
            <w:r w:rsidRPr="00E16070" w:rsidDel="00E16070">
              <w:rPr>
                <w:noProof/>
              </w:rPr>
              <w:delText>GPS</w:delText>
            </w:r>
            <w:r w:rsidDel="00E16070">
              <w:rPr>
                <w:noProof/>
                <w:webHidden/>
              </w:rPr>
              <w:tab/>
            </w:r>
            <w:r w:rsidR="007754F4" w:rsidDel="00E16070">
              <w:rPr>
                <w:noProof/>
                <w:webHidden/>
              </w:rPr>
              <w:delText>128</w:delText>
            </w:r>
          </w:del>
        </w:p>
        <w:p w:rsidR="00BF62D0" w:rsidDel="00E16070" w:rsidRDefault="00BF62D0">
          <w:pPr>
            <w:pStyle w:val="TOC2"/>
            <w:tabs>
              <w:tab w:val="right" w:leader="dot" w:pos="9350"/>
            </w:tabs>
            <w:rPr>
              <w:del w:id="3269" w:author="Sammartano, Marc (BIC USA)" w:date="2014-07-20T12:13:00Z"/>
              <w:rFonts w:eastAsiaTheme="minorEastAsia"/>
              <w:noProof/>
            </w:rPr>
          </w:pPr>
          <w:del w:id="3270" w:author="Sammartano, Marc (BIC USA)" w:date="2014-07-20T12:13:00Z">
            <w:r w:rsidRPr="00E16070" w:rsidDel="00E16070">
              <w:rPr>
                <w:noProof/>
              </w:rPr>
              <w:delText>Commands</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71" w:author="Sammartano, Marc (BIC USA)" w:date="2014-07-20T12:13:00Z"/>
              <w:rFonts w:eastAsiaTheme="minorEastAsia"/>
              <w:noProof/>
            </w:rPr>
          </w:pPr>
          <w:del w:id="3272" w:author="Sammartano, Marc (BIC USA)" w:date="2014-07-20T12:13:00Z">
            <w:r w:rsidRPr="00E16070" w:rsidDel="00E16070">
              <w:rPr>
                <w:noProof/>
              </w:rPr>
              <w:delText>Gps.open</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73" w:author="Sammartano, Marc (BIC USA)" w:date="2014-07-20T12:13:00Z"/>
              <w:rFonts w:eastAsiaTheme="minorEastAsia"/>
              <w:noProof/>
            </w:rPr>
          </w:pPr>
          <w:del w:id="3274" w:author="Sammartano, Marc (BIC USA)" w:date="2014-07-20T12:13:00Z">
            <w:r w:rsidRPr="00E16070" w:rsidDel="00E16070">
              <w:rPr>
                <w:noProof/>
              </w:rPr>
              <w:delText>Gps.close</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75" w:author="Sammartano, Marc (BIC USA)" w:date="2014-07-20T12:13:00Z"/>
              <w:rFonts w:eastAsiaTheme="minorEastAsia"/>
              <w:noProof/>
            </w:rPr>
          </w:pPr>
          <w:del w:id="3276" w:author="Sammartano, Marc (BIC USA)" w:date="2014-07-20T12:13:00Z">
            <w:r w:rsidRPr="00E16070" w:rsidDel="00E16070">
              <w:rPr>
                <w:noProof/>
              </w:rPr>
              <w:delText>Gps.provider &lt;svar&gt;</w:delText>
            </w:r>
            <w:r w:rsidDel="00E16070">
              <w:rPr>
                <w:noProof/>
                <w:webHidden/>
              </w:rPr>
              <w:tab/>
            </w:r>
            <w:r w:rsidR="007754F4" w:rsidDel="00E16070">
              <w:rPr>
                <w:noProof/>
                <w:webHidden/>
              </w:rPr>
              <w:delText>128</w:delText>
            </w:r>
          </w:del>
        </w:p>
        <w:p w:rsidR="00BF62D0" w:rsidDel="00E16070" w:rsidRDefault="00BF62D0">
          <w:pPr>
            <w:pStyle w:val="TOC3"/>
            <w:tabs>
              <w:tab w:val="right" w:leader="dot" w:pos="9350"/>
            </w:tabs>
            <w:rPr>
              <w:del w:id="3277" w:author="Sammartano, Marc (BIC USA)" w:date="2014-07-20T12:13:00Z"/>
              <w:rFonts w:eastAsiaTheme="minorEastAsia"/>
              <w:noProof/>
            </w:rPr>
          </w:pPr>
          <w:del w:id="3278" w:author="Sammartano, Marc (BIC USA)" w:date="2014-07-20T12:13:00Z">
            <w:r w:rsidRPr="00E16070" w:rsidDel="00E16070">
              <w:rPr>
                <w:noProof/>
              </w:rPr>
              <w:delText>Gps.accuracy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79" w:author="Sammartano, Marc (BIC USA)" w:date="2014-07-20T12:13:00Z"/>
              <w:rFonts w:eastAsiaTheme="minorEastAsia"/>
              <w:noProof/>
            </w:rPr>
          </w:pPr>
          <w:del w:id="3280" w:author="Sammartano, Marc (BIC USA)" w:date="2014-07-20T12:13:00Z">
            <w:r w:rsidRPr="00E16070" w:rsidDel="00E16070">
              <w:rPr>
                <w:noProof/>
              </w:rPr>
              <w:delText>Gps.latitude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81" w:author="Sammartano, Marc (BIC USA)" w:date="2014-07-20T12:13:00Z"/>
              <w:rFonts w:eastAsiaTheme="minorEastAsia"/>
              <w:noProof/>
            </w:rPr>
          </w:pPr>
          <w:del w:id="3282" w:author="Sammartano, Marc (BIC USA)" w:date="2014-07-20T12:13:00Z">
            <w:r w:rsidRPr="00E16070" w:rsidDel="00E16070">
              <w:rPr>
                <w:noProof/>
              </w:rPr>
              <w:delText>Gps.longitude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83" w:author="Sammartano, Marc (BIC USA)" w:date="2014-07-20T12:13:00Z"/>
              <w:rFonts w:eastAsiaTheme="minorEastAsia"/>
              <w:noProof/>
            </w:rPr>
          </w:pPr>
          <w:del w:id="3284" w:author="Sammartano, Marc (BIC USA)" w:date="2014-07-20T12:13:00Z">
            <w:r w:rsidRPr="00E16070" w:rsidDel="00E16070">
              <w:rPr>
                <w:noProof/>
              </w:rPr>
              <w:delText>Gps.altitude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85" w:author="Sammartano, Marc (BIC USA)" w:date="2014-07-20T12:13:00Z"/>
              <w:rFonts w:eastAsiaTheme="minorEastAsia"/>
              <w:noProof/>
            </w:rPr>
          </w:pPr>
          <w:del w:id="3286" w:author="Sammartano, Marc (BIC USA)" w:date="2014-07-20T12:13:00Z">
            <w:r w:rsidRPr="00E16070" w:rsidDel="00E16070">
              <w:rPr>
                <w:noProof/>
              </w:rPr>
              <w:delText>Gps.bearing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87" w:author="Sammartano, Marc (BIC USA)" w:date="2014-07-20T12:13:00Z"/>
              <w:rFonts w:eastAsiaTheme="minorEastAsia"/>
              <w:noProof/>
            </w:rPr>
          </w:pPr>
          <w:del w:id="3288" w:author="Sammartano, Marc (BIC USA)" w:date="2014-07-20T12:13:00Z">
            <w:r w:rsidRPr="00E16070" w:rsidDel="00E16070">
              <w:rPr>
                <w:noProof/>
              </w:rPr>
              <w:lastRenderedPageBreak/>
              <w:delText>Gps.speed &lt;nvar&gt;</w:delText>
            </w:r>
            <w:r w:rsidDel="00E16070">
              <w:rPr>
                <w:noProof/>
                <w:webHidden/>
              </w:rPr>
              <w:tab/>
            </w:r>
            <w:r w:rsidR="007754F4" w:rsidDel="00E16070">
              <w:rPr>
                <w:noProof/>
                <w:webHidden/>
              </w:rPr>
              <w:delText>129</w:delText>
            </w:r>
          </w:del>
        </w:p>
        <w:p w:rsidR="00BF62D0" w:rsidDel="00E16070" w:rsidRDefault="00BF62D0">
          <w:pPr>
            <w:pStyle w:val="TOC3"/>
            <w:tabs>
              <w:tab w:val="right" w:leader="dot" w:pos="9350"/>
            </w:tabs>
            <w:rPr>
              <w:del w:id="3289" w:author="Sammartano, Marc (BIC USA)" w:date="2014-07-20T12:13:00Z"/>
              <w:rFonts w:eastAsiaTheme="minorEastAsia"/>
              <w:noProof/>
            </w:rPr>
          </w:pPr>
          <w:del w:id="3290" w:author="Sammartano, Marc (BIC USA)" w:date="2014-07-20T12:13:00Z">
            <w:r w:rsidRPr="00E16070" w:rsidDel="00E16070">
              <w:rPr>
                <w:noProof/>
              </w:rPr>
              <w:delText>Gps.time &lt;nvar&gt;</w:delText>
            </w:r>
            <w:r w:rsidDel="00E16070">
              <w:rPr>
                <w:noProof/>
                <w:webHidden/>
              </w:rPr>
              <w:tab/>
            </w:r>
            <w:r w:rsidR="007754F4" w:rsidDel="00E16070">
              <w:rPr>
                <w:noProof/>
                <w:webHidden/>
              </w:rPr>
              <w:delText>129</w:delText>
            </w:r>
          </w:del>
        </w:p>
        <w:p w:rsidR="00BF62D0" w:rsidDel="00E16070" w:rsidRDefault="00BF62D0">
          <w:pPr>
            <w:pStyle w:val="TOC1"/>
            <w:tabs>
              <w:tab w:val="right" w:leader="dot" w:pos="9350"/>
            </w:tabs>
            <w:rPr>
              <w:del w:id="3291" w:author="Sammartano, Marc (BIC USA)" w:date="2014-07-20T12:13:00Z"/>
              <w:rFonts w:eastAsiaTheme="minorEastAsia"/>
              <w:noProof/>
            </w:rPr>
          </w:pPr>
          <w:del w:id="3292" w:author="Sammartano, Marc (BIC USA)" w:date="2014-07-20T12:13:00Z">
            <w:r w:rsidRPr="00E16070" w:rsidDel="00E16070">
              <w:rPr>
                <w:noProof/>
              </w:rPr>
              <w:delText>Sensors</w:delText>
            </w:r>
            <w:r w:rsidDel="00E16070">
              <w:rPr>
                <w:noProof/>
                <w:webHidden/>
              </w:rPr>
              <w:tab/>
            </w:r>
            <w:r w:rsidR="007754F4" w:rsidDel="00E16070">
              <w:rPr>
                <w:noProof/>
                <w:webHidden/>
              </w:rPr>
              <w:delText>129</w:delText>
            </w:r>
          </w:del>
        </w:p>
        <w:p w:rsidR="00BF62D0" w:rsidDel="00E16070" w:rsidRDefault="00BF62D0">
          <w:pPr>
            <w:pStyle w:val="TOC2"/>
            <w:tabs>
              <w:tab w:val="right" w:leader="dot" w:pos="9350"/>
            </w:tabs>
            <w:rPr>
              <w:del w:id="3293" w:author="Sammartano, Marc (BIC USA)" w:date="2014-07-20T12:13:00Z"/>
              <w:rFonts w:eastAsiaTheme="minorEastAsia"/>
              <w:noProof/>
            </w:rPr>
          </w:pPr>
          <w:del w:id="3294" w:author="Sammartano, Marc (BIC USA)" w:date="2014-07-20T12:13:00Z">
            <w:r w:rsidRPr="00E16070" w:rsidDel="00E16070">
              <w:rPr>
                <w:noProof/>
              </w:rPr>
              <w:delText>Introduction</w:delText>
            </w:r>
            <w:r w:rsidDel="00E16070">
              <w:rPr>
                <w:noProof/>
                <w:webHidden/>
              </w:rPr>
              <w:tab/>
            </w:r>
            <w:r w:rsidR="007754F4" w:rsidDel="00E16070">
              <w:rPr>
                <w:noProof/>
                <w:webHidden/>
              </w:rPr>
              <w:delText>129</w:delText>
            </w:r>
          </w:del>
        </w:p>
        <w:p w:rsidR="00BF62D0" w:rsidDel="00E16070" w:rsidRDefault="00BF62D0">
          <w:pPr>
            <w:pStyle w:val="TOC2"/>
            <w:tabs>
              <w:tab w:val="right" w:leader="dot" w:pos="9350"/>
            </w:tabs>
            <w:rPr>
              <w:del w:id="3295" w:author="Sammartano, Marc (BIC USA)" w:date="2014-07-20T12:13:00Z"/>
              <w:rFonts w:eastAsiaTheme="minorEastAsia"/>
              <w:noProof/>
            </w:rPr>
          </w:pPr>
          <w:del w:id="3296" w:author="Sammartano, Marc (BIC USA)" w:date="2014-07-20T12:13:00Z">
            <w:r w:rsidRPr="00E16070" w:rsidDel="00E16070">
              <w:rPr>
                <w:noProof/>
              </w:rPr>
              <w:delText>Sensor Commands</w:delText>
            </w:r>
            <w:r w:rsidDel="00E16070">
              <w:rPr>
                <w:noProof/>
                <w:webHidden/>
              </w:rPr>
              <w:tab/>
            </w:r>
            <w:r w:rsidR="007754F4" w:rsidDel="00E16070">
              <w:rPr>
                <w:noProof/>
                <w:webHidden/>
              </w:rPr>
              <w:delText>130</w:delText>
            </w:r>
          </w:del>
        </w:p>
        <w:p w:rsidR="00BF62D0" w:rsidDel="00E16070" w:rsidRDefault="00BF62D0">
          <w:pPr>
            <w:pStyle w:val="TOC3"/>
            <w:tabs>
              <w:tab w:val="right" w:leader="dot" w:pos="9350"/>
            </w:tabs>
            <w:rPr>
              <w:del w:id="3297" w:author="Sammartano, Marc (BIC USA)" w:date="2014-07-20T12:13:00Z"/>
              <w:rFonts w:eastAsiaTheme="minorEastAsia"/>
              <w:noProof/>
            </w:rPr>
          </w:pPr>
          <w:del w:id="3298" w:author="Sammartano, Marc (BIC USA)" w:date="2014-07-20T12:13:00Z">
            <w:r w:rsidRPr="00E16070" w:rsidDel="00E16070">
              <w:rPr>
                <w:noProof/>
              </w:rPr>
              <w:delText>Sensors.list &lt;sensor_array$[]&gt;</w:delText>
            </w:r>
            <w:r w:rsidDel="00E16070">
              <w:rPr>
                <w:noProof/>
                <w:webHidden/>
              </w:rPr>
              <w:tab/>
            </w:r>
            <w:r w:rsidR="007754F4" w:rsidDel="00E16070">
              <w:rPr>
                <w:noProof/>
                <w:webHidden/>
              </w:rPr>
              <w:delText>130</w:delText>
            </w:r>
          </w:del>
        </w:p>
        <w:p w:rsidR="00BF62D0" w:rsidDel="00E16070" w:rsidRDefault="00BF62D0">
          <w:pPr>
            <w:pStyle w:val="TOC3"/>
            <w:tabs>
              <w:tab w:val="right" w:leader="dot" w:pos="9350"/>
            </w:tabs>
            <w:rPr>
              <w:del w:id="3299" w:author="Sammartano, Marc (BIC USA)" w:date="2014-07-20T12:13:00Z"/>
              <w:rFonts w:eastAsiaTheme="minorEastAsia"/>
              <w:noProof/>
            </w:rPr>
          </w:pPr>
          <w:del w:id="3300" w:author="Sammartano, Marc (BIC USA)" w:date="2014-07-20T12:13:00Z">
            <w:r w:rsidRPr="00E16070" w:rsidDel="00E16070">
              <w:rPr>
                <w:noProof/>
              </w:rPr>
              <w:delText>Sensors.open &lt;type_nexp&gt;{:&lt;delay_nexp&gt;}{, &lt;type_nexp&gt;{:&lt;delay_nexp&gt;}, ...}</w:delText>
            </w:r>
            <w:r w:rsidDel="00E16070">
              <w:rPr>
                <w:noProof/>
                <w:webHidden/>
              </w:rPr>
              <w:tab/>
            </w:r>
            <w:r w:rsidR="007754F4" w:rsidDel="00E16070">
              <w:rPr>
                <w:noProof/>
                <w:webHidden/>
              </w:rPr>
              <w:delText>130</w:delText>
            </w:r>
          </w:del>
        </w:p>
        <w:p w:rsidR="00BF62D0" w:rsidDel="00E16070" w:rsidRDefault="00BF62D0">
          <w:pPr>
            <w:pStyle w:val="TOC3"/>
            <w:tabs>
              <w:tab w:val="right" w:leader="dot" w:pos="9350"/>
            </w:tabs>
            <w:rPr>
              <w:del w:id="3301" w:author="Sammartano, Marc (BIC USA)" w:date="2014-07-20T12:13:00Z"/>
              <w:rFonts w:eastAsiaTheme="minorEastAsia"/>
              <w:noProof/>
            </w:rPr>
          </w:pPr>
          <w:del w:id="3302" w:author="Sammartano, Marc (BIC USA)" w:date="2014-07-20T12:13:00Z">
            <w:r w:rsidRPr="00E16070" w:rsidDel="00E16070">
              <w:rPr>
                <w:noProof/>
              </w:rPr>
              <w:delText>Sensors.read sensor_type_nexp, p1_nvar, p2_nvar, p3_nvar</w:delText>
            </w:r>
            <w:r w:rsidDel="00E16070">
              <w:rPr>
                <w:noProof/>
                <w:webHidden/>
              </w:rPr>
              <w:tab/>
            </w:r>
            <w:r w:rsidR="007754F4" w:rsidDel="00E16070">
              <w:rPr>
                <w:noProof/>
                <w:webHidden/>
              </w:rPr>
              <w:delText>130</w:delText>
            </w:r>
          </w:del>
        </w:p>
        <w:p w:rsidR="00BF62D0" w:rsidDel="00E16070" w:rsidRDefault="00BF62D0">
          <w:pPr>
            <w:pStyle w:val="TOC3"/>
            <w:tabs>
              <w:tab w:val="right" w:leader="dot" w:pos="9350"/>
            </w:tabs>
            <w:rPr>
              <w:del w:id="3303" w:author="Sammartano, Marc (BIC USA)" w:date="2014-07-20T12:13:00Z"/>
              <w:rFonts w:eastAsiaTheme="minorEastAsia"/>
              <w:noProof/>
            </w:rPr>
          </w:pPr>
          <w:del w:id="3304" w:author="Sammartano, Marc (BIC USA)" w:date="2014-07-20T12:13:00Z">
            <w:r w:rsidRPr="00E16070" w:rsidDel="00E16070">
              <w:rPr>
                <w:noProof/>
              </w:rPr>
              <w:delText>Sensors.close</w:delText>
            </w:r>
            <w:r w:rsidDel="00E16070">
              <w:rPr>
                <w:noProof/>
                <w:webHidden/>
              </w:rPr>
              <w:tab/>
            </w:r>
            <w:r w:rsidR="007754F4" w:rsidDel="00E16070">
              <w:rPr>
                <w:noProof/>
                <w:webHidden/>
              </w:rPr>
              <w:delText>131</w:delText>
            </w:r>
          </w:del>
        </w:p>
        <w:p w:rsidR="00BF62D0" w:rsidDel="00E16070" w:rsidRDefault="00BF62D0">
          <w:pPr>
            <w:pStyle w:val="TOC1"/>
            <w:tabs>
              <w:tab w:val="right" w:leader="dot" w:pos="9350"/>
            </w:tabs>
            <w:rPr>
              <w:del w:id="3305" w:author="Sammartano, Marc (BIC USA)" w:date="2014-07-20T12:13:00Z"/>
              <w:rFonts w:eastAsiaTheme="minorEastAsia"/>
              <w:noProof/>
            </w:rPr>
          </w:pPr>
          <w:del w:id="3306" w:author="Sammartano, Marc (BIC USA)" w:date="2014-07-20T12:13:00Z">
            <w:r w:rsidRPr="00E16070" w:rsidDel="00E16070">
              <w:rPr>
                <w:noProof/>
              </w:rPr>
              <w:delText>System</w:delText>
            </w:r>
            <w:r w:rsidDel="00E16070">
              <w:rPr>
                <w:noProof/>
                <w:webHidden/>
              </w:rPr>
              <w:tab/>
            </w:r>
            <w:r w:rsidR="007754F4" w:rsidDel="00E16070">
              <w:rPr>
                <w:noProof/>
                <w:webHidden/>
              </w:rPr>
              <w:delText>131</w:delText>
            </w:r>
          </w:del>
        </w:p>
        <w:p w:rsidR="00BF62D0" w:rsidDel="00E16070" w:rsidRDefault="00BF62D0">
          <w:pPr>
            <w:pStyle w:val="TOC2"/>
            <w:tabs>
              <w:tab w:val="right" w:leader="dot" w:pos="9350"/>
            </w:tabs>
            <w:rPr>
              <w:del w:id="3307" w:author="Sammartano, Marc (BIC USA)" w:date="2014-07-20T12:13:00Z"/>
              <w:rFonts w:eastAsiaTheme="minorEastAsia"/>
              <w:noProof/>
            </w:rPr>
          </w:pPr>
          <w:del w:id="3308" w:author="Sammartano, Marc (BIC USA)" w:date="2014-07-20T12:13:00Z">
            <w:r w:rsidRPr="00E16070" w:rsidDel="00E16070">
              <w:rPr>
                <w:noProof/>
              </w:rPr>
              <w:delText>Commands</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09" w:author="Sammartano, Marc (BIC USA)" w:date="2014-07-20T12:13:00Z"/>
              <w:rFonts w:eastAsiaTheme="minorEastAsia"/>
              <w:noProof/>
            </w:rPr>
          </w:pPr>
          <w:del w:id="3310" w:author="Sammartano, Marc (BIC USA)" w:date="2014-07-20T12:13:00Z">
            <w:r w:rsidRPr="00E16070" w:rsidDel="00E16070">
              <w:rPr>
                <w:noProof/>
              </w:rPr>
              <w:delText>System.open</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11" w:author="Sammartano, Marc (BIC USA)" w:date="2014-07-20T12:13:00Z"/>
              <w:rFonts w:eastAsiaTheme="minorEastAsia"/>
              <w:noProof/>
            </w:rPr>
          </w:pPr>
          <w:del w:id="3312" w:author="Sammartano, Marc (BIC USA)" w:date="2014-07-20T12:13:00Z">
            <w:r w:rsidRPr="00E16070" w:rsidDel="00E16070">
              <w:rPr>
                <w:noProof/>
              </w:rPr>
              <w:delText>System.write &lt;sexp&gt;</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13" w:author="Sammartano, Marc (BIC USA)" w:date="2014-07-20T12:13:00Z"/>
              <w:rFonts w:eastAsiaTheme="minorEastAsia"/>
              <w:noProof/>
            </w:rPr>
          </w:pPr>
          <w:del w:id="3314" w:author="Sammartano, Marc (BIC USA)" w:date="2014-07-20T12:13:00Z">
            <w:r w:rsidRPr="00E16070" w:rsidDel="00E16070">
              <w:rPr>
                <w:noProof/>
              </w:rPr>
              <w:delText>System.read.ready &lt;nvar&gt;</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15" w:author="Sammartano, Marc (BIC USA)" w:date="2014-07-20T12:13:00Z"/>
              <w:rFonts w:eastAsiaTheme="minorEastAsia"/>
              <w:noProof/>
            </w:rPr>
          </w:pPr>
          <w:del w:id="3316" w:author="Sammartano, Marc (BIC USA)" w:date="2014-07-20T12:13:00Z">
            <w:r w:rsidRPr="00E16070" w:rsidDel="00E16070">
              <w:rPr>
                <w:noProof/>
              </w:rPr>
              <w:delText>System.read.line &lt;svar&gt;</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17" w:author="Sammartano, Marc (BIC USA)" w:date="2014-07-20T12:13:00Z"/>
              <w:rFonts w:eastAsiaTheme="minorEastAsia"/>
              <w:noProof/>
            </w:rPr>
          </w:pPr>
          <w:del w:id="3318" w:author="Sammartano, Marc (BIC USA)" w:date="2014-07-20T12:13:00Z">
            <w:r w:rsidRPr="00E16070" w:rsidDel="00E16070">
              <w:rPr>
                <w:noProof/>
              </w:rPr>
              <w:delText>System.close</w:delText>
            </w:r>
            <w:r w:rsidDel="00E16070">
              <w:rPr>
                <w:noProof/>
                <w:webHidden/>
              </w:rPr>
              <w:tab/>
            </w:r>
            <w:r w:rsidR="007754F4" w:rsidDel="00E16070">
              <w:rPr>
                <w:noProof/>
                <w:webHidden/>
              </w:rPr>
              <w:delText>131</w:delText>
            </w:r>
          </w:del>
        </w:p>
        <w:p w:rsidR="00BF62D0" w:rsidDel="00E16070" w:rsidRDefault="00BF62D0">
          <w:pPr>
            <w:pStyle w:val="TOC1"/>
            <w:tabs>
              <w:tab w:val="right" w:leader="dot" w:pos="9350"/>
            </w:tabs>
            <w:rPr>
              <w:del w:id="3319" w:author="Sammartano, Marc (BIC USA)" w:date="2014-07-20T12:13:00Z"/>
              <w:rFonts w:eastAsiaTheme="minorEastAsia"/>
              <w:noProof/>
            </w:rPr>
          </w:pPr>
          <w:del w:id="3320" w:author="Sammartano, Marc (BIC USA)" w:date="2014-07-20T12:13:00Z">
            <w:r w:rsidRPr="00E16070" w:rsidDel="00E16070">
              <w:rPr>
                <w:noProof/>
              </w:rPr>
              <w:delText>Superuser</w:delText>
            </w:r>
            <w:r w:rsidDel="00E16070">
              <w:rPr>
                <w:noProof/>
                <w:webHidden/>
              </w:rPr>
              <w:tab/>
            </w:r>
            <w:r w:rsidR="007754F4" w:rsidDel="00E16070">
              <w:rPr>
                <w:noProof/>
                <w:webHidden/>
              </w:rPr>
              <w:delText>131</w:delText>
            </w:r>
          </w:del>
        </w:p>
        <w:p w:rsidR="00BF62D0" w:rsidDel="00E16070" w:rsidRDefault="00BF62D0">
          <w:pPr>
            <w:pStyle w:val="TOC2"/>
            <w:tabs>
              <w:tab w:val="right" w:leader="dot" w:pos="9350"/>
            </w:tabs>
            <w:rPr>
              <w:del w:id="3321" w:author="Sammartano, Marc (BIC USA)" w:date="2014-07-20T12:13:00Z"/>
              <w:rFonts w:eastAsiaTheme="minorEastAsia"/>
              <w:noProof/>
            </w:rPr>
          </w:pPr>
          <w:del w:id="3322" w:author="Sammartano, Marc (BIC USA)" w:date="2014-07-20T12:13:00Z">
            <w:r w:rsidRPr="00E16070" w:rsidDel="00E16070">
              <w:rPr>
                <w:noProof/>
              </w:rPr>
              <w:delText>Commands</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23" w:author="Sammartano, Marc (BIC USA)" w:date="2014-07-20T12:13:00Z"/>
              <w:rFonts w:eastAsiaTheme="minorEastAsia"/>
              <w:noProof/>
            </w:rPr>
          </w:pPr>
          <w:del w:id="3324" w:author="Sammartano, Marc (BIC USA)" w:date="2014-07-20T12:13:00Z">
            <w:r w:rsidRPr="00E16070" w:rsidDel="00E16070">
              <w:rPr>
                <w:noProof/>
              </w:rPr>
              <w:delText>Su.open</w:delText>
            </w:r>
            <w:r w:rsidDel="00E16070">
              <w:rPr>
                <w:noProof/>
                <w:webHidden/>
              </w:rPr>
              <w:tab/>
            </w:r>
            <w:r w:rsidR="007754F4" w:rsidDel="00E16070">
              <w:rPr>
                <w:noProof/>
                <w:webHidden/>
              </w:rPr>
              <w:delText>131</w:delText>
            </w:r>
          </w:del>
        </w:p>
        <w:p w:rsidR="00BF62D0" w:rsidDel="00E16070" w:rsidRDefault="00BF62D0">
          <w:pPr>
            <w:pStyle w:val="TOC3"/>
            <w:tabs>
              <w:tab w:val="right" w:leader="dot" w:pos="9350"/>
            </w:tabs>
            <w:rPr>
              <w:del w:id="3325" w:author="Sammartano, Marc (BIC USA)" w:date="2014-07-20T12:13:00Z"/>
              <w:rFonts w:eastAsiaTheme="minorEastAsia"/>
              <w:noProof/>
            </w:rPr>
          </w:pPr>
          <w:del w:id="3326" w:author="Sammartano, Marc (BIC USA)" w:date="2014-07-20T12:13:00Z">
            <w:r w:rsidRPr="00E16070" w:rsidDel="00E16070">
              <w:rPr>
                <w:noProof/>
              </w:rPr>
              <w:delText>Su.write &lt;sexp&gt;</w:delText>
            </w:r>
            <w:r w:rsidDel="00E16070">
              <w:rPr>
                <w:noProof/>
                <w:webHidden/>
              </w:rPr>
              <w:tab/>
            </w:r>
            <w:r w:rsidR="007754F4" w:rsidDel="00E16070">
              <w:rPr>
                <w:noProof/>
                <w:webHidden/>
              </w:rPr>
              <w:delText>132</w:delText>
            </w:r>
          </w:del>
        </w:p>
        <w:p w:rsidR="00BF62D0" w:rsidDel="00E16070" w:rsidRDefault="00BF62D0">
          <w:pPr>
            <w:pStyle w:val="TOC3"/>
            <w:tabs>
              <w:tab w:val="right" w:leader="dot" w:pos="9350"/>
            </w:tabs>
            <w:rPr>
              <w:del w:id="3327" w:author="Sammartano, Marc (BIC USA)" w:date="2014-07-20T12:13:00Z"/>
              <w:rFonts w:eastAsiaTheme="minorEastAsia"/>
              <w:noProof/>
            </w:rPr>
          </w:pPr>
          <w:del w:id="3328" w:author="Sammartano, Marc (BIC USA)" w:date="2014-07-20T12:13:00Z">
            <w:r w:rsidRPr="00E16070" w:rsidDel="00E16070">
              <w:rPr>
                <w:noProof/>
              </w:rPr>
              <w:delText>Su.read.ready &lt;nvar&gt;</w:delText>
            </w:r>
            <w:r w:rsidDel="00E16070">
              <w:rPr>
                <w:noProof/>
                <w:webHidden/>
              </w:rPr>
              <w:tab/>
            </w:r>
            <w:r w:rsidR="007754F4" w:rsidDel="00E16070">
              <w:rPr>
                <w:noProof/>
                <w:webHidden/>
              </w:rPr>
              <w:delText>132</w:delText>
            </w:r>
          </w:del>
        </w:p>
        <w:p w:rsidR="00BF62D0" w:rsidDel="00E16070" w:rsidRDefault="00BF62D0">
          <w:pPr>
            <w:pStyle w:val="TOC3"/>
            <w:tabs>
              <w:tab w:val="right" w:leader="dot" w:pos="9350"/>
            </w:tabs>
            <w:rPr>
              <w:del w:id="3329" w:author="Sammartano, Marc (BIC USA)" w:date="2014-07-20T12:13:00Z"/>
              <w:rFonts w:eastAsiaTheme="minorEastAsia"/>
              <w:noProof/>
            </w:rPr>
          </w:pPr>
          <w:del w:id="3330" w:author="Sammartano, Marc (BIC USA)" w:date="2014-07-20T12:13:00Z">
            <w:r w:rsidRPr="00E16070" w:rsidDel="00E16070">
              <w:rPr>
                <w:noProof/>
              </w:rPr>
              <w:delText>Su.read.line &lt;svar&gt;</w:delText>
            </w:r>
            <w:r w:rsidDel="00E16070">
              <w:rPr>
                <w:noProof/>
                <w:webHidden/>
              </w:rPr>
              <w:tab/>
            </w:r>
            <w:r w:rsidR="007754F4" w:rsidDel="00E16070">
              <w:rPr>
                <w:noProof/>
                <w:webHidden/>
              </w:rPr>
              <w:delText>132</w:delText>
            </w:r>
          </w:del>
        </w:p>
        <w:p w:rsidR="00BF62D0" w:rsidDel="00E16070" w:rsidRDefault="00BF62D0">
          <w:pPr>
            <w:pStyle w:val="TOC3"/>
            <w:tabs>
              <w:tab w:val="right" w:leader="dot" w:pos="9350"/>
            </w:tabs>
            <w:rPr>
              <w:del w:id="3331" w:author="Sammartano, Marc (BIC USA)" w:date="2014-07-20T12:13:00Z"/>
              <w:rFonts w:eastAsiaTheme="minorEastAsia"/>
              <w:noProof/>
            </w:rPr>
          </w:pPr>
          <w:del w:id="3332" w:author="Sammartano, Marc (BIC USA)" w:date="2014-07-20T12:13:00Z">
            <w:r w:rsidRPr="00E16070" w:rsidDel="00E16070">
              <w:rPr>
                <w:noProof/>
              </w:rPr>
              <w:delText>Su.close</w:delText>
            </w:r>
            <w:r w:rsidDel="00E16070">
              <w:rPr>
                <w:noProof/>
                <w:webHidden/>
              </w:rPr>
              <w:tab/>
            </w:r>
            <w:r w:rsidR="007754F4" w:rsidDel="00E16070">
              <w:rPr>
                <w:noProof/>
                <w:webHidden/>
              </w:rPr>
              <w:delText>132</w:delText>
            </w:r>
          </w:del>
        </w:p>
        <w:p w:rsidR="00BF62D0" w:rsidDel="00E16070" w:rsidRDefault="00BF62D0">
          <w:pPr>
            <w:pStyle w:val="TOC1"/>
            <w:tabs>
              <w:tab w:val="right" w:leader="dot" w:pos="9350"/>
            </w:tabs>
            <w:rPr>
              <w:del w:id="3333" w:author="Sammartano, Marc (BIC USA)" w:date="2014-07-20T12:13:00Z"/>
              <w:rFonts w:eastAsiaTheme="minorEastAsia"/>
              <w:noProof/>
            </w:rPr>
          </w:pPr>
          <w:del w:id="3334" w:author="Sammartano, Marc (BIC USA)" w:date="2014-07-20T12:13:00Z">
            <w:r w:rsidRPr="00E16070" w:rsidDel="00E16070">
              <w:rPr>
                <w:noProof/>
              </w:rPr>
              <w:delText>Appendix A – Command List</w:delText>
            </w:r>
            <w:r w:rsidDel="00E16070">
              <w:rPr>
                <w:noProof/>
                <w:webHidden/>
              </w:rPr>
              <w:tab/>
            </w:r>
            <w:r w:rsidR="007754F4" w:rsidDel="00E16070">
              <w:rPr>
                <w:noProof/>
                <w:webHidden/>
              </w:rPr>
              <w:delText>133</w:delText>
            </w:r>
          </w:del>
        </w:p>
        <w:p w:rsidR="00BF62D0" w:rsidDel="00E16070" w:rsidRDefault="00BF62D0">
          <w:pPr>
            <w:pStyle w:val="TOC1"/>
            <w:tabs>
              <w:tab w:val="right" w:leader="dot" w:pos="9350"/>
            </w:tabs>
            <w:rPr>
              <w:del w:id="3335" w:author="Sammartano, Marc (BIC USA)" w:date="2014-07-20T12:13:00Z"/>
              <w:rFonts w:eastAsiaTheme="minorEastAsia"/>
              <w:noProof/>
            </w:rPr>
          </w:pPr>
          <w:del w:id="3336" w:author="Sammartano, Marc (BIC USA)" w:date="2014-07-20T12:13:00Z">
            <w:r w:rsidRPr="00E16070" w:rsidDel="00E16070">
              <w:rPr>
                <w:noProof/>
              </w:rPr>
              <w:delText>Appendix B – Sample Programs</w:delText>
            </w:r>
            <w:r w:rsidDel="00E16070">
              <w:rPr>
                <w:noProof/>
                <w:webHidden/>
              </w:rPr>
              <w:tab/>
            </w:r>
            <w:r w:rsidR="007754F4" w:rsidDel="00E16070">
              <w:rPr>
                <w:noProof/>
                <w:webHidden/>
              </w:rPr>
              <w:delText>143</w:delText>
            </w:r>
          </w:del>
        </w:p>
        <w:p w:rsidR="00BF62D0" w:rsidDel="00E16070" w:rsidRDefault="00BF62D0">
          <w:pPr>
            <w:pStyle w:val="TOC1"/>
            <w:tabs>
              <w:tab w:val="right" w:leader="dot" w:pos="9350"/>
            </w:tabs>
            <w:rPr>
              <w:del w:id="3337" w:author="Sammartano, Marc (BIC USA)" w:date="2014-07-20T12:13:00Z"/>
              <w:rFonts w:eastAsiaTheme="minorEastAsia"/>
              <w:noProof/>
            </w:rPr>
          </w:pPr>
          <w:del w:id="3338" w:author="Sammartano, Marc (BIC USA)" w:date="2014-07-20T12:13:00Z">
            <w:r w:rsidRPr="00E16070" w:rsidDel="00E16070">
              <w:rPr>
                <w:noProof/>
              </w:rPr>
              <w:delText>Appendix C – Launcher Shortcut Tutorial</w:delText>
            </w:r>
            <w:r w:rsidDel="00E16070">
              <w:rPr>
                <w:noProof/>
                <w:webHidden/>
              </w:rPr>
              <w:tab/>
            </w:r>
            <w:r w:rsidR="007754F4" w:rsidDel="00E16070">
              <w:rPr>
                <w:noProof/>
                <w:webHidden/>
              </w:rPr>
              <w:delText>144</w:delText>
            </w:r>
          </w:del>
        </w:p>
        <w:p w:rsidR="00BF62D0" w:rsidDel="00E16070" w:rsidRDefault="00BF62D0">
          <w:pPr>
            <w:pStyle w:val="TOC2"/>
            <w:tabs>
              <w:tab w:val="right" w:leader="dot" w:pos="9350"/>
            </w:tabs>
            <w:rPr>
              <w:del w:id="3339" w:author="Sammartano, Marc (BIC USA)" w:date="2014-07-20T12:13:00Z"/>
              <w:rFonts w:eastAsiaTheme="minorEastAsia"/>
              <w:noProof/>
            </w:rPr>
          </w:pPr>
          <w:del w:id="3340" w:author="Sammartano, Marc (BIC USA)" w:date="2014-07-20T12:13:00Z">
            <w:r w:rsidRPr="00E16070" w:rsidDel="00E16070">
              <w:rPr>
                <w:noProof/>
              </w:rPr>
              <w:delText>Introduction</w:delText>
            </w:r>
            <w:r w:rsidDel="00E16070">
              <w:rPr>
                <w:noProof/>
                <w:webHidden/>
              </w:rPr>
              <w:tab/>
            </w:r>
            <w:r w:rsidR="007754F4" w:rsidDel="00E16070">
              <w:rPr>
                <w:noProof/>
                <w:webHidden/>
              </w:rPr>
              <w:delText>144</w:delText>
            </w:r>
          </w:del>
        </w:p>
        <w:p w:rsidR="00BF62D0" w:rsidDel="00E16070" w:rsidRDefault="00BF62D0">
          <w:pPr>
            <w:pStyle w:val="TOC2"/>
            <w:tabs>
              <w:tab w:val="right" w:leader="dot" w:pos="9350"/>
            </w:tabs>
            <w:rPr>
              <w:del w:id="3341" w:author="Sammartano, Marc (BIC USA)" w:date="2014-07-20T12:13:00Z"/>
              <w:rFonts w:eastAsiaTheme="minorEastAsia"/>
              <w:noProof/>
            </w:rPr>
          </w:pPr>
          <w:del w:id="3342" w:author="Sammartano, Marc (BIC USA)" w:date="2014-07-20T12:13:00Z">
            <w:r w:rsidRPr="00E16070" w:rsidDel="00E16070">
              <w:rPr>
                <w:noProof/>
              </w:rPr>
              <w:delText>How to Make a Shortcut Application (older versions of Android—prior to Android 4.0)</w:delText>
            </w:r>
            <w:r w:rsidDel="00E16070">
              <w:rPr>
                <w:noProof/>
                <w:webHidden/>
              </w:rPr>
              <w:tab/>
            </w:r>
            <w:r w:rsidR="007754F4" w:rsidDel="00E16070">
              <w:rPr>
                <w:noProof/>
                <w:webHidden/>
              </w:rPr>
              <w:delText>144</w:delText>
            </w:r>
          </w:del>
        </w:p>
        <w:p w:rsidR="00BF62D0" w:rsidDel="00E16070" w:rsidRDefault="00BF62D0">
          <w:pPr>
            <w:pStyle w:val="TOC2"/>
            <w:tabs>
              <w:tab w:val="right" w:leader="dot" w:pos="9350"/>
            </w:tabs>
            <w:rPr>
              <w:del w:id="3343" w:author="Sammartano, Marc (BIC USA)" w:date="2014-07-20T12:13:00Z"/>
              <w:rFonts w:eastAsiaTheme="minorEastAsia"/>
              <w:noProof/>
            </w:rPr>
          </w:pPr>
          <w:del w:id="3344" w:author="Sammartano, Marc (BIC USA)" w:date="2014-07-20T12:13:00Z">
            <w:r w:rsidRPr="00E16070" w:rsidDel="00E16070">
              <w:rPr>
                <w:noProof/>
              </w:rPr>
              <w:delText>How to Make a Shortcut Application (newer versions of Android—Android 4.0 and later)</w:delText>
            </w:r>
            <w:r w:rsidDel="00E16070">
              <w:rPr>
                <w:noProof/>
                <w:webHidden/>
              </w:rPr>
              <w:tab/>
            </w:r>
            <w:r w:rsidR="007754F4" w:rsidDel="00E16070">
              <w:rPr>
                <w:noProof/>
                <w:webHidden/>
              </w:rPr>
              <w:delText>145</w:delText>
            </w:r>
          </w:del>
        </w:p>
        <w:p w:rsidR="00BF62D0" w:rsidDel="00E16070" w:rsidRDefault="00BF62D0">
          <w:pPr>
            <w:pStyle w:val="TOC2"/>
            <w:tabs>
              <w:tab w:val="right" w:leader="dot" w:pos="9350"/>
            </w:tabs>
            <w:rPr>
              <w:del w:id="3345" w:author="Sammartano, Marc (BIC USA)" w:date="2014-07-20T12:13:00Z"/>
              <w:rFonts w:eastAsiaTheme="minorEastAsia"/>
              <w:noProof/>
            </w:rPr>
          </w:pPr>
          <w:del w:id="3346" w:author="Sammartano, Marc (BIC USA)" w:date="2014-07-20T12:13:00Z">
            <w:r w:rsidRPr="00E16070" w:rsidDel="00E16070">
              <w:rPr>
                <w:noProof/>
              </w:rPr>
              <w:delText>What you need to know</w:delText>
            </w:r>
            <w:r w:rsidDel="00E16070">
              <w:rPr>
                <w:noProof/>
                <w:webHidden/>
              </w:rPr>
              <w:tab/>
            </w:r>
            <w:r w:rsidR="007754F4" w:rsidDel="00E16070">
              <w:rPr>
                <w:noProof/>
                <w:webHidden/>
              </w:rPr>
              <w:delText>146</w:delText>
            </w:r>
          </w:del>
        </w:p>
        <w:p w:rsidR="00BF62D0" w:rsidDel="00E16070" w:rsidRDefault="00BF62D0">
          <w:pPr>
            <w:pStyle w:val="TOC1"/>
            <w:tabs>
              <w:tab w:val="right" w:leader="dot" w:pos="9350"/>
            </w:tabs>
            <w:rPr>
              <w:del w:id="3347" w:author="Sammartano, Marc (BIC USA)" w:date="2014-07-20T12:13:00Z"/>
              <w:rFonts w:eastAsiaTheme="minorEastAsia"/>
              <w:noProof/>
            </w:rPr>
          </w:pPr>
          <w:del w:id="3348" w:author="Sammartano, Marc (BIC USA)" w:date="2014-07-20T12:13:00Z">
            <w:r w:rsidRPr="00E16070" w:rsidDel="00E16070">
              <w:rPr>
                <w:noProof/>
              </w:rPr>
              <w:delText>Appendix D – Building a Standalone Application</w:delText>
            </w:r>
            <w:r w:rsidDel="00E16070">
              <w:rPr>
                <w:noProof/>
                <w:webHidden/>
              </w:rPr>
              <w:tab/>
            </w:r>
            <w:r w:rsidR="007754F4" w:rsidDel="00E16070">
              <w:rPr>
                <w:noProof/>
                <w:webHidden/>
              </w:rPr>
              <w:delText>147</w:delText>
            </w:r>
          </w:del>
        </w:p>
        <w:p w:rsidR="00BF62D0" w:rsidDel="00E16070" w:rsidRDefault="00BF62D0">
          <w:pPr>
            <w:pStyle w:val="TOC2"/>
            <w:tabs>
              <w:tab w:val="right" w:leader="dot" w:pos="9350"/>
            </w:tabs>
            <w:rPr>
              <w:del w:id="3349" w:author="Sammartano, Marc (BIC USA)" w:date="2014-07-20T12:13:00Z"/>
              <w:rFonts w:eastAsiaTheme="minorEastAsia"/>
              <w:noProof/>
            </w:rPr>
          </w:pPr>
          <w:del w:id="3350" w:author="Sammartano, Marc (BIC USA)" w:date="2014-07-20T12:13:00Z">
            <w:r w:rsidRPr="00E16070" w:rsidDel="00E16070">
              <w:rPr>
                <w:noProof/>
              </w:rPr>
              <w:delText>Introduction</w:delText>
            </w:r>
            <w:r w:rsidDel="00E16070">
              <w:rPr>
                <w:noProof/>
                <w:webHidden/>
              </w:rPr>
              <w:tab/>
            </w:r>
            <w:r w:rsidR="007754F4" w:rsidDel="00E16070">
              <w:rPr>
                <w:noProof/>
                <w:webHidden/>
              </w:rPr>
              <w:delText>147</w:delText>
            </w:r>
          </w:del>
        </w:p>
        <w:p w:rsidR="00BF62D0" w:rsidDel="00E16070" w:rsidRDefault="00BF62D0">
          <w:pPr>
            <w:pStyle w:val="TOC2"/>
            <w:tabs>
              <w:tab w:val="right" w:leader="dot" w:pos="9350"/>
            </w:tabs>
            <w:rPr>
              <w:del w:id="3351" w:author="Sammartano, Marc (BIC USA)" w:date="2014-07-20T12:13:00Z"/>
              <w:rFonts w:eastAsiaTheme="minorEastAsia"/>
              <w:noProof/>
            </w:rPr>
          </w:pPr>
          <w:del w:id="3352" w:author="Sammartano, Marc (BIC USA)" w:date="2014-07-20T12:13:00Z">
            <w:r w:rsidRPr="00E16070" w:rsidDel="00E16070">
              <w:rPr>
                <w:noProof/>
              </w:rPr>
              <w:lastRenderedPageBreak/>
              <w:delText>License Information</w:delText>
            </w:r>
            <w:r w:rsidDel="00E16070">
              <w:rPr>
                <w:noProof/>
                <w:webHidden/>
              </w:rPr>
              <w:tab/>
            </w:r>
            <w:r w:rsidR="007754F4" w:rsidDel="00E16070">
              <w:rPr>
                <w:noProof/>
                <w:webHidden/>
              </w:rPr>
              <w:delText>147</w:delText>
            </w:r>
          </w:del>
        </w:p>
        <w:p w:rsidR="00BF62D0" w:rsidDel="00E16070" w:rsidRDefault="00BF62D0">
          <w:pPr>
            <w:pStyle w:val="TOC2"/>
            <w:tabs>
              <w:tab w:val="right" w:leader="dot" w:pos="9350"/>
            </w:tabs>
            <w:rPr>
              <w:del w:id="3353" w:author="Sammartano, Marc (BIC USA)" w:date="2014-07-20T12:13:00Z"/>
              <w:rFonts w:eastAsiaTheme="minorEastAsia"/>
              <w:noProof/>
            </w:rPr>
          </w:pPr>
          <w:del w:id="3354" w:author="Sammartano, Marc (BIC USA)" w:date="2014-07-20T12:13:00Z">
            <w:r w:rsidRPr="00E16070" w:rsidDel="00E16070">
              <w:rPr>
                <w:noProof/>
              </w:rPr>
              <w:delText>Before You Start</w:delText>
            </w:r>
            <w:r w:rsidDel="00E16070">
              <w:rPr>
                <w:noProof/>
                <w:webHidden/>
              </w:rPr>
              <w:tab/>
            </w:r>
            <w:r w:rsidR="007754F4" w:rsidDel="00E16070">
              <w:rPr>
                <w:noProof/>
                <w:webHidden/>
              </w:rPr>
              <w:delText>147</w:delText>
            </w:r>
          </w:del>
        </w:p>
        <w:p w:rsidR="00BF62D0" w:rsidDel="00E16070" w:rsidRDefault="00BF62D0">
          <w:pPr>
            <w:pStyle w:val="TOC2"/>
            <w:tabs>
              <w:tab w:val="right" w:leader="dot" w:pos="9350"/>
            </w:tabs>
            <w:rPr>
              <w:del w:id="3355" w:author="Sammartano, Marc (BIC USA)" w:date="2014-07-20T12:13:00Z"/>
              <w:rFonts w:eastAsiaTheme="minorEastAsia"/>
              <w:noProof/>
            </w:rPr>
          </w:pPr>
          <w:del w:id="3356" w:author="Sammartano, Marc (BIC USA)" w:date="2014-07-20T12:13:00Z">
            <w:r w:rsidRPr="00E16070" w:rsidDel="00E16070">
              <w:rPr>
                <w:noProof/>
              </w:rPr>
              <w:delText>Setting Up the Development Environment</w:delText>
            </w:r>
            <w:r w:rsidDel="00E16070">
              <w:rPr>
                <w:noProof/>
                <w:webHidden/>
              </w:rPr>
              <w:tab/>
            </w:r>
            <w:r w:rsidR="007754F4" w:rsidDel="00E16070">
              <w:rPr>
                <w:noProof/>
                <w:webHidden/>
              </w:rPr>
              <w:delText>147</w:delText>
            </w:r>
          </w:del>
        </w:p>
        <w:p w:rsidR="00BF62D0" w:rsidDel="00E16070" w:rsidRDefault="00BF62D0">
          <w:pPr>
            <w:pStyle w:val="TOC2"/>
            <w:tabs>
              <w:tab w:val="right" w:leader="dot" w:pos="9350"/>
            </w:tabs>
            <w:rPr>
              <w:del w:id="3357" w:author="Sammartano, Marc (BIC USA)" w:date="2014-07-20T12:13:00Z"/>
              <w:rFonts w:eastAsiaTheme="minorEastAsia"/>
              <w:noProof/>
            </w:rPr>
          </w:pPr>
          <w:del w:id="3358" w:author="Sammartano, Marc (BIC USA)" w:date="2014-07-20T12:13:00Z">
            <w:r w:rsidRPr="00E16070" w:rsidDel="00E16070">
              <w:rPr>
                <w:noProof/>
              </w:rPr>
              <w:delText>Download the BASIC! Source Code from the GitHub Repository</w:delText>
            </w:r>
            <w:r w:rsidDel="00E16070">
              <w:rPr>
                <w:noProof/>
                <w:webHidden/>
              </w:rPr>
              <w:tab/>
            </w:r>
            <w:r w:rsidR="007754F4" w:rsidDel="00E16070">
              <w:rPr>
                <w:noProof/>
                <w:webHidden/>
              </w:rPr>
              <w:delText>148</w:delText>
            </w:r>
          </w:del>
        </w:p>
        <w:p w:rsidR="00BF62D0" w:rsidDel="00E16070" w:rsidRDefault="00BF62D0">
          <w:pPr>
            <w:pStyle w:val="TOC2"/>
            <w:tabs>
              <w:tab w:val="right" w:leader="dot" w:pos="9350"/>
            </w:tabs>
            <w:rPr>
              <w:del w:id="3359" w:author="Sammartano, Marc (BIC USA)" w:date="2014-07-20T12:13:00Z"/>
              <w:rFonts w:eastAsiaTheme="minorEastAsia"/>
              <w:noProof/>
            </w:rPr>
          </w:pPr>
          <w:del w:id="3360" w:author="Sammartano, Marc (BIC USA)" w:date="2014-07-20T12:13:00Z">
            <w:r w:rsidRPr="00E16070" w:rsidDel="00E16070">
              <w:rPr>
                <w:noProof/>
              </w:rPr>
              <w:delText>Download the BASIC! Source Code from the Legacy Archive</w:delText>
            </w:r>
            <w:r w:rsidDel="00E16070">
              <w:rPr>
                <w:noProof/>
                <w:webHidden/>
              </w:rPr>
              <w:tab/>
            </w:r>
            <w:r w:rsidR="007754F4" w:rsidDel="00E16070">
              <w:rPr>
                <w:noProof/>
                <w:webHidden/>
              </w:rPr>
              <w:delText>148</w:delText>
            </w:r>
          </w:del>
        </w:p>
        <w:p w:rsidR="00BF62D0" w:rsidDel="00E16070" w:rsidRDefault="00BF62D0">
          <w:pPr>
            <w:pStyle w:val="TOC2"/>
            <w:tabs>
              <w:tab w:val="right" w:leader="dot" w:pos="9350"/>
            </w:tabs>
            <w:rPr>
              <w:del w:id="3361" w:author="Sammartano, Marc (BIC USA)" w:date="2014-07-20T12:13:00Z"/>
              <w:rFonts w:eastAsiaTheme="minorEastAsia"/>
              <w:noProof/>
            </w:rPr>
          </w:pPr>
          <w:del w:id="3362" w:author="Sammartano, Marc (BIC USA)" w:date="2014-07-20T12:13:00Z">
            <w:r w:rsidRPr="00E16070" w:rsidDel="00E16070">
              <w:rPr>
                <w:noProof/>
              </w:rPr>
              <w:delText>Create a New Project in Eclipse</w:delText>
            </w:r>
            <w:r w:rsidDel="00E16070">
              <w:rPr>
                <w:noProof/>
                <w:webHidden/>
              </w:rPr>
              <w:tab/>
            </w:r>
            <w:r w:rsidR="007754F4" w:rsidDel="00E16070">
              <w:rPr>
                <w:noProof/>
                <w:webHidden/>
              </w:rPr>
              <w:delText>149</w:delText>
            </w:r>
          </w:del>
        </w:p>
        <w:p w:rsidR="00BF62D0" w:rsidDel="00E16070" w:rsidRDefault="00BF62D0">
          <w:pPr>
            <w:pStyle w:val="TOC2"/>
            <w:tabs>
              <w:tab w:val="right" w:leader="dot" w:pos="9350"/>
            </w:tabs>
            <w:rPr>
              <w:del w:id="3363" w:author="Sammartano, Marc (BIC USA)" w:date="2014-07-20T12:13:00Z"/>
              <w:rFonts w:eastAsiaTheme="minorEastAsia"/>
              <w:noProof/>
            </w:rPr>
          </w:pPr>
          <w:del w:id="3364" w:author="Sammartano, Marc (BIC USA)" w:date="2014-07-20T12:13:00Z">
            <w:r w:rsidRPr="00E16070" w:rsidDel="00E16070">
              <w:rPr>
                <w:noProof/>
              </w:rPr>
              <w:delText>Rename the Package</w:delText>
            </w:r>
            <w:r w:rsidDel="00E16070">
              <w:rPr>
                <w:noProof/>
                <w:webHidden/>
              </w:rPr>
              <w:tab/>
            </w:r>
            <w:r w:rsidR="007754F4" w:rsidDel="00E16070">
              <w:rPr>
                <w:noProof/>
                <w:webHidden/>
              </w:rPr>
              <w:delText>149</w:delText>
            </w:r>
          </w:del>
        </w:p>
        <w:p w:rsidR="00BF62D0" w:rsidDel="00E16070" w:rsidRDefault="00BF62D0">
          <w:pPr>
            <w:pStyle w:val="TOC2"/>
            <w:tabs>
              <w:tab w:val="right" w:leader="dot" w:pos="9350"/>
            </w:tabs>
            <w:rPr>
              <w:del w:id="3365" w:author="Sammartano, Marc (BIC USA)" w:date="2014-07-20T12:13:00Z"/>
              <w:rFonts w:eastAsiaTheme="minorEastAsia"/>
              <w:noProof/>
            </w:rPr>
          </w:pPr>
          <w:del w:id="3366" w:author="Sammartano, Marc (BIC USA)" w:date="2014-07-20T12:13:00Z">
            <w:r w:rsidRPr="00E16070" w:rsidDel="00E16070">
              <w:rPr>
                <w:noProof/>
              </w:rPr>
              <w:delText>Modifications to setup.xml</w:delText>
            </w:r>
            <w:r w:rsidDel="00E16070">
              <w:rPr>
                <w:noProof/>
                <w:webHidden/>
              </w:rPr>
              <w:tab/>
            </w:r>
            <w:r w:rsidR="007754F4" w:rsidDel="00E16070">
              <w:rPr>
                <w:noProof/>
                <w:webHidden/>
              </w:rPr>
              <w:delText>151</w:delText>
            </w:r>
          </w:del>
        </w:p>
        <w:p w:rsidR="00BF62D0" w:rsidDel="00E16070" w:rsidRDefault="00BF62D0">
          <w:pPr>
            <w:pStyle w:val="TOC2"/>
            <w:tabs>
              <w:tab w:val="right" w:leader="dot" w:pos="9350"/>
            </w:tabs>
            <w:rPr>
              <w:del w:id="3367" w:author="Sammartano, Marc (BIC USA)" w:date="2014-07-20T12:13:00Z"/>
              <w:rFonts w:eastAsiaTheme="minorEastAsia"/>
              <w:noProof/>
            </w:rPr>
          </w:pPr>
          <w:del w:id="3368" w:author="Sammartano, Marc (BIC USA)" w:date="2014-07-20T12:13:00Z">
            <w:r w:rsidRPr="00E16070" w:rsidDel="00E16070">
              <w:rPr>
                <w:noProof/>
              </w:rPr>
              <w:delText>Files and Resources</w:delText>
            </w:r>
            <w:r w:rsidDel="00E16070">
              <w:rPr>
                <w:noProof/>
                <w:webHidden/>
              </w:rPr>
              <w:tab/>
            </w:r>
            <w:r w:rsidR="007754F4" w:rsidDel="00E16070">
              <w:rPr>
                <w:noProof/>
                <w:webHidden/>
              </w:rPr>
              <w:delText>153</w:delText>
            </w:r>
          </w:del>
        </w:p>
        <w:p w:rsidR="00BF62D0" w:rsidDel="00E16070" w:rsidRDefault="00BF62D0">
          <w:pPr>
            <w:pStyle w:val="TOC2"/>
            <w:tabs>
              <w:tab w:val="right" w:leader="dot" w:pos="9350"/>
            </w:tabs>
            <w:rPr>
              <w:del w:id="3369" w:author="Sammartano, Marc (BIC USA)" w:date="2014-07-20T12:13:00Z"/>
              <w:rFonts w:eastAsiaTheme="minorEastAsia"/>
              <w:noProof/>
            </w:rPr>
          </w:pPr>
          <w:del w:id="3370" w:author="Sammartano, Marc (BIC USA)" w:date="2014-07-20T12:13:00Z">
            <w:r w:rsidRPr="00E16070" w:rsidDel="00E16070">
              <w:rPr>
                <w:noProof/>
              </w:rPr>
              <w:delText>Testing the APK</w:delText>
            </w:r>
            <w:r w:rsidDel="00E16070">
              <w:rPr>
                <w:noProof/>
                <w:webHidden/>
              </w:rPr>
              <w:tab/>
            </w:r>
            <w:r w:rsidR="007754F4" w:rsidDel="00E16070">
              <w:rPr>
                <w:noProof/>
                <w:webHidden/>
              </w:rPr>
              <w:delText>154</w:delText>
            </w:r>
          </w:del>
        </w:p>
        <w:p w:rsidR="00BF62D0" w:rsidDel="00E16070" w:rsidRDefault="00BF62D0">
          <w:pPr>
            <w:pStyle w:val="TOC2"/>
            <w:tabs>
              <w:tab w:val="right" w:leader="dot" w:pos="9350"/>
            </w:tabs>
            <w:rPr>
              <w:del w:id="3371" w:author="Sammartano, Marc (BIC USA)" w:date="2014-07-20T12:13:00Z"/>
              <w:rFonts w:eastAsiaTheme="minorEastAsia"/>
              <w:noProof/>
            </w:rPr>
          </w:pPr>
          <w:del w:id="3372" w:author="Sammartano, Marc (BIC USA)" w:date="2014-07-20T12:13:00Z">
            <w:r w:rsidRPr="00E16070" w:rsidDel="00E16070">
              <w:rPr>
                <w:noProof/>
              </w:rPr>
              <w:delText>Installing a BASIC! Program into the Application</w:delText>
            </w:r>
            <w:r w:rsidDel="00E16070">
              <w:rPr>
                <w:noProof/>
                <w:webHidden/>
              </w:rPr>
              <w:tab/>
            </w:r>
            <w:r w:rsidR="007754F4" w:rsidDel="00E16070">
              <w:rPr>
                <w:noProof/>
                <w:webHidden/>
              </w:rPr>
              <w:delText>155</w:delText>
            </w:r>
          </w:del>
        </w:p>
        <w:p w:rsidR="00BF62D0" w:rsidDel="00E16070" w:rsidRDefault="00BF62D0">
          <w:pPr>
            <w:pStyle w:val="TOC2"/>
            <w:tabs>
              <w:tab w:val="right" w:leader="dot" w:pos="9350"/>
            </w:tabs>
            <w:rPr>
              <w:del w:id="3373" w:author="Sammartano, Marc (BIC USA)" w:date="2014-07-20T12:13:00Z"/>
              <w:rFonts w:eastAsiaTheme="minorEastAsia"/>
              <w:noProof/>
            </w:rPr>
          </w:pPr>
          <w:del w:id="3374" w:author="Sammartano, Marc (BIC USA)" w:date="2014-07-20T12:13:00Z">
            <w:r w:rsidRPr="00E16070" w:rsidDel="00E16070">
              <w:rPr>
                <w:noProof/>
              </w:rPr>
              <w:delText>Application Icons</w:delText>
            </w:r>
            <w:r w:rsidDel="00E16070">
              <w:rPr>
                <w:noProof/>
                <w:webHidden/>
              </w:rPr>
              <w:tab/>
            </w:r>
            <w:r w:rsidR="007754F4" w:rsidDel="00E16070">
              <w:rPr>
                <w:noProof/>
                <w:webHidden/>
              </w:rPr>
              <w:delText>156</w:delText>
            </w:r>
          </w:del>
        </w:p>
        <w:p w:rsidR="00BF62D0" w:rsidDel="00E16070" w:rsidRDefault="00BF62D0">
          <w:pPr>
            <w:pStyle w:val="TOC2"/>
            <w:tabs>
              <w:tab w:val="right" w:leader="dot" w:pos="9350"/>
            </w:tabs>
            <w:rPr>
              <w:del w:id="3375" w:author="Sammartano, Marc (BIC USA)" w:date="2014-07-20T12:13:00Z"/>
              <w:rFonts w:eastAsiaTheme="minorEastAsia"/>
              <w:noProof/>
            </w:rPr>
          </w:pPr>
          <w:del w:id="3376" w:author="Sammartano, Marc (BIC USA)" w:date="2014-07-20T12:13:00Z">
            <w:r w:rsidRPr="00E16070" w:rsidDel="00E16070">
              <w:rPr>
                <w:noProof/>
              </w:rPr>
              <w:delText>Modifications to the AndroidManifest.xml File</w:delText>
            </w:r>
            <w:r w:rsidDel="00E16070">
              <w:rPr>
                <w:noProof/>
                <w:webHidden/>
              </w:rPr>
              <w:tab/>
            </w:r>
            <w:r w:rsidR="007754F4" w:rsidDel="00E16070">
              <w:rPr>
                <w:noProof/>
                <w:webHidden/>
              </w:rPr>
              <w:delText>157</w:delText>
            </w:r>
          </w:del>
        </w:p>
        <w:p w:rsidR="00BF62D0" w:rsidDel="00E16070" w:rsidRDefault="00BF62D0">
          <w:pPr>
            <w:pStyle w:val="TOC3"/>
            <w:tabs>
              <w:tab w:val="right" w:leader="dot" w:pos="9350"/>
            </w:tabs>
            <w:rPr>
              <w:del w:id="3377" w:author="Sammartano, Marc (BIC USA)" w:date="2014-07-20T12:13:00Z"/>
              <w:rFonts w:eastAsiaTheme="minorEastAsia"/>
              <w:noProof/>
            </w:rPr>
          </w:pPr>
          <w:del w:id="3378" w:author="Sammartano, Marc (BIC USA)" w:date="2014-07-20T12:13:00Z">
            <w:r w:rsidRPr="00E16070" w:rsidDel="00E16070">
              <w:rPr>
                <w:noProof/>
              </w:rPr>
              <w:delText>Setting the Version Number and Version Name</w:delText>
            </w:r>
            <w:r w:rsidDel="00E16070">
              <w:rPr>
                <w:noProof/>
                <w:webHidden/>
              </w:rPr>
              <w:tab/>
            </w:r>
            <w:r w:rsidR="007754F4" w:rsidDel="00E16070">
              <w:rPr>
                <w:noProof/>
                <w:webHidden/>
              </w:rPr>
              <w:delText>157</w:delText>
            </w:r>
          </w:del>
        </w:p>
        <w:p w:rsidR="00BF62D0" w:rsidDel="00E16070" w:rsidRDefault="00BF62D0">
          <w:pPr>
            <w:pStyle w:val="TOC3"/>
            <w:tabs>
              <w:tab w:val="right" w:leader="dot" w:pos="9350"/>
            </w:tabs>
            <w:rPr>
              <w:del w:id="3379" w:author="Sammartano, Marc (BIC USA)" w:date="2014-07-20T12:13:00Z"/>
              <w:rFonts w:eastAsiaTheme="minorEastAsia"/>
              <w:noProof/>
            </w:rPr>
          </w:pPr>
          <w:del w:id="3380" w:author="Sammartano, Marc (BIC USA)" w:date="2014-07-20T12:13:00Z">
            <w:r w:rsidRPr="00E16070" w:rsidDel="00E16070">
              <w:rPr>
                <w:noProof/>
              </w:rPr>
              <w:delText>Permissions</w:delText>
            </w:r>
            <w:r w:rsidDel="00E16070">
              <w:rPr>
                <w:noProof/>
                <w:webHidden/>
              </w:rPr>
              <w:tab/>
            </w:r>
            <w:r w:rsidR="007754F4" w:rsidDel="00E16070">
              <w:rPr>
                <w:noProof/>
                <w:webHidden/>
              </w:rPr>
              <w:delText>157</w:delText>
            </w:r>
          </w:del>
        </w:p>
        <w:p w:rsidR="00BF62D0" w:rsidDel="00E16070" w:rsidRDefault="00BF62D0">
          <w:pPr>
            <w:pStyle w:val="TOC3"/>
            <w:tabs>
              <w:tab w:val="right" w:leader="dot" w:pos="9350"/>
            </w:tabs>
            <w:rPr>
              <w:del w:id="3381" w:author="Sammartano, Marc (BIC USA)" w:date="2014-07-20T12:13:00Z"/>
              <w:rFonts w:eastAsiaTheme="minorEastAsia"/>
              <w:noProof/>
            </w:rPr>
          </w:pPr>
          <w:del w:id="3382" w:author="Sammartano, Marc (BIC USA)" w:date="2014-07-20T12:13:00Z">
            <w:r w:rsidRPr="00E16070" w:rsidDel="00E16070">
              <w:rPr>
                <w:noProof/>
              </w:rPr>
              <w:delText>Disable the Shortcut Launcher</w:delText>
            </w:r>
            <w:r w:rsidDel="00E16070">
              <w:rPr>
                <w:noProof/>
                <w:webHidden/>
              </w:rPr>
              <w:tab/>
            </w:r>
            <w:r w:rsidR="007754F4" w:rsidDel="00E16070">
              <w:rPr>
                <w:noProof/>
                <w:webHidden/>
              </w:rPr>
              <w:delText>158</w:delText>
            </w:r>
          </w:del>
        </w:p>
        <w:p w:rsidR="00BF62D0" w:rsidDel="00E16070" w:rsidRDefault="00BF62D0">
          <w:pPr>
            <w:pStyle w:val="TOC3"/>
            <w:tabs>
              <w:tab w:val="right" w:leader="dot" w:pos="9350"/>
            </w:tabs>
            <w:rPr>
              <w:del w:id="3383" w:author="Sammartano, Marc (BIC USA)" w:date="2014-07-20T12:13:00Z"/>
              <w:rFonts w:eastAsiaTheme="minorEastAsia"/>
              <w:noProof/>
            </w:rPr>
          </w:pPr>
          <w:del w:id="3384" w:author="Sammartano, Marc (BIC USA)" w:date="2014-07-20T12:13:00Z">
            <w:r w:rsidRPr="00E16070" w:rsidDel="00E16070">
              <w:rPr>
                <w:noProof/>
              </w:rPr>
              <w:delText>Launch at device boot</w:delText>
            </w:r>
            <w:r w:rsidDel="00E16070">
              <w:rPr>
                <w:noProof/>
                <w:webHidden/>
              </w:rPr>
              <w:tab/>
            </w:r>
            <w:r w:rsidR="007754F4" w:rsidDel="00E16070">
              <w:rPr>
                <w:noProof/>
                <w:webHidden/>
              </w:rPr>
              <w:delText>159</w:delText>
            </w:r>
          </w:del>
        </w:p>
        <w:p w:rsidR="00BF62D0" w:rsidDel="00E16070" w:rsidRDefault="00BF62D0">
          <w:pPr>
            <w:pStyle w:val="TOC2"/>
            <w:tabs>
              <w:tab w:val="right" w:leader="dot" w:pos="9350"/>
            </w:tabs>
            <w:rPr>
              <w:del w:id="3385" w:author="Sammartano, Marc (BIC USA)" w:date="2014-07-20T12:13:00Z"/>
              <w:rFonts w:eastAsiaTheme="minorEastAsia"/>
              <w:noProof/>
            </w:rPr>
          </w:pPr>
          <w:del w:id="3386" w:author="Sammartano, Marc (BIC USA)" w:date="2014-07-20T12:13:00Z">
            <w:r w:rsidRPr="00E16070" w:rsidDel="00E16070">
              <w:rPr>
                <w:noProof/>
              </w:rPr>
              <w:delText>Preferences</w:delText>
            </w:r>
            <w:r w:rsidDel="00E16070">
              <w:rPr>
                <w:noProof/>
                <w:webHidden/>
              </w:rPr>
              <w:tab/>
            </w:r>
            <w:r w:rsidR="007754F4" w:rsidDel="00E16070">
              <w:rPr>
                <w:noProof/>
                <w:webHidden/>
              </w:rPr>
              <w:delText>159</w:delText>
            </w:r>
          </w:del>
        </w:p>
        <w:p w:rsidR="00BF62D0" w:rsidDel="00E16070" w:rsidRDefault="00BF62D0">
          <w:pPr>
            <w:pStyle w:val="TOC2"/>
            <w:tabs>
              <w:tab w:val="right" w:leader="dot" w:pos="9350"/>
            </w:tabs>
            <w:rPr>
              <w:del w:id="3387" w:author="Sammartano, Marc (BIC USA)" w:date="2014-07-20T12:13:00Z"/>
              <w:rFonts w:eastAsiaTheme="minorEastAsia"/>
              <w:noProof/>
            </w:rPr>
          </w:pPr>
          <w:del w:id="3388" w:author="Sammartano, Marc (BIC USA)" w:date="2014-07-20T12:13:00Z">
            <w:r w:rsidRPr="00E16070" w:rsidDel="00E16070">
              <w:rPr>
                <w:noProof/>
              </w:rPr>
              <w:delText>Finished</w:delText>
            </w:r>
            <w:r w:rsidDel="00E16070">
              <w:rPr>
                <w:noProof/>
                <w:webHidden/>
              </w:rPr>
              <w:tab/>
            </w:r>
            <w:r w:rsidR="007754F4" w:rsidDel="00E16070">
              <w:rPr>
                <w:noProof/>
                <w:webHidden/>
              </w:rPr>
              <w:delText>161</w:delText>
            </w:r>
          </w:del>
        </w:p>
        <w:p w:rsidR="00BF62D0" w:rsidDel="00E16070" w:rsidRDefault="00BF62D0">
          <w:pPr>
            <w:pStyle w:val="TOC1"/>
            <w:tabs>
              <w:tab w:val="right" w:leader="dot" w:pos="9350"/>
            </w:tabs>
            <w:rPr>
              <w:del w:id="3389" w:author="Sammartano, Marc (BIC USA)" w:date="2014-07-20T12:13:00Z"/>
              <w:rFonts w:eastAsiaTheme="minorEastAsia"/>
              <w:noProof/>
            </w:rPr>
          </w:pPr>
          <w:del w:id="3390" w:author="Sammartano, Marc (BIC USA)" w:date="2014-07-20T12:13:00Z">
            <w:r w:rsidRPr="00E16070" w:rsidDel="00E16070">
              <w:rPr>
                <w:noProof/>
              </w:rPr>
              <w:delText>Appendix E – BASIC! Distribution License</w:delText>
            </w:r>
            <w:r w:rsidDel="00E16070">
              <w:rPr>
                <w:noProof/>
                <w:webHidden/>
              </w:rPr>
              <w:tab/>
            </w:r>
            <w:r w:rsidR="007754F4" w:rsidDel="00E16070">
              <w:rPr>
                <w:noProof/>
                <w:webHidden/>
              </w:rPr>
              <w:delText>162</w:delText>
            </w:r>
          </w:del>
        </w:p>
        <w:p w:rsidR="00BF62D0" w:rsidDel="00E16070" w:rsidRDefault="00BF62D0">
          <w:pPr>
            <w:pStyle w:val="TOC2"/>
            <w:tabs>
              <w:tab w:val="right" w:leader="dot" w:pos="9350"/>
            </w:tabs>
            <w:rPr>
              <w:del w:id="3391" w:author="Sammartano, Marc (BIC USA)" w:date="2014-07-20T12:13:00Z"/>
              <w:rFonts w:eastAsiaTheme="minorEastAsia"/>
              <w:noProof/>
            </w:rPr>
          </w:pPr>
          <w:del w:id="3392" w:author="Sammartano, Marc (BIC USA)" w:date="2014-07-20T12:13:00Z">
            <w:r w:rsidRPr="00E16070" w:rsidDel="00E16070">
              <w:rPr>
                <w:rFonts w:eastAsia="Times New Roman"/>
                <w:noProof/>
              </w:rPr>
              <w:delText>Apache Commons</w:delText>
            </w:r>
            <w:r w:rsidDel="00E16070">
              <w:rPr>
                <w:noProof/>
                <w:webHidden/>
              </w:rPr>
              <w:tab/>
            </w:r>
            <w:r w:rsidR="007754F4" w:rsidDel="00E16070">
              <w:rPr>
                <w:noProof/>
                <w:webHidden/>
              </w:rPr>
              <w:delText>173</w:delText>
            </w:r>
          </w:del>
        </w:p>
        <w:p w:rsidR="00CD5746" w:rsidRDefault="00520661">
          <w:r>
            <w:rPr>
              <w:b/>
              <w:bCs/>
              <w:noProof/>
            </w:rPr>
            <w:fldChar w:fldCharType="end"/>
          </w:r>
        </w:p>
      </w:sdtContent>
    </w:sdt>
    <w:p w:rsidR="004D75EC" w:rsidRDefault="004D75EC">
      <w:r>
        <w:br w:type="page"/>
      </w:r>
    </w:p>
    <w:p w:rsidR="00ED0E8A" w:rsidRDefault="00ED0E8A" w:rsidP="00ED0E8A">
      <w:pPr>
        <w:pStyle w:val="Heading1"/>
      </w:pPr>
      <w:bookmarkStart w:id="3393" w:name="_Toc393650981"/>
      <w:r>
        <w:lastRenderedPageBreak/>
        <w:t>Changes in this Version</w:t>
      </w:r>
      <w:bookmarkEnd w:id="3393"/>
    </w:p>
    <w:p w:rsidR="00FA3111" w:rsidRDefault="00FA3111" w:rsidP="00106CC9">
      <w:pPr>
        <w:pStyle w:val="ListParagraph"/>
        <w:numPr>
          <w:ilvl w:val="0"/>
          <w:numId w:val="3"/>
        </w:numPr>
        <w:rPr>
          <w:ins w:id="3394" w:author="Sammartano, Marc (BIC USA)" w:date="2014-07-20T08:55:00Z"/>
        </w:rPr>
      </w:pPr>
      <w:del w:id="3395" w:author="Sammartano, Marc (BIC USA)" w:date="2014-07-19T09:01:00Z">
        <w:r w:rsidDel="00316700">
          <w:delText>Removed a redundant copy of the OpEqual section.</w:delText>
        </w:r>
      </w:del>
      <w:ins w:id="3396" w:author="Sammartano, Marc (BIC USA)" w:date="2014-07-19T09:09:00Z">
        <w:r w:rsidR="00C15E9D">
          <w:t xml:space="preserve">New functions: </w:t>
        </w:r>
        <w:r w:rsidR="00C15E9D">
          <w:rPr>
            <w:b/>
          </w:rPr>
          <w:t>INT$()</w:t>
        </w:r>
        <w:r w:rsidR="00C15E9D">
          <w:t xml:space="preserve">, </w:t>
        </w:r>
        <w:r w:rsidR="00C15E9D">
          <w:rPr>
            <w:b/>
          </w:rPr>
          <w:t>USING$()</w:t>
        </w:r>
      </w:ins>
      <w:ins w:id="3397" w:author="Sammartano, Marc (BIC USA)" w:date="2014-07-19T09:10:00Z">
        <w:r w:rsidR="00C15E9D">
          <w:t xml:space="preserve"> or (</w:t>
        </w:r>
        <w:r w:rsidR="00C15E9D">
          <w:rPr>
            <w:b/>
          </w:rPr>
          <w:t>FORMAT_USING$()</w:t>
        </w:r>
        <w:r w:rsidR="00C15E9D">
          <w:t>).</w:t>
        </w:r>
      </w:ins>
    </w:p>
    <w:p w:rsidR="004C165B" w:rsidRDefault="004C165B" w:rsidP="00106CC9">
      <w:pPr>
        <w:pStyle w:val="ListParagraph"/>
        <w:numPr>
          <w:ilvl w:val="0"/>
          <w:numId w:val="3"/>
        </w:numPr>
        <w:rPr>
          <w:ins w:id="3398" w:author="Sammartano, Marc (BIC USA)" w:date="2014-07-20T08:12:00Z"/>
        </w:rPr>
      </w:pPr>
      <w:ins w:id="3399" w:author="Sammartano, Marc (BIC USA)" w:date="2014-07-20T08:55:00Z">
        <w:r>
          <w:t xml:space="preserve">New </w:t>
        </w:r>
        <w:r>
          <w:rPr>
            <w:b/>
          </w:rPr>
          <w:t>Ringer</w:t>
        </w:r>
        <w:r>
          <w:t xml:space="preserve"> commands for setting ringer mode and volume.</w:t>
        </w:r>
      </w:ins>
    </w:p>
    <w:p w:rsidR="00972D1A" w:rsidRDefault="00972D1A" w:rsidP="00106CC9">
      <w:pPr>
        <w:pStyle w:val="ListParagraph"/>
        <w:numPr>
          <w:ilvl w:val="0"/>
          <w:numId w:val="3"/>
        </w:numPr>
        <w:rPr>
          <w:ins w:id="3400" w:author="Sammartano, Marc (BIC USA)" w:date="2014-07-20T08:51:00Z"/>
        </w:rPr>
      </w:pPr>
      <w:ins w:id="3401" w:author="Sammartano, Marc (BIC USA)" w:date="2014-07-20T08:13:00Z">
        <w:r>
          <w:t xml:space="preserve">New command </w:t>
        </w:r>
        <w:r>
          <w:rPr>
            <w:b/>
          </w:rPr>
          <w:t>Html.orientation</w:t>
        </w:r>
        <w:r w:rsidR="00180804">
          <w:t xml:space="preserve">, added </w:t>
        </w:r>
      </w:ins>
      <w:ins w:id="3402" w:author="Sammartano, Marc (BIC USA)" w:date="2014-07-20T08:51:00Z">
        <w:r w:rsidR="004C165B">
          <w:rPr>
            <w:b/>
          </w:rPr>
          <w:t>Orientation</w:t>
        </w:r>
        <w:r w:rsidR="004C165B">
          <w:t xml:space="preserve"> parameter to </w:t>
        </w:r>
        <w:r w:rsidR="004C165B">
          <w:rPr>
            <w:b/>
          </w:rPr>
          <w:t>Html.open</w:t>
        </w:r>
        <w:r w:rsidR="004C165B">
          <w:t>.</w:t>
        </w:r>
      </w:ins>
    </w:p>
    <w:p w:rsidR="00E16070" w:rsidRDefault="004C165B" w:rsidP="00106CC9">
      <w:pPr>
        <w:pStyle w:val="ListParagraph"/>
        <w:numPr>
          <w:ilvl w:val="0"/>
          <w:numId w:val="3"/>
        </w:numPr>
        <w:rPr>
          <w:ins w:id="3403" w:author="Sammartano, Marc (BIC USA)" w:date="2014-07-20T08:54:00Z"/>
        </w:rPr>
      </w:pPr>
      <w:ins w:id="3404" w:author="Sammartano, Marc (BIC USA)" w:date="2014-07-20T08:51:00Z">
        <w:r>
          <w:t>Added</w:t>
        </w:r>
      </w:ins>
      <w:ins w:id="3405" w:author="Sammartano, Marc (BIC USA)" w:date="2014-07-20T08:52:00Z">
        <w:r>
          <w:t xml:space="preserve"> </w:t>
        </w:r>
      </w:ins>
      <w:ins w:id="3406" w:author="Sammartano, Marc (BIC USA)" w:date="2014-07-20T08:51:00Z">
        <w:r>
          <w:rPr>
            <w:b/>
          </w:rPr>
          <w:t>wait</w:t>
        </w:r>
        <w:r>
          <w:t xml:space="preserve"> parameter</w:t>
        </w:r>
      </w:ins>
      <w:ins w:id="3407" w:author="Sammartano, Marc (BIC USA)" w:date="2014-07-20T08:52:00Z">
        <w:r>
          <w:t xml:space="preserve"> to </w:t>
        </w:r>
        <w:r>
          <w:rPr>
            <w:b/>
          </w:rPr>
          <w:t>Socket.client.connect</w:t>
        </w:r>
        <w:r>
          <w:t>.</w:t>
        </w:r>
      </w:ins>
    </w:p>
    <w:p w:rsidR="004C165B" w:rsidRDefault="004C165B" w:rsidP="00106CC9">
      <w:pPr>
        <w:pStyle w:val="ListParagraph"/>
        <w:numPr>
          <w:ilvl w:val="0"/>
          <w:numId w:val="3"/>
        </w:numPr>
      </w:pPr>
      <w:ins w:id="3408" w:author="Sammartano, Marc (BIC USA)" w:date="2014-07-20T08:54:00Z">
        <w:r>
          <w:t>Usage note</w:t>
        </w:r>
      </w:ins>
      <w:ins w:id="3409" w:author="Sammartano, Marc (BIC USA)" w:date="2014-07-20T12:11:00Z">
        <w:r w:rsidR="00E16070">
          <w:t>s</w:t>
        </w:r>
      </w:ins>
      <w:ins w:id="3410" w:author="Sammartano, Marc (BIC USA)" w:date="2014-07-20T08:54:00Z">
        <w:r>
          <w:t xml:space="preserve"> on</w:t>
        </w:r>
      </w:ins>
      <w:ins w:id="3411" w:author="Sammartano, Marc (BIC USA)" w:date="2014-07-20T12:12:00Z">
        <w:r w:rsidR="00E16070">
          <w:t xml:space="preserve"> the</w:t>
        </w:r>
      </w:ins>
      <w:ins w:id="3412" w:author="Sammartano, Marc (BIC USA)" w:date="2014-07-20T08:54:00Z">
        <w:r>
          <w:t xml:space="preserve"> </w:t>
        </w:r>
        <w:r>
          <w:rPr>
            <w:b/>
          </w:rPr>
          <w:t>Socket.server.connect</w:t>
        </w:r>
      </w:ins>
      <w:ins w:id="3413" w:author="Sammartano, Marc (BIC USA)" w:date="2014-07-20T12:11:00Z">
        <w:r w:rsidR="00E16070">
          <w:t xml:space="preserve"> and </w:t>
        </w:r>
        <w:r w:rsidR="00E16070">
          <w:rPr>
            <w:b/>
          </w:rPr>
          <w:t>Time</w:t>
        </w:r>
      </w:ins>
      <w:ins w:id="3414" w:author="Sammartano, Marc (BIC USA)" w:date="2014-07-20T12:12:00Z">
        <w:r w:rsidR="00E16070">
          <w:t xml:space="preserve"> commands.</w:t>
        </w:r>
      </w:ins>
    </w:p>
    <w:p w:rsidR="006F00E9" w:rsidRDefault="00D34E47" w:rsidP="00106CC9">
      <w:pPr>
        <w:pStyle w:val="ListParagraph"/>
        <w:numPr>
          <w:ilvl w:val="0"/>
          <w:numId w:val="3"/>
        </w:numPr>
      </w:pPr>
      <w:r>
        <w:t>Corrections</w:t>
      </w:r>
      <w:del w:id="3415" w:author="Sammartano, Marc (BIC USA)" w:date="2014-07-19T09:02:00Z">
        <w:r w:rsidDel="00316700">
          <w:delText>,</w:delText>
        </w:r>
      </w:del>
      <w:ins w:id="3416" w:author="Sammartano, Marc (BIC USA)" w:date="2014-07-19T09:06:00Z">
        <w:r w:rsidR="00C15E9D">
          <w:t xml:space="preserve"> and</w:t>
        </w:r>
      </w:ins>
      <w:r>
        <w:t xml:space="preserve"> clarification</w:t>
      </w:r>
      <w:del w:id="3417" w:author="Sammartano, Marc (BIC USA)" w:date="2014-07-19T09:02:00Z">
        <w:r w:rsidDel="00316700">
          <w:delText>, and examples</w:delText>
        </w:r>
      </w:del>
      <w:r>
        <w:t xml:space="preserve"> in </w:t>
      </w:r>
      <w:del w:id="3418" w:author="Sammartano, Marc (BIC USA)" w:date="2014-07-19T09:07:00Z">
        <w:r w:rsidR="006F00E9" w:rsidDel="00C15E9D">
          <w:delText xml:space="preserve">the </w:delText>
        </w:r>
      </w:del>
      <w:ins w:id="3419" w:author="Sammartano, Marc (BIC USA)" w:date="2014-07-19T09:03:00Z">
        <w:r w:rsidR="00C15E9D" w:rsidRPr="00C15E9D">
          <w:rPr>
            <w:b/>
          </w:rPr>
          <w:t>Command Description Syntax: Numbers</w:t>
        </w:r>
      </w:ins>
      <w:del w:id="3420" w:author="Sammartano, Marc (BIC USA)" w:date="2014-07-20T09:02:00Z">
        <w:r w:rsidR="006F00E9" w:rsidDel="00D572D0">
          <w:delText>FORMAT$()</w:delText>
        </w:r>
      </w:del>
      <w:r w:rsidR="006F00E9">
        <w:t xml:space="preserve"> </w:t>
      </w:r>
      <w:r>
        <w:t xml:space="preserve">and </w:t>
      </w:r>
      <w:del w:id="3421" w:author="Sammartano, Marc (BIC USA)" w:date="2014-07-20T09:03:00Z">
        <w:r w:rsidDel="00D572D0">
          <w:delText xml:space="preserve">RANDOMIZE()/RND() </w:delText>
        </w:r>
        <w:r w:rsidR="006F00E9" w:rsidDel="00D572D0">
          <w:delText>function</w:delText>
        </w:r>
        <w:r w:rsidDel="00D572D0">
          <w:delText>s</w:delText>
        </w:r>
      </w:del>
      <w:ins w:id="3422" w:author="Sammartano, Marc (BIC USA)" w:date="2014-07-20T09:03:00Z">
        <w:r w:rsidR="00D572D0">
          <w:rPr>
            <w:b/>
          </w:rPr>
          <w:t>Graphics Settup Commands</w:t>
        </w:r>
        <w:r w:rsidR="00D572D0">
          <w:t xml:space="preserve"> sections</w:t>
        </w:r>
      </w:ins>
      <w:r w:rsidR="006F00E9">
        <w:t>.</w:t>
      </w:r>
    </w:p>
    <w:p w:rsidR="00DF1FB1" w:rsidRDefault="00DF1FB1" w:rsidP="00106CC9">
      <w:pPr>
        <w:pStyle w:val="ListParagraph"/>
        <w:numPr>
          <w:ilvl w:val="0"/>
          <w:numId w:val="3"/>
        </w:numPr>
      </w:pPr>
      <w:del w:id="3423" w:author="Sammartano, Marc (BIC USA)" w:date="2014-07-19T09:06:00Z">
        <w:r w:rsidDel="00C15E9D">
          <w:delText>Added "Print with User-Defined Functions" section</w:delText>
        </w:r>
        <w:r w:rsidR="006F00E9" w:rsidDel="00C15E9D">
          <w:delText>"</w:delText>
        </w:r>
      </w:del>
      <w:ins w:id="3424" w:author="Sammartano, Marc (BIC USA)" w:date="2014-07-19T09:06:00Z">
        <w:r w:rsidR="00C15E9D">
          <w:t xml:space="preserve">Two reasons to use </w:t>
        </w:r>
        <w:r w:rsidR="00C15E9D" w:rsidRPr="00C15E9D">
          <w:rPr>
            <w:b/>
          </w:rPr>
          <w:t>LET</w:t>
        </w:r>
      </w:ins>
      <w:r w:rsidR="006F00E9">
        <w:t>.</w:t>
      </w:r>
    </w:p>
    <w:p w:rsidR="00EC6312" w:rsidRDefault="00EC6312" w:rsidP="00106CC9">
      <w:pPr>
        <w:pStyle w:val="ListParagraph"/>
        <w:numPr>
          <w:ilvl w:val="0"/>
          <w:numId w:val="3"/>
        </w:numPr>
      </w:pPr>
      <w:del w:id="3425" w:author="Sammartano, Marc (BIC USA)" w:date="2014-07-19T09:08:00Z">
        <w:r w:rsidDel="00C15E9D">
          <w:delText>Clarified the description of the Byte.read.byte command</w:delText>
        </w:r>
      </w:del>
      <w:ins w:id="3426" w:author="Sammartano, Marc (BIC USA)" w:date="2014-07-19T09:08:00Z">
        <w:r w:rsidR="00C15E9D">
          <w:t xml:space="preserve">Corrections to the description of the </w:t>
        </w:r>
        <w:r w:rsidR="00C15E9D">
          <w:rPr>
            <w:b/>
          </w:rPr>
          <w:t>WORD$()</w:t>
        </w:r>
        <w:r w:rsidR="00C15E9D">
          <w:t xml:space="preserve"> function</w:t>
        </w:r>
      </w:ins>
      <w:r>
        <w:t>.</w:t>
      </w:r>
    </w:p>
    <w:p w:rsidR="00087038" w:rsidRDefault="00087038" w:rsidP="00106CC9">
      <w:pPr>
        <w:pStyle w:val="ListParagraph"/>
        <w:numPr>
          <w:ilvl w:val="0"/>
          <w:numId w:val="3"/>
        </w:numPr>
      </w:pPr>
      <w:del w:id="3427" w:author="Sammartano, Marc (BIC USA)" w:date="2014-07-19T09:11:00Z">
        <w:r w:rsidDel="00C15E9D">
          <w:delText>Hyperlinked the WifiLock command parameter values to developer.android.com descriptions</w:delText>
        </w:r>
      </w:del>
      <w:ins w:id="3428" w:author="Sammartano, Marc (BIC USA)" w:date="2014-07-19T09:11:00Z">
        <w:r w:rsidR="00C15E9D">
          <w:t xml:space="preserve">Reformatted the </w:t>
        </w:r>
        <w:r w:rsidR="00C15E9D">
          <w:rPr>
            <w:b/>
          </w:rPr>
          <w:t>FORMAT$()</w:t>
        </w:r>
        <w:r w:rsidR="00C15E9D">
          <w:t xml:space="preserve"> examples</w:t>
        </w:r>
      </w:ins>
      <w:r>
        <w:t>.</w:t>
      </w:r>
    </w:p>
    <w:p w:rsidR="00097F7B" w:rsidRDefault="00097F7B" w:rsidP="00106CC9">
      <w:pPr>
        <w:pStyle w:val="ListParagraph"/>
        <w:numPr>
          <w:ilvl w:val="0"/>
          <w:numId w:val="3"/>
        </w:numPr>
        <w:rPr>
          <w:ins w:id="3429" w:author="Sammartano, Marc (BIC USA)" w:date="2014-07-20T09:04:00Z"/>
        </w:rPr>
      </w:pPr>
      <w:del w:id="3430" w:author="Sammartano, Marc (BIC USA)" w:date="2014-07-20T08:59:00Z">
        <w:r w:rsidDel="004C165B">
          <w:delText>Added a comment about Out of Memory conditions to the Bitmap Commands section</w:delText>
        </w:r>
      </w:del>
      <w:ins w:id="3431" w:author="Sammartano, Marc (BIC USA)" w:date="2014-07-20T08:59:00Z">
        <w:r w:rsidR="004C165B">
          <w:t xml:space="preserve">Clarification in </w:t>
        </w:r>
        <w:r w:rsidR="004C165B">
          <w:rPr>
            <w:b/>
          </w:rPr>
          <w:t>SQL</w:t>
        </w:r>
        <w:r w:rsidR="004C165B">
          <w:t xml:space="preserve"> commands regarding tables within databases</w:t>
        </w:r>
      </w:ins>
      <w:r>
        <w:t>.</w:t>
      </w:r>
    </w:p>
    <w:p w:rsidR="00D572D0" w:rsidRDefault="00D572D0" w:rsidP="00D572D0">
      <w:pPr>
        <w:pStyle w:val="ListParagraph"/>
        <w:numPr>
          <w:ilvl w:val="0"/>
          <w:numId w:val="3"/>
        </w:numPr>
      </w:pPr>
      <w:ins w:id="3432" w:author="Sammartano, Marc (BIC USA)" w:date="2014-07-20T09:04:00Z">
        <w:r>
          <w:t>Corrected the</w:t>
        </w:r>
      </w:ins>
      <w:ins w:id="3433" w:author="Sammartano, Marc (BIC USA)" w:date="2014-07-20T09:06:00Z">
        <w:r>
          <w:t xml:space="preserve"> scaling example in</w:t>
        </w:r>
      </w:ins>
      <w:ins w:id="3434" w:author="Sammartano, Marc (BIC USA)" w:date="2014-07-20T09:04:00Z">
        <w:r>
          <w:t xml:space="preserve"> </w:t>
        </w:r>
        <w:r>
          <w:rPr>
            <w:b/>
          </w:rPr>
          <w:t>Gr.touch</w:t>
        </w:r>
      </w:ins>
      <w:ins w:id="3435" w:author="Sammartano, Marc (BIC USA)" w:date="2014-07-20T09:06:00Z">
        <w:r>
          <w:t xml:space="preserve"> a</w:t>
        </w:r>
      </w:ins>
      <w:ins w:id="3436" w:author="Sammartano, Marc (BIC USA)" w:date="2014-07-20T09:05:00Z">
        <w:r>
          <w:t>nd</w:t>
        </w:r>
      </w:ins>
      <w:ins w:id="3437" w:author="Sammartano, Marc (BIC USA)" w:date="2014-07-20T09:06:00Z">
        <w:r>
          <w:t xml:space="preserve"> the working directory in </w:t>
        </w:r>
        <w:r>
          <w:rPr>
            <w:b/>
          </w:rPr>
          <w:t>System.open</w:t>
        </w:r>
      </w:ins>
      <w:ins w:id="3438" w:author="Sammartano, Marc (BIC USA)" w:date="2014-07-20T09:05:00Z">
        <w:r>
          <w:t>.</w:t>
        </w:r>
      </w:ins>
    </w:p>
    <w:p w:rsidR="00837744" w:rsidRDefault="006F00E9" w:rsidP="00106CC9">
      <w:pPr>
        <w:pStyle w:val="ListParagraph"/>
        <w:numPr>
          <w:ilvl w:val="0"/>
          <w:numId w:val="3"/>
        </w:numPr>
      </w:pPr>
      <w:r>
        <w:t>C</w:t>
      </w:r>
      <w:r w:rsidR="00B80C92">
        <w:t>orrections and updates to Appendix D, "Building a Standalone Application"</w:t>
      </w:r>
      <w:r w:rsidR="00EC6312">
        <w:t>.</w:t>
      </w:r>
    </w:p>
    <w:p w:rsidR="009D713D" w:rsidRDefault="009D713D" w:rsidP="00E33967">
      <w:pPr>
        <w:pStyle w:val="Heading1"/>
      </w:pPr>
      <w:bookmarkStart w:id="3439" w:name="_Toc393650982"/>
      <w:r>
        <w:t>About the Title, De Re BASIC!</w:t>
      </w:r>
      <w:bookmarkEnd w:id="3439"/>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440" w:name="_Toc393650983"/>
      <w:r>
        <w:t>About the Cover Art</w:t>
      </w:r>
      <w:bookmarkEnd w:id="3440"/>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3441" w:name="_Toc393650984"/>
      <w:r>
        <w:t>Technical Editor</w:t>
      </w:r>
      <w:bookmarkEnd w:id="3441"/>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3442" w:name="_Toc393650985"/>
      <w:r>
        <w:t>Getting BASIC!</w:t>
      </w:r>
      <w:bookmarkEnd w:id="3442"/>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lastRenderedPageBreak/>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3443" w:name="_Toc393650986"/>
      <w:r>
        <w:t>BASIC! Forum</w:t>
      </w:r>
      <w:bookmarkEnd w:id="3443"/>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3444" w:name="_Toc393650987"/>
      <w:r>
        <w:t>BASIC! Tutorial</w:t>
      </w:r>
      <w:bookmarkEnd w:id="344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3445" w:name="_Toc393650988"/>
      <w:r>
        <w:t>BASIC! Operation</w:t>
      </w:r>
      <w:bookmarkEnd w:id="3445"/>
    </w:p>
    <w:p w:rsidR="00A458DC" w:rsidRDefault="00A458DC" w:rsidP="00EB1F62">
      <w:pPr>
        <w:pStyle w:val="Heading2"/>
      </w:pPr>
      <w:bookmarkStart w:id="3446" w:name="_Toc393650989"/>
      <w:r>
        <w:t>Permissions</w:t>
      </w:r>
      <w:bookmarkEnd w:id="344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3447" w:name="_Toc393650990"/>
      <w:r>
        <w:t>Editor</w:t>
      </w:r>
      <w:bookmarkEnd w:id="3447"/>
      <w:r w:rsidR="005E30CF">
        <w:tab/>
      </w:r>
    </w:p>
    <w:p w:rsidR="00A37BE6" w:rsidRPr="005F4916" w:rsidRDefault="00A37BE6" w:rsidP="005F4916">
      <w:pPr>
        <w:pStyle w:val="Heading3"/>
      </w:pPr>
      <w:bookmarkStart w:id="3448" w:name="_Toc393650991"/>
      <w:r w:rsidRPr="005F4916">
        <w:t>Editing the program</w:t>
      </w:r>
      <w:bookmarkEnd w:id="344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w:t>
      </w:r>
      <w:r>
        <w:lastRenderedPageBreak/>
        <w:t xml:space="preserve">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3449" w:name="_Toc393650992"/>
      <w:r>
        <w:t>Line Continuation</w:t>
      </w:r>
      <w:bookmarkEnd w:id="344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3450" w:name="_Toc393650993"/>
      <w:r>
        <w:t># - Format Line</w:t>
      </w:r>
      <w:bookmarkEnd w:id="3450"/>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3451" w:name="_Toc393650994"/>
      <w:r w:rsidRPr="005F4916">
        <w:lastRenderedPageBreak/>
        <w:t>Menus</w:t>
      </w:r>
      <w:bookmarkEnd w:id="3451"/>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lastRenderedPageBreak/>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lastRenderedPageBreak/>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lastRenderedPageBreak/>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3452" w:name="_Toc393650995"/>
      <w:r>
        <w:t>Run</w:t>
      </w:r>
      <w:bookmarkEnd w:id="345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3453" w:name="_Toc393650996"/>
      <w:r>
        <w:lastRenderedPageBreak/>
        <w:t>Menu</w:t>
      </w:r>
      <w:bookmarkEnd w:id="345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3454" w:name="_Toc393650997"/>
      <w:r>
        <w:t>Crashes</w:t>
      </w:r>
      <w:bookmarkEnd w:id="3454"/>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032DC5" w:rsidRDefault="00032DC5" w:rsidP="00E33967">
      <w:pPr>
        <w:pStyle w:val="Heading1"/>
      </w:pPr>
      <w:bookmarkStart w:id="3455" w:name="_Toc393650998"/>
      <w:r>
        <w:t>Command Description Syntax</w:t>
      </w:r>
      <w:bookmarkEnd w:id="3455"/>
    </w:p>
    <w:p w:rsidR="00641F8E" w:rsidRPr="00641F8E" w:rsidRDefault="00D12DC2" w:rsidP="00EB1F62">
      <w:pPr>
        <w:pStyle w:val="Heading2"/>
      </w:pPr>
      <w:bookmarkStart w:id="3456" w:name="_Toc393650999"/>
      <w:r>
        <w:t>Upper and Lower</w:t>
      </w:r>
      <w:r w:rsidR="00FB578F">
        <w:t xml:space="preserve"> </w:t>
      </w:r>
      <w:r w:rsidR="00641F8E">
        <w:t>Case</w:t>
      </w:r>
      <w:bookmarkEnd w:id="345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3457" w:name="_Toc393651000"/>
      <w:r>
        <w:t>&lt;</w:t>
      </w:r>
      <w:r w:rsidR="004053B7">
        <w:t>n</w:t>
      </w:r>
      <w:r>
        <w:t>exp&gt;</w:t>
      </w:r>
      <w:r w:rsidR="00792AD4">
        <w:t>,</w:t>
      </w:r>
      <w:r w:rsidR="004053B7">
        <w:t xml:space="preserve"> &lt;sexp&gt;</w:t>
      </w:r>
      <w:r w:rsidR="008259D5">
        <w:t xml:space="preserve"> and &lt;lexp</w:t>
      </w:r>
      <w:r w:rsidR="007F4DB0">
        <w:t>&gt;</w:t>
      </w:r>
      <w:bookmarkEnd w:id="3457"/>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3458" w:name="_Toc393651001"/>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345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3459" w:name="_Toc393651002"/>
      <w:r>
        <w:t>Array[] and Array$[]</w:t>
      </w:r>
      <w:bookmarkEnd w:id="3459"/>
    </w:p>
    <w:p w:rsidR="004053B7" w:rsidRDefault="004053B7" w:rsidP="004053B7">
      <w:r>
        <w:t>This notation implies that an array name without indices must be used.</w:t>
      </w:r>
    </w:p>
    <w:p w:rsidR="00914B76" w:rsidRDefault="00914B76" w:rsidP="00914B76">
      <w:pPr>
        <w:pStyle w:val="Heading2"/>
      </w:pPr>
      <w:bookmarkStart w:id="3460" w:name="_Toc393651003"/>
      <w:r>
        <w:t>Array[{</w:t>
      </w:r>
      <w:r w:rsidR="006F2915">
        <w:t>&lt;</w:t>
      </w:r>
      <w:r>
        <w:t>start</w:t>
      </w:r>
      <w:r w:rsidR="006F2915">
        <w:t>&gt;</w:t>
      </w:r>
      <w:r>
        <w:t>,</w:t>
      </w:r>
      <w:r w:rsidR="006F2915">
        <w:t>&lt;</w:t>
      </w:r>
      <w:r>
        <w:t>length</w:t>
      </w:r>
      <w:r w:rsidR="006F2915">
        <w:t>&gt;</w:t>
      </w:r>
      <w:r>
        <w:t>}] and Array$[</w:t>
      </w:r>
      <w:r w:rsidR="006F2915">
        <w:t>{&lt;start&gt;,&lt;length&gt;}</w:t>
      </w:r>
      <w:r>
        <w:t>]</w:t>
      </w:r>
      <w:bookmarkEnd w:id="3460"/>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lastRenderedPageBreak/>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3461" w:name="_Toc393651004"/>
      <w:r>
        <w:t>{something}</w:t>
      </w:r>
      <w:bookmarkEnd w:id="3461"/>
    </w:p>
    <w:p w:rsidR="0039686D" w:rsidRDefault="0039686D" w:rsidP="004053B7">
      <w:r>
        <w:t>Indicates something optional.</w:t>
      </w:r>
    </w:p>
    <w:p w:rsidR="00FB578F" w:rsidRDefault="00317ABB" w:rsidP="00EB1F62">
      <w:pPr>
        <w:pStyle w:val="Heading2"/>
      </w:pPr>
      <w:bookmarkStart w:id="3462" w:name="_Toc393651005"/>
      <w:r>
        <w:t>{ A | B |C }</w:t>
      </w:r>
      <w:bookmarkEnd w:id="3462"/>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3463" w:name="_Toc393651006"/>
      <w:r>
        <w:t>X …,</w:t>
      </w:r>
      <w:r w:rsidR="00FB578F">
        <w:t xml:space="preserve"> </w:t>
      </w:r>
      <w:r>
        <w:t>X</w:t>
      </w:r>
      <w:bookmarkEnd w:id="3463"/>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464" w:name="_Toc393651007"/>
      <w:r>
        <w:t>{</w:t>
      </w:r>
      <w:r w:rsidR="0039686D">
        <w:t>,</w:t>
      </w:r>
      <w:r>
        <w:t xml:space="preserve">n </w:t>
      </w:r>
      <w:r w:rsidR="005F59F6">
        <w:t>…,n}</w:t>
      </w:r>
      <w:bookmarkEnd w:id="3464"/>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3465" w:name="_Toc393651008"/>
      <w:r>
        <w:t>&lt;statement&gt;</w:t>
      </w:r>
      <w:bookmarkEnd w:id="3465"/>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3466" w:name="_Toc393651009"/>
      <w:r>
        <w:t>Numbers</w:t>
      </w:r>
      <w:bookmarkEnd w:id="3466"/>
    </w:p>
    <w:p w:rsidR="00000EFF" w:rsidRDefault="00317ABB" w:rsidP="00000EFF">
      <w:r>
        <w:t>Number</w:t>
      </w:r>
      <w:r w:rsidR="00EC2ED6">
        <w:t>s in</w:t>
      </w:r>
      <w:r>
        <w:t xml:space="preserve"> BASIC! are double-precision </w:t>
      </w:r>
      <w:del w:id="3467" w:author="Sammartano, Marc (BIC USA)" w:date="2014-07-13T07:24:00Z">
        <w:r w:rsidDel="00B07E13">
          <w:delText xml:space="preserve">64-bit IEEE 754 </w:delText>
        </w:r>
      </w:del>
      <w:r>
        <w:t>floating point</w:t>
      </w:r>
      <w:ins w:id="3468" w:author="Sammartano, Marc (BIC USA)" w:date="2014-07-13T07:24:00Z">
        <w:r w:rsidR="00B07E13">
          <w:t xml:space="preserve"> (64-bit IEEE 754)</w:t>
        </w:r>
      </w:ins>
      <w:r>
        <w:t xml:space="preserve">. </w:t>
      </w:r>
      <w:del w:id="3469" w:author="Sammartano, Marc (BIC USA)" w:date="2014-07-13T07:20:00Z">
        <w:r w:rsidDel="00B07E13">
          <w:delText xml:space="preserve"> </w:delText>
        </w:r>
      </w:del>
      <w:r>
        <w:t>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w:t>
      </w:r>
      <w:ins w:id="3470" w:author="Sammartano, Marc (BIC USA)" w:date="2014-07-13T07:40:00Z">
        <w:r w:rsidR="001F3979">
          <w:t>$()</w:t>
        </w:r>
      </w:ins>
      <w:r w:rsidR="00000EFF">
        <w:t xml:space="preserve"> </w:t>
      </w:r>
      <w:ins w:id="3471" w:author="Sammartano, Marc (BIC USA)" w:date="2014-07-13T07:34:00Z">
        <w:r w:rsidR="00C90B2A">
          <w:t>function</w:t>
        </w:r>
      </w:ins>
      <w:del w:id="3472" w:author="Sammartano, Marc (BIC USA)" w:date="2014-07-13T07:34:00Z">
        <w:r w:rsidR="00000EFF" w:rsidDel="00C90B2A">
          <w:delText>command</w:delText>
        </w:r>
      </w:del>
      <w:r w:rsidR="00000EFF">
        <w:t>.</w:t>
      </w:r>
      <w:r w:rsidR="00611329">
        <w:t xml:space="preserve"> For example </w:t>
      </w:r>
      <w:del w:id="3473" w:author="Sammartano, Marc (BIC USA)" w:date="2014-07-13T07:18:00Z">
        <w:r w:rsidR="00611329" w:rsidDel="00B07E13">
          <w:delText>format</w:delText>
        </w:r>
      </w:del>
      <w:ins w:id="3474" w:author="Sammartano, Marc (BIC USA)" w:date="2014-07-13T07:18:00Z">
        <w:r w:rsidR="00B07E13">
          <w:t>FORMAT$</w:t>
        </w:r>
      </w:ins>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ormat</w:t>
      </w:r>
      <w:ins w:id="3475" w:author="Sammartano, Marc (BIC USA)" w:date="2014-07-13T07:40:00Z">
        <w:r w:rsidR="001F3979">
          <w:t>$()</w:t>
        </w:r>
      </w:ins>
      <w:r w:rsidR="00000EFF">
        <w:t xml:space="preserve"> </w:t>
      </w:r>
      <w:ins w:id="3476" w:author="Sammartano, Marc (BIC USA)" w:date="2014-07-13T07:34:00Z">
        <w:r w:rsidR="00C90B2A">
          <w:t>function</w:t>
        </w:r>
      </w:ins>
      <w:del w:id="3477" w:author="Sammartano, Marc (BIC USA)" w:date="2014-07-13T07:34:00Z">
        <w:r w:rsidR="00000EFF" w:rsidDel="00C90B2A">
          <w:delText>command</w:delText>
        </w:r>
      </w:del>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You must type decimal numbers with a leading zero.</w:t>
      </w:r>
      <w:del w:id="3478" w:author="Sammartano, Marc (BIC USA)" w:date="2014-07-13T07:33:00Z">
        <w:r w:rsidDel="00C90B2A">
          <w:delText xml:space="preserve"> </w:delText>
        </w:r>
      </w:del>
      <w:r>
        <w:t xml:space="preserve"> </w:t>
      </w:r>
      <w:r w:rsidR="0016732C">
        <w:t>Using .15 will create a syntax error. Using 0.15 will not generate a syntax error.</w:t>
      </w:r>
    </w:p>
    <w:p w:rsidR="00C90B2A" w:rsidRDefault="00C90B2A" w:rsidP="00C90B2A">
      <w:moveToRangeStart w:id="3479" w:author="Sammartano, Marc (BIC USA)" w:date="2014-07-13T07:32:00Z" w:name="move393000051"/>
      <w:moveTo w:id="3480" w:author="Sammartano, Marc (BIC USA)" w:date="2014-07-13T07:32:00Z">
        <w:r>
          <w:lastRenderedPageBreak/>
          <w:t>A logical value (false = 0, true &lt;&gt; 0) is a kind of number.</w:t>
        </w:r>
      </w:moveTo>
    </w:p>
    <w:moveToRangeEnd w:id="3479"/>
    <w:p w:rsidR="00C90B2A" w:rsidRDefault="00C90B2A" w:rsidP="00EC2ED6">
      <w:pPr>
        <w:rPr>
          <w:ins w:id="3481" w:author="Sammartano, Marc (BIC USA)" w:date="2014-07-13T07:28:00Z"/>
        </w:rPr>
      </w:pPr>
      <w:ins w:id="3482" w:author="Sammartano, Marc (BIC USA)" w:date="2014-07-13T07:36:00Z">
        <w:r>
          <w:t xml:space="preserve">You can use </w:t>
        </w:r>
        <w:r w:rsidR="001F3979">
          <w:t xml:space="preserve">string functions to convert </w:t>
        </w:r>
      </w:ins>
      <w:del w:id="3483" w:author="Sammartano, Marc (BIC USA)" w:date="2014-07-13T07:36:00Z">
        <w:r w:rsidR="00EC2ED6" w:rsidDel="001F3979">
          <w:delText>N</w:delText>
        </w:r>
      </w:del>
      <w:ins w:id="3484" w:author="Sammartano, Marc (BIC USA)" w:date="2014-07-13T07:36:00Z">
        <w:r w:rsidR="001F3979">
          <w:t>n</w:t>
        </w:r>
      </w:ins>
      <w:r w:rsidR="00EC2ED6">
        <w:t xml:space="preserve">umbers </w:t>
      </w:r>
      <w:del w:id="3485" w:author="Sammartano, Marc (BIC USA)" w:date="2014-07-13T07:36:00Z">
        <w:r w:rsidR="00EC2ED6" w:rsidDel="001F3979">
          <w:delText xml:space="preserve">can be converted </w:delText>
        </w:r>
      </w:del>
      <w:r w:rsidR="00EC2ED6">
        <w:t>to strings</w:t>
      </w:r>
      <w:ins w:id="3486" w:author="Sammartano, Marc (BIC USA)" w:date="2014-07-13T07:36:00Z">
        <w:r w:rsidR="001F3979">
          <w:t>.</w:t>
        </w:r>
      </w:ins>
      <w:ins w:id="3487" w:author="Sammartano, Marc (BIC USA)" w:date="2014-07-13T07:38:00Z">
        <w:r w:rsidR="001F3979">
          <w:t xml:space="preserve"> STR$(), INT$()</w:t>
        </w:r>
      </w:ins>
      <w:ins w:id="3488" w:author="Sammartano, Marc (BIC USA)" w:date="2014-07-13T07:44:00Z">
        <w:r w:rsidR="001F3979">
          <w:t>, HEX$() and a few others</w:t>
        </w:r>
      </w:ins>
      <w:ins w:id="3489" w:author="Sammartano, Marc (BIC USA)" w:date="2014-07-13T07:38:00Z">
        <w:r w:rsidR="001F3979">
          <w:t xml:space="preserve"> </w:t>
        </w:r>
      </w:ins>
      <w:ins w:id="3490" w:author="Sammartano, Marc (BIC USA)" w:date="2014-07-13T07:40:00Z">
        <w:r w:rsidR="001F3979">
          <w:t xml:space="preserve">do simple conversions. FORMAT$() and </w:t>
        </w:r>
      </w:ins>
      <w:ins w:id="3491" w:author="Sammartano, Marc (BIC USA)" w:date="2014-07-13T07:41:00Z">
        <w:r w:rsidR="001F3979">
          <w:t>USING$()</w:t>
        </w:r>
      </w:ins>
      <w:ins w:id="3492" w:author="Sammartano, Marc (BIC USA)" w:date="2014-07-13T07:42:00Z">
        <w:r w:rsidR="001F3979">
          <w:t xml:space="preserve"> can do more complex formatting.</w:t>
        </w:r>
      </w:ins>
      <w:del w:id="3493" w:author="Sammartano, Marc (BIC USA)" w:date="2014-07-13T07:43:00Z">
        <w:r w:rsidR="00EC2ED6" w:rsidDel="001F3979">
          <w:delText xml:space="preserve"> by using the Format command or the </w:delText>
        </w:r>
        <w:r w:rsidR="00FB578F" w:rsidDel="001F3979">
          <w:delText>STR</w:delText>
        </w:r>
        <w:r w:rsidR="00EC2ED6" w:rsidDel="001F3979">
          <w:delText>$(&lt;nexp&gt;) function.</w:delText>
        </w:r>
      </w:del>
      <w:del w:id="3494" w:author="Sammartano, Marc (BIC USA)" w:date="2014-07-13T07:28:00Z">
        <w:r w:rsidR="00AF17F5" w:rsidDel="00C90B2A">
          <w:delText xml:space="preserve"> </w:delText>
        </w:r>
      </w:del>
    </w:p>
    <w:p w:rsidR="00EC2ED6" w:rsidDel="00C90B2A" w:rsidRDefault="005A62BE" w:rsidP="00EC2ED6">
      <w:moveFromRangeStart w:id="3495" w:author="Sammartano, Marc (BIC USA)" w:date="2014-07-13T07:32:00Z" w:name="move393000051"/>
      <w:moveFrom w:id="3496" w:author="Sammartano, Marc (BIC USA)" w:date="2014-07-13T07:32:00Z">
        <w:r w:rsidDel="00C90B2A">
          <w:t>A l</w:t>
        </w:r>
        <w:r w:rsidR="00AF17F5" w:rsidDel="00C90B2A">
          <w:t xml:space="preserve">ogical value (false = 0, true &lt;&gt; 0) </w:t>
        </w:r>
        <w:r w:rsidDel="00C90B2A">
          <w:t>is</w:t>
        </w:r>
        <w:r w:rsidR="00AF17F5" w:rsidDel="00C90B2A">
          <w:t xml:space="preserve"> a </w:t>
        </w:r>
        <w:r w:rsidDel="00C90B2A">
          <w:t>kind of number.</w:t>
        </w:r>
      </w:moveFrom>
    </w:p>
    <w:moveFromRangeEnd w:id="3495"/>
    <w:p w:rsidR="00EF672D" w:rsidRDefault="00EF672D" w:rsidP="00EC2ED6">
      <w:r>
        <w:t>For the purposes of this documentation, numbers that appear in a BASIC! program are called Numeric</w:t>
      </w:r>
      <w:del w:id="3497" w:author="Sammartano, Marc (BIC USA)" w:date="2014-07-13T08:05:00Z">
        <w:r w:rsidDel="005F42A8">
          <w:delText>al</w:delText>
        </w:r>
      </w:del>
      <w:r>
        <w:t xml:space="preserve"> Constants.</w:t>
      </w:r>
    </w:p>
    <w:p w:rsidR="00EC2ED6" w:rsidRDefault="00EC2ED6" w:rsidP="00E33967">
      <w:pPr>
        <w:pStyle w:val="Heading1"/>
      </w:pPr>
      <w:bookmarkStart w:id="3498" w:name="_Toc393651010"/>
      <w:r>
        <w:t>Strings</w:t>
      </w:r>
      <w:bookmarkEnd w:id="3498"/>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499" w:name="_Toc393651011"/>
      <w:r>
        <w:t>Variables</w:t>
      </w:r>
      <w:bookmarkEnd w:id="3499"/>
    </w:p>
    <w:p w:rsidR="004C326E" w:rsidRPr="004C326E" w:rsidRDefault="004C326E" w:rsidP="00EB1F62">
      <w:pPr>
        <w:pStyle w:val="Heading2"/>
      </w:pPr>
      <w:bookmarkStart w:id="3500" w:name="_Toc393651012"/>
      <w:r>
        <w:t>Variable Names</w:t>
      </w:r>
      <w:bookmarkEnd w:id="3500"/>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501" w:name="_Toc393651013"/>
      <w:r>
        <w:t>Variable Type</w:t>
      </w:r>
      <w:r w:rsidR="00C62F81">
        <w:t>s</w:t>
      </w:r>
      <w:bookmarkEnd w:id="3501"/>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502" w:name="_Toc393651014"/>
      <w:r>
        <w:t>Scalar and Array Variables</w:t>
      </w:r>
      <w:bookmarkEnd w:id="3502"/>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503" w:name="_Toc393651015"/>
      <w:r>
        <w:t>Array</w:t>
      </w:r>
      <w:r w:rsidR="002752B8">
        <w:t>s</w:t>
      </w:r>
      <w:bookmarkEnd w:id="3503"/>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w:t>
      </w:r>
      <w:r>
        <w:lastRenderedPageBreak/>
        <w:t xml:space="preserve">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504" w:name="_Toc393651016"/>
      <w:r>
        <w:t>Array Segments</w:t>
      </w:r>
      <w:bookmarkEnd w:id="3504"/>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505" w:name="_Toc393651017"/>
      <w:r>
        <w:t>Array Commands</w:t>
      </w:r>
      <w:bookmarkEnd w:id="3505"/>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lastRenderedPageBreak/>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&lt;nexp&gt;</w:t>
      </w:r>
      <w:r w:rsidR="0026077D">
        <w:t>{,</w:t>
      </w:r>
      <w:r w:rsidR="009139B2">
        <w:t>&lt;nexp&gt;</w:t>
      </w:r>
      <w:r w:rsidR="00F42897">
        <w:t>, .</w:t>
      </w:r>
      <w:r w:rsidR="009139B2">
        <w:t>..,&lt;nexp&gt;</w:t>
      </w:r>
      <w:r w:rsidR="0026077D">
        <w:t>}</w:t>
      </w:r>
      <w:r w:rsidR="00520661">
        <w:fldChar w:fldCharType="begin"/>
      </w:r>
      <w:r w:rsidR="00557A53">
        <w:instrText xml:space="preserve"> XE "</w:instrText>
      </w:r>
      <w:r w:rsidR="00557A53" w:rsidRPr="002C1804">
        <w:instrText>Array.load Array[], &lt;nexp&gt;,</w:instrText>
      </w:r>
      <w:r w:rsidR="00300420">
        <w:instrText xml:space="preserve"> </w:instrText>
      </w:r>
      <w:r w:rsidR="00557A53" w:rsidRPr="002C1804">
        <w:instrText>&lt;nexp&gt;</w:instrText>
      </w:r>
      <w:r w:rsidR="00F42897">
        <w:instrText>,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&lt;</w:instrText>
      </w:r>
      <w:r w:rsidR="00300420">
        <w:instrText>s</w:instrText>
      </w:r>
      <w:r w:rsidR="00300420" w:rsidRPr="002C1804">
        <w:instrText>exp&gt;</w:instrText>
      </w:r>
      <w:r w:rsidR="00300420">
        <w:instrText>, .</w:instrText>
      </w:r>
      <w:r w:rsidR="00300420" w:rsidRPr="002C1804">
        <w:instrText>..</w:instrText>
      </w:r>
      <w:del w:id="3506" w:author="Sammartano, Marc (BIC USA)" w:date="2014-07-20T19:13:00Z">
        <w:r w:rsidR="00300420" w:rsidRPr="002C1804" w:rsidDel="008451C1">
          <w:delInstrText xml:space="preserve"> </w:delInstrText>
        </w:r>
      </w:del>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lastRenderedPageBreak/>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lastRenderedPageBreak/>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507" w:name="_Toc393651018"/>
      <w:r>
        <w:t xml:space="preserve">Data Structures </w:t>
      </w:r>
      <w:r w:rsidR="00844D75">
        <w:t xml:space="preserve">and Pointers </w:t>
      </w:r>
      <w:r>
        <w:t>in BASIC!</w:t>
      </w:r>
      <w:bookmarkEnd w:id="3507"/>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508" w:name="_Toc393651019"/>
      <w:r w:rsidRPr="00EB1F62">
        <w:t>What is a Pointer</w:t>
      </w:r>
      <w:bookmarkEnd w:id="350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lastRenderedPageBreak/>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09" w:name="_Toc393651020"/>
      <w:r>
        <w:t>Lists</w:t>
      </w:r>
      <w:bookmarkEnd w:id="3509"/>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510" w:name="_Toc393651021"/>
      <w:r>
        <w:t>List Commands</w:t>
      </w:r>
      <w:bookmarkEnd w:id="3510"/>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lastRenderedPageBreak/>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lastRenderedPageBreak/>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511" w:name="_Toc393651022"/>
      <w:r>
        <w:t>Bundles</w:t>
      </w:r>
      <w:bookmarkEnd w:id="3511"/>
    </w:p>
    <w:p w:rsidR="00664160" w:rsidRDefault="00664160" w:rsidP="00664160">
      <w:r>
        <w:t>A Bundle is a group of values collected together into a single object.</w:t>
      </w:r>
      <w:del w:id="3512" w:author="Sammartano, Marc (BIC USA)" w:date="2014-07-13T07:53:00Z">
        <w:r w:rsidDel="00C4477E">
          <w:delText xml:space="preserve"> </w:delText>
        </w:r>
      </w:del>
      <w:r>
        <w:t xml:space="preserve">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ins w:id="3513" w:author="Sammartano, Marc (BIC USA)" w:date="2014-07-13T07:51:00Z">
        <w:r w:rsidR="00C4477E">
          <w:t>.</w:t>
        </w:r>
      </w:ins>
      <w:del w:id="3514" w:author="Sammartano, Marc (BIC USA)" w:date="2014-07-13T07:51:00Z">
        <w:r w:rsidDel="00C4477E">
          <w:delText xml:space="preserve"> </w:delText>
        </w:r>
      </w:del>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lastRenderedPageBreak/>
        <w:t xml:space="preserve">A new, empty bundle is created by using the </w:t>
      </w:r>
      <w:del w:id="3515" w:author="Sammartano, Marc (BIC USA)" w:date="2014-07-13T07:53:00Z">
        <w:r w:rsidDel="00C4477E">
          <w:delText>b</w:delText>
        </w:r>
      </w:del>
      <w:ins w:id="3516" w:author="Sammartano, Marc (BIC USA)" w:date="2014-07-13T07:53:00Z">
        <w:r w:rsidR="00C4477E">
          <w:t>B</w:t>
        </w:r>
      </w:ins>
      <w:r>
        <w:t>undle.create command. The command returns a pointer to the</w:t>
      </w:r>
      <w:r w:rsidR="00A6388F">
        <w:t xml:space="preserve"> empty</w:t>
      </w:r>
      <w:r>
        <w:t xml:space="preserve"> bundle. </w:t>
      </w:r>
      <w:del w:id="3517" w:author="Sammartano, Marc (BIC USA)" w:date="2014-07-13T07:51:00Z">
        <w:r w:rsidDel="00C4477E">
          <w:delText xml:space="preserve"> </w:delText>
        </w:r>
      </w:del>
      <w:del w:id="3518" w:author="Sammartano, Marc (BIC USA)" w:date="2014-07-13T07:52:00Z">
        <w:r w:rsidDel="00C4477E">
          <w:delText>The fact that</w:delText>
        </w:r>
      </w:del>
      <w:ins w:id="3519" w:author="Sammartano, Marc (BIC USA)" w:date="2014-07-13T07:52:00Z">
        <w:r w:rsidR="00C4477E">
          <w:t>Because</w:t>
        </w:r>
      </w:ins>
      <w:r>
        <w:t xml:space="preserve"> the bundle is represented by a </w:t>
      </w:r>
      <w:r w:rsidR="00A6388F">
        <w:t>pointer</w:t>
      </w:r>
      <w:ins w:id="3520" w:author="Sammartano, Marc (BIC USA)" w:date="2014-07-13T07:52:00Z">
        <w:r w:rsidR="00C4477E">
          <w:t>,</w:t>
        </w:r>
      </w:ins>
      <w:r w:rsidR="00A6388F">
        <w:t xml:space="preserve"> </w:t>
      </w:r>
      <w:del w:id="3521" w:author="Sammartano, Marc (BIC USA)" w:date="2014-07-13T07:52:00Z">
        <w:r w:rsidDel="00C4477E">
          <w:delText xml:space="preserve">means that </w:delText>
        </w:r>
      </w:del>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3522" w:name="_Toc393651023"/>
      <w:r>
        <w:t>Bundle Commands</w:t>
      </w:r>
      <w:bookmarkEnd w:id="3522"/>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w:t>
      </w:r>
      <w:del w:id="3523" w:author="Sammartano, Marc (BIC USA)" w:date="2014-07-13T07:50:00Z">
        <w:r w:rsidDel="00C4477E">
          <w:delText>e</w:delText>
        </w:r>
      </w:del>
      <w:r>
        <w: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del w:id="3524" w:author="Sammartano, Marc (BIC USA)" w:date="2014-07-13T07:51:00Z">
        <w:r w:rsidDel="00C4477E">
          <w:delText>f</w:delText>
        </w:r>
      </w:del>
      <w:ins w:id="3525" w:author="Sammartano, Marc (BIC USA)" w:date="2014-07-13T07:50:00Z">
        <w:r w:rsidR="00C4477E">
          <w:t>F</w:t>
        </w:r>
      </w:ins>
      <w:r>
        <w:t>rank</w:t>
      </w:r>
      <w:r w:rsidR="00F5651B">
        <w:t>"</w:t>
      </w:r>
    </w:p>
    <w:p w:rsidR="002019FC" w:rsidRDefault="002019FC" w:rsidP="007B2223">
      <w:pPr>
        <w:pStyle w:val="Codeexample"/>
      </w:pPr>
      <w:r>
        <w:t>Bundle.put bpt</w:t>
      </w:r>
      <w:del w:id="3526" w:author="Sammartano, Marc (BIC USA)" w:date="2014-07-13T07:50:00Z">
        <w:r w:rsidDel="00C4477E">
          <w:delText>e</w:delText>
        </w:r>
      </w:del>
      <w:r>
        <w:t>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w:t>
      </w:r>
      <w:del w:id="3527" w:author="Sammartano, Marc (BIC USA)" w:date="2014-07-13T07:54:00Z">
        <w:r w:rsidDel="00C4477E">
          <w:delText>e</w:delText>
        </w:r>
      </w:del>
      <w:r>
        <w:t>r,</w:t>
      </w:r>
      <w:r w:rsidR="00F5651B">
        <w:t>"</w:t>
      </w:r>
      <w:r>
        <w:t>first_name</w:t>
      </w:r>
      <w:r w:rsidR="00F5651B">
        <w:t>"</w:t>
      </w:r>
      <w:r w:rsidR="000D27B4">
        <w:t>, first_name$</w:t>
      </w:r>
    </w:p>
    <w:p w:rsidR="002019FC" w:rsidRPr="002019FC" w:rsidRDefault="002019FC" w:rsidP="007B2223">
      <w:pPr>
        <w:pStyle w:val="Codeexample"/>
      </w:pPr>
      <w:r>
        <w:t>Bundle.get bpt</w:t>
      </w:r>
      <w:del w:id="3528" w:author="Sammartano, Marc (BIC USA)" w:date="2014-07-13T07:54:00Z">
        <w:r w:rsidDel="00C4477E">
          <w:delText>e</w:delText>
        </w:r>
      </w:del>
      <w:r>
        <w: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w:t>
      </w:r>
      <w:del w:id="3529" w:author="Sammartano, Marc (BIC USA)" w:date="2014-07-13T07:55:00Z">
        <w:r w:rsidRPr="0016650A" w:rsidDel="00C4477E">
          <w:delText>e</w:delText>
        </w:r>
      </w:del>
      <w:r w:rsidRPr="0016650A">
        <w:t>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lastRenderedPageBreak/>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w:t>
      </w:r>
      <w:del w:id="3530" w:author="Sammartano, Marc (BIC USA)" w:date="2014-07-13T07:55:00Z">
        <w:r w:rsidRPr="0016650A" w:rsidDel="00C4477E">
          <w:delText>e</w:delText>
        </w:r>
      </w:del>
      <w:r w:rsidRPr="0016650A">
        <w:t>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w:t>
      </w:r>
      <w:del w:id="3531" w:author="Sammartano, Marc (BIC USA)" w:date="2014-07-13T07:55:00Z">
        <w:r w:rsidRPr="0016650A" w:rsidDel="00C4477E">
          <w:delText>e</w:delText>
        </w:r>
      </w:del>
      <w:r w:rsidRPr="0016650A">
        <w: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w:t>
      </w:r>
      <w:del w:id="3532" w:author="Sammartano, Marc (BIC USA)" w:date="2014-07-13T07:55:00Z">
        <w:r w:rsidRPr="0016650A" w:rsidDel="00C4477E">
          <w:delText>e</w:delText>
        </w:r>
      </w:del>
      <w:r w:rsidRPr="0016650A">
        <w: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Bundle.type bpt</w:t>
      </w:r>
      <w:del w:id="3533" w:author="Sammartano, Marc (BIC USA)" w:date="2014-07-13T07:55:00Z">
        <w:r w:rsidDel="00C4477E">
          <w:delText>e</w:delText>
        </w:r>
      </w:del>
      <w:r>
        <w:t xml:space="preserv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534" w:name="_Toc393651024"/>
      <w:r>
        <w:t>Stacks</w:t>
      </w:r>
      <w:bookmarkEnd w:id="3534"/>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048A82B1" wp14:editId="50C46983">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3535" w:name="_Toc393651025"/>
      <w:r>
        <w:lastRenderedPageBreak/>
        <w:t>Stack Commands</w:t>
      </w:r>
      <w:bookmarkEnd w:id="3535"/>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w:t>
      </w:r>
      <w:del w:id="3536" w:author="Sammartano, Marc (BIC USA)" w:date="2014-07-13T07:57:00Z">
        <w:r w:rsidR="005D2191" w:rsidDel="00042F29">
          <w:delText>e</w:delText>
        </w:r>
      </w:del>
      <w:r w:rsidR="005D2191">
        <w:t>p&gt;, &lt;nexp&gt;|&lt;sexp&gt;</w:t>
      </w:r>
      <w:r w:rsidR="00520661">
        <w:fldChar w:fldCharType="begin"/>
      </w:r>
      <w:r w:rsidR="005D2191">
        <w:instrText xml:space="preserve"> XE "</w:instrText>
      </w:r>
      <w:r w:rsidR="005D2191" w:rsidRPr="00B42F59">
        <w:instrText>Stack.push &lt;ptr_nex</w:instrText>
      </w:r>
      <w:del w:id="3537" w:author="Sammartano, Marc (BIC USA)" w:date="2014-07-13T07:57:00Z">
        <w:r w:rsidR="005D2191" w:rsidRPr="00B42F59" w:rsidDel="00042F29">
          <w:delInstrText>e</w:delInstrText>
        </w:r>
      </w:del>
      <w:r w:rsidR="005D2191" w:rsidRPr="00B42F59">
        <w:instrText>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ins w:id="3538" w:author="Sammartano, Marc (BIC USA)" w:date="2014-07-13T07:57:00Z">
        <w:r w:rsidR="00042F29">
          <w:t>t</w:t>
        </w:r>
      </w:ins>
      <w:r>
        <w:t>r</w:t>
      </w:r>
      <w:del w:id="3539" w:author="Sammartano, Marc (BIC USA)" w:date="2014-07-13T07:57:00Z">
        <w:r w:rsidDel="00042F29">
          <w:delText>t</w:delText>
        </w:r>
      </w:del>
      <w:r>
        <w:t>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w:t>
      </w:r>
      <w:del w:id="3540" w:author="Sammartano, Marc (BIC USA)" w:date="2014-07-13T07:57:00Z">
        <w:r w:rsidR="005D2191" w:rsidDel="00042F29">
          <w:delText>e</w:delText>
        </w:r>
      </w:del>
      <w:r w:rsidR="005D2191">
        <w:t>p&gt;, &lt;nvar&gt;|&lt;svar&gt;</w:t>
      </w:r>
      <w:r w:rsidR="00520661">
        <w:fldChar w:fldCharType="begin"/>
      </w:r>
      <w:r w:rsidR="00965677">
        <w:instrText xml:space="preserve"> XE "</w:instrText>
      </w:r>
      <w:r w:rsidR="00965677" w:rsidRPr="00553C84">
        <w:instrText>Stack.pop &lt;ptr_nex</w:instrText>
      </w:r>
      <w:del w:id="3541" w:author="Sammartano, Marc (BIC USA)" w:date="2014-07-13T07:57:00Z">
        <w:r w:rsidR="00965677" w:rsidRPr="00553C84" w:rsidDel="00042F29">
          <w:delInstrText>e</w:delInstrText>
        </w:r>
      </w:del>
      <w:r w:rsidR="00965677" w:rsidRPr="00553C84">
        <w:instrText>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w:t>
      </w:r>
      <w:del w:id="3542" w:author="Sammartano, Marc (BIC USA)" w:date="2014-07-13T07:57:00Z">
        <w:r w:rsidDel="00042F29">
          <w:delText>e</w:delText>
        </w:r>
      </w:del>
      <w:r>
        <w:t>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w:t>
      </w:r>
      <w:del w:id="3543" w:author="Sammartano, Marc (BIC USA)" w:date="2014-07-13T07:57:00Z">
        <w:r w:rsidR="005D2191" w:rsidDel="00042F29">
          <w:delText>e</w:delText>
        </w:r>
      </w:del>
      <w:r w:rsidR="005D2191">
        <w:t>p&gt;, &lt;nvar&gt;|&lt;svar&gt;</w:t>
      </w:r>
      <w:r w:rsidR="00520661">
        <w:fldChar w:fldCharType="begin"/>
      </w:r>
      <w:r w:rsidR="00965677">
        <w:instrText xml:space="preserve"> XE "</w:instrText>
      </w:r>
      <w:r w:rsidR="00965677" w:rsidRPr="00553C84">
        <w:instrText>Stack.peek &lt;ptr_nex</w:instrText>
      </w:r>
      <w:del w:id="3544" w:author="Sammartano, Marc (BIC USA)" w:date="2014-07-13T07:57:00Z">
        <w:r w:rsidR="00965677" w:rsidRPr="00553C84" w:rsidDel="00042F29">
          <w:delInstrText>e</w:delInstrText>
        </w:r>
      </w:del>
      <w:r w:rsidR="00965677" w:rsidRPr="00553C84">
        <w:instrText>p&gt;, &lt;nvar&gt;|&lt;svar&gt;</w:instrText>
      </w:r>
      <w:r w:rsidR="00965677">
        <w:instrText xml:space="preserve">" </w:instrText>
      </w:r>
      <w:r w:rsidR="00520661">
        <w:fldChar w:fldCharType="end"/>
      </w:r>
    </w:p>
    <w:p w:rsidR="009375E9" w:rsidRDefault="009375E9" w:rsidP="009375E9">
      <w:r>
        <w:t>Returns the top-of-stack value of the stack designated by &lt;ptr_nex</w:t>
      </w:r>
      <w:del w:id="3545" w:author="Sammartano, Marc (BIC USA)" w:date="2014-07-13T07:57:00Z">
        <w:r w:rsidDel="00042F29">
          <w:delText>e</w:delText>
        </w:r>
      </w:del>
      <w:r>
        <w:t>p&gt; into the &lt;nvar&gt; or &lt;svar&gt;. The value will remain on the top of the stack.</w:t>
      </w:r>
      <w:del w:id="3546" w:author="Sammartano, Marc (BIC USA)" w:date="2014-07-13T07:59:00Z">
        <w:r w:rsidDel="00042F29">
          <w:delText xml:space="preserve"> </w:delText>
        </w:r>
      </w:del>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w:t>
      </w:r>
      <w:del w:id="3547" w:author="Sammartano, Marc (BIC USA)" w:date="2014-07-13T07:58:00Z">
        <w:r w:rsidR="005D2191" w:rsidDel="00042F29">
          <w:delText>e</w:delText>
        </w:r>
      </w:del>
      <w:r w:rsidR="005D2191">
        <w:t>p&gt;, &lt;svar&gt;</w:t>
      </w:r>
      <w:r w:rsidR="00520661">
        <w:fldChar w:fldCharType="begin"/>
      </w:r>
      <w:r w:rsidR="00965677">
        <w:instrText xml:space="preserve"> XE "</w:instrText>
      </w:r>
      <w:r w:rsidR="00965677" w:rsidRPr="00553C84">
        <w:instrText>Stack.type &lt;ptr_nex</w:instrText>
      </w:r>
      <w:del w:id="3548" w:author="Sammartano, Marc (BIC USA)" w:date="2014-07-13T07:58:00Z">
        <w:r w:rsidR="00965677" w:rsidRPr="00553C84" w:rsidDel="00042F29">
          <w:delInstrText>e</w:delInstrText>
        </w:r>
      </w:del>
      <w:r w:rsidR="00965677" w:rsidRPr="00553C84">
        <w:instrText>p&gt;, &lt;svar&gt;</w:instrText>
      </w:r>
      <w:r w:rsidR="00965677">
        <w:instrText xml:space="preserve">" </w:instrText>
      </w:r>
      <w:r w:rsidR="00520661">
        <w:fldChar w:fldCharType="end"/>
      </w:r>
    </w:p>
    <w:p w:rsidR="00DC3FCA" w:rsidRDefault="009375E9" w:rsidP="009375E9">
      <w:r>
        <w:t>The type (</w:t>
      </w:r>
      <w:r w:rsidR="006B5451" w:rsidRPr="006B5451">
        <w:t>numeric or string</w:t>
      </w:r>
      <w:r>
        <w:t>) of the stack designated by &lt;ptr_nex</w:t>
      </w:r>
      <w:del w:id="3549" w:author="Sammartano, Marc (BIC USA)" w:date="2014-07-13T07:58:00Z">
        <w:r w:rsidDel="00042F29">
          <w:delText>e</w:delText>
        </w:r>
      </w:del>
      <w:r>
        <w:t xml:space="preserv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Stack.IsEmpty</w:t>
      </w:r>
      <w:r w:rsidR="005D2191">
        <w:t xml:space="preserve"> &lt;ptr_nex</w:t>
      </w:r>
      <w:del w:id="3550" w:author="Sammartano, Marc (BIC USA)" w:date="2014-07-13T07:58:00Z">
        <w:r w:rsidR="005D2191" w:rsidDel="00042F29">
          <w:delText>e</w:delText>
        </w:r>
      </w:del>
      <w:r w:rsidR="005D2191">
        <w:t>p&gt;, &lt;nvar&gt;</w:t>
      </w:r>
      <w:r w:rsidR="00520661">
        <w:fldChar w:fldCharType="begin"/>
      </w:r>
      <w:r w:rsidR="00965677">
        <w:instrText xml:space="preserve"> XE "</w:instrText>
      </w:r>
      <w:r w:rsidR="00965677" w:rsidRPr="00553C84">
        <w:instrText>Stack.IsEmpty &lt;ptr_nex</w:instrText>
      </w:r>
      <w:del w:id="3551" w:author="Sammartano, Marc (BIC USA)" w:date="2014-07-13T07:58:00Z">
        <w:r w:rsidR="00965677" w:rsidRPr="00553C84" w:rsidDel="00042F29">
          <w:delInstrText>e</w:delInstrText>
        </w:r>
      </w:del>
      <w:r w:rsidR="00965677" w:rsidRPr="00553C84">
        <w:instrText>p&gt;, &lt;nvar&gt;</w:instrText>
      </w:r>
      <w:r w:rsidR="00965677">
        <w:instrText xml:space="preserve">" </w:instrText>
      </w:r>
      <w:r w:rsidR="00520661">
        <w:fldChar w:fldCharType="end"/>
      </w:r>
    </w:p>
    <w:p w:rsidR="00AE1A19" w:rsidRPr="00AE1A19" w:rsidRDefault="00AE1A19" w:rsidP="00AE1A19">
      <w:r>
        <w:t>If the stack designated by &lt;ptr_nex</w:t>
      </w:r>
      <w:del w:id="3552" w:author="Sammartano, Marc (BIC USA)" w:date="2014-07-13T07:58:00Z">
        <w:r w:rsidDel="00042F29">
          <w:delText>e</w:delText>
        </w:r>
      </w:del>
      <w:r>
        <w:t>p&gt; is empty the value returned in &lt;nvar&gt; will be 1. If the stack is not empty the value will be 0.</w:t>
      </w:r>
    </w:p>
    <w:p w:rsidR="00AE1A19" w:rsidRDefault="00DC3FCA" w:rsidP="008209F2">
      <w:pPr>
        <w:pStyle w:val="Heading4"/>
      </w:pPr>
      <w:r>
        <w:t>Stack.clear</w:t>
      </w:r>
      <w:r w:rsidR="005D2191">
        <w:t xml:space="preserve"> &lt;ptr_nex</w:t>
      </w:r>
      <w:del w:id="3553" w:author="Sammartano, Marc (BIC USA)" w:date="2014-07-13T07:58:00Z">
        <w:r w:rsidR="005D2191" w:rsidDel="00042F29">
          <w:delText>e</w:delText>
        </w:r>
      </w:del>
      <w:r w:rsidR="005D2191">
        <w:t>p&gt;</w:t>
      </w:r>
      <w:r w:rsidR="00520661">
        <w:fldChar w:fldCharType="begin"/>
      </w:r>
      <w:r w:rsidR="00965677">
        <w:instrText xml:space="preserve"> XE "</w:instrText>
      </w:r>
      <w:r w:rsidR="00965677" w:rsidRPr="00553C84">
        <w:instrText>Stack.clear &lt;ptr_nex</w:instrText>
      </w:r>
      <w:del w:id="3554" w:author="Sammartano, Marc (BIC USA)" w:date="2014-07-13T07:58:00Z">
        <w:r w:rsidR="00965677" w:rsidRPr="00553C84" w:rsidDel="00042F29">
          <w:delInstrText>e</w:delInstrText>
        </w:r>
      </w:del>
      <w:r w:rsidR="00965677" w:rsidRPr="00553C84">
        <w:instrText>p&gt;</w:instrText>
      </w:r>
      <w:r w:rsidR="00965677">
        <w:instrText xml:space="preserve">" </w:instrText>
      </w:r>
      <w:r w:rsidR="00520661">
        <w:fldChar w:fldCharType="end"/>
      </w:r>
    </w:p>
    <w:p w:rsidR="00CE1878" w:rsidRDefault="00AE1A19" w:rsidP="00AE1A19">
      <w:r>
        <w:t>The stack designated by &lt;ptr_nex</w:t>
      </w:r>
      <w:del w:id="3555" w:author="Sammartano, Marc (BIC USA)" w:date="2014-07-13T07:58:00Z">
        <w:r w:rsidDel="00042F29">
          <w:delText>e</w:delText>
        </w:r>
      </w:del>
      <w:r>
        <w:t>p&gt; will be cleared.</w:t>
      </w:r>
    </w:p>
    <w:p w:rsidR="00CE1878" w:rsidRDefault="00CE1878" w:rsidP="00EB1F62">
      <w:pPr>
        <w:pStyle w:val="Heading2"/>
      </w:pPr>
      <w:bookmarkStart w:id="3556" w:name="_Toc393651026"/>
      <w:r>
        <w:t>Queues</w:t>
      </w:r>
      <w:bookmarkEnd w:id="3556"/>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lastRenderedPageBreak/>
        <w:t>There are no special commands in BASIC! for Queue operations. If you want to make a queue, create a list.</w:t>
      </w:r>
    </w:p>
    <w:p w:rsidR="00CE1878" w:rsidRDefault="00CE1878" w:rsidP="00CE1878">
      <w:r>
        <w:t xml:space="preserve">Use </w:t>
      </w:r>
      <w:del w:id="3557" w:author="Sammartano, Marc (BIC USA)" w:date="2014-07-13T07:56:00Z">
        <w:r w:rsidDel="00C4477E">
          <w:delText>l</w:delText>
        </w:r>
      </w:del>
      <w:ins w:id="3558" w:author="Sammartano, Marc (BIC USA)" w:date="2014-07-13T07:56:00Z">
        <w:r w:rsidR="00C4477E">
          <w:t>L</w:t>
        </w:r>
      </w:ins>
      <w:r>
        <w:t>ist.add to add new elements to the end of the queue.</w:t>
      </w:r>
    </w:p>
    <w:p w:rsidR="00DC3FCA" w:rsidRPr="00DC3FCA" w:rsidRDefault="00CE1878" w:rsidP="00CE1878">
      <w:r>
        <w:t xml:space="preserve">Use </w:t>
      </w:r>
      <w:del w:id="3559" w:author="Sammartano, Marc (BIC USA)" w:date="2014-07-13T07:56:00Z">
        <w:r w:rsidDel="00C4477E">
          <w:delText>l</w:delText>
        </w:r>
      </w:del>
      <w:ins w:id="3560" w:author="Sammartano, Marc (BIC USA)" w:date="2014-07-13T07:56:00Z">
        <w:r w:rsidR="00C4477E">
          <w:t>L</w:t>
        </w:r>
      </w:ins>
      <w:r>
        <w:t xml:space="preserve">ist.get to get the element at the top of the queue and use </w:t>
      </w:r>
      <w:del w:id="3561" w:author="Sammartano, Marc (BIC USA)" w:date="2014-07-13T07:56:00Z">
        <w:r w:rsidDel="00C4477E">
          <w:delText>l</w:delText>
        </w:r>
      </w:del>
      <w:ins w:id="3562" w:author="Sammartano, Marc (BIC USA)" w:date="2014-07-13T07:56:00Z">
        <w:r w:rsidR="00C4477E">
          <w:t>L</w:t>
        </w:r>
      </w:ins>
      <w:r>
        <w:t xml:space="preserve">ist.remove to remove that top of queue element. </w:t>
      </w:r>
      <w:r w:rsidR="001B3321">
        <w:t xml:space="preserve">You should, of course, use </w:t>
      </w:r>
      <w:del w:id="3563" w:author="Sammartano, Marc (BIC USA)" w:date="2014-07-13T07:56:00Z">
        <w:r w:rsidR="001B3321" w:rsidDel="00C4477E">
          <w:delText>l</w:delText>
        </w:r>
      </w:del>
      <w:ins w:id="3564" w:author="Sammartano, Marc (BIC USA)" w:date="2014-07-13T07:56:00Z">
        <w:r w:rsidR="00C4477E">
          <w:t>L</w:t>
        </w:r>
      </w:ins>
      <w:r w:rsidR="001B3321">
        <w:t xml:space="preserve">ist.size before using </w:t>
      </w:r>
      <w:del w:id="3565" w:author="Sammartano, Marc (BIC USA)" w:date="2014-07-13T07:56:00Z">
        <w:r w:rsidR="001B3321" w:rsidDel="00C4477E">
          <w:delText>l</w:delText>
        </w:r>
      </w:del>
      <w:ins w:id="3566" w:author="Sammartano, Marc (BIC USA)" w:date="2014-07-13T07:56:00Z">
        <w:r w:rsidR="00C4477E">
          <w:t>L</w:t>
        </w:r>
      </w:ins>
      <w:r w:rsidR="001B3321">
        <w:t>is</w:t>
      </w:r>
      <w:r w:rsidR="00965677">
        <w:t>t.get to insure that there is a</w:t>
      </w:r>
      <w:r w:rsidR="001B3321">
        <w:t xml:space="preserve"> queued element remaining</w:t>
      </w:r>
    </w:p>
    <w:p w:rsidR="005866FB" w:rsidRDefault="005866FB" w:rsidP="00E33967">
      <w:pPr>
        <w:pStyle w:val="Heading1"/>
      </w:pPr>
      <w:bookmarkStart w:id="3567" w:name="_Toc393651027"/>
      <w:r>
        <w:t>Comments</w:t>
      </w:r>
      <w:bookmarkEnd w:id="3567"/>
    </w:p>
    <w:p w:rsidR="00EA7A8B" w:rsidRDefault="00184DA5" w:rsidP="00EB1F62">
      <w:pPr>
        <w:pStyle w:val="Heading2"/>
      </w:pPr>
      <w:bookmarkStart w:id="3568" w:name="_Toc393651028"/>
      <w:r>
        <w:t>! -</w:t>
      </w:r>
      <w:r w:rsidR="00EA7A8B">
        <w:t xml:space="preserve"> Single Line Comment</w:t>
      </w:r>
      <w:bookmarkEnd w:id="3568"/>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3569" w:name="_Toc393651029"/>
      <w:r>
        <w:t>REM - Single Line Comment (legacy)</w:t>
      </w:r>
      <w:bookmarkEnd w:id="3569"/>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3570" w:name="_Toc393651030"/>
      <w:r>
        <w:t>!! - Block Comment</w:t>
      </w:r>
      <w:bookmarkEnd w:id="3570"/>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3571" w:name="_Toc393651031"/>
      <w:r>
        <w:t>% - Middle of Line Comment</w:t>
      </w:r>
      <w:bookmarkEnd w:id="3571"/>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3572" w:name="_Toc393651032"/>
      <w:r>
        <w:t>Expressions</w:t>
      </w:r>
      <w:bookmarkEnd w:id="3572"/>
    </w:p>
    <w:p w:rsidR="00934C10" w:rsidRDefault="005866FB" w:rsidP="00EB1F62">
      <w:pPr>
        <w:pStyle w:val="Heading2"/>
      </w:pPr>
      <w:bookmarkStart w:id="3573" w:name="_Toc393651033"/>
      <w:r>
        <w:t>Numeric</w:t>
      </w:r>
      <w:r w:rsidR="00EC5719">
        <w:t xml:space="preserve"> </w:t>
      </w:r>
      <w:r w:rsidR="00934C10">
        <w:t>&lt;nexp&gt; := {&lt;numeric variable&gt;</w:t>
      </w:r>
      <w:r w:rsidR="00526E57">
        <w:t>|</w:t>
      </w:r>
      <w:r w:rsidR="00934C10">
        <w:t>&lt;numeric constant} {&lt;n</w:t>
      </w:r>
      <w:r w:rsidR="00526E57">
        <w:t>operator&gt; &lt;nexp&gt;|&lt;end of line&gt;}</w:t>
      </w:r>
      <w:bookmarkEnd w:id="3573"/>
    </w:p>
    <w:p w:rsidR="00FF5588" w:rsidRDefault="00934C10" w:rsidP="005F4916">
      <w:pPr>
        <w:pStyle w:val="Heading3"/>
      </w:pPr>
      <w:bookmarkStart w:id="3574" w:name="_Toc393651034"/>
      <w:r>
        <w:t>Numeric Operators &lt;noperator&gt;</w:t>
      </w:r>
      <w:bookmarkEnd w:id="357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3575" w:name="_Toc393651035"/>
      <w:r>
        <w:t>Numeric Expression Examples</w:t>
      </w:r>
      <w:bookmarkEnd w:id="3575"/>
    </w:p>
    <w:p w:rsidR="005F2846" w:rsidRPr="00674A65" w:rsidRDefault="005F2846" w:rsidP="007B2223">
      <w:pPr>
        <w:pStyle w:val="Codeexample"/>
      </w:pPr>
      <w:r w:rsidRPr="00674A65">
        <w:t>a</w:t>
      </w:r>
    </w:p>
    <w:p w:rsidR="005F2846" w:rsidRPr="00674A65" w:rsidRDefault="005F2846" w:rsidP="007B2223">
      <w:pPr>
        <w:pStyle w:val="Codeexample"/>
      </w:pPr>
      <w:r w:rsidRPr="00674A65">
        <w:lastRenderedPageBreak/>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3576" w:name="_Toc393651036"/>
      <w:r>
        <w:t>Pre</w:t>
      </w:r>
      <w:r w:rsidR="003A11BB">
        <w:t>-</w:t>
      </w:r>
      <w:r>
        <w:t xml:space="preserve"> and Post</w:t>
      </w:r>
      <w:r w:rsidR="003A11BB">
        <w:t>-</w:t>
      </w:r>
      <w:r>
        <w:t>Increment Operators</w:t>
      </w:r>
      <w:bookmarkEnd w:id="3576"/>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3577" w:name="_Toc39365103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3577"/>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3578" w:name="_Toc393651038"/>
      <w:r>
        <w:t>Logical</w:t>
      </w:r>
      <w:r w:rsidR="00DC525C">
        <w:t xml:space="preserve"> &lt;lexp&gt;</w:t>
      </w:r>
      <w:bookmarkEnd w:id="3578"/>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3579" w:name="_Toc393651039"/>
      <w:r>
        <w:t>Logical Operators</w:t>
      </w:r>
      <w:bookmarkEnd w:id="3579"/>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3580" w:name="_Toc393651040"/>
      <w:r>
        <w:lastRenderedPageBreak/>
        <w:t>Examples of Logical Expressions</w:t>
      </w:r>
      <w:bookmarkEnd w:id="358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3581" w:name="_Toc393651041"/>
      <w:r w:rsidRPr="00E33967">
        <w:t>Assignment Operations</w:t>
      </w:r>
      <w:bookmarkEnd w:id="3581"/>
    </w:p>
    <w:p w:rsidR="00485F39" w:rsidRDefault="00485F39" w:rsidP="00485F39">
      <w:r>
        <w:t>Variables get their values by me</w:t>
      </w:r>
      <w:r w:rsidR="00FA3111">
        <w:t>ans of assignment statements.  Simple a</w:t>
      </w:r>
      <w:r>
        <w:t>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3582" w:name="_Toc393651042"/>
      <w:r>
        <w:t>LET</w:t>
      </w:r>
      <w:bookmarkEnd w:id="3582"/>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1D5C06" w:rsidRDefault="00485F39" w:rsidP="00485F39">
      <w:pPr>
        <w:rPr>
          <w:ins w:id="3583" w:author="Sammartano, Marc (BIC USA)" w:date="2014-05-30T14:04:00Z"/>
        </w:rPr>
      </w:pPr>
      <w:r>
        <w:t xml:space="preserve">BASIC! also has the LET command but it is optional. </w:t>
      </w:r>
      <w:del w:id="3584" w:author="Sammartano, Marc (BIC USA)" w:date="2014-05-30T13:58:00Z">
        <w:r w:rsidDel="005147AE">
          <w:delText xml:space="preserve"> The one time</w:delText>
        </w:r>
      </w:del>
      <w:ins w:id="3585" w:author="Sammartano, Marc (BIC USA)" w:date="2014-05-30T13:58:00Z">
        <w:r w:rsidR="005147AE">
          <w:t xml:space="preserve">If you use </w:t>
        </w:r>
        <w:r w:rsidR="001A3D44">
          <w:t>other programming languages, it</w:t>
        </w:r>
        <w:r w:rsidR="005147AE">
          <w:t xml:space="preserve"> may look strange to you</w:t>
        </w:r>
      </w:ins>
      <w:ins w:id="3586" w:author="Sammartano, Marc (BIC USA)" w:date="2014-05-30T14:18:00Z">
        <w:r w:rsidR="001A3D44">
          <w:t>, but th</w:t>
        </w:r>
      </w:ins>
      <w:ins w:id="3587" w:author="Sammartano, Marc (BIC USA)" w:date="2014-05-30T13:58:00Z">
        <w:r w:rsidR="005147AE">
          <w:t>ere are two reasons</w:t>
        </w:r>
      </w:ins>
      <w:r>
        <w:t xml:space="preserve"> you might use LET</w:t>
      </w:r>
      <w:ins w:id="3588" w:author="Sammartano, Marc (BIC USA)" w:date="2014-05-30T14:04:00Z">
        <w:r w:rsidR="001D5C06">
          <w:t>.</w:t>
        </w:r>
      </w:ins>
    </w:p>
    <w:p w:rsidR="00485F39" w:rsidDel="001D5C06" w:rsidRDefault="001D5C06" w:rsidP="00485F39">
      <w:pPr>
        <w:rPr>
          <w:del w:id="3589" w:author="Sammartano, Marc (BIC USA)" w:date="2014-05-30T14:07:00Z"/>
        </w:rPr>
      </w:pPr>
      <w:ins w:id="3590" w:author="Sammartano, Marc (BIC USA)" w:date="2014-05-30T14:05:00Z">
        <w:r>
          <w:t>First,</w:t>
        </w:r>
      </w:ins>
      <w:ins w:id="3591" w:author="Sammartano, Marc (BIC USA)" w:date="2014-05-30T14:06:00Z">
        <w:r>
          <w:t xml:space="preserve"> you must use LET</w:t>
        </w:r>
      </w:ins>
      <w:ins w:id="3592" w:author="Sammartano, Marc (BIC USA)" w:date="2014-05-30T14:05:00Z">
        <w:r>
          <w:t xml:space="preserve"> if</w:t>
        </w:r>
      </w:ins>
      <w:del w:id="3593" w:author="Sammartano, Marc (BIC USA)" w:date="2014-05-30T14:05:00Z">
        <w:r w:rsidR="00485F39" w:rsidDel="001D5C06">
          <w:delText xml:space="preserve"> is when you when</w:delText>
        </w:r>
      </w:del>
      <w:r w:rsidR="00485F39">
        <w:t xml:space="preserve"> you want to have a variable name start with a BASIC! keyword</w:t>
      </w:r>
      <w:del w:id="3594" w:author="Sammartano, Marc (BIC USA)" w:date="2014-05-30T14:07:00Z">
        <w:r w:rsidR="00E33967" w:rsidDel="001D5C06">
          <w:delText xml:space="preserve"> (which</w:delText>
        </w:r>
      </w:del>
      <w:ins w:id="3595" w:author="Sammartano, Marc (BIC USA)" w:date="2014-05-30T14:07:00Z">
        <w:r>
          <w:t>. Such keywords</w:t>
        </w:r>
      </w:ins>
      <w:r w:rsidR="00E33967">
        <w:t xml:space="preserve"> may not appear at the beginning of a new line</w:t>
      </w:r>
      <w:del w:id="3596" w:author="Sammartano, Marc (BIC USA)" w:date="2014-05-30T14:07:00Z">
        <w:r w:rsidR="00E33967" w:rsidDel="001D5C06">
          <w:delText>)</w:delText>
        </w:r>
      </w:del>
      <w:r w:rsidR="00485F39">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1D5C06" w:rsidRDefault="001D5C06" w:rsidP="001D5C06">
      <w:pPr>
        <w:rPr>
          <w:ins w:id="3597" w:author="Sammartano, Marc (BIC USA)" w:date="2014-05-30T14:08:00Z"/>
        </w:rPr>
      </w:pPr>
      <w:ins w:id="3598" w:author="Sammartano, Marc (BIC USA)" w:date="2014-05-30T14:08:00Z">
        <w:r>
          <w:t>Second,</w:t>
        </w:r>
      </w:ins>
      <w:ins w:id="3599" w:author="Sammartano, Marc (BIC USA)" w:date="2014-05-30T14:10:00Z">
        <w:r>
          <w:t xml:space="preserve"> assignment is</w:t>
        </w:r>
      </w:ins>
      <w:ins w:id="3600" w:author="Sammartano, Marc (BIC USA)" w:date="2014-05-30T14:16:00Z">
        <w:r w:rsidR="001A3D44">
          <w:t xml:space="preserve"> </w:t>
        </w:r>
      </w:ins>
      <w:ins w:id="3601" w:author="Sammartano, Marc (BIC USA)" w:date="2014-05-30T14:10:00Z">
        <w:r>
          <w:t xml:space="preserve">faster with the LET command </w:t>
        </w:r>
      </w:ins>
      <w:ins w:id="3602" w:author="Sammartano, Marc (BIC USA)" w:date="2014-05-30T14:11:00Z">
        <w:r>
          <w:t>than without it.</w:t>
        </w:r>
      </w:ins>
    </w:p>
    <w:p w:rsidR="00E75EEE" w:rsidRDefault="00E75EEE" w:rsidP="00E33967">
      <w:pPr>
        <w:pStyle w:val="Heading2"/>
      </w:pPr>
      <w:bookmarkStart w:id="3603" w:name="_Toc393651043"/>
      <w:r>
        <w:t>OpEqual Assignment Operations</w:t>
      </w:r>
      <w:bookmarkEnd w:id="3603"/>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lastRenderedPageBreak/>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3604" w:name="_Toc393651044"/>
      <w:r>
        <w:t>Math Function</w:t>
      </w:r>
      <w:r w:rsidR="007202D6">
        <w:t>s</w:t>
      </w:r>
      <w:bookmarkEnd w:id="3604"/>
    </w:p>
    <w:p w:rsidR="007202D6" w:rsidRDefault="007202D6" w:rsidP="007202D6">
      <w:r>
        <w:t>Math functions act like numeric variables in a &lt;nexp&gt; (or &lt;lexp&gt;)</w:t>
      </w:r>
      <w:r w:rsidR="001E7F77">
        <w:t>.</w:t>
      </w:r>
    </w:p>
    <w:p w:rsidR="001E7F77" w:rsidRDefault="001E7F77" w:rsidP="00EB1F62">
      <w:pPr>
        <w:pStyle w:val="Heading2"/>
      </w:pPr>
      <w:bookmarkStart w:id="3605" w:name="_Toc393651045"/>
      <w:r>
        <w:t>BOR(&lt;nexp1&gt;, &lt;nexp2&gt;)</w:t>
      </w:r>
      <w:bookmarkEnd w:id="3605"/>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3606" w:name="_Toc393651046"/>
      <w:r>
        <w:t>BAND(&lt;nexp1&gt;, &lt;nexp2&gt;)</w:t>
      </w:r>
      <w:bookmarkEnd w:id="3606"/>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3607" w:name="_Toc393651047"/>
      <w:r>
        <w:t>BXOR(&lt;nexp1&gt;, &lt;nexp2&gt;)</w:t>
      </w:r>
      <w:bookmarkEnd w:id="3607"/>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3608" w:name="_Toc393651048"/>
      <w:r w:rsidRPr="00D1460F">
        <w:t>ABS(</w:t>
      </w:r>
      <w:r w:rsidR="007202D6" w:rsidRPr="00D1460F">
        <w:t>&lt;nexp&gt;</w:t>
      </w:r>
      <w:r w:rsidRPr="00D1460F">
        <w:t>)</w:t>
      </w:r>
      <w:bookmarkEnd w:id="3608"/>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3609" w:name="_Toc393651049"/>
      <w:r w:rsidRPr="00D1460F">
        <w:t>S</w:t>
      </w:r>
      <w:r>
        <w:t>GN</w:t>
      </w:r>
      <w:r w:rsidRPr="00D1460F">
        <w:t>(&lt;nexp&gt;)</w:t>
      </w:r>
      <w:bookmarkEnd w:id="3609"/>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3610" w:name="_Toc393651050"/>
      <w:r w:rsidRPr="00D1460F">
        <w:t>SQR(</w:t>
      </w:r>
      <w:r w:rsidR="007202D6" w:rsidRPr="00D1460F">
        <w:t>&lt;nexp&gt;</w:t>
      </w:r>
      <w:r w:rsidRPr="00D1460F">
        <w:t>)</w:t>
      </w:r>
      <w:bookmarkEnd w:id="3610"/>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3611" w:name="_Toc393651051"/>
      <w:r>
        <w:lastRenderedPageBreak/>
        <w:t>CBRT(&lt;nexp&gt;)</w:t>
      </w:r>
      <w:bookmarkEnd w:id="3611"/>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3612" w:name="_Toc393651052"/>
      <w:r>
        <w:t>RANDOMIZE</w:t>
      </w:r>
      <w:r w:rsidR="00430D63">
        <w:t>(&lt;nexp&gt;)</w:t>
      </w:r>
      <w:bookmarkEnd w:id="361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3613" w:name="_Toc393651053"/>
      <w:r w:rsidRPr="00D1460F">
        <w:t>RND</w:t>
      </w:r>
      <w:r w:rsidR="0038180C">
        <w:t>(</w:t>
      </w:r>
      <w:r w:rsidRPr="00D1460F">
        <w:t>)</w:t>
      </w:r>
      <w:bookmarkEnd w:id="361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3614" w:name="_Toc393651054"/>
      <w:r>
        <w:t>MAX(&lt;nexp&gt;, &lt;nexp&gt;)</w:t>
      </w:r>
      <w:bookmarkEnd w:id="361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3615" w:name="_Toc393651055"/>
      <w:r>
        <w:t>MIN(&lt;nexp&gt;, &lt;nexp&gt;)</w:t>
      </w:r>
      <w:bookmarkEnd w:id="361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3616" w:name="_Toc393651056"/>
      <w:r w:rsidRPr="00D1460F">
        <w:t>CEIL(</w:t>
      </w:r>
      <w:r w:rsidR="007202D6" w:rsidRPr="00D1460F">
        <w:t>&lt;nexp&gt;</w:t>
      </w:r>
      <w:r w:rsidRPr="00D1460F">
        <w:t>)</w:t>
      </w:r>
      <w:bookmarkEnd w:id="361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3617" w:name="_Toc393651057"/>
      <w:r w:rsidRPr="00D1460F">
        <w:t>FLOOR(</w:t>
      </w:r>
      <w:r w:rsidR="007202D6" w:rsidRPr="00D1460F">
        <w:t>&lt;nexp&gt;</w:t>
      </w:r>
      <w:r w:rsidRPr="00D1460F">
        <w:t>)</w:t>
      </w:r>
      <w:bookmarkEnd w:id="361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3618" w:name="_Toc393651058"/>
      <w:r>
        <w:t>INT</w:t>
      </w:r>
      <w:r w:rsidRPr="00D1460F">
        <w:t>(&lt;nexp&gt;)</w:t>
      </w:r>
      <w:bookmarkEnd w:id="361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3619" w:name="_Toc393651059"/>
      <w:r>
        <w:t>FRAC</w:t>
      </w:r>
      <w:r w:rsidRPr="00D1460F">
        <w:t>(&lt;nexp&gt;)</w:t>
      </w:r>
      <w:bookmarkEnd w:id="361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3620" w:name="_Toc393651060"/>
      <w:r w:rsidRPr="00D1460F">
        <w:lastRenderedPageBreak/>
        <w:t>MOD(</w:t>
      </w:r>
      <w:r w:rsidR="007202D6" w:rsidRPr="00D1460F">
        <w:t>&lt;nexp</w:t>
      </w:r>
      <w:r w:rsidR="00886784">
        <w:t>1&gt;</w:t>
      </w:r>
      <w:r w:rsidRPr="00D1460F">
        <w:t xml:space="preserve">, </w:t>
      </w:r>
      <w:r w:rsidR="007202D6" w:rsidRPr="00D1460F">
        <w:t>&lt;nexp</w:t>
      </w:r>
      <w:r w:rsidR="00886784">
        <w:t>2&gt;</w:t>
      </w:r>
      <w:r w:rsidRPr="00D1460F">
        <w:t>)</w:t>
      </w:r>
      <w:bookmarkEnd w:id="362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3621" w:name="_Toc393651061"/>
      <w:r w:rsidRPr="00D1460F">
        <w:t>ROUND(</w:t>
      </w:r>
      <w:r w:rsidR="007202D6" w:rsidRPr="00D1460F">
        <w:t>&lt;</w:t>
      </w:r>
      <w:r w:rsidR="00FC22BC">
        <w:t>value_</w:t>
      </w:r>
      <w:r w:rsidR="007202D6" w:rsidRPr="00D1460F">
        <w:t>nexp&gt;</w:t>
      </w:r>
      <w:r w:rsidR="00FC22BC">
        <w:t>{, &lt;count_nexp&gt;{, &lt;mode_sexp&gt;}}</w:t>
      </w:r>
      <w:r w:rsidRPr="00D1460F">
        <w:t>)</w:t>
      </w:r>
      <w:bookmarkEnd w:id="362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3622" w:name="_Toc393651062"/>
      <w:r w:rsidRPr="00D1460F">
        <w:lastRenderedPageBreak/>
        <w:t>LOG(</w:t>
      </w:r>
      <w:r w:rsidR="007202D6" w:rsidRPr="00D1460F">
        <w:t>&lt;nexp&gt;</w:t>
      </w:r>
      <w:r w:rsidRPr="00D1460F">
        <w:t>)</w:t>
      </w:r>
      <w:bookmarkEnd w:id="3622"/>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3623" w:name="_Toc393651063"/>
      <w:r>
        <w:t>LOG10(&lt;nexp&gt;)</w:t>
      </w:r>
      <w:bookmarkEnd w:id="3623"/>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3624" w:name="_Toc393651064"/>
      <w:r>
        <w:t>EXP(&lt;nexp&gt;)</w:t>
      </w:r>
      <w:bookmarkEnd w:id="3624"/>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3625" w:name="_Toc393651065"/>
      <w:r>
        <w:t>POW(&lt;nexp1&gt;, &lt;nexp2&gt;)</w:t>
      </w:r>
      <w:bookmarkEnd w:id="3625"/>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3626" w:name="_Toc393651066"/>
      <w:r>
        <w:t>HYPOT(&lt;nexp_x&gt;, &lt;nexp_y)</w:t>
      </w:r>
      <w:bookmarkEnd w:id="3626"/>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3627" w:name="_Toc393651067"/>
      <w:r>
        <w:t>PI()</w:t>
      </w:r>
      <w:bookmarkEnd w:id="3627"/>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3628" w:name="_Toc393651068"/>
      <w:r w:rsidRPr="00D1460F">
        <w:t>SIN(</w:t>
      </w:r>
      <w:r w:rsidR="007202D6" w:rsidRPr="00D1460F">
        <w:t>&lt;nexp&gt;</w:t>
      </w:r>
      <w:r w:rsidRPr="00D1460F">
        <w:t>)</w:t>
      </w:r>
      <w:bookmarkEnd w:id="3628"/>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629" w:name="_Toc393651069"/>
      <w:r w:rsidRPr="00D1460F">
        <w:t>COS(</w:t>
      </w:r>
      <w:r w:rsidR="007202D6" w:rsidRPr="00D1460F">
        <w:t>&lt;nexp&gt;</w:t>
      </w:r>
      <w:r w:rsidRPr="00D1460F">
        <w:t>)</w:t>
      </w:r>
      <w:bookmarkEnd w:id="3629"/>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3630" w:name="_Toc393651070"/>
      <w:r w:rsidRPr="00D1460F">
        <w:t>TAN(</w:t>
      </w:r>
      <w:r w:rsidR="007202D6" w:rsidRPr="00D1460F">
        <w:t>&lt;nexp&gt;</w:t>
      </w:r>
      <w:r w:rsidRPr="00D1460F">
        <w:t>)</w:t>
      </w:r>
      <w:bookmarkEnd w:id="3630"/>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3631" w:name="_Toc393651071"/>
      <w:r w:rsidRPr="00D1460F">
        <w:t>SIN</w:t>
      </w:r>
      <w:r>
        <w:t>H</w:t>
      </w:r>
      <w:r w:rsidRPr="00D1460F">
        <w:t>(&lt;nexp&gt;)</w:t>
      </w:r>
      <w:bookmarkEnd w:id="3631"/>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632" w:name="_Toc393651072"/>
      <w:r w:rsidRPr="00D1460F">
        <w:t>COS</w:t>
      </w:r>
      <w:r>
        <w:t>H</w:t>
      </w:r>
      <w:r w:rsidRPr="00D1460F">
        <w:t>(&lt;nexp&gt;)</w:t>
      </w:r>
      <w:bookmarkEnd w:id="3632"/>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3633" w:name="_Toc393651073"/>
      <w:r w:rsidRPr="00D1460F">
        <w:t>ASIN(</w:t>
      </w:r>
      <w:r w:rsidR="007202D6" w:rsidRPr="00D1460F">
        <w:t>&lt;nexp&gt;</w:t>
      </w:r>
      <w:r w:rsidRPr="00D1460F">
        <w:t>)</w:t>
      </w:r>
      <w:bookmarkEnd w:id="3633"/>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634" w:name="_Toc393651074"/>
      <w:r w:rsidRPr="00D1460F">
        <w:lastRenderedPageBreak/>
        <w:t>ACOS</w:t>
      </w:r>
      <w:r w:rsidR="007202D6" w:rsidRPr="00D1460F">
        <w:t>(&lt;nexp&gt;)</w:t>
      </w:r>
      <w:bookmarkEnd w:id="3634"/>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3635" w:name="_Toc393651075"/>
      <w:r w:rsidRPr="00D1460F">
        <w:t>ATAN</w:t>
      </w:r>
      <w:r w:rsidR="007202D6" w:rsidRPr="00D1460F">
        <w:t>(&lt;nexp&gt;)</w:t>
      </w:r>
      <w:bookmarkEnd w:id="3635"/>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3636" w:name="_Toc393651076"/>
      <w:r>
        <w:t>ATAN2(&lt;nexp_y&gt;, &lt;nexp_x&gt;)</w:t>
      </w:r>
      <w:bookmarkEnd w:id="3636"/>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3637" w:name="_Toc393651077"/>
      <w:r w:rsidRPr="00D1460F">
        <w:t>TODEGREES(&lt;nexp&gt;)</w:t>
      </w:r>
      <w:bookmarkEnd w:id="3637"/>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3638" w:name="_Toc393651078"/>
      <w:r w:rsidRPr="00D1460F">
        <w:t>TORADIANS(&lt;nexp&gt;)</w:t>
      </w:r>
      <w:bookmarkEnd w:id="3638"/>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3639" w:name="_Toc393651079"/>
      <w:r w:rsidRPr="00D1460F">
        <w:t>VAL( &lt;sexp&gt;</w:t>
      </w:r>
      <w:r w:rsidR="00EF672D" w:rsidRPr="00D1460F">
        <w:t xml:space="preserve"> )</w:t>
      </w:r>
      <w:bookmarkEnd w:id="3639"/>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3640" w:name="_Toc393651080"/>
      <w:r w:rsidRPr="00D1460F">
        <w:t>LEN(</w:t>
      </w:r>
      <w:r w:rsidR="007202D6" w:rsidRPr="00D1460F">
        <w:t>&lt;sexp&gt;</w:t>
      </w:r>
      <w:r w:rsidR="003F798B" w:rsidRPr="00D1460F">
        <w:t>)</w:t>
      </w:r>
      <w:bookmarkEnd w:id="364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3641" w:name="_Toc393651081"/>
      <w:r w:rsidRPr="00FB766E">
        <w:t>HEX(&lt;sexp&gt;)</w:t>
      </w:r>
      <w:bookmarkEnd w:id="3641"/>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3642" w:name="_Toc393651082"/>
      <w:r>
        <w:t>OCT(&lt;sexp&gt;)</w:t>
      </w:r>
      <w:bookmarkEnd w:id="364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3643" w:name="_Toc393651083"/>
      <w:r>
        <w:t>BIN(&lt;sexp&gt;)</w:t>
      </w:r>
      <w:bookmarkEnd w:id="364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3644" w:name="_Toc393651084"/>
      <w:r>
        <w:t>SHIFT</w:t>
      </w:r>
      <w:r w:rsidR="00A64EFA">
        <w:t>(&lt;value_nexp&gt;, &lt;bits_nexp&gt;)</w:t>
      </w:r>
      <w:bookmarkEnd w:id="3644"/>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3645" w:name="_Toc393651085"/>
      <w:r>
        <w:lastRenderedPageBreak/>
        <w:t>ASCII(&lt;sexp&gt;)</w:t>
      </w:r>
      <w:bookmarkEnd w:id="3645"/>
      <w:r w:rsidR="00520661">
        <w:fldChar w:fldCharType="begin"/>
      </w:r>
      <w:r>
        <w:instrText xml:space="preserve"> XE "</w:instrText>
      </w:r>
      <w:r w:rsidRPr="007925AA">
        <w:instrText>ASCII(&lt;sexp&gt;)</w:instrText>
      </w:r>
      <w:r>
        <w:instrText xml:space="preserve">" </w:instrText>
      </w:r>
      <w:r w:rsidR="0052066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3646" w:name="_Toc393651086"/>
      <w:r>
        <w:t>UCODE(&lt;sexp&gt;)</w:t>
      </w:r>
      <w:bookmarkEnd w:id="3646"/>
      <w:r w:rsidR="00520661">
        <w:fldChar w:fldCharType="begin"/>
      </w:r>
      <w:r w:rsidR="00622933">
        <w:instrText xml:space="preserve"> XE "</w:instrText>
      </w:r>
      <w:r w:rsidR="00622933" w:rsidRPr="002F77E0">
        <w:instrText>UCODE(&lt;sexp&gt;)</w:instrText>
      </w:r>
      <w:r w:rsidR="00622933">
        <w:instrText xml:space="preserve">" </w:instrText>
      </w:r>
      <w:r w:rsidR="0052066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3647" w:name="_Toc393651087"/>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w:t>
      </w:r>
      <w:r w:rsidR="006C41B2">
        <w:t xml:space="preserve"> </w:t>
      </w:r>
      <w:r>
        <w:t>&lt;start_nexp&gt;}</w:t>
      </w:r>
      <w:r w:rsidR="00FB766E">
        <w:t>)</w:t>
      </w:r>
      <w:bookmarkEnd w:id="3647"/>
      <w:r w:rsidR="0052066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r w:rsidR="006C41B2">
        <w:t xml:space="preserve">  The value returned will never be</w:t>
      </w:r>
      <w:r w:rsidR="006C41B2" w:rsidRPr="006C41B2">
        <w:t xml:space="preserve"> larger than the length of the &lt;Search_in_sexp&gt; </w:t>
      </w:r>
      <w:r w:rsidR="006C41B2">
        <w:t>string</w:t>
      </w:r>
      <w:r w:rsidR="006C41B2" w:rsidRPr="006C41B2">
        <w:t>.</w:t>
      </w:r>
    </w:p>
    <w:p w:rsidR="007F792C" w:rsidRDefault="00CD2EA5" w:rsidP="00EB1F62">
      <w:pPr>
        <w:pStyle w:val="Heading2"/>
      </w:pPr>
      <w:bookmarkStart w:id="3648" w:name="_Toc393651088"/>
      <w:r>
        <w:t>Starts_with</w:t>
      </w:r>
      <w:r w:rsidR="007F792C" w:rsidRPr="007F792C">
        <w:t>(&lt;Search_for_sexp&gt;, &lt;Search_in_sexp&gt;{,&lt;start_nexp&gt;}</w:t>
      </w:r>
      <w:r w:rsidR="00FB766E">
        <w:t>)</w:t>
      </w:r>
      <w:bookmarkEnd w:id="3648"/>
      <w:r w:rsidR="0052066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52066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3649" w:name="_Toc393651089"/>
      <w:r>
        <w:t>Ends_with</w:t>
      </w:r>
      <w:r w:rsidR="00252493">
        <w:t>(</w:t>
      </w:r>
      <w:r w:rsidR="00C260E1">
        <w:t>&lt;Look_for_sexp&gt;, &lt;look_in_sexp&gt;)</w:t>
      </w:r>
      <w:bookmarkEnd w:id="3649"/>
      <w:r w:rsidR="00520661">
        <w:fldChar w:fldCharType="begin"/>
      </w:r>
      <w:r w:rsidR="00C260E1">
        <w:instrText xml:space="preserve"> XE "</w:instrText>
      </w:r>
      <w:r w:rsidR="00C260E1" w:rsidRPr="00EE417B">
        <w:instrText>Ends_with ( &lt;Look_for_sexp&gt;, &lt;look_in_sexp&gt;)</w:instrText>
      </w:r>
      <w:r w:rsidR="00C260E1">
        <w:instrText xml:space="preserve">" </w:instrText>
      </w:r>
      <w:r w:rsidR="0052066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3650" w:name="_Toc393651090"/>
      <w:r>
        <w:t>G</w:t>
      </w:r>
      <w:r w:rsidR="00CD2EA5">
        <w:t>r_collision</w:t>
      </w:r>
      <w:r w:rsidR="008545F3">
        <w:t>(&lt;object_1_nvar&gt;, &lt;object_2_n</w:t>
      </w:r>
      <w:r>
        <w:t>va</w:t>
      </w:r>
      <w:r w:rsidR="008545F3">
        <w:t>r&gt;)</w:t>
      </w:r>
      <w:bookmarkEnd w:id="3650"/>
      <w:r w:rsidR="0052066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3651" w:name="_Toc393651091"/>
      <w:r>
        <w:lastRenderedPageBreak/>
        <w:t>Background()</w:t>
      </w:r>
      <w:bookmarkEnd w:id="3651"/>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3652" w:name="_Toc393651092"/>
      <w:r>
        <w:t>Time</w:t>
      </w:r>
      <w:r w:rsidRPr="00D1460F">
        <w:t xml:space="preserve"> Functions</w:t>
      </w:r>
      <w:bookmarkEnd w:id="3652"/>
    </w:p>
    <w:p w:rsidR="00E61DD6" w:rsidRDefault="00E61DD6" w:rsidP="00E61DD6">
      <w:pPr>
        <w:pStyle w:val="Heading2"/>
      </w:pPr>
      <w:bookmarkStart w:id="3653" w:name="_Toc393651093"/>
      <w:r>
        <w:t>CLOCK()</w:t>
      </w:r>
      <w:bookmarkEnd w:id="3653"/>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3654" w:name="_Toc393651094"/>
      <w:r>
        <w:t>TIME()</w:t>
      </w:r>
      <w:bookmarkEnd w:id="365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 (the "epoch"). The time interval is given for a specific time zone. By default, it is UTC, but you can change it with the timeZone command.</w:t>
      </w:r>
    </w:p>
    <w:p w:rsidR="00E61DD6" w:rsidRDefault="00E61DD6" w:rsidP="00E61DD6">
      <w:r>
        <w:t>TIME() (the function) and Time (the command) are inverse operations.  TIME() can take the first six return parameters of the Time command directly as input parameters.</w:t>
      </w:r>
    </w:p>
    <w:p w:rsidR="00E61DD6" w:rsidRDefault="00E61DD6" w:rsidP="00E61DD6">
      <w:pPr>
        <w:pStyle w:val="Heading2"/>
      </w:pPr>
      <w:bookmarkStart w:id="3655" w:name="_Toc393651095"/>
      <w:r>
        <w:t>TIME(&lt;year_exp&gt;, &lt;month_exp&gt;, &lt;day_exp&gt;, &lt;hour_exp&gt;, &lt;minute_exp&gt;, &lt;second_exp&gt;)</w:t>
      </w:r>
      <w:bookmarkEnd w:id="365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p>
    <w:p w:rsidR="00E61DD6" w:rsidRDefault="00E61DD6" w:rsidP="00E61DD6">
      <w:pPr>
        <w:rPr>
          <w:ins w:id="3656" w:author="Sammartano, Marc (BIC USA)" w:date="2014-07-20T11:14:00Z"/>
        </w:rPr>
      </w:pPr>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337EB5" w:rsidRPr="00337EB5" w:rsidRDefault="00337EB5" w:rsidP="00E61DD6">
      <w:ins w:id="3657" w:author="Sammartano, Marc (BIC USA)" w:date="2014-07-20T11:14:00Z">
        <w:r>
          <w:t xml:space="preserve">With the </w:t>
        </w:r>
      </w:ins>
      <w:ins w:id="3658" w:author="Sammartano, Marc (BIC USA)" w:date="2014-07-20T11:15:00Z">
        <w:r>
          <w:rPr>
            <w:b/>
          </w:rPr>
          <w:t>USING$()</w:t>
        </w:r>
        <w:r>
          <w:t xml:space="preserve"> or </w:t>
        </w:r>
        <w:r>
          <w:rPr>
            <w:b/>
          </w:rPr>
          <w:t>FORMAT_USING$()</w:t>
        </w:r>
        <w:r>
          <w:t xml:space="preserve"> functions, you can express a moment in time </w:t>
        </w:r>
      </w:ins>
      <w:ins w:id="3659" w:author="Sammartano, Marc (BIC USA)" w:date="2014-07-20T11:16:00Z">
        <w:r>
          <w:t xml:space="preserve">as a string </w:t>
        </w:r>
      </w:ins>
      <w:ins w:id="3660" w:author="Sammartano, Marc (BIC USA)" w:date="2014-07-20T11:15:00Z">
        <w:r>
          <w:t>in many different ways</w:t>
        </w:r>
      </w:ins>
      <w:ins w:id="3661" w:author="Sammartano, Marc (BIC USA)" w:date="2014-07-20T11:16:00Z">
        <w:r>
          <w:t>, formatted for your locale</w:t>
        </w:r>
      </w:ins>
      <w:ins w:id="3662" w:author="Sammartano, Marc (BIC USA)" w:date="2014-07-20T11:15:00Z">
        <w:r>
          <w:t>.</w:t>
        </w:r>
      </w:ins>
    </w:p>
    <w:p w:rsidR="00EF672D" w:rsidRDefault="00EF672D" w:rsidP="00E33967">
      <w:pPr>
        <w:pStyle w:val="Heading1"/>
      </w:pPr>
      <w:bookmarkStart w:id="3663" w:name="_Toc393651096"/>
      <w:r w:rsidRPr="00D1460F">
        <w:lastRenderedPageBreak/>
        <w:t>String Functions</w:t>
      </w:r>
      <w:bookmarkEnd w:id="3663"/>
    </w:p>
    <w:p w:rsidR="00633A72" w:rsidRDefault="001505BE" w:rsidP="00EB1F62">
      <w:pPr>
        <w:pStyle w:val="Heading2"/>
      </w:pPr>
      <w:bookmarkStart w:id="3664" w:name="_Toc393651097"/>
      <w:r>
        <w:t>GETERROR</w:t>
      </w:r>
      <w:r w:rsidR="00633A72">
        <w:t>$()</w:t>
      </w:r>
      <w:bookmarkEnd w:id="3664"/>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3665" w:name="_Toc393651098"/>
      <w:r w:rsidRPr="001A7162">
        <w:rPr>
          <w:szCs w:val="20"/>
        </w:rPr>
        <w:t>CHR</w:t>
      </w:r>
      <w:r w:rsidR="007277D3" w:rsidRPr="001A7162">
        <w:rPr>
          <w:szCs w:val="20"/>
        </w:rPr>
        <w:t>$</w:t>
      </w:r>
      <w:r w:rsidR="007D14F2" w:rsidRPr="001A7162">
        <w:t>(</w:t>
      </w:r>
      <w:r w:rsidR="0042369D" w:rsidRPr="001A7162">
        <w:t>&lt;nexp&gt;</w:t>
      </w:r>
      <w:r w:rsidR="00801BF2" w:rsidRPr="001A7162">
        <w:t>)</w:t>
      </w:r>
      <w:bookmarkEnd w:id="3665"/>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3666" w:name="_Toc393651099"/>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3666"/>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3667" w:name="_Toc393651100"/>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3667"/>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3668" w:name="_Toc3936511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3668"/>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3669" w:name="_Toc393651102"/>
      <w:r>
        <w:rPr>
          <w:rFonts w:eastAsia="Times New Roman"/>
        </w:rPr>
        <w:t>REPLACE$(&lt;target_sexp&gt;, &lt;argument_sexp&gt;, &lt;replace_sexp&gt;)</w:t>
      </w:r>
      <w:bookmarkEnd w:id="3669"/>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3670" w:name="_Toc393651103"/>
      <w:r w:rsidRPr="000A24BA">
        <w:rPr>
          <w:rFonts w:eastAsia="Times New Roman"/>
        </w:rPr>
        <w:t>WORD$(&lt;source_sexp&gt;, &lt;n_nexp&gt; {, &lt;</w:t>
      </w:r>
      <w:r w:rsidR="009503FB">
        <w:rPr>
          <w:rFonts w:eastAsia="Times New Roman"/>
        </w:rPr>
        <w:t>test</w:t>
      </w:r>
      <w:r w:rsidRPr="000A24BA">
        <w:rPr>
          <w:rFonts w:eastAsia="Times New Roman"/>
        </w:rPr>
        <w:t>_sexp&gt;})</w:t>
      </w:r>
      <w:bookmarkEnd w:id="3670"/>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ins w:id="3671" w:author="Sammartano, Marc (BIC USA)" w:date="2014-07-13T06:53:00Z">
        <w:r w:rsidR="006C339A">
          <w:t>o</w:t>
        </w:r>
      </w:ins>
      <w:del w:id="3672" w:author="Sammartano, Marc (BIC USA)" w:date="2014-07-13T06:53:00Z">
        <w:r w:rsidR="00F91921" w:rsidDel="006C339A">
          <w:delText>p</w:delText>
        </w:r>
      </w:del>
      <w:r w:rsidR="00F91921">
        <w:t xml:space="preserve"> return; numbering starts at 1. The &lt;test_sexp&gt; is removed from the result. The &lt;te</w:t>
      </w:r>
      <w:del w:id="3673" w:author="Sammartano, Marc (BIC USA)" w:date="2014-07-13T06:52:00Z">
        <w:r w:rsidR="00F91921" w:rsidDel="006C339A">
          <w:delText>x</w:delText>
        </w:r>
      </w:del>
      <w:ins w:id="3674" w:author="Sammartano, Marc (BIC USA)" w:date="2014-07-13T06:52:00Z">
        <w:r w:rsidR="006C339A">
          <w:t>s</w:t>
        </w:r>
      </w:ins>
      <w:r w:rsidR="00F91921">
        <w:t xml:space="preserve">t_sexp&gt; parameter is an </w:t>
      </w:r>
      <w:r w:rsidR="00F91921">
        <w:lastRenderedPageBreak/>
        <w:t>optional Regular Expression; if it is not given, the source string is split on whitespace. Specifically, the default &lt;te</w:t>
      </w:r>
      <w:del w:id="3675" w:author="Sammartano, Marc (BIC USA)" w:date="2014-07-13T06:52:00Z">
        <w:r w:rsidR="00F91921" w:rsidDel="006C339A">
          <w:delText>x</w:delText>
        </w:r>
      </w:del>
      <w:ins w:id="3676" w:author="Sammartano, Marc (BIC USA)" w:date="2014-07-13T06:52:00Z">
        <w:r w:rsidR="006C339A">
          <w:t>s</w:t>
        </w:r>
      </w:ins>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del w:id="3677" w:author="Sammartano, Marc (BIC USA)" w:date="2014-07-13T06:52:00Z">
        <w:r w:rsidDel="006C339A">
          <w:delText>x</w:delText>
        </w:r>
      </w:del>
      <w:ins w:id="3678" w:author="Sammartano, Marc (BIC USA)" w:date="2014-07-13T06:52:00Z">
        <w:r w:rsidR="006C339A">
          <w:t>s</w:t>
        </w:r>
      </w:ins>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ins w:id="3679" w:author="Sammartano, Marc (BIC USA)" w:date="2014-07-13T06:56:00Z">
        <w:r w:rsidR="0084348F">
          <w:t>n_</w:t>
        </w:r>
      </w:ins>
      <w:r w:rsidR="00F91921">
        <w:t>nexp</w:t>
      </w:r>
      <w:ins w:id="3680" w:author="Sammartano, Marc (BIC USA)" w:date="2014-07-13T06:56:00Z">
        <w:r w:rsidR="0084348F">
          <w:t>&gt;</w:t>
        </w:r>
      </w:ins>
      <w:del w:id="3681" w:author="Sammartano, Marc (BIC USA)" w:date="2014-07-13T06:56:00Z">
        <w:r w:rsidR="00F91921" w:rsidDel="0084348F">
          <w:delText>_</w:delText>
        </w:r>
      </w:del>
      <w:ins w:id="3682" w:author="Sammartano, Marc (BIC USA)" w:date="2014-07-13T06:56:00Z">
        <w:r w:rsidR="0084348F">
          <w:t xml:space="preserve"> </w:t>
        </w:r>
      </w:ins>
      <w:r w:rsidR="00F91921">
        <w:t>may</w:t>
      </w:r>
      <w:del w:id="3683" w:author="Sammartano, Marc (BIC USA)" w:date="2014-07-13T06:56:00Z">
        <w:r w:rsidR="00F91921" w:rsidDel="0084348F">
          <w:delText>&gt;</w:delText>
        </w:r>
      </w:del>
      <w:r w:rsidR="00F91921">
        <w:t xml:space="preserve">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3684" w:name="_Toc393651104"/>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3684"/>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3685" w:name="_Toc393651105"/>
      <w:r w:rsidRPr="00D1460F">
        <w:rPr>
          <w:rFonts w:eastAsia="Times New Roman"/>
        </w:rPr>
        <w:t>LOWER$(</w:t>
      </w:r>
      <w:r w:rsidRPr="00D1460F">
        <w:t>&lt;sexp&gt;</w:t>
      </w:r>
      <w:r w:rsidR="00EF672D" w:rsidRPr="00D1460F">
        <w:rPr>
          <w:rFonts w:eastAsia="Times New Roman"/>
        </w:rPr>
        <w:t>)</w:t>
      </w:r>
      <w:bookmarkEnd w:id="3685"/>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3686" w:name="_Toc393651106"/>
      <w:r w:rsidRPr="00D1460F">
        <w:rPr>
          <w:rFonts w:eastAsia="Times New Roman"/>
        </w:rPr>
        <w:t>UPPER$(</w:t>
      </w:r>
      <w:r w:rsidR="00CA49F0" w:rsidRPr="00D1460F">
        <w:t>&lt;sexp&gt;</w:t>
      </w:r>
      <w:r w:rsidR="00AF288A">
        <w:rPr>
          <w:rFonts w:eastAsia="Times New Roman"/>
        </w:rPr>
        <w:t>)</w:t>
      </w:r>
      <w:bookmarkEnd w:id="3686"/>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3687" w:name="_Toc393651107"/>
      <w:r>
        <w:rPr>
          <w:rFonts w:eastAsia="Times New Roman"/>
        </w:rPr>
        <w:t>VERSION$()</w:t>
      </w:r>
      <w:bookmarkEnd w:id="3687"/>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ins w:id="3688" w:author="Sammartano, Marc (BIC USA)" w:date="2014-07-12T22:43:00Z"/>
          <w:rFonts w:eastAsia="Times New Roman"/>
        </w:rPr>
      </w:pPr>
      <w:bookmarkStart w:id="3689" w:name="_Toc393651108"/>
      <w:ins w:id="3690" w:author="Sammartano, Marc (BIC USA)" w:date="2014-07-12T22:43:00Z">
        <w:r>
          <w:rPr>
            <w:rFonts w:eastAsia="Times New Roman"/>
          </w:rPr>
          <w:t>INT$(&lt;nexp&gt;)</w:t>
        </w:r>
        <w:bookmarkEnd w:id="3689"/>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ins>
    </w:p>
    <w:p w:rsidR="00BA49C4" w:rsidRDefault="00BA49C4" w:rsidP="00BA49C4">
      <w:pPr>
        <w:rPr>
          <w:ins w:id="3691" w:author="Sammartano, Marc (BIC USA)" w:date="2014-07-12T22:43:00Z"/>
        </w:rPr>
      </w:pPr>
      <w:ins w:id="3692" w:author="Sammartano, Marc (BIC USA)" w:date="2014-07-12T22:43:00Z">
        <w:r>
          <w:t xml:space="preserve">Returns a string representing the </w:t>
        </w:r>
      </w:ins>
      <w:ins w:id="3693" w:author="Sammartano, Marc (BIC USA)" w:date="2014-07-12T22:44:00Z">
        <w:r>
          <w:t>integer part</w:t>
        </w:r>
      </w:ins>
      <w:ins w:id="3694" w:author="Sammartano, Marc (BIC USA)" w:date="2014-07-12T22:43:00Z">
        <w:r>
          <w:t xml:space="preserve"> of the numeric expression.</w:t>
        </w:r>
      </w:ins>
    </w:p>
    <w:p w:rsidR="007D0BE8" w:rsidRDefault="007D0BE8" w:rsidP="00EB1F62">
      <w:pPr>
        <w:pStyle w:val="Heading2"/>
        <w:rPr>
          <w:rFonts w:eastAsia="Times New Roman"/>
        </w:rPr>
      </w:pPr>
      <w:bookmarkStart w:id="3695" w:name="_Toc393651109"/>
      <w:r>
        <w:rPr>
          <w:rFonts w:eastAsia="Times New Roman"/>
        </w:rPr>
        <w:t>HEX$(&lt;nexp&gt;)</w:t>
      </w:r>
      <w:bookmarkEnd w:id="3695"/>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3696" w:name="_Toc393651110"/>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3696"/>
    </w:p>
    <w:p w:rsidR="007D0BE8" w:rsidRDefault="007D0BE8" w:rsidP="007D0BE8">
      <w:r>
        <w:t>Returns a string representing the octal representation of the numeric expression.</w:t>
      </w:r>
    </w:p>
    <w:p w:rsidR="007D0BE8" w:rsidRDefault="007D0BE8" w:rsidP="00EB1F62">
      <w:pPr>
        <w:pStyle w:val="Heading2"/>
      </w:pPr>
      <w:bookmarkStart w:id="3697" w:name="_Toc393651111"/>
      <w:r>
        <w:t>BIN$(&lt;nexp&gt;)</w:t>
      </w:r>
      <w:bookmarkEnd w:id="3697"/>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pPr>
        <w:rPr>
          <w:ins w:id="3698" w:author="Sammartano, Marc (BIC USA)" w:date="2014-07-12T22:45:00Z"/>
        </w:rPr>
      </w:pPr>
      <w:r>
        <w:t>Returns a string representing the binary representation of the numeric expression.</w:t>
      </w:r>
    </w:p>
    <w:p w:rsidR="00BA49C4" w:rsidRDefault="005970BB" w:rsidP="00BA49C4">
      <w:pPr>
        <w:pStyle w:val="Heading2"/>
        <w:rPr>
          <w:ins w:id="3699" w:author="Sammartano, Marc (BIC USA)" w:date="2014-07-12T22:45:00Z"/>
        </w:rPr>
      </w:pPr>
      <w:bookmarkStart w:id="3700" w:name="_Toc393651112"/>
      <w:ins w:id="3701" w:author="Sammartano, Marc (BIC USA)" w:date="2014-07-12T22:57:00Z">
        <w:r>
          <w:lastRenderedPageBreak/>
          <w:t>USING$(</w:t>
        </w:r>
      </w:ins>
      <w:ins w:id="3702" w:author="Sammartano, Marc (BIC USA)" w:date="2014-07-13T08:52:00Z">
        <w:r w:rsidR="004544DB">
          <w:t>{</w:t>
        </w:r>
      </w:ins>
      <w:ins w:id="3703" w:author="Sammartano, Marc (BIC USA)" w:date="2014-07-12T22:57:00Z">
        <w:r>
          <w:t>&lt;locale_sexp&gt;</w:t>
        </w:r>
      </w:ins>
      <w:ins w:id="3704" w:author="Sammartano, Marc (BIC USA)" w:date="2014-07-13T08:53:00Z">
        <w:r w:rsidR="004544DB">
          <w:t xml:space="preserve">} </w:t>
        </w:r>
      </w:ins>
      <w:ins w:id="3705" w:author="Sammartano, Marc (BIC USA)" w:date="2014-07-12T22:57:00Z">
        <w:r>
          <w:t>, &lt;format_sexp&gt;</w:t>
        </w:r>
      </w:ins>
      <w:ins w:id="3706" w:author="Sammartano, Marc (BIC USA)" w:date="2014-07-12T23:29:00Z">
        <w:r w:rsidR="00B23E47">
          <w:t xml:space="preserve"> { </w:t>
        </w:r>
      </w:ins>
      <w:ins w:id="3707" w:author="Sammartano, Marc (BIC USA)" w:date="2014-07-12T22:57:00Z">
        <w:r>
          <w:t>, &lt;exp&gt;</w:t>
        </w:r>
      </w:ins>
      <w:ins w:id="3708" w:author="Sammartano, Marc (BIC USA)" w:date="2014-07-12T23:29:00Z">
        <w:r w:rsidR="00B23E47">
          <w:t>}</w:t>
        </w:r>
      </w:ins>
      <w:ins w:id="3709" w:author="Sammartano, Marc (BIC USA)" w:date="2014-07-20T20:10:00Z">
        <w:r w:rsidR="00254A25">
          <w:t>...</w:t>
        </w:r>
      </w:ins>
      <w:ins w:id="3710" w:author="Sammartano, Marc (BIC USA)" w:date="2014-07-12T22:57:00Z">
        <w:r>
          <w:t>)</w:t>
        </w:r>
      </w:ins>
      <w:bookmarkEnd w:id="3700"/>
      <w:ins w:id="3711" w:author="Sammartano, Marc (BIC USA)" w:date="2014-07-12T22:45:00Z">
        <w:r w:rsidR="00BA49C4">
          <w:fldChar w:fldCharType="begin"/>
        </w:r>
        <w:r w:rsidR="00BA49C4">
          <w:instrText xml:space="preserve"> XE "</w:instrText>
        </w:r>
      </w:ins>
      <w:ins w:id="3712" w:author="Sammartano, Marc (BIC USA)" w:date="2014-07-12T22:58:00Z">
        <w:r>
          <w:instrText>USING$(</w:instrText>
        </w:r>
      </w:ins>
      <w:ins w:id="3713" w:author="Sammartano, Marc (BIC USA)" w:date="2014-07-13T08:53:00Z">
        <w:r w:rsidR="004544DB">
          <w:instrText>{</w:instrText>
        </w:r>
      </w:ins>
      <w:ins w:id="3714" w:author="Sammartano, Marc (BIC USA)" w:date="2014-07-12T22:58:00Z">
        <w:r>
          <w:instrText>&lt;locale_sexp&gt;</w:instrText>
        </w:r>
      </w:ins>
      <w:ins w:id="3715" w:author="Sammartano, Marc (BIC USA)" w:date="2014-07-13T08:53:00Z">
        <w:r w:rsidR="004544DB">
          <w:instrText xml:space="preserve">} </w:instrText>
        </w:r>
      </w:ins>
      <w:ins w:id="3716" w:author="Sammartano, Marc (BIC USA)" w:date="2014-07-12T22:58:00Z">
        <w:r>
          <w:instrText>, &lt;format_sexp&gt;</w:instrText>
        </w:r>
      </w:ins>
      <w:ins w:id="3717" w:author="Sammartano, Marc (BIC USA)" w:date="2014-07-12T23:29:00Z">
        <w:r w:rsidR="00B23E47">
          <w:instrText xml:space="preserve"> { </w:instrText>
        </w:r>
      </w:ins>
      <w:ins w:id="3718" w:author="Sammartano, Marc (BIC USA)" w:date="2014-07-12T22:58:00Z">
        <w:r>
          <w:instrText>, &lt;exp&gt;</w:instrText>
        </w:r>
      </w:ins>
      <w:ins w:id="3719" w:author="Sammartano, Marc (BIC USA)" w:date="2014-07-12T23:29:00Z">
        <w:r w:rsidR="00B23E47">
          <w:instrText>}</w:instrText>
        </w:r>
      </w:ins>
      <w:ins w:id="3720" w:author="Sammartano, Marc (BIC USA)" w:date="2014-07-20T20:10:00Z">
        <w:r w:rsidR="00254A25">
          <w:instrText>...</w:instrText>
        </w:r>
      </w:ins>
      <w:ins w:id="3721" w:author="Sammartano, Marc (BIC USA)" w:date="2014-07-12T22:58:00Z">
        <w:r>
          <w:instrText>)</w:instrText>
        </w:r>
      </w:ins>
      <w:ins w:id="3722" w:author="Sammartano, Marc (BIC USA)" w:date="2014-07-12T22:45:00Z">
        <w:r w:rsidR="00BA49C4">
          <w:instrText xml:space="preserve">" </w:instrText>
        </w:r>
        <w:r w:rsidR="00BA49C4">
          <w:fldChar w:fldCharType="end"/>
        </w:r>
      </w:ins>
    </w:p>
    <w:p w:rsidR="00BA49C4" w:rsidRDefault="00BA49C4" w:rsidP="00BA49C4">
      <w:pPr>
        <w:rPr>
          <w:ins w:id="3723" w:author="Sammartano, Marc (BIC USA)" w:date="2014-07-13T08:17:00Z"/>
        </w:rPr>
      </w:pPr>
      <w:ins w:id="3724" w:author="Sammartano, Marc (BIC USA)" w:date="2014-07-12T22:45:00Z">
        <w:r>
          <w:t>Returns a</w:t>
        </w:r>
      </w:ins>
      <w:ins w:id="3725" w:author="Sammartano, Marc (BIC USA)" w:date="2014-07-12T23:34:00Z">
        <w:r w:rsidR="00B23E47">
          <w:t xml:space="preserve"> </w:t>
        </w:r>
      </w:ins>
      <w:ins w:id="3726" w:author="Sammartano, Marc (BIC USA)" w:date="2014-07-12T22:45:00Z">
        <w:r>
          <w:t>string</w:t>
        </w:r>
      </w:ins>
      <w:ins w:id="3727" w:author="Sammartano, Marc (BIC USA)" w:date="2014-07-12T23:36:00Z">
        <w:r w:rsidR="00B23E47">
          <w:t>,</w:t>
        </w:r>
      </w:ins>
      <w:ins w:id="3728" w:author="Sammartano, Marc (BIC USA)" w:date="2014-07-12T23:33:00Z">
        <w:r w:rsidR="00B23E47">
          <w:t xml:space="preserve"> using the </w:t>
        </w:r>
      </w:ins>
      <w:ins w:id="3729" w:author="Sammartano, Marc (BIC USA)" w:date="2014-07-12T23:34:00Z">
        <w:r w:rsidR="00B23E47">
          <w:t xml:space="preserve">locale and </w:t>
        </w:r>
      </w:ins>
      <w:ins w:id="3730" w:author="Sammartano, Marc (BIC USA)" w:date="2014-07-12T23:33:00Z">
        <w:r w:rsidR="00B23E47">
          <w:t>format</w:t>
        </w:r>
      </w:ins>
      <w:ins w:id="3731" w:author="Sammartano, Marc (BIC USA)" w:date="2014-07-12T23:36:00Z">
        <w:r w:rsidR="007168AF">
          <w:t xml:space="preserve"> </w:t>
        </w:r>
      </w:ins>
      <w:ins w:id="3732" w:author="Sammartano, Marc (BIC USA)" w:date="2014-07-12T23:40:00Z">
        <w:r w:rsidR="007168AF">
          <w:t xml:space="preserve">expressions </w:t>
        </w:r>
      </w:ins>
      <w:ins w:id="3733" w:author="Sammartano, Marc (BIC USA)" w:date="2014-07-12T23:36:00Z">
        <w:r w:rsidR="007168AF">
          <w:t>to format the</w:t>
        </w:r>
      </w:ins>
      <w:ins w:id="3734" w:author="Sammartano, Marc (BIC USA)" w:date="2014-07-12T23:37:00Z">
        <w:r w:rsidR="007168AF">
          <w:t xml:space="preserve"> expression</w:t>
        </w:r>
      </w:ins>
      <w:ins w:id="3735" w:author="Sammartano, Marc (BIC USA)" w:date="2014-07-12T23:43:00Z">
        <w:r w:rsidR="007168AF">
          <w:t xml:space="preserve"> list</w:t>
        </w:r>
      </w:ins>
      <w:ins w:id="3736" w:author="Sammartano, Marc (BIC USA)" w:date="2014-07-12T22:45:00Z">
        <w:r>
          <w:t>.</w:t>
        </w:r>
      </w:ins>
    </w:p>
    <w:p w:rsidR="00761086" w:rsidRDefault="00B81CDA" w:rsidP="00BA49C4">
      <w:pPr>
        <w:rPr>
          <w:ins w:id="3737" w:author="Sammartano, Marc (BIC USA)" w:date="2014-07-13T22:13:00Z"/>
        </w:rPr>
      </w:pPr>
      <w:ins w:id="3738" w:author="Sammartano, Marc (BIC USA)" w:date="2014-07-13T08:17:00Z">
        <w:r>
          <w:t xml:space="preserve">This function gives BASIC! programs </w:t>
        </w:r>
      </w:ins>
      <w:ins w:id="3739" w:author="Sammartano, Marc (BIC USA)" w:date="2014-07-13T09:51:00Z">
        <w:r w:rsidR="00DA3A3C">
          <w:t>a</w:t>
        </w:r>
      </w:ins>
      <w:ins w:id="3740" w:author="Sammartano, Marc (BIC USA)" w:date="2014-07-13T08:17:00Z">
        <w:r>
          <w:t xml:space="preserve">ccess to the Formatter class of the Android platform. </w:t>
        </w:r>
      </w:ins>
      <w:ins w:id="3741" w:author="Sammartano, Marc (BIC USA)" w:date="2014-07-13T08:19:00Z">
        <w:r>
          <w:t>You can find</w:t>
        </w:r>
      </w:ins>
      <w:ins w:id="3742" w:author="Sammartano, Marc (BIC USA)" w:date="2014-07-13T08:17:00Z">
        <w:r>
          <w:t xml:space="preserve"> full documentation </w:t>
        </w:r>
      </w:ins>
      <w:ins w:id="3743" w:author="Sammartano, Marc (BIC USA)" w:date="2014-07-13T08:19:00Z">
        <w:r>
          <w:t xml:space="preserve">here: </w:t>
        </w:r>
      </w:ins>
      <w:ins w:id="3744" w:author="Sammartano, Marc (BIC USA)" w:date="2014-07-13T08:20:00Z">
        <w:r>
          <w:fldChar w:fldCharType="begin"/>
        </w:r>
        <w:r>
          <w:instrText xml:space="preserve"> HYPERLINK "http://developer.android.com/reference/java/util/Formatter.html" </w:instrText>
        </w:r>
        <w:r>
          <w:fldChar w:fldCharType="separate"/>
        </w:r>
        <w:r w:rsidRPr="00B81CDA">
          <w:rPr>
            <w:rStyle w:val="Hyperlink"/>
          </w:rPr>
          <w:t>http://developer.android.com/reference/java/util/Formatter.html</w:t>
        </w:r>
        <w:r>
          <w:fldChar w:fldCharType="end"/>
        </w:r>
      </w:ins>
      <w:ins w:id="3745" w:author="Sammartano, Marc (BIC USA)" w:date="2014-07-13T22:14:00Z">
        <w:r w:rsidR="00761086">
          <w:t>.</w:t>
        </w:r>
      </w:ins>
    </w:p>
    <w:p w:rsidR="004544DB" w:rsidRDefault="004544DB" w:rsidP="00BA49C4">
      <w:pPr>
        <w:rPr>
          <w:ins w:id="3746" w:author="Sammartano, Marc (BIC USA)" w:date="2014-07-13T08:51:00Z"/>
        </w:rPr>
      </w:pPr>
      <w:ins w:id="3747" w:author="Sammartano, Marc (BIC USA)" w:date="2014-07-13T08:51:00Z">
        <w:r>
          <w:t xml:space="preserve">The &lt;locale_sexp&gt; </w:t>
        </w:r>
      </w:ins>
      <w:ins w:id="3748" w:author="Sammartano, Marc (BIC USA)" w:date="2014-07-13T08:54:00Z">
        <w:r>
          <w:t xml:space="preserve">is a string that </w:t>
        </w:r>
      </w:ins>
      <w:ins w:id="3749" w:author="Sammartano, Marc (BIC USA)" w:date="2014-07-13T08:51:00Z">
        <w:r>
          <w:t xml:space="preserve">tells the formatter </w:t>
        </w:r>
      </w:ins>
      <w:ins w:id="3750" w:author="Sammartano, Marc (BIC USA)" w:date="2014-07-13T08:52:00Z">
        <w:r>
          <w:t>to use the formatting conventions of a specific</w:t>
        </w:r>
      </w:ins>
      <w:ins w:id="3751" w:author="Sammartano, Marc (BIC USA)" w:date="2014-07-13T08:51:00Z">
        <w:r>
          <w:t xml:space="preserve"> language and region or country.</w:t>
        </w:r>
      </w:ins>
      <w:ins w:id="3752" w:author="Sammartano, Marc (BIC USA)" w:date="2014-07-13T22:10:00Z">
        <w:r w:rsidR="00761086">
          <w:t xml:space="preserve"> For example, </w:t>
        </w:r>
        <w:r w:rsidR="00761086" w:rsidRPr="00B81CDA">
          <w:t>"</w:t>
        </w:r>
        <w:r w:rsidR="00761086">
          <w:t>en_US</w:t>
        </w:r>
        <w:r w:rsidR="00761086" w:rsidRPr="00B81CDA">
          <w:t>"</w:t>
        </w:r>
        <w:r w:rsidR="00761086">
          <w:t xml:space="preserve"> specifies American English conventions.</w:t>
        </w:r>
      </w:ins>
    </w:p>
    <w:p w:rsidR="00B81CDA" w:rsidRDefault="00B81CDA" w:rsidP="00BA49C4">
      <w:pPr>
        <w:rPr>
          <w:ins w:id="3753" w:author="Sammartano, Marc (BIC USA)" w:date="2014-07-13T08:58:00Z"/>
        </w:rPr>
      </w:pPr>
      <w:ins w:id="3754" w:author="Sammartano, Marc (BIC USA)" w:date="2014-07-13T08:22:00Z">
        <w:r>
          <w:t xml:space="preserve">The &lt;format_sexp&gt; </w:t>
        </w:r>
      </w:ins>
      <w:ins w:id="3755" w:author="Sammartano, Marc (BIC USA)" w:date="2014-07-13T08:57:00Z">
        <w:r w:rsidR="00483F38">
          <w:t xml:space="preserve">is a string that </w:t>
        </w:r>
      </w:ins>
      <w:ins w:id="3756" w:author="Sammartano, Marc (BIC USA)" w:date="2014-07-13T08:22:00Z">
        <w:r>
          <w:t xml:space="preserve">contains </w:t>
        </w:r>
        <w:r>
          <w:rPr>
            <w:i/>
          </w:rPr>
          <w:t>format specifiers</w:t>
        </w:r>
        <w:r>
          <w:t xml:space="preserve">, like </w:t>
        </w:r>
      </w:ins>
      <w:ins w:id="3757" w:author="Sammartano, Marc (BIC USA)" w:date="2014-07-13T08:23:00Z">
        <w:r w:rsidRPr="00B81CDA">
          <w:t>"</w:t>
        </w:r>
      </w:ins>
      <w:ins w:id="3758" w:author="Sammartano, Marc (BIC USA)" w:date="2014-07-13T08:22:00Z">
        <w:r>
          <w:t>%d</w:t>
        </w:r>
      </w:ins>
      <w:ins w:id="3759" w:author="Sammartano, Marc (BIC USA)" w:date="2014-07-13T08:23:00Z">
        <w:r w:rsidRPr="00B81CDA">
          <w:t>"</w:t>
        </w:r>
      </w:ins>
      <w:ins w:id="3760" w:author="Sammartano, Marc (BIC USA)" w:date="2014-07-13T08:22:00Z">
        <w:r>
          <w:t xml:space="preserve"> or </w:t>
        </w:r>
      </w:ins>
      <w:ins w:id="3761" w:author="Sammartano, Marc (BIC USA)" w:date="2014-07-13T08:23:00Z">
        <w:r w:rsidRPr="00B81CDA">
          <w:t>"</w:t>
        </w:r>
      </w:ins>
      <w:ins w:id="3762" w:author="Sammartano, Marc (BIC USA)" w:date="2014-07-13T08:22:00Z">
        <w:r>
          <w:t>%7.2f</w:t>
        </w:r>
      </w:ins>
      <w:ins w:id="3763" w:author="Sammartano, Marc (BIC USA)" w:date="2014-07-13T08:58:00Z">
        <w:r w:rsidR="00483F38">
          <w:t>,</w:t>
        </w:r>
      </w:ins>
      <w:ins w:id="3764" w:author="Sammartano, Marc (BIC USA)" w:date="2014-07-13T08:23:00Z">
        <w:r w:rsidRPr="00B81CDA">
          <w:t>"</w:t>
        </w:r>
      </w:ins>
      <w:ins w:id="3765" w:author="Sammartano, Marc (BIC USA)" w:date="2014-07-13T08:24:00Z">
        <w:r>
          <w:t xml:space="preserve"> t</w:t>
        </w:r>
      </w:ins>
      <w:ins w:id="3766" w:author="Sammartano, Marc (BIC USA)" w:date="2014-07-13T08:58:00Z">
        <w:r w:rsidR="00483F38">
          <w:t>hat</w:t>
        </w:r>
      </w:ins>
      <w:ins w:id="3767" w:author="Sammartano, Marc (BIC USA)" w:date="2014-07-13T08:24:00Z">
        <w:r>
          <w:t xml:space="preserve"> tell </w:t>
        </w:r>
      </w:ins>
      <w:ins w:id="3768" w:author="Sammartano, Marc (BIC USA)" w:date="2014-07-13T08:56:00Z">
        <w:r w:rsidR="004544DB">
          <w:t>the formatter</w:t>
        </w:r>
      </w:ins>
      <w:ins w:id="3769" w:author="Sammartano, Marc (BIC USA)" w:date="2014-07-13T08:24:00Z">
        <w:r>
          <w:t xml:space="preserve"> </w:t>
        </w:r>
      </w:ins>
      <w:ins w:id="3770" w:author="Sammartano, Marc (BIC USA)" w:date="2014-07-13T08:56:00Z">
        <w:r w:rsidR="004544DB">
          <w:t xml:space="preserve">what to do with the expressions </w:t>
        </w:r>
      </w:ins>
      <w:ins w:id="3771" w:author="Sammartano, Marc (BIC USA)" w:date="2014-07-13T08:58:00Z">
        <w:r w:rsidR="00483F38">
          <w:t>that follow</w:t>
        </w:r>
      </w:ins>
      <w:ins w:id="3772" w:author="Sammartano, Marc (BIC USA)" w:date="2014-07-13T08:57:00Z">
        <w:r w:rsidR="00483F38">
          <w:t>.</w:t>
        </w:r>
      </w:ins>
    </w:p>
    <w:p w:rsidR="00483F38" w:rsidRDefault="00483F38" w:rsidP="00BA49C4">
      <w:pPr>
        <w:rPr>
          <w:ins w:id="3773" w:author="Sammartano, Marc (BIC USA)" w:date="2014-07-13T08:59:00Z"/>
        </w:rPr>
      </w:pPr>
      <w:ins w:id="3774" w:author="Sammartano, Marc (BIC USA)" w:date="2014-07-13T08:59:00Z">
        <w:r>
          <w:t>The format string is followed by a lis</w:t>
        </w:r>
        <w:r w:rsidR="00234D48">
          <w:t xml:space="preserve">t of zero or more expressions. </w:t>
        </w:r>
      </w:ins>
      <w:ins w:id="3775" w:author="Sammartano, Marc (BIC USA)" w:date="2014-07-20T10:03:00Z">
        <w:r w:rsidR="00234D48">
          <w:t>Most format specifiers take one argument from the list</w:t>
        </w:r>
      </w:ins>
      <w:ins w:id="3776" w:author="Sammartano, Marc (BIC USA)" w:date="2014-07-20T10:06:00Z">
        <w:r w:rsidR="00234D48">
          <w:t>, in order</w:t>
        </w:r>
      </w:ins>
      <w:ins w:id="3777" w:author="Sammartano, Marc (BIC USA)" w:date="2014-07-20T10:03:00Z">
        <w:r w:rsidR="00234D48">
          <w:t xml:space="preserve">. If </w:t>
        </w:r>
      </w:ins>
      <w:ins w:id="3778" w:author="Sammartano, Marc (BIC USA)" w:date="2014-07-20T10:05:00Z">
        <w:r w:rsidR="00234D48">
          <w:t xml:space="preserve">you don’t </w:t>
        </w:r>
      </w:ins>
      <w:ins w:id="3779" w:author="Sammartano, Marc (BIC USA)" w:date="2014-07-20T10:06:00Z">
        <w:r w:rsidR="00234D48">
          <w:t>provide</w:t>
        </w:r>
      </w:ins>
      <w:ins w:id="3780" w:author="Sammartano, Marc (BIC USA)" w:date="2014-07-20T10:05:00Z">
        <w:r w:rsidR="00234D48">
          <w:t xml:space="preserve"> as many arguments as your format string needs, you will get a detailed Java error message</w:t>
        </w:r>
      </w:ins>
      <w:ins w:id="3781" w:author="Sammartano, Marc (BIC USA)" w:date="2014-07-13T08:59:00Z">
        <w:r>
          <w:t>.</w:t>
        </w:r>
      </w:ins>
    </w:p>
    <w:p w:rsidR="00483F38" w:rsidRPr="00B81CDA" w:rsidRDefault="00483F38" w:rsidP="00BA49C4">
      <w:pPr>
        <w:rPr>
          <w:ins w:id="3782" w:author="Sammartano, Marc (BIC USA)" w:date="2014-07-13T08:16:00Z"/>
        </w:rPr>
      </w:pPr>
      <w:ins w:id="3783" w:author="Sammartano, Marc (BIC USA)" w:date="2014-07-13T08:59:00Z">
        <w:r>
          <w:t>Each expression must also match the type of the corresponding format specifier.</w:t>
        </w:r>
      </w:ins>
      <w:ins w:id="3784" w:author="Sammartano, Marc (BIC USA)" w:date="2014-07-13T09:00:00Z">
        <w:r>
          <w:t xml:space="preserve"> If you try to apply a </w:t>
        </w:r>
      </w:ins>
      <w:ins w:id="3785" w:author="Sammartano, Marc (BIC USA)" w:date="2014-07-13T09:01:00Z">
        <w:r>
          <w:t xml:space="preserve">string format specifier, like </w:t>
        </w:r>
        <w:r w:rsidRPr="00B81CDA">
          <w:t>"</w:t>
        </w:r>
        <w:r>
          <w:t>%-7s</w:t>
        </w:r>
        <w:r w:rsidRPr="00B81CDA">
          <w:t>"</w:t>
        </w:r>
        <w:r>
          <w:t xml:space="preserve">, to a number, or a floating point specifier, like </w:t>
        </w:r>
      </w:ins>
      <w:ins w:id="3786" w:author="Sammartano, Marc (BIC USA)" w:date="2014-07-13T09:02:00Z">
        <w:r w:rsidRPr="00B81CDA">
          <w:t>"</w:t>
        </w:r>
      </w:ins>
      <w:ins w:id="3787" w:author="Sammartano, Marc (BIC USA)" w:date="2014-07-13T09:01:00Z">
        <w:r>
          <w:t>%5.2f</w:t>
        </w:r>
      </w:ins>
      <w:ins w:id="3788" w:author="Sammartano, Marc (BIC USA)" w:date="2014-07-13T09:02:00Z">
        <w:r w:rsidRPr="00B81CDA">
          <w:t>"</w:t>
        </w:r>
        <w:r>
          <w:t xml:space="preserve"> to a</w:t>
        </w:r>
        <w:r w:rsidR="006208DB">
          <w:t xml:space="preserve"> string, you will get a </w:t>
        </w:r>
        <w:r>
          <w:t>Java error message.</w:t>
        </w:r>
      </w:ins>
    </w:p>
    <w:p w:rsidR="00B81CDA" w:rsidRDefault="00B81CDA" w:rsidP="00B81CDA">
      <w:pPr>
        <w:pStyle w:val="Heading3"/>
        <w:rPr>
          <w:ins w:id="3789" w:author="Sammartano, Marc (BIC USA)" w:date="2014-07-13T08:17:00Z"/>
        </w:rPr>
      </w:pPr>
      <w:bookmarkStart w:id="3790" w:name="_Toc393651113"/>
      <w:ins w:id="3791" w:author="Sammartano, Marc (BIC USA)" w:date="2014-07-13T08:17:00Z">
        <w:r>
          <w:t>Locale</w:t>
        </w:r>
      </w:ins>
      <w:ins w:id="3792" w:author="Sammartano, Marc (BIC USA)" w:date="2014-07-13T08:50:00Z">
        <w:r w:rsidR="004544DB">
          <w:t xml:space="preserve"> expression</w:t>
        </w:r>
      </w:ins>
      <w:bookmarkEnd w:id="3790"/>
    </w:p>
    <w:p w:rsidR="00887CC2" w:rsidRDefault="00B81CDA" w:rsidP="00BA49C4">
      <w:pPr>
        <w:rPr>
          <w:ins w:id="3793" w:author="Sammartano, Marc (BIC USA)" w:date="2014-07-13T08:29:00Z"/>
        </w:rPr>
      </w:pPr>
      <w:ins w:id="3794" w:author="Sammartano, Marc (BIC USA)" w:date="2014-07-13T08:25:00Z">
        <w:r>
          <w:t xml:space="preserve">The </w:t>
        </w:r>
      </w:ins>
      <w:ins w:id="3795" w:author="Sammartano, Marc (BIC USA)" w:date="2014-07-13T08:50:00Z">
        <w:r w:rsidR="004544DB" w:rsidRPr="00142BB0">
          <w:rPr>
            <w:b/>
          </w:rPr>
          <w:t>USING$()</w:t>
        </w:r>
        <w:r w:rsidR="004544DB">
          <w:t xml:space="preserve"> function</w:t>
        </w:r>
      </w:ins>
      <w:ins w:id="3796" w:author="Sammartano, Marc (BIC USA)" w:date="2014-07-13T08:25:00Z">
        <w:r>
          <w:t xml:space="preserve"> can localize the output string based on language and region. The locale speci</w:t>
        </w:r>
        <w:r w:rsidR="00887CC2">
          <w:t>fies the language and region with standardized codes.</w:t>
        </w:r>
      </w:ins>
      <w:ins w:id="3797" w:author="Sammartano, Marc (BIC USA)" w:date="2014-07-13T08:29:00Z">
        <w:r w:rsidR="00887CC2">
          <w:t xml:space="preserve"> The &lt;locale_sexp&gt; is a string containing zero or more codes separated by underscores.</w:t>
        </w:r>
      </w:ins>
    </w:p>
    <w:p w:rsidR="00580C51" w:rsidRDefault="00887CC2" w:rsidP="00BA49C4">
      <w:pPr>
        <w:rPr>
          <w:ins w:id="3798" w:author="Sammartano, Marc (BIC USA)" w:date="2014-07-13T08:38:00Z"/>
        </w:rPr>
      </w:pPr>
      <w:ins w:id="3799" w:author="Sammartano, Marc (BIC USA)" w:date="2014-07-13T08:29:00Z">
        <w:r>
          <w:t xml:space="preserve">The </w:t>
        </w:r>
      </w:ins>
      <w:ins w:id="3800" w:author="Sammartano, Marc (BIC USA)" w:date="2014-07-13T08:41:00Z">
        <w:r w:rsidR="00580C51">
          <w:t>function</w:t>
        </w:r>
      </w:ins>
      <w:ins w:id="3801" w:author="Sammartano, Marc (BIC USA)" w:date="2014-07-13T08:29:00Z">
        <w:r>
          <w:t xml:space="preserve"> accepts up to three codes</w:t>
        </w:r>
      </w:ins>
      <w:ins w:id="3802" w:author="Sammartano, Marc (BIC USA)" w:date="2014-07-13T08:30:00Z">
        <w:r>
          <w:t>. T</w:t>
        </w:r>
      </w:ins>
      <w:ins w:id="3803" w:author="Sammartano, Marc (BIC USA)" w:date="2014-07-13T08:29:00Z">
        <w:r>
          <w:t xml:space="preserve">he first must be a language code, </w:t>
        </w:r>
      </w:ins>
      <w:ins w:id="3804" w:author="Sammartano, Marc (BIC USA)" w:date="2014-07-13T08:31:00Z">
        <w:r>
          <w:t xml:space="preserve">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w:t>
        </w:r>
      </w:ins>
      <w:ins w:id="3805" w:author="Sammartano, Marc (BIC USA)" w:date="2014-07-13T08:32:00Z">
        <w:r>
          <w:t xml:space="preserve">second must be a region or country code, such as </w:t>
        </w:r>
        <w:r w:rsidRPr="00B81CDA">
          <w:t>"</w:t>
        </w:r>
        <w:r>
          <w:t>FR</w:t>
        </w:r>
        <w:r w:rsidRPr="00B81CDA">
          <w:t>"</w:t>
        </w:r>
      </w:ins>
      <w:ins w:id="3806" w:author="Sammartano, Marc (BIC USA)" w:date="2014-07-13T08:33:00Z">
        <w:r>
          <w:t xml:space="preserve">, </w:t>
        </w:r>
        <w:r w:rsidRPr="00B81CDA">
          <w:t>"</w:t>
        </w:r>
        <w:r>
          <w:t>US</w:t>
        </w:r>
        <w:r w:rsidRPr="00B81CDA">
          <w:t>"</w:t>
        </w:r>
        <w:r>
          <w:t xml:space="preserve">, or </w:t>
        </w:r>
        <w:r w:rsidRPr="00B81CDA">
          <w:t>"</w:t>
        </w:r>
        <w:r>
          <w:t>IN</w:t>
        </w:r>
        <w:r w:rsidRPr="00B81CDA">
          <w:t>"</w:t>
        </w:r>
        <w:r>
          <w:t>.</w:t>
        </w:r>
      </w:ins>
      <w:ins w:id="3807" w:author="Sammartano, Marc (BIC USA)" w:date="2014-07-13T08:40:00Z">
        <w:r w:rsidR="00580C51">
          <w:t xml:space="preserve"> Some language and country combinations can accept a third code, called the </w:t>
        </w:r>
      </w:ins>
      <w:ins w:id="3808" w:author="Sammartano, Marc (BIC USA)" w:date="2014-07-13T08:41:00Z">
        <w:r w:rsidR="00580C51" w:rsidRPr="00B81CDA">
          <w:t>"</w:t>
        </w:r>
        <w:r w:rsidR="00580C51">
          <w:t>variant code</w:t>
        </w:r>
        <w:r w:rsidR="00580C51" w:rsidRPr="00B81CDA">
          <w:t>"</w:t>
        </w:r>
        <w:r w:rsidR="00580C51">
          <w:t>.</w:t>
        </w:r>
      </w:ins>
    </w:p>
    <w:p w:rsidR="00D91984" w:rsidRDefault="00580C51" w:rsidP="00BA49C4">
      <w:pPr>
        <w:rPr>
          <w:ins w:id="3809" w:author="Sammartano, Marc (BIC USA)" w:date="2014-07-13T08:44:00Z"/>
        </w:rPr>
      </w:pPr>
      <w:ins w:id="3810" w:author="Sammartano, Marc (BIC USA)" w:date="2014-07-13T08:38:00Z">
        <w:r>
          <w:t xml:space="preserve">The </w:t>
        </w:r>
      </w:ins>
      <w:ins w:id="3811" w:author="Sammartano, Marc (BIC USA)" w:date="2014-07-13T08:41:00Z">
        <w:r>
          <w:t>function</w:t>
        </w:r>
      </w:ins>
      <w:ins w:id="3812" w:author="Sammartano, Marc (BIC USA)" w:date="2014-07-13T08:38:00Z">
        <w:r>
          <w:t xml:space="preserve"> also accepts </w:t>
        </w:r>
      </w:ins>
      <w:ins w:id="3813" w:author="Sammartano, Marc (BIC USA)" w:date="2014-07-13T08:39:00Z">
        <w:r>
          <w:t xml:space="preserve">the </w:t>
        </w:r>
      </w:ins>
      <w:ins w:id="3814" w:author="Sammartano, Marc (BIC USA)" w:date="2014-07-13T08:42:00Z">
        <w:r>
          <w:t xml:space="preserve">standard </w:t>
        </w:r>
      </w:ins>
      <w:ins w:id="3815" w:author="Sammartano, Marc (BIC USA)" w:date="2014-07-13T08:38:00Z">
        <w:r>
          <w:t>three-letter</w:t>
        </w:r>
      </w:ins>
      <w:ins w:id="3816" w:author="Sammartano, Marc (BIC USA)" w:date="2014-07-13T08:39:00Z">
        <w:r>
          <w:t xml:space="preserve"> codes and numeric</w:t>
        </w:r>
      </w:ins>
      <w:ins w:id="3817" w:author="Sammartano, Marc (BIC USA)" w:date="2014-07-13T08:42:00Z">
        <w:r>
          <w:t xml:space="preserve"> codes</w:t>
        </w:r>
      </w:ins>
      <w:ins w:id="3818" w:author="Sammartano, Marc (BIC USA)" w:date="2014-07-13T08:43:00Z">
        <w:r>
          <w:t xml:space="preserve"> for country or region</w:t>
        </w:r>
      </w:ins>
      <w:ins w:id="3819" w:author="Sammartano, Marc (BIC USA)" w:date="2014-07-13T08:39:00Z">
        <w:r>
          <w:t xml:space="preserve">. For example, </w:t>
        </w:r>
      </w:ins>
      <w:ins w:id="3820" w:author="Sammartano, Marc (BIC USA)" w:date="2014-07-13T08:40:00Z">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ins>
    </w:p>
    <w:p w:rsidR="00580C51" w:rsidRDefault="00580C51" w:rsidP="00BA49C4">
      <w:pPr>
        <w:rPr>
          <w:ins w:id="3821" w:author="Sammartano, Marc (BIC USA)" w:date="2014-07-13T08:41:00Z"/>
        </w:rPr>
      </w:pPr>
      <w:ins w:id="3822" w:author="Sammartano, Marc (BIC USA)" w:date="2014-07-13T08:44:00Z">
        <w:r>
          <w:t>If you want to</w:t>
        </w:r>
      </w:ins>
      <w:ins w:id="3823" w:author="Sammartano, Marc (BIC USA)" w:date="2014-07-13T08:46:00Z">
        <w:r>
          <w:t xml:space="preserve"> use</w:t>
        </w:r>
      </w:ins>
      <w:ins w:id="3824" w:author="Sammartano, Marc (BIC USA)" w:date="2014-07-13T08:44:00Z">
        <w:r>
          <w:t xml:space="preserve"> the default locale of your Android device, </w:t>
        </w:r>
      </w:ins>
      <w:ins w:id="3825" w:author="Sammartano, Marc (BIC USA)" w:date="2014-07-13T08:46:00Z">
        <w:r>
          <w:t>make the &lt;locale_exp&gt; an</w:t>
        </w:r>
      </w:ins>
      <w:ins w:id="3826" w:author="Sammartano, Marc (BIC USA)" w:date="2014-07-13T08:44:00Z">
        <w:r>
          <w:t xml:space="preserve"> empty string (</w:t>
        </w:r>
      </w:ins>
      <w:ins w:id="3827" w:author="Sammartano, Marc (BIC USA)" w:date="2014-07-13T08:45:00Z">
        <w:r w:rsidRPr="00B81CDA">
          <w:t>""</w:t>
        </w:r>
        <w:r>
          <w:t>), or leave it out altogether. If you</w:t>
        </w:r>
      </w:ins>
      <w:ins w:id="3828" w:author="Sammartano, Marc (BIC USA)" w:date="2014-07-13T08:49:00Z">
        <w:r w:rsidR="004544DB">
          <w:t xml:space="preserve"> leave</w:t>
        </w:r>
      </w:ins>
      <w:ins w:id="3829" w:author="Sammartano, Marc (BIC USA)" w:date="2014-07-13T08:45:00Z">
        <w:r>
          <w:t xml:space="preserve"> </w:t>
        </w:r>
      </w:ins>
      <w:ins w:id="3830" w:author="Sammartano, Marc (BIC USA)" w:date="2014-07-13T08:47:00Z">
        <w:r>
          <w:t>it</w:t>
        </w:r>
      </w:ins>
      <w:ins w:id="3831" w:author="Sammartano, Marc (BIC USA)" w:date="2014-07-13T08:45:00Z">
        <w:r>
          <w:t xml:space="preserve"> out, you must keep the comma</w:t>
        </w:r>
      </w:ins>
      <w:ins w:id="3832" w:author="Sammartano, Marc (BIC USA)" w:date="2014-07-13T08:49:00Z">
        <w:r w:rsidR="004544DB">
          <w:t xml:space="preserve">: </w:t>
        </w:r>
        <w:r w:rsidR="004544DB" w:rsidRPr="00142BB0">
          <w:rPr>
            <w:b/>
          </w:rPr>
          <w:t>USING$(, "%f", x)</w:t>
        </w:r>
      </w:ins>
    </w:p>
    <w:p w:rsidR="00580C51" w:rsidRDefault="00580C51" w:rsidP="00BA49C4">
      <w:pPr>
        <w:rPr>
          <w:ins w:id="3833" w:author="Sammartano, Marc (BIC USA)" w:date="2014-07-13T09:23:00Z"/>
        </w:rPr>
      </w:pPr>
      <w:ins w:id="3834" w:author="Sammartano, Marc (BIC USA)" w:date="2014-07-13T08:43:00Z">
        <w:r>
          <w:t xml:space="preserve">If you make a mistake in the &lt;locale_sexp&gt;, you may get an obscure Java error message, but more likely your locale will be ignored, and your string will be formatted using the default locale of your </w:t>
        </w:r>
      </w:ins>
      <w:ins w:id="3835" w:author="Sammartano, Marc (BIC USA)" w:date="2014-07-13T08:44:00Z">
        <w:r>
          <w:t>device.</w:t>
        </w:r>
      </w:ins>
    </w:p>
    <w:p w:rsidR="00C47498" w:rsidRDefault="00C47498" w:rsidP="00BA49C4">
      <w:pPr>
        <w:rPr>
          <w:ins w:id="3836" w:author="Sammartano, Marc (BIC USA)" w:date="2014-07-13T09:24:00Z"/>
        </w:rPr>
      </w:pPr>
      <w:ins w:id="3837" w:author="Sammartano, Marc (BIC USA)" w:date="2014-07-13T09:24:00Z">
        <w:r>
          <w:t>Android devices do not support all possible locales. If you specify a valid locale that your device does not understand, your string will be formatted using the default locale.</w:t>
        </w:r>
      </w:ins>
    </w:p>
    <w:p w:rsidR="004544DB" w:rsidRDefault="004544DB" w:rsidP="004544DB">
      <w:pPr>
        <w:pStyle w:val="Heading3"/>
        <w:rPr>
          <w:ins w:id="3838" w:author="Sammartano, Marc (BIC USA)" w:date="2014-07-13T08:50:00Z"/>
        </w:rPr>
      </w:pPr>
      <w:bookmarkStart w:id="3839" w:name="_Toc393651114"/>
      <w:ins w:id="3840" w:author="Sammartano, Marc (BIC USA)" w:date="2014-07-13T08:50:00Z">
        <w:r>
          <w:t>Format</w:t>
        </w:r>
      </w:ins>
      <w:ins w:id="3841" w:author="Sammartano, Marc (BIC USA)" w:date="2014-07-13T08:51:00Z">
        <w:r>
          <w:t xml:space="preserve"> expression</w:t>
        </w:r>
      </w:ins>
      <w:bookmarkEnd w:id="3839"/>
    </w:p>
    <w:p w:rsidR="00E62B8E" w:rsidRDefault="00483F38" w:rsidP="00BA49C4">
      <w:pPr>
        <w:rPr>
          <w:ins w:id="3842" w:author="Sammartano, Marc (BIC USA)" w:date="2014-07-13T09:17:00Z"/>
        </w:rPr>
      </w:pPr>
      <w:ins w:id="3843" w:author="Sammartano, Marc (BIC USA)" w:date="2014-07-13T09:06:00Z">
        <w:r>
          <w:t xml:space="preserve">If you are familiar with the </w:t>
        </w:r>
      </w:ins>
      <w:ins w:id="3844" w:author="Sammartano, Marc (BIC USA)" w:date="2014-07-13T09:07:00Z">
        <w:r>
          <w:rPr>
            <w:i/>
          </w:rPr>
          <w:t>printf</w:t>
        </w:r>
        <w:r>
          <w:t xml:space="preserve"> functions of C/C++, Perl, or other languages, you </w:t>
        </w:r>
        <w:r w:rsidR="00C01BB8">
          <w:t xml:space="preserve">will </w:t>
        </w:r>
      </w:ins>
      <w:ins w:id="3845" w:author="Sammartano, Marc (BIC USA)" w:date="2014-07-13T22:16:00Z">
        <w:r w:rsidR="00761086">
          <w:t>recognize most of</w:t>
        </w:r>
      </w:ins>
      <w:ins w:id="3846" w:author="Sammartano, Marc (BIC USA)" w:date="2014-07-13T09:07:00Z">
        <w:r w:rsidR="00C01BB8">
          <w:t xml:space="preserve"> format specifiers of this function. The format expression is exactly the same as format string of the Java </w:t>
        </w:r>
        <w:r w:rsidR="00C01BB8" w:rsidRPr="00C01BB8">
          <w:rPr>
            <w:i/>
          </w:rPr>
          <w:lastRenderedPageBreak/>
          <w:t>Formatter</w:t>
        </w:r>
        <w:r w:rsidR="00C01BB8">
          <w:t xml:space="preserve"> class, or the </w:t>
        </w:r>
        <w:r w:rsidR="00C01BB8" w:rsidRPr="00C01BB8">
          <w:rPr>
            <w:i/>
          </w:rPr>
          <w:t>format(String, Object</w:t>
        </w:r>
      </w:ins>
      <w:ins w:id="3847" w:author="Sammartano, Marc (BIC USA)" w:date="2014-07-13T09:09:00Z">
        <w:r w:rsidR="00C01BB8" w:rsidRPr="00C01BB8">
          <w:rPr>
            <w:i/>
          </w:rPr>
          <w:t>…)</w:t>
        </w:r>
        <w:r w:rsidR="00C01BB8">
          <w:t xml:space="preserve"> </w:t>
        </w:r>
      </w:ins>
      <w:ins w:id="3848" w:author="Sammartano, Marc (BIC USA)" w:date="2014-07-13T09:10:00Z">
        <w:r w:rsidR="00C01BB8">
          <w:t xml:space="preserve">method of the Java </w:t>
        </w:r>
        <w:r w:rsidR="00C01BB8">
          <w:rPr>
            <w:i/>
          </w:rPr>
          <w:t>String</w:t>
        </w:r>
      </w:ins>
      <w:ins w:id="3849" w:author="Sammartano, Marc (BIC USA)" w:date="2014-07-13T22:17:00Z">
        <w:r w:rsidR="00E62B8E">
          <w:t>,</w:t>
        </w:r>
      </w:ins>
      <w:ins w:id="3850" w:author="Sammartano, Marc (BIC USA)" w:date="2014-07-13T22:18:00Z">
        <w:r w:rsidR="00E62B8E">
          <w:t xml:space="preserve"> with two exceptions: Boolean format</w:t>
        </w:r>
      </w:ins>
      <w:ins w:id="3851" w:author="Sammartano, Marc (BIC USA)" w:date="2014-07-13T22:19:00Z">
        <w:r w:rsidR="00E62B8E">
          <w:t xml:space="preserve"> </w:t>
        </w:r>
      </w:ins>
      <w:ins w:id="3852" w:author="Sammartano, Marc (BIC USA)" w:date="2014-07-13T22:18:00Z">
        <w:r w:rsidR="00E62B8E">
          <w:t>s</w:t>
        </w:r>
      </w:ins>
      <w:ins w:id="3853" w:author="Sammartano, Marc (BIC USA)" w:date="2014-07-13T22:19:00Z">
        <w:r w:rsidR="00E62B8E">
          <w:t>pecifiers</w:t>
        </w:r>
      </w:ins>
      <w:ins w:id="3854" w:author="Sammartano, Marc (BIC USA)" w:date="2014-07-13T22:18:00Z">
        <w:r w:rsidR="00E62B8E">
          <w:t xml:space="preserve"> are not supported</w:t>
        </w:r>
      </w:ins>
      <w:ins w:id="3855" w:author="Sammartano, Marc (BIC USA)" w:date="2014-07-13T22:19:00Z">
        <w:r w:rsidR="00E62B8E">
          <w:t>, and hex hash specifiers are limited to numeric and string types.</w:t>
        </w:r>
      </w:ins>
    </w:p>
    <w:p w:rsidR="00C01BB8" w:rsidRDefault="00C01BB8" w:rsidP="00E62B8E">
      <w:pPr>
        <w:rPr>
          <w:ins w:id="3856" w:author="Sammartano, Marc (BIC USA)" w:date="2014-07-13T09:26:00Z"/>
        </w:rPr>
      </w:pPr>
      <w:ins w:id="3857" w:author="Sammartano, Marc (BIC USA)" w:date="2014-07-13T09:10:00Z">
        <w:r>
          <w:t>If you have not programmed in one of those other languages, this will be your introduction to a powerful tool for formatting tex</w:t>
        </w:r>
        <w:r w:rsidR="00C47498">
          <w:t>t</w:t>
        </w:r>
      </w:ins>
      <w:ins w:id="3858" w:author="Sammartano, Marc (BIC USA)" w:date="2014-07-13T09:52:00Z">
        <w:r w:rsidR="00DA3A3C">
          <w:t>.</w:t>
        </w:r>
      </w:ins>
    </w:p>
    <w:p w:rsidR="00C47498" w:rsidRDefault="00C47498" w:rsidP="00BA49C4">
      <w:pPr>
        <w:rPr>
          <w:ins w:id="3859" w:author="Sammartano, Marc (BIC USA)" w:date="2014-07-13T09:28:00Z"/>
        </w:rPr>
      </w:pPr>
      <w:ins w:id="3860" w:author="Sammartano, Marc (BIC USA)" w:date="2014-07-13T09:26:00Z">
        <w:r>
          <w:t xml:space="preserve">A format expression is a string with embedded format specifiers. Anything that is not a format specifier is copied literally to the function </w:t>
        </w:r>
      </w:ins>
      <w:ins w:id="3861" w:author="Sammartano, Marc (BIC USA)" w:date="2014-07-13T22:10:00Z">
        <w:r w:rsidR="00761086">
          <w:t>output string</w:t>
        </w:r>
      </w:ins>
      <w:ins w:id="3862" w:author="Sammartano, Marc (BIC USA)" w:date="2014-07-13T09:26:00Z">
        <w:r>
          <w:t>. Each embedded format specifier is replaced with the value of an expr</w:t>
        </w:r>
      </w:ins>
      <w:ins w:id="3863" w:author="Sammartano, Marc (BIC USA)" w:date="2014-07-13T09:27:00Z">
        <w:r>
          <w:t>ession from the list, formatted according to the specifier.</w:t>
        </w:r>
      </w:ins>
      <w:ins w:id="3864" w:author="Sammartano, Marc (BIC USA)" w:date="2014-07-13T09:28:00Z">
        <w:r w:rsidR="00A46E57">
          <w:t xml:space="preserve"> For example:</w:t>
        </w:r>
      </w:ins>
    </w:p>
    <w:p w:rsidR="00A46E57" w:rsidRDefault="00A46E57" w:rsidP="00A46E57">
      <w:pPr>
        <w:pStyle w:val="Codeexample"/>
        <w:rPr>
          <w:ins w:id="3865" w:author="Sammartano, Marc (BIC USA)" w:date="2014-07-13T22:25:00Z"/>
        </w:rPr>
      </w:pPr>
      <w:ins w:id="3866" w:author="Sammartano, Marc (BIC USA)" w:date="2014-07-13T09:28:00Z">
        <w:r>
          <w:t>PRINT USING</w:t>
        </w:r>
      </w:ins>
      <w:ins w:id="3867" w:author="Sammartano, Marc (BIC USA)" w:date="2014-07-13T22:10:00Z">
        <w:r w:rsidR="00761086">
          <w:t>$</w:t>
        </w:r>
      </w:ins>
      <w:ins w:id="3868" w:author="Sammartano, Marc (BIC USA)" w:date="2014-07-13T09:28:00Z">
        <w:r>
          <w:t>(</w:t>
        </w:r>
        <w:r w:rsidRPr="00B81CDA">
          <w:t>""</w:t>
        </w:r>
        <w:r>
          <w:t>,</w:t>
        </w:r>
        <w:r w:rsidRPr="00B81CDA">
          <w:t>"</w:t>
        </w:r>
      </w:ins>
      <w:ins w:id="3869" w:author="Sammartano, Marc (BIC USA)" w:date="2014-07-13T09:29:00Z">
        <w:r>
          <w:t>Pi</w:t>
        </w:r>
      </w:ins>
      <w:ins w:id="3870" w:author="Sammartano, Marc (BIC USA)" w:date="2014-07-13T09:28:00Z">
        <w:r>
          <w:t xml:space="preserve"> is</w:t>
        </w:r>
      </w:ins>
      <w:ins w:id="3871" w:author="Sammartano, Marc (BIC USA)" w:date="2014-07-13T09:29:00Z">
        <w:r>
          <w:t xml:space="preserve"> approximately</w:t>
        </w:r>
      </w:ins>
      <w:ins w:id="3872" w:author="Sammartano, Marc (BIC USA)" w:date="2014-07-13T09:28:00Z">
        <w:r>
          <w:t xml:space="preserve"> %f</w:t>
        </w:r>
      </w:ins>
      <w:ins w:id="3873" w:author="Sammartano, Marc (BIC USA)" w:date="2014-07-13T09:40:00Z">
        <w:r w:rsidR="007158B3">
          <w:t>.</w:t>
        </w:r>
      </w:ins>
      <w:ins w:id="3874" w:author="Sammartano, Marc (BIC USA)" w:date="2014-07-13T09:28:00Z">
        <w:r w:rsidRPr="00B81CDA">
          <w:t>"</w:t>
        </w:r>
        <w:r>
          <w:t>,</w:t>
        </w:r>
      </w:ins>
      <w:ins w:id="3875" w:author="Sammartano, Marc (BIC USA)" w:date="2014-07-13T09:29:00Z">
        <w:r>
          <w:t xml:space="preserve"> pi())</w:t>
        </w:r>
      </w:ins>
      <w:ins w:id="3876" w:author="Sammartano, Marc (BIC USA)" w:date="2014-07-13T22:25:00Z">
        <w:r w:rsidR="00E62B8E">
          <w:tab/>
        </w:r>
        <w:r w:rsidR="00E62B8E">
          <w:sym w:font="Wingdings" w:char="F0DF"/>
        </w:r>
        <w:r w:rsidR="00E62B8E">
          <w:t xml:space="preserve"> function call</w:t>
        </w:r>
      </w:ins>
    </w:p>
    <w:p w:rsidR="00E62B8E" w:rsidRDefault="00E62B8E" w:rsidP="00E62B8E">
      <w:pPr>
        <w:pStyle w:val="Codeexample"/>
        <w:rPr>
          <w:ins w:id="3877" w:author="Sammartano, Marc (BIC USA)" w:date="2014-07-13T22:25:00Z"/>
        </w:rPr>
      </w:pPr>
      <w:ins w:id="3878" w:author="Sammartano, Marc (BIC USA)" w:date="2014-07-13T22:25:00Z">
        <w:r>
          <w:t>Pi is approximately 3.141593.</w:t>
        </w:r>
      </w:ins>
      <w:ins w:id="3879" w:author="Sammartano, Marc (BIC USA)" w:date="2014-07-13T22:26:00Z">
        <w:r>
          <w:tab/>
        </w:r>
        <w:r>
          <w:tab/>
        </w:r>
        <w:r>
          <w:tab/>
        </w:r>
        <w:r>
          <w:tab/>
        </w:r>
        <w:r>
          <w:sym w:font="Wingdings" w:char="F0DF"/>
        </w:r>
        <w:r>
          <w:t xml:space="preserve"> printed output for English locale</w:t>
        </w:r>
      </w:ins>
    </w:p>
    <w:p w:rsidR="00672E59" w:rsidRDefault="00A46E57" w:rsidP="00672E59">
      <w:pPr>
        <w:pStyle w:val="ListParagraph"/>
        <w:rPr>
          <w:ins w:id="3880" w:author="Sammartano, Marc (BIC USA)" w:date="2014-07-13T22:28:00Z"/>
        </w:rPr>
      </w:pPr>
      <w:ins w:id="3881" w:author="Sammartano, Marc (BIC USA)" w:date="2014-07-13T09:30:00Z">
        <w:r>
          <w:t xml:space="preserve">The &lt;locale_exp&gt; is </w:t>
        </w:r>
        <w:r w:rsidRPr="00B81CDA">
          <w:t>""</w:t>
        </w:r>
        <w:r>
          <w:t xml:space="preserve">, meaning </w:t>
        </w:r>
        <w:r w:rsidRPr="00B81CDA">
          <w:t>"</w:t>
        </w:r>
        <w:r>
          <w:t xml:space="preserve">use </w:t>
        </w:r>
      </w:ins>
      <w:ins w:id="3882" w:author="Sammartano, Marc (BIC USA)" w:date="2014-07-13T22:08:00Z">
        <w:r w:rsidR="00761086">
          <w:t>my</w:t>
        </w:r>
      </w:ins>
      <w:ins w:id="3883" w:author="Sammartano, Marc (BIC USA)" w:date="2014-07-13T09:30:00Z">
        <w:r>
          <w:t xml:space="preserve"> default locale</w:t>
        </w:r>
        <w:r w:rsidRPr="00B81CDA">
          <w:t>"</w:t>
        </w:r>
        <w:r>
          <w:t>.</w:t>
        </w:r>
      </w:ins>
    </w:p>
    <w:p w:rsidR="00672E59" w:rsidRDefault="00A46E57" w:rsidP="00672E59">
      <w:pPr>
        <w:pStyle w:val="ListParagraph"/>
        <w:rPr>
          <w:ins w:id="3884" w:author="Sammartano, Marc (BIC USA)" w:date="2014-07-13T22:28:00Z"/>
        </w:rPr>
      </w:pPr>
      <w:ins w:id="3885" w:author="Sammartano, Marc (BIC USA)" w:date="2014-07-13T09:30:00Z">
        <w:r>
          <w:t xml:space="preserve">The &lt;format_exp&gt;, </w:t>
        </w:r>
      </w:ins>
      <w:ins w:id="3886" w:author="Sammartano, Marc (BIC USA)" w:date="2014-07-13T09:31:00Z">
        <w:r w:rsidRPr="00B81CDA">
          <w:t>"</w:t>
        </w:r>
        <w:r>
          <w:t>Pi is approximately %f</w:t>
        </w:r>
        <w:r w:rsidRPr="00B81CDA">
          <w:t>"</w:t>
        </w:r>
        <w:r>
          <w:t xml:space="preserve">, has one format specifier, </w:t>
        </w:r>
        <w:r w:rsidRPr="00B81CDA">
          <w:t>"</w:t>
        </w:r>
        <w:r>
          <w:t>%f</w:t>
        </w:r>
        <w:r w:rsidRPr="00B81CDA">
          <w:t>"</w:t>
        </w:r>
      </w:ins>
      <w:ins w:id="3887" w:author="Sammartano, Marc (BIC USA)" w:date="2014-07-13T22:28:00Z">
        <w:r w:rsidR="00672E59">
          <w:t>.</w:t>
        </w:r>
      </w:ins>
    </w:p>
    <w:p w:rsidR="00672E59" w:rsidRDefault="00672E59" w:rsidP="00672E59">
      <w:pPr>
        <w:pStyle w:val="ListParagraph"/>
        <w:rPr>
          <w:ins w:id="3888" w:author="Sammartano, Marc (BIC USA)" w:date="2014-07-13T09:40:00Z"/>
        </w:rPr>
      </w:pPr>
      <w:ins w:id="3889" w:author="Sammartano, Marc (BIC USA)" w:date="2014-07-13T22:28:00Z">
        <w:r w:rsidRPr="00B81CDA">
          <w:t>"</w:t>
        </w:r>
        <w:r>
          <w:t>%f</w:t>
        </w:r>
        <w:r w:rsidRPr="00B81CDA">
          <w:t>"</w:t>
        </w:r>
        <w:r>
          <w:t xml:space="preserve"> </w:t>
        </w:r>
      </w:ins>
      <w:ins w:id="3890" w:author="Sammartano, Marc (BIC USA)" w:date="2014-07-13T09:31:00Z">
        <w:r w:rsidR="00A46E57">
          <w:t xml:space="preserve">means, </w:t>
        </w:r>
        <w:r w:rsidR="00A46E57" w:rsidRPr="00B81CDA">
          <w:t>"</w:t>
        </w:r>
        <w:r w:rsidR="00A46E57">
          <w:t>use the default</w:t>
        </w:r>
      </w:ins>
      <w:ins w:id="3891" w:author="Sammartano, Marc (BIC USA)" w:date="2014-07-13T09:38:00Z">
        <w:r w:rsidR="007158B3">
          <w:t xml:space="preserve"> decimal</w:t>
        </w:r>
      </w:ins>
      <w:ins w:id="3892" w:author="Sammartano, Marc (BIC USA)" w:date="2014-07-13T09:31:00Z">
        <w:r w:rsidR="00A46E57">
          <w:t xml:space="preserve"> floating point output</w:t>
        </w:r>
      </w:ins>
      <w:ins w:id="3893" w:author="Sammartano, Marc (BIC USA)" w:date="2014-07-13T09:39:00Z">
        <w:r w:rsidR="007158B3">
          <w:t xml:space="preserve"> format</w:t>
        </w:r>
        <w:r w:rsidR="007158B3" w:rsidRPr="00B81CDA">
          <w:t>"</w:t>
        </w:r>
      </w:ins>
      <w:ins w:id="3894" w:author="Sammartano, Marc (BIC USA)" w:date="2014-07-13T09:40:00Z">
        <w:r>
          <w:t>.</w:t>
        </w:r>
      </w:ins>
    </w:p>
    <w:p w:rsidR="00DF33CF" w:rsidRDefault="007158B3" w:rsidP="00672E59">
      <w:pPr>
        <w:pStyle w:val="ListParagraph"/>
        <w:rPr>
          <w:ins w:id="3895" w:author="Sammartano, Marc (BIC USA)" w:date="2014-07-13T22:53:00Z"/>
        </w:rPr>
      </w:pPr>
      <w:ins w:id="3896" w:author="Sammartano, Marc (BIC USA)" w:date="2014-07-13T09:40:00Z">
        <w:r>
          <w:t>The expression list has one item, the math function pi().</w:t>
        </w:r>
      </w:ins>
    </w:p>
    <w:p w:rsidR="00FF0AED" w:rsidRDefault="00FF0AED" w:rsidP="00672E59">
      <w:pPr>
        <w:pStyle w:val="ListParagraph"/>
        <w:rPr>
          <w:ins w:id="3897" w:author="Sammartano, Marc (BIC USA)" w:date="2014-07-20T10:09:00Z"/>
        </w:rPr>
      </w:pPr>
      <w:ins w:id="3898" w:author="Sammartano, Marc (BIC USA)" w:date="2014-07-20T10:07:00Z">
        <w:r>
          <w:t xml:space="preserve">In the output, </w:t>
        </w:r>
      </w:ins>
      <w:ins w:id="3899" w:author="Sammartano, Marc (BIC USA)" w:date="2014-07-13T22:53:00Z">
        <w:r w:rsidR="00DF33CF" w:rsidRPr="00B81CDA">
          <w:t>"</w:t>
        </w:r>
        <w:r w:rsidR="00DF33CF">
          <w:t>%f</w:t>
        </w:r>
        <w:r w:rsidR="00DF33CF" w:rsidRPr="00B81CDA">
          <w:t>"</w:t>
        </w:r>
        <w:r w:rsidR="00DF33CF">
          <w:t xml:space="preserve"> is replaced by the value of the the pi() function.</w:t>
        </w:r>
      </w:ins>
    </w:p>
    <w:p w:rsidR="00A46E57" w:rsidRDefault="00FF0AED" w:rsidP="00672E59">
      <w:pPr>
        <w:pStyle w:val="ListParagraph"/>
        <w:rPr>
          <w:ins w:id="3900" w:author="Sammartano, Marc (BIC USA)" w:date="2014-07-13T23:06:00Z"/>
        </w:rPr>
      </w:pPr>
      <w:ins w:id="3901" w:author="Sammartano, Marc (BIC USA)" w:date="2014-07-20T10:08:00Z">
        <w:r>
          <w:t xml:space="preserve">Your output may be different </w:t>
        </w:r>
      </w:ins>
      <w:ins w:id="3902" w:author="Sammartano, Marc (BIC USA)" w:date="2014-07-20T10:09:00Z">
        <w:r>
          <w:t>if your locale language is not English.</w:t>
        </w:r>
      </w:ins>
    </w:p>
    <w:p w:rsidR="00ED7504" w:rsidRDefault="00ED7504" w:rsidP="00ED7504">
      <w:pPr>
        <w:pStyle w:val="Heading4"/>
        <w:rPr>
          <w:ins w:id="3903" w:author="Sammartano, Marc (BIC USA)" w:date="2014-07-20T09:12:00Z"/>
        </w:rPr>
      </w:pPr>
      <w:ins w:id="3904" w:author="Sammartano, Marc (BIC USA)" w:date="2014-07-20T09:13:00Z">
        <w:r>
          <w:t>Format Specifiers</w:t>
        </w:r>
      </w:ins>
    </w:p>
    <w:p w:rsidR="00CF3627" w:rsidRDefault="00CF3627" w:rsidP="00CF3627">
      <w:pPr>
        <w:rPr>
          <w:ins w:id="3905" w:author="Sammartano, Marc (BIC USA)" w:date="2014-07-13T09:40:00Z"/>
        </w:rPr>
      </w:pPr>
      <w:ins w:id="3906" w:author="Sammartano, Marc (BIC USA)" w:date="2014-07-13T23:06:00Z">
        <w:r>
          <w:t>Here is a brief summary of the available format specifiers:</w:t>
        </w:r>
      </w:ins>
    </w:p>
    <w:tbl>
      <w:tblPr>
        <w:tblStyle w:val="TableGrid"/>
        <w:tblW w:w="0" w:type="auto"/>
        <w:tblLook w:val="04A0" w:firstRow="1" w:lastRow="0" w:firstColumn="1" w:lastColumn="0" w:noHBand="0" w:noVBand="1"/>
      </w:tblPr>
      <w:tblGrid>
        <w:gridCol w:w="2088"/>
        <w:gridCol w:w="2430"/>
        <w:gridCol w:w="5058"/>
      </w:tblGrid>
      <w:tr w:rsidR="00672E59" w:rsidTr="00153209">
        <w:trPr>
          <w:ins w:id="3907" w:author="Sammartano, Marc (BIC USA)" w:date="2014-07-13T22:34:00Z"/>
        </w:trPr>
        <w:tc>
          <w:tcPr>
            <w:tcW w:w="2088" w:type="dxa"/>
          </w:tcPr>
          <w:p w:rsidR="00672E59" w:rsidRDefault="00672E59" w:rsidP="00DF33CF">
            <w:pPr>
              <w:jc w:val="center"/>
              <w:rPr>
                <w:ins w:id="3908" w:author="Sammartano, Marc (BIC USA)" w:date="2014-07-13T22:34:00Z"/>
              </w:rPr>
            </w:pPr>
            <w:ins w:id="3909" w:author="Sammartano, Marc (BIC USA)" w:date="2014-07-13T22:34:00Z">
              <w:r>
                <w:t>For this type of data</w:t>
              </w:r>
            </w:ins>
          </w:p>
        </w:tc>
        <w:tc>
          <w:tcPr>
            <w:tcW w:w="2430" w:type="dxa"/>
          </w:tcPr>
          <w:p w:rsidR="00672E59" w:rsidRDefault="00672E59" w:rsidP="00DF33CF">
            <w:pPr>
              <w:jc w:val="center"/>
              <w:rPr>
                <w:ins w:id="3910" w:author="Sammartano, Marc (BIC USA)" w:date="2014-07-13T22:34:00Z"/>
              </w:rPr>
            </w:pPr>
            <w:ins w:id="3911" w:author="Sammartano, Marc (BIC USA)" w:date="2014-07-13T22:34:00Z">
              <w:r>
                <w:t xml:space="preserve">Use </w:t>
              </w:r>
              <w:r w:rsidR="00153209">
                <w:t>these formats</w:t>
              </w:r>
            </w:ins>
          </w:p>
        </w:tc>
        <w:tc>
          <w:tcPr>
            <w:tcW w:w="5058" w:type="dxa"/>
          </w:tcPr>
          <w:p w:rsidR="00672E59" w:rsidRDefault="00672E59" w:rsidP="00DF33CF">
            <w:pPr>
              <w:jc w:val="center"/>
              <w:rPr>
                <w:ins w:id="3912" w:author="Sammartano, Marc (BIC USA)" w:date="2014-07-13T22:34:00Z"/>
              </w:rPr>
            </w:pPr>
            <w:ins w:id="3913" w:author="Sammartano, Marc (BIC USA)" w:date="2014-07-13T22:35:00Z">
              <w:r>
                <w:t>Comments</w:t>
              </w:r>
            </w:ins>
          </w:p>
        </w:tc>
      </w:tr>
      <w:tr w:rsidR="00672E59" w:rsidTr="00153209">
        <w:trPr>
          <w:ins w:id="3914" w:author="Sammartano, Marc (BIC USA)" w:date="2014-07-13T22:35:00Z"/>
        </w:trPr>
        <w:tc>
          <w:tcPr>
            <w:tcW w:w="2088" w:type="dxa"/>
          </w:tcPr>
          <w:p w:rsidR="00672E59" w:rsidRDefault="00672E59" w:rsidP="00DF33CF">
            <w:pPr>
              <w:rPr>
                <w:ins w:id="3915" w:author="Sammartano, Marc (BIC USA)" w:date="2014-07-13T22:35:00Z"/>
              </w:rPr>
            </w:pPr>
            <w:ins w:id="3916" w:author="Sammartano, Marc (BIC USA)" w:date="2014-07-13T22:35:00Z">
              <w:r>
                <w:t>String</w:t>
              </w:r>
            </w:ins>
          </w:p>
        </w:tc>
        <w:tc>
          <w:tcPr>
            <w:tcW w:w="2430" w:type="dxa"/>
          </w:tcPr>
          <w:p w:rsidR="00672E59" w:rsidRDefault="00672E59" w:rsidP="00DF33CF">
            <w:pPr>
              <w:rPr>
                <w:ins w:id="3917" w:author="Sammartano, Marc (BIC USA)" w:date="2014-07-13T22:35:00Z"/>
              </w:rPr>
            </w:pPr>
            <w:ins w:id="3918" w:author="Sammartano, Marc (BIC USA)" w:date="2014-07-13T22:35:00Z">
              <w:r>
                <w:t>%s %S</w:t>
              </w:r>
            </w:ins>
          </w:p>
        </w:tc>
        <w:tc>
          <w:tcPr>
            <w:tcW w:w="5058" w:type="dxa"/>
          </w:tcPr>
          <w:p w:rsidR="00672E59" w:rsidRDefault="00672E59" w:rsidP="00DF33CF">
            <w:pPr>
              <w:rPr>
                <w:ins w:id="3919" w:author="Sammartano, Marc (BIC USA)" w:date="2014-07-13T22:35:00Z"/>
              </w:rPr>
            </w:pPr>
            <w:ins w:id="3920" w:author="Sammartano, Marc (BIC USA)" w:date="2014-07-13T22:35:00Z">
              <w:r>
                <w:t>%S forces output to upper-case</w:t>
              </w:r>
            </w:ins>
          </w:p>
        </w:tc>
      </w:tr>
      <w:tr w:rsidR="00672E59" w:rsidTr="00153209">
        <w:trPr>
          <w:ins w:id="3921" w:author="Sammartano, Marc (BIC USA)" w:date="2014-07-13T22:34:00Z"/>
        </w:trPr>
        <w:tc>
          <w:tcPr>
            <w:tcW w:w="2088" w:type="dxa"/>
          </w:tcPr>
          <w:p w:rsidR="00672E59" w:rsidRDefault="00672E59" w:rsidP="006208DB">
            <w:pPr>
              <w:rPr>
                <w:ins w:id="3922" w:author="Sammartano, Marc (BIC USA)" w:date="2014-07-13T22:34:00Z"/>
              </w:rPr>
            </w:pPr>
            <w:ins w:id="3923" w:author="Sammartano, Marc (BIC USA)" w:date="2014-07-13T22:37:00Z">
              <w:r>
                <w:t>Number</w:t>
              </w:r>
            </w:ins>
          </w:p>
        </w:tc>
        <w:tc>
          <w:tcPr>
            <w:tcW w:w="2430" w:type="dxa"/>
          </w:tcPr>
          <w:p w:rsidR="00672E59" w:rsidRDefault="00672E59" w:rsidP="00672E59">
            <w:pPr>
              <w:rPr>
                <w:ins w:id="3924" w:author="Sammartano, Marc (BIC USA)" w:date="2014-07-13T22:34:00Z"/>
              </w:rPr>
            </w:pPr>
            <w:ins w:id="3925" w:author="Sammartano, Marc (BIC USA)" w:date="2014-07-13T22:35:00Z">
              <w:r>
                <w:t>%</w:t>
              </w:r>
            </w:ins>
            <w:ins w:id="3926" w:author="Sammartano, Marc (BIC USA)" w:date="2014-07-13T22:37:00Z">
              <w:r>
                <w:t>f</w:t>
              </w:r>
            </w:ins>
            <w:ins w:id="3927" w:author="Sammartano, Marc (BIC USA)" w:date="2014-07-13T22:35:00Z">
              <w:r>
                <w:t xml:space="preserve"> %e %E %g</w:t>
              </w:r>
            </w:ins>
            <w:ins w:id="3928" w:author="Sammartano, Marc (BIC USA)" w:date="2014-07-13T22:37:00Z">
              <w:r w:rsidR="00153209">
                <w:t xml:space="preserve"> </w:t>
              </w:r>
            </w:ins>
            <w:ins w:id="3929" w:author="Sammartano, Marc (BIC USA)" w:date="2014-07-13T22:41:00Z">
              <w:r w:rsidR="00153209">
                <w:t xml:space="preserve">%G </w:t>
              </w:r>
            </w:ins>
            <w:ins w:id="3930" w:author="Sammartano, Marc (BIC USA)" w:date="2014-07-13T22:37:00Z">
              <w:r w:rsidR="00153209">
                <w:t>%a %A</w:t>
              </w:r>
            </w:ins>
          </w:p>
        </w:tc>
        <w:tc>
          <w:tcPr>
            <w:tcW w:w="5058" w:type="dxa"/>
          </w:tcPr>
          <w:p w:rsidR="00672E59" w:rsidRDefault="00153209" w:rsidP="006208DB">
            <w:pPr>
              <w:rPr>
                <w:ins w:id="3931" w:author="Sammartano, Marc (BIC USA)" w:date="2014-07-13T22:38:00Z"/>
              </w:rPr>
            </w:pPr>
            <w:ins w:id="3932" w:author="Sammartano, Marc (BIC USA)" w:date="2014-07-13T22:38:00Z">
              <w:r>
                <w:t>Standard BASIC! numbers are floating point</w:t>
              </w:r>
            </w:ins>
          </w:p>
          <w:p w:rsidR="00153209" w:rsidRDefault="00153209" w:rsidP="006208DB">
            <w:pPr>
              <w:rPr>
                <w:ins w:id="3933" w:author="Sammartano, Marc (BIC USA)" w:date="2014-07-13T22:39:00Z"/>
              </w:rPr>
            </w:pPr>
            <w:ins w:id="3934" w:author="Sammartano, Marc (BIC USA)" w:date="2014-07-13T22:38:00Z">
              <w:r>
                <w:t>Use %f for decimal output</w:t>
              </w:r>
            </w:ins>
            <w:ins w:id="3935" w:author="Sammartano, Marc (BIC USA)" w:date="2014-07-13T22:41:00Z">
              <w:r>
                <w:t>:</w:t>
              </w:r>
            </w:ins>
            <w:ins w:id="3936" w:author="Sammartano, Marc (BIC USA)" w:date="2014-07-13T22:38:00Z">
              <w:r>
                <w:t xml:space="preserve"> </w:t>
              </w:r>
              <w:r w:rsidRPr="00B81CDA">
                <w:t>"</w:t>
              </w:r>
            </w:ins>
            <w:ins w:id="3937" w:author="Sammartano, Marc (BIC USA)" w:date="2014-07-13T22:39:00Z">
              <w:r>
                <w:t>1234.567</w:t>
              </w:r>
              <w:r w:rsidRPr="00B81CDA">
                <w:t>"</w:t>
              </w:r>
            </w:ins>
          </w:p>
          <w:p w:rsidR="00153209" w:rsidRDefault="00153209" w:rsidP="006208DB">
            <w:pPr>
              <w:rPr>
                <w:ins w:id="3938" w:author="Sammartano, Marc (BIC USA)" w:date="2014-07-13T22:40:00Z"/>
              </w:rPr>
            </w:pPr>
            <w:ins w:id="3939" w:author="Sammartano, Marc (BIC USA)" w:date="2014-07-13T22:39:00Z">
              <w:r>
                <w:t>Use %e or %E for exponential notation</w:t>
              </w:r>
            </w:ins>
            <w:ins w:id="3940" w:author="Sammartano, Marc (BIC USA)" w:date="2014-07-13T22:41:00Z">
              <w:r>
                <w:t>:</w:t>
              </w:r>
            </w:ins>
            <w:ins w:id="3941" w:author="Sammartano, Marc (BIC USA)" w:date="2014-07-13T22:39:00Z">
              <w:r>
                <w:t xml:space="preserve"> </w:t>
              </w:r>
              <w:r w:rsidRPr="00B81CDA">
                <w:t>"</w:t>
              </w:r>
              <w:r>
                <w:t>1.234e+03</w:t>
              </w:r>
              <w:r w:rsidRPr="00B81CDA">
                <w:t>"</w:t>
              </w:r>
            </w:ins>
          </w:p>
          <w:p w:rsidR="00153209" w:rsidRDefault="00153209" w:rsidP="006208DB">
            <w:pPr>
              <w:rPr>
                <w:ins w:id="3942" w:author="Sammartano, Marc (BIC USA)" w:date="2014-07-13T22:41:00Z"/>
              </w:rPr>
            </w:pPr>
            <w:ins w:id="3943" w:author="Sammartano, Marc (BIC USA)" w:date="2014-07-13T22:40:00Z">
              <w:r>
                <w:t>%E writes upper-case</w:t>
              </w:r>
            </w:ins>
            <w:ins w:id="3944" w:author="Sammartano, Marc (BIC USA)" w:date="2014-07-13T22:41:00Z">
              <w:r>
                <w:t>:</w:t>
              </w:r>
            </w:ins>
            <w:ins w:id="3945" w:author="Sammartano, Marc (BIC USA)" w:date="2014-07-13T22:40:00Z">
              <w:r>
                <w:t xml:space="preserve"> </w:t>
              </w:r>
              <w:r w:rsidRPr="00B81CDA">
                <w:t>"</w:t>
              </w:r>
              <w:r>
                <w:t>1.234E+03</w:t>
              </w:r>
              <w:r w:rsidRPr="00B81CDA">
                <w:t>"</w:t>
              </w:r>
            </w:ins>
          </w:p>
          <w:p w:rsidR="00153209" w:rsidRDefault="00153209" w:rsidP="00153209">
            <w:pPr>
              <w:rPr>
                <w:ins w:id="3946" w:author="Sammartano, Marc (BIC USA)" w:date="2014-07-13T22:42:00Z"/>
              </w:rPr>
            </w:pPr>
            <w:ins w:id="3947" w:author="Sammartano, Marc (BIC USA)" w:date="2014-07-13T22:41:00Z">
              <w:r>
                <w:t xml:space="preserve">%g (%G) </w:t>
              </w:r>
            </w:ins>
            <w:ins w:id="3948" w:author="Sammartano, Marc (BIC USA)" w:date="2014-07-13T22:42:00Z">
              <w:r>
                <w:t>lets the system choose</w:t>
              </w:r>
            </w:ins>
            <w:ins w:id="3949" w:author="Sammartano, Marc (BIC USA)" w:date="2014-07-13T22:41:00Z">
              <w:r>
                <w:t xml:space="preserve"> %f or %e (%E)</w:t>
              </w:r>
            </w:ins>
          </w:p>
          <w:p w:rsidR="00153209" w:rsidRDefault="00153209" w:rsidP="00DF33CF">
            <w:pPr>
              <w:rPr>
                <w:ins w:id="3950" w:author="Sammartano, Marc (BIC USA)" w:date="2014-07-13T22:34:00Z"/>
              </w:rPr>
            </w:pPr>
            <w:ins w:id="3951" w:author="Sammartano, Marc (BIC USA)" w:date="2014-07-13T22:42:00Z">
              <w:r>
                <w:t xml:space="preserve">%a and %A are </w:t>
              </w:r>
            </w:ins>
            <w:ins w:id="3952" w:author="Sammartano, Marc (BIC USA)" w:date="2014-07-13T22:43:00Z">
              <w:r w:rsidRPr="00B81CDA">
                <w:t>"</w:t>
              </w:r>
              <w:r>
                <w:t>hexadecimal floating point</w:t>
              </w:r>
              <w:r w:rsidRPr="00B81CDA">
                <w:t>"</w:t>
              </w:r>
            </w:ins>
          </w:p>
        </w:tc>
      </w:tr>
      <w:tr w:rsidR="00153209" w:rsidTr="00153209">
        <w:trPr>
          <w:ins w:id="3953" w:author="Sammartano, Marc (BIC USA)" w:date="2014-07-13T22:44:00Z"/>
        </w:trPr>
        <w:tc>
          <w:tcPr>
            <w:tcW w:w="2088" w:type="dxa"/>
          </w:tcPr>
          <w:p w:rsidR="00153209" w:rsidRDefault="00153209" w:rsidP="006208DB">
            <w:pPr>
              <w:rPr>
                <w:ins w:id="3954" w:author="Sammartano, Marc (BIC USA)" w:date="2014-07-13T22:44:00Z"/>
              </w:rPr>
            </w:pPr>
            <w:ins w:id="3955" w:author="Sammartano, Marc (BIC USA)" w:date="2014-07-13T22:44:00Z">
              <w:r>
                <w:t>Integer</w:t>
              </w:r>
            </w:ins>
          </w:p>
        </w:tc>
        <w:tc>
          <w:tcPr>
            <w:tcW w:w="2430" w:type="dxa"/>
          </w:tcPr>
          <w:p w:rsidR="00153209" w:rsidRDefault="00153209" w:rsidP="00672E59">
            <w:pPr>
              <w:rPr>
                <w:ins w:id="3956" w:author="Sammartano, Marc (BIC USA)" w:date="2014-07-13T22:44:00Z"/>
              </w:rPr>
            </w:pPr>
            <w:ins w:id="3957" w:author="Sammartano, Marc (BIC USA)" w:date="2014-07-13T22:44:00Z">
              <w:r>
                <w:t>%d %o %x %X</w:t>
              </w:r>
            </w:ins>
          </w:p>
        </w:tc>
        <w:tc>
          <w:tcPr>
            <w:tcW w:w="5058" w:type="dxa"/>
          </w:tcPr>
          <w:p w:rsidR="00153209" w:rsidRDefault="00153209" w:rsidP="00153209">
            <w:pPr>
              <w:rPr>
                <w:ins w:id="3958" w:author="Sammartano, Marc (BIC USA)" w:date="2014-07-13T22:45:00Z"/>
              </w:rPr>
            </w:pPr>
            <w:ins w:id="3959" w:author="Sammartano, Marc (BIC USA)" w:date="2014-07-13T22:45:00Z">
              <w:r>
                <w:t>USING$ can use some math functions as integers</w:t>
              </w:r>
            </w:ins>
          </w:p>
          <w:p w:rsidR="00153209" w:rsidRDefault="00153209" w:rsidP="00153209">
            <w:pPr>
              <w:rPr>
                <w:ins w:id="3960" w:author="Sammartano, Marc (BIC USA)" w:date="2014-07-13T22:45:00Z"/>
              </w:rPr>
            </w:pPr>
            <w:ins w:id="3961" w:author="Sammartano, Marc (BIC USA)" w:date="2014-07-13T22:45:00Z">
              <w:r>
                <w:t>Use %d for decimal, %o for octal, %x %X for hex</w:t>
              </w:r>
            </w:ins>
          </w:p>
          <w:p w:rsidR="00153209" w:rsidRDefault="00153209" w:rsidP="00153209">
            <w:pPr>
              <w:rPr>
                <w:ins w:id="3962" w:author="Sammartano, Marc (BIC USA)" w:date="2014-07-13T22:44:00Z"/>
              </w:rPr>
            </w:pPr>
            <w:ins w:id="3963" w:author="Sammartano, Marc (BIC USA)" w:date="2014-07-13T22:46:00Z">
              <w:r>
                <w:t xml:space="preserve">%x writes </w:t>
              </w:r>
            </w:ins>
            <w:ins w:id="3964" w:author="Sammartano, Marc (BIC USA)" w:date="2014-07-13T22:47:00Z">
              <w:r>
                <w:t>lower-</w:t>
              </w:r>
            </w:ins>
            <w:ins w:id="3965" w:author="Sammartano, Marc (BIC USA)" w:date="2014-07-13T22:46:00Z">
              <w:r>
                <w:t>case abcdef, %X writes upper-case</w:t>
              </w:r>
            </w:ins>
          </w:p>
        </w:tc>
      </w:tr>
      <w:tr w:rsidR="00153209" w:rsidTr="00153209">
        <w:trPr>
          <w:ins w:id="3966" w:author="Sammartano, Marc (BIC USA)" w:date="2014-07-13T22:44:00Z"/>
        </w:trPr>
        <w:tc>
          <w:tcPr>
            <w:tcW w:w="2088" w:type="dxa"/>
          </w:tcPr>
          <w:p w:rsidR="00153209" w:rsidRDefault="00153209" w:rsidP="006208DB">
            <w:pPr>
              <w:rPr>
                <w:ins w:id="3967" w:author="Sammartano, Marc (BIC USA)" w:date="2014-07-13T22:44:00Z"/>
              </w:rPr>
            </w:pPr>
            <w:ins w:id="3968" w:author="Sammartano, Marc (BIC USA)" w:date="2014-07-13T22:47:00Z">
              <w:r>
                <w:t>Special integer</w:t>
              </w:r>
            </w:ins>
          </w:p>
        </w:tc>
        <w:tc>
          <w:tcPr>
            <w:tcW w:w="2430" w:type="dxa"/>
          </w:tcPr>
          <w:p w:rsidR="00153209" w:rsidRDefault="00153209" w:rsidP="00672E59">
            <w:pPr>
              <w:rPr>
                <w:ins w:id="3969" w:author="Sammartano, Marc (BIC USA)" w:date="2014-07-13T22:44:00Z"/>
              </w:rPr>
            </w:pPr>
            <w:ins w:id="3970" w:author="Sammartano, Marc (BIC USA)" w:date="2014-07-13T22:47:00Z">
              <w:r>
                <w:t>%c %C</w:t>
              </w:r>
            </w:ins>
            <w:ins w:id="3971" w:author="Sammartano, Marc (BIC USA)" w:date="2014-07-13T22:49:00Z">
              <w:r w:rsidR="00DF33CF">
                <w:t xml:space="preserve"> %t</w:t>
              </w:r>
            </w:ins>
          </w:p>
        </w:tc>
        <w:tc>
          <w:tcPr>
            <w:tcW w:w="5058" w:type="dxa"/>
          </w:tcPr>
          <w:p w:rsidR="00153209" w:rsidRDefault="00DF33CF" w:rsidP="00DF33CF">
            <w:pPr>
              <w:rPr>
                <w:ins w:id="3972" w:author="Sammartano, Marc (BIC USA)" w:date="2014-07-13T22:48:00Z"/>
              </w:rPr>
            </w:pPr>
            <w:ins w:id="3973" w:author="Sammartano, Marc (BIC USA)" w:date="2014-07-13T22:48:00Z">
              <w:r>
                <w:t>These specifiers can operate on an integer</w:t>
              </w:r>
            </w:ins>
          </w:p>
          <w:p w:rsidR="00DF33CF" w:rsidRDefault="00DF33CF" w:rsidP="00DF33CF">
            <w:pPr>
              <w:rPr>
                <w:ins w:id="3974" w:author="Sammartano, Marc (BIC USA)" w:date="2014-07-13T22:51:00Z"/>
              </w:rPr>
            </w:pPr>
            <w:ins w:id="3975" w:author="Sammartano, Marc (BIC USA)" w:date="2014-07-13T22:48:00Z">
              <w:r>
                <w:t>%c %C output a character, %C writes upper-case</w:t>
              </w:r>
            </w:ins>
          </w:p>
          <w:p w:rsidR="00DF33CF" w:rsidRDefault="00DF33CF" w:rsidP="00DF33CF">
            <w:pPr>
              <w:rPr>
                <w:ins w:id="3976" w:author="Sammartano, Marc (BIC USA)" w:date="2014-07-13T22:44:00Z"/>
              </w:rPr>
            </w:pPr>
            <w:ins w:id="3977" w:author="Sammartano, Marc (BIC USA)" w:date="2014-07-13T22:51:00Z">
              <w:r>
                <w:t>%t represents a family of time format specifiers</w:t>
              </w:r>
            </w:ins>
          </w:p>
        </w:tc>
      </w:tr>
      <w:tr w:rsidR="00153209" w:rsidTr="00153209">
        <w:trPr>
          <w:ins w:id="3978" w:author="Sammartano, Marc (BIC USA)" w:date="2014-07-13T22:44:00Z"/>
        </w:trPr>
        <w:tc>
          <w:tcPr>
            <w:tcW w:w="2088" w:type="dxa"/>
          </w:tcPr>
          <w:p w:rsidR="00153209" w:rsidRDefault="00DF33CF" w:rsidP="006208DB">
            <w:pPr>
              <w:rPr>
                <w:ins w:id="3979" w:author="Sammartano, Marc (BIC USA)" w:date="2014-07-13T22:44:00Z"/>
              </w:rPr>
            </w:pPr>
            <w:ins w:id="3980" w:author="Sammartano, Marc (BIC USA)" w:date="2014-07-13T22:50:00Z">
              <w:r>
                <w:t>None</w:t>
              </w:r>
            </w:ins>
          </w:p>
        </w:tc>
        <w:tc>
          <w:tcPr>
            <w:tcW w:w="2430" w:type="dxa"/>
          </w:tcPr>
          <w:p w:rsidR="00153209" w:rsidRDefault="00DF33CF" w:rsidP="00672E59">
            <w:pPr>
              <w:rPr>
                <w:ins w:id="3981" w:author="Sammartano, Marc (BIC USA)" w:date="2014-07-13T22:44:00Z"/>
              </w:rPr>
            </w:pPr>
            <w:ins w:id="3982" w:author="Sammartano, Marc (BIC USA)" w:date="2014-07-13T22:50:00Z">
              <w:r>
                <w:t>%% %n</w:t>
              </w:r>
            </w:ins>
          </w:p>
        </w:tc>
        <w:tc>
          <w:tcPr>
            <w:tcW w:w="5058" w:type="dxa"/>
          </w:tcPr>
          <w:p w:rsidR="00FF0AED" w:rsidRDefault="00FF0AED" w:rsidP="006208DB">
            <w:pPr>
              <w:rPr>
                <w:ins w:id="3983" w:author="Sammartano, Marc (BIC USA)" w:date="2014-07-20T10:10:00Z"/>
              </w:rPr>
            </w:pPr>
            <w:ins w:id="3984" w:author="Sammartano, Marc (BIC USA)" w:date="2014-07-20T10:10:00Z">
              <w:r>
                <w:t>These specifiers do not read the expression list</w:t>
              </w:r>
            </w:ins>
          </w:p>
          <w:p w:rsidR="00153209" w:rsidRDefault="00DF33CF" w:rsidP="006208DB">
            <w:pPr>
              <w:rPr>
                <w:ins w:id="3985" w:author="Sammartano, Marc (BIC USA)" w:date="2014-07-13T22:50:00Z"/>
              </w:rPr>
            </w:pPr>
            <w:ins w:id="3986" w:author="Sammartano, Marc (BIC USA)" w:date="2014-07-13T22:50:00Z">
              <w:r>
                <w:t xml:space="preserve">%% writes a single </w:t>
              </w:r>
              <w:r w:rsidRPr="00B81CDA">
                <w:t>"</w:t>
              </w:r>
              <w:r>
                <w:t>%</w:t>
              </w:r>
              <w:r w:rsidRPr="00B81CDA">
                <w:t>"</w:t>
              </w:r>
              <w:r>
                <w:t xml:space="preserve"> to the output</w:t>
              </w:r>
            </w:ins>
          </w:p>
          <w:p w:rsidR="00DF33CF" w:rsidRDefault="00DF33CF" w:rsidP="006208DB">
            <w:pPr>
              <w:rPr>
                <w:ins w:id="3987" w:author="Sammartano, Marc (BIC USA)" w:date="2014-07-13T22:44:00Z"/>
              </w:rPr>
            </w:pPr>
            <w:ins w:id="3988" w:author="Sammartano, Marc (BIC USA)" w:date="2014-07-13T22:50:00Z">
              <w:r>
                <w:t>%n writes a newline, exactly the same as \n</w:t>
              </w:r>
            </w:ins>
          </w:p>
        </w:tc>
      </w:tr>
    </w:tbl>
    <w:p w:rsidR="00672E59" w:rsidRDefault="00DF33CF" w:rsidP="00DF33CF">
      <w:pPr>
        <w:pStyle w:val="ListParagraph"/>
        <w:rPr>
          <w:ins w:id="3989" w:author="Sammartano, Marc (BIC USA)" w:date="2014-07-13T22:56:00Z"/>
        </w:rPr>
      </w:pPr>
      <w:ins w:id="3990" w:author="Sammartano, Marc (BIC USA)" w:date="2014-07-13T22:54:00Z">
        <w:r>
          <w:t>For more information about %a and %A, see the Android documentation linked above.</w:t>
        </w:r>
      </w:ins>
    </w:p>
    <w:p w:rsidR="00DF33CF" w:rsidRDefault="00DF33CF" w:rsidP="00DF33CF">
      <w:pPr>
        <w:pStyle w:val="ListParagraph"/>
        <w:rPr>
          <w:ins w:id="3991" w:author="Sammartano, Marc (BIC USA)" w:date="2014-07-13T22:57:00Z"/>
        </w:rPr>
      </w:pPr>
      <w:ins w:id="3992" w:author="Sammartano, Marc (BIC USA)" w:date="2014-07-13T22:56:00Z">
        <w:r>
          <w:t>Android’s %b and %B are not supported because BASIC! has no Boolean type.</w:t>
        </w:r>
      </w:ins>
    </w:p>
    <w:p w:rsidR="00DF33CF" w:rsidRDefault="00DF33CF" w:rsidP="00DF33CF">
      <w:pPr>
        <w:pStyle w:val="ListParagraph"/>
        <w:rPr>
          <w:ins w:id="3993" w:author="Sammartano, Marc (BIC USA)" w:date="2014-07-13T22:54:00Z"/>
        </w:rPr>
      </w:pPr>
      <w:ins w:id="3994" w:author="Sammartano, Marc (BIC USA)" w:date="2014-07-13T22:57:00Z">
        <w:r>
          <w:t xml:space="preserve">Android’s %h and %H </w:t>
        </w:r>
      </w:ins>
      <w:ins w:id="3995" w:author="Sammartano, Marc (BIC USA)" w:date="2014-07-13T22:58:00Z">
        <w:r w:rsidR="00CF3627">
          <w:t xml:space="preserve">has code specifiers </w:t>
        </w:r>
      </w:ins>
      <w:ins w:id="3996" w:author="Sammartano, Marc (BIC USA)" w:date="2014-07-13T22:57:00Z">
        <w:r>
          <w:t>are</w:t>
        </w:r>
        <w:r w:rsidR="00CF3627">
          <w:t xml:space="preserve"> limited </w:t>
        </w:r>
      </w:ins>
      <w:ins w:id="3997" w:author="Sammartano, Marc (BIC USA)" w:date="2014-07-13T22:58:00Z">
        <w:r w:rsidR="00CF3627">
          <w:t>to strings and numbers in BASIC!.</w:t>
        </w:r>
      </w:ins>
    </w:p>
    <w:p w:rsidR="00DF33CF" w:rsidRDefault="00DF33CF" w:rsidP="00DF33CF">
      <w:pPr>
        <w:pStyle w:val="ListParagraph"/>
        <w:rPr>
          <w:ins w:id="3998" w:author="Sammartano, Marc (BIC USA)" w:date="2014-07-13T22:34:00Z"/>
        </w:rPr>
      </w:pPr>
      <w:ins w:id="3999" w:author="Sammartano, Marc (BIC USA)" w:date="2014-07-13T22:55:00Z">
        <w:r>
          <w:t>For an explanation of USING$() with integer format specifiers, see below.</w:t>
        </w:r>
      </w:ins>
    </w:p>
    <w:p w:rsidR="00AD0580" w:rsidRPr="006D6164" w:rsidRDefault="00CF3627" w:rsidP="00CF3627">
      <w:pPr>
        <w:rPr>
          <w:ins w:id="4000" w:author="Sammartano, Marc (BIC USA)" w:date="2014-07-13T23:16:00Z"/>
        </w:rPr>
      </w:pPr>
      <w:ins w:id="4001" w:author="Sammartano, Marc (BIC USA)" w:date="2014-07-13T22:59:00Z">
        <w:r>
          <w:lastRenderedPageBreak/>
          <w:t>There is a whole family of time</w:t>
        </w:r>
      </w:ins>
      <w:ins w:id="4002" w:author="Sammartano, Marc (BIC USA)" w:date="2014-07-13T23:08:00Z">
        <w:r w:rsidR="00AD0580">
          <w:t xml:space="preserve"> format</w:t>
        </w:r>
      </w:ins>
      <w:ins w:id="4003" w:author="Sammartano, Marc (BIC USA)" w:date="2014-07-13T22:59:00Z">
        <w:r>
          <w:t xml:space="preserve"> specifiers</w:t>
        </w:r>
      </w:ins>
      <w:ins w:id="4004" w:author="Sammartano, Marc (BIC USA)" w:date="2014-07-13T23:10:00Z">
        <w:r w:rsidR="00AD0580">
          <w:t>:</w:t>
        </w:r>
      </w:ins>
      <w:ins w:id="4005" w:author="Sammartano, Marc (BIC USA)" w:date="2014-07-13T23:00:00Z">
        <w:r>
          <w:t xml:space="preserve"> </w:t>
        </w:r>
        <w:r w:rsidRPr="00142BB0">
          <w:rPr>
            <w:b/>
          </w:rPr>
          <w:t>%t</w:t>
        </w:r>
      </w:ins>
      <w:ins w:id="4006" w:author="Sammartano, Marc (BIC USA)" w:date="2014-07-13T23:10:00Z">
        <w:r w:rsidR="00AD0580" w:rsidRPr="00142BB0">
          <w:rPr>
            <w:b/>
          </w:rPr>
          <w:t>&lt;x&gt;</w:t>
        </w:r>
        <w:r w:rsidR="00AD0580">
          <w:t xml:space="preserve"> where </w:t>
        </w:r>
        <w:r w:rsidR="00AD0580" w:rsidRPr="00142BB0">
          <w:rPr>
            <w:b/>
          </w:rPr>
          <w:t>&lt;x&gt;</w:t>
        </w:r>
        <w:r w:rsidR="00AD0580">
          <w:t xml:space="preserve"> is another letter</w:t>
        </w:r>
      </w:ins>
      <w:ins w:id="4007" w:author="Sammartano, Marc (BIC USA)" w:date="2014-07-13T23:00:00Z">
        <w:r>
          <w:t xml:space="preserve">. </w:t>
        </w:r>
      </w:ins>
      <w:ins w:id="4008" w:author="Sammartano, Marc (BIC USA)" w:date="2014-07-13T23:03:00Z">
        <w:r>
          <w:t>The</w:t>
        </w:r>
      </w:ins>
      <w:ins w:id="4009" w:author="Sammartano, Marc (BIC USA)" w:date="2014-07-13T23:06:00Z">
        <w:r>
          <w:t>y</w:t>
        </w:r>
      </w:ins>
      <w:ins w:id="4010" w:author="Sammartano, Marc (BIC USA)" w:date="2014-07-13T23:03:00Z">
        <w:r>
          <w:t xml:space="preserve"> operate on an integer, which they interpret as the number of </w:t>
        </w:r>
      </w:ins>
      <w:ins w:id="4011" w:author="Sammartano, Marc (BIC USA)" w:date="2014-07-13T10:28:00Z">
        <w:r w:rsidR="00102B95">
          <w:t xml:space="preserve">milliseconds since </w:t>
        </w:r>
      </w:ins>
      <w:ins w:id="4012" w:author="Sammartano, Marc (BIC USA)" w:date="2014-07-13T10:29:00Z">
        <w:r w:rsidR="00102B95">
          <w:t xml:space="preserve">the beginning of </w:t>
        </w:r>
      </w:ins>
      <w:ins w:id="4013" w:author="Sammartano, Marc (BIC USA)" w:date="2014-07-13T10:28:00Z">
        <w:r w:rsidR="00102B95">
          <w:t>January 1, 1970, UTC</w:t>
        </w:r>
      </w:ins>
      <w:ins w:id="4014" w:author="Sammartano, Marc (BIC USA)" w:date="2014-07-13T10:29:00Z">
        <w:r w:rsidR="00102B95">
          <w:t xml:space="preserve"> (the </w:t>
        </w:r>
        <w:r w:rsidR="00102B95" w:rsidRPr="00B81CDA">
          <w:t>"</w:t>
        </w:r>
        <w:r w:rsidR="00102B95">
          <w:t>epoch</w:t>
        </w:r>
      </w:ins>
      <w:ins w:id="4015" w:author="Sammartano, Marc (BIC USA)" w:date="2014-07-20T09:53:00Z">
        <w:r w:rsidR="00B8322C" w:rsidRPr="00B81CDA">
          <w:t>"</w:t>
        </w:r>
      </w:ins>
      <w:ins w:id="4016" w:author="Sammartano, Marc (BIC USA)" w:date="2014-07-13T10:29:00Z">
        <w:r w:rsidR="00102B95">
          <w:t>)</w:t>
        </w:r>
      </w:ins>
      <w:ins w:id="4017" w:author="Sammartano, Marc (BIC USA)" w:date="2014-07-13T23:10:00Z">
        <w:r w:rsidR="00AD0580">
          <w:t xml:space="preserve">. </w:t>
        </w:r>
      </w:ins>
      <w:ins w:id="4018" w:author="Sammartano, Marc (BIC USA)" w:date="2014-07-13T23:15:00Z">
        <w:r w:rsidR="00AD0580">
          <w:t>Y</w:t>
        </w:r>
      </w:ins>
      <w:ins w:id="4019" w:author="Sammartano, Marc (BIC USA)" w:date="2014-07-13T23:10:00Z">
        <w:r w:rsidR="00AD0580">
          <w:t xml:space="preserve">ou can </w:t>
        </w:r>
      </w:ins>
      <w:ins w:id="4020" w:author="Sammartano, Marc (BIC USA)" w:date="2014-07-13T23:16:00Z">
        <w:r w:rsidR="00AD0580">
          <w:t>apply</w:t>
        </w:r>
      </w:ins>
      <w:ins w:id="4021" w:author="Sammartano, Marc (BIC USA)" w:date="2014-07-13T23:10:00Z">
        <w:r w:rsidR="00AD0580">
          <w:t xml:space="preserve"> time </w:t>
        </w:r>
      </w:ins>
      <w:ins w:id="4022" w:author="Sammartano, Marc (BIC USA)" w:date="2014-07-13T23:15:00Z">
        <w:r w:rsidR="00AD0580">
          <w:t xml:space="preserve">format </w:t>
        </w:r>
      </w:ins>
      <w:ins w:id="4023" w:author="Sammartano, Marc (BIC USA)" w:date="2014-07-13T23:10:00Z">
        <w:r w:rsidR="00AD0580">
          <w:t xml:space="preserve">specifiers </w:t>
        </w:r>
      </w:ins>
      <w:ins w:id="4024" w:author="Sammartano, Marc (BIC USA)" w:date="2014-07-13T23:16:00Z">
        <w:r w:rsidR="00AD0580">
          <w:t xml:space="preserve">to </w:t>
        </w:r>
      </w:ins>
      <w:ins w:id="4025" w:author="Sammartano, Marc (BIC USA)" w:date="2014-07-13T23:11:00Z">
        <w:r w:rsidR="00AD0580">
          <w:t>the</w:t>
        </w:r>
      </w:ins>
      <w:ins w:id="4026" w:author="Sammartano, Marc (BIC USA)" w:date="2014-07-13T23:10:00Z">
        <w:r w:rsidR="00AD0580">
          <w:t xml:space="preserve"> </w:t>
        </w:r>
      </w:ins>
      <w:ins w:id="4027" w:author="Sammartano, Marc (BIC USA)" w:date="2014-07-13T23:16:00Z">
        <w:r w:rsidR="00AD0580">
          <w:t xml:space="preserve">output of the </w:t>
        </w:r>
      </w:ins>
      <w:ins w:id="4028" w:author="Sammartano, Marc (BIC USA)" w:date="2014-07-13T23:10:00Z">
        <w:r w:rsidR="00AD0580" w:rsidRPr="00142BB0">
          <w:rPr>
            <w:b/>
          </w:rPr>
          <w:t>TIME()</w:t>
        </w:r>
        <w:r w:rsidR="00AD0580">
          <w:t xml:space="preserve"> function</w:t>
        </w:r>
      </w:ins>
      <w:ins w:id="4029" w:author="Sammartano, Marc (BIC USA)" w:date="2014-07-13T23:16:00Z">
        <w:r w:rsidR="00AD0580">
          <w:t>s</w:t>
        </w:r>
      </w:ins>
      <w:ins w:id="4030" w:author="Sammartano, Marc (BIC USA)" w:date="2014-07-13T10:28:00Z">
        <w:r w:rsidR="00102B95">
          <w:t>.</w:t>
        </w:r>
      </w:ins>
      <w:ins w:id="4031" w:author="Sammartano, Marc (BIC USA)" w:date="2014-07-20T11:34:00Z">
        <w:r w:rsidR="006D6164">
          <w:t xml:space="preserve"> Note, however, that the </w:t>
        </w:r>
        <w:r w:rsidR="006D6164">
          <w:rPr>
            <w:b/>
          </w:rPr>
          <w:t>%t</w:t>
        </w:r>
        <w:r w:rsidR="006D6164">
          <w:t xml:space="preserve"> time specifiers use your local time zone, not the </w:t>
        </w:r>
        <w:r w:rsidR="006D6164">
          <w:rPr>
            <w:b/>
          </w:rPr>
          <w:t>TimeZone.set</w:t>
        </w:r>
      </w:ins>
      <w:ins w:id="4032" w:author="Sammartano, Marc (BIC USA)" w:date="2014-07-20T11:35:00Z">
        <w:r w:rsidR="006D6164">
          <w:t xml:space="preserve"> value.</w:t>
        </w:r>
      </w:ins>
    </w:p>
    <w:p w:rsidR="007158B3" w:rsidRDefault="00AD0580" w:rsidP="00CF3627">
      <w:pPr>
        <w:rPr>
          <w:ins w:id="4033" w:author="Sammartano, Marc (BIC USA)" w:date="2014-07-20T11:01:00Z"/>
        </w:rPr>
      </w:pPr>
      <w:ins w:id="4034" w:author="Sammartano, Marc (BIC USA)" w:date="2014-07-13T23:08:00Z">
        <w:r>
          <w:t>There are more than 30 time format specifiers</w:t>
        </w:r>
      </w:ins>
      <w:ins w:id="4035" w:author="Sammartano, Marc (BIC USA)" w:date="2014-07-13T23:11:00Z">
        <w:r>
          <w:t>. A few examples appear below, but</w:t>
        </w:r>
      </w:ins>
      <w:ins w:id="4036" w:author="Sammartano, Marc (BIC USA)" w:date="2014-07-13T23:19:00Z">
        <w:r w:rsidR="002444B5">
          <w:t xml:space="preserve"> to get</w:t>
        </w:r>
      </w:ins>
      <w:ins w:id="4037" w:author="Sammartano, Marc (BIC USA)" w:date="2014-07-13T23:12:00Z">
        <w:r>
          <w:t xml:space="preserve"> the full </w:t>
        </w:r>
      </w:ins>
      <w:ins w:id="4038" w:author="Sammartano, Marc (BIC USA)" w:date="2014-07-20T11:11:00Z">
        <w:r w:rsidR="00337EB5">
          <w:t xml:space="preserve">list </w:t>
        </w:r>
      </w:ins>
      <w:ins w:id="4039" w:author="Sammartano, Marc (BIC USA)" w:date="2014-07-13T23:19:00Z">
        <w:r w:rsidR="002444B5">
          <w:t>you should read the Android documentation linked above</w:t>
        </w:r>
      </w:ins>
      <w:ins w:id="4040" w:author="Sammartano, Marc (BIC USA)" w:date="2014-07-13T23:12:00Z">
        <w:r>
          <w:t>.</w:t>
        </w:r>
      </w:ins>
    </w:p>
    <w:p w:rsidR="00AB6136" w:rsidRDefault="00AB6136" w:rsidP="00AB6136">
      <w:pPr>
        <w:pStyle w:val="Codeexample"/>
        <w:rPr>
          <w:ins w:id="4041" w:author="Sammartano, Marc (BIC USA)" w:date="2014-07-20T11:52:00Z"/>
        </w:rPr>
      </w:pPr>
      <w:ins w:id="4042" w:author="Sammartano, Marc (BIC USA)" w:date="2014-07-20T11:52:00Z">
        <w:r>
          <w:t>PRINT USING$(</w:t>
        </w:r>
        <w:r w:rsidRPr="00B81CDA">
          <w:t>""</w:t>
        </w:r>
        <w:r>
          <w:t xml:space="preserve">, </w:t>
        </w:r>
        <w:r w:rsidRPr="00B81CDA">
          <w:t>"</w:t>
        </w:r>
        <w:r>
          <w:t>The time is: %tI:%&lt;tM:%&lt;tS %&lt;Tp</w:t>
        </w:r>
        <w:r w:rsidRPr="00B81CDA">
          <w:t>"</w:t>
        </w:r>
        <w:r>
          <w:t>, time())</w:t>
        </w:r>
        <w:r>
          <w:tab/>
          <w:t>% the hard way</w:t>
        </w:r>
      </w:ins>
    </w:p>
    <w:p w:rsidR="00AB6136" w:rsidRPr="002F63F5" w:rsidRDefault="00AB6136" w:rsidP="00AB6136">
      <w:pPr>
        <w:pStyle w:val="Codeexample"/>
        <w:rPr>
          <w:ins w:id="4043" w:author="Sammartano, Marc (BIC USA)" w:date="2014-07-20T11:52:00Z"/>
        </w:rPr>
      </w:pPr>
      <w:ins w:id="4044" w:author="Sammartano, Marc (BIC USA)" w:date="2014-07-20T11:52:00Z">
        <w:r>
          <w:t>PRINT USING$(</w:t>
        </w:r>
        <w:r w:rsidRPr="00B81CDA">
          <w:t>""</w:t>
        </w:r>
        <w:r>
          <w:t xml:space="preserve">, </w:t>
        </w:r>
        <w:r w:rsidRPr="00B81CDA">
          <w:t>"</w:t>
        </w:r>
        <w:r>
          <w:t>The time is: %tr</w:t>
        </w:r>
        <w:r w:rsidRPr="00B81CDA">
          <w:t>"</w:t>
        </w:r>
        <w:r>
          <w:t>, time())</w:t>
        </w:r>
        <w:r>
          <w:tab/>
        </w:r>
        <w:r>
          <w:tab/>
        </w:r>
        <w:r>
          <w:tab/>
        </w:r>
        <w:r>
          <w:tab/>
          <w:t>% same thing!</w:t>
        </w:r>
      </w:ins>
    </w:p>
    <w:p w:rsidR="00AB6136" w:rsidRDefault="00AB6136" w:rsidP="00AB6136">
      <w:pPr>
        <w:pStyle w:val="Codeexample"/>
        <w:rPr>
          <w:ins w:id="4045" w:author="Sammartano, Marc (BIC USA)" w:date="2014-07-20T11:52:00Z"/>
        </w:rPr>
      </w:pPr>
      <w:ins w:id="4046" w:author="Sammartano, Marc (BIC USA)" w:date="2014-07-20T11:52:00Z">
        <w:r>
          <w:t>02:27:16 PM</w:t>
        </w:r>
        <w:r>
          <w:tab/>
        </w:r>
        <w:r>
          <w:tab/>
        </w:r>
        <w:r>
          <w:tab/>
        </w:r>
        <w:r>
          <w:tab/>
        </w:r>
        <w:r>
          <w:tab/>
        </w:r>
        <w:r>
          <w:tab/>
        </w:r>
        <w:r>
          <w:sym w:font="Wingdings" w:char="F0DF"/>
        </w:r>
        <w:r>
          <w:t xml:space="preserve"> example of printed output</w:t>
        </w:r>
      </w:ins>
    </w:p>
    <w:p w:rsidR="00AB6136" w:rsidRDefault="00AB6136" w:rsidP="002F63F5">
      <w:pPr>
        <w:pStyle w:val="Codeexample"/>
        <w:rPr>
          <w:ins w:id="4047" w:author="Sammartano, Marc (BIC USA)" w:date="2014-07-20T11:52:00Z"/>
        </w:rPr>
      </w:pPr>
    </w:p>
    <w:p w:rsidR="006D6164" w:rsidRDefault="006D6164" w:rsidP="002F63F5">
      <w:pPr>
        <w:pStyle w:val="Codeexample"/>
        <w:rPr>
          <w:ins w:id="4048" w:author="Sammartano, Marc (BIC USA)" w:date="2014-07-20T11:36:00Z"/>
        </w:rPr>
      </w:pPr>
      <w:ins w:id="4049" w:author="Sammartano, Marc (BIC USA)" w:date="2014-07-20T11:36:00Z">
        <w:r>
          <w:t>t = TIME(2001, 2, 3, 4, 5, 6)</w:t>
        </w:r>
      </w:ins>
      <w:ins w:id="4050" w:author="Sammartano, Marc (BIC USA)" w:date="2014-07-20T11:53:00Z">
        <w:r w:rsidR="00AB6136">
          <w:tab/>
        </w:r>
        <w:r w:rsidR="00AB6136">
          <w:tab/>
        </w:r>
        <w:r w:rsidR="00AB6136">
          <w:tab/>
        </w:r>
        <w:r w:rsidR="00AB6136">
          <w:tab/>
          <w:t>% set 2001/02/03 04:05:06</w:t>
        </w:r>
      </w:ins>
    </w:p>
    <w:p w:rsidR="006D6164" w:rsidRDefault="006D6164" w:rsidP="002F63F5">
      <w:pPr>
        <w:pStyle w:val="Codeexample"/>
        <w:rPr>
          <w:ins w:id="4051" w:author="Sammartano, Marc (BIC USA)" w:date="2014-07-20T11:35:00Z"/>
        </w:rPr>
      </w:pPr>
      <w:ins w:id="4052" w:author="Sammartano, Marc (BIC USA)" w:date="2014-07-20T11:35:00Z">
        <w:r>
          <w:t>PRINT USING$(</w:t>
        </w:r>
        <w:r w:rsidRPr="00B81CDA">
          <w:t>"</w:t>
        </w:r>
      </w:ins>
      <w:ins w:id="4053" w:author="Sammartano, Marc (BIC USA)" w:date="2014-07-20T11:42:00Z">
        <w:r>
          <w:t>sv</w:t>
        </w:r>
      </w:ins>
      <w:ins w:id="4054" w:author="Sammartano, Marc (BIC USA)" w:date="2014-07-20T11:35:00Z">
        <w:r w:rsidRPr="00B81CDA">
          <w:t>"</w:t>
        </w:r>
        <w:r>
          <w:t xml:space="preserve">, </w:t>
        </w:r>
        <w:r w:rsidRPr="00B81CDA">
          <w:t>"</w:t>
        </w:r>
      </w:ins>
      <w:ins w:id="4055" w:author="Sammartano, Marc (BIC USA)" w:date="2014-07-20T11:42:00Z">
        <w:r>
          <w:t>%tA</w:t>
        </w:r>
      </w:ins>
      <w:ins w:id="4056" w:author="Sammartano, Marc (BIC USA)" w:date="2014-07-20T11:43:00Z">
        <w:r w:rsidRPr="00B81CDA">
          <w:t>"</w:t>
        </w:r>
      </w:ins>
      <w:ins w:id="4057" w:author="Sammartano, Marc (BIC USA)" w:date="2014-07-20T11:42:00Z">
        <w:r>
          <w:t>, int(t))</w:t>
        </w:r>
        <w:r>
          <w:tab/>
        </w:r>
        <w:r>
          <w:tab/>
        </w:r>
      </w:ins>
      <w:ins w:id="4058" w:author="Sammartano, Marc (BIC USA)" w:date="2014-07-20T11:46:00Z">
        <w:r w:rsidR="00AB6136">
          <w:tab/>
        </w:r>
      </w:ins>
      <w:ins w:id="4059" w:author="Sammartano, Marc (BIC USA)" w:date="2014-07-20T11:42:00Z">
        <w:r>
          <w:t>%</w:t>
        </w:r>
      </w:ins>
      <w:ins w:id="4060" w:author="Sammartano, Marc (BIC USA)" w:date="2014-07-20T11:48:00Z">
        <w:r w:rsidR="00AB6136">
          <w:t xml:space="preserve"> day in Swedish,</w:t>
        </w:r>
      </w:ins>
      <w:ins w:id="4061" w:author="Sammartano, Marc (BIC USA)" w:date="2014-07-20T11:42:00Z">
        <w:r>
          <w:t xml:space="preserve"> prints </w:t>
        </w:r>
      </w:ins>
      <w:ins w:id="4062" w:author="Sammartano, Marc (BIC USA)" w:date="2014-07-20T11:43:00Z">
        <w:r w:rsidRPr="00B81CDA">
          <w:t>"</w:t>
        </w:r>
      </w:ins>
      <w:ins w:id="4063" w:author="Sammartano, Marc (BIC USA)" w:date="2014-07-20T11:42:00Z">
        <w:r>
          <w:t>lördag</w:t>
        </w:r>
      </w:ins>
      <w:ins w:id="4064" w:author="Sammartano, Marc (BIC USA)" w:date="2014-07-20T11:43:00Z">
        <w:r w:rsidRPr="00B81CDA">
          <w:t>"</w:t>
        </w:r>
      </w:ins>
    </w:p>
    <w:p w:rsidR="00AB6136" w:rsidRDefault="00AB6136" w:rsidP="00AB6136">
      <w:pPr>
        <w:pStyle w:val="Codeexample"/>
        <w:rPr>
          <w:ins w:id="4065" w:author="Sammartano, Marc (BIC USA)" w:date="2014-07-20T11:47:00Z"/>
        </w:rPr>
      </w:pPr>
      <w:ins w:id="4066" w:author="Sammartano, Marc (BIC USA)" w:date="2014-07-20T11:47:00Z">
        <w:r>
          <w:t>PRINT USING$(</w:t>
        </w:r>
        <w:r w:rsidRPr="00B81CDA">
          <w:t>"</w:t>
        </w:r>
        <w:r>
          <w:t>es</w:t>
        </w:r>
        <w:r w:rsidRPr="00B81CDA">
          <w:t>"</w:t>
        </w:r>
        <w:r>
          <w:t xml:space="preserve">, </w:t>
        </w:r>
        <w:r w:rsidRPr="00B81CDA">
          <w:t>"</w:t>
        </w:r>
        <w:r>
          <w:t>%t</w:t>
        </w:r>
      </w:ins>
      <w:ins w:id="4067" w:author="Sammartano, Marc (BIC USA)" w:date="2014-07-20T11:49:00Z">
        <w:r>
          <w:t>B</w:t>
        </w:r>
      </w:ins>
      <w:ins w:id="4068" w:author="Sammartano, Marc (BIC USA)" w:date="2014-07-20T11:47:00Z">
        <w:r w:rsidRPr="00B81CDA">
          <w:t>"</w:t>
        </w:r>
        <w:r>
          <w:t>, int(t))</w:t>
        </w:r>
        <w:r>
          <w:tab/>
        </w:r>
        <w:r>
          <w:tab/>
        </w:r>
        <w:r>
          <w:tab/>
          <w:t xml:space="preserve">% </w:t>
        </w:r>
      </w:ins>
      <w:ins w:id="4069" w:author="Sammartano, Marc (BIC USA)" w:date="2014-07-20T11:48:00Z">
        <w:r>
          <w:t>month i</w:t>
        </w:r>
      </w:ins>
      <w:ins w:id="4070" w:author="Sammartano, Marc (BIC USA)" w:date="2014-07-20T11:49:00Z">
        <w:r>
          <w:t xml:space="preserve">n Spanish, </w:t>
        </w:r>
      </w:ins>
      <w:ins w:id="4071" w:author="Sammartano, Marc (BIC USA)" w:date="2014-07-20T11:47:00Z">
        <w:r>
          <w:t xml:space="preserve">prints </w:t>
        </w:r>
        <w:r w:rsidRPr="00B81CDA">
          <w:t>"</w:t>
        </w:r>
      </w:ins>
      <w:ins w:id="4072" w:author="Sammartano, Marc (BIC USA)" w:date="2014-07-20T11:49:00Z">
        <w:r>
          <w:t>febrero</w:t>
        </w:r>
      </w:ins>
      <w:ins w:id="4073" w:author="Sammartano, Marc (BIC USA)" w:date="2014-07-20T11:47:00Z">
        <w:r w:rsidRPr="00B81CDA">
          <w:t>"</w:t>
        </w:r>
      </w:ins>
    </w:p>
    <w:p w:rsidR="00AB6136" w:rsidRDefault="00AB6136" w:rsidP="00AB6136">
      <w:pPr>
        <w:pStyle w:val="Codeexample"/>
        <w:rPr>
          <w:ins w:id="4074" w:author="Sammartano, Marc (BIC USA)" w:date="2014-07-20T11:46:00Z"/>
        </w:rPr>
      </w:pPr>
      <w:ins w:id="4075" w:author="Sammartano, Marc (BIC USA)" w:date="2014-07-20T11:46:00Z">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ins>
    </w:p>
    <w:p w:rsidR="00777B9E" w:rsidRDefault="00777B9E" w:rsidP="00777B9E">
      <w:pPr>
        <w:pStyle w:val="Codeexample"/>
        <w:rPr>
          <w:ins w:id="4076" w:author="Sammartano, Marc (BIC USA)" w:date="2014-07-20T12:00:00Z"/>
        </w:rPr>
      </w:pPr>
      <w:ins w:id="4077" w:author="Sammartano, Marc (BIC USA)" w:date="2014-07-20T12:00:00Z">
        <w:r>
          <w:t xml:space="preserve">PRINT USING$( , </w:t>
        </w:r>
        <w:r w:rsidRPr="00B81CDA">
          <w:t>"</w:t>
        </w:r>
        <w:r>
          <w:t>%&lt;tY/%&lt;tm/%&lt;td</w:t>
        </w:r>
        <w:r w:rsidRPr="00B81CDA">
          <w:t>"</w:t>
        </w:r>
        <w:r>
          <w:t>, int(t))</w:t>
        </w:r>
        <w:r>
          <w:tab/>
        </w:r>
        <w:r>
          <w:tab/>
        </w:r>
        <w:r>
          <w:tab/>
          <w:t xml:space="preserve">% prints </w:t>
        </w:r>
        <w:r w:rsidRPr="00B81CDA">
          <w:t>"</w:t>
        </w:r>
        <w:r>
          <w:t>2001/02/03</w:t>
        </w:r>
        <w:r w:rsidRPr="00B81CDA">
          <w:t>"</w:t>
        </w:r>
      </w:ins>
    </w:p>
    <w:p w:rsidR="00777B9E" w:rsidRDefault="00777B9E" w:rsidP="00AB6136">
      <w:pPr>
        <w:pStyle w:val="Codeexample"/>
        <w:rPr>
          <w:ins w:id="4078" w:author="Sammartano, Marc (BIC USA)" w:date="2014-07-20T12:00:00Z"/>
        </w:rPr>
      </w:pPr>
    </w:p>
    <w:p w:rsidR="00777B9E" w:rsidRDefault="00777B9E" w:rsidP="00777B9E">
      <w:pPr>
        <w:pStyle w:val="Codeexample"/>
        <w:rPr>
          <w:ins w:id="4079" w:author="Sammartano, Marc (BIC USA)" w:date="2014-07-20T12:02:00Z"/>
        </w:rPr>
      </w:pPr>
      <w:ins w:id="4080" w:author="Sammartano, Marc (BIC USA)" w:date="2014-07-20T12:02:00Z">
        <w:r>
          <w:t xml:space="preserve">PRINT USING$( </w:t>
        </w:r>
        <w:r w:rsidRPr="00B81CDA">
          <w:t>"</w:t>
        </w:r>
        <w:r>
          <w:t>en_GB</w:t>
        </w:r>
        <w:r w:rsidRPr="00B81CDA">
          <w:t>"</w:t>
        </w:r>
        <w:r>
          <w:t xml:space="preserve">, </w:t>
        </w:r>
        <w:r w:rsidRPr="00B81CDA">
          <w:t>"</w:t>
        </w:r>
        <w:r>
          <w:t>%&lt;tY/%&lt;tm/%&lt;td</w:t>
        </w:r>
        <w:r w:rsidRPr="00B81CDA">
          <w:t>"</w:t>
        </w:r>
        <w:r>
          <w:t>, int(t))</w:t>
        </w:r>
        <w:r>
          <w:tab/>
        </w:r>
        <w:r>
          <w:tab/>
          <w:t xml:space="preserve">% </w:t>
        </w:r>
      </w:ins>
      <w:ins w:id="4081" w:author="Sammartano, Marc (BIC USA)" w:date="2014-07-20T12:04:00Z">
        <w:r w:rsidR="00E16070">
          <w:t xml:space="preserve">??? </w:t>
        </w:r>
      </w:ins>
      <w:ins w:id="4082" w:author="Sammartano, Marc (BIC USA)" w:date="2014-07-20T12:02:00Z">
        <w:r>
          <w:t xml:space="preserve">prints </w:t>
        </w:r>
        <w:r w:rsidRPr="00B81CDA">
          <w:t>"</w:t>
        </w:r>
        <w:r>
          <w:t>21:05:06</w:t>
        </w:r>
        <w:r w:rsidRPr="00B81CDA">
          <w:t>"</w:t>
        </w:r>
      </w:ins>
    </w:p>
    <w:p w:rsidR="00777B9E" w:rsidRDefault="00777B9E" w:rsidP="00777B9E">
      <w:pPr>
        <w:pStyle w:val="Codeexample"/>
        <w:rPr>
          <w:ins w:id="4083" w:author="Sammartano, Marc (BIC USA)" w:date="2014-07-20T12:03:00Z"/>
        </w:rPr>
      </w:pPr>
      <w:ins w:id="4084" w:author="Sammartano, Marc (BIC USA)" w:date="2014-07-20T12:03:00Z">
        <w:r>
          <w:t xml:space="preserve">PRINT USING$( </w:t>
        </w:r>
        <w:r w:rsidRPr="00B81CDA">
          <w:t>"</w:t>
        </w:r>
        <w:r>
          <w:t>in_IN</w:t>
        </w:r>
        <w:r w:rsidRPr="00B81CDA">
          <w:t>"</w:t>
        </w:r>
        <w:r>
          <w:t xml:space="preserve">, </w:t>
        </w:r>
        <w:r w:rsidRPr="00B81CDA">
          <w:t>"</w:t>
        </w:r>
        <w:r>
          <w:t>%&lt;tY/%&lt;tm/%&lt;td</w:t>
        </w:r>
        <w:r w:rsidRPr="00B81CDA">
          <w:t>"</w:t>
        </w:r>
        <w:r>
          <w:t>, int(t))</w:t>
        </w:r>
        <w:r>
          <w:tab/>
        </w:r>
        <w:r>
          <w:tab/>
          <w:t xml:space="preserve">% </w:t>
        </w:r>
      </w:ins>
      <w:ins w:id="4085" w:author="Sammartano, Marc (BIC USA)" w:date="2014-07-20T12:04:00Z">
        <w:r w:rsidR="00E16070">
          <w:t xml:space="preserve">??? </w:t>
        </w:r>
      </w:ins>
      <w:ins w:id="4086" w:author="Sammartano, Marc (BIC USA)" w:date="2014-07-20T12:03:00Z">
        <w:r>
          <w:t xml:space="preserve">prints </w:t>
        </w:r>
        <w:r w:rsidRPr="00B81CDA">
          <w:t>"</w:t>
        </w:r>
        <w:r>
          <w:t>21:05:06</w:t>
        </w:r>
        <w:r w:rsidRPr="00B81CDA">
          <w:t>"</w:t>
        </w:r>
      </w:ins>
    </w:p>
    <w:p w:rsidR="00AB6136" w:rsidRDefault="00E16070" w:rsidP="00AB6136">
      <w:pPr>
        <w:pStyle w:val="Codeexample"/>
        <w:rPr>
          <w:ins w:id="4087" w:author="Sammartano, Marc (BIC USA)" w:date="2014-07-20T11:51:00Z"/>
        </w:rPr>
      </w:pPr>
      <w:ins w:id="4088" w:author="Sammartano, Marc (BIC USA)" w:date="2014-07-20T12:03:00Z">
        <w:r>
          <w:t>Note</w:t>
        </w:r>
        <w:r w:rsidR="00777B9E">
          <w:t>: printed for your local time zone (</w:t>
        </w:r>
      </w:ins>
      <w:ins w:id="4089" w:author="Sammartano, Marc (BIC USA)" w:date="2014-07-20T12:04:00Z">
        <w:r>
          <w:t>mine is</w:t>
        </w:r>
      </w:ins>
      <w:ins w:id="4090" w:author="Sammartano, Marc (BIC USA)" w:date="2014-07-20T12:08:00Z">
        <w:r>
          <w:t xml:space="preserve"> GMT-7</w:t>
        </w:r>
      </w:ins>
      <w:ins w:id="4091" w:author="Sammartano, Marc (BIC USA)" w:date="2014-07-20T12:09:00Z">
        <w:r>
          <w:t xml:space="preserve"> in February</w:t>
        </w:r>
      </w:ins>
      <w:ins w:id="4092" w:author="Sammartano, Marc (BIC USA)" w:date="2014-07-20T12:03:00Z">
        <w:r w:rsidR="00777B9E">
          <w:t xml:space="preserve">), regardless of </w:t>
        </w:r>
      </w:ins>
      <w:ins w:id="4093" w:author="Sammartano, Marc (BIC USA)" w:date="2014-07-20T12:04:00Z">
        <w:r>
          <w:t>locale</w:t>
        </w:r>
      </w:ins>
      <w:ins w:id="4094" w:author="Sammartano, Marc (BIC USA)" w:date="2014-07-20T12:09:00Z">
        <w:r>
          <w:t>.</w:t>
        </w:r>
      </w:ins>
    </w:p>
    <w:p w:rsidR="00ED7504" w:rsidRDefault="00ED7504" w:rsidP="00ED7504">
      <w:pPr>
        <w:pStyle w:val="Heading4"/>
        <w:rPr>
          <w:ins w:id="4095" w:author="Sammartano, Marc (BIC USA)" w:date="2014-07-20T09:16:00Z"/>
        </w:rPr>
      </w:pPr>
      <w:ins w:id="4096" w:author="Sammartano, Marc (BIC USA)" w:date="2014-07-20T09:16:00Z">
        <w:r>
          <w:t>Optional Modifiers</w:t>
        </w:r>
      </w:ins>
    </w:p>
    <w:p w:rsidR="001E518D" w:rsidRDefault="002444B5" w:rsidP="00CF3627">
      <w:pPr>
        <w:rPr>
          <w:ins w:id="4097" w:author="Sammartano, Marc (BIC USA)" w:date="2014-07-13T09:55:00Z"/>
        </w:rPr>
      </w:pPr>
      <w:ins w:id="4098" w:author="Sammartano, Marc (BIC USA)" w:date="2014-07-13T23:20:00Z">
        <w:r>
          <w:t xml:space="preserve">The format specifiers </w:t>
        </w:r>
      </w:ins>
      <w:ins w:id="4099" w:author="Sammartano, Marc (BIC USA)" w:date="2014-07-13T23:21:00Z">
        <w:r>
          <w:t xml:space="preserve">can be used exactly as shown in the table. </w:t>
        </w:r>
      </w:ins>
      <w:ins w:id="4100" w:author="Sammartano, Marc (BIC USA)" w:date="2014-07-13T23:25:00Z">
        <w:r>
          <w:t xml:space="preserve">They have default settings that control how they behave. You can control the settings </w:t>
        </w:r>
      </w:ins>
      <w:ins w:id="4101" w:author="Sammartano, Marc (BIC USA)" w:date="2014-07-13T23:26:00Z">
        <w:r>
          <w:t>yourself</w:t>
        </w:r>
        <w:r w:rsidR="004B68E2">
          <w:t xml:space="preserve">, </w:t>
        </w:r>
        <w:r>
          <w:t>fine-tun</w:t>
        </w:r>
      </w:ins>
      <w:ins w:id="4102" w:author="Sammartano, Marc (BIC USA)" w:date="2014-07-13T23:28:00Z">
        <w:r w:rsidR="004B68E2">
          <w:t>ing</w:t>
        </w:r>
      </w:ins>
      <w:ins w:id="4103" w:author="Sammartano, Marc (BIC USA)" w:date="2014-07-13T23:26:00Z">
        <w:r>
          <w:t xml:space="preserve"> the </w:t>
        </w:r>
      </w:ins>
      <w:ins w:id="4104" w:author="Sammartano, Marc (BIC USA)" w:date="2014-07-13T23:27:00Z">
        <w:r w:rsidR="004B68E2">
          <w:t>behavior to suit your needs.</w:t>
        </w:r>
      </w:ins>
    </w:p>
    <w:p w:rsidR="007158B3" w:rsidRDefault="007158B3" w:rsidP="007158B3">
      <w:pPr>
        <w:rPr>
          <w:ins w:id="4105" w:author="Sammartano, Marc (BIC USA)" w:date="2014-07-13T10:00:00Z"/>
        </w:rPr>
      </w:pPr>
      <w:ins w:id="4106" w:author="Sammartano, Marc (BIC USA)" w:date="2014-07-13T09:43:00Z">
        <w:r>
          <w:t xml:space="preserve">You can modify the format specifiers with </w:t>
        </w:r>
      </w:ins>
      <w:ins w:id="4107" w:author="Sammartano, Marc (BIC USA)" w:date="2014-07-20T09:32:00Z">
        <w:r w:rsidR="00717C32">
          <w:rPr>
            <w:i/>
          </w:rPr>
          <w:t>index</w:t>
        </w:r>
      </w:ins>
      <w:ins w:id="4108" w:author="Sammartano, Marc (BIC USA)" w:date="2014-07-20T09:30:00Z">
        <w:r w:rsidR="00F40500">
          <w:t xml:space="preserve">, </w:t>
        </w:r>
      </w:ins>
      <w:ins w:id="4109" w:author="Sammartano, Marc (BIC USA)" w:date="2014-07-20T09:32:00Z">
        <w:r w:rsidR="00717C32">
          <w:rPr>
            <w:i/>
          </w:rPr>
          <w:t>flags</w:t>
        </w:r>
      </w:ins>
      <w:ins w:id="4110" w:author="Sammartano, Marc (BIC USA)" w:date="2014-07-13T09:55:00Z">
        <w:r w:rsidR="00DA3A3C">
          <w:t>,</w:t>
        </w:r>
      </w:ins>
      <w:ins w:id="4111" w:author="Sammartano, Marc (BIC USA)" w:date="2014-07-13T10:00:00Z">
        <w:r w:rsidR="002D399E">
          <w:t xml:space="preserve"> </w:t>
        </w:r>
        <w:r w:rsidR="002D399E" w:rsidRPr="002D399E">
          <w:rPr>
            <w:i/>
          </w:rPr>
          <w:t>width</w:t>
        </w:r>
        <w:r w:rsidR="002D399E">
          <w:t xml:space="preserve">, and </w:t>
        </w:r>
        <w:r w:rsidR="002D399E" w:rsidRPr="002D399E">
          <w:rPr>
            <w:i/>
          </w:rPr>
          <w:t>precision</w:t>
        </w:r>
      </w:ins>
      <w:ins w:id="4112" w:author="Sammartano, Marc (BIC USA)" w:date="2014-07-13T23:13:00Z">
        <w:r w:rsidR="00AD0580">
          <w:t>,</w:t>
        </w:r>
      </w:ins>
      <w:ins w:id="4113" w:author="Sammartano, Marc (BIC USA)" w:date="2014-07-13T23:14:00Z">
        <w:r w:rsidR="00AD0580">
          <w:t xml:space="preserve"> as shown in this example:</w:t>
        </w:r>
      </w:ins>
    </w:p>
    <w:p w:rsidR="002D399E" w:rsidRDefault="00864A03" w:rsidP="00AD13B3">
      <w:pPr>
        <w:pStyle w:val="Codeexample"/>
        <w:jc w:val="center"/>
        <w:rPr>
          <w:ins w:id="4114" w:author="Sammartano, Marc (BIC USA)" w:date="2014-07-13T21:47:00Z"/>
        </w:rPr>
      </w:pPr>
      <w:ins w:id="4115" w:author="Sammartano, Marc (BIC USA)" w:date="2014-07-20T09:34:00Z">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ins>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ins w:id="4116" w:author="Sammartano, Marc (BIC USA)" w:date="2014-07-13T10:01:00Z">
        <w:r w:rsidR="002D399E" w:rsidRPr="00B81CDA">
          <w:t>"</w:t>
        </w:r>
        <w:r w:rsidR="002D399E">
          <w:t>%&lt;</w:t>
        </w:r>
      </w:ins>
      <w:ins w:id="4117" w:author="Sammartano, Marc (BIC USA)" w:date="2014-07-20T09:32:00Z">
        <w:r w:rsidR="00717C32">
          <w:t>index</w:t>
        </w:r>
      </w:ins>
      <w:ins w:id="4118" w:author="Sammartano, Marc (BIC USA)" w:date="2014-07-13T10:01:00Z">
        <w:r w:rsidR="002D399E">
          <w:t>&gt;</w:t>
        </w:r>
      </w:ins>
      <w:ins w:id="4119" w:author="Sammartano, Marc (BIC USA)" w:date="2014-07-20T09:30:00Z">
        <w:r w:rsidR="00F40500">
          <w:t>&lt;</w:t>
        </w:r>
      </w:ins>
      <w:ins w:id="4120" w:author="Sammartano, Marc (BIC USA)" w:date="2014-07-20T09:32:00Z">
        <w:r w:rsidR="00717C32">
          <w:t>flags</w:t>
        </w:r>
      </w:ins>
      <w:ins w:id="4121" w:author="Sammartano, Marc (BIC USA)" w:date="2014-07-20T09:30:00Z">
        <w:r w:rsidR="00F40500">
          <w:t>&gt;</w:t>
        </w:r>
      </w:ins>
      <w:ins w:id="4122" w:author="Sammartano, Marc (BIC USA)" w:date="2014-07-13T10:01:00Z">
        <w:r w:rsidR="002D399E">
          <w:t>&lt;width&gt;.&lt;precision&gt;&lt;specifier&gt;</w:t>
        </w:r>
        <w:r w:rsidR="002D399E" w:rsidRPr="00B81CDA">
          <w:t>"</w:t>
        </w:r>
      </w:ins>
    </w:p>
    <w:p w:rsidR="00AD13B3" w:rsidRDefault="00864A03" w:rsidP="00AD13B3">
      <w:pPr>
        <w:pStyle w:val="Codeexample"/>
        <w:jc w:val="center"/>
        <w:rPr>
          <w:ins w:id="4123" w:author="Sammartano, Marc (BIC USA)" w:date="2014-07-13T21:48:00Z"/>
        </w:rP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rPr>
          <w:ins w:id="4124" w:author="Sammartano, Marc (BIC USA)" w:date="2014-07-13T21:47:00Z"/>
        </w:rPr>
      </w:pPr>
      <w:ins w:id="4125" w:author="Sammartano, Marc (BIC USA)" w:date="2014-07-13T21:47:00Z">
        <w:r w:rsidRPr="00B81CDA">
          <w:t>"</w:t>
        </w:r>
        <w:r>
          <w:t>%</w:t>
        </w:r>
      </w:ins>
      <w:ins w:id="4126" w:author="Sammartano, Marc (BIC USA)" w:date="2014-07-20T09:32:00Z">
        <w:r w:rsidR="00717C32">
          <w:t>3</w:t>
        </w:r>
      </w:ins>
      <w:ins w:id="4127" w:author="Sammartano, Marc (BIC USA)" w:date="2014-07-20T09:47:00Z">
        <w:r w:rsidR="00B8322C">
          <w:t>$</w:t>
        </w:r>
      </w:ins>
      <w:ins w:id="4128" w:author="Sammartano, Marc (BIC USA)" w:date="2014-07-13T21:47:00Z">
        <w:r w:rsidR="00AD13B3">
          <w:t>-,15.4</w:t>
        </w:r>
      </w:ins>
      <w:ins w:id="4129" w:author="Sammartano, Marc (BIC USA)" w:date="2014-07-13T21:48:00Z">
        <w:r w:rsidR="00AD13B3">
          <w:t>f</w:t>
        </w:r>
      </w:ins>
      <w:ins w:id="4130" w:author="Sammartano, Marc (BIC USA)" w:date="2014-07-13T21:47:00Z">
        <w:r w:rsidRPr="00B81CDA">
          <w:t>"</w:t>
        </w:r>
      </w:ins>
    </w:p>
    <w:p w:rsidR="00E61167" w:rsidRDefault="00E61167" w:rsidP="00E61167">
      <w:pPr>
        <w:pStyle w:val="Heading4"/>
        <w:rPr>
          <w:ins w:id="4131" w:author="Sammartano, Marc (BIC USA)" w:date="2014-07-20T09:39:00Z"/>
        </w:rPr>
      </w:pPr>
      <w:ins w:id="4132" w:author="Sammartano, Marc (BIC USA)" w:date="2014-07-20T09:39:00Z">
        <w:r>
          <w:t>Index</w:t>
        </w:r>
      </w:ins>
    </w:p>
    <w:p w:rsidR="00E61167" w:rsidRDefault="00B8322C" w:rsidP="00E61167">
      <w:pPr>
        <w:rPr>
          <w:ins w:id="4133" w:author="Sammartano, Marc (BIC USA)" w:date="2014-07-20T10:12:00Z"/>
        </w:rPr>
      </w:pPr>
      <w:ins w:id="4134" w:author="Sammartano, Marc (BIC USA)" w:date="2014-07-20T09:48:00Z">
        <w:r>
          <w:t>Normally the format specifiers are applied to the arguments in order. You can change the order with an argument index.</w:t>
        </w:r>
      </w:ins>
      <w:ins w:id="4135" w:author="Sammartano, Marc (BIC USA)" w:date="2014-07-20T10:14:00Z">
        <w:r w:rsidR="00FF0AED">
          <w:t xml:space="preserve"> An index a number followed by a </w:t>
        </w:r>
      </w:ins>
      <w:ins w:id="4136" w:author="Sammartano, Marc (BIC USA)" w:date="2014-07-20T10:15:00Z">
        <w:r w:rsidR="00FF0AED">
          <w:rPr>
            <w:b/>
          </w:rPr>
          <w:t>$</w:t>
        </w:r>
        <w:r w:rsidR="00FF0AED">
          <w:t xml:space="preserve"> character.</w:t>
        </w:r>
      </w:ins>
      <w:ins w:id="4137" w:author="Sammartano, Marc (BIC USA)" w:date="2014-07-20T09:48:00Z">
        <w:r>
          <w:t xml:space="preserve"> </w:t>
        </w:r>
      </w:ins>
      <w:ins w:id="4138" w:author="Sammartano, Marc (BIC USA)" w:date="2014-07-20T09:53:00Z">
        <w:r>
          <w:t xml:space="preserve">The argument index </w:t>
        </w:r>
        <w:r w:rsidRPr="00FF0AED">
          <w:rPr>
            <w:b/>
          </w:rPr>
          <w:t>3$</w:t>
        </w:r>
        <w:r>
          <w:t xml:space="preserve"> specifies the th</w:t>
        </w:r>
      </w:ins>
      <w:ins w:id="4139" w:author="Sammartano, Marc (BIC USA)" w:date="2014-07-20T09:54:00Z">
        <w:r>
          <w:t>ird argument in the list.</w:t>
        </w:r>
      </w:ins>
    </w:p>
    <w:p w:rsidR="00FF0AED" w:rsidRPr="00FF0AED" w:rsidRDefault="00FF0AED" w:rsidP="00FF0AED">
      <w:pPr>
        <w:pStyle w:val="Codeexample"/>
        <w:rPr>
          <w:ins w:id="4140" w:author="Sammartano, Marc (BIC USA)" w:date="2014-07-20T09:54:00Z"/>
          <w:b w:val="0"/>
        </w:rPr>
      </w:pPr>
      <w:ins w:id="4141" w:author="Sammartano, Marc (BIC USA)" w:date="2014-07-20T10:12:00Z">
        <w:r>
          <w:t>PRINT USING$(</w:t>
        </w:r>
      </w:ins>
      <w:ins w:id="4142" w:author="Sammartano, Marc (BIC USA)" w:date="2014-07-20T10:17:00Z">
        <w:r w:rsidR="009C1F27" w:rsidRPr="00B81CDA">
          <w:t>""</w:t>
        </w:r>
        <w:r w:rsidR="009C1F27">
          <w:t xml:space="preserve">, </w:t>
        </w:r>
      </w:ins>
      <w:ins w:id="4143" w:author="Sammartano, Marc (BIC USA)" w:date="2014-07-20T10:12:00Z">
        <w:r w:rsidRPr="00B81CDA">
          <w:t>"</w:t>
        </w:r>
      </w:ins>
      <w:ins w:id="4144" w:author="Sammartano, Marc (BIC USA)" w:date="2014-07-20T10:13:00Z">
        <w:r>
          <w:t>%3</w:t>
        </w:r>
      </w:ins>
      <w:ins w:id="4145" w:author="Sammartano, Marc (BIC USA)" w:date="2014-07-20T10:15:00Z">
        <w:r>
          <w:t>$</w:t>
        </w:r>
      </w:ins>
      <w:ins w:id="4146" w:author="Sammartano, Marc (BIC USA)" w:date="2014-07-20T10:13:00Z">
        <w:r>
          <w:t>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ins>
      <w:ins w:id="4147" w:author="Sammartano, Marc (BIC USA)" w:date="2014-07-20T10:51:00Z">
        <w:r w:rsidR="00142BB0">
          <w:tab/>
        </w:r>
      </w:ins>
      <w:ins w:id="4148" w:author="Sammartano, Marc (BIC USA)" w:date="2014-07-20T10:13:00Z">
        <w:r>
          <w:t xml:space="preserve">% prints </w:t>
        </w:r>
      </w:ins>
      <w:ins w:id="4149" w:author="Sammartano, Marc (BIC USA)" w:date="2014-07-20T10:22:00Z">
        <w:r w:rsidR="009C1F27" w:rsidRPr="00B81CDA">
          <w:t>"</w:t>
        </w:r>
      </w:ins>
      <w:ins w:id="4150" w:author="Sammartano, Marc (BIC USA)" w:date="2014-07-20T10:13:00Z">
        <w:r>
          <w:t>c a b</w:t>
        </w:r>
      </w:ins>
      <w:ins w:id="4151" w:author="Sammartano, Marc (BIC USA)" w:date="2014-07-20T10:22:00Z">
        <w:r w:rsidR="009C1F27" w:rsidRPr="00B81CDA">
          <w:t>"</w:t>
        </w:r>
      </w:ins>
    </w:p>
    <w:p w:rsidR="00B8322C" w:rsidRDefault="00B8322C" w:rsidP="00E61167">
      <w:pPr>
        <w:rPr>
          <w:ins w:id="4152" w:author="Sammartano, Marc (BIC USA)" w:date="2014-07-20T10:16:00Z"/>
        </w:rPr>
      </w:pPr>
      <w:ins w:id="4153" w:author="Sammartano, Marc (BIC USA)" w:date="2014-07-20T09:54:00Z">
        <w:r>
          <w:t xml:space="preserve">The special argument index </w:t>
        </w:r>
      </w:ins>
      <w:ins w:id="4154" w:author="Sammartano, Marc (BIC USA)" w:date="2014-07-20T09:55:00Z">
        <w:r w:rsidRPr="00B81CDA">
          <w:t>"</w:t>
        </w:r>
        <w:r>
          <w:t>&lt;</w:t>
        </w:r>
        <w:r w:rsidRPr="00B81CDA">
          <w:t>"</w:t>
        </w:r>
        <w:r>
          <w:t xml:space="preserve"> lets you re</w:t>
        </w:r>
      </w:ins>
      <w:ins w:id="4155" w:author="Sammartano, Marc (BIC USA)" w:date="2014-07-20T09:57:00Z">
        <w:r w:rsidR="00234D48">
          <w:t>use an argument.</w:t>
        </w:r>
      </w:ins>
    </w:p>
    <w:p w:rsidR="00FF0AED" w:rsidRDefault="00FF0AED" w:rsidP="00FF0AED">
      <w:pPr>
        <w:pStyle w:val="Codeexample"/>
        <w:rPr>
          <w:ins w:id="4156" w:author="Sammartano, Marc (BIC USA)" w:date="2014-07-20T10:22:00Z"/>
        </w:rPr>
      </w:pPr>
      <w:ins w:id="4157" w:author="Sammartano, Marc (BIC USA)" w:date="2014-07-20T10:16:00Z">
        <w:r>
          <w:t>PRINT USING$(</w:t>
        </w:r>
        <w:r w:rsidRPr="00B81CDA">
          <w:t>"</w:t>
        </w:r>
      </w:ins>
      <w:ins w:id="4158" w:author="Sammartano, Marc (BIC USA)" w:date="2014-07-20T10:21:00Z">
        <w:r w:rsidR="009C1F27" w:rsidRPr="00B81CDA">
          <w:t>"</w:t>
        </w:r>
        <w:r w:rsidR="009C1F27">
          <w:t xml:space="preserve">, </w:t>
        </w:r>
        <w:r w:rsidR="009C1F27" w:rsidRPr="00B81CDA">
          <w:t>"</w:t>
        </w:r>
        <w:r w:rsidR="009C1F27">
          <w:t>%o %&lt;d %&lt;h</w:t>
        </w:r>
        <w:r w:rsidR="009C1F27" w:rsidRPr="00B81CDA">
          <w:t>"</w:t>
        </w:r>
        <w:r w:rsidR="009C1F27">
          <w:t xml:space="preserve">, int(64) </w:t>
        </w:r>
      </w:ins>
      <w:ins w:id="4159" w:author="Sammartano, Marc (BIC USA)" w:date="2014-07-20T10:23:00Z">
        <w:r w:rsidR="009C1F27">
          <w:t>)</w:t>
        </w:r>
      </w:ins>
      <w:ins w:id="4160" w:author="Sammartano, Marc (BIC USA)" w:date="2014-07-20T10:51:00Z">
        <w:r w:rsidR="00142BB0">
          <w:tab/>
        </w:r>
        <w:r w:rsidR="00142BB0">
          <w:tab/>
        </w:r>
      </w:ins>
      <w:ins w:id="4161" w:author="Sammartano, Marc (BIC USA)" w:date="2014-07-20T10:21:00Z">
        <w:r w:rsidR="009C1F27">
          <w:t xml:space="preserve">% prints </w:t>
        </w:r>
      </w:ins>
      <w:ins w:id="4162" w:author="Sammartano, Marc (BIC USA)" w:date="2014-07-20T10:22:00Z">
        <w:r w:rsidR="009C1F27" w:rsidRPr="00B81CDA">
          <w:t>"</w:t>
        </w:r>
        <w:r w:rsidR="009C1F27">
          <w:t>100 64 40</w:t>
        </w:r>
        <w:r w:rsidR="009C1F27" w:rsidRPr="00B81CDA">
          <w:t>"</w:t>
        </w:r>
      </w:ins>
    </w:p>
    <w:p w:rsidR="009C1F27" w:rsidRPr="009C1F27" w:rsidRDefault="009C1F27" w:rsidP="009C1F27">
      <w:pPr>
        <w:rPr>
          <w:ins w:id="4163" w:author="Sammartano, Marc (BIC USA)" w:date="2014-07-20T09:39:00Z"/>
        </w:rPr>
      </w:pPr>
      <w:ins w:id="4164" w:author="Sammartano, Marc (BIC USA)" w:date="2014-07-20T10:22:00Z">
        <w:r>
          <w:t xml:space="preserve">In the last example, </w:t>
        </w:r>
      </w:ins>
      <w:ins w:id="4165" w:author="Sammartano, Marc (BIC USA)" w:date="2014-07-20T10:23:00Z">
        <w:r>
          <w:t>there is only one argument, but three format specifiers. This is not an error because the argument is reused.</w:t>
        </w:r>
      </w:ins>
    </w:p>
    <w:p w:rsidR="00ED7504" w:rsidRDefault="00ED7504" w:rsidP="00ED7504">
      <w:pPr>
        <w:pStyle w:val="Heading4"/>
        <w:rPr>
          <w:ins w:id="4166" w:author="Sammartano, Marc (BIC USA)" w:date="2014-07-20T09:13:00Z"/>
        </w:rPr>
      </w:pPr>
      <w:ins w:id="4167" w:author="Sammartano, Marc (BIC USA)" w:date="2014-07-20T09:13:00Z">
        <w:r>
          <w:t>Flags</w:t>
        </w:r>
      </w:ins>
    </w:p>
    <w:p w:rsidR="004B68E2" w:rsidRDefault="004B68E2" w:rsidP="004B68E2">
      <w:pPr>
        <w:rPr>
          <w:ins w:id="4168" w:author="Sammartano, Marc (BIC USA)" w:date="2014-07-13T23:28:00Z"/>
        </w:rPr>
      </w:pPr>
      <w:ins w:id="4169" w:author="Sammartano, Marc (BIC USA)" w:date="2014-07-13T23:28:00Z">
        <w:r>
          <w:t>There are six flags:</w:t>
        </w:r>
      </w:ins>
    </w:p>
    <w:tbl>
      <w:tblPr>
        <w:tblStyle w:val="TableGrid"/>
        <w:tblW w:w="0" w:type="auto"/>
        <w:tblInd w:w="846" w:type="dxa"/>
        <w:tblLook w:val="04A0" w:firstRow="1" w:lastRow="0" w:firstColumn="1" w:lastColumn="0" w:noHBand="0" w:noVBand="1"/>
      </w:tblPr>
      <w:tblGrid>
        <w:gridCol w:w="330"/>
        <w:gridCol w:w="6222"/>
      </w:tblGrid>
      <w:tr w:rsidR="00693609" w:rsidRPr="00693609" w:rsidTr="00693609">
        <w:trPr>
          <w:ins w:id="4170" w:author="Sammartano, Marc (BIC USA)" w:date="2014-07-13T23:40:00Z"/>
        </w:trPr>
        <w:tc>
          <w:tcPr>
            <w:tcW w:w="330" w:type="dxa"/>
          </w:tcPr>
          <w:p w:rsidR="00693609" w:rsidRPr="00693609" w:rsidRDefault="00693609" w:rsidP="00693609">
            <w:pPr>
              <w:rPr>
                <w:ins w:id="4171" w:author="Sammartano, Marc (BIC USA)" w:date="2014-07-13T23:40:00Z"/>
              </w:rPr>
            </w:pPr>
            <w:ins w:id="4172" w:author="Sammartano, Marc (BIC USA)" w:date="2014-07-13T23:40:00Z">
              <w:r w:rsidRPr="00693609">
                <w:lastRenderedPageBreak/>
                <w:t>-</w:t>
              </w:r>
            </w:ins>
          </w:p>
        </w:tc>
        <w:tc>
          <w:tcPr>
            <w:tcW w:w="6222" w:type="dxa"/>
          </w:tcPr>
          <w:p w:rsidR="00693609" w:rsidRPr="00693609" w:rsidRDefault="00693609" w:rsidP="00693609">
            <w:pPr>
              <w:rPr>
                <w:ins w:id="4173" w:author="Sammartano, Marc (BIC USA)" w:date="2014-07-13T23:40:00Z"/>
              </w:rPr>
            </w:pPr>
            <w:ins w:id="4174" w:author="Sammartano, Marc (BIC USA)" w:date="2014-07-13T23:40:00Z">
              <w:r w:rsidRPr="00693609">
                <w:t xml:space="preserve"> left-justify</w:t>
              </w:r>
            </w:ins>
            <w:ins w:id="4175" w:author="Sammartano, Marc (BIC USA)" w:date="2014-07-14T00:02:00Z">
              <w:r w:rsidR="00265B33">
                <w:t>; if no flag, right-justify</w:t>
              </w:r>
            </w:ins>
          </w:p>
        </w:tc>
      </w:tr>
      <w:tr w:rsidR="00693609" w:rsidRPr="00693609" w:rsidTr="00693609">
        <w:trPr>
          <w:ins w:id="4176" w:author="Sammartano, Marc (BIC USA)" w:date="2014-07-13T23:40:00Z"/>
        </w:trPr>
        <w:tc>
          <w:tcPr>
            <w:tcW w:w="330" w:type="dxa"/>
          </w:tcPr>
          <w:p w:rsidR="00693609" w:rsidRPr="00693609" w:rsidRDefault="00693609" w:rsidP="00693609">
            <w:pPr>
              <w:rPr>
                <w:ins w:id="4177" w:author="Sammartano, Marc (BIC USA)" w:date="2014-07-13T23:40:00Z"/>
              </w:rPr>
            </w:pPr>
            <w:ins w:id="4178" w:author="Sammartano, Marc (BIC USA)" w:date="2014-07-13T23:40:00Z">
              <w:r w:rsidRPr="00693609">
                <w:t>+</w:t>
              </w:r>
            </w:ins>
          </w:p>
        </w:tc>
        <w:tc>
          <w:tcPr>
            <w:tcW w:w="6222" w:type="dxa"/>
          </w:tcPr>
          <w:p w:rsidR="00693609" w:rsidRPr="00693609" w:rsidRDefault="00693609" w:rsidP="00693609">
            <w:pPr>
              <w:rPr>
                <w:ins w:id="4179" w:author="Sammartano, Marc (BIC USA)" w:date="2014-07-13T23:40:00Z"/>
              </w:rPr>
            </w:pPr>
            <w:ins w:id="4180" w:author="Sammartano, Marc (BIC USA)" w:date="2014-07-13T23:40:00Z">
              <w:r w:rsidRPr="00693609">
                <w:t xml:space="preserve"> always show sign</w:t>
              </w:r>
            </w:ins>
            <w:ins w:id="4181" w:author="Sammartano, Marc (BIC USA)" w:date="2014-07-14T00:03:00Z">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ins>
          </w:p>
        </w:tc>
      </w:tr>
      <w:tr w:rsidR="00693609" w:rsidRPr="00693609" w:rsidTr="00693609">
        <w:trPr>
          <w:ins w:id="4182" w:author="Sammartano, Marc (BIC USA)" w:date="2014-07-13T23:40:00Z"/>
        </w:trPr>
        <w:tc>
          <w:tcPr>
            <w:tcW w:w="330" w:type="dxa"/>
          </w:tcPr>
          <w:p w:rsidR="00693609" w:rsidRPr="00693609" w:rsidRDefault="00693609" w:rsidP="00693609">
            <w:pPr>
              <w:rPr>
                <w:ins w:id="4183" w:author="Sammartano, Marc (BIC USA)" w:date="2014-07-13T23:40:00Z"/>
              </w:rPr>
            </w:pPr>
            <w:ins w:id="4184" w:author="Sammartano, Marc (BIC USA)" w:date="2014-07-13T23:40:00Z">
              <w:r w:rsidRPr="00693609">
                <w:t>0</w:t>
              </w:r>
            </w:ins>
          </w:p>
        </w:tc>
        <w:tc>
          <w:tcPr>
            <w:tcW w:w="6222" w:type="dxa"/>
          </w:tcPr>
          <w:p w:rsidR="00693609" w:rsidRPr="00693609" w:rsidRDefault="00693609" w:rsidP="00693609">
            <w:pPr>
              <w:rPr>
                <w:ins w:id="4185" w:author="Sammartano, Marc (BIC USA)" w:date="2014-07-13T23:40:00Z"/>
              </w:rPr>
            </w:pPr>
            <w:ins w:id="4186" w:author="Sammartano, Marc (BIC USA)" w:date="2014-07-13T23:40:00Z">
              <w:r w:rsidRPr="00693609">
                <w:t xml:space="preserve"> pad numbers with leading zeros</w:t>
              </w:r>
              <w:r w:rsidR="00265B33">
                <w:t>; if no flag pad with spaces</w:t>
              </w:r>
            </w:ins>
          </w:p>
        </w:tc>
      </w:tr>
      <w:tr w:rsidR="00693609" w:rsidRPr="00693609" w:rsidTr="00693609">
        <w:trPr>
          <w:ins w:id="4187" w:author="Sammartano, Marc (BIC USA)" w:date="2014-07-13T23:40:00Z"/>
        </w:trPr>
        <w:tc>
          <w:tcPr>
            <w:tcW w:w="330" w:type="dxa"/>
          </w:tcPr>
          <w:p w:rsidR="00693609" w:rsidRPr="00693609" w:rsidRDefault="00693609" w:rsidP="00693609">
            <w:pPr>
              <w:rPr>
                <w:ins w:id="4188" w:author="Sammartano, Marc (BIC USA)" w:date="2014-07-13T23:40:00Z"/>
              </w:rPr>
            </w:pPr>
            <w:ins w:id="4189" w:author="Sammartano, Marc (BIC USA)" w:date="2014-07-13T23:40:00Z">
              <w:r w:rsidRPr="00693609">
                <w:t>,</w:t>
              </w:r>
            </w:ins>
          </w:p>
        </w:tc>
        <w:tc>
          <w:tcPr>
            <w:tcW w:w="6222" w:type="dxa"/>
          </w:tcPr>
          <w:p w:rsidR="00693609" w:rsidRPr="00693609" w:rsidRDefault="00693609" w:rsidP="00693609">
            <w:pPr>
              <w:rPr>
                <w:ins w:id="4190" w:author="Sammartano, Marc (BIC USA)" w:date="2014-07-13T23:40:00Z"/>
              </w:rPr>
            </w:pPr>
            <w:ins w:id="4191" w:author="Sammartano, Marc (BIC USA)" w:date="2014-07-13T23:40:00Z">
              <w:r w:rsidRPr="00693609">
                <w:t xml:space="preserve"> use grouping separators for large numbers </w:t>
              </w:r>
            </w:ins>
          </w:p>
        </w:tc>
      </w:tr>
      <w:tr w:rsidR="00693609" w:rsidRPr="00693609" w:rsidTr="00693609">
        <w:trPr>
          <w:ins w:id="4192" w:author="Sammartano, Marc (BIC USA)" w:date="2014-07-13T23:40:00Z"/>
        </w:trPr>
        <w:tc>
          <w:tcPr>
            <w:tcW w:w="330" w:type="dxa"/>
          </w:tcPr>
          <w:p w:rsidR="00693609" w:rsidRPr="00693609" w:rsidRDefault="00693609" w:rsidP="00693609">
            <w:pPr>
              <w:rPr>
                <w:ins w:id="4193" w:author="Sammartano, Marc (BIC USA)" w:date="2014-07-13T23:40:00Z"/>
              </w:rPr>
            </w:pPr>
            <w:ins w:id="4194" w:author="Sammartano, Marc (BIC USA)" w:date="2014-07-13T23:40:00Z">
              <w:r w:rsidRPr="00693609">
                <w:t>(</w:t>
              </w:r>
            </w:ins>
          </w:p>
        </w:tc>
        <w:tc>
          <w:tcPr>
            <w:tcW w:w="6222" w:type="dxa"/>
          </w:tcPr>
          <w:p w:rsidR="00693609" w:rsidRPr="00693609" w:rsidRDefault="00693609" w:rsidP="00693609">
            <w:pPr>
              <w:rPr>
                <w:ins w:id="4195" w:author="Sammartano, Marc (BIC USA)" w:date="2014-07-13T23:40:00Z"/>
              </w:rPr>
            </w:pPr>
            <w:ins w:id="4196" w:author="Sammartano, Marc (BIC USA)" w:date="2014-07-13T23:40:00Z">
              <w:r w:rsidRPr="00693609">
                <w:t xml:space="preserve"> put parentheses around negative values</w:t>
              </w:r>
            </w:ins>
          </w:p>
        </w:tc>
      </w:tr>
      <w:tr w:rsidR="00693609" w:rsidRPr="00693609" w:rsidTr="00693609">
        <w:trPr>
          <w:ins w:id="4197" w:author="Sammartano, Marc (BIC USA)" w:date="2014-07-13T23:40:00Z"/>
        </w:trPr>
        <w:tc>
          <w:tcPr>
            <w:tcW w:w="330" w:type="dxa"/>
          </w:tcPr>
          <w:p w:rsidR="00693609" w:rsidRPr="00693609" w:rsidRDefault="00693609" w:rsidP="00693609">
            <w:pPr>
              <w:rPr>
                <w:ins w:id="4198" w:author="Sammartano, Marc (BIC USA)" w:date="2014-07-13T23:40:00Z"/>
              </w:rPr>
            </w:pPr>
            <w:ins w:id="4199" w:author="Sammartano, Marc (BIC USA)" w:date="2014-07-13T23:40:00Z">
              <w:r w:rsidRPr="00693609">
                <w:t>#</w:t>
              </w:r>
            </w:ins>
          </w:p>
        </w:tc>
        <w:tc>
          <w:tcPr>
            <w:tcW w:w="6222" w:type="dxa"/>
          </w:tcPr>
          <w:p w:rsidR="00693609" w:rsidRPr="00693609" w:rsidRDefault="00693609" w:rsidP="00693609">
            <w:pPr>
              <w:rPr>
                <w:ins w:id="4200" w:author="Sammartano, Marc (BIC USA)" w:date="2014-07-13T23:40:00Z"/>
              </w:rPr>
            </w:pPr>
            <w:ins w:id="4201" w:author="Sammartano, Marc (BIC USA)" w:date="2014-07-13T23:40:00Z">
              <w:r w:rsidRPr="00693609">
                <w:t xml:space="preserve"> alternate notation (leading 0 for octal, leading 0x for hexadecimal)</w:t>
              </w:r>
            </w:ins>
          </w:p>
        </w:tc>
      </w:tr>
    </w:tbl>
    <w:p w:rsidR="00304376" w:rsidRDefault="00ED7504" w:rsidP="00ED7504">
      <w:pPr>
        <w:pStyle w:val="Heading4"/>
        <w:rPr>
          <w:ins w:id="4202" w:author="Sammartano, Marc (BIC USA)" w:date="2014-07-13T23:50:00Z"/>
        </w:rPr>
      </w:pPr>
      <w:ins w:id="4203" w:author="Sammartano, Marc (BIC USA)" w:date="2014-07-20T09:15:00Z">
        <w:r>
          <w:t>Width</w:t>
        </w:r>
      </w:ins>
    </w:p>
    <w:p w:rsidR="00304376" w:rsidRDefault="00693609" w:rsidP="00304376">
      <w:pPr>
        <w:rPr>
          <w:ins w:id="4204" w:author="Sammartano, Marc (BIC USA)" w:date="2014-07-13T23:51:00Z"/>
        </w:rPr>
      </w:pPr>
      <w:ins w:id="4205" w:author="Sammartano, Marc (BIC USA)" w:date="2014-07-13T23:45:00Z">
        <w:r>
          <w:t xml:space="preserve">The </w:t>
        </w:r>
        <w:r w:rsidRPr="00142BB0">
          <w:rPr>
            <w:b/>
          </w:rPr>
          <w:t>width</w:t>
        </w:r>
        <w:r>
          <w:t xml:space="preserve"> control sets the minimum number of characters to print. If the value to format is </w:t>
        </w:r>
      </w:ins>
      <w:ins w:id="4206" w:author="Sammartano, Marc (BIC USA)" w:date="2014-07-13T23:46:00Z">
        <w:r>
          <w:t>longer</w:t>
        </w:r>
      </w:ins>
      <w:ins w:id="4207" w:author="Sammartano, Marc (BIC USA)" w:date="2014-07-13T23:45:00Z">
        <w:r>
          <w:t xml:space="preserve"> than the width setting, </w:t>
        </w:r>
      </w:ins>
      <w:ins w:id="4208" w:author="Sammartano, Marc (BIC USA)" w:date="2014-07-13T23:46:00Z">
        <w:r>
          <w:t xml:space="preserve">the entire value is printed (unless it would exceed the </w:t>
        </w:r>
      </w:ins>
      <w:ins w:id="4209" w:author="Sammartano, Marc (BIC USA)" w:date="2014-07-13T23:47:00Z">
        <w:r w:rsidRPr="00142BB0">
          <w:rPr>
            <w:b/>
          </w:rPr>
          <w:t>precision</w:t>
        </w:r>
        <w:r>
          <w:t xml:space="preserve"> setting). If the value to format is shorter than the </w:t>
        </w:r>
        <w:r w:rsidRPr="00142BB0">
          <w:rPr>
            <w:b/>
          </w:rPr>
          <w:t>width</w:t>
        </w:r>
        <w:r>
          <w:t xml:space="preserve"> setting, </w:t>
        </w:r>
      </w:ins>
      <w:ins w:id="4210" w:author="Sammartano, Marc (BIC USA)" w:date="2014-07-13T23:45:00Z">
        <w:r>
          <w:t>it is padded to fill the</w:t>
        </w:r>
      </w:ins>
      <w:ins w:id="4211" w:author="Sammartano, Marc (BIC USA)" w:date="2014-07-13T23:47:00Z">
        <w:r>
          <w:t xml:space="preserve"> width</w:t>
        </w:r>
      </w:ins>
      <w:ins w:id="4212" w:author="Sammartano, Marc (BIC USA)" w:date="2014-07-13T23:45:00Z">
        <w:r>
          <w:t>.</w:t>
        </w:r>
      </w:ins>
      <w:ins w:id="4213" w:author="Sammartano, Marc (BIC USA)" w:date="2014-07-13T23:47:00Z">
        <w:r>
          <w:t xml:space="preserve"> </w:t>
        </w:r>
      </w:ins>
      <w:ins w:id="4214" w:author="Sammartano, Marc (BIC USA)" w:date="2014-07-13T23:48:00Z">
        <w:r w:rsidR="00304376">
          <w:t xml:space="preserve">By default, it is padded with spaces on the left, but </w:t>
        </w:r>
      </w:ins>
      <w:ins w:id="4215" w:author="Sammartano, Marc (BIC USA)" w:date="2014-07-13T23:49:00Z">
        <w:r w:rsidR="00304376">
          <w:t xml:space="preserve">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ins>
    </w:p>
    <w:p w:rsidR="00ED7504" w:rsidRDefault="00ED7504" w:rsidP="00ED7504">
      <w:pPr>
        <w:pStyle w:val="Heading4"/>
        <w:rPr>
          <w:ins w:id="4216" w:author="Sammartano, Marc (BIC USA)" w:date="2014-07-20T09:15:00Z"/>
        </w:rPr>
      </w:pPr>
      <w:ins w:id="4217" w:author="Sammartano, Marc (BIC USA)" w:date="2014-07-20T09:15:00Z">
        <w:r>
          <w:t>Precision</w:t>
        </w:r>
      </w:ins>
    </w:p>
    <w:p w:rsidR="00304376" w:rsidRDefault="00304376" w:rsidP="00304376">
      <w:pPr>
        <w:rPr>
          <w:ins w:id="4218" w:author="Sammartano, Marc (BIC USA)" w:date="2014-07-13T23:55:00Z"/>
        </w:rPr>
      </w:pPr>
      <w:ins w:id="4219" w:author="Sammartano, Marc (BIC USA)" w:date="2014-07-13T23:51:00Z">
        <w:r>
          <w:t>The</w:t>
        </w:r>
      </w:ins>
      <w:ins w:id="4220" w:author="Sammartano, Marc (BIC USA)" w:date="2014-07-20T09:15:00Z">
        <w:r w:rsidR="00ED7504">
          <w:t xml:space="preserve"> </w:t>
        </w:r>
      </w:ins>
      <w:ins w:id="4221" w:author="Sammartano, Marc (BIC USA)" w:date="2014-07-13T23:51:00Z">
        <w:r w:rsidRPr="00142BB0">
          <w:rPr>
            <w:b/>
          </w:rPr>
          <w:t>precision</w:t>
        </w:r>
        <w:r>
          <w:t xml:space="preserve"> control </w:t>
        </w:r>
      </w:ins>
      <w:ins w:id="4222" w:author="Sammartano, Marc (BIC USA)" w:date="2014-07-13T23:53:00Z">
        <w:r>
          <w:t>means</w:t>
        </w:r>
      </w:ins>
      <w:ins w:id="4223" w:author="Sammartano, Marc (BIC USA)" w:date="2014-07-13T23:51:00Z">
        <w:r>
          <w:t xml:space="preserve"> different things to different data types.</w:t>
        </w:r>
      </w:ins>
    </w:p>
    <w:p w:rsidR="00304376" w:rsidRDefault="00304376" w:rsidP="00265B33">
      <w:pPr>
        <w:rPr>
          <w:ins w:id="4224" w:author="Sammartano, Marc (BIC USA)" w:date="2014-07-13T23:54:00Z"/>
        </w:rPr>
      </w:pPr>
      <w:ins w:id="4225" w:author="Sammartano, Marc (BIC USA)" w:date="2014-07-13T23:53:00Z">
        <w:r>
          <w:t xml:space="preserve">For floating point numbers, </w:t>
        </w:r>
      </w:ins>
      <w:ins w:id="4226" w:author="Sammartano, Marc (BIC USA)" w:date="2014-07-13T23:54:00Z">
        <w:r w:rsidRPr="00142BB0">
          <w:rPr>
            <w:b/>
          </w:rPr>
          <w:t>precision</w:t>
        </w:r>
        <w:r>
          <w:t xml:space="preserve"> specifies the number of characters to print after the decimal point, padding with trailing zeros if needed.</w:t>
        </w:r>
      </w:ins>
    </w:p>
    <w:p w:rsidR="00304376" w:rsidRDefault="00304376" w:rsidP="00265B33">
      <w:pPr>
        <w:rPr>
          <w:ins w:id="4227" w:author="Sammartano, Marc (BIC USA)" w:date="2014-07-14T00:05:00Z"/>
        </w:rPr>
      </w:pPr>
      <w:ins w:id="4228" w:author="Sammartano, Marc (BIC USA)" w:date="2014-07-13T23:54:00Z">
        <w:r>
          <w:t>For string values, it specifies the maximum number of characters to print.</w:t>
        </w:r>
      </w:ins>
      <w:ins w:id="4229" w:author="Sammartano, Marc (BIC USA)" w:date="2014-07-13T23:56:00Z">
        <w:r>
          <w:t xml:space="preserve"> If </w:t>
        </w:r>
        <w:r w:rsidRPr="00142BB0">
          <w:rPr>
            <w:b/>
          </w:rPr>
          <w:t>precision</w:t>
        </w:r>
        <w:r>
          <w:t xml:space="preserve"> is less than </w:t>
        </w:r>
        <w:r w:rsidRPr="00142BB0">
          <w:rPr>
            <w:b/>
          </w:rPr>
          <w:t>width</w:t>
        </w:r>
        <w:r>
          <w:t xml:space="preserve">, only </w:t>
        </w:r>
        <w:r w:rsidRPr="00142BB0">
          <w:rPr>
            <w:b/>
          </w:rPr>
          <w:t>precision</w:t>
        </w:r>
      </w:ins>
      <w:ins w:id="4230" w:author="Sammartano, Marc (BIC USA)" w:date="2014-07-13T23:57:00Z">
        <w:r>
          <w:t xml:space="preserve"> characters are printed.</w:t>
        </w:r>
      </w:ins>
    </w:p>
    <w:p w:rsidR="00265B33" w:rsidRDefault="00265B33" w:rsidP="00265B33">
      <w:pPr>
        <w:pStyle w:val="Codeexample"/>
        <w:rPr>
          <w:ins w:id="4231" w:author="Sammartano, Marc (BIC USA)" w:date="2014-07-14T00:05:00Z"/>
        </w:rPr>
      </w:pPr>
      <w:ins w:id="4232" w:author="Sammartano, Marc (BIC USA)" w:date="2014-07-14T00:05:00Z">
        <w:r w:rsidRPr="00B81CDA">
          <w:t>"</w:t>
        </w:r>
      </w:ins>
      <w:ins w:id="4233" w:author="Sammartano, Marc (BIC USA)" w:date="2014-07-14T00:06:00Z">
        <w:r>
          <w:t>%4s</w:t>
        </w:r>
      </w:ins>
      <w:ins w:id="4234" w:author="Sammartano, Marc (BIC USA)" w:date="2014-07-14T00:05:00Z">
        <w:r w:rsidRPr="00B81CDA">
          <w:t>"</w:t>
        </w:r>
      </w:ins>
      <w:ins w:id="4235" w:author="Sammartano, Marc (BIC USA)" w:date="2014-07-14T00:06:00Z">
        <w:r>
          <w:t xml:space="preserve">, </w:t>
        </w:r>
        <w:r w:rsidRPr="00B81CDA">
          <w:t>"</w:t>
        </w:r>
        <w:r>
          <w:t>foo</w:t>
        </w:r>
        <w:r w:rsidRPr="00B81CDA">
          <w:t>"</w:t>
        </w:r>
      </w:ins>
      <w:ins w:id="4236" w:author="Sammartano, Marc (BIC USA)" w:date="2014-07-14T00:07:00Z">
        <w:r>
          <w:tab/>
        </w:r>
      </w:ins>
      <w:ins w:id="4237" w:author="Sammartano, Marc (BIC USA)" w:date="2014-07-14T00:06:00Z">
        <w:r>
          <w:sym w:font="Wingdings" w:char="F0E0"/>
        </w:r>
        <w:r>
          <w:t xml:space="preserve"> </w:t>
        </w:r>
        <w:r w:rsidRPr="00B81CDA">
          <w:t>"</w:t>
        </w:r>
        <w:r>
          <w:t xml:space="preserve"> foo</w:t>
        </w:r>
        <w:r w:rsidRPr="00B81CDA">
          <w:t>"</w:t>
        </w:r>
      </w:ins>
    </w:p>
    <w:p w:rsidR="00265B33" w:rsidRDefault="00265B33" w:rsidP="00265B33">
      <w:pPr>
        <w:pStyle w:val="Codeexample"/>
        <w:rPr>
          <w:ins w:id="4238" w:author="Sammartano, Marc (BIC USA)" w:date="2014-07-14T00:06:00Z"/>
        </w:rPr>
      </w:pPr>
      <w:ins w:id="4239" w:author="Sammartano, Marc (BIC USA)" w:date="2014-07-14T00:06:00Z">
        <w:r w:rsidRPr="00B81CDA">
          <w:t>"</w:t>
        </w:r>
        <w:r>
          <w:t>%</w:t>
        </w:r>
      </w:ins>
      <w:ins w:id="4240" w:author="Sammartano, Marc (BIC USA)" w:date="2014-07-14T00:07:00Z">
        <w:r>
          <w:t>-</w:t>
        </w:r>
      </w:ins>
      <w:ins w:id="4241" w:author="Sammartano, Marc (BIC USA)" w:date="2014-07-14T00:06:00Z">
        <w:r>
          <w:t>4s</w:t>
        </w:r>
        <w:r w:rsidRPr="00B81CDA">
          <w:t>"</w:t>
        </w:r>
        <w:r>
          <w:t xml:space="preserve">, </w:t>
        </w:r>
        <w:r w:rsidRPr="00B81CDA">
          <w:t>"</w:t>
        </w:r>
        <w:r>
          <w:t>foo</w:t>
        </w:r>
        <w:r w:rsidRPr="00B81CDA">
          <w:t>"</w:t>
        </w:r>
        <w:r>
          <w:tab/>
        </w:r>
        <w:r>
          <w:sym w:font="Wingdings" w:char="F0E0"/>
        </w:r>
        <w:r>
          <w:t xml:space="preserve"> </w:t>
        </w:r>
        <w:r w:rsidRPr="00B81CDA">
          <w:t>"</w:t>
        </w:r>
        <w:r>
          <w:t>foo</w:t>
        </w:r>
      </w:ins>
      <w:ins w:id="4242" w:author="Sammartano, Marc (BIC USA)" w:date="2014-07-14T00:07:00Z">
        <w:r>
          <w:t xml:space="preserve"> </w:t>
        </w:r>
      </w:ins>
      <w:ins w:id="4243" w:author="Sammartano, Marc (BIC USA)" w:date="2014-07-14T00:06:00Z">
        <w:r w:rsidRPr="00B81CDA">
          <w:t>"</w:t>
        </w:r>
      </w:ins>
    </w:p>
    <w:p w:rsidR="00265B33" w:rsidRDefault="00265B33" w:rsidP="00265B33">
      <w:pPr>
        <w:pStyle w:val="Codeexample"/>
        <w:rPr>
          <w:ins w:id="4244" w:author="Sammartano, Marc (BIC USA)" w:date="2014-07-14T00:06:00Z"/>
        </w:rPr>
      </w:pPr>
      <w:ins w:id="4245" w:author="Sammartano, Marc (BIC USA)" w:date="2014-07-14T00:06:00Z">
        <w:r w:rsidRPr="00B81CDA">
          <w:t>"</w:t>
        </w:r>
        <w:r>
          <w:t>%4</w:t>
        </w:r>
      </w:ins>
      <w:ins w:id="4246" w:author="Sammartano, Marc (BIC USA)" w:date="2014-07-14T00:07:00Z">
        <w:r>
          <w:t>.2</w:t>
        </w:r>
      </w:ins>
      <w:ins w:id="4247" w:author="Sammartano, Marc (BIC USA)" w:date="2014-07-14T00:06:00Z">
        <w:r>
          <w:t>s</w:t>
        </w:r>
        <w:r w:rsidRPr="00B81CDA">
          <w:t>"</w:t>
        </w:r>
        <w:r>
          <w:t xml:space="preserve">, </w:t>
        </w:r>
        <w:r w:rsidRPr="00B81CDA">
          <w:t>"</w:t>
        </w:r>
        <w:r>
          <w:t>foo</w:t>
        </w:r>
        <w:r w:rsidRPr="00B81CDA">
          <w:t>"</w:t>
        </w:r>
      </w:ins>
      <w:ins w:id="4248" w:author="Sammartano, Marc (BIC USA)" w:date="2014-07-14T00:07:00Z">
        <w:r>
          <w:tab/>
        </w:r>
      </w:ins>
      <w:ins w:id="4249" w:author="Sammartano, Marc (BIC USA)" w:date="2014-07-14T00:06:00Z">
        <w:r>
          <w:sym w:font="Wingdings" w:char="F0E0"/>
        </w:r>
        <w:r>
          <w:t xml:space="preserve"> </w:t>
        </w:r>
        <w:r w:rsidRPr="00B81CDA">
          <w:t>"</w:t>
        </w:r>
        <w:r>
          <w:t>fo</w:t>
        </w:r>
        <w:r w:rsidRPr="00B81CDA">
          <w:t>"</w:t>
        </w:r>
      </w:ins>
    </w:p>
    <w:p w:rsidR="00265B33" w:rsidRDefault="00265B33" w:rsidP="00265B33">
      <w:pPr>
        <w:rPr>
          <w:ins w:id="4250" w:author="Sammartano, Marc (BIC USA)" w:date="2014-07-13T23:45:00Z"/>
        </w:rPr>
      </w:pPr>
      <w:ins w:id="4251" w:author="Sammartano, Marc (BIC USA)" w:date="2014-07-13T23:58:00Z">
        <w:r>
          <w:t xml:space="preserve">The </w:t>
        </w:r>
        <w:r w:rsidRPr="00142BB0">
          <w:rPr>
            <w:b/>
          </w:rPr>
          <w:t>precision</w:t>
        </w:r>
        <w:r>
          <w:t xml:space="preserve"> control is not valid for other types.</w:t>
        </w:r>
      </w:ins>
    </w:p>
    <w:p w:rsidR="00693609" w:rsidRDefault="00AD13B3" w:rsidP="00304376">
      <w:pPr>
        <w:rPr>
          <w:ins w:id="4252" w:author="Sammartano, Marc (BIC USA)" w:date="2014-07-13T23:41:00Z"/>
        </w:rPr>
      </w:pPr>
      <w:ins w:id="4253" w:author="Sammartano, Marc (BIC USA)" w:date="2014-07-13T21:52:00Z">
        <w:r>
          <w:t>In th</w:t>
        </w:r>
      </w:ins>
      <w:ins w:id="4254" w:author="Sammartano, Marc (BIC USA)" w:date="2014-07-13T23:14:00Z">
        <w:r w:rsidR="00AD0580">
          <w:t>e</w:t>
        </w:r>
      </w:ins>
      <w:ins w:id="4255" w:author="Sammartano, Marc (BIC USA)" w:date="2014-07-13T21:52:00Z">
        <w:r>
          <w:t xml:space="preserve"> example</w:t>
        </w:r>
      </w:ins>
      <w:ins w:id="4256" w:author="Sammartano, Marc (BIC USA)" w:date="2014-07-14T00:07:00Z">
        <w:r w:rsidR="00265B33">
          <w:t xml:space="preserve"> above</w:t>
        </w:r>
      </w:ins>
      <w:ins w:id="4257" w:author="Sammartano, Marc (BIC USA)" w:date="2014-07-13T23:41:00Z">
        <w:r w:rsidR="00693609">
          <w:t xml:space="preserve">, </w:t>
        </w:r>
        <w:r w:rsidR="00693609" w:rsidRPr="00142BB0">
          <w:rPr>
            <w:b/>
          </w:rPr>
          <w:t>%-,15.4f</w:t>
        </w:r>
      </w:ins>
      <w:ins w:id="4258" w:author="Sammartano, Marc (BIC USA)" w:date="2014-07-13T23:42:00Z">
        <w:r w:rsidR="00693609">
          <w:t>:</w:t>
        </w:r>
      </w:ins>
    </w:p>
    <w:p w:rsidR="00AD13B3" w:rsidRPr="00304376" w:rsidRDefault="00693609" w:rsidP="00304376">
      <w:pPr>
        <w:pStyle w:val="ListParagraph"/>
        <w:rPr>
          <w:ins w:id="4259" w:author="Sammartano, Marc (BIC USA)" w:date="2014-07-13T21:55:00Z"/>
        </w:rPr>
      </w:pPr>
      <w:ins w:id="4260" w:author="Sammartano, Marc (BIC USA)" w:date="2014-07-13T23:41:00Z">
        <w:r w:rsidRPr="00304376">
          <w:t>T</w:t>
        </w:r>
      </w:ins>
      <w:ins w:id="4261" w:author="Sammartano, Marc (BIC USA)" w:date="2014-07-13T21:52:00Z">
        <w:r w:rsidR="00AD13B3" w:rsidRPr="00304376">
          <w:t xml:space="preserve">he </w:t>
        </w:r>
        <w:r w:rsidR="00AD13B3" w:rsidRPr="00142BB0">
          <w:rPr>
            <w:b/>
          </w:rPr>
          <w:t>flags</w:t>
        </w:r>
        <w:r w:rsidR="00AD13B3" w:rsidRPr="00304376">
          <w:t xml:space="preserve"> "</w:t>
        </w:r>
      </w:ins>
      <w:ins w:id="4262" w:author="Sammartano, Marc (BIC USA)" w:date="2014-07-13T21:53:00Z">
        <w:r w:rsidR="00AD13B3" w:rsidRPr="00304376">
          <w:t>-" and "," mean "left-justify the output" and "use a thousands separator".</w:t>
        </w:r>
      </w:ins>
    </w:p>
    <w:p w:rsidR="00AD13B3" w:rsidRPr="00304376" w:rsidRDefault="00AD13B3" w:rsidP="00304376">
      <w:pPr>
        <w:pStyle w:val="ListParagraph"/>
        <w:rPr>
          <w:ins w:id="4263" w:author="Sammartano, Marc (BIC USA)" w:date="2014-07-13T21:55:00Z"/>
        </w:rPr>
      </w:pPr>
      <w:ins w:id="4264" w:author="Sammartano, Marc (BIC USA)" w:date="2014-07-13T21:53:00Z">
        <w:r w:rsidRPr="00304376">
          <w:t xml:space="preserve">The </w:t>
        </w:r>
        <w:r w:rsidRPr="00142BB0">
          <w:rPr>
            <w:b/>
          </w:rPr>
          <w:t>width</w:t>
        </w:r>
        <w:r w:rsidRPr="00304376">
          <w:t xml:space="preserve"> is 15, meaning the output is </w:t>
        </w:r>
      </w:ins>
      <w:ins w:id="4265" w:author="Sammartano, Marc (BIC USA)" w:date="2014-07-13T21:54:00Z">
        <w:r w:rsidRPr="00304376">
          <w:t xml:space="preserve">to be </w:t>
        </w:r>
      </w:ins>
      <w:ins w:id="4266" w:author="Sammartano, Marc (BIC USA)" w:date="2014-07-13T21:53:00Z">
        <w:r w:rsidRPr="00304376">
          <w:t>at least 15 characters wide.</w:t>
        </w:r>
      </w:ins>
    </w:p>
    <w:p w:rsidR="00AD13B3" w:rsidRPr="00304376" w:rsidRDefault="00AD13B3" w:rsidP="00304376">
      <w:pPr>
        <w:pStyle w:val="ListParagraph"/>
        <w:rPr>
          <w:ins w:id="4267" w:author="Sammartano, Marc (BIC USA)" w:date="2014-07-13T21:52:00Z"/>
        </w:rPr>
      </w:pPr>
      <w:ins w:id="4268" w:author="Sammartano, Marc (BIC USA)" w:date="2014-07-13T21:54:00Z">
        <w:r w:rsidRPr="00304376">
          <w:t xml:space="preserve">The </w:t>
        </w:r>
        <w:r w:rsidRPr="00142BB0">
          <w:rPr>
            <w:b/>
          </w:rPr>
          <w:t>precision</w:t>
        </w:r>
        <w:r w:rsidRPr="00304376">
          <w:t xml:space="preserve"> is 4</w:t>
        </w:r>
      </w:ins>
      <w:ins w:id="4269" w:author="Sammartano, Marc (BIC USA)" w:date="2014-07-13T21:56:00Z">
        <w:r w:rsidRPr="00304376">
          <w:t xml:space="preserve">, so </w:t>
        </w:r>
        <w:r w:rsidR="00254109" w:rsidRPr="00304376">
          <w:t>there will be exactly four digits after the decimal point.</w:t>
        </w:r>
      </w:ins>
    </w:p>
    <w:p w:rsidR="002D399E" w:rsidRDefault="00254109" w:rsidP="002D399E">
      <w:pPr>
        <w:rPr>
          <w:ins w:id="4270" w:author="Sammartano, Marc (BIC USA)" w:date="2014-07-13T10:10:00Z"/>
        </w:rPr>
      </w:pPr>
      <w:ins w:id="4271" w:author="Sammartano, Marc (BIC USA)" w:date="2014-07-13T21:59:00Z">
        <w:r>
          <w:t>The whole</w:t>
        </w:r>
      </w:ins>
      <w:ins w:id="4272" w:author="Sammartano, Marc (BIC USA)" w:date="2014-07-13T21:46:00Z">
        <w:r>
          <w:t xml:space="preserve"> format specifier </w:t>
        </w:r>
      </w:ins>
      <w:ins w:id="4273" w:author="Sammartano, Marc (BIC USA)" w:date="2014-07-13T10:06:00Z">
        <w:r w:rsidR="002D399E">
          <w:t xml:space="preserve">means, </w:t>
        </w:r>
        <w:r w:rsidR="002D399E" w:rsidRPr="00B81CDA">
          <w:t>"</w:t>
        </w:r>
        <w:r w:rsidR="002D399E">
          <w:t xml:space="preserve">format a floating point number (%f) </w:t>
        </w:r>
      </w:ins>
      <w:ins w:id="4274" w:author="Sammartano, Marc (BIC USA)" w:date="2014-07-13T10:07:00Z">
        <w:r w:rsidR="002D399E">
          <w:t>left-justified (</w:t>
        </w:r>
      </w:ins>
      <w:ins w:id="4275" w:author="Sammartano, Marc (BIC USA)" w:date="2014-07-13T10:10:00Z">
        <w:r w:rsidR="0026788B" w:rsidRPr="00B81CDA">
          <w:t>"</w:t>
        </w:r>
      </w:ins>
      <w:ins w:id="4276" w:author="Sammartano, Marc (BIC USA)" w:date="2014-07-13T10:07:00Z">
        <w:r w:rsidR="002D399E">
          <w:t>-</w:t>
        </w:r>
      </w:ins>
      <w:ins w:id="4277" w:author="Sammartano, Marc (BIC USA)" w:date="2014-07-13T10:10:00Z">
        <w:r w:rsidR="0026788B" w:rsidRPr="00B81CDA">
          <w:t>"</w:t>
        </w:r>
      </w:ins>
      <w:ins w:id="4278" w:author="Sammartano, Marc (BIC USA)" w:date="2014-07-13T10:07:00Z">
        <w:r w:rsidR="002D399E">
          <w:t xml:space="preserve">) </w:t>
        </w:r>
      </w:ins>
      <w:ins w:id="4279" w:author="Sammartano, Marc (BIC USA)" w:date="2014-07-13T10:06:00Z">
        <w:r w:rsidR="0026788B">
          <w:t>in a space 15</w:t>
        </w:r>
        <w:r w:rsidR="002D399E">
          <w:t xml:space="preserve"> characters wide</w:t>
        </w:r>
      </w:ins>
      <w:ins w:id="4280" w:author="Sammartano, Marc (BIC USA)" w:date="2014-07-13T10:07:00Z">
        <w:r w:rsidR="002D399E">
          <w:t xml:space="preserve">, with 4 characters after the decimal point, </w:t>
        </w:r>
      </w:ins>
      <w:ins w:id="4281" w:author="Sammartano, Marc (BIC USA)" w:date="2014-07-13T10:09:00Z">
        <w:r w:rsidR="0026788B">
          <w:t>with a thousands separator (</w:t>
        </w:r>
        <w:r w:rsidR="0026788B" w:rsidRPr="00B81CDA">
          <w:t>"</w:t>
        </w:r>
        <w:r w:rsidR="0026788B">
          <w:t>,</w:t>
        </w:r>
      </w:ins>
      <w:ins w:id="4282" w:author="Sammartano, Marc (BIC USA)" w:date="2014-07-13T10:10:00Z">
        <w:r w:rsidR="0026788B" w:rsidRPr="00B81CDA">
          <w:t>"</w:t>
        </w:r>
      </w:ins>
      <w:ins w:id="4283" w:author="Sammartano, Marc (BIC USA)" w:date="2014-07-13T10:09:00Z">
        <w:r w:rsidR="0026788B">
          <w:t>)</w:t>
        </w:r>
      </w:ins>
      <w:ins w:id="4284" w:author="Sammartano, Marc (BIC USA)" w:date="2014-07-13T10:06:00Z">
        <w:r w:rsidR="002D399E" w:rsidRPr="00B81CDA">
          <w:t>"</w:t>
        </w:r>
      </w:ins>
      <w:ins w:id="4285" w:author="Sammartano, Marc (BIC USA)" w:date="2014-07-13T10:10:00Z">
        <w:r w:rsidR="0026788B">
          <w:t>. The characters used for the decimal point and the thousands separator depend on the locale:</w:t>
        </w:r>
      </w:ins>
    </w:p>
    <w:p w:rsidR="0026788B" w:rsidRDefault="0026788B" w:rsidP="0026788B">
      <w:pPr>
        <w:pStyle w:val="Codeexample"/>
        <w:rPr>
          <w:ins w:id="4286" w:author="Sammartano, Marc (BIC USA)" w:date="2014-07-13T10:13:00Z"/>
        </w:rPr>
      </w:pPr>
      <w:ins w:id="4287" w:author="Sammartano, Marc (BIC USA)" w:date="2014-07-13T10:11:00Z">
        <w:r w:rsidRPr="00B81CDA">
          <w:t>"</w:t>
        </w:r>
        <w:r>
          <w:t xml:space="preserve">1,234.5678 </w:t>
        </w:r>
      </w:ins>
      <w:ins w:id="4288" w:author="Sammartano, Marc (BIC USA)" w:date="2014-07-13T10:13:00Z">
        <w:r>
          <w:t xml:space="preserve">    </w:t>
        </w:r>
        <w:r w:rsidRPr="00B81CDA">
          <w:t>"</w:t>
        </w:r>
        <w:r>
          <w:t xml:space="preserve"> for locale </w:t>
        </w:r>
        <w:r w:rsidRPr="00B81CDA">
          <w:t>"</w:t>
        </w:r>
        <w:r>
          <w:t>en</w:t>
        </w:r>
        <w:r w:rsidRPr="00B81CDA">
          <w:t>"</w:t>
        </w:r>
      </w:ins>
    </w:p>
    <w:p w:rsidR="0026788B" w:rsidRDefault="0026788B" w:rsidP="0026788B">
      <w:pPr>
        <w:pStyle w:val="Codeexample"/>
        <w:rPr>
          <w:ins w:id="4289" w:author="Sammartano, Marc (BIC USA)" w:date="2014-07-13T10:13:00Z"/>
        </w:rPr>
      </w:pPr>
      <w:ins w:id="4290" w:author="Sammartano, Marc (BIC USA)" w:date="2014-07-13T10:13:00Z">
        <w:r w:rsidRPr="00B81CDA">
          <w:t>"</w:t>
        </w:r>
        <w:r>
          <w:t xml:space="preserve">1 234,5678     </w:t>
        </w:r>
        <w:r w:rsidRPr="00B81CDA">
          <w:t>"</w:t>
        </w:r>
        <w:r>
          <w:t xml:space="preserve"> for locale </w:t>
        </w:r>
        <w:r w:rsidRPr="00B81CDA">
          <w:t>"</w:t>
        </w:r>
        <w:r>
          <w:t>fr</w:t>
        </w:r>
        <w:r w:rsidRPr="00B81CDA">
          <w:t>"</w:t>
        </w:r>
      </w:ins>
    </w:p>
    <w:p w:rsidR="0026788B" w:rsidRPr="002D399E" w:rsidRDefault="0026788B" w:rsidP="0026788B">
      <w:pPr>
        <w:pStyle w:val="Codeexample"/>
        <w:rPr>
          <w:ins w:id="4291" w:author="Sammartano, Marc (BIC USA)" w:date="2014-07-13T10:13:00Z"/>
        </w:rPr>
      </w:pPr>
      <w:ins w:id="4292" w:author="Sammartano, Marc (BIC USA)" w:date="2014-07-13T10:13:00Z">
        <w:r w:rsidRPr="00B81CDA">
          <w:t>"</w:t>
        </w:r>
        <w:r>
          <w:t xml:space="preserve">1.234,5678     </w:t>
        </w:r>
        <w:r w:rsidRPr="00B81CDA">
          <w:t>"</w:t>
        </w:r>
        <w:r>
          <w:t xml:space="preserve"> for locale </w:t>
        </w:r>
        <w:r w:rsidRPr="00B81CDA">
          <w:t>"</w:t>
        </w:r>
        <w:r>
          <w:t>it</w:t>
        </w:r>
        <w:r w:rsidRPr="00B81CDA">
          <w:t>"</w:t>
        </w:r>
      </w:ins>
    </w:p>
    <w:p w:rsidR="00102B95" w:rsidRDefault="00102B95" w:rsidP="00102B95">
      <w:pPr>
        <w:pStyle w:val="Heading3"/>
        <w:rPr>
          <w:ins w:id="4293" w:author="Sammartano, Marc (BIC USA)" w:date="2014-07-13T10:29:00Z"/>
        </w:rPr>
      </w:pPr>
      <w:bookmarkStart w:id="4294" w:name="_Toc393651115"/>
      <w:ins w:id="4295" w:author="Sammartano, Marc (BIC USA)" w:date="2014-07-13T10:29:00Z">
        <w:r>
          <w:t>Integer values</w:t>
        </w:r>
        <w:bookmarkEnd w:id="4294"/>
      </w:ins>
    </w:p>
    <w:p w:rsidR="00515BE0" w:rsidRDefault="00102B95" w:rsidP="0026788B">
      <w:pPr>
        <w:rPr>
          <w:ins w:id="4296" w:author="Sammartano, Marc (BIC USA)" w:date="2014-07-13T10:32:00Z"/>
        </w:rPr>
      </w:pPr>
      <w:ins w:id="4297" w:author="Sammartano, Marc (BIC USA)" w:date="2014-07-13T10:29:00Z">
        <w:r>
          <w:t xml:space="preserve">BASIC! </w:t>
        </w:r>
      </w:ins>
      <w:ins w:id="4298" w:author="Sammartano, Marc (BIC USA)" w:date="2014-07-13T10:30:00Z">
        <w:r>
          <w:t xml:space="preserve">has only </w:t>
        </w:r>
      </w:ins>
      <w:ins w:id="4299" w:author="Sammartano, Marc (BIC USA)" w:date="2014-07-13T10:29:00Z">
        <w:r>
          <w:t>double-precision floating point numbers</w:t>
        </w:r>
      </w:ins>
      <w:ins w:id="4300" w:author="Sammartano, Marc (BIC USA)" w:date="2014-07-13T10:30:00Z">
        <w:r>
          <w:t xml:space="preserve">. It does not have an integer type. The </w:t>
        </w:r>
        <w:r w:rsidRPr="00142BB0">
          <w:rPr>
            <w:b/>
          </w:rPr>
          <w:t>USING$()</w:t>
        </w:r>
        <w:r>
          <w:t xml:space="preserve"> function supports format specifiers (</w:t>
        </w:r>
      </w:ins>
      <w:ins w:id="4301" w:author="Sammartano, Marc (BIC USA)" w:date="2014-07-13T10:31:00Z">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ins>
    </w:p>
    <w:p w:rsidR="00102B95" w:rsidRDefault="00102B95" w:rsidP="0026788B">
      <w:pPr>
        <w:rPr>
          <w:ins w:id="4302" w:author="Sammartano, Marc (BIC USA)" w:date="2014-07-13T10:35:00Z"/>
        </w:rPr>
      </w:pPr>
      <w:ins w:id="4303" w:author="Sammartano, Marc (BIC USA)" w:date="2014-07-13T10:33:00Z">
        <w:r w:rsidRPr="00142BB0">
          <w:rPr>
            <w:b/>
          </w:rPr>
          <w:lastRenderedPageBreak/>
          <w:t>USING$()</w:t>
        </w:r>
        <w:r>
          <w:t xml:space="preserve"> </w:t>
        </w:r>
      </w:ins>
      <w:ins w:id="4304" w:author="Sammartano, Marc (BIC USA)" w:date="2014-07-13T10:41:00Z">
        <w:r w:rsidR="00515BE0">
          <w:t>has</w:t>
        </w:r>
      </w:ins>
      <w:ins w:id="4305" w:author="Sammartano, Marc (BIC USA)" w:date="2014-07-13T10:33:00Z">
        <w:r>
          <w:t xml:space="preserve"> a special relationship with the math functions that </w:t>
        </w:r>
      </w:ins>
      <w:ins w:id="4306" w:author="Sammartano, Marc (BIC USA)" w:date="2014-07-13T10:34:00Z">
        <w:r>
          <w:t>intrinsically produce integer results. BASIC! converts the output of these functions to floating point, for storage in numeric variables, but</w:t>
        </w:r>
        <w:r w:rsidRPr="00142BB0">
          <w:rPr>
            <w:b/>
          </w:rPr>
          <w:t xml:space="preserve"> USING$()</w:t>
        </w:r>
        <w:r>
          <w:t xml:space="preserve"> </w:t>
        </w:r>
      </w:ins>
      <w:ins w:id="4307" w:author="Sammartano, Marc (BIC USA)" w:date="2014-07-13T10:35:00Z">
        <w:r>
          <w:t xml:space="preserve">can </w:t>
        </w:r>
      </w:ins>
      <w:ins w:id="4308" w:author="Sammartano, Marc (BIC USA)" w:date="2014-07-13T10:41:00Z">
        <w:r w:rsidR="00515BE0">
          <w:t>get</w:t>
        </w:r>
      </w:ins>
      <w:ins w:id="4309" w:author="Sammartano, Marc (BIC USA)" w:date="2014-07-13T10:35:00Z">
        <w:r>
          <w:t xml:space="preserve"> the original integer values. For example:</w:t>
        </w:r>
      </w:ins>
    </w:p>
    <w:p w:rsidR="00102B95" w:rsidRDefault="00102B95" w:rsidP="00102B95">
      <w:pPr>
        <w:pStyle w:val="Codeexample"/>
        <w:rPr>
          <w:ins w:id="4310" w:author="Sammartano, Marc (BIC USA)" w:date="2014-07-13T10:36:00Z"/>
        </w:rPr>
      </w:pPr>
      <w:ins w:id="4311" w:author="Sammartano, Marc (BIC USA)" w:date="2014-07-13T10:35:00Z">
        <w:r>
          <w:t>PRINT USING</w:t>
        </w:r>
      </w:ins>
      <w:ins w:id="4312" w:author="Sammartano, Marc (BIC USA)" w:date="2014-07-13T10:37:00Z">
        <w:r>
          <w:t>$</w:t>
        </w:r>
      </w:ins>
      <w:ins w:id="4313" w:author="Sammartano, Marc (BIC USA)" w:date="2014-07-13T10:35:00Z">
        <w:r>
          <w:t>(</w:t>
        </w:r>
        <w:r w:rsidRPr="00B81CDA">
          <w:t>""</w:t>
        </w:r>
        <w:r>
          <w:t xml:space="preserve">, </w:t>
        </w:r>
        <w:r w:rsidRPr="00B81CDA">
          <w:t>"</w:t>
        </w:r>
        <w:r>
          <w:t>%d</w:t>
        </w:r>
        <w:r w:rsidRPr="00B81CDA">
          <w:t>"</w:t>
        </w:r>
      </w:ins>
      <w:ins w:id="4314" w:author="Sammartano, Marc (BIC USA)" w:date="2014-07-13T10:36:00Z">
        <w:r>
          <w:t>, 123)</w:t>
        </w:r>
        <w:r>
          <w:tab/>
        </w:r>
        <w:r>
          <w:tab/>
          <w:t>% ERROR!</w:t>
        </w:r>
      </w:ins>
    </w:p>
    <w:p w:rsidR="00102B95" w:rsidRDefault="00102B95" w:rsidP="00102B95">
      <w:pPr>
        <w:pStyle w:val="Codeexample"/>
        <w:rPr>
          <w:ins w:id="4315" w:author="Sammartano, Marc (BIC USA)" w:date="2014-07-13T10:36:00Z"/>
        </w:rPr>
      </w:pPr>
      <w:ins w:id="4316" w:author="Sammartano, Marc (BIC USA)" w:date="2014-07-13T10:36:00Z">
        <w:r>
          <w:t>PRINT USING</w:t>
        </w:r>
      </w:ins>
      <w:ins w:id="4317" w:author="Sammartano, Marc (BIC USA)" w:date="2014-07-13T10:37:00Z">
        <w:r>
          <w:t>$</w:t>
        </w:r>
      </w:ins>
      <w:ins w:id="4318" w:author="Sammartano, Marc (BIC USA)" w:date="2014-07-13T10:36:00Z">
        <w:r>
          <w:t>(</w:t>
        </w:r>
        <w:r w:rsidRPr="00B81CDA">
          <w:t>""</w:t>
        </w:r>
        <w:r>
          <w:t xml:space="preserve">, </w:t>
        </w:r>
        <w:r w:rsidRPr="00B81CDA">
          <w:t>"</w:t>
        </w:r>
        <w:r>
          <w:t>%d</w:t>
        </w:r>
        <w:r w:rsidRPr="00B81CDA">
          <w:t>"</w:t>
        </w:r>
        <w:r>
          <w:t>, INT(123)</w:t>
        </w:r>
      </w:ins>
      <w:ins w:id="4319" w:author="Sammartano, Marc (BIC USA)" w:date="2014-07-13T10:37:00Z">
        <w:r>
          <w:t>)</w:t>
        </w:r>
      </w:ins>
      <w:ins w:id="4320" w:author="Sammartano, Marc (BIC USA)" w:date="2014-07-13T10:36:00Z">
        <w:r>
          <w:tab/>
          <w:t>% N</w:t>
        </w:r>
      </w:ins>
      <w:ins w:id="4321" w:author="Sammartano, Marc (BIC USA)" w:date="2014-07-13T10:37:00Z">
        <w:r>
          <w:t>o error</w:t>
        </w:r>
      </w:ins>
    </w:p>
    <w:p w:rsidR="00102B95" w:rsidRDefault="00102B95" w:rsidP="00102B95">
      <w:pPr>
        <w:rPr>
          <w:ins w:id="4322" w:author="Sammartano, Marc (BIC USA)" w:date="2014-07-13T10:38:00Z"/>
        </w:rPr>
      </w:pPr>
      <w:ins w:id="4323" w:author="Sammartano, Marc (BIC USA)" w:date="2014-07-13T10:37:00Z">
        <w:r>
          <w:t xml:space="preserve">The functions that can produce integer values for </w:t>
        </w:r>
        <w:r w:rsidRPr="00142BB0">
          <w:rPr>
            <w:b/>
          </w:rPr>
          <w:t>USING$()</w:t>
        </w:r>
        <w:r>
          <w:t xml:space="preserve"> are</w:t>
        </w:r>
      </w:ins>
      <w:ins w:id="4324" w:author="Sammartano, Marc (BIC USA)" w:date="2014-07-13T10:38:00Z">
        <w:r>
          <w:t>:</w:t>
        </w:r>
      </w:ins>
    </w:p>
    <w:p w:rsidR="00515BE0" w:rsidRPr="00102B95" w:rsidRDefault="00515BE0" w:rsidP="00515BE0">
      <w:pPr>
        <w:pStyle w:val="ListParagraph"/>
        <w:rPr>
          <w:ins w:id="4325" w:author="Sammartano, Marc (BIC USA)" w:date="2014-07-13T10:40:00Z"/>
        </w:rPr>
      </w:pPr>
      <w:ins w:id="4326" w:author="Sammartano, Marc (BIC USA)" w:date="2014-07-13T10:40:00Z">
        <w:r>
          <w:t>INT()  BIN()  OCT()  HEX()</w:t>
        </w:r>
      </w:ins>
    </w:p>
    <w:p w:rsidR="00142BB0" w:rsidRDefault="00515BE0" w:rsidP="00515BE0">
      <w:pPr>
        <w:pStyle w:val="ListParagraph"/>
        <w:rPr>
          <w:ins w:id="4327" w:author="Sammartano, Marc (BIC USA)" w:date="2014-07-13T10:38:00Z"/>
        </w:rPr>
      </w:pPr>
      <w:ins w:id="4328" w:author="Sammartano, Marc (BIC USA)" w:date="2014-07-13T10:38:00Z">
        <w:r>
          <w:t>CEIL()</w:t>
        </w:r>
      </w:ins>
      <w:ins w:id="4329" w:author="Sammartano, Marc (BIC USA)" w:date="2014-07-13T10:39:00Z">
        <w:r>
          <w:t xml:space="preserve"> </w:t>
        </w:r>
      </w:ins>
      <w:ins w:id="4330" w:author="Sammartano, Marc (BIC USA)" w:date="2014-07-13T10:38:00Z">
        <w:r w:rsidR="00142BB0">
          <w:t xml:space="preserve"> FLOOR()</w:t>
        </w:r>
      </w:ins>
    </w:p>
    <w:p w:rsidR="00515BE0" w:rsidRDefault="00515BE0" w:rsidP="00515BE0">
      <w:pPr>
        <w:pStyle w:val="ListParagraph"/>
        <w:rPr>
          <w:ins w:id="4331" w:author="Sammartano, Marc (BIC USA)" w:date="2014-07-13T10:38:00Z"/>
        </w:rPr>
      </w:pPr>
      <w:ins w:id="4332" w:author="Sammartano, Marc (BIC USA)" w:date="2014-07-13T10:38:00Z">
        <w:r>
          <w:t>ASCII()  UCODE()</w:t>
        </w:r>
      </w:ins>
    </w:p>
    <w:p w:rsidR="00142BB0" w:rsidRDefault="00515BE0" w:rsidP="00515BE0">
      <w:pPr>
        <w:pStyle w:val="ListParagraph"/>
        <w:rPr>
          <w:ins w:id="4333" w:author="Sammartano, Marc (BIC USA)" w:date="2014-07-13T10:38:00Z"/>
        </w:rPr>
      </w:pPr>
      <w:ins w:id="4334" w:author="Sammartano, Marc (BIC USA)" w:date="2014-07-13T10:38:00Z">
        <w:r>
          <w:t>BAND()  B</w:t>
        </w:r>
        <w:r w:rsidR="00142BB0">
          <w:t>OR()  BXOR()</w:t>
        </w:r>
      </w:ins>
    </w:p>
    <w:p w:rsidR="00102B95" w:rsidRDefault="00515BE0" w:rsidP="00515BE0">
      <w:pPr>
        <w:pStyle w:val="ListParagraph"/>
        <w:rPr>
          <w:ins w:id="4335" w:author="Sammartano, Marc (BIC USA)" w:date="2014-07-13T10:38:00Z"/>
        </w:rPr>
      </w:pPr>
      <w:ins w:id="4336" w:author="Sammartano, Marc (BIC USA)" w:date="2014-07-13T10:38:00Z">
        <w:r>
          <w:t>SHIFT()</w:t>
        </w:r>
      </w:ins>
      <w:ins w:id="4337" w:author="Sammartano, Marc (BIC USA)" w:date="2014-07-20T10:58:00Z">
        <w:r w:rsidR="00142BB0">
          <w:t xml:space="preserve"> </w:t>
        </w:r>
      </w:ins>
      <w:ins w:id="4338" w:author="Sammartano, Marc (BIC USA)" w:date="2014-07-14T00:12:00Z">
        <w:r w:rsidR="001E518D">
          <w:t xml:space="preserve"> TIME()</w:t>
        </w:r>
      </w:ins>
    </w:p>
    <w:p w:rsidR="00BA49C4" w:rsidRDefault="00BA49C4" w:rsidP="00BA49C4">
      <w:pPr>
        <w:pStyle w:val="Heading2"/>
        <w:rPr>
          <w:ins w:id="4339" w:author="Sammartano, Marc (BIC USA)" w:date="2014-07-12T22:45:00Z"/>
        </w:rPr>
      </w:pPr>
      <w:bookmarkStart w:id="4340" w:name="_Toc393651116"/>
      <w:ins w:id="4341" w:author="Sammartano, Marc (BIC USA)" w:date="2014-07-12T22:45:00Z">
        <w:r>
          <w:t>FORMAT_USING$(&lt;locale_sexp&gt;, &lt;format_sexp&gt;</w:t>
        </w:r>
      </w:ins>
      <w:ins w:id="4342" w:author="Sammartano, Marc (BIC USA)" w:date="2014-07-12T23:29:00Z">
        <w:r w:rsidR="00B23E47">
          <w:t xml:space="preserve"> { </w:t>
        </w:r>
      </w:ins>
      <w:ins w:id="4343" w:author="Sammartano, Marc (BIC USA)" w:date="2014-07-12T22:45:00Z">
        <w:r>
          <w:t>, &lt;exp&gt;</w:t>
        </w:r>
      </w:ins>
      <w:ins w:id="4344" w:author="Sammartano, Marc (BIC USA)" w:date="2014-07-12T23:30:00Z">
        <w:r w:rsidR="00B23E47">
          <w:t>}</w:t>
        </w:r>
      </w:ins>
      <w:ins w:id="4345" w:author="Sammartano, Marc (BIC USA)" w:date="2014-07-12T22:46:00Z">
        <w:r>
          <w:t>…</w:t>
        </w:r>
      </w:ins>
      <w:ins w:id="4346" w:author="Sammartano, Marc (BIC USA)" w:date="2014-07-12T22:45:00Z">
        <w:r>
          <w:t>)</w:t>
        </w:r>
        <w:bookmarkEnd w:id="4340"/>
        <w:r>
          <w:fldChar w:fldCharType="begin"/>
        </w:r>
        <w:r>
          <w:instrText xml:space="preserve"> XE "FORMAT_USING</w:instrText>
        </w:r>
        <w:r w:rsidRPr="007B08C0">
          <w:instrText>$(</w:instrText>
        </w:r>
      </w:ins>
      <w:ins w:id="4347" w:author="Sammartano, Marc (BIC USA)" w:date="2014-07-12T22:46:00Z">
        <w:r>
          <w:instrText>&lt;locale_sexp&gt;, &lt;format_sexp&gt;</w:instrText>
        </w:r>
      </w:ins>
      <w:ins w:id="4348" w:author="Sammartano, Marc (BIC USA)" w:date="2014-07-12T23:30:00Z">
        <w:r w:rsidR="00B23E47">
          <w:instrText xml:space="preserve"> { </w:instrText>
        </w:r>
      </w:ins>
      <w:ins w:id="4349" w:author="Sammartano, Marc (BIC USA)" w:date="2014-07-12T22:46:00Z">
        <w:r>
          <w:instrText>, &lt;exp&gt;</w:instrText>
        </w:r>
      </w:ins>
      <w:ins w:id="4350" w:author="Sammartano, Marc (BIC USA)" w:date="2014-07-12T23:30:00Z">
        <w:r w:rsidR="00B23E47">
          <w:instrText>}</w:instrText>
        </w:r>
      </w:ins>
      <w:ins w:id="4351" w:author="Sammartano, Marc (BIC USA)" w:date="2014-07-12T22:46:00Z">
        <w:r>
          <w:instrText>…</w:instrText>
        </w:r>
      </w:ins>
      <w:ins w:id="4352" w:author="Sammartano, Marc (BIC USA)" w:date="2014-07-12T22:45:00Z">
        <w:r w:rsidRPr="007B08C0">
          <w:instrText>)</w:instrText>
        </w:r>
        <w:r>
          <w:instrText xml:space="preserve">" </w:instrText>
        </w:r>
        <w:r>
          <w:fldChar w:fldCharType="end"/>
        </w:r>
      </w:ins>
    </w:p>
    <w:p w:rsidR="005970BB" w:rsidRDefault="00BA49C4" w:rsidP="005970BB">
      <w:pPr>
        <w:pStyle w:val="NoSpacing"/>
        <w:rPr>
          <w:ins w:id="4353" w:author="Sammartano, Marc (BIC USA)" w:date="2014-07-12T22:50:00Z"/>
        </w:rPr>
      </w:pPr>
      <w:ins w:id="4354" w:author="Sammartano, Marc (BIC USA)" w:date="2014-07-12T22:46:00Z">
        <w:r>
          <w:t xml:space="preserve">Alias for </w:t>
        </w:r>
        <w:r w:rsidRPr="00142BB0">
          <w:rPr>
            <w:b/>
          </w:rPr>
          <w:t>USING$()</w:t>
        </w:r>
      </w:ins>
      <w:ins w:id="4355" w:author="Sammartano, Marc (BIC USA)" w:date="2014-07-12T22:50:00Z">
        <w:r w:rsidR="005970BB">
          <w:t xml:space="preserve">. </w:t>
        </w:r>
      </w:ins>
      <w:ins w:id="4356" w:author="Sammartano, Marc (BIC USA)" w:date="2014-07-12T22:55:00Z">
        <w:r w:rsidR="005970BB">
          <w:t xml:space="preserve">You can use the two equivalent functions </w:t>
        </w:r>
      </w:ins>
      <w:ins w:id="4357" w:author="Sammartano, Marc (BIC USA)" w:date="2014-07-12T22:56:00Z">
        <w:r w:rsidR="005970BB">
          <w:t xml:space="preserve">to </w:t>
        </w:r>
      </w:ins>
      <w:ins w:id="4358" w:author="Sammartano, Marc (BIC USA)" w:date="2014-07-13T07:16:00Z">
        <w:r w:rsidR="00B07E13">
          <w:t>make your code easier to read</w:t>
        </w:r>
      </w:ins>
      <w:ins w:id="4359" w:author="Sammartano, Marc (BIC USA)" w:date="2014-07-12T22:56:00Z">
        <w:r w:rsidR="005970BB">
          <w:t xml:space="preserve">. </w:t>
        </w:r>
      </w:ins>
      <w:ins w:id="4360" w:author="Sammartano, Marc (BIC USA)" w:date="2014-07-12T22:55:00Z">
        <w:r w:rsidR="005970BB">
          <w:t>For</w:t>
        </w:r>
      </w:ins>
      <w:ins w:id="4361" w:author="Sammartano, Marc (BIC USA)" w:date="2014-07-12T22:51:00Z">
        <w:r w:rsidR="005970BB">
          <w:t xml:space="preserve"> e</w:t>
        </w:r>
      </w:ins>
      <w:ins w:id="4362" w:author="Sammartano, Marc (BIC USA)" w:date="2014-07-12T22:50:00Z">
        <w:r w:rsidR="004F0E07">
          <w:t>xample</w:t>
        </w:r>
        <w:r w:rsidR="005970BB">
          <w:t>:</w:t>
        </w:r>
      </w:ins>
    </w:p>
    <w:p w:rsidR="005970BB" w:rsidRPr="00674A65" w:rsidRDefault="005970BB" w:rsidP="005970BB">
      <w:pPr>
        <w:pStyle w:val="Codeexample"/>
        <w:rPr>
          <w:ins w:id="4363" w:author="Sammartano, Marc (BIC USA)" w:date="2014-07-12T22:50:00Z"/>
        </w:rPr>
      </w:pPr>
      <w:ins w:id="4364" w:author="Sammartano, Marc (BIC USA)" w:date="2014-07-12T22:50:00Z">
        <w:r w:rsidRPr="00674A65">
          <w:t xml:space="preserve">string$ = </w:t>
        </w:r>
      </w:ins>
      <w:ins w:id="4365" w:author="Sammartano, Marc (BIC USA)" w:date="2014-07-12T22:51:00Z">
        <w:r>
          <w:t>FORMAT_USING(</w:t>
        </w:r>
      </w:ins>
      <w:ins w:id="4366" w:author="Sammartano, Marc (BIC USA)" w:date="2014-07-12T22:52:00Z">
        <w:r>
          <w:t>"</w:t>
        </w:r>
        <w:r w:rsidRPr="00674A65">
          <w:t>"</w:t>
        </w:r>
        <w:r>
          <w:t xml:space="preserve">, </w:t>
        </w:r>
      </w:ins>
      <w:ins w:id="4367" w:author="Sammartano, Marc (BIC USA)" w:date="2014-07-12T22:51:00Z">
        <w:r>
          <w:t>"pi is not %d</w:t>
        </w:r>
        <w:r w:rsidRPr="00674A65">
          <w:t>"</w:t>
        </w:r>
        <w:r>
          <w:t xml:space="preserve">, </w:t>
        </w:r>
      </w:ins>
      <w:ins w:id="4368" w:author="Sammartano, Marc (BIC USA)" w:date="2014-07-12T22:52:00Z">
        <w:r>
          <w:t>int(pi()))</w:t>
        </w:r>
      </w:ins>
    </w:p>
    <w:p w:rsidR="00BA49C4" w:rsidRPr="007D0BE8" w:rsidRDefault="005970BB" w:rsidP="004F0E07">
      <w:pPr>
        <w:pStyle w:val="Codeexample"/>
      </w:pPr>
      <w:ins w:id="4369" w:author="Sammartano, Marc (BIC USA)" w:date="2014-07-12T22:52:00Z">
        <w:r>
          <w:t>Print</w:t>
        </w:r>
      </w:ins>
      <w:ins w:id="4370" w:author="Sammartano, Marc (BIC USA)" w:date="2014-07-12T22:53:00Z">
        <w:r>
          <w:t xml:space="preserve"> USING$("en_US</w:t>
        </w:r>
        <w:r w:rsidRPr="00674A65">
          <w:t>"</w:t>
        </w:r>
        <w:r>
          <w:t xml:space="preserve">, "Balance: </w:t>
        </w:r>
      </w:ins>
      <w:ins w:id="4371" w:author="Sammartano, Marc (BIC USA)" w:date="2014-07-12T22:54:00Z">
        <w:r>
          <w:t>$</w:t>
        </w:r>
      </w:ins>
      <w:ins w:id="4372" w:author="Sammartano, Marc (BIC USA)" w:date="2014-07-12T22:53:00Z">
        <w:r>
          <w:t>%8.2</w:t>
        </w:r>
      </w:ins>
      <w:ins w:id="4373" w:author="Sammartano, Marc (BIC USA)" w:date="2014-07-12T22:54:00Z">
        <w:r>
          <w:t>f</w:t>
        </w:r>
      </w:ins>
      <w:ins w:id="4374" w:author="Sammartano, Marc (BIC USA)" w:date="2014-07-12T22:53:00Z">
        <w:r w:rsidRPr="00674A65">
          <w:t>"</w:t>
        </w:r>
        <w:r>
          <w:t xml:space="preserve">, </w:t>
        </w:r>
      </w:ins>
      <w:ins w:id="4375" w:author="Sammartano, Marc (BIC USA)" w:date="2014-07-12T22:54:00Z">
        <w:r>
          <w:t>balance)</w:t>
        </w:r>
      </w:ins>
    </w:p>
    <w:p w:rsidR="00EF672D" w:rsidRPr="00D1460F" w:rsidRDefault="00EF672D" w:rsidP="00EB1F62">
      <w:pPr>
        <w:pStyle w:val="Heading2"/>
        <w:rPr>
          <w:rFonts w:eastAsia="Times New Roman"/>
        </w:rPr>
      </w:pPr>
      <w:bookmarkStart w:id="4376" w:name="_Toc393651117"/>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4376"/>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lastRenderedPageBreak/>
              <w:t>C</w:t>
            </w:r>
            <w:r>
              <w:rPr>
                <w:b/>
              </w:rPr>
              <w:t>haracters</w:t>
            </w:r>
          </w:p>
        </w:tc>
        <w:tc>
          <w:tcPr>
            <w:tcW w:w="7668" w:type="dxa"/>
          </w:tcPr>
          <w:p w:rsidR="00675BC6" w:rsidRPr="00675BC6" w:rsidRDefault="00675BC6" w:rsidP="00675BC6">
            <w:pPr>
              <w:rPr>
                <w:b/>
              </w:rPr>
            </w:pPr>
            <w:r w:rsidRPr="00D1460F">
              <w:lastRenderedPageBreak/>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w:t>
            </w:r>
            <w:r w:rsidRPr="00D1460F">
              <w:lastRenderedPageBreak/>
              <w:t>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lastRenderedPageBreak/>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4377" w:name="_Toc393651118"/>
      <w:r>
        <w:t>Notes</w:t>
      </w:r>
      <w:bookmarkEnd w:id="4377"/>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4378" w:name="_Toc393651119"/>
      <w:r>
        <w:t>Examples</w:t>
      </w:r>
      <w:bookmarkEnd w:id="4378"/>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rPr>
          <w:ins w:id="4379" w:author="Sammartano, Marc (BIC USA)" w:date="2014-07-13T21:41:00Z"/>
        </w:trPr>
        <w:tc>
          <w:tcPr>
            <w:tcW w:w="0" w:type="auto"/>
          </w:tcPr>
          <w:p w:rsidR="004A72DD" w:rsidRPr="004A72DD" w:rsidRDefault="004A72DD" w:rsidP="004A72DD">
            <w:pPr>
              <w:jc w:val="center"/>
              <w:rPr>
                <w:ins w:id="4380" w:author="Sammartano, Marc (BIC USA)" w:date="2014-07-13T21:41:00Z"/>
              </w:rPr>
            </w:pPr>
            <w:ins w:id="4381" w:author="Sammartano, Marc (BIC USA)" w:date="2014-07-13T21:42:00Z">
              <w:r w:rsidRPr="004A72DD">
                <w:t>Function Call</w:t>
              </w:r>
            </w:ins>
          </w:p>
        </w:tc>
        <w:tc>
          <w:tcPr>
            <w:tcW w:w="0" w:type="auto"/>
          </w:tcPr>
          <w:p w:rsidR="004A72DD" w:rsidRPr="004A72DD" w:rsidRDefault="004A72DD" w:rsidP="004A72DD">
            <w:pPr>
              <w:jc w:val="center"/>
              <w:rPr>
                <w:ins w:id="4382" w:author="Sammartano, Marc (BIC USA)" w:date="2014-07-13T21:41:00Z"/>
                <w:rFonts w:cs="Courier New"/>
              </w:rPr>
            </w:pPr>
            <w:ins w:id="4383" w:author="Sammartano, Marc (BIC USA)" w:date="2014-07-13T21:42:00Z">
              <w:r w:rsidRPr="004A72DD">
                <w:rPr>
                  <w:rFonts w:cs="Courier New"/>
                </w:rPr>
                <w:t>Output</w:t>
              </w:r>
            </w:ins>
          </w:p>
        </w:tc>
        <w:tc>
          <w:tcPr>
            <w:tcW w:w="1502" w:type="dxa"/>
          </w:tcPr>
          <w:p w:rsidR="004A72DD" w:rsidRPr="004A72DD" w:rsidRDefault="004A72DD" w:rsidP="004A72DD">
            <w:pPr>
              <w:jc w:val="center"/>
              <w:rPr>
                <w:ins w:id="4384" w:author="Sammartano, Marc (BIC USA)" w:date="2014-07-13T21:41:00Z"/>
              </w:rPr>
            </w:pPr>
            <w:ins w:id="4385" w:author="Sammartano, Marc (BIC USA)" w:date="2014-07-13T21:42:00Z">
              <w:r w:rsidRPr="004A72DD">
                <w:t>Width</w:t>
              </w:r>
            </w:ins>
          </w:p>
        </w:tc>
      </w:tr>
      <w:tr w:rsidR="002711A1" w:rsidRPr="002711A1" w:rsidTr="004A72DD">
        <w:trPr>
          <w:ins w:id="4386" w:author="Sammartano, Marc (BIC USA)" w:date="2014-07-13T21:33:00Z"/>
        </w:trPr>
        <w:tc>
          <w:tcPr>
            <w:tcW w:w="0" w:type="auto"/>
          </w:tcPr>
          <w:p w:rsidR="002711A1" w:rsidRPr="002711A1" w:rsidRDefault="002711A1" w:rsidP="004A72DD">
            <w:pPr>
              <w:rPr>
                <w:ins w:id="4387" w:author="Sammartano, Marc (BIC USA)" w:date="2014-07-13T21:33:00Z"/>
              </w:rPr>
            </w:pPr>
            <w:ins w:id="4388" w:author="Sammartano, Marc (BIC USA)" w:date="2014-07-13T21:33:00Z">
              <w:r w:rsidRPr="002711A1">
                <w:t>Format$( "##,###,###", 1234567)</w:t>
              </w:r>
            </w:ins>
          </w:p>
        </w:tc>
        <w:tc>
          <w:tcPr>
            <w:tcW w:w="0" w:type="auto"/>
          </w:tcPr>
          <w:p w:rsidR="002711A1" w:rsidRPr="004A72DD" w:rsidRDefault="002711A1" w:rsidP="004A72DD">
            <w:pPr>
              <w:rPr>
                <w:ins w:id="4389" w:author="Sammartano, Marc (BIC USA)" w:date="2014-07-13T21:33:00Z"/>
                <w:rFonts w:ascii="Courier New" w:hAnsi="Courier New"/>
                <w:b/>
              </w:rPr>
            </w:pPr>
            <w:ins w:id="4390" w:author="Sammartano, Marc (BIC USA)" w:date="2014-07-13T21:33:00Z">
              <w:r w:rsidRPr="004A72DD">
                <w:rPr>
                  <w:rFonts w:ascii="Courier New" w:hAnsi="Courier New" w:cs="Courier New"/>
                  <w:b/>
                </w:rPr>
                <w:t xml:space="preserve">   1,234,567</w:t>
              </w:r>
            </w:ins>
          </w:p>
        </w:tc>
        <w:tc>
          <w:tcPr>
            <w:tcW w:w="1502" w:type="dxa"/>
          </w:tcPr>
          <w:p w:rsidR="002711A1" w:rsidRPr="002711A1" w:rsidRDefault="002711A1" w:rsidP="004A72DD">
            <w:pPr>
              <w:rPr>
                <w:ins w:id="4391" w:author="Sammartano, Marc (BIC USA)" w:date="2014-07-13T21:33:00Z"/>
              </w:rPr>
            </w:pPr>
            <w:ins w:id="4392" w:author="Sammartano, Marc (BIC USA)" w:date="2014-07-13T21:33:00Z">
              <w:r w:rsidRPr="002711A1">
                <w:t>12 characters</w:t>
              </w:r>
            </w:ins>
          </w:p>
        </w:tc>
      </w:tr>
      <w:tr w:rsidR="002711A1" w:rsidRPr="002711A1" w:rsidTr="004A72DD">
        <w:trPr>
          <w:ins w:id="4393" w:author="Sammartano, Marc (BIC USA)" w:date="2014-07-13T21:33:00Z"/>
        </w:trPr>
        <w:tc>
          <w:tcPr>
            <w:tcW w:w="0" w:type="auto"/>
          </w:tcPr>
          <w:p w:rsidR="002711A1" w:rsidRPr="002711A1" w:rsidRDefault="002711A1" w:rsidP="004A72DD">
            <w:pPr>
              <w:rPr>
                <w:ins w:id="4394" w:author="Sammartano, Marc (BIC USA)" w:date="2014-07-13T21:33:00Z"/>
              </w:rPr>
            </w:pPr>
            <w:ins w:id="4395" w:author="Sammartano, Marc (BIC USA)" w:date="2014-07-13T21:33:00Z">
              <w:r w:rsidRPr="002711A1">
                <w:t>Format$( "</w:t>
              </w:r>
              <w:r w:rsidRPr="002711A1">
                <w:rPr>
                  <w:b/>
                </w:rPr>
                <w:t>%%</w:t>
              </w:r>
              <w:r w:rsidRPr="002711A1">
                <w:t>,</w:t>
              </w:r>
              <w:r w:rsidRPr="002711A1">
                <w:rPr>
                  <w:b/>
                </w:rPr>
                <w:t>%%%</w:t>
              </w:r>
              <w:r w:rsidRPr="002711A1">
                <w:t>,</w:t>
              </w:r>
              <w:r w:rsidRPr="002711A1">
                <w:rPr>
                  <w:b/>
                </w:rPr>
                <w:t>%%%</w:t>
              </w:r>
              <w:r w:rsidRPr="002711A1">
                <w:t>.#", 1234567.89)</w:t>
              </w:r>
            </w:ins>
          </w:p>
        </w:tc>
        <w:tc>
          <w:tcPr>
            <w:tcW w:w="0" w:type="auto"/>
          </w:tcPr>
          <w:p w:rsidR="002711A1" w:rsidRPr="004A72DD" w:rsidRDefault="002711A1" w:rsidP="004A72DD">
            <w:pPr>
              <w:rPr>
                <w:ins w:id="4396" w:author="Sammartano, Marc (BIC USA)" w:date="2014-07-13T21:33:00Z"/>
                <w:rFonts w:ascii="Courier New" w:hAnsi="Courier New"/>
                <w:b/>
              </w:rPr>
            </w:pPr>
            <w:ins w:id="4397" w:author="Sammartano, Marc (BIC USA)" w:date="2014-07-13T21:33:00Z">
              <w:r w:rsidRPr="004A72DD">
                <w:rPr>
                  <w:rFonts w:ascii="Courier New" w:hAnsi="Courier New" w:cs="Courier New"/>
                  <w:b/>
                </w:rPr>
                <w:t xml:space="preserve">  01,234,567.8</w:t>
              </w:r>
            </w:ins>
          </w:p>
        </w:tc>
        <w:tc>
          <w:tcPr>
            <w:tcW w:w="1502" w:type="dxa"/>
          </w:tcPr>
          <w:p w:rsidR="002711A1" w:rsidRPr="002711A1" w:rsidRDefault="002711A1" w:rsidP="004A72DD">
            <w:pPr>
              <w:rPr>
                <w:ins w:id="4398" w:author="Sammartano, Marc (BIC USA)" w:date="2014-07-13T21:33:00Z"/>
              </w:rPr>
            </w:pPr>
            <w:ins w:id="4399" w:author="Sammartano, Marc (BIC USA)" w:date="2014-07-13T21:33:00Z">
              <w:r w:rsidRPr="002711A1">
                <w:t>14 characters</w:t>
              </w:r>
            </w:ins>
          </w:p>
        </w:tc>
      </w:tr>
      <w:tr w:rsidR="002711A1" w:rsidRPr="002711A1" w:rsidTr="004A72DD">
        <w:trPr>
          <w:ins w:id="4400" w:author="Sammartano, Marc (BIC USA)" w:date="2014-07-13T21:33:00Z"/>
        </w:trPr>
        <w:tc>
          <w:tcPr>
            <w:tcW w:w="0" w:type="auto"/>
          </w:tcPr>
          <w:p w:rsidR="002711A1" w:rsidRPr="002711A1" w:rsidRDefault="002711A1" w:rsidP="004A72DD">
            <w:pPr>
              <w:rPr>
                <w:ins w:id="4401" w:author="Sammartano, Marc (BIC USA)" w:date="2014-07-13T21:33:00Z"/>
              </w:rPr>
            </w:pPr>
            <w:ins w:id="4402" w:author="Sammartano, Marc (BIC USA)" w:date="2014-07-13T21:33:00Z">
              <w:r w:rsidRPr="002711A1">
                <w:t>Format$( "$###,###", 123456)</w:t>
              </w:r>
            </w:ins>
          </w:p>
        </w:tc>
        <w:tc>
          <w:tcPr>
            <w:tcW w:w="0" w:type="auto"/>
          </w:tcPr>
          <w:p w:rsidR="002711A1" w:rsidRPr="004A72DD" w:rsidRDefault="002711A1" w:rsidP="004A72DD">
            <w:pPr>
              <w:rPr>
                <w:ins w:id="4403" w:author="Sammartano, Marc (BIC USA)" w:date="2014-07-13T21:33:00Z"/>
                <w:rFonts w:ascii="Courier New" w:hAnsi="Courier New" w:cs="Courier New"/>
                <w:b/>
              </w:rPr>
            </w:pPr>
            <w:ins w:id="4404" w:author="Sammartano, Marc (BIC USA)" w:date="2014-07-13T21:33:00Z">
              <w:r w:rsidRPr="004A72DD">
                <w:rPr>
                  <w:rFonts w:ascii="Courier New" w:hAnsi="Courier New" w:cs="Courier New"/>
                  <w:b/>
                </w:rPr>
                <w:t xml:space="preserve"> $123,456</w:t>
              </w:r>
            </w:ins>
          </w:p>
        </w:tc>
        <w:tc>
          <w:tcPr>
            <w:tcW w:w="1502" w:type="dxa"/>
          </w:tcPr>
          <w:p w:rsidR="002711A1" w:rsidRPr="002711A1" w:rsidRDefault="002711A1" w:rsidP="004A72DD">
            <w:pPr>
              <w:rPr>
                <w:ins w:id="4405" w:author="Sammartano, Marc (BIC USA)" w:date="2014-07-13T21:33:00Z"/>
                <w:rFonts w:ascii="Courier New" w:hAnsi="Courier New" w:cs="Courier New"/>
              </w:rPr>
            </w:pPr>
            <w:ins w:id="4406" w:author="Sammartano, Marc (BIC USA)" w:date="2014-07-13T21:33:00Z">
              <w:r w:rsidRPr="002711A1">
                <w:t>9 characters</w:t>
              </w:r>
            </w:ins>
          </w:p>
        </w:tc>
      </w:tr>
      <w:tr w:rsidR="002711A1" w:rsidRPr="002711A1" w:rsidTr="004A72DD">
        <w:trPr>
          <w:ins w:id="4407" w:author="Sammartano, Marc (BIC USA)" w:date="2014-07-13T21:33:00Z"/>
        </w:trPr>
        <w:tc>
          <w:tcPr>
            <w:tcW w:w="0" w:type="auto"/>
          </w:tcPr>
          <w:p w:rsidR="002711A1" w:rsidRPr="002711A1" w:rsidRDefault="002711A1" w:rsidP="004A72DD">
            <w:pPr>
              <w:rPr>
                <w:ins w:id="4408" w:author="Sammartano, Marc (BIC USA)" w:date="2014-07-13T21:33:00Z"/>
              </w:rPr>
            </w:pPr>
            <w:ins w:id="4409" w:author="Sammartano, Marc (BIC USA)" w:date="2014-07-13T21:33:00Z">
              <w:r w:rsidRPr="002711A1">
                <w:t>Format$( "$###,###", -1234)</w:t>
              </w:r>
            </w:ins>
          </w:p>
        </w:tc>
        <w:tc>
          <w:tcPr>
            <w:tcW w:w="0" w:type="auto"/>
          </w:tcPr>
          <w:p w:rsidR="002711A1" w:rsidRPr="004A72DD" w:rsidRDefault="002711A1" w:rsidP="004A72DD">
            <w:pPr>
              <w:rPr>
                <w:ins w:id="4410" w:author="Sammartano, Marc (BIC USA)" w:date="2014-07-13T21:33:00Z"/>
                <w:rFonts w:ascii="Courier New" w:hAnsi="Courier New"/>
                <w:b/>
              </w:rPr>
            </w:pPr>
            <w:ins w:id="4411" w:author="Sammartano, Marc (BIC USA)" w:date="2014-07-13T21:33:00Z">
              <w:r w:rsidRPr="004A72DD">
                <w:rPr>
                  <w:rFonts w:ascii="Courier New" w:hAnsi="Courier New" w:cs="Courier New"/>
                  <w:b/>
                </w:rPr>
                <w:t xml:space="preserve">  -$1,234</w:t>
              </w:r>
            </w:ins>
          </w:p>
        </w:tc>
        <w:tc>
          <w:tcPr>
            <w:tcW w:w="1502" w:type="dxa"/>
          </w:tcPr>
          <w:p w:rsidR="002711A1" w:rsidRPr="002711A1" w:rsidRDefault="002711A1" w:rsidP="004A72DD">
            <w:pPr>
              <w:rPr>
                <w:ins w:id="4412" w:author="Sammartano, Marc (BIC USA)" w:date="2014-07-13T21:33:00Z"/>
              </w:rPr>
            </w:pPr>
            <w:ins w:id="4413" w:author="Sammartano, Marc (BIC USA)" w:date="2014-07-13T21:33:00Z">
              <w:r w:rsidRPr="002711A1">
                <w:t>9 characters</w:t>
              </w:r>
            </w:ins>
          </w:p>
        </w:tc>
      </w:tr>
      <w:tr w:rsidR="002711A1" w:rsidRPr="002711A1" w:rsidTr="004A72DD">
        <w:trPr>
          <w:ins w:id="4414" w:author="Sammartano, Marc (BIC USA)" w:date="2014-07-13T21:33:00Z"/>
        </w:trPr>
        <w:tc>
          <w:tcPr>
            <w:tcW w:w="0" w:type="auto"/>
          </w:tcPr>
          <w:p w:rsidR="002711A1" w:rsidRPr="002711A1" w:rsidRDefault="002711A1" w:rsidP="004A72DD">
            <w:pPr>
              <w:rPr>
                <w:ins w:id="4415" w:author="Sammartano, Marc (BIC USA)" w:date="2014-07-13T21:33:00Z"/>
              </w:rPr>
            </w:pPr>
            <w:ins w:id="4416" w:author="Sammartano, Marc (BIC USA)" w:date="2014-07-13T21:33:00Z">
              <w:r w:rsidRPr="002711A1">
                <w:t>Format$( "$###,###", 12)</w:t>
              </w:r>
            </w:ins>
          </w:p>
        </w:tc>
        <w:tc>
          <w:tcPr>
            <w:tcW w:w="0" w:type="auto"/>
          </w:tcPr>
          <w:p w:rsidR="002711A1" w:rsidRPr="004A72DD" w:rsidRDefault="002711A1" w:rsidP="004A72DD">
            <w:pPr>
              <w:rPr>
                <w:ins w:id="4417" w:author="Sammartano, Marc (BIC USA)" w:date="2014-07-13T21:33:00Z"/>
                <w:rFonts w:ascii="Courier New" w:hAnsi="Courier New"/>
                <w:b/>
              </w:rPr>
            </w:pPr>
            <w:ins w:id="4418" w:author="Sammartano, Marc (BIC USA)" w:date="2014-07-13T21:33:00Z">
              <w:r w:rsidRPr="004A72DD">
                <w:rPr>
                  <w:rFonts w:ascii="Courier New" w:hAnsi="Courier New" w:cs="Courier New"/>
                  <w:b/>
                </w:rPr>
                <w:t xml:space="preserve">      $12</w:t>
              </w:r>
            </w:ins>
          </w:p>
        </w:tc>
        <w:tc>
          <w:tcPr>
            <w:tcW w:w="1502" w:type="dxa"/>
          </w:tcPr>
          <w:p w:rsidR="002711A1" w:rsidRPr="002711A1" w:rsidRDefault="002711A1" w:rsidP="004A72DD">
            <w:pPr>
              <w:rPr>
                <w:ins w:id="4419" w:author="Sammartano, Marc (BIC USA)" w:date="2014-07-13T21:33:00Z"/>
              </w:rPr>
            </w:pPr>
            <w:ins w:id="4420" w:author="Sammartano, Marc (BIC USA)" w:date="2014-07-13T21:33:00Z">
              <w:r w:rsidRPr="002711A1">
                <w:t>9 characters</w:t>
              </w:r>
            </w:ins>
          </w:p>
        </w:tc>
      </w:tr>
      <w:tr w:rsidR="002711A1" w:rsidRPr="002711A1" w:rsidTr="004A72DD">
        <w:trPr>
          <w:ins w:id="4421" w:author="Sammartano, Marc (BIC USA)" w:date="2014-07-13T21:33:00Z"/>
        </w:trPr>
        <w:tc>
          <w:tcPr>
            <w:tcW w:w="0" w:type="auto"/>
          </w:tcPr>
          <w:p w:rsidR="002711A1" w:rsidRPr="002711A1" w:rsidRDefault="002711A1" w:rsidP="004A72DD">
            <w:pPr>
              <w:rPr>
                <w:ins w:id="4422" w:author="Sammartano, Marc (BIC USA)" w:date="2014-07-13T21:33:00Z"/>
              </w:rPr>
            </w:pPr>
            <w:ins w:id="4423" w:author="Sammartano, Marc (BIC USA)" w:date="2014-07-13T21:33:00Z">
              <w:r w:rsidRPr="002711A1">
                <w:t>Format$( "$</w:t>
              </w:r>
              <w:r w:rsidRPr="002711A1">
                <w:rPr>
                  <w:b/>
                </w:rPr>
                <w:t>%%%</w:t>
              </w:r>
              <w:r w:rsidRPr="002711A1">
                <w:t>,</w:t>
              </w:r>
              <w:r w:rsidRPr="002711A1">
                <w:rPr>
                  <w:b/>
                </w:rPr>
                <w:t>%%%</w:t>
              </w:r>
              <w:r w:rsidRPr="002711A1">
                <w:t>", -12)</w:t>
              </w:r>
            </w:ins>
          </w:p>
        </w:tc>
        <w:tc>
          <w:tcPr>
            <w:tcW w:w="0" w:type="auto"/>
          </w:tcPr>
          <w:p w:rsidR="002711A1" w:rsidRPr="004A72DD" w:rsidRDefault="002711A1" w:rsidP="004A72DD">
            <w:pPr>
              <w:rPr>
                <w:ins w:id="4424" w:author="Sammartano, Marc (BIC USA)" w:date="2014-07-13T21:33:00Z"/>
                <w:rFonts w:ascii="Courier New" w:hAnsi="Courier New"/>
                <w:b/>
              </w:rPr>
            </w:pPr>
            <w:ins w:id="4425" w:author="Sammartano, Marc (BIC USA)" w:date="2014-07-13T21:33:00Z">
              <w:r w:rsidRPr="004A72DD">
                <w:rPr>
                  <w:rFonts w:ascii="Courier New" w:hAnsi="Courier New" w:cs="Courier New"/>
                  <w:b/>
                </w:rPr>
                <w:t>-$000,012</w:t>
              </w:r>
            </w:ins>
          </w:p>
        </w:tc>
        <w:tc>
          <w:tcPr>
            <w:tcW w:w="1502" w:type="dxa"/>
          </w:tcPr>
          <w:p w:rsidR="002711A1" w:rsidRPr="002711A1" w:rsidRDefault="002711A1" w:rsidP="004A72DD">
            <w:pPr>
              <w:rPr>
                <w:ins w:id="4426" w:author="Sammartano, Marc (BIC USA)" w:date="2014-07-13T21:33:00Z"/>
              </w:rPr>
            </w:pPr>
            <w:ins w:id="4427" w:author="Sammartano, Marc (BIC USA)" w:date="2014-07-13T21:33:00Z">
              <w:r w:rsidRPr="002711A1">
                <w:t>9 characters</w:t>
              </w:r>
            </w:ins>
          </w:p>
        </w:tc>
      </w:tr>
      <w:tr w:rsidR="002711A1" w:rsidRPr="002711A1" w:rsidTr="004A72DD">
        <w:trPr>
          <w:ins w:id="4428" w:author="Sammartano, Marc (BIC USA)" w:date="2014-07-13T21:33:00Z"/>
        </w:trPr>
        <w:tc>
          <w:tcPr>
            <w:tcW w:w="0" w:type="auto"/>
          </w:tcPr>
          <w:p w:rsidR="002711A1" w:rsidRPr="002711A1" w:rsidRDefault="002711A1" w:rsidP="004A72DD">
            <w:pPr>
              <w:rPr>
                <w:ins w:id="4429" w:author="Sammartano, Marc (BIC USA)" w:date="2014-07-13T21:33:00Z"/>
              </w:rPr>
            </w:pPr>
            <w:ins w:id="4430" w:author="Sammartano, Marc (BIC USA)" w:date="2014-07-13T21:33:00Z">
              <w:r w:rsidRPr="002711A1">
                <w:t>Format$( "##.#", 0)</w:t>
              </w:r>
            </w:ins>
          </w:p>
        </w:tc>
        <w:tc>
          <w:tcPr>
            <w:tcW w:w="0" w:type="auto"/>
          </w:tcPr>
          <w:p w:rsidR="002711A1" w:rsidRPr="004A72DD" w:rsidRDefault="002711A1" w:rsidP="004A72DD">
            <w:pPr>
              <w:rPr>
                <w:ins w:id="4431" w:author="Sammartano, Marc (BIC USA)" w:date="2014-07-13T21:33:00Z"/>
                <w:rFonts w:ascii="Courier New" w:hAnsi="Courier New"/>
                <w:b/>
              </w:rPr>
            </w:pPr>
            <w:ins w:id="4432" w:author="Sammartano, Marc (BIC USA)" w:date="2014-07-13T21:33:00Z">
              <w:r w:rsidRPr="004A72DD">
                <w:rPr>
                  <w:rFonts w:ascii="Courier New" w:hAnsi="Courier New"/>
                  <w:b/>
                </w:rPr>
                <w:t xml:space="preserve"> </w:t>
              </w:r>
              <w:r w:rsidRPr="004A72DD">
                <w:rPr>
                  <w:rFonts w:ascii="Courier New" w:hAnsi="Courier New" w:cs="Courier New"/>
                  <w:b/>
                </w:rPr>
                <w:t xml:space="preserve">   .0</w:t>
              </w:r>
            </w:ins>
          </w:p>
        </w:tc>
        <w:tc>
          <w:tcPr>
            <w:tcW w:w="1502" w:type="dxa"/>
          </w:tcPr>
          <w:p w:rsidR="002711A1" w:rsidRPr="002711A1" w:rsidRDefault="002711A1" w:rsidP="004A72DD">
            <w:pPr>
              <w:rPr>
                <w:ins w:id="4433" w:author="Sammartano, Marc (BIC USA)" w:date="2014-07-13T21:33:00Z"/>
                <w:rFonts w:ascii="Courier New" w:hAnsi="Courier New" w:cs="Courier New"/>
              </w:rPr>
            </w:pPr>
            <w:ins w:id="4434" w:author="Sammartano, Marc (BIC USA)" w:date="2014-07-13T21:34:00Z">
              <w:r w:rsidRPr="002711A1">
                <w:t>6 characters</w:t>
              </w:r>
            </w:ins>
          </w:p>
        </w:tc>
      </w:tr>
      <w:tr w:rsidR="002711A1" w:rsidRPr="002711A1" w:rsidTr="004A72DD">
        <w:trPr>
          <w:ins w:id="4435" w:author="Sammartano, Marc (BIC USA)" w:date="2014-07-13T21:33:00Z"/>
        </w:trPr>
        <w:tc>
          <w:tcPr>
            <w:tcW w:w="0" w:type="auto"/>
          </w:tcPr>
          <w:p w:rsidR="002711A1" w:rsidRPr="002711A1" w:rsidRDefault="002711A1" w:rsidP="004A72DD">
            <w:pPr>
              <w:rPr>
                <w:ins w:id="4436" w:author="Sammartano, Marc (BIC USA)" w:date="2014-07-13T21:33:00Z"/>
              </w:rPr>
            </w:pPr>
            <w:ins w:id="4437" w:author="Sammartano, Marc (BIC USA)" w:date="2014-07-13T21:33:00Z">
              <w:r w:rsidRPr="002711A1">
                <w:t>Format$( "#</w:t>
              </w:r>
              <w:r w:rsidRPr="002711A1">
                <w:rPr>
                  <w:b/>
                </w:rPr>
                <w:t>%</w:t>
              </w:r>
              <w:r w:rsidRPr="002711A1">
                <w:t>.#", 0)</w:t>
              </w:r>
            </w:ins>
          </w:p>
        </w:tc>
        <w:tc>
          <w:tcPr>
            <w:tcW w:w="0" w:type="auto"/>
          </w:tcPr>
          <w:p w:rsidR="002711A1" w:rsidRPr="004A72DD" w:rsidRDefault="002711A1" w:rsidP="004A72DD">
            <w:pPr>
              <w:rPr>
                <w:ins w:id="4438" w:author="Sammartano, Marc (BIC USA)" w:date="2014-07-13T21:33:00Z"/>
                <w:rFonts w:ascii="Courier New" w:hAnsi="Courier New"/>
                <w:b/>
              </w:rPr>
            </w:pPr>
            <w:ins w:id="4439" w:author="Sammartano, Marc (BIC USA)" w:date="2014-07-13T21:33:00Z">
              <w:r w:rsidRPr="004A72DD">
                <w:rPr>
                  <w:rFonts w:ascii="Courier New" w:hAnsi="Courier New" w:cs="Courier New"/>
                  <w:b/>
                </w:rPr>
                <w:t xml:space="preserve">   0.0</w:t>
              </w:r>
            </w:ins>
          </w:p>
        </w:tc>
        <w:tc>
          <w:tcPr>
            <w:tcW w:w="1502" w:type="dxa"/>
          </w:tcPr>
          <w:p w:rsidR="002711A1" w:rsidRPr="002711A1" w:rsidRDefault="002711A1" w:rsidP="004A72DD">
            <w:pPr>
              <w:rPr>
                <w:ins w:id="4440" w:author="Sammartano, Marc (BIC USA)" w:date="2014-07-13T21:33:00Z"/>
                <w:rFonts w:ascii="Courier New" w:hAnsi="Courier New" w:cs="Courier New"/>
              </w:rPr>
            </w:pPr>
            <w:ins w:id="4441" w:author="Sammartano, Marc (BIC USA)" w:date="2014-07-13T21:34:00Z">
              <w:r w:rsidRPr="002711A1">
                <w:t>6 characters</w:t>
              </w:r>
            </w:ins>
          </w:p>
        </w:tc>
      </w:tr>
      <w:tr w:rsidR="002711A1" w:rsidRPr="002711A1" w:rsidTr="004A72DD">
        <w:trPr>
          <w:ins w:id="4442" w:author="Sammartano, Marc (BIC USA)" w:date="2014-07-13T21:33:00Z"/>
        </w:trPr>
        <w:tc>
          <w:tcPr>
            <w:tcW w:w="0" w:type="auto"/>
          </w:tcPr>
          <w:p w:rsidR="002711A1" w:rsidRPr="002711A1" w:rsidRDefault="002711A1" w:rsidP="004A72DD">
            <w:pPr>
              <w:rPr>
                <w:ins w:id="4443" w:author="Sammartano, Marc (BIC USA)" w:date="2014-07-13T21:33:00Z"/>
              </w:rPr>
            </w:pPr>
            <w:ins w:id="4444" w:author="Sammartano, Marc (BIC USA)" w:date="2014-07-13T21:33:00Z">
              <w:r w:rsidRPr="002711A1">
                <w:t>Format$( "$###.##", -1234.5)</w:t>
              </w:r>
            </w:ins>
          </w:p>
        </w:tc>
        <w:tc>
          <w:tcPr>
            <w:tcW w:w="0" w:type="auto"/>
          </w:tcPr>
          <w:p w:rsidR="002711A1" w:rsidRPr="004A72DD" w:rsidRDefault="002711A1" w:rsidP="004A72DD">
            <w:pPr>
              <w:rPr>
                <w:ins w:id="4445" w:author="Sammartano, Marc (BIC USA)" w:date="2014-07-13T21:33:00Z"/>
                <w:rFonts w:ascii="Courier New" w:hAnsi="Courier New"/>
                <w:b/>
              </w:rPr>
            </w:pPr>
            <w:ins w:id="4446" w:author="Sammartano, Marc (BIC USA)" w:date="2014-07-13T21:33:00Z">
              <w:r w:rsidRPr="004A72DD">
                <w:rPr>
                  <w:rFonts w:ascii="Courier New" w:hAnsi="Courier New"/>
                  <w:b/>
                </w:rPr>
                <w:t>**</w:t>
              </w:r>
              <w:r w:rsidRPr="004A72DD">
                <w:rPr>
                  <w:rFonts w:ascii="Courier New" w:hAnsi="Courier New" w:cs="Courier New"/>
                  <w:b/>
                </w:rPr>
                <w:t>234.50</w:t>
              </w:r>
            </w:ins>
          </w:p>
        </w:tc>
        <w:tc>
          <w:tcPr>
            <w:tcW w:w="1502" w:type="dxa"/>
          </w:tcPr>
          <w:p w:rsidR="002711A1" w:rsidRPr="002711A1" w:rsidRDefault="002711A1" w:rsidP="004A72DD">
            <w:pPr>
              <w:rPr>
                <w:ins w:id="4447" w:author="Sammartano, Marc (BIC USA)" w:date="2014-07-13T21:33:00Z"/>
              </w:rPr>
            </w:pPr>
            <w:ins w:id="4448" w:author="Sammartano, Marc (BIC USA)" w:date="2014-07-13T21:34:00Z">
              <w:r w:rsidRPr="002711A1">
                <w:t>8 characters</w:t>
              </w:r>
            </w:ins>
          </w:p>
        </w:tc>
      </w:tr>
    </w:tbl>
    <w:p w:rsidR="00117747" w:rsidRPr="002711A1" w:rsidDel="002711A1" w:rsidRDefault="00117747" w:rsidP="008D532B">
      <w:pPr>
        <w:pStyle w:val="Codeexample"/>
        <w:rPr>
          <w:del w:id="4449" w:author="Sammartano, Marc (BIC USA)" w:date="2014-07-13T21:33:00Z"/>
        </w:rPr>
      </w:pPr>
      <w:del w:id="4450" w:author="Sammartano, Marc (BIC USA)" w:date="2014-07-13T21:33:00Z">
        <w:r w:rsidRPr="002711A1" w:rsidDel="002711A1">
          <w:delText>Format</w:delText>
        </w:r>
        <w:r w:rsidR="00AA7E21" w:rsidRPr="002711A1" w:rsidDel="002711A1">
          <w:delText>$</w:delText>
        </w:r>
        <w:r w:rsidRPr="002711A1" w:rsidDel="002711A1">
          <w:delText>(</w:delText>
        </w:r>
        <w:r w:rsidR="00FB273A" w:rsidRPr="002711A1" w:rsidDel="002711A1">
          <w:delText xml:space="preserve"> </w:delText>
        </w:r>
        <w:r w:rsidR="00F5651B" w:rsidRPr="002711A1" w:rsidDel="002711A1">
          <w:delText>"</w:delText>
        </w:r>
        <w:r w:rsidRPr="002711A1" w:rsidDel="002711A1">
          <w:delText>##,###,###</w:delText>
        </w:r>
        <w:r w:rsidR="00F5651B" w:rsidRPr="002711A1" w:rsidDel="002711A1">
          <w:delText>"</w:delText>
        </w:r>
        <w:r w:rsidRPr="002711A1" w:rsidDel="002711A1">
          <w:delText>, 1234567)</w:delText>
        </w:r>
        <w:r w:rsidR="008D532B" w:rsidRPr="002711A1" w:rsidDel="002711A1">
          <w:tab/>
        </w:r>
        <w:r w:rsidR="008D532B" w:rsidRPr="002711A1" w:rsidDel="002711A1">
          <w:tab/>
        </w:r>
        <w:r w:rsidR="008D532B" w:rsidRPr="002711A1" w:rsidDel="002711A1">
          <w:tab/>
          <w:delText xml:space="preserve">Output: </w:delText>
        </w:r>
        <w:r w:rsidR="008D532B" w:rsidRPr="002711A1" w:rsidDel="002711A1">
          <w:rPr>
            <w:rFonts w:ascii="Courier New" w:hAnsi="Courier New" w:cs="Courier New"/>
          </w:rPr>
          <w:delText xml:space="preserve">   </w:delText>
        </w:r>
        <w:r w:rsidRPr="002711A1" w:rsidDel="002711A1">
          <w:rPr>
            <w:rFonts w:ascii="Courier New" w:hAnsi="Courier New" w:cs="Courier New"/>
          </w:rPr>
          <w:delText>1,234,567</w:delText>
        </w:r>
      </w:del>
      <w:del w:id="4451" w:author="Sammartano, Marc (BIC USA)" w:date="2014-07-13T21:30:00Z">
        <w:r w:rsidR="00F25D9A" w:rsidRPr="002711A1" w:rsidDel="002711A1">
          <w:delText xml:space="preserve"> </w:delText>
        </w:r>
      </w:del>
      <w:del w:id="4452" w:author="Sammartano, Marc (BIC USA)" w:date="2014-07-13T21:31:00Z">
        <w:r w:rsidR="00F25D9A" w:rsidRPr="002711A1" w:rsidDel="002711A1">
          <w:delText xml:space="preserve"> </w:delText>
        </w:r>
      </w:del>
      <w:del w:id="4453" w:author="Sammartano, Marc (BIC USA)" w:date="2014-07-13T21:33:00Z">
        <w:r w:rsidR="00F25D9A" w:rsidRPr="002711A1" w:rsidDel="002711A1">
          <w:delText>(</w:delText>
        </w:r>
      </w:del>
      <w:del w:id="4454" w:author="Sammartano, Marc (BIC USA)" w:date="2014-07-13T21:28:00Z">
        <w:r w:rsidR="00F25D9A" w:rsidRPr="002711A1" w:rsidDel="002711A1">
          <w:delText xml:space="preserve">twelve </w:delText>
        </w:r>
      </w:del>
      <w:del w:id="4455" w:author="Sammartano, Marc (BIC USA)" w:date="2014-07-13T21:33:00Z">
        <w:r w:rsidR="00F25D9A" w:rsidRPr="002711A1" w:rsidDel="002711A1">
          <w:delText>characters)</w:delText>
        </w:r>
      </w:del>
    </w:p>
    <w:p w:rsidR="00117747" w:rsidRPr="002711A1" w:rsidDel="002711A1" w:rsidRDefault="00117747" w:rsidP="008D532B">
      <w:pPr>
        <w:pStyle w:val="Codeexample"/>
        <w:rPr>
          <w:del w:id="4456" w:author="Sammartano, Marc (BIC USA)" w:date="2014-07-13T21:33:00Z"/>
        </w:rPr>
      </w:pPr>
      <w:del w:id="4457" w:author="Sammartano, Marc (BIC USA)" w:date="2014-07-13T21:33:00Z">
        <w:r w:rsidRPr="002711A1" w:rsidDel="002711A1">
          <w:delText>Format</w:delText>
        </w:r>
        <w:r w:rsidR="00AA7E21" w:rsidRPr="002711A1" w:rsidDel="002711A1">
          <w:delText>$</w:delText>
        </w:r>
        <w:r w:rsidRPr="002711A1" w:rsidDel="002711A1">
          <w:delText>(</w:delText>
        </w:r>
        <w:r w:rsidR="00FB273A" w:rsidRPr="002711A1" w:rsidDel="002711A1">
          <w:delText xml:space="preserve"> </w:delText>
        </w:r>
        <w:r w:rsidR="00F5651B" w:rsidRPr="002711A1" w:rsidDel="002711A1">
          <w:delText>"</w:delText>
        </w:r>
        <w:r w:rsidRPr="002711A1" w:rsidDel="002711A1">
          <w:rPr>
            <w:b w:val="0"/>
          </w:rPr>
          <w:delText>%%</w:delText>
        </w:r>
        <w:r w:rsidRPr="002711A1" w:rsidDel="002711A1">
          <w:delText>,</w:delText>
        </w:r>
        <w:r w:rsidRPr="002711A1" w:rsidDel="002711A1">
          <w:rPr>
            <w:b w:val="0"/>
          </w:rPr>
          <w:delText>%%%</w:delText>
        </w:r>
        <w:r w:rsidRPr="002711A1" w:rsidDel="002711A1">
          <w:delText>,</w:delText>
        </w:r>
        <w:r w:rsidRPr="002711A1" w:rsidDel="002711A1">
          <w:rPr>
            <w:b w:val="0"/>
          </w:rPr>
          <w:delText>%%%</w:delText>
        </w:r>
        <w:r w:rsidRPr="002711A1" w:rsidDel="002711A1">
          <w:delText>.#</w:delText>
        </w:r>
        <w:r w:rsidR="00F5651B" w:rsidRPr="002711A1" w:rsidDel="002711A1">
          <w:delText>"</w:delText>
        </w:r>
        <w:r w:rsidRPr="002711A1" w:rsidDel="002711A1">
          <w:delText>, 1234567.89)</w:delText>
        </w:r>
        <w:r w:rsidR="008D532B" w:rsidRPr="002711A1" w:rsidDel="002711A1">
          <w:tab/>
          <w:delText>O</w:delText>
        </w:r>
        <w:r w:rsidRPr="002711A1" w:rsidDel="002711A1">
          <w:delText>utput</w:delText>
        </w:r>
        <w:r w:rsidR="008D532B" w:rsidRPr="002711A1" w:rsidDel="002711A1">
          <w:delText>:</w:delText>
        </w:r>
        <w:r w:rsidRPr="002711A1" w:rsidDel="002711A1">
          <w:delText xml:space="preserve"> </w:delText>
        </w:r>
        <w:r w:rsidR="008D532B" w:rsidRPr="002711A1" w:rsidDel="002711A1">
          <w:rPr>
            <w:rFonts w:ascii="Courier New" w:hAnsi="Courier New" w:cs="Courier New"/>
          </w:rPr>
          <w:delText xml:space="preserve">  0</w:delText>
        </w:r>
        <w:r w:rsidRPr="002711A1" w:rsidDel="002711A1">
          <w:rPr>
            <w:rFonts w:ascii="Courier New" w:hAnsi="Courier New" w:cs="Courier New"/>
          </w:rPr>
          <w:delText>1,234,567.8</w:delText>
        </w:r>
      </w:del>
      <w:del w:id="4458" w:author="Sammartano, Marc (BIC USA)" w:date="2014-07-13T21:30:00Z">
        <w:r w:rsidR="00F25D9A" w:rsidRPr="002711A1" w:rsidDel="002711A1">
          <w:delText xml:space="preserve">  </w:delText>
        </w:r>
      </w:del>
      <w:del w:id="4459" w:author="Sammartano, Marc (BIC USA)" w:date="2014-07-13T21:33:00Z">
        <w:r w:rsidR="00F25D9A" w:rsidRPr="002711A1" w:rsidDel="002711A1">
          <w:delText>(14 characters)</w:delText>
        </w:r>
      </w:del>
    </w:p>
    <w:p w:rsidR="003401E0" w:rsidRPr="002711A1" w:rsidDel="002711A1" w:rsidRDefault="003401E0" w:rsidP="003401E0">
      <w:pPr>
        <w:pStyle w:val="Codeexample"/>
        <w:rPr>
          <w:del w:id="4460" w:author="Sammartano, Marc (BIC USA)" w:date="2014-07-13T21:33:00Z"/>
        </w:rPr>
      </w:pPr>
      <w:del w:id="4461" w:author="Sammartano, Marc (BIC USA)" w:date="2014-07-13T21:33:00Z">
        <w:r w:rsidRPr="002711A1" w:rsidDel="002711A1">
          <w:delText>Format$( "$###,###", 123456)</w:delText>
        </w:r>
        <w:r w:rsidRPr="002711A1" w:rsidDel="002711A1">
          <w:tab/>
        </w:r>
        <w:r w:rsidRPr="002711A1" w:rsidDel="002711A1">
          <w:tab/>
        </w:r>
        <w:r w:rsidRPr="002711A1" w:rsidDel="002711A1">
          <w:tab/>
          <w:delText xml:space="preserve">Output: </w:delText>
        </w:r>
        <w:r w:rsidR="006F00E9" w:rsidRPr="002711A1" w:rsidDel="002711A1">
          <w:rPr>
            <w:rFonts w:ascii="Courier New" w:hAnsi="Courier New" w:cs="Courier New"/>
          </w:rPr>
          <w:delText xml:space="preserve"> </w:delText>
        </w:r>
        <w:r w:rsidRPr="002711A1" w:rsidDel="002711A1">
          <w:rPr>
            <w:rFonts w:ascii="Courier New" w:hAnsi="Courier New" w:cs="Courier New"/>
          </w:rPr>
          <w:delText>$123,456</w:delText>
        </w:r>
        <w:r w:rsidRPr="002711A1" w:rsidDel="002711A1">
          <w:rPr>
            <w:rFonts w:ascii="Courier New" w:hAnsi="Courier New" w:cs="Courier New"/>
          </w:rPr>
          <w:tab/>
        </w:r>
        <w:r w:rsidRPr="002711A1" w:rsidDel="002711A1">
          <w:delText>(</w:delText>
        </w:r>
      </w:del>
      <w:del w:id="4462" w:author="Sammartano, Marc (BIC USA)" w:date="2014-07-13T21:29:00Z">
        <w:r w:rsidRPr="002711A1" w:rsidDel="002711A1">
          <w:delText xml:space="preserve">nine </w:delText>
        </w:r>
      </w:del>
      <w:del w:id="4463" w:author="Sammartano, Marc (BIC USA)" w:date="2014-07-13T21:33:00Z">
        <w:r w:rsidRPr="002711A1" w:rsidDel="002711A1">
          <w:delText>characters)</w:delText>
        </w:r>
      </w:del>
    </w:p>
    <w:p w:rsidR="003401E0" w:rsidRPr="002711A1" w:rsidDel="002711A1" w:rsidRDefault="003401E0" w:rsidP="003401E0">
      <w:pPr>
        <w:pStyle w:val="Codeexample"/>
        <w:rPr>
          <w:del w:id="4464" w:author="Sammartano, Marc (BIC USA)" w:date="2014-07-13T21:33:00Z"/>
        </w:rPr>
      </w:pPr>
      <w:del w:id="4465" w:author="Sammartano, Marc (BIC USA)" w:date="2014-07-13T21:33:00Z">
        <w:r w:rsidRPr="002711A1" w:rsidDel="002711A1">
          <w:delText>Format$( "$###,###", -1234)</w:delText>
        </w:r>
        <w:r w:rsidRPr="002711A1" w:rsidDel="002711A1">
          <w:tab/>
        </w:r>
        <w:r w:rsidRPr="002711A1" w:rsidDel="002711A1">
          <w:tab/>
        </w:r>
        <w:r w:rsidRPr="002711A1" w:rsidDel="002711A1">
          <w:tab/>
          <w:delText xml:space="preserve">Output: </w:delText>
        </w:r>
        <w:r w:rsidRPr="002711A1" w:rsidDel="002711A1">
          <w:rPr>
            <w:rFonts w:ascii="Courier New" w:hAnsi="Courier New" w:cs="Courier New"/>
          </w:rPr>
          <w:delText xml:space="preserve">  -$1,234</w:delText>
        </w:r>
        <w:r w:rsidRPr="002711A1" w:rsidDel="002711A1">
          <w:tab/>
          <w:delText>(</w:delText>
        </w:r>
      </w:del>
      <w:del w:id="4466" w:author="Sammartano, Marc (BIC USA)" w:date="2014-07-13T21:29:00Z">
        <w:r w:rsidRPr="002711A1" w:rsidDel="002711A1">
          <w:delText xml:space="preserve">nine </w:delText>
        </w:r>
      </w:del>
      <w:del w:id="4467" w:author="Sammartano, Marc (BIC USA)" w:date="2014-07-13T21:33:00Z">
        <w:r w:rsidRPr="002711A1" w:rsidDel="002711A1">
          <w:delText>characters)</w:delText>
        </w:r>
      </w:del>
    </w:p>
    <w:p w:rsidR="00117747" w:rsidRPr="002711A1" w:rsidDel="002711A1" w:rsidRDefault="00117747" w:rsidP="008D532B">
      <w:pPr>
        <w:pStyle w:val="Codeexample"/>
        <w:rPr>
          <w:del w:id="4468" w:author="Sammartano, Marc (BIC USA)" w:date="2014-07-13T21:33:00Z"/>
        </w:rPr>
      </w:pPr>
      <w:del w:id="4469" w:author="Sammartano, Marc (BIC USA)" w:date="2014-07-13T21:33:00Z">
        <w:r w:rsidRPr="002711A1" w:rsidDel="002711A1">
          <w:delText>Format</w:delText>
        </w:r>
        <w:r w:rsidR="00AA7E21" w:rsidRPr="002711A1" w:rsidDel="002711A1">
          <w:delText>$</w:delText>
        </w:r>
        <w:r w:rsidRPr="002711A1" w:rsidDel="002711A1">
          <w:delText>(</w:delText>
        </w:r>
        <w:r w:rsidR="00FB273A" w:rsidRPr="002711A1" w:rsidDel="002711A1">
          <w:delText xml:space="preserve"> </w:delText>
        </w:r>
        <w:r w:rsidR="00F5651B" w:rsidRPr="002711A1" w:rsidDel="002711A1">
          <w:delText>"</w:delText>
        </w:r>
        <w:r w:rsidRPr="002711A1" w:rsidDel="002711A1">
          <w:delText>$</w:delText>
        </w:r>
        <w:r w:rsidR="00AA7E21" w:rsidRPr="002711A1" w:rsidDel="002711A1">
          <w:delText>###,###</w:delText>
        </w:r>
        <w:r w:rsidR="00F5651B" w:rsidRPr="002711A1" w:rsidDel="002711A1">
          <w:delText>"</w:delText>
        </w:r>
        <w:r w:rsidR="006F00E9" w:rsidRPr="002711A1" w:rsidDel="002711A1">
          <w:delText>, 12</w:delText>
        </w:r>
        <w:r w:rsidR="00AA7E21" w:rsidRPr="002711A1" w:rsidDel="002711A1">
          <w:delText>)</w:delText>
        </w:r>
        <w:r w:rsidR="00B83163" w:rsidRPr="002711A1" w:rsidDel="002711A1">
          <w:tab/>
        </w:r>
        <w:r w:rsidR="00B83163" w:rsidRPr="002711A1" w:rsidDel="002711A1">
          <w:tab/>
        </w:r>
        <w:r w:rsidR="00B83163" w:rsidRPr="002711A1" w:rsidDel="002711A1">
          <w:tab/>
        </w:r>
        <w:r w:rsidR="008D532B" w:rsidRPr="002711A1" w:rsidDel="002711A1">
          <w:delText xml:space="preserve">Output: </w:delText>
        </w:r>
        <w:r w:rsidR="008D532B" w:rsidRPr="002711A1" w:rsidDel="002711A1">
          <w:rPr>
            <w:rFonts w:ascii="Courier New" w:hAnsi="Courier New" w:cs="Courier New"/>
          </w:rPr>
          <w:delText xml:space="preserve">   </w:delText>
        </w:r>
        <w:r w:rsidR="00B83163" w:rsidRPr="002711A1" w:rsidDel="002711A1">
          <w:rPr>
            <w:rFonts w:ascii="Courier New" w:hAnsi="Courier New" w:cs="Courier New"/>
          </w:rPr>
          <w:delText xml:space="preserve">  </w:delText>
        </w:r>
        <w:r w:rsidR="006F00E9" w:rsidRPr="002711A1" w:rsidDel="002711A1">
          <w:rPr>
            <w:rFonts w:ascii="Courier New" w:hAnsi="Courier New" w:cs="Courier New"/>
          </w:rPr>
          <w:delText xml:space="preserve"> </w:delText>
        </w:r>
        <w:r w:rsidR="008D532B" w:rsidRPr="002711A1" w:rsidDel="002711A1">
          <w:rPr>
            <w:rFonts w:ascii="Courier New" w:hAnsi="Courier New" w:cs="Courier New"/>
          </w:rPr>
          <w:delText>$12</w:delText>
        </w:r>
        <w:r w:rsidR="003401E0" w:rsidRPr="002711A1" w:rsidDel="002711A1">
          <w:tab/>
        </w:r>
        <w:r w:rsidR="00B83163" w:rsidRPr="002711A1" w:rsidDel="002711A1">
          <w:delText>(</w:delText>
        </w:r>
      </w:del>
      <w:del w:id="4470" w:author="Sammartano, Marc (BIC USA)" w:date="2014-07-13T21:29:00Z">
        <w:r w:rsidR="00B83163" w:rsidRPr="002711A1" w:rsidDel="002711A1">
          <w:delText xml:space="preserve">nine </w:delText>
        </w:r>
      </w:del>
      <w:del w:id="4471" w:author="Sammartano, Marc (BIC USA)" w:date="2014-07-13T21:33:00Z">
        <w:r w:rsidR="00B83163" w:rsidRPr="002711A1" w:rsidDel="002711A1">
          <w:delText>characters)</w:delText>
        </w:r>
      </w:del>
    </w:p>
    <w:p w:rsidR="006F00E9" w:rsidRPr="002711A1" w:rsidDel="002711A1" w:rsidRDefault="006F00E9" w:rsidP="006F00E9">
      <w:pPr>
        <w:pStyle w:val="Codeexample"/>
        <w:rPr>
          <w:del w:id="4472" w:author="Sammartano, Marc (BIC USA)" w:date="2014-07-13T21:33:00Z"/>
        </w:rPr>
      </w:pPr>
      <w:del w:id="4473" w:author="Sammartano, Marc (BIC USA)" w:date="2014-07-13T21:33:00Z">
        <w:r w:rsidRPr="002711A1" w:rsidDel="002711A1">
          <w:delText>Format$( "$</w:delText>
        </w:r>
        <w:r w:rsidRPr="002711A1" w:rsidDel="002711A1">
          <w:rPr>
            <w:b w:val="0"/>
          </w:rPr>
          <w:delText>%%%</w:delText>
        </w:r>
        <w:r w:rsidRPr="002711A1" w:rsidDel="002711A1">
          <w:delText>,</w:delText>
        </w:r>
        <w:r w:rsidRPr="002711A1" w:rsidDel="002711A1">
          <w:rPr>
            <w:b w:val="0"/>
          </w:rPr>
          <w:delText>%%%</w:delText>
        </w:r>
        <w:r w:rsidRPr="002711A1" w:rsidDel="002711A1">
          <w:delText>", -12)</w:delText>
        </w:r>
        <w:r w:rsidRPr="002711A1" w:rsidDel="002711A1">
          <w:tab/>
        </w:r>
        <w:r w:rsidRPr="002711A1" w:rsidDel="002711A1">
          <w:tab/>
        </w:r>
        <w:r w:rsidRPr="002711A1" w:rsidDel="002711A1">
          <w:tab/>
          <w:delText xml:space="preserve">Output: </w:delText>
        </w:r>
        <w:r w:rsidRPr="002711A1" w:rsidDel="002711A1">
          <w:rPr>
            <w:rFonts w:ascii="Courier New" w:hAnsi="Courier New" w:cs="Courier New"/>
          </w:rPr>
          <w:delText>-$000,012</w:delText>
        </w:r>
        <w:r w:rsidRPr="002711A1" w:rsidDel="002711A1">
          <w:tab/>
          <w:delText>(</w:delText>
        </w:r>
      </w:del>
      <w:del w:id="4474" w:author="Sammartano, Marc (BIC USA)" w:date="2014-07-13T21:29:00Z">
        <w:r w:rsidRPr="002711A1" w:rsidDel="002711A1">
          <w:delText xml:space="preserve">nine </w:delText>
        </w:r>
      </w:del>
      <w:del w:id="4475" w:author="Sammartano, Marc (BIC USA)" w:date="2014-07-13T21:33:00Z">
        <w:r w:rsidRPr="002711A1" w:rsidDel="002711A1">
          <w:delText>characters)</w:delText>
        </w:r>
      </w:del>
    </w:p>
    <w:p w:rsidR="003401E0" w:rsidRPr="002711A1" w:rsidDel="002711A1" w:rsidRDefault="003401E0" w:rsidP="003401E0">
      <w:pPr>
        <w:pStyle w:val="Codeexample"/>
        <w:rPr>
          <w:del w:id="4476" w:author="Sammartano, Marc (BIC USA)" w:date="2014-07-13T21:33:00Z"/>
        </w:rPr>
      </w:pPr>
      <w:del w:id="4477" w:author="Sammartano, Marc (BIC USA)" w:date="2014-07-13T21:33:00Z">
        <w:r w:rsidRPr="002711A1" w:rsidDel="002711A1">
          <w:delText>Format$( "##.#", 0)</w:delText>
        </w:r>
        <w:r w:rsidRPr="002711A1" w:rsidDel="002711A1">
          <w:tab/>
        </w:r>
        <w:r w:rsidRPr="002711A1" w:rsidDel="002711A1">
          <w:tab/>
        </w:r>
        <w:r w:rsidRPr="002711A1" w:rsidDel="002711A1">
          <w:tab/>
        </w:r>
        <w:r w:rsidRPr="002711A1" w:rsidDel="002711A1">
          <w:tab/>
          <w:delText xml:space="preserve">Output: </w:delText>
        </w:r>
        <w:r w:rsidRPr="002711A1" w:rsidDel="002711A1">
          <w:rPr>
            <w:rFonts w:ascii="Courier New" w:hAnsi="Courier New" w:cs="Courier New"/>
          </w:rPr>
          <w:delText xml:space="preserve">    .0</w:delText>
        </w:r>
        <w:r w:rsidRPr="002711A1" w:rsidDel="002711A1">
          <w:rPr>
            <w:rFonts w:ascii="Courier New" w:hAnsi="Courier New" w:cs="Courier New"/>
          </w:rPr>
          <w:tab/>
        </w:r>
        <w:r w:rsidRPr="002711A1" w:rsidDel="002711A1">
          <w:delText>(</w:delText>
        </w:r>
      </w:del>
      <w:del w:id="4478" w:author="Sammartano, Marc (BIC USA)" w:date="2014-07-13T21:29:00Z">
        <w:r w:rsidRPr="002711A1" w:rsidDel="002711A1">
          <w:delText xml:space="preserve">six </w:delText>
        </w:r>
      </w:del>
      <w:del w:id="4479" w:author="Sammartano, Marc (BIC USA)" w:date="2014-07-13T21:33:00Z">
        <w:r w:rsidRPr="002711A1" w:rsidDel="002711A1">
          <w:delText>characters)</w:delText>
        </w:r>
      </w:del>
    </w:p>
    <w:p w:rsidR="003401E0" w:rsidRPr="002711A1" w:rsidDel="002711A1" w:rsidRDefault="003401E0" w:rsidP="003401E0">
      <w:pPr>
        <w:pStyle w:val="Codeexample"/>
        <w:rPr>
          <w:del w:id="4480" w:author="Sammartano, Marc (BIC USA)" w:date="2014-07-13T21:33:00Z"/>
        </w:rPr>
      </w:pPr>
      <w:del w:id="4481" w:author="Sammartano, Marc (BIC USA)" w:date="2014-07-13T21:33:00Z">
        <w:r w:rsidRPr="002711A1" w:rsidDel="002711A1">
          <w:delText>Format$( "#</w:delText>
        </w:r>
        <w:r w:rsidRPr="002711A1" w:rsidDel="002711A1">
          <w:rPr>
            <w:b w:val="0"/>
          </w:rPr>
          <w:delText>%</w:delText>
        </w:r>
        <w:r w:rsidRPr="002711A1" w:rsidDel="002711A1">
          <w:delText>.#", 0)</w:delText>
        </w:r>
        <w:r w:rsidRPr="002711A1" w:rsidDel="002711A1">
          <w:tab/>
        </w:r>
        <w:r w:rsidRPr="002711A1" w:rsidDel="002711A1">
          <w:tab/>
        </w:r>
        <w:r w:rsidRPr="002711A1" w:rsidDel="002711A1">
          <w:tab/>
        </w:r>
        <w:r w:rsidRPr="002711A1" w:rsidDel="002711A1">
          <w:tab/>
          <w:delText xml:space="preserve">Output: </w:delText>
        </w:r>
        <w:r w:rsidRPr="002711A1" w:rsidDel="002711A1">
          <w:rPr>
            <w:rFonts w:ascii="Courier New" w:hAnsi="Courier New" w:cs="Courier New"/>
          </w:rPr>
          <w:delText xml:space="preserve">   0.0</w:delText>
        </w:r>
        <w:r w:rsidRPr="002711A1" w:rsidDel="002711A1">
          <w:rPr>
            <w:rFonts w:ascii="Courier New" w:hAnsi="Courier New" w:cs="Courier New"/>
          </w:rPr>
          <w:tab/>
        </w:r>
        <w:r w:rsidRPr="002711A1" w:rsidDel="002711A1">
          <w:delText>(</w:delText>
        </w:r>
      </w:del>
      <w:del w:id="4482" w:author="Sammartano, Marc (BIC USA)" w:date="2014-07-13T21:29:00Z">
        <w:r w:rsidRPr="002711A1" w:rsidDel="002711A1">
          <w:delText xml:space="preserve">six </w:delText>
        </w:r>
      </w:del>
      <w:del w:id="4483" w:author="Sammartano, Marc (BIC USA)" w:date="2014-07-13T21:33:00Z">
        <w:r w:rsidRPr="002711A1" w:rsidDel="002711A1">
          <w:delText>characters)</w:delText>
        </w:r>
      </w:del>
    </w:p>
    <w:p w:rsidR="00213985" w:rsidRPr="002711A1" w:rsidDel="002711A1" w:rsidRDefault="00213985" w:rsidP="00213985">
      <w:pPr>
        <w:pStyle w:val="Codeexample"/>
        <w:rPr>
          <w:del w:id="4484" w:author="Sammartano, Marc (BIC USA)" w:date="2014-07-13T21:33:00Z"/>
        </w:rPr>
      </w:pPr>
      <w:del w:id="4485" w:author="Sammartano, Marc (BIC USA)" w:date="2014-07-13T21:33:00Z">
        <w:r w:rsidRPr="002711A1" w:rsidDel="002711A1">
          <w:delText>Format$( "$###.##", -1234</w:delText>
        </w:r>
        <w:r w:rsidR="006F00E9" w:rsidRPr="002711A1" w:rsidDel="002711A1">
          <w:delText>.5</w:delText>
        </w:r>
        <w:r w:rsidRPr="002711A1" w:rsidDel="002711A1">
          <w:delText>)</w:delText>
        </w:r>
        <w:r w:rsidRPr="002711A1" w:rsidDel="002711A1">
          <w:tab/>
        </w:r>
        <w:r w:rsidRPr="002711A1" w:rsidDel="002711A1">
          <w:tab/>
        </w:r>
        <w:r w:rsidRPr="002711A1" w:rsidDel="002711A1">
          <w:tab/>
          <w:delText>Output: **</w:delText>
        </w:r>
        <w:r w:rsidRPr="002711A1" w:rsidDel="002711A1">
          <w:rPr>
            <w:rFonts w:ascii="Courier New" w:hAnsi="Courier New" w:cs="Courier New"/>
          </w:rPr>
          <w:delText>234.</w:delText>
        </w:r>
        <w:r w:rsidR="006F00E9" w:rsidRPr="002711A1" w:rsidDel="002711A1">
          <w:rPr>
            <w:rFonts w:ascii="Courier New" w:hAnsi="Courier New" w:cs="Courier New"/>
          </w:rPr>
          <w:delText>5</w:delText>
        </w:r>
        <w:r w:rsidRPr="002711A1" w:rsidDel="002711A1">
          <w:rPr>
            <w:rFonts w:ascii="Courier New" w:hAnsi="Courier New" w:cs="Courier New"/>
          </w:rPr>
          <w:delText>0</w:delText>
        </w:r>
        <w:r w:rsidR="003401E0" w:rsidRPr="002711A1" w:rsidDel="002711A1">
          <w:tab/>
        </w:r>
        <w:r w:rsidRPr="002711A1" w:rsidDel="002711A1">
          <w:delText>(</w:delText>
        </w:r>
      </w:del>
      <w:del w:id="4486" w:author="Sammartano, Marc (BIC USA)" w:date="2014-07-13T21:29:00Z">
        <w:r w:rsidRPr="002711A1" w:rsidDel="002711A1">
          <w:delText xml:space="preserve">eight </w:delText>
        </w:r>
      </w:del>
      <w:del w:id="4487" w:author="Sammartano, Marc (BIC USA)" w:date="2014-07-13T21:33:00Z">
        <w:r w:rsidRPr="002711A1" w:rsidDel="002711A1">
          <w:delText>characters)</w:delText>
        </w:r>
      </w:del>
    </w:p>
    <w:p w:rsidR="002418A0" w:rsidRDefault="002418A0" w:rsidP="00E33967">
      <w:pPr>
        <w:pStyle w:val="Heading1"/>
      </w:pPr>
      <w:bookmarkStart w:id="4488" w:name="_Toc393651120"/>
      <w:r>
        <w:t>User</w:t>
      </w:r>
      <w:r w:rsidR="00E34BE5">
        <w:t>-</w:t>
      </w:r>
      <w:r>
        <w:t>Defined Functions</w:t>
      </w:r>
      <w:bookmarkEnd w:id="4488"/>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lastRenderedPageBreak/>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4489" w:name="_Toc393651121"/>
      <w:r>
        <w:t>Commands</w:t>
      </w:r>
      <w:bookmarkEnd w:id="4489"/>
    </w:p>
    <w:p w:rsidR="002418A0" w:rsidRDefault="002418A0" w:rsidP="005F4916">
      <w:pPr>
        <w:pStyle w:val="Heading3"/>
      </w:pPr>
      <w:bookmarkStart w:id="4490" w:name="_Toc393651122"/>
      <w:r>
        <w:t>Fn.def  name|name$( {nvar}|{svar}|Array[]|Array$[]</w:t>
      </w:r>
      <w:r w:rsidR="002341F5">
        <w:t xml:space="preserve">, </w:t>
      </w:r>
      <w:r w:rsidR="001F060B">
        <w:t>...</w:t>
      </w:r>
      <w:r w:rsidR="002341F5">
        <w:t xml:space="preserve"> {nvar}|{svar}|Array[]|Array$[])</w:t>
      </w:r>
      <w:bookmarkEnd w:id="4490"/>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lastRenderedPageBreak/>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4491" w:name="_Toc393651123"/>
      <w:r>
        <w:t>Fn.rtn</w:t>
      </w:r>
      <w:r w:rsidR="00A1178A">
        <w:t xml:space="preserve"> &lt;sexp&gt;|&lt;nexp&gt;</w:t>
      </w:r>
      <w:bookmarkEnd w:id="4491"/>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4492" w:name="_Toc393651124"/>
      <w:r>
        <w:t>Fn.end</w:t>
      </w:r>
      <w:bookmarkEnd w:id="4492"/>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4493" w:name="_Toc393651125"/>
      <w:r>
        <w:t>Call &lt;user_defined_function&gt;</w:t>
      </w:r>
      <w:bookmarkEnd w:id="4493"/>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5866FB" w:rsidRDefault="00737EB3" w:rsidP="00E33967">
      <w:pPr>
        <w:pStyle w:val="Heading1"/>
      </w:pPr>
      <w:bookmarkStart w:id="4494" w:name="_Toc393651126"/>
      <w:r>
        <w:t>Program Control Commands</w:t>
      </w:r>
      <w:bookmarkEnd w:id="4494"/>
    </w:p>
    <w:p w:rsidR="00364E69" w:rsidRDefault="00737EB3" w:rsidP="00EB1F62">
      <w:pPr>
        <w:pStyle w:val="Heading2"/>
      </w:pPr>
      <w:bookmarkStart w:id="4495" w:name="_Toc3936511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4495"/>
      <w:r w:rsidR="00520661">
        <w:fldChar w:fldCharType="begin"/>
      </w:r>
      <w:r w:rsidR="00F158F0">
        <w:instrText xml:space="preserve"> XE "</w:instrText>
      </w:r>
      <w:r w:rsidR="00F158F0" w:rsidRPr="003C741B">
        <w:instrText xml:space="preserve">If  - </w:instrText>
      </w:r>
      <w:r w:rsidR="000B4495">
        <w:instrText xml:space="preserve">Then - </w:instrText>
      </w:r>
      <w:r w:rsidR="00F158F0" w:rsidRPr="003C741B">
        <w:instrText>Else -</w:instrText>
      </w:r>
      <w:r w:rsidR="000B4495">
        <w:instrText xml:space="preserve"> </w:instrText>
      </w:r>
      <w:r w:rsidR="00F158F0" w:rsidRPr="003C741B">
        <w:instrText>Elseif</w:instrText>
      </w:r>
      <w:r w:rsidR="000B4495">
        <w:instrText xml:space="preserve"> </w:instrText>
      </w:r>
      <w:r w:rsidR="00F158F0" w:rsidRPr="003C741B">
        <w:instrText>-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EB567C" w:rsidRDefault="00EB567C" w:rsidP="0001590A">
      <w:pPr>
        <w:spacing w:after="0"/>
        <w:ind w:left="720"/>
      </w:pPr>
      <w:r>
        <w:lastRenderedPageBreak/>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t xml:space="preserve">   &lt;statement&gt; }</w:t>
      </w:r>
      <w:r>
        <w:br/>
        <w:t>ENDIF</w:t>
      </w:r>
    </w:p>
    <w:p w:rsidR="00345C7F" w:rsidRDefault="00345C7F" w:rsidP="00345C7F">
      <w:r>
        <w:t xml:space="preserve">IF </w:t>
      </w:r>
      <w:r w:rsidR="00E34BE5">
        <w:t>commands</w:t>
      </w:r>
      <w:r>
        <w:t xml:space="preserve"> may be nested to any depth. That is, any of the &lt;statement&gt;s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4496" w:name="_Toc393651128"/>
      <w:r>
        <w:t>If</w:t>
      </w:r>
      <w:r w:rsidR="00E34BE5">
        <w:t xml:space="preserve">  </w:t>
      </w:r>
      <w:r>
        <w:t>- Then</w:t>
      </w:r>
      <w:r w:rsidR="00E34BE5">
        <w:t xml:space="preserve"> </w:t>
      </w:r>
      <w:r>
        <w:t>- Else</w:t>
      </w:r>
      <w:bookmarkEnd w:id="4496"/>
      <w:r w:rsidR="00520661">
        <w:fldChar w:fldCharType="begin"/>
      </w:r>
      <w:r w:rsidR="000B4495">
        <w:instrText xml:space="preserve"> XE "</w:instrText>
      </w:r>
      <w:r w:rsidR="000B4495" w:rsidRPr="00032B0C">
        <w:instrText>If  - Then -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345C7F">
      <w:pPr>
        <w:ind w:left="720"/>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4497" w:name="_Toc393651129"/>
      <w:r>
        <w:t>For</w:t>
      </w:r>
      <w:r w:rsidR="00BB5FF4">
        <w:t xml:space="preserve"> - </w:t>
      </w:r>
      <w:r>
        <w:t>To</w:t>
      </w:r>
      <w:r w:rsidR="00BB5FF4">
        <w:t xml:space="preserve"> - </w:t>
      </w:r>
      <w:r>
        <w:t>Step</w:t>
      </w:r>
      <w:r w:rsidR="00BB5FF4">
        <w:t xml:space="preserve"> - </w:t>
      </w:r>
      <w:r w:rsidR="00737EB3" w:rsidRPr="00674A65">
        <w:t>Next</w:t>
      </w:r>
      <w:bookmarkEnd w:id="4497"/>
      <w:r w:rsidR="00520661" w:rsidRPr="00674A65">
        <w:fldChar w:fldCharType="begin"/>
      </w:r>
      <w:r>
        <w:instrText xml:space="preserve"> XE "For - To - Step -</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4498" w:name="_Toc393651130"/>
      <w:r>
        <w:t>F_N.continue</w:t>
      </w:r>
      <w:bookmarkEnd w:id="4498"/>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4499" w:name="_Toc393651131"/>
      <w:r>
        <w:t>F_</w:t>
      </w:r>
      <w:r w:rsidR="00915AC3">
        <w:t>N</w:t>
      </w:r>
      <w:r>
        <w:t>.break</w:t>
      </w:r>
      <w:bookmarkEnd w:id="4499"/>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4500" w:name="_Toc393651132"/>
      <w:r>
        <w:t>While</w:t>
      </w:r>
      <w:r w:rsidR="00DB389E">
        <w:t xml:space="preserve"> &lt;lexp&gt;</w:t>
      </w:r>
      <w:r w:rsidR="00C760EB">
        <w:t xml:space="preserve"> -</w:t>
      </w:r>
      <w:r>
        <w:t xml:space="preserve"> Repeat</w:t>
      </w:r>
      <w:bookmarkEnd w:id="4500"/>
      <w:r w:rsidR="0052066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4501" w:name="_Toc393651133"/>
      <w:r>
        <w:t>W_R.continue</w:t>
      </w:r>
      <w:bookmarkEnd w:id="4501"/>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4502" w:name="_Toc393651134"/>
      <w:r>
        <w:t>W_</w:t>
      </w:r>
      <w:r w:rsidR="00915AC3">
        <w:t>R</w:t>
      </w:r>
      <w:r>
        <w:t>.break</w:t>
      </w:r>
      <w:bookmarkEnd w:id="4502"/>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4503" w:name="_Toc393651135"/>
      <w:r>
        <w:lastRenderedPageBreak/>
        <w:t xml:space="preserve">Do </w:t>
      </w:r>
      <w:r w:rsidR="000B4495">
        <w:t>-</w:t>
      </w:r>
      <w:r>
        <w:t xml:space="preserve"> Until</w:t>
      </w:r>
      <w:r w:rsidR="00BA0F9C">
        <w:t xml:space="preserve"> </w:t>
      </w:r>
      <w:r w:rsidR="00DB389E">
        <w:t>&lt;lexp&gt;</w:t>
      </w:r>
      <w:bookmarkEnd w:id="4503"/>
      <w:r w:rsidR="00520661">
        <w:fldChar w:fldCharType="begin"/>
      </w:r>
      <w:r w:rsidR="00DB389E">
        <w:instrText xml:space="preserve"> XE "</w:instrText>
      </w:r>
      <w:r w:rsidR="00184DA5">
        <w:instrText>Do -</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4504" w:name="_Toc393651136"/>
      <w:r>
        <w:t>D_U.continue</w:t>
      </w:r>
      <w:bookmarkEnd w:id="4504"/>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4505" w:name="_Toc393651137"/>
      <w:r>
        <w:t>D_</w:t>
      </w:r>
      <w:r w:rsidR="00915AC3">
        <w:t>U</w:t>
      </w:r>
      <w:r>
        <w:t>.break</w:t>
      </w:r>
      <w:bookmarkEnd w:id="4505"/>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CA12D0" w:rsidRDefault="00CA12D0" w:rsidP="00EB1F62">
      <w:pPr>
        <w:pStyle w:val="Heading2"/>
      </w:pPr>
      <w:bookmarkStart w:id="4506" w:name="_Toc393651138"/>
      <w:r>
        <w:t>GoSub</w:t>
      </w:r>
      <w:r w:rsidR="00D274D5">
        <w:t xml:space="preserve"> </w:t>
      </w:r>
      <w:r>
        <w:t>&lt;label&gt;, Return</w:t>
      </w:r>
      <w:bookmarkEnd w:id="4506"/>
      <w:r w:rsidR="00520661">
        <w:fldChar w:fldCharType="begin"/>
      </w:r>
      <w:r>
        <w:instrText xml:space="preserve"> XE "</w:instrText>
      </w:r>
      <w:r w:rsidRPr="002E6C8B">
        <w:instrText>GoSub</w:instrText>
      </w:r>
      <w:r w:rsidR="000B4495">
        <w:instrText xml:space="preserve"> </w:instrText>
      </w:r>
      <w:r w:rsidRPr="002E6C8B">
        <w:instrText>&lt;label&gt;, Return</w:instrText>
      </w:r>
      <w:r>
        <w:instrText xml:space="preserve">" </w:instrText>
      </w:r>
      <w:r w:rsidR="0052066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lastRenderedPageBreak/>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4507" w:name="_Toc393651139"/>
      <w:r>
        <w:t>GoTo</w:t>
      </w:r>
      <w:r w:rsidR="00F95C23">
        <w:t xml:space="preserve"> &lt;label&gt;</w:t>
      </w:r>
      <w:bookmarkEnd w:id="4507"/>
      <w:r w:rsidR="00520661">
        <w:fldChar w:fldCharType="begin"/>
      </w:r>
      <w:r w:rsidR="008A6BAC">
        <w:instrText xml:space="preserve"> XE "</w:instrText>
      </w:r>
      <w:r w:rsidR="008A6BAC" w:rsidRPr="002E6C8B">
        <w:instrText>GoTo &lt;label&gt;</w:instrText>
      </w:r>
      <w:r w:rsidR="008A6BAC">
        <w:instrText xml:space="preserve">" </w:instrText>
      </w:r>
      <w:r w:rsidR="00520661">
        <w:fldChar w:fldCharType="end"/>
      </w:r>
    </w:p>
    <w:p w:rsidR="00F95C23" w:rsidRDefault="00F95C23" w:rsidP="00F95C23">
      <w:r>
        <w:t xml:space="preserve">The next statement that will be executed will be the statement following &lt;label&gt;. </w:t>
      </w:r>
    </w:p>
    <w:p w:rsidR="00CC7B72" w:rsidRDefault="00CC7B72" w:rsidP="00CC7B72">
      <w:r>
        <w:t>Extensive use of the GoTo command in your program should be generally</w:t>
      </w:r>
      <w:del w:id="4508" w:author="Sammartano, Marc (BIC USA)" w:date="2014-06-03T14:21:00Z">
        <w:r w:rsidDel="00D65CFB">
          <w:delText xml:space="preserve"> avoided because it consumes excessive system resources</w:delText>
        </w:r>
      </w:del>
      <w:r>
        <w:t xml:space="preserve">. </w:t>
      </w:r>
      <w:ins w:id="4509" w:author="Sammartano, Marc (BIC USA)" w:date="2014-06-03T14:21:00Z">
        <w:r w:rsidR="00D65CFB">
          <w:t xml:space="preserve">It can make code hard to read and harder to debug. </w:t>
        </w:r>
      </w:ins>
      <w:r>
        <w:t xml:space="preserve">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del w:id="4510" w:author="Sammartano, Marc (BIC USA)" w:date="2014-06-03T14:23:00Z">
        <w:r w:rsidDel="00D65CFB">
          <w:delText>This</w:delText>
        </w:r>
      </w:del>
      <w:ins w:id="4511" w:author="Sammartano, Marc (BIC USA)" w:date="2014-06-03T14:23:00Z">
        <w:r w:rsidR="00D65CFB">
          <w:t>It</w:t>
        </w:r>
      </w:ins>
      <w:r>
        <w:t xml:space="preserve"> is e</w:t>
      </w:r>
      <w:r w:rsidR="00CC7B72">
        <w:t>specially</w:t>
      </w:r>
      <w:r>
        <w:t xml:space="preserve"> serious </w:t>
      </w:r>
      <w:del w:id="4512" w:author="Sammartano, Marc (BIC USA)" w:date="2014-06-03T14:23:00Z">
        <w:r w:rsidDel="00D65CFB">
          <w:delText>when</w:delText>
        </w:r>
      </w:del>
      <w:ins w:id="4513" w:author="Sammartano, Marc (BIC USA)" w:date="2014-06-03T14:23:00Z">
        <w:r w:rsidR="00D65CFB">
          <w:t>to use</w:t>
        </w:r>
      </w:ins>
      <w:r w:rsidR="00CC7B72">
        <w:t xml:space="preserve"> </w:t>
      </w:r>
      <w:r w:rsidR="00223BFA">
        <w:t>GoTo command</w:t>
      </w:r>
      <w:r w:rsidR="00CC7B72">
        <w:t xml:space="preserve">s </w:t>
      </w:r>
      <w:del w:id="4514" w:author="Sammartano, Marc (BIC USA)" w:date="2014-06-03T14:23:00Z">
        <w:r w:rsidDel="00D65CFB">
          <w:delText xml:space="preserve">are executed </w:delText>
        </w:r>
        <w:r w:rsidR="00CC7B72" w:rsidDel="00D65CFB">
          <w:delText xml:space="preserve">from </w:delText>
        </w:r>
      </w:del>
      <w:r w:rsidR="00CC7B72">
        <w:t>inside a</w:t>
      </w:r>
      <w:ins w:id="4515" w:author="Sammartano, Marc (BIC USA)" w:date="2014-06-03T14:23:00Z">
        <w:r w:rsidR="00D65CFB">
          <w:t>n</w:t>
        </w:r>
      </w:ins>
      <w:r w:rsidR="00CC7B72">
        <w:t xml:space="preserve"> IF/ELSE/FOR block</w:t>
      </w:r>
      <w:ins w:id="4516" w:author="Sammartano, Marc (BIC USA)" w:date="2014-06-03T14:23:00Z">
        <w:r w:rsidR="00D65CFB">
          <w:t>,</w:t>
        </w:r>
      </w:ins>
      <w:r w:rsidR="00CC7B72">
        <w:t xml:space="preserve"> </w:t>
      </w:r>
      <w:r>
        <w:t xml:space="preserve">jumping </w:t>
      </w:r>
      <w:r w:rsidR="00CC7B72">
        <w:t>to code outside of the block.</w:t>
      </w:r>
      <w:r>
        <w:t xml:space="preserve"> Doing this</w:t>
      </w:r>
      <w:r w:rsidR="00CC7B72">
        <w:t xml:space="preserve"> consumes </w:t>
      </w:r>
      <w:del w:id="4517" w:author="Sammartano, Marc (BIC USA)" w:date="2014-06-03T14:24:00Z">
        <w:r w:rsidR="00CC7B72" w:rsidDel="00D65CFB">
          <w:delText xml:space="preserve">many </w:delText>
        </w:r>
      </w:del>
      <w:r w:rsidR="00CC7B72">
        <w:t>system resources</w:t>
      </w:r>
      <w:ins w:id="4518" w:author="Sammartano, Marc (BIC USA)" w:date="2014-06-03T14:24:00Z">
        <w:r w:rsidR="00D65CFB">
          <w:t xml:space="preserve"> and may corrupt BASIC!</w:t>
        </w:r>
      </w:ins>
      <w:ins w:id="4519" w:author="Sammartano, Marc (BIC USA)" w:date="2014-06-03T14:25:00Z">
        <w:r w:rsidR="00D65CFB">
          <w:t>’s internal data structures</w:t>
        </w:r>
      </w:ins>
      <w:r w:rsidR="00CC7B72">
        <w:t>.</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4520" w:name="_Toc393651140"/>
      <w:r>
        <w:t>Run &lt;filename_sexp&gt; {,</w:t>
      </w:r>
      <w:r w:rsidR="0029334D">
        <w:t xml:space="preserve"> &lt;data_sexp&gt;}</w:t>
      </w:r>
      <w:bookmarkEnd w:id="4520"/>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4521" w:name="_Toc393651141"/>
      <w:r>
        <w:t>Switch Commands</w:t>
      </w:r>
      <w:bookmarkEnd w:id="4521"/>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4522" w:name="_Toc393651142"/>
      <w:r>
        <w:t xml:space="preserve">Nesting Switch </w:t>
      </w:r>
      <w:r w:rsidR="0088530E">
        <w:t>Operations</w:t>
      </w:r>
      <w:bookmarkEnd w:id="4522"/>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4523" w:name="_Toc393651143"/>
      <w:r>
        <w:t>Sw.begin &lt;nexp&gt;|&lt;sexp&gt;</w:t>
      </w:r>
      <w:bookmarkEnd w:id="4523"/>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4524" w:name="_Toc393651144"/>
      <w:r>
        <w:t>Sw.case &lt;</w:t>
      </w:r>
      <w:r w:rsidR="001B3211">
        <w:t>nexp</w:t>
      </w:r>
      <w:r>
        <w:t>&gt;|&lt;</w:t>
      </w:r>
      <w:r w:rsidR="001B3211">
        <w:t>sexp</w:t>
      </w:r>
      <w:r>
        <w:t>&gt;</w:t>
      </w:r>
      <w:bookmarkEnd w:id="4524"/>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4525" w:name="_Toc393651145"/>
      <w:r>
        <w:t>Sw.break</w:t>
      </w:r>
      <w:bookmarkEnd w:id="4525"/>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4526" w:name="_Toc393651146"/>
      <w:r>
        <w:lastRenderedPageBreak/>
        <w:t>Sw.default</w:t>
      </w:r>
      <w:bookmarkEnd w:id="4526"/>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4527" w:name="_Toc393651147"/>
      <w:r>
        <w:t>Sw.end</w:t>
      </w:r>
      <w:bookmarkEnd w:id="4527"/>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4528" w:name="_Toc393651148"/>
      <w:r>
        <w:t>On</w:t>
      </w:r>
      <w:r w:rsidR="00737EB3">
        <w:t>Error:</w:t>
      </w:r>
      <w:bookmarkEnd w:id="4528"/>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4529" w:name="_Toc393651149"/>
      <w:r>
        <w:t>O</w:t>
      </w:r>
      <w:r w:rsidR="00B45975">
        <w:t>nConsoleTouch:</w:t>
      </w:r>
      <w:bookmarkEnd w:id="4529"/>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4530" w:name="_Toc393651150"/>
      <w:r>
        <w:t>C</w:t>
      </w:r>
      <w:r w:rsidR="00F94791">
        <w:t>onsoleTouch.Resume</w:t>
      </w:r>
      <w:bookmarkEnd w:id="4530"/>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4531" w:name="_Toc393651151"/>
      <w:r>
        <w:t>OnBackKey:</w:t>
      </w:r>
      <w:bookmarkEnd w:id="4531"/>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lastRenderedPageBreak/>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4532" w:name="_Toc393651152"/>
      <w:r>
        <w:t>Back.resume</w:t>
      </w:r>
      <w:bookmarkEnd w:id="4532"/>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4533" w:name="_Toc393651153"/>
      <w:r>
        <w:t>OnMenuKey:</w:t>
      </w:r>
      <w:bookmarkEnd w:id="4533"/>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4534" w:name="_Toc393651154"/>
      <w:r>
        <w:t>MenuKey.</w:t>
      </w:r>
      <w:r w:rsidR="001F060B">
        <w:t>r</w:t>
      </w:r>
      <w:r>
        <w:t>esume</w:t>
      </w:r>
      <w:bookmarkEnd w:id="4534"/>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4535" w:name="_Toc393651155"/>
      <w:r>
        <w:t>OnKeyPress:</w:t>
      </w:r>
      <w:bookmarkEnd w:id="4535"/>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4536" w:name="_Toc393651156"/>
      <w:r>
        <w:t>Key.Resume</w:t>
      </w:r>
      <w:bookmarkEnd w:id="4536"/>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4537" w:name="_Toc393651157"/>
      <w:r>
        <w:t>End{ &lt;msg_sexp&gt;</w:t>
      </w:r>
      <w:r w:rsidRPr="00DB4176">
        <w:t>}</w:t>
      </w:r>
      <w:bookmarkEnd w:id="4537"/>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4538" w:name="_Toc393651158"/>
      <w:r>
        <w:t>Exit</w:t>
      </w:r>
      <w:bookmarkEnd w:id="4538"/>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4539" w:name="_Toc393651159"/>
      <w:r>
        <w:t>READ – DATA</w:t>
      </w:r>
      <w:r w:rsidR="005757F3">
        <w:t xml:space="preserve"> – </w:t>
      </w:r>
      <w:r w:rsidR="00A64D40">
        <w:t>RESTORE</w:t>
      </w:r>
      <w:r>
        <w:t xml:space="preserve"> Commands</w:t>
      </w:r>
      <w:bookmarkEnd w:id="4539"/>
    </w:p>
    <w:p w:rsidR="001F65EF" w:rsidRDefault="001F65EF" w:rsidP="00DC6D33">
      <w:r>
        <w:t>These commands approximate the READ, DATA and RESTORE command of Dartmouth Basic.</w:t>
      </w:r>
    </w:p>
    <w:p w:rsidR="001F65EF" w:rsidRDefault="00DC6D33" w:rsidP="00EB1F62">
      <w:pPr>
        <w:pStyle w:val="Heading2"/>
      </w:pPr>
      <w:bookmarkStart w:id="4540" w:name="_Toc393651160"/>
      <w:r>
        <w:lastRenderedPageBreak/>
        <w:t>Read.data &lt;number&gt;|&lt;string&gt;</w:t>
      </w:r>
      <w:r w:rsidR="001F65EF">
        <w:t>{,&lt;number&gt;|&lt;string&gt;</w:t>
      </w:r>
      <w:del w:id="4541" w:author="Sammartano, Marc (BIC USA)" w:date="2014-07-20T20:12:00Z">
        <w:r w:rsidR="001F65EF" w:rsidDel="00254A25">
          <w:delText>…</w:delText>
        </w:r>
      </w:del>
      <w:ins w:id="4542" w:author="Sammartano, Marc (BIC USA)" w:date="2014-07-20T20:12:00Z">
        <w:r w:rsidR="00254A25">
          <w:t>...</w:t>
        </w:r>
      </w:ins>
      <w:r w:rsidR="001F65EF">
        <w:t>,&lt;number&gt;|&lt;string&gt;}</w:t>
      </w:r>
      <w:bookmarkEnd w:id="4540"/>
      <w:r w:rsidR="00520661">
        <w:fldChar w:fldCharType="begin"/>
      </w:r>
      <w:r w:rsidR="00A64D40">
        <w:instrText xml:space="preserve"> XE "</w:instrText>
      </w:r>
      <w:r w:rsidR="00A64D40" w:rsidRPr="00793C2A">
        <w:instrText>Read.data &lt;number&gt;|&lt;string&gt; {,&lt;number&gt;|&lt;string&gt;</w:instrText>
      </w:r>
      <w:del w:id="4543" w:author="Sammartano, Marc (BIC USA)" w:date="2014-07-20T20:12:00Z">
        <w:r w:rsidR="00A64D40" w:rsidRPr="00793C2A" w:rsidDel="00254A25">
          <w:delInstrText>…</w:delInstrText>
        </w:r>
      </w:del>
      <w:ins w:id="4544" w:author="Sammartano, Marc (BIC USA)" w:date="2014-07-20T20:12:00Z">
        <w:r w:rsidR="00254A25">
          <w:instrText>...</w:instrText>
        </w:r>
      </w:ins>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4545" w:name="_Toc393651161"/>
      <w:r>
        <w:t>Read.next</w:t>
      </w:r>
      <w:r w:rsidR="00DC6D33">
        <w:t xml:space="preserve"> </w:t>
      </w:r>
      <w:del w:id="4546" w:author="Sammartano, Marc (BIC USA)" w:date="2014-07-20T20:12:00Z">
        <w:r w:rsidR="00DC6D33" w:rsidDel="00254A25">
          <w:delText xml:space="preserve"> </w:delText>
        </w:r>
      </w:del>
      <w:r w:rsidR="00DC6D33">
        <w:t>&lt;</w:t>
      </w:r>
      <w:del w:id="4547" w:author="Sammartano, Marc (BIC USA)" w:date="2014-07-20T20:13:00Z">
        <w:r w:rsidR="00DC6D33" w:rsidDel="00254A25">
          <w:delText>svar&gt;|&lt;n</w:delText>
        </w:r>
      </w:del>
      <w:r w:rsidR="00DC6D33">
        <w:t>var&gt;{,&lt;</w:t>
      </w:r>
      <w:del w:id="4548" w:author="Sammartano, Marc (BIC USA)" w:date="2014-07-20T20:13:00Z">
        <w:r w:rsidR="00DC6D33" w:rsidDel="00254A25">
          <w:delText>svar&gt;|&lt;n</w:delText>
        </w:r>
      </w:del>
      <w:r w:rsidR="00DC6D33">
        <w:t>var&gt;</w:t>
      </w:r>
      <w:del w:id="4549" w:author="Sammartano, Marc (BIC USA)" w:date="2014-07-20T20:12:00Z">
        <w:r w:rsidR="00DC6D33" w:rsidDel="00254A25">
          <w:delText>…</w:delText>
        </w:r>
      </w:del>
      <w:ins w:id="4550" w:author="Sammartano, Marc (BIC USA)" w:date="2014-07-20T20:12:00Z">
        <w:r w:rsidR="00254A25">
          <w:t>...</w:t>
        </w:r>
      </w:ins>
      <w:del w:id="4551" w:author="Sammartano, Marc (BIC USA)" w:date="2014-07-20T20:14:00Z">
        <w:r w:rsidDel="00254A25">
          <w:delText>,</w:delText>
        </w:r>
        <w:r w:rsidRPr="001F65EF" w:rsidDel="00254A25">
          <w:delText xml:space="preserve"> </w:delText>
        </w:r>
        <w:r w:rsidDel="00254A25">
          <w:delText>&lt;svar&gt;|&lt;nvar&gt;</w:delText>
        </w:r>
      </w:del>
      <w:r>
        <w:t>}</w:t>
      </w:r>
      <w:bookmarkEnd w:id="4545"/>
      <w:r w:rsidR="00520661">
        <w:fldChar w:fldCharType="begin"/>
      </w:r>
      <w:r w:rsidR="00A64D40">
        <w:instrText xml:space="preserve"> XE "</w:instrText>
      </w:r>
      <w:r w:rsidR="00A64D40" w:rsidRPr="00793C2A">
        <w:instrText xml:space="preserve">Read.next </w:instrText>
      </w:r>
      <w:del w:id="4552" w:author="Sammartano, Marc (BIC USA)" w:date="2014-07-20T20:12:00Z">
        <w:r w:rsidR="00A64D40" w:rsidRPr="00793C2A" w:rsidDel="00254A25">
          <w:delInstrText xml:space="preserve"> </w:delInstrText>
        </w:r>
      </w:del>
      <w:r w:rsidR="00A64D40" w:rsidRPr="00793C2A">
        <w:instrText>&lt;</w:instrText>
      </w:r>
      <w:del w:id="4553" w:author="Sammartano, Marc (BIC USA)" w:date="2014-07-20T20:14:00Z">
        <w:r w:rsidR="00A64D40" w:rsidRPr="00793C2A" w:rsidDel="00254A25">
          <w:delInstrText>svar&gt;|&lt;n</w:delInstrText>
        </w:r>
      </w:del>
      <w:r w:rsidR="00A64D40" w:rsidRPr="00793C2A">
        <w:instrText>var&gt;{,&lt;</w:instrText>
      </w:r>
      <w:del w:id="4554" w:author="Sammartano, Marc (BIC USA)" w:date="2014-07-20T20:14:00Z">
        <w:r w:rsidR="00A64D40" w:rsidRPr="00793C2A" w:rsidDel="00254A25">
          <w:delInstrText>svar&gt;|&lt;n</w:delInstrText>
        </w:r>
      </w:del>
      <w:r w:rsidR="00A64D40" w:rsidRPr="00793C2A">
        <w:instrText>var&gt;</w:instrText>
      </w:r>
      <w:ins w:id="4555" w:author="Sammartano, Marc (BIC USA)" w:date="2014-07-20T20:12:00Z">
        <w:r w:rsidR="00254A25">
          <w:instrText>...</w:instrText>
        </w:r>
      </w:ins>
      <w:del w:id="4556" w:author="Sammartano, Marc (BIC USA)" w:date="2014-07-20T20:12:00Z">
        <w:r w:rsidR="00A64D40" w:rsidRPr="00793C2A" w:rsidDel="00254A25">
          <w:delInstrText>…</w:delInstrText>
        </w:r>
      </w:del>
      <w:del w:id="4557" w:author="Sammartano, Marc (BIC USA)" w:date="2014-07-20T20:14:00Z">
        <w:r w:rsidR="00A64D40" w:rsidRPr="00793C2A" w:rsidDel="00254A25">
          <w:delInstrText xml:space="preserve"> , &lt;svar&gt;|&lt;nvar&gt;</w:delInstrText>
        </w:r>
      </w:del>
      <w:r w:rsidR="00A64D40" w:rsidRPr="00793C2A">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4558" w:name="_Toc393651162"/>
      <w:r>
        <w:t>Read.from &lt;nexp&gt;</w:t>
      </w:r>
      <w:bookmarkEnd w:id="4558"/>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4559" w:name="_Toc393651163"/>
      <w:r>
        <w:t>Debug Commands</w:t>
      </w:r>
      <w:bookmarkEnd w:id="4559"/>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4560" w:name="_Toc393651164"/>
      <w:r>
        <w:t>Debug.on</w:t>
      </w:r>
      <w:bookmarkEnd w:id="4560"/>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4561" w:name="_Toc393651165"/>
      <w:r>
        <w:t>Debug.off</w:t>
      </w:r>
      <w:bookmarkEnd w:id="4561"/>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4562" w:name="_Toc393651166"/>
      <w:r>
        <w:lastRenderedPageBreak/>
        <w:t>Debug.echo.on</w:t>
      </w:r>
      <w:bookmarkEnd w:id="4562"/>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4563" w:name="_Toc393651167"/>
      <w:r>
        <w:t>Debug.echo.off</w:t>
      </w:r>
      <w:bookmarkEnd w:id="4563"/>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4564" w:name="_Toc393651168"/>
      <w:r>
        <w:t>Debug.print</w:t>
      </w:r>
      <w:bookmarkEnd w:id="4564"/>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4565" w:name="_Toc393651169"/>
      <w:r>
        <w:t>Debug.dump.scalars</w:t>
      </w:r>
      <w:bookmarkEnd w:id="4565"/>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4566" w:name="_Toc393651170"/>
      <w:r>
        <w:t>Debug.dump.array Array[]</w:t>
      </w:r>
      <w:bookmarkEnd w:id="4566"/>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4567" w:name="_Toc393651171"/>
      <w:r>
        <w:t>Debug.dump.bundle  &lt;bundlePtr_nexp&gt;</w:t>
      </w:r>
      <w:bookmarkEnd w:id="4567"/>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4568" w:name="_Toc393651172"/>
      <w:r>
        <w:t>Debug.dump.list  &lt;listPtr_nexp&gt;</w:t>
      </w:r>
      <w:bookmarkEnd w:id="4568"/>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4569" w:name="_Toc393651173"/>
      <w:r>
        <w:t>Debug.dump.stack  &lt;stackPtr_nexp&gt;</w:t>
      </w:r>
      <w:bookmarkEnd w:id="4569"/>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4570" w:name="_Toc393651174"/>
      <w:r w:rsidRPr="00CD5746">
        <w:t>Debug.show.scalars</w:t>
      </w:r>
      <w:bookmarkEnd w:id="4570"/>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71" w:name="13aec88371404f17__Toc339456559"/>
      <w:bookmarkStart w:id="4572" w:name="_Toc393651175"/>
      <w:r w:rsidRPr="00CD5746">
        <w:lastRenderedPageBreak/>
        <w:t>Debug.show.array Array[]</w:t>
      </w:r>
      <w:bookmarkEnd w:id="4571"/>
      <w:bookmarkEnd w:id="4572"/>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73" w:name="13aec88371404f17__Toc339456560"/>
      <w:bookmarkStart w:id="4574" w:name="_Toc393651176"/>
      <w:r w:rsidRPr="00CD5746">
        <w:t>Debug.show.bundle  &lt;bundlePtr_nexp&gt;</w:t>
      </w:r>
      <w:bookmarkEnd w:id="4573"/>
      <w:bookmarkEnd w:id="4574"/>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75" w:name="13aec88371404f17__Toc339456561"/>
      <w:bookmarkStart w:id="4576" w:name="_Toc393651177"/>
      <w:r w:rsidRPr="00CD5746">
        <w:t>Debug.show.list  &lt;listPtr_nexp&gt;</w:t>
      </w:r>
      <w:bookmarkEnd w:id="4575"/>
      <w:bookmarkEnd w:id="4576"/>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77" w:name="13aec88371404f17__Toc339456562"/>
      <w:bookmarkStart w:id="4578" w:name="_Toc393651178"/>
      <w:r w:rsidRPr="00CD5746">
        <w:t>Debug.show.stack  &lt;stackPtr_nexp&gt;</w:t>
      </w:r>
      <w:bookmarkEnd w:id="4577"/>
      <w:bookmarkEnd w:id="4578"/>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4579" w:name="_Toc393651179"/>
      <w:bookmarkStart w:id="4580" w:name="13aec88371404f17__Toc339456563"/>
      <w:r w:rsidRPr="00CD5746">
        <w:lastRenderedPageBreak/>
        <w:t>Debug.watch var</w:t>
      </w:r>
      <w:ins w:id="4581" w:author="Sammartano, Marc (BIC USA)" w:date="2014-07-20T20:05:00Z">
        <w:r w:rsidR="00254A25">
          <w:t xml:space="preserve"> {</w:t>
        </w:r>
      </w:ins>
      <w:r w:rsidRPr="00CD5746">
        <w:t>, var</w:t>
      </w:r>
      <w:ins w:id="4582" w:author="Sammartano, Marc (BIC USA)" w:date="2014-07-20T20:06:00Z">
        <w:r w:rsidR="00254A25">
          <w:t>}</w:t>
        </w:r>
      </w:ins>
      <w:del w:id="4583" w:author="Sammartano, Marc (BIC USA)" w:date="2014-07-20T20:05:00Z">
        <w:r w:rsidRPr="00CD5746" w:rsidDel="00254A25">
          <w:delText>,</w:delText>
        </w:r>
      </w:del>
      <w:del w:id="4584" w:author="Sammartano, Marc (BIC USA)" w:date="2014-07-20T20:08:00Z">
        <w:r w:rsidRPr="00CD5746" w:rsidDel="00254A25">
          <w:delText xml:space="preserve"> </w:delText>
        </w:r>
      </w:del>
      <w:ins w:id="4585" w:author="Sammartano, Marc (BIC USA)" w:date="2014-07-20T20:05:00Z">
        <w:r w:rsidR="00254A25">
          <w:t>...</w:t>
        </w:r>
      </w:ins>
      <w:bookmarkEnd w:id="4579"/>
      <w:del w:id="4586" w:author="Sammartano, Marc (BIC USA)" w:date="2014-07-20T20:05:00Z">
        <w:r w:rsidRPr="00CD5746" w:rsidDel="00254A25">
          <w:delText>…</w:delText>
        </w:r>
      </w:del>
      <w:del w:id="4587" w:author="Sammartano, Marc (BIC USA)" w:date="2014-07-20T20:06:00Z">
        <w:r w:rsidRPr="00CD5746" w:rsidDel="00254A25">
          <w:delText>, var</w:delText>
        </w:r>
      </w:del>
      <w:bookmarkEnd w:id="4580"/>
      <w:r w:rsidR="00520661">
        <w:fldChar w:fldCharType="begin"/>
      </w:r>
      <w:r>
        <w:instrText xml:space="preserve"> XE "</w:instrText>
      </w:r>
      <w:r w:rsidRPr="00091656">
        <w:instrText>Debug.watch var</w:instrText>
      </w:r>
      <w:ins w:id="4588" w:author="Sammartano, Marc (BIC USA)" w:date="2014-07-20T20:06:00Z">
        <w:r w:rsidR="00254A25">
          <w:instrText xml:space="preserve"> {</w:instrText>
        </w:r>
      </w:ins>
      <w:r w:rsidRPr="00091656">
        <w:instrText>, var</w:instrText>
      </w:r>
      <w:ins w:id="4589" w:author="Sammartano, Marc (BIC USA)" w:date="2014-07-20T20:06:00Z">
        <w:r w:rsidR="00254A25">
          <w:instrText>}</w:instrText>
        </w:r>
      </w:ins>
      <w:del w:id="4590" w:author="Sammartano, Marc (BIC USA)" w:date="2014-07-20T20:07:00Z">
        <w:r w:rsidRPr="00091656" w:rsidDel="00254A25">
          <w:delInstrText xml:space="preserve">, </w:delInstrText>
        </w:r>
      </w:del>
      <w:ins w:id="4591" w:author="Sammartano, Marc (BIC USA)" w:date="2014-07-20T20:06:00Z">
        <w:r w:rsidR="00254A25">
          <w:instrText>...</w:instrText>
        </w:r>
      </w:ins>
      <w:del w:id="4592" w:author="Sammartano, Marc (BIC USA)" w:date="2014-07-20T20:06:00Z">
        <w:r w:rsidRPr="00091656" w:rsidDel="00254A25">
          <w:delInstrText>…, var</w:delInstrText>
        </w:r>
      </w:del>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w:t>
      </w:r>
      <w:del w:id="4593" w:author="Sammartano, Marc (BIC USA)" w:date="2014-07-20T20:07:00Z">
        <w:r w:rsidDel="00254A25">
          <w:delText> </w:delText>
        </w:r>
      </w:del>
      <w:r>
        <w:t xml:space="preserve"> This command is accumulative, meaning that subsequent calls will add new</w:t>
      </w:r>
      <w:r w:rsidR="00D231E2">
        <w:t xml:space="preserve"> variables into the</w:t>
      </w:r>
      <w:del w:id="4594" w:author="Sammartano, Marc (BIC USA)" w:date="2014-07-20T20:07:00Z">
        <w:r w:rsidR="00D231E2" w:rsidDel="00254A25">
          <w:delText> </w:delText>
        </w:r>
      </w:del>
      <w:r w:rsidR="00D231E2">
        <w:t xml:space="preserve"> watch list.</w:t>
      </w:r>
    </w:p>
    <w:p w:rsidR="00CD5746" w:rsidRPr="00CD5746" w:rsidRDefault="00CD5746" w:rsidP="00EB1F62">
      <w:pPr>
        <w:pStyle w:val="Heading2"/>
      </w:pPr>
      <w:bookmarkStart w:id="4595" w:name="_Toc393651180"/>
      <w:r w:rsidRPr="00CD5746">
        <w:t>Debug.show.watch</w:t>
      </w:r>
      <w:bookmarkEnd w:id="4595"/>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4596" w:name="_Toc393651181"/>
      <w:r w:rsidRPr="00CD5746">
        <w:t>Debug.show.program</w:t>
      </w:r>
      <w:bookmarkEnd w:id="4596"/>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4597" w:name="13aec88371404f17__Toc339456564"/>
      <w:bookmarkStart w:id="4598" w:name="_Toc393651182"/>
      <w:r w:rsidRPr="00CD5746">
        <w:t>Debug.show</w:t>
      </w:r>
      <w:bookmarkEnd w:id="4597"/>
      <w:bookmarkEnd w:id="4598"/>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4599" w:name="_Toc393651183"/>
      <w:r>
        <w:t>Console I/O</w:t>
      </w:r>
      <w:bookmarkEnd w:id="4599"/>
    </w:p>
    <w:p w:rsidR="00D91C25" w:rsidRDefault="00645E12" w:rsidP="00EB1F62">
      <w:pPr>
        <w:pStyle w:val="Heading2"/>
      </w:pPr>
      <w:bookmarkStart w:id="4600" w:name="_Toc393651184"/>
      <w:r>
        <w:t>Output Console</w:t>
      </w:r>
      <w:bookmarkEnd w:id="4600"/>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lastRenderedPageBreak/>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4601" w:name="_Toc393651185"/>
      <w:r>
        <w:t>Console.Title { &lt;title_sexp&gt;}</w:t>
      </w:r>
      <w:bookmarkEnd w:id="4601"/>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4602" w:name="_Toc393651186"/>
      <w:r>
        <w:t>CLS</w:t>
      </w:r>
      <w:bookmarkEnd w:id="4602"/>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4603" w:name="_Toc393651187"/>
      <w:r w:rsidRPr="00D91C25">
        <w:t>Print</w:t>
      </w:r>
      <w:r w:rsidR="00184DA5">
        <w:t xml:space="preserve"> </w:t>
      </w:r>
      <w:ins w:id="4604" w:author="Sammartano, Marc (BIC USA)" w:date="2014-07-20T19:18:00Z">
        <w:r w:rsidR="008451C1">
          <w:t>{</w:t>
        </w:r>
      </w:ins>
      <w:r w:rsidR="00184DA5">
        <w:t>&lt;</w:t>
      </w:r>
      <w:del w:id="4605" w:author="Sammartano, Marc (BIC USA)" w:date="2014-07-20T19:46:00Z">
        <w:r w:rsidR="00184DA5" w:rsidDel="00237A2A">
          <w:delText>sexp&gt;|&lt;n</w:delText>
        </w:r>
      </w:del>
      <w:r w:rsidR="00184DA5">
        <w:t xml:space="preserve">exp&gt; {,|;} </w:t>
      </w:r>
      <w:del w:id="4606" w:author="Sammartano, Marc (BIC USA)" w:date="2014-07-20T19:17:00Z">
        <w:r w:rsidR="00184DA5" w:rsidDel="008451C1">
          <w:delText xml:space="preserve">. </w:delText>
        </w:r>
      </w:del>
      <w:r w:rsidR="00184DA5">
        <w:t>.</w:t>
      </w:r>
      <w:del w:id="4607" w:author="Sammartano, Marc (BIC USA)" w:date="2014-07-20T19:17:00Z">
        <w:r w:rsidR="00184DA5" w:rsidDel="008451C1">
          <w:delText xml:space="preserve"> </w:delText>
        </w:r>
      </w:del>
      <w:r w:rsidR="00184DA5">
        <w:t>.</w:t>
      </w:r>
      <w:del w:id="4608" w:author="Sammartano, Marc (BIC USA)" w:date="2014-07-20T19:17:00Z">
        <w:r w:rsidR="00184DA5" w:rsidDel="008451C1">
          <w:delText xml:space="preserve"> </w:delText>
        </w:r>
      </w:del>
      <w:r w:rsidR="00184DA5">
        <w:t>.</w:t>
      </w:r>
      <w:ins w:id="4609" w:author="Sammartano, Marc (BIC USA)" w:date="2014-07-20T19:18:00Z">
        <w:r w:rsidR="008451C1">
          <w:t>}</w:t>
        </w:r>
        <w:bookmarkEnd w:id="4603"/>
        <w:r w:rsidR="008451C1" w:rsidDel="008451C1">
          <w:t xml:space="preserve"> </w:t>
        </w:r>
      </w:ins>
      <w:del w:id="4610" w:author="Sammartano, Marc (BIC USA)" w:date="2014-07-20T19:18:00Z">
        <w:r w:rsidR="00AC4943" w:rsidDel="008451C1">
          <w:delText xml:space="preserve"> &lt;sexp&gt;</w:delText>
        </w:r>
        <w:r w:rsidR="00331386" w:rsidDel="008451C1">
          <w:delText>|&lt;nexp&gt;</w:delText>
        </w:r>
        <w:r w:rsidR="00AC4943" w:rsidDel="008451C1">
          <w:delText>{,|;}</w:delText>
        </w:r>
      </w:del>
      <w:r w:rsidR="00520661">
        <w:fldChar w:fldCharType="begin"/>
      </w:r>
      <w:r w:rsidR="00AC4943">
        <w:instrText xml:space="preserve"> XE "</w:instrText>
      </w:r>
      <w:r w:rsidR="00184DA5">
        <w:instrText xml:space="preserve">Print </w:instrText>
      </w:r>
      <w:ins w:id="4611" w:author="Sammartano, Marc (BIC USA)" w:date="2014-07-20T19:47:00Z">
        <w:r w:rsidR="00237A2A">
          <w:instrText>{</w:instrText>
        </w:r>
      </w:ins>
      <w:r w:rsidR="00184DA5">
        <w:instrText>&lt;</w:instrText>
      </w:r>
      <w:del w:id="4612" w:author="Sammartano, Marc (BIC USA)" w:date="2014-07-20T19:56:00Z">
        <w:r w:rsidR="00184DA5" w:rsidDel="00615BC9">
          <w:delInstrText>sexp&gt;|&lt;n</w:delInstrText>
        </w:r>
      </w:del>
      <w:r w:rsidR="00184DA5">
        <w:instrText>exp&gt; {,|\;}</w:instrText>
      </w:r>
      <w:ins w:id="4613" w:author="Sammartano, Marc (BIC USA)" w:date="2014-07-20T19:46:00Z">
        <w:r w:rsidR="00237A2A">
          <w:instrText>}</w:instrText>
        </w:r>
      </w:ins>
      <w:r w:rsidR="00184DA5">
        <w:instrText xml:space="preserve"> .</w:instrText>
      </w:r>
      <w:del w:id="4614" w:author="Sammartano, Marc (BIC USA)" w:date="2014-07-20T19:46:00Z">
        <w:r w:rsidR="00184DA5" w:rsidDel="00237A2A">
          <w:delInstrText xml:space="preserve"> </w:delInstrText>
        </w:r>
      </w:del>
      <w:r w:rsidR="00184DA5">
        <w:instrText>.</w:instrText>
      </w:r>
      <w:del w:id="4615" w:author="Sammartano, Marc (BIC USA)" w:date="2014-07-20T19:46:00Z">
        <w:r w:rsidR="00184DA5" w:rsidDel="00237A2A">
          <w:delInstrText xml:space="preserve"> </w:delInstrText>
        </w:r>
      </w:del>
      <w:r w:rsidR="00184DA5">
        <w:instrText>.</w:instrText>
      </w:r>
      <w:del w:id="4616" w:author="Sammartano, Marc (BIC USA)" w:date="2014-07-20T19:57:00Z">
        <w:r w:rsidR="00184DA5" w:rsidDel="00615BC9">
          <w:delInstrText xml:space="preserve"> .</w:delInstrText>
        </w:r>
        <w:r w:rsidR="00AC4943" w:rsidRPr="00B538A6" w:rsidDel="00615BC9">
          <w:delInstrText xml:space="preserve"> </w:delInstrText>
        </w:r>
      </w:del>
      <w:del w:id="4617" w:author="Sammartano, Marc (BIC USA)" w:date="2014-07-20T19:56:00Z">
        <w:r w:rsidR="00AC4943" w:rsidRPr="00B538A6" w:rsidDel="00615BC9">
          <w:delInstrText>&lt;sexp&gt;|&lt;nexp&gt;{,|\;}</w:delInstrText>
        </w:r>
      </w:del>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4618" w:name="_Toc393651188"/>
      <w:r w:rsidRPr="00D91C25">
        <w:t>Print</w:t>
      </w:r>
      <w:r>
        <w:t xml:space="preserve"> with User-Defined Functions</w:t>
      </w:r>
      <w:bookmarkEnd w:id="4618"/>
      <w:del w:id="4619" w:author="Sammartano, Marc (BIC USA)" w:date="2014-07-20T19:58:00Z">
        <w:r w:rsidDel="00615BC9">
          <w:fldChar w:fldCharType="begin"/>
        </w:r>
        <w:r w:rsidDel="00615BC9">
          <w:delInstrText xml:space="preserve"> XE "Print &lt;sexp&gt;|&lt;nexp&gt; {,|\;} . . . .</w:delInstrText>
        </w:r>
        <w:r w:rsidRPr="00B538A6" w:rsidDel="00615BC9">
          <w:delInstrText xml:space="preserve"> &lt;sexp&gt;|&lt;nexp&gt;{,|\;}</w:delInstrText>
        </w:r>
        <w:r w:rsidDel="00615BC9">
          <w:delInstrText xml:space="preserve">" </w:delInstrText>
        </w:r>
        <w:r w:rsidDel="00615BC9">
          <w:fldChar w:fldCharType="end"/>
        </w:r>
      </w:del>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lastRenderedPageBreak/>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4620" w:name="_Toc393651189"/>
      <w:r>
        <w:t>Console.line.text &lt;line_nexp&gt;</w:t>
      </w:r>
      <w:r w:rsidR="000B4495">
        <w:t>, &lt;text_svar&gt;</w:t>
      </w:r>
      <w:bookmarkEnd w:id="4620"/>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4621" w:name="_Toc393651190"/>
      <w:r>
        <w:t>Console.line.touched &lt;line_nvar&gt;</w:t>
      </w:r>
      <w:r w:rsidR="000B4495">
        <w:t xml:space="preserve"> {, &lt;press_lvar&gt;}</w:t>
      </w:r>
      <w:bookmarkEnd w:id="4621"/>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4622" w:name="_Toc393651191"/>
      <w:r>
        <w:t>Console.save &lt;filename_sexp&gt;</w:t>
      </w:r>
      <w:bookmarkEnd w:id="4622"/>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4623" w:name="_Toc393651192"/>
      <w:r>
        <w:t xml:space="preserve">User </w:t>
      </w:r>
      <w:r w:rsidR="00D91C25">
        <w:t>Input</w:t>
      </w:r>
      <w:bookmarkEnd w:id="4623"/>
    </w:p>
    <w:p w:rsidR="00D91C25" w:rsidRDefault="00D91C25" w:rsidP="005F4916">
      <w:pPr>
        <w:pStyle w:val="Heading3"/>
      </w:pPr>
      <w:bookmarkStart w:id="4624" w:name="_Toc39365119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4624"/>
      <w:r w:rsidR="0052066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lastRenderedPageBreak/>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4625" w:name="_Toc393651194"/>
      <w:r>
        <w:t>Inkey$</w:t>
      </w:r>
      <w:r w:rsidR="00D1460F">
        <w:t xml:space="preserve"> &lt;svar&gt;</w:t>
      </w:r>
      <w:bookmarkEnd w:id="4625"/>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4626" w:name="_Toc393651195"/>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4626"/>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833CF8" w:rsidRDefault="00833CF8" w:rsidP="005F4916">
      <w:pPr>
        <w:pStyle w:val="Heading3"/>
      </w:pPr>
      <w:bookmarkStart w:id="4627" w:name="_Toc393651196"/>
      <w:r w:rsidRPr="00833CF8">
        <w:t>TGet &lt;result_svar&gt;</w:t>
      </w:r>
      <w:r>
        <w:t>, &lt;prompt_sexp&gt; {,  &lt;title_sexp&gt;</w:t>
      </w:r>
      <w:r w:rsidRPr="00833CF8">
        <w:t>}</w:t>
      </w:r>
      <w:bookmarkEnd w:id="4627"/>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w:t>
      </w:r>
      <w:r w:rsidR="00702962">
        <w:lastRenderedPageBreak/>
        <w:t xml:space="preserve">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4628" w:name="_Toc393651197"/>
      <w:r>
        <w:t>Kb.</w:t>
      </w:r>
      <w:r w:rsidR="00194BF8">
        <w:t>toggle</w:t>
      </w:r>
      <w:bookmarkEnd w:id="4628"/>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4629" w:name="_Toc393651198"/>
      <w:r>
        <w:t>Kb.hide</w:t>
      </w:r>
      <w:bookmarkEnd w:id="4629"/>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4630" w:name="_Toc393651199"/>
      <w:r>
        <w:t>Working with Files</w:t>
      </w:r>
      <w:bookmarkEnd w:id="4630"/>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4631" w:name="_Toc393651200"/>
      <w:r>
        <w:t>Paths Explained</w:t>
      </w:r>
      <w:bookmarkEnd w:id="4631"/>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lastRenderedPageBreak/>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4632" w:name="_Toc393651201"/>
      <w:r>
        <w:t>Paths and Case-sensitivity</w:t>
      </w:r>
      <w:bookmarkEnd w:id="4632"/>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 xml:space="preserve">he file system inside the apk is case-sensitive. The paths "../../music/rain.mp3" and"../../MUSIC/Rain.MP3" </w:t>
      </w:r>
      <w:r w:rsidR="003364E7">
        <w:lastRenderedPageBreak/>
        <w:t>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4633" w:name="_Toc393651202"/>
      <w:r>
        <w:t>File.</w:t>
      </w:r>
      <w:r w:rsidR="000B4495">
        <w:t>d</w:t>
      </w:r>
      <w:r>
        <w:t xml:space="preserve">elete </w:t>
      </w:r>
      <w:r w:rsidR="00792AD4">
        <w:t>&lt;lvar&gt;</w:t>
      </w:r>
      <w:r>
        <w:t>, &lt;</w:t>
      </w:r>
      <w:r w:rsidR="000B4495">
        <w:t>p</w:t>
      </w:r>
      <w:r>
        <w:t>ath_sexp&gt;</w:t>
      </w:r>
      <w:bookmarkEnd w:id="4633"/>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4634" w:name="_Toc393651203"/>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4634"/>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4635" w:name="_Toc393651204"/>
      <w:r>
        <w:t>File.</w:t>
      </w:r>
      <w:r w:rsidR="000B4495">
        <w:t>e</w:t>
      </w:r>
      <w:r>
        <w:t>xists &lt;</w:t>
      </w:r>
      <w:r w:rsidR="00BA0F9C">
        <w:t>l</w:t>
      </w:r>
      <w:r>
        <w:t>var&gt;, &lt;</w:t>
      </w:r>
      <w:r w:rsidR="000B4495">
        <w:t>p</w:t>
      </w:r>
      <w:r>
        <w:t>ath_sexp&gt;</w:t>
      </w:r>
      <w:bookmarkEnd w:id="4635"/>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4636" w:name="_Toc393651205"/>
      <w:r>
        <w:t>File.</w:t>
      </w:r>
      <w:r w:rsidR="000B4495">
        <w:t>m</w:t>
      </w:r>
      <w:r w:rsidR="002D4A72">
        <w:t>kdir</w:t>
      </w:r>
      <w:r w:rsidR="00C56F97">
        <w:t xml:space="preserve"> &lt;</w:t>
      </w:r>
      <w:r w:rsidR="000B4495">
        <w:t>p</w:t>
      </w:r>
      <w:r w:rsidR="00C56F97">
        <w:t>ath_sexp</w:t>
      </w:r>
      <w:r w:rsidR="00EF35E8">
        <w:t>&gt;</w:t>
      </w:r>
      <w:bookmarkEnd w:id="4636"/>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4637" w:name="_Toc393651206"/>
      <w:r>
        <w:t>File.</w:t>
      </w:r>
      <w:r w:rsidR="000B4495">
        <w:t>r</w:t>
      </w:r>
      <w:r w:rsidR="002D4A72">
        <w:t>ename</w:t>
      </w:r>
      <w:r w:rsidR="003F6561">
        <w:t xml:space="preserve"> &lt;</w:t>
      </w:r>
      <w:r w:rsidR="00CE1B26">
        <w:t>Old_Path_sexp&gt;, &lt;New_Path_sexp</w:t>
      </w:r>
      <w:r w:rsidR="000F725A">
        <w:t>&gt;</w:t>
      </w:r>
      <w:bookmarkEnd w:id="4637"/>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lastRenderedPageBreak/>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4638" w:name="_Toc393651207"/>
      <w:r>
        <w:t>File.</w:t>
      </w:r>
      <w:r w:rsidR="000B4495">
        <w:t>r</w:t>
      </w:r>
      <w:r>
        <w:t>oot &lt;svar&gt;</w:t>
      </w:r>
      <w:bookmarkEnd w:id="4638"/>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4639" w:name="_Toc393651208"/>
      <w:r>
        <w:t>File.</w:t>
      </w:r>
      <w:r w:rsidR="000B4495">
        <w:t>s</w:t>
      </w:r>
      <w:r>
        <w:t>ize &lt;size_nvar&gt;, &lt;</w:t>
      </w:r>
      <w:r w:rsidR="000B4495">
        <w:t>p</w:t>
      </w:r>
      <w:r>
        <w:t>ath_sexp&gt;</w:t>
      </w:r>
      <w:bookmarkEnd w:id="4639"/>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4640" w:name="_Toc393651209"/>
      <w:r>
        <w:t>File.type &lt;type_nvar&gt;, &lt;path_sexp&gt;</w:t>
      </w:r>
      <w:bookmarkEnd w:id="4640"/>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4641" w:name="_Toc393651210"/>
      <w:r>
        <w:t>Text File I/O</w:t>
      </w:r>
      <w:bookmarkEnd w:id="464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4642" w:name="_Toc393651211"/>
      <w:r>
        <w:t>Text.open</w:t>
      </w:r>
      <w:r w:rsidR="000F6104">
        <w:t xml:space="preserve"> {r|w|a}, &lt;</w:t>
      </w:r>
      <w:r w:rsidR="000B4495">
        <w:t>f</w:t>
      </w:r>
      <w:r w:rsidR="000F6104">
        <w:t>ile_table</w:t>
      </w:r>
      <w:r w:rsidR="00CD065B">
        <w:t>_nvar&gt;, &lt;</w:t>
      </w:r>
      <w:r w:rsidR="000B4495">
        <w:t>p</w:t>
      </w:r>
      <w:r w:rsidR="00CD065B">
        <w:t>ath_sexp&gt;</w:t>
      </w:r>
      <w:bookmarkEnd w:id="4642"/>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4643" w:name="_Toc393651212"/>
      <w:r>
        <w:t>Text.close &lt;</w:t>
      </w:r>
      <w:r w:rsidR="000B4495">
        <w:t>f</w:t>
      </w:r>
      <w:r>
        <w:t>ile_table_nvar&gt;</w:t>
      </w:r>
      <w:bookmarkEnd w:id="4643"/>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4644" w:name="_Toc393651213"/>
      <w:r>
        <w:t>Text.readln</w:t>
      </w:r>
      <w:r w:rsidR="000F6104">
        <w:t xml:space="preserve"> &lt;</w:t>
      </w:r>
      <w:r w:rsidR="000B4495">
        <w:t>f</w:t>
      </w:r>
      <w:r w:rsidR="000F6104">
        <w:t>ile_table_nvar&gt;, &lt;</w:t>
      </w:r>
      <w:r w:rsidR="000B4495">
        <w:t>l</w:t>
      </w:r>
      <w:r w:rsidR="000F6104">
        <w:t>ine_svar&gt;</w:t>
      </w:r>
      <w:bookmarkEnd w:id="464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4645" w:name="_Toc393651214"/>
      <w:r>
        <w:t>Text.writeln</w:t>
      </w:r>
      <w:r w:rsidR="00B54F18">
        <w:t xml:space="preserve"> &lt;</w:t>
      </w:r>
      <w:r w:rsidR="000B4495">
        <w:t>f</w:t>
      </w:r>
      <w:r w:rsidR="00B54F18">
        <w:t>ile_table_nexp</w:t>
      </w:r>
      <w:r w:rsidR="005656C1">
        <w:t>&gt;, &lt;</w:t>
      </w:r>
      <w:r w:rsidR="00B54F18">
        <w:t>parms same as print</w:t>
      </w:r>
      <w:r w:rsidR="005656C1">
        <w:t>&gt;</w:t>
      </w:r>
      <w:bookmarkEnd w:id="4645"/>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ins w:id="4646" w:author="Sammartano, Marc (BIC USA)" w:date="2014-07-20T19:23:00Z">
        <w:r w:rsidR="008451C1">
          <w:instrText>{</w:instrText>
        </w:r>
        <w:r w:rsidR="00237A2A">
          <w:instrText>&lt;</w:instrText>
        </w:r>
        <w:r w:rsidR="008451C1">
          <w:instrText>exp&gt; {,|</w:instrText>
        </w:r>
      </w:ins>
      <w:ins w:id="4647" w:author="Sammartano, Marc (BIC USA)" w:date="2014-07-20T19:50:00Z">
        <w:r w:rsidR="00237A2A">
          <w:instrText>\</w:instrText>
        </w:r>
      </w:ins>
      <w:ins w:id="4648" w:author="Sammartano, Marc (BIC USA)" w:date="2014-07-20T19:23:00Z">
        <w:r w:rsidR="008451C1">
          <w:instrText>;} ...}</w:instrText>
        </w:r>
      </w:ins>
      <w:del w:id="4649" w:author="Sammartano, Marc (BIC USA)" w:date="2014-07-20T19:23:00Z">
        <w:r w:rsidR="004A0E75" w:rsidRPr="00CC52D3" w:rsidDel="008451C1">
          <w:delInstrText>&lt;parms same as print&gt;</w:delInstrText>
        </w:r>
      </w:del>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ins w:id="4650" w:author="Sammartano, Marc (BIC USA)" w:date="2014-07-20T19:23:00Z">
        <w:r w:rsidR="00552349" w:rsidRPr="00552349">
          <w:rPr>
            <w:b/>
          </w:rPr>
          <w:t>rint</w:t>
        </w:r>
      </w:ins>
      <w:del w:id="4651" w:author="Sammartano, Marc (BIC USA)" w:date="2014-07-20T19:23:00Z">
        <w:r w:rsidDel="008451C1">
          <w:delText>RINT</w:delText>
        </w:r>
      </w:del>
      <w:r>
        <w:t xml:space="preserve"> command parameters. This command is essentially a </w:t>
      </w:r>
      <w:r w:rsidRPr="00552349">
        <w:rPr>
          <w:b/>
        </w:rPr>
        <w:t>P</w:t>
      </w:r>
      <w:ins w:id="4652" w:author="Sammartano, Marc (BIC USA)" w:date="2014-07-20T19:23:00Z">
        <w:r w:rsidR="00552349" w:rsidRPr="00552349">
          <w:rPr>
            <w:b/>
          </w:rPr>
          <w:t>rint</w:t>
        </w:r>
      </w:ins>
      <w:del w:id="4653" w:author="Sammartano, Marc (BIC USA)" w:date="2014-07-20T19:23:00Z">
        <w:r w:rsidDel="00552349">
          <w:delText>RINT</w:delText>
        </w:r>
      </w:del>
      <w:r>
        <w:t xml:space="preserve"> to a file.</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4654" w:name="_Toc393651215"/>
      <w:r>
        <w:lastRenderedPageBreak/>
        <w:t>Text.position.get  &lt;</w:t>
      </w:r>
      <w:r w:rsidR="000B4495">
        <w:t>f</w:t>
      </w:r>
      <w:r>
        <w:t>ile_table_</w:t>
      </w:r>
      <w:r w:rsidR="00AC56F2">
        <w:t>nvar&gt;, &lt;position_nvar&gt;</w:t>
      </w:r>
      <w:bookmarkEnd w:id="4654"/>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4655" w:name="_Toc393651216"/>
      <w:r>
        <w:t>Text.position.set &lt;</w:t>
      </w:r>
      <w:r w:rsidR="000B4495">
        <w:t>f</w:t>
      </w:r>
      <w:r>
        <w:t>ile_table_nvar&gt;, &lt;position_nexp&gt;</w:t>
      </w:r>
      <w:bookmarkEnd w:id="4655"/>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4656" w:name="_Toc393651217"/>
      <w:r>
        <w:t>GrabURL &lt;result_svar&gt;,</w:t>
      </w:r>
      <w:r w:rsidR="00EA6E3B">
        <w:t xml:space="preserve"> </w:t>
      </w:r>
      <w:r>
        <w:t>&lt;url_sexp&gt;</w:t>
      </w:r>
      <w:r w:rsidR="00042FF1">
        <w:t>{, &lt;timeout_nexp&gt;</w:t>
      </w:r>
      <w:r w:rsidR="00042FF1" w:rsidRPr="00042FF1">
        <w:t>}</w:t>
      </w:r>
      <w:bookmarkEnd w:id="4656"/>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4657" w:name="_Toc393651218"/>
      <w:r>
        <w:t>GrabFile &lt;result_svar&gt;,</w:t>
      </w:r>
      <w:r w:rsidR="00EA6E3B">
        <w:t xml:space="preserve"> </w:t>
      </w:r>
      <w:r>
        <w:t>&lt;path_sexp&gt;</w:t>
      </w:r>
      <w:r w:rsidR="004815F0">
        <w:t>{, &lt;</w:t>
      </w:r>
      <w:r w:rsidR="000B4495">
        <w:t>u</w:t>
      </w:r>
      <w:r w:rsidR="004815F0">
        <w:t>nicode_flag_lexp&gt;</w:t>
      </w:r>
      <w:r w:rsidR="004815F0" w:rsidRPr="004815F0">
        <w:t>}</w:t>
      </w:r>
      <w:bookmarkEnd w:id="4657"/>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4658" w:name="_Toc393651219"/>
      <w:r>
        <w:t>Byte File I/O</w:t>
      </w:r>
      <w:bookmarkEnd w:id="4658"/>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4659" w:name="_Toc393651220"/>
      <w:r>
        <w:lastRenderedPageBreak/>
        <w:t>Byte.open</w:t>
      </w:r>
      <w:r w:rsidR="00163607">
        <w:t xml:space="preserve"> {r|w</w:t>
      </w:r>
      <w:r w:rsidR="005F7072">
        <w:t>|a</w:t>
      </w:r>
      <w:r w:rsidR="00163607">
        <w:t>}, &lt;</w:t>
      </w:r>
      <w:r w:rsidR="000B4495">
        <w:t>f</w:t>
      </w:r>
      <w:r w:rsidR="00163607">
        <w:t>ile_table_nvar&gt;, &lt;</w:t>
      </w:r>
      <w:r w:rsidR="000B4495">
        <w:t>p</w:t>
      </w:r>
      <w:r w:rsidR="00163607">
        <w:t>ath_sexp&gt;</w:t>
      </w:r>
      <w:bookmarkEnd w:id="4659"/>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163607" w:rsidDel="00425F87" w:rsidRDefault="00163607" w:rsidP="00425F87">
      <w:pPr>
        <w:rPr>
          <w:del w:id="4660" w:author="Sammartano, Marc (BIC USA)" w:date="2014-07-13T00:05:00Z"/>
        </w:rPr>
      </w:pPr>
      <w:del w:id="4661" w:author="Sammartano, Marc (BIC USA)" w:date="2014-07-13T00:04:00Z">
        <w:r w:rsidDel="00425F87">
          <w:tab/>
        </w:r>
      </w:del>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4662" w:name="_Toc393651221"/>
      <w:r>
        <w:t>Byte.close &lt;</w:t>
      </w:r>
      <w:r w:rsidR="000B4495">
        <w:t>f</w:t>
      </w:r>
      <w:r>
        <w:t>ile_table_nvar&gt;</w:t>
      </w:r>
      <w:bookmarkEnd w:id="4662"/>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4663" w:name="_Toc393651222"/>
      <w:r>
        <w:t>Byte.read</w:t>
      </w:r>
      <w:r w:rsidR="007B5830">
        <w:t>.byte</w:t>
      </w:r>
      <w:r w:rsidR="00277FF8">
        <w:t xml:space="preserve"> </w:t>
      </w:r>
      <w:r w:rsidR="00163607">
        <w:t>&lt;</w:t>
      </w:r>
      <w:r w:rsidR="000B4495">
        <w:t>f</w:t>
      </w:r>
      <w:r w:rsidR="00163607">
        <w:t>ile_table_nvar&gt;, &lt;byte_nvar&gt;</w:t>
      </w:r>
      <w:bookmarkEnd w:id="4663"/>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4664" w:name="_Toc393651223"/>
      <w:r>
        <w:t>Byte.write</w:t>
      </w:r>
      <w:r w:rsidR="007B5830">
        <w:t>.byte</w:t>
      </w:r>
      <w:r w:rsidR="00C130D2">
        <w:t xml:space="preserve"> &lt;</w:t>
      </w:r>
      <w:r w:rsidR="000B4495">
        <w:t>f</w:t>
      </w:r>
      <w:r w:rsidR="00C130D2">
        <w:t>ile_table_nvar&gt;, &lt;byte_nexp</w:t>
      </w:r>
      <w:r w:rsidR="009001DD">
        <w:t>&gt;|&lt;sexp&gt;</w:t>
      </w:r>
      <w:bookmarkEnd w:id="4664"/>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lastRenderedPageBreak/>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4665" w:name="_Toc393651224"/>
      <w:r>
        <w:t>Byte.read.buffer &lt;</w:t>
      </w:r>
      <w:r w:rsidR="000B4495">
        <w:t>f</w:t>
      </w:r>
      <w:r>
        <w:t>ile_table_nvar&gt;, &lt;count_nexp&gt;, &lt;buffer_svar&gt;</w:t>
      </w:r>
      <w:bookmarkEnd w:id="4665"/>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4666" w:name="_Toc393651225"/>
      <w:r>
        <w:t>Byte.write.buffer &lt;</w:t>
      </w:r>
      <w:r w:rsidR="000B4495">
        <w:t>f</w:t>
      </w:r>
      <w:r>
        <w:t>ile_table_nvar&gt;, &lt;sexp&gt;</w:t>
      </w:r>
      <w:bookmarkEnd w:id="4666"/>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4667" w:name="_Toc393651226"/>
      <w:r>
        <w:t>Byte.position.get  &lt;</w:t>
      </w:r>
      <w:r w:rsidR="000B4495">
        <w:t>f</w:t>
      </w:r>
      <w:r>
        <w:t>ile_table_nvar&gt;, &lt;position_</w:t>
      </w:r>
      <w:r w:rsidR="008333B7">
        <w:t>nvar</w:t>
      </w:r>
      <w:r>
        <w:t>&gt;</w:t>
      </w:r>
      <w:bookmarkEnd w:id="4667"/>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4668" w:name="_Toc393651227"/>
      <w:r>
        <w:t>Byte.position.set &lt;</w:t>
      </w:r>
      <w:r w:rsidR="000B4495">
        <w:t>f</w:t>
      </w:r>
      <w:r>
        <w:t>ile_table_nvar&gt;, &lt;position_nexp&gt;</w:t>
      </w:r>
      <w:bookmarkEnd w:id="4668"/>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4669" w:name="_Toc393651228"/>
      <w:r>
        <w:t>Byte.copy &lt;</w:t>
      </w:r>
      <w:r w:rsidR="000B4495">
        <w:t>f</w:t>
      </w:r>
      <w:r>
        <w:t>ile_table_nvar&gt;,&lt;output_file_svar&gt;</w:t>
      </w:r>
      <w:bookmarkEnd w:id="4669"/>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4670" w:name="_Toc393651229"/>
      <w:r>
        <w:t>HTML</w:t>
      </w:r>
      <w:bookmarkEnd w:id="4670"/>
    </w:p>
    <w:p w:rsidR="00470A5E" w:rsidRDefault="00470A5E" w:rsidP="00EB1F62">
      <w:pPr>
        <w:pStyle w:val="Heading2"/>
      </w:pPr>
      <w:bookmarkStart w:id="4671" w:name="_Toc393651230"/>
      <w:r>
        <w:t>Introduction</w:t>
      </w:r>
      <w:bookmarkEnd w:id="4671"/>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lastRenderedPageBreak/>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4672" w:name="_Toc393651231"/>
      <w:r>
        <w:t>Commands</w:t>
      </w:r>
      <w:bookmarkEnd w:id="4672"/>
    </w:p>
    <w:p w:rsidR="0054670D" w:rsidRDefault="0054670D" w:rsidP="005F4916">
      <w:pPr>
        <w:pStyle w:val="Heading3"/>
      </w:pPr>
      <w:bookmarkStart w:id="4673" w:name="_Toc393651232"/>
      <w:r>
        <w:t>Html.open</w:t>
      </w:r>
      <w:r w:rsidR="00D4463D">
        <w:t xml:space="preserve"> {&lt;</w:t>
      </w:r>
      <w:del w:id="4674" w:author="Sammartano, Marc (BIC USA)" w:date="2014-06-30T17:12:00Z">
        <w:r w:rsidR="000B4495" w:rsidDel="00FA6393">
          <w:delText>s</w:delText>
        </w:r>
      </w:del>
      <w:ins w:id="4675" w:author="Sammartano, Marc (BIC USA)" w:date="2014-06-30T17:12:00Z">
        <w:r w:rsidR="00FA6393">
          <w:t>S</w:t>
        </w:r>
      </w:ins>
      <w:r w:rsidR="00D4463D">
        <w:t>how</w:t>
      </w:r>
      <w:del w:id="4676" w:author="Sammartano, Marc (BIC USA)" w:date="2014-06-30T17:12:00Z">
        <w:r w:rsidR="00D4463D" w:rsidDel="00FA6393">
          <w:delText>_s</w:delText>
        </w:r>
      </w:del>
      <w:ins w:id="4677" w:author="Sammartano, Marc (BIC USA)" w:date="2014-06-30T17:12:00Z">
        <w:r w:rsidR="00FA6393">
          <w:t>S</w:t>
        </w:r>
      </w:ins>
      <w:r w:rsidR="00D4463D">
        <w:t>tatus</w:t>
      </w:r>
      <w:del w:id="4678" w:author="Sammartano, Marc (BIC USA)" w:date="2014-06-30T17:12:00Z">
        <w:r w:rsidR="00D4463D" w:rsidDel="00FA6393">
          <w:delText>_b</w:delText>
        </w:r>
      </w:del>
      <w:ins w:id="4679" w:author="Sammartano, Marc (BIC USA)" w:date="2014-06-30T17:12:00Z">
        <w:r w:rsidR="00FA6393">
          <w:t>B</w:t>
        </w:r>
      </w:ins>
      <w:r w:rsidR="00D4463D">
        <w:t>ar_</w:t>
      </w:r>
      <w:del w:id="4680" w:author="Sammartano, Marc (BIC USA)" w:date="2014-06-30T17:12:00Z">
        <w:r w:rsidR="00D4463D" w:rsidDel="00FA6393">
          <w:delText>n</w:delText>
        </w:r>
      </w:del>
      <w:ins w:id="4681" w:author="Sammartano, Marc (BIC USA)" w:date="2014-06-30T17:12:00Z">
        <w:r w:rsidR="00FA6393">
          <w:t>l</w:t>
        </w:r>
      </w:ins>
      <w:r w:rsidR="00D4463D">
        <w:t>exp&gt;</w:t>
      </w:r>
      <w:ins w:id="4682" w:author="Sammartano, Marc (BIC USA)" w:date="2014-06-30T17:13:00Z">
        <w:r w:rsidR="00FA6393">
          <w:t xml:space="preserve"> {, &lt;</w:t>
        </w:r>
      </w:ins>
      <w:ins w:id="4683" w:author="Sammartano, Marc (BIC USA)" w:date="2014-06-30T17:14:00Z">
        <w:r w:rsidR="00FA6393">
          <w:t>O</w:t>
        </w:r>
      </w:ins>
      <w:ins w:id="4684" w:author="Sammartano, Marc (BIC USA)" w:date="2014-06-30T17:13:00Z">
        <w:r w:rsidR="00FA6393">
          <w:t>rientation_nexp&gt;}</w:t>
        </w:r>
      </w:ins>
      <w:r w:rsidR="00D4463D">
        <w:t>}</w:t>
      </w:r>
      <w:bookmarkEnd w:id="4673"/>
      <w:r w:rsidR="00520661">
        <w:fldChar w:fldCharType="begin"/>
      </w:r>
      <w:r w:rsidR="0029334D">
        <w:instrText xml:space="preserve"> XE "</w:instrText>
      </w:r>
      <w:r w:rsidR="0029334D" w:rsidRPr="00504D4C">
        <w:instrText>Html.open {&lt;</w:instrText>
      </w:r>
      <w:del w:id="4685" w:author="Sammartano, Marc (BIC USA)" w:date="2014-06-30T17:12:00Z">
        <w:r w:rsidR="000B4495" w:rsidDel="00FA6393">
          <w:delInstrText>s</w:delInstrText>
        </w:r>
      </w:del>
      <w:ins w:id="4686" w:author="Sammartano, Marc (BIC USA)" w:date="2014-06-30T17:12:00Z">
        <w:r w:rsidR="00FA6393">
          <w:instrText>S</w:instrText>
        </w:r>
      </w:ins>
      <w:r w:rsidR="0029334D" w:rsidRPr="00504D4C">
        <w:instrText>how</w:instrText>
      </w:r>
      <w:del w:id="4687" w:author="Sammartano, Marc (BIC USA)" w:date="2014-06-30T17:12:00Z">
        <w:r w:rsidR="0029334D" w:rsidRPr="00504D4C" w:rsidDel="00FA6393">
          <w:delInstrText>_s</w:delInstrText>
        </w:r>
      </w:del>
      <w:ins w:id="4688" w:author="Sammartano, Marc (BIC USA)" w:date="2014-06-30T17:12:00Z">
        <w:r w:rsidR="00FA6393">
          <w:instrText>S</w:instrText>
        </w:r>
      </w:ins>
      <w:r w:rsidR="0029334D" w:rsidRPr="00504D4C">
        <w:instrText>tatus</w:instrText>
      </w:r>
      <w:del w:id="4689" w:author="Sammartano, Marc (BIC USA)" w:date="2014-06-30T17:12:00Z">
        <w:r w:rsidR="0029334D" w:rsidRPr="00504D4C" w:rsidDel="00FA6393">
          <w:delInstrText>_b</w:delInstrText>
        </w:r>
      </w:del>
      <w:ins w:id="4690" w:author="Sammartano, Marc (BIC USA)" w:date="2014-06-30T17:12:00Z">
        <w:r w:rsidR="00FA6393">
          <w:instrText>B</w:instrText>
        </w:r>
      </w:ins>
      <w:r w:rsidR="0029334D" w:rsidRPr="00504D4C">
        <w:instrText>ar_</w:instrText>
      </w:r>
      <w:del w:id="4691" w:author="Sammartano, Marc (BIC USA)" w:date="2014-06-30T17:12:00Z">
        <w:r w:rsidR="0029334D" w:rsidRPr="00504D4C" w:rsidDel="00FA6393">
          <w:delInstrText>n</w:delInstrText>
        </w:r>
      </w:del>
      <w:ins w:id="4692" w:author="Sammartano, Marc (BIC USA)" w:date="2014-06-30T17:12:00Z">
        <w:r w:rsidR="00FA6393">
          <w:instrText>l</w:instrText>
        </w:r>
      </w:ins>
      <w:r w:rsidR="0029334D" w:rsidRPr="00504D4C">
        <w:instrText>exp&gt;</w:instrText>
      </w:r>
      <w:ins w:id="4693" w:author="Sammartano, Marc (BIC USA)" w:date="2014-06-30T17:13:00Z">
        <w:r w:rsidR="00FA6393">
          <w:instrText xml:space="preserve"> {, &lt;</w:instrText>
        </w:r>
      </w:ins>
      <w:ins w:id="4694" w:author="Sammartano, Marc (BIC USA)" w:date="2014-06-30T17:14:00Z">
        <w:r w:rsidR="00FA6393">
          <w:instrText>O</w:instrText>
        </w:r>
      </w:ins>
      <w:ins w:id="4695" w:author="Sammartano, Marc (BIC USA)" w:date="2014-06-30T17:13:00Z">
        <w:r w:rsidR="00FA6393">
          <w:instrText>rientation_nexp&gt;}</w:instrText>
        </w:r>
      </w:ins>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pPr>
        <w:rPr>
          <w:ins w:id="4696" w:author="Sammartano, Marc (BIC USA)" w:date="2014-06-30T17:27:00Z"/>
        </w:rPr>
      </w:pPr>
      <w:r>
        <w:t xml:space="preserve">The </w:t>
      </w:r>
      <w:del w:id="4697" w:author="Sammartano, Marc (BIC USA)" w:date="2014-06-30T17:22:00Z">
        <w:r w:rsidDel="003C6DB0">
          <w:delText>optional numeric expression requests the s</w:delText>
        </w:r>
      </w:del>
      <w:ins w:id="4698" w:author="Sammartano, Marc (BIC USA)" w:date="2014-06-30T17:22:00Z">
        <w:r w:rsidR="003C6DB0">
          <w:t>S</w:t>
        </w:r>
      </w:ins>
      <w:r>
        <w:t xml:space="preserve">tatus </w:t>
      </w:r>
      <w:del w:id="4699" w:author="Sammartano, Marc (BIC USA)" w:date="2014-06-30T17:22:00Z">
        <w:r w:rsidDel="003C6DB0">
          <w:delText>b</w:delText>
        </w:r>
      </w:del>
      <w:ins w:id="4700" w:author="Sammartano, Marc (BIC USA)" w:date="2014-06-30T17:22:00Z">
        <w:r w:rsidR="003C6DB0">
          <w:t>B</w:t>
        </w:r>
      </w:ins>
      <w:r>
        <w:t xml:space="preserve">ar </w:t>
      </w:r>
      <w:del w:id="4701" w:author="Sammartano, Marc (BIC USA)" w:date="2014-06-30T17:22:00Z">
        <w:r w:rsidDel="003C6DB0">
          <w:delText>to</w:delText>
        </w:r>
      </w:del>
      <w:ins w:id="4702" w:author="Sammartano, Marc (BIC USA)" w:date="2014-06-30T17:22:00Z">
        <w:r w:rsidR="003C6DB0">
          <w:t>will</w:t>
        </w:r>
      </w:ins>
      <w:r>
        <w:t xml:space="preserve"> be shown </w:t>
      </w:r>
      <w:ins w:id="4703" w:author="Sammartano, Marc (BIC USA)" w:date="2014-06-30T17:23:00Z">
        <w:r w:rsidR="003C6DB0">
          <w:t xml:space="preserve">on the Web Screen </w:t>
        </w:r>
      </w:ins>
      <w:r>
        <w:t xml:space="preserve">if the </w:t>
      </w:r>
      <w:del w:id="4704" w:author="Sammartano, Marc (BIC USA)" w:date="2014-06-30T17:24:00Z">
        <w:r w:rsidDel="003C6DB0">
          <w:delText>value</w:delText>
        </w:r>
      </w:del>
      <w:ins w:id="4705" w:author="Sammartano, Marc (BIC USA)" w:date="2014-06-30T17:23:00Z">
        <w:r w:rsidR="003C6DB0">
          <w:t>&lt;ShowStatusBar_lexp&gt;</w:t>
        </w:r>
      </w:ins>
      <w:r>
        <w:t xml:space="preserve"> is </w:t>
      </w:r>
      <w:ins w:id="4706" w:author="Sammartano, Marc (BIC USA)" w:date="2014-06-30T17:25:00Z">
        <w:r w:rsidR="003C6DB0">
          <w:t>true (</w:t>
        </w:r>
      </w:ins>
      <w:r>
        <w:t xml:space="preserve">not </w:t>
      </w:r>
      <w:del w:id="4707" w:author="Sammartano, Marc (BIC USA)" w:date="2014-06-30T17:25:00Z">
        <w:r w:rsidDel="003C6DB0">
          <w:delText>0</w:delText>
        </w:r>
      </w:del>
      <w:ins w:id="4708" w:author="Sammartano, Marc (BIC USA)" w:date="2014-06-30T17:25:00Z">
        <w:r w:rsidR="003C6DB0">
          <w:t>zero)</w:t>
        </w:r>
      </w:ins>
      <w:r>
        <w:t xml:space="preserve">. </w:t>
      </w:r>
      <w:ins w:id="4709" w:author="Sammartano, Marc (BIC USA)" w:date="2014-06-30T17:26:00Z">
        <w:r w:rsidR="00A550EE">
          <w:t>If the &lt;ShowStatusBar_lexp&gt; is not present, the Status Bar will not be shown</w:t>
        </w:r>
      </w:ins>
      <w:del w:id="4710" w:author="Sammartano, Marc (BIC USA)" w:date="2014-06-30T17:26:00Z">
        <w:r w:rsidDel="00A550EE">
          <w:delText>The default is to not show the status bar</w:delText>
        </w:r>
      </w:del>
      <w:r>
        <w:t>.</w:t>
      </w:r>
    </w:p>
    <w:p w:rsidR="00A550EE" w:rsidRDefault="00A550EE" w:rsidP="004E1D15">
      <w:pPr>
        <w:rPr>
          <w:ins w:id="4711" w:author="Sammartano, Marc (BIC USA)" w:date="2014-06-30T17:28:00Z"/>
        </w:rPr>
      </w:pPr>
      <w:ins w:id="4712" w:author="Sammartano, Marc (BIC USA)" w:date="2014-06-30T17:27:00Z">
        <w:r>
          <w:t xml:space="preserve">The orientation upon opening the </w:t>
        </w:r>
      </w:ins>
      <w:ins w:id="4713" w:author="Sammartano, Marc (BIC USA)" w:date="2014-06-30T17:28:00Z">
        <w:r>
          <w:t>HTML</w:t>
        </w:r>
      </w:ins>
      <w:ins w:id="4714" w:author="Sammartano, Marc (BIC USA)" w:date="2014-06-30T17:27:00Z">
        <w:r>
          <w:t xml:space="preserve"> </w:t>
        </w:r>
      </w:ins>
      <w:ins w:id="4715" w:author="Sammartano, Marc (BIC USA)" w:date="2014-06-30T17:28:00Z">
        <w:r>
          <w:t>s</w:t>
        </w:r>
      </w:ins>
      <w:ins w:id="4716" w:author="Sammartano, Marc (BIC USA)" w:date="2014-06-30T17:27:00Z">
        <w:r>
          <w:t xml:space="preserve">creen will be determined by the &lt;Orientation_nexp&gt; value. &lt;Orientation_nexp&gt; values are the same as values for the Html.orientation command (see below). If the &lt;Orientation_nexp&gt; is not present, the default orientation is </w:t>
        </w:r>
      </w:ins>
      <w:ins w:id="4717" w:author="Sammartano, Marc (BIC USA)" w:date="2014-06-30T17:29:00Z">
        <w:r>
          <w:t>determined by the orientation of the device</w:t>
        </w:r>
      </w:ins>
      <w:ins w:id="4718" w:author="Sammartano, Marc (BIC USA)" w:date="2014-06-30T17:27:00Z">
        <w:r>
          <w:t>.</w:t>
        </w:r>
      </w:ins>
    </w:p>
    <w:p w:rsidR="00A550EE" w:rsidRDefault="00A550EE" w:rsidP="004E1D15">
      <w:ins w:id="4719" w:author="Sammartano, Marc (BIC USA)" w:date="2014-06-30T17:30:00Z">
        <w:r>
          <w:t>Both &lt;ShowStatusBar_lexp&gt; and &lt;Orientation_nexp&gt; are optional; however, a &lt;ShowStatusBar_lexp&gt; must be present in order to specify an &lt;Orientation_nexp&gt;.</w:t>
        </w:r>
      </w:ins>
    </w:p>
    <w:p w:rsidR="00313354" w:rsidRDefault="00313354" w:rsidP="004E1D15">
      <w:pPr>
        <w:rPr>
          <w:ins w:id="4720" w:author="Sammartano, Marc (BIC USA)" w:date="2014-06-30T17:33:00Z"/>
        </w:rPr>
      </w:pPr>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rPr>
          <w:ins w:id="4721" w:author="Sammartano, Marc (BIC USA)" w:date="2014-06-30T17:33:00Z"/>
        </w:rPr>
      </w:pPr>
      <w:bookmarkStart w:id="4722" w:name="_Toc393651233"/>
      <w:ins w:id="4723" w:author="Sammartano, Marc (BIC USA)" w:date="2014-06-30T17:33:00Z">
        <w:r>
          <w:t>Html.orientation &lt;nexp&gt;</w:t>
        </w:r>
        <w:bookmarkEnd w:id="4722"/>
        <w:r>
          <w:fldChar w:fldCharType="begin"/>
        </w:r>
        <w:r>
          <w:instrText xml:space="preserve"> XE "Html</w:instrText>
        </w:r>
        <w:r w:rsidRPr="00584997">
          <w:instrText>.orientation &lt;nexp&gt;</w:instrText>
        </w:r>
        <w:r>
          <w:instrText xml:space="preserve">" </w:instrText>
        </w:r>
        <w:r>
          <w:fldChar w:fldCharType="end"/>
        </w:r>
      </w:ins>
    </w:p>
    <w:p w:rsidR="00A550EE" w:rsidRDefault="0006591D" w:rsidP="00A550EE">
      <w:pPr>
        <w:rPr>
          <w:ins w:id="4724" w:author="Sammartano, Marc (BIC USA)" w:date="2014-06-30T17:33:00Z"/>
        </w:rPr>
      </w:pPr>
      <w:ins w:id="4725" w:author="Sammartano, Marc (BIC USA)" w:date="2014-07-19T08:15:00Z">
        <w:r>
          <w:t>The value of the &lt;nexp&gt; s</w:t>
        </w:r>
      </w:ins>
      <w:ins w:id="4726" w:author="Sammartano, Marc (BIC USA)" w:date="2014-06-30T17:33:00Z">
        <w:r>
          <w:t>ets the orientation of screen as follows:</w:t>
        </w:r>
      </w:ins>
    </w:p>
    <w:p w:rsidR="00A550EE" w:rsidRDefault="00A550EE" w:rsidP="00A550EE">
      <w:pPr>
        <w:spacing w:after="0"/>
        <w:rPr>
          <w:ins w:id="4727" w:author="Sammartano, Marc (BIC USA)" w:date="2014-06-30T17:33:00Z"/>
        </w:rPr>
      </w:pPr>
      <w:ins w:id="4728" w:author="Sammartano, Marc (BIC USA)" w:date="2014-06-30T17:33:00Z">
        <w:r>
          <w:t>-1 = Orientation depends upon the sensors.</w:t>
        </w:r>
      </w:ins>
    </w:p>
    <w:p w:rsidR="00A550EE" w:rsidRDefault="00A550EE" w:rsidP="00A550EE">
      <w:pPr>
        <w:spacing w:after="0"/>
        <w:rPr>
          <w:ins w:id="4729" w:author="Sammartano, Marc (BIC USA)" w:date="2014-06-30T17:33:00Z"/>
        </w:rPr>
      </w:pPr>
      <w:ins w:id="4730" w:author="Sammartano, Marc (BIC USA)" w:date="2014-06-30T17:33:00Z">
        <w:r>
          <w:t xml:space="preserve"> 0 = Orientation is forced to Landscape.</w:t>
        </w:r>
      </w:ins>
    </w:p>
    <w:p w:rsidR="00A550EE" w:rsidRDefault="00A550EE" w:rsidP="004E1D15">
      <w:ins w:id="4731" w:author="Sammartano, Marc (BIC USA)" w:date="2014-06-30T17:33:00Z">
        <w:r>
          <w:t xml:space="preserve"> 1 = Orientation is forced to Portrait.</w:t>
        </w:r>
      </w:ins>
    </w:p>
    <w:p w:rsidR="004E1D15" w:rsidRDefault="004E1D15" w:rsidP="005F4916">
      <w:pPr>
        <w:pStyle w:val="Heading3"/>
      </w:pPr>
      <w:bookmarkStart w:id="4732" w:name="_Toc393651234"/>
      <w:r>
        <w:t>Html.load.url &lt;file_sexp&gt;</w:t>
      </w:r>
      <w:bookmarkEnd w:id="4732"/>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lastRenderedPageBreak/>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4733" w:name="_Toc393651235"/>
      <w:r>
        <w:t>H</w:t>
      </w:r>
      <w:r w:rsidR="000A44ED">
        <w:t>tml.load.string &lt;html_sexp&gt;</w:t>
      </w:r>
      <w:bookmarkEnd w:id="4733"/>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4734" w:name="_Toc393651236"/>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4734"/>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4735" w:name="_Toc393651237"/>
      <w:r>
        <w:t>Html.get.datalink &lt;data_svar&gt;</w:t>
      </w:r>
      <w:bookmarkEnd w:id="4735"/>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4736" w:name="_Toc393651238"/>
      <w:r>
        <w:t>Html.go.back</w:t>
      </w:r>
      <w:bookmarkEnd w:id="4736"/>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4737" w:name="_Toc393651239"/>
      <w:r>
        <w:t>Html.go.forward</w:t>
      </w:r>
      <w:bookmarkEnd w:id="4737"/>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4738" w:name="_Toc393651240"/>
      <w:r>
        <w:t>Html.close</w:t>
      </w:r>
      <w:bookmarkEnd w:id="4738"/>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4739" w:name="_Toc393651241"/>
      <w:r>
        <w:t>Html.clear.cache</w:t>
      </w:r>
      <w:bookmarkEnd w:id="4739"/>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4740" w:name="_Toc393651242"/>
      <w:r>
        <w:t>H</w:t>
      </w:r>
      <w:r w:rsidR="00E95C98">
        <w:t>tml</w:t>
      </w:r>
      <w:r>
        <w:t>.clear.history</w:t>
      </w:r>
      <w:bookmarkEnd w:id="4740"/>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4741" w:name="_Toc393651243"/>
      <w:r>
        <w:t>TCP</w:t>
      </w:r>
      <w:r w:rsidR="008952BE">
        <w:t>/IP Sockets</w:t>
      </w:r>
      <w:bookmarkEnd w:id="4741"/>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9"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4742" w:name="_Toc393651244"/>
      <w:r>
        <w:t xml:space="preserve">TCP/IP </w:t>
      </w:r>
      <w:r w:rsidR="00D65DA8">
        <w:t xml:space="preserve">Client </w:t>
      </w:r>
      <w:r>
        <w:t>Socket Commands</w:t>
      </w:r>
      <w:bookmarkEnd w:id="4742"/>
    </w:p>
    <w:p w:rsidR="00DD1527" w:rsidRDefault="00DD1527" w:rsidP="005F4916">
      <w:pPr>
        <w:pStyle w:val="Heading3"/>
      </w:pPr>
      <w:bookmarkStart w:id="4743" w:name="_Toc393651245"/>
      <w:r>
        <w:t>Socket.client.</w:t>
      </w:r>
      <w:r w:rsidR="000A117C">
        <w:t>connect</w:t>
      </w:r>
      <w:r>
        <w:t xml:space="preserve"> </w:t>
      </w:r>
      <w:r w:rsidR="00F11606">
        <w:t>&lt;server_ip_sexp&gt;,</w:t>
      </w:r>
      <w:r>
        <w:t xml:space="preserve"> &lt;port_nexp&gt;</w:t>
      </w:r>
      <w:ins w:id="4744" w:author="Sammartano, Marc (BIC USA)" w:date="2014-07-19T08:28:00Z">
        <w:r w:rsidR="0008297C">
          <w:t xml:space="preserve"> </w:t>
        </w:r>
        <w:r w:rsidR="0008297C" w:rsidRPr="00795B6C">
          <w:t>{</w:t>
        </w:r>
        <w:r w:rsidR="0008297C">
          <w:t xml:space="preserve"> , </w:t>
        </w:r>
        <w:r w:rsidR="0008297C" w:rsidRPr="00795B6C">
          <w:t>&lt;wait_</w:t>
        </w:r>
        <w:r w:rsidR="0008297C">
          <w:t>l</w:t>
        </w:r>
        <w:r w:rsidR="0008297C" w:rsidRPr="00795B6C">
          <w:t>exp&gt;</w:t>
        </w:r>
      </w:ins>
      <w:ins w:id="4745" w:author="Sammartano, Marc (BIC USA)" w:date="2014-07-19T08:29:00Z">
        <w:r w:rsidR="0008297C">
          <w:t xml:space="preserve"> </w:t>
        </w:r>
      </w:ins>
      <w:ins w:id="4746" w:author="Sammartano, Marc (BIC USA)" w:date="2014-07-19T08:28:00Z">
        <w:r w:rsidR="0008297C" w:rsidRPr="00795B6C">
          <w:t>}</w:t>
        </w:r>
      </w:ins>
      <w:bookmarkEnd w:id="4743"/>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ins w:id="4747" w:author="Sammartano, Marc (BIC USA)" w:date="2014-07-19T08:29:00Z">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ins>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ins w:id="4748" w:author="Sammartano, Marc (BIC USA)" w:date="2014-07-19T08:42:00Z">
        <w:r w:rsidR="00471475">
          <w:t xml:space="preserve">Host Name or </w:t>
        </w:r>
      </w:ins>
      <w:r>
        <w:t>IP is specified by the Server IP string expression using the Port specified by Port numeric expression</w:t>
      </w:r>
      <w:r w:rsidR="00A1543D">
        <w:t>.</w:t>
      </w:r>
    </w:p>
    <w:p w:rsidR="00DD1527" w:rsidRDefault="00471475" w:rsidP="00DD1527">
      <w:ins w:id="4749" w:author="Sammartano, Marc (BIC USA)" w:date="2014-07-19T08:35:00Z">
        <w:r>
          <w:t xml:space="preserve">The optional "wait" parameter determines if this command waits until a connection is made with </w:t>
        </w:r>
      </w:ins>
      <w:ins w:id="4750" w:author="Sammartano, Marc (BIC USA)" w:date="2014-07-19T08:36:00Z">
        <w:r w:rsidR="00316700">
          <w:t xml:space="preserve">the </w:t>
        </w:r>
      </w:ins>
      <w:ins w:id="4751" w:author="Sammartano, Marc (BIC USA)" w:date="2014-07-19T08:55:00Z">
        <w:r w:rsidR="00316700">
          <w:t>S</w:t>
        </w:r>
      </w:ins>
      <w:ins w:id="4752" w:author="Sammartano, Marc (BIC USA)" w:date="2014-07-19T08:36:00Z">
        <w:r>
          <w:t>erver</w:t>
        </w:r>
      </w:ins>
      <w:ins w:id="4753" w:author="Sammartano, Marc (BIC USA)" w:date="2014-07-19T08:35:00Z">
        <w:r>
          <w:t>.</w:t>
        </w:r>
        <w:r w:rsidRPr="00C128F2">
          <w:t xml:space="preserve"> If the parameter is absent or true (non-zero)</w:t>
        </w:r>
        <w:r>
          <w:t xml:space="preserve">, </w:t>
        </w:r>
      </w:ins>
      <w:ins w:id="4754" w:author="Sammartano, Marc (BIC USA)" w:date="2014-07-19T08:39:00Z">
        <w:r>
          <w:t>the</w:t>
        </w:r>
      </w:ins>
      <w:del w:id="4755" w:author="Sammartano, Marc (BIC USA)" w:date="2014-07-19T08:39:00Z">
        <w:r w:rsidR="00DD1527" w:rsidDel="00471475">
          <w:delText>This</w:delText>
        </w:r>
      </w:del>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ins w:id="4756" w:author="Sammartano, Marc (BIC USA)" w:date="2014-07-19T08:42:00Z">
        <w:r>
          <w:t>Server</w:t>
        </w:r>
      </w:ins>
      <w:del w:id="4757" w:author="Sammartano, Marc (BIC USA)" w:date="2014-07-19T08:42:00Z">
        <w:r w:rsidR="00F11606" w:rsidDel="00471475">
          <w:delText>device at the specified I</w:delText>
        </w:r>
        <w:r w:rsidR="00FB64D6" w:rsidDel="00471475">
          <w:delText>P</w:delText>
        </w:r>
      </w:del>
      <w:r w:rsidR="00FB64D6">
        <w:t xml:space="preserve"> does not respond, the command </w:t>
      </w:r>
      <w:del w:id="4758" w:author="Sammartano, Marc (BIC USA)" w:date="2014-07-19T08:40:00Z">
        <w:r w:rsidR="00F11606" w:rsidDel="00471475">
          <w:delText>will</w:delText>
        </w:r>
      </w:del>
      <w:ins w:id="4759" w:author="Sammartano, Marc (BIC USA)" w:date="2014-07-19T08:41:00Z">
        <w:r>
          <w:t>should</w:t>
        </w:r>
      </w:ins>
      <w:r w:rsidR="00F11606">
        <w:t xml:space="preserve"> </w:t>
      </w:r>
      <w:r w:rsidR="008731B4">
        <w:t>time out after a couple of minutes</w:t>
      </w:r>
      <w:ins w:id="4760" w:author="Sammartano, Marc (BIC USA)" w:date="2014-07-19T08:41:00Z">
        <w:r>
          <w:t>, but this is not certain</w:t>
        </w:r>
      </w:ins>
      <w:r w:rsidR="008731B4">
        <w:t>.</w:t>
      </w:r>
    </w:p>
    <w:p w:rsidR="003359C3" w:rsidRDefault="003359C3" w:rsidP="003359C3">
      <w:pPr>
        <w:rPr>
          <w:ins w:id="4761" w:author="Sammartano, Marc (BIC USA)" w:date="2014-07-19T08:46:00Z"/>
        </w:rPr>
      </w:pPr>
      <w:ins w:id="4762" w:author="Sammartano, Marc (BIC USA)" w:date="2014-07-19T08:46:00Z">
        <w:r>
          <w:t>If the parameter is false (zero), the command completes immediately. Use socket.server.status to determine when the connection is made.</w:t>
        </w:r>
      </w:ins>
      <w:ins w:id="4763" w:author="Sammartano, Marc (BIC USA)" w:date="2014-07-19T08:47:00Z">
        <w:r>
          <w:t xml:space="preserve"> If you monitor the socket status, you can set your own time-out</w:t>
        </w:r>
      </w:ins>
      <w:ins w:id="4764" w:author="Sammartano, Marc (BIC USA)" w:date="2014-07-19T08:48:00Z">
        <w:r>
          <w:t xml:space="preserve"> policy. </w:t>
        </w:r>
      </w:ins>
      <w:ins w:id="4765" w:author="Sammartano, Marc (BIC USA)" w:date="2014-07-19T08:52:00Z">
        <w:r>
          <w:t xml:space="preserve">You must use </w:t>
        </w:r>
      </w:ins>
      <w:ins w:id="4766" w:author="Sammartano, Marc (BIC USA)" w:date="2014-07-19T08:53:00Z">
        <w:r>
          <w:t xml:space="preserve">the </w:t>
        </w:r>
      </w:ins>
      <w:ins w:id="4767" w:author="Sammartano, Marc (BIC USA)" w:date="2014-07-19T08:52:00Z">
        <w:r w:rsidRPr="00316700">
          <w:rPr>
            <w:b/>
          </w:rPr>
          <w:t>Socket.client.close</w:t>
        </w:r>
        <w:r>
          <w:t xml:space="preserve"> </w:t>
        </w:r>
      </w:ins>
      <w:ins w:id="4768" w:author="Sammartano, Marc (BIC USA)" w:date="2014-07-19T08:53:00Z">
        <w:r w:rsidR="00316700">
          <w:t>command to stop a connection attempt that has not completed.</w:t>
        </w:r>
      </w:ins>
    </w:p>
    <w:p w:rsidR="000C029E" w:rsidDel="00425F87" w:rsidRDefault="000C029E" w:rsidP="005F4916">
      <w:pPr>
        <w:pStyle w:val="Heading3"/>
        <w:rPr>
          <w:del w:id="4769" w:author="Sammartano, Marc (BIC USA)" w:date="2014-07-13T00:03:00Z"/>
        </w:rPr>
      </w:pPr>
    </w:p>
    <w:p w:rsidR="00B81B2B" w:rsidRDefault="00B81B2B" w:rsidP="005F4916">
      <w:pPr>
        <w:pStyle w:val="Heading3"/>
      </w:pPr>
      <w:bookmarkStart w:id="4770" w:name="_Toc393651246"/>
      <w:r>
        <w:t>Socket.client.status &lt;status_nvar&gt;</w:t>
      </w:r>
      <w:bookmarkEnd w:id="4770"/>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del w:id="4771" w:author="Sammartano, Marc (BIC USA)" w:date="2014-07-19T08:58:00Z">
        <w:r w:rsidDel="00316700">
          <w:delText xml:space="preserve">    </w:delText>
        </w:r>
      </w:del>
      <w:r>
        <w:t>0</w:t>
      </w:r>
      <w:r w:rsidR="000C029E">
        <w:t xml:space="preserve"> </w:t>
      </w:r>
      <w:r>
        <w:t>= Nothing going on</w:t>
      </w:r>
    </w:p>
    <w:p w:rsidR="0008297C" w:rsidRDefault="0008297C" w:rsidP="00316700">
      <w:pPr>
        <w:pStyle w:val="ListParagraph"/>
        <w:rPr>
          <w:ins w:id="4772" w:author="Sammartano, Marc (BIC USA)" w:date="2014-07-19T08:26:00Z"/>
        </w:rPr>
      </w:pPr>
      <w:ins w:id="4773" w:author="Sammartano, Marc (BIC USA)" w:date="2014-07-19T08:26:00Z">
        <w:r>
          <w:t xml:space="preserve">2 = </w:t>
        </w:r>
      </w:ins>
      <w:ins w:id="4774" w:author="Sammartano, Marc (BIC USA)" w:date="2014-07-19T08:27:00Z">
        <w:r>
          <w:t>Connecting</w:t>
        </w:r>
      </w:ins>
    </w:p>
    <w:p w:rsidR="00B81B2B" w:rsidRDefault="00B81B2B" w:rsidP="00316700">
      <w:pPr>
        <w:pStyle w:val="ListParagraph"/>
      </w:pPr>
      <w:del w:id="4775" w:author="Sammartano, Marc (BIC USA)" w:date="2014-07-19T08:58:00Z">
        <w:r w:rsidDel="00316700">
          <w:delText xml:space="preserve">    </w:delText>
        </w:r>
      </w:del>
      <w:r>
        <w:t>3</w:t>
      </w:r>
      <w:r w:rsidR="000C029E">
        <w:t xml:space="preserve"> </w:t>
      </w:r>
      <w:r>
        <w:t>= Connected</w:t>
      </w:r>
    </w:p>
    <w:p w:rsidR="00CB062B" w:rsidRDefault="00D51188" w:rsidP="005F4916">
      <w:pPr>
        <w:pStyle w:val="Heading3"/>
      </w:pPr>
      <w:bookmarkStart w:id="4776" w:name="_Toc393651247"/>
      <w:r>
        <w:t>S</w:t>
      </w:r>
      <w:r w:rsidR="00CB062B">
        <w:t>ocket.client.server.ip &lt;svar&gt;</w:t>
      </w:r>
      <w:bookmarkEnd w:id="4776"/>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 .</w:t>
      </w:r>
    </w:p>
    <w:p w:rsidR="00BA7506" w:rsidRDefault="00BA7506" w:rsidP="005F4916">
      <w:pPr>
        <w:pStyle w:val="Heading3"/>
      </w:pPr>
      <w:bookmarkStart w:id="4777" w:name="_Toc393651248"/>
      <w:r>
        <w:t>Socket.client.read.line &lt;line_svar&gt;</w:t>
      </w:r>
      <w:bookmarkEnd w:id="4777"/>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4778" w:name="_Toc393651249"/>
      <w:r>
        <w:t>Socket.client.read.ready &lt;nvar&gt;</w:t>
      </w:r>
      <w:bookmarkEnd w:id="4778"/>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4779" w:name="_Toc393651250"/>
      <w:r>
        <w:t>Socket.client.read.file  &lt;fw_nexp&gt;</w:t>
      </w:r>
      <w:bookmarkEnd w:id="4779"/>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4780" w:name="_Toc393651251"/>
      <w:r>
        <w:t>Socket.client.write.line &lt;line_sexp&gt;</w:t>
      </w:r>
      <w:bookmarkEnd w:id="4780"/>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4781" w:name="_Toc393651252"/>
      <w:r>
        <w:t>Socket.client.write.bytes &lt;sexp&gt;</w:t>
      </w:r>
      <w:bookmarkEnd w:id="4781"/>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4782" w:name="_Toc393651253"/>
      <w:r>
        <w:lastRenderedPageBreak/>
        <w:t>Socket.client.write.file  &lt;fr_nexp&gt;</w:t>
      </w:r>
      <w:bookmarkEnd w:id="4782"/>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4783" w:name="_Toc393651254"/>
      <w:r>
        <w:t>S</w:t>
      </w:r>
      <w:r w:rsidR="00CB062B">
        <w:t>ocket.client.close</w:t>
      </w:r>
      <w:bookmarkEnd w:id="4783"/>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4784" w:name="_Toc393651255"/>
      <w:r>
        <w:t>TCP/IP Server Socket Commands</w:t>
      </w:r>
      <w:bookmarkEnd w:id="4784"/>
    </w:p>
    <w:p w:rsidR="0037623F" w:rsidRDefault="0037623F" w:rsidP="005F4916">
      <w:pPr>
        <w:pStyle w:val="Heading3"/>
      </w:pPr>
      <w:bookmarkStart w:id="4785" w:name="_Toc393651256"/>
      <w:r>
        <w:t>Socket.myip  &lt;svar&gt;</w:t>
      </w:r>
      <w:bookmarkEnd w:id="4785"/>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0" w:history="1">
        <w:r>
          <w:rPr>
            <w:rStyle w:val="Hyperlink"/>
          </w:rPr>
          <w:t>http://automation.whatismyip.com/n09230945.asp</w:t>
        </w:r>
      </w:hyperlink>
      <w:r w:rsidR="00F5651B">
        <w:t>"</w:t>
      </w:r>
    </w:p>
    <w:p w:rsidR="006B7DC7" w:rsidRDefault="006B7DC7" w:rsidP="005F4916">
      <w:pPr>
        <w:pStyle w:val="Heading3"/>
      </w:pPr>
      <w:bookmarkStart w:id="4786" w:name="_Toc393651257"/>
      <w:r>
        <w:t>Socket.server.create &lt;port_nexp&gt;</w:t>
      </w:r>
      <w:bookmarkEnd w:id="4786"/>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5F4916">
      <w:pPr>
        <w:pStyle w:val="Heading3"/>
      </w:pPr>
      <w:bookmarkStart w:id="4787" w:name="_Toc393651258"/>
      <w:r>
        <w:t>Socket.server.connect</w:t>
      </w:r>
      <w:r w:rsidR="00795B6C">
        <w:t xml:space="preserve"> </w:t>
      </w:r>
      <w:r w:rsidR="00795B6C" w:rsidRPr="00795B6C">
        <w:t>{&lt;wait_</w:t>
      </w:r>
      <w:r w:rsidR="00C128F2">
        <w:t>l</w:t>
      </w:r>
      <w:r w:rsidR="00795B6C" w:rsidRPr="00795B6C">
        <w:t>exp&gt;}</w:t>
      </w:r>
      <w:bookmarkEnd w:id="4787"/>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pPr>
        <w:rPr>
          <w:ins w:id="4788" w:author="Sammartano, Marc (BIC USA)" w:date="2014-07-19T08:30:00Z"/>
        </w:rPr>
      </w:pPr>
      <w:r>
        <w:t>Directs the previously created Server to accept a connection from the next client in the queue.</w:t>
      </w:r>
      <w:del w:id="4789" w:author="Sammartano, Marc (BIC USA)" w:date="2014-07-19T08:30:00Z">
        <w:r w:rsidDel="0008297C">
          <w:delText xml:space="preserve"> </w:delText>
        </w:r>
      </w:del>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ins w:id="4790" w:author="Sammartano, Marc (BIC USA)" w:date="2014-07-19T08:54:00Z">
        <w:r w:rsidR="00316700">
          <w:t xml:space="preserve"> You must use the </w:t>
        </w:r>
        <w:r w:rsidR="00316700">
          <w:rPr>
            <w:b/>
          </w:rPr>
          <w:t>Socket.server.close</w:t>
        </w:r>
        <w:r w:rsidR="00316700">
          <w:t xml:space="preserve"> command to stop a connection attempt that has not completed.</w:t>
        </w:r>
      </w:ins>
    </w:p>
    <w:p w:rsidR="000C029E" w:rsidRDefault="000C029E" w:rsidP="005F4916">
      <w:pPr>
        <w:pStyle w:val="Heading3"/>
      </w:pPr>
      <w:bookmarkStart w:id="4791" w:name="_Toc393651259"/>
      <w:r>
        <w:t>Socket.server.status &lt;status_nvar&gt;</w:t>
      </w:r>
      <w:bookmarkEnd w:id="4791"/>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del w:id="4792" w:author="Sammartano, Marc (BIC USA)" w:date="2014-07-19T08:58:00Z">
        <w:r w:rsidDel="00316700">
          <w:delText xml:space="preserve">   </w:delText>
        </w:r>
      </w:del>
      <w:r>
        <w:t>- 1 = Server socket not created</w:t>
      </w:r>
    </w:p>
    <w:p w:rsidR="000C029E" w:rsidRDefault="000C029E" w:rsidP="00316700">
      <w:pPr>
        <w:pStyle w:val="ListParagraph"/>
      </w:pPr>
      <w:del w:id="4793" w:author="Sammartano, Marc (BIC USA)" w:date="2014-07-19T08:58:00Z">
        <w:r w:rsidDel="00316700">
          <w:delText xml:space="preserve">   </w:delText>
        </w:r>
      </w:del>
      <w:r>
        <w:t xml:space="preserve">  0 = Nothing going on</w:t>
      </w:r>
    </w:p>
    <w:p w:rsidR="000C029E" w:rsidRDefault="000C029E" w:rsidP="00316700">
      <w:pPr>
        <w:pStyle w:val="ListParagraph"/>
      </w:pPr>
      <w:del w:id="4794" w:author="Sammartano, Marc (BIC USA)" w:date="2014-07-19T08:58:00Z">
        <w:r w:rsidDel="00316700">
          <w:delText xml:space="preserve">   </w:delText>
        </w:r>
      </w:del>
      <w:r>
        <w:t xml:space="preserve">  1 = Listening</w:t>
      </w:r>
    </w:p>
    <w:p w:rsidR="000C029E" w:rsidRDefault="000C029E" w:rsidP="00316700">
      <w:pPr>
        <w:pStyle w:val="ListParagraph"/>
      </w:pPr>
      <w:del w:id="4795" w:author="Sammartano, Marc (BIC USA)" w:date="2014-07-19T08:58:00Z">
        <w:r w:rsidDel="00316700">
          <w:delText xml:space="preserve">   </w:delText>
        </w:r>
      </w:del>
      <w:r>
        <w:t xml:space="preserve">  3 = Connected</w:t>
      </w:r>
    </w:p>
    <w:p w:rsidR="00B562D5" w:rsidRDefault="00B562D5" w:rsidP="005F4916">
      <w:pPr>
        <w:pStyle w:val="Heading3"/>
      </w:pPr>
      <w:bookmarkStart w:id="4796" w:name="_Toc393651260"/>
      <w:r>
        <w:lastRenderedPageBreak/>
        <w:t>Socket.server.read.line &lt;svar&gt;</w:t>
      </w:r>
      <w:bookmarkEnd w:id="4796"/>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4797" w:name="_Toc393651261"/>
      <w:r>
        <w:t>Socket.server.read.ready &lt;nvar&gt;</w:t>
      </w:r>
      <w:bookmarkEnd w:id="4797"/>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4798" w:name="_Toc393651262"/>
      <w:r>
        <w:t>Socket.server.write.line &lt;sexp&gt;</w:t>
      </w:r>
      <w:bookmarkEnd w:id="4798"/>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4799" w:name="_Toc393651263"/>
      <w:r>
        <w:t>Socket.server.write.bytes &lt;sexp&gt;</w:t>
      </w:r>
      <w:bookmarkEnd w:id="4799"/>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4800" w:name="_Toc393651264"/>
      <w:r>
        <w:t>Socket.server.write.file  &lt;fr_nexp&gt;</w:t>
      </w:r>
      <w:bookmarkEnd w:id="4800"/>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4801" w:name="_Toc393651265"/>
      <w:r w:rsidRPr="00AD2D2D">
        <w:t>Socket.server.read.file &lt;fw_nexp&gt;</w:t>
      </w:r>
      <w:bookmarkEnd w:id="4801"/>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4802" w:name="_Toc393651266"/>
      <w:r>
        <w:t>Socket.server.disconnect</w:t>
      </w:r>
      <w:bookmarkEnd w:id="4802"/>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4803" w:name="_Toc393651267"/>
      <w:r>
        <w:t>Socket.server.close</w:t>
      </w:r>
      <w:bookmarkEnd w:id="4803"/>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4804" w:name="_Toc393651268"/>
      <w:r>
        <w:lastRenderedPageBreak/>
        <w:t>Socket.server.client.ip &lt;nvar&gt;</w:t>
      </w:r>
      <w:bookmarkEnd w:id="4804"/>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4805" w:name="_Toc393651269"/>
      <w:r>
        <w:t>FTP</w:t>
      </w:r>
      <w:r w:rsidR="0081367E">
        <w:t xml:space="preserve"> Client</w:t>
      </w:r>
      <w:bookmarkEnd w:id="4805"/>
    </w:p>
    <w:p w:rsidR="000039BC" w:rsidRDefault="000039BC" w:rsidP="000039BC">
      <w:r>
        <w:t>These FTP commands implement a FTP Client</w:t>
      </w:r>
    </w:p>
    <w:p w:rsidR="000039BC" w:rsidRDefault="003A4712" w:rsidP="00EB1F62">
      <w:pPr>
        <w:pStyle w:val="Heading2"/>
      </w:pPr>
      <w:bookmarkStart w:id="4806" w:name="_Toc393651270"/>
      <w:r w:rsidRPr="004B7016">
        <w:t>Ftp.open</w:t>
      </w:r>
      <w:r w:rsidR="00A049E1">
        <w:t xml:space="preserve"> &lt;url_sexp&gt;, &lt;port_nexp&gt;, &lt;user_sexp&gt;, &lt;pw_sexp&gt;</w:t>
      </w:r>
      <w:bookmarkEnd w:id="4806"/>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864A03" w:rsidP="007B2223">
      <w:pPr>
        <w:pStyle w:val="Codeexample"/>
      </w:pPr>
      <w:hyperlink r:id="rId21" w:history="1">
        <w:r w:rsidR="00A049E1" w:rsidRPr="00A049E1">
          <w:t>ftp.open</w:t>
        </w:r>
      </w:hyperlink>
      <w:r w:rsidR="00A049E1" w:rsidRPr="00A049E1">
        <w:t xml:space="preserve"> </w:t>
      </w:r>
      <w:r w:rsidR="00F5651B">
        <w:t>"</w:t>
      </w:r>
      <w:hyperlink r:id="rId2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4807" w:name="_Toc393651271"/>
      <w:r>
        <w:t>Ftp.</w:t>
      </w:r>
      <w:r w:rsidR="00434FE2">
        <w:t>c</w:t>
      </w:r>
      <w:r w:rsidR="00FB227D">
        <w:t>lose</w:t>
      </w:r>
      <w:bookmarkEnd w:id="480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864A03" w:rsidP="00EB1F62">
      <w:pPr>
        <w:pStyle w:val="Heading2"/>
      </w:pPr>
      <w:hyperlink r:id="rId23" w:history="1">
        <w:bookmarkStart w:id="4808" w:name="_Toc393651272"/>
        <w:r w:rsidR="003A4712">
          <w:t>Ftp.</w:t>
        </w:r>
        <w:r w:rsidR="00A049E1" w:rsidRPr="00A049E1">
          <w:t>put</w:t>
        </w:r>
      </w:hyperlink>
      <w:r w:rsidR="00A63278">
        <w:t xml:space="preserve"> &lt;source_sexp&gt;, &lt;destination_sexp&gt;</w:t>
      </w:r>
      <w:bookmarkEnd w:id="480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864A03" w:rsidP="00EB1F62">
      <w:pPr>
        <w:pStyle w:val="Heading2"/>
      </w:pPr>
      <w:hyperlink r:id="rId24" w:history="1">
        <w:bookmarkStart w:id="4809" w:name="_Toc393651273"/>
        <w:r w:rsidR="003A4712">
          <w:t>Ftp.</w:t>
        </w:r>
        <w:r w:rsidR="00A049E1" w:rsidRPr="00A049E1">
          <w:t>get</w:t>
        </w:r>
      </w:hyperlink>
      <w:r w:rsidR="00A63278">
        <w:t xml:space="preserve"> &lt;source_sexp&gt;, &lt;destination_sexp&gt;</w:t>
      </w:r>
      <w:bookmarkEnd w:id="4809"/>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864A03" w:rsidP="00EB1F62">
      <w:pPr>
        <w:pStyle w:val="Heading2"/>
      </w:pPr>
      <w:hyperlink r:id="rId25" w:history="1">
        <w:bookmarkStart w:id="4810" w:name="_Toc393651274"/>
        <w:r w:rsidR="003A4712">
          <w:t>Ftp.</w:t>
        </w:r>
        <w:r w:rsidR="00A049E1" w:rsidRPr="00A049E1">
          <w:t>dir</w:t>
        </w:r>
      </w:hyperlink>
      <w:r w:rsidR="0034592D">
        <w:t xml:space="preserve"> &lt;list_n</w:t>
      </w:r>
      <w:r w:rsidR="005F6213">
        <w:t>var&gt;</w:t>
      </w:r>
      <w:bookmarkEnd w:id="4810"/>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lastRenderedPageBreak/>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864A03" w:rsidP="00EB1F62">
      <w:pPr>
        <w:pStyle w:val="Heading2"/>
      </w:pPr>
      <w:hyperlink r:id="rId26" w:history="1">
        <w:bookmarkStart w:id="4811" w:name="_Toc393651275"/>
        <w:r w:rsidR="003A4712">
          <w:t>Ftp.</w:t>
        </w:r>
        <w:r w:rsidR="00A049E1" w:rsidRPr="00A049E1">
          <w:t>cd</w:t>
        </w:r>
      </w:hyperlink>
      <w:r w:rsidR="005F6213">
        <w:t xml:space="preserve"> &lt;</w:t>
      </w:r>
      <w:r w:rsidR="00682711">
        <w:t>new_directory_sexp&gt;</w:t>
      </w:r>
      <w:bookmarkEnd w:id="4811"/>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864A03" w:rsidP="00EB1F62">
      <w:pPr>
        <w:pStyle w:val="Heading2"/>
      </w:pPr>
      <w:hyperlink r:id="rId27" w:history="1">
        <w:bookmarkStart w:id="4812" w:name="_Toc393651276"/>
        <w:r w:rsidR="003A4712">
          <w:t>Ftp.</w:t>
        </w:r>
        <w:r w:rsidR="00A049E1" w:rsidRPr="00A049E1">
          <w:t>rename</w:t>
        </w:r>
      </w:hyperlink>
      <w:r w:rsidR="00682711">
        <w:t xml:space="preserve"> &lt;old_filename_sexp&gt;, &lt;new_filename_sexp&gt;</w:t>
      </w:r>
      <w:bookmarkEnd w:id="4812"/>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864A03" w:rsidP="00EB1F62">
      <w:pPr>
        <w:pStyle w:val="Heading2"/>
      </w:pPr>
      <w:hyperlink r:id="rId28" w:history="1">
        <w:bookmarkStart w:id="4813" w:name="_Toc393651277"/>
        <w:r w:rsidR="003A4712">
          <w:t>Ftp.</w:t>
        </w:r>
        <w:r w:rsidR="00A049E1" w:rsidRPr="00A049E1">
          <w:t>delete</w:t>
        </w:r>
      </w:hyperlink>
      <w:r w:rsidR="00682711">
        <w:t xml:space="preserve"> &lt;filename_sexp&gt;</w:t>
      </w:r>
      <w:bookmarkEnd w:id="4813"/>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864A03" w:rsidP="00EB1F62">
      <w:pPr>
        <w:pStyle w:val="Heading2"/>
      </w:pPr>
      <w:hyperlink r:id="rId29" w:history="1">
        <w:bookmarkStart w:id="4814" w:name="_Toc393651278"/>
        <w:r w:rsidR="003A4712">
          <w:t>Ftp.</w:t>
        </w:r>
        <w:r w:rsidR="00A049E1" w:rsidRPr="00A049E1">
          <w:t>rmdir</w:t>
        </w:r>
      </w:hyperlink>
      <w:r w:rsidR="00682711">
        <w:t xml:space="preserve"> &lt;directory_sexp&gt;</w:t>
      </w:r>
      <w:bookmarkEnd w:id="4814"/>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864A03" w:rsidP="00EB1F62">
      <w:pPr>
        <w:pStyle w:val="Heading2"/>
      </w:pPr>
      <w:hyperlink r:id="rId30" w:history="1">
        <w:bookmarkStart w:id="4815" w:name="_Toc393651279"/>
        <w:r w:rsidR="003A4712">
          <w:t>Ftp.</w:t>
        </w:r>
        <w:r w:rsidR="00A049E1" w:rsidRPr="00A049E1">
          <w:t>mkdir</w:t>
        </w:r>
      </w:hyperlink>
      <w:r w:rsidR="00682711">
        <w:t xml:space="preserve"> &lt;directory_sexp&gt;</w:t>
      </w:r>
      <w:bookmarkEnd w:id="4815"/>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4816" w:name="_Toc393651280"/>
      <w:r>
        <w:t>Bluetooth</w:t>
      </w:r>
      <w:bookmarkEnd w:id="481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lastRenderedPageBreak/>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4817" w:name="_Toc393651281"/>
      <w:r>
        <w:t>B</w:t>
      </w:r>
      <w:r w:rsidR="00D50FDC">
        <w:t>t.open</w:t>
      </w:r>
      <w:r w:rsidR="00296C24">
        <w:t xml:space="preserve"> {0|1}</w:t>
      </w:r>
      <w:bookmarkEnd w:id="4817"/>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4818" w:name="_Toc393651282"/>
      <w:r>
        <w:t>Bt.close</w:t>
      </w:r>
      <w:bookmarkEnd w:id="4818"/>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4819" w:name="_Toc393651283"/>
      <w:r>
        <w:t>Bt.connect</w:t>
      </w:r>
      <w:r w:rsidR="00296C24">
        <w:t xml:space="preserve"> {0|1}</w:t>
      </w:r>
      <w:bookmarkEnd w:id="4819"/>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4820" w:name="_Toc393651284"/>
      <w:r>
        <w:t>Bt.disconnect</w:t>
      </w:r>
      <w:bookmarkEnd w:id="4820"/>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4821" w:name="_Toc393651285"/>
      <w:r>
        <w:lastRenderedPageBreak/>
        <w:t>Bt.reconnect</w:t>
      </w:r>
      <w:bookmarkEnd w:id="4821"/>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4822" w:name="_Toc393651286"/>
      <w:r>
        <w:t>Bt.status &lt;nvar&gt;</w:t>
      </w:r>
      <w:bookmarkEnd w:id="4822"/>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4823" w:name="_Toc393651287"/>
      <w:r>
        <w:t xml:space="preserve">Bt.write </w:t>
      </w:r>
      <w:ins w:id="4824" w:author="Sammartano, Marc (BIC USA)" w:date="2014-07-20T19:44:00Z">
        <w:r w:rsidR="00237A2A">
          <w:t>{</w:t>
        </w:r>
      </w:ins>
      <w:r w:rsidR="003C1FB8">
        <w:t>&lt;</w:t>
      </w:r>
      <w:del w:id="4825" w:author="Sammartano, Marc (BIC USA)" w:date="2014-07-20T19:43:00Z">
        <w:r w:rsidR="003C1FB8" w:rsidDel="001B2A8C">
          <w:delText>sexp&gt;|&lt;n</w:delText>
        </w:r>
      </w:del>
      <w:r w:rsidR="003C1FB8">
        <w:t>exp&gt; {,|;}</w:t>
      </w:r>
      <w:ins w:id="4826" w:author="Sammartano, Marc (BIC USA)" w:date="2014-07-20T19:45:00Z">
        <w:r w:rsidR="00237A2A">
          <w:t>}</w:t>
        </w:r>
      </w:ins>
      <w:r w:rsidR="003C1FB8">
        <w:t xml:space="preserve"> .</w:t>
      </w:r>
      <w:del w:id="4827" w:author="Sammartano, Marc (BIC USA)" w:date="2014-07-20T19:43:00Z">
        <w:r w:rsidR="003C1FB8" w:rsidDel="001B2A8C">
          <w:delText xml:space="preserve"> </w:delText>
        </w:r>
      </w:del>
      <w:r w:rsidR="003C1FB8">
        <w:t>.</w:t>
      </w:r>
      <w:del w:id="4828" w:author="Sammartano, Marc (BIC USA)" w:date="2014-07-20T19:43:00Z">
        <w:r w:rsidR="003C1FB8" w:rsidDel="001B2A8C">
          <w:delText xml:space="preserve"> </w:delText>
        </w:r>
      </w:del>
      <w:r w:rsidR="003C1FB8">
        <w:t>.</w:t>
      </w:r>
      <w:bookmarkEnd w:id="4823"/>
      <w:del w:id="4829" w:author="Sammartano, Marc (BIC USA)" w:date="2014-07-20T19:43:00Z">
        <w:r w:rsidR="003C1FB8" w:rsidDel="001B2A8C">
          <w:delText xml:space="preserve"> </w:delText>
        </w:r>
      </w:del>
      <w:del w:id="4830" w:author="Sammartano, Marc (BIC USA)" w:date="2014-07-20T19:44:00Z">
        <w:r w:rsidR="003C1FB8" w:rsidDel="001B2A8C">
          <w:delText>. &lt;sexp&gt;|&lt;nexp&gt;{,|;}</w:delText>
        </w:r>
      </w:del>
      <w:r w:rsidR="00520661">
        <w:fldChar w:fldCharType="begin"/>
      </w:r>
      <w:r w:rsidR="0010169A">
        <w:instrText xml:space="preserve"> XE "</w:instrText>
      </w:r>
      <w:r w:rsidR="0010169A" w:rsidRPr="0040433C">
        <w:instrText xml:space="preserve">Bt.write </w:instrText>
      </w:r>
      <w:ins w:id="4831" w:author="Sammartano, Marc (BIC USA)" w:date="2014-07-20T19:45:00Z">
        <w:r w:rsidR="00237A2A">
          <w:instrText>{</w:instrText>
        </w:r>
      </w:ins>
      <w:r w:rsidR="0010169A" w:rsidRPr="0040433C">
        <w:instrText>&lt;</w:instrText>
      </w:r>
      <w:del w:id="4832" w:author="Sammartano, Marc (BIC USA)" w:date="2014-07-20T19:43:00Z">
        <w:r w:rsidR="0010169A" w:rsidRPr="0040433C" w:rsidDel="001B2A8C">
          <w:delInstrText>sexp&gt;|&lt;n</w:delInstrText>
        </w:r>
      </w:del>
      <w:r w:rsidR="0010169A" w:rsidRPr="0040433C">
        <w:instrText>exp&gt; {,|\;}</w:instrText>
      </w:r>
      <w:ins w:id="4833" w:author="Sammartano, Marc (BIC USA)" w:date="2014-07-20T19:45:00Z">
        <w:r w:rsidR="00237A2A">
          <w:instrText>}</w:instrText>
        </w:r>
      </w:ins>
      <w:r w:rsidR="0010169A" w:rsidRPr="0040433C">
        <w:instrText xml:space="preserve"> .</w:instrText>
      </w:r>
      <w:del w:id="4834" w:author="Sammartano, Marc (BIC USA)" w:date="2014-07-20T19:44:00Z">
        <w:r w:rsidR="0010169A" w:rsidRPr="0040433C" w:rsidDel="00237A2A">
          <w:delInstrText xml:space="preserve"> </w:delInstrText>
        </w:r>
      </w:del>
      <w:r w:rsidR="0010169A" w:rsidRPr="0040433C">
        <w:instrText>.</w:instrText>
      </w:r>
      <w:del w:id="4835" w:author="Sammartano, Marc (BIC USA)" w:date="2014-07-20T19:44:00Z">
        <w:r w:rsidR="0010169A" w:rsidRPr="0040433C" w:rsidDel="00237A2A">
          <w:delInstrText xml:space="preserve"> </w:delInstrText>
        </w:r>
      </w:del>
      <w:r w:rsidR="0010169A" w:rsidRPr="0040433C">
        <w:instrText>.</w:instrText>
      </w:r>
      <w:del w:id="4836" w:author="Sammartano, Marc (BIC USA)" w:date="2014-07-20T19:44:00Z">
        <w:r w:rsidR="0010169A" w:rsidRPr="0040433C" w:rsidDel="00237A2A">
          <w:delInstrText xml:space="preserve"> . &lt;sexp&gt;|&lt;nexp&gt;{,|\;}</w:delInstrText>
        </w:r>
      </w:del>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ins w:id="4837" w:author="Sammartano, Marc (BIC USA)" w:date="2014-07-20T19:51:00Z">
        <w:r w:rsidR="00237A2A" w:rsidRPr="00237A2A">
          <w:rPr>
            <w:b/>
          </w:rPr>
          <w:t>rint</w:t>
        </w:r>
      </w:ins>
      <w:del w:id="4838" w:author="Sammartano, Marc (BIC USA)" w:date="2014-07-20T19:51:00Z">
        <w:r w:rsidDel="00237A2A">
          <w:delText>RINT</w:delText>
        </w:r>
      </w:del>
      <w:r>
        <w:t xml:space="preserve"> parameters. This command is essentially a </w:t>
      </w:r>
      <w:r w:rsidRPr="00237A2A">
        <w:rPr>
          <w:b/>
        </w:rPr>
        <w:t>P</w:t>
      </w:r>
      <w:ins w:id="4839" w:author="Sammartano, Marc (BIC USA)" w:date="2014-07-20T19:51:00Z">
        <w:r w:rsidR="00237A2A" w:rsidRPr="00237A2A">
          <w:rPr>
            <w:b/>
          </w:rPr>
          <w:t>rint</w:t>
        </w:r>
      </w:ins>
      <w:del w:id="4840" w:author="Sammartano, Marc (BIC USA)" w:date="2014-07-20T19:51:00Z">
        <w:r w:rsidDel="00237A2A">
          <w:delText>RINT</w:delText>
        </w:r>
      </w:del>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4841" w:name="_Toc393651288"/>
      <w:r>
        <w:t>Bt.read.ready &lt;nvar&gt;</w:t>
      </w:r>
      <w:bookmarkEnd w:id="4841"/>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4842" w:name="_Toc393651289"/>
      <w:r>
        <w:t>OnB</w:t>
      </w:r>
      <w:r w:rsidR="00010A3E">
        <w:t>t</w:t>
      </w:r>
      <w:r>
        <w:t>ReadReady:</w:t>
      </w:r>
      <w:bookmarkEnd w:id="4842"/>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4843" w:name="_Toc393651290"/>
      <w:r>
        <w:lastRenderedPageBreak/>
        <w:t>Bt.onRead</w:t>
      </w:r>
      <w:r w:rsidR="00F378FD">
        <w:t>Ready.Resume</w:t>
      </w:r>
      <w:bookmarkEnd w:id="4843"/>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4844" w:name="_Toc393651291"/>
      <w:r>
        <w:t>Bt.read.bytes &lt;svar&gt;</w:t>
      </w:r>
      <w:bookmarkEnd w:id="484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4845" w:name="_Toc393651292"/>
      <w:r>
        <w:t>Bt.device.name &lt;svar&gt;</w:t>
      </w:r>
      <w:bookmarkEnd w:id="484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4846" w:name="_Toc393651293"/>
      <w:r>
        <w:t>Bt.set.uuid &lt;sexp&gt;</w:t>
      </w:r>
      <w:bookmarkEnd w:id="4846"/>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864A03" w:rsidP="0001590A">
      <w:pPr>
        <w:ind w:left="720"/>
      </w:pPr>
      <w:hyperlink r:id="rId31" w:history="1">
        <w:r w:rsidR="00833D3B">
          <w:rPr>
            <w:rStyle w:val="Hyperlink"/>
          </w:rPr>
          <w:t>http://farwestab.wordpress.com/2011/02/05/some-tips-on-android-and-bluetooth/</w:t>
        </w:r>
      </w:hyperlink>
    </w:p>
    <w:p w:rsidR="002D4A72" w:rsidRDefault="00917BFD" w:rsidP="00E33967">
      <w:pPr>
        <w:pStyle w:val="Heading1"/>
      </w:pPr>
      <w:bookmarkStart w:id="4847" w:name="_Toc393651294"/>
      <w:r>
        <w:t>Miscellaneous Commands</w:t>
      </w:r>
      <w:bookmarkEnd w:id="4847"/>
    </w:p>
    <w:p w:rsidR="00917BFD" w:rsidRDefault="00917BFD" w:rsidP="00EB1F62">
      <w:pPr>
        <w:pStyle w:val="Heading2"/>
      </w:pPr>
      <w:bookmarkStart w:id="4848" w:name="_Toc393651295"/>
      <w:r>
        <w:t>Browse</w:t>
      </w:r>
      <w:r w:rsidR="00C130D2">
        <w:t xml:space="preserve"> &lt;url_sexp&gt;</w:t>
      </w:r>
      <w:bookmarkEnd w:id="4848"/>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2"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4849" w:name="_Toc393651296"/>
      <w:r>
        <w:lastRenderedPageBreak/>
        <w:t>Swap &lt;nvar_a&gt;|&lt;svar_a&gt;, &lt;nvar_b&gt;</w:t>
      </w:r>
      <w:r w:rsidR="000C3162">
        <w:t>|</w:t>
      </w:r>
      <w:r>
        <w:t>&lt;svar_b&gt;</w:t>
      </w:r>
      <w:bookmarkEnd w:id="4849"/>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4850" w:name="_Toc393651297"/>
      <w:r>
        <w:t>Clipboard</w:t>
      </w:r>
      <w:bookmarkEnd w:id="4850"/>
    </w:p>
    <w:p w:rsidR="00917BFD" w:rsidRPr="004414D8" w:rsidRDefault="00917BFD" w:rsidP="005F4916">
      <w:pPr>
        <w:pStyle w:val="Heading3"/>
      </w:pPr>
      <w:bookmarkStart w:id="4851" w:name="_Toc393651298"/>
      <w:r w:rsidRPr="004414D8">
        <w:t>Clipboard.get</w:t>
      </w:r>
      <w:r w:rsidR="00794F1D" w:rsidRPr="004414D8">
        <w:t xml:space="preserve"> &lt;svar&gt;</w:t>
      </w:r>
      <w:bookmarkEnd w:id="4851"/>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4852" w:name="_Toc393651299"/>
      <w:r>
        <w:t>Clipboard.put</w:t>
      </w:r>
      <w:r w:rsidR="00794F1D">
        <w:t xml:space="preserve"> &lt;sexp&gt;</w:t>
      </w:r>
      <w:bookmarkEnd w:id="4852"/>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4853" w:name="_Toc393651300"/>
      <w:r>
        <w:t>Echo.on</w:t>
      </w:r>
      <w:bookmarkEnd w:id="4853"/>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4854" w:name="_Toc393651301"/>
      <w:r>
        <w:t>Echo.off</w:t>
      </w:r>
      <w:bookmarkEnd w:id="4854"/>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4855" w:name="_Toc393651302"/>
      <w:r>
        <w:t>Encryption</w:t>
      </w:r>
      <w:bookmarkEnd w:id="4855"/>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4856" w:name="_Toc393651303"/>
      <w:r>
        <w:t>Encrypt</w:t>
      </w:r>
      <w:r w:rsidR="00794F1D">
        <w:t xml:space="preserve"> &lt;pw_sexp&gt;, &lt;source_sexp&gt;, &lt;encrypted_</w:t>
      </w:r>
      <w:r w:rsidR="008F6B1A">
        <w:t>svar&gt;</w:t>
      </w:r>
      <w:bookmarkEnd w:id="4856"/>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4857" w:name="_Toc393651304"/>
      <w:r>
        <w:t>Decrypt</w:t>
      </w:r>
      <w:r w:rsidR="008F6B1A">
        <w:t xml:space="preserve">  &lt;pw_sexp&gt;, &lt;encrypted_svar&gt;, &lt;decrypted_svar&gt;</w:t>
      </w:r>
      <w:bookmarkEnd w:id="4857"/>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rPr>
          <w:ins w:id="4858" w:author="Sammartano, Marc (BIC USA)" w:date="2014-07-13T00:00:00Z"/>
        </w:rPr>
      </w:pPr>
      <w:bookmarkStart w:id="4859" w:name="_Toc393651305"/>
      <w:ins w:id="4860" w:author="Sammartano, Marc (BIC USA)" w:date="2014-07-12T23:56:00Z">
        <w:r>
          <w:t>Ringer</w:t>
        </w:r>
      </w:ins>
      <w:bookmarkEnd w:id="4859"/>
    </w:p>
    <w:p w:rsidR="00EA1DDF" w:rsidRDefault="00EA1DDF" w:rsidP="00EA1DDF">
      <w:pPr>
        <w:rPr>
          <w:ins w:id="4861" w:author="Sammartano, Marc (BIC USA)" w:date="2014-07-13T00:09:00Z"/>
        </w:rPr>
      </w:pPr>
      <w:ins w:id="4862" w:author="Sammartano, Marc (BIC USA)" w:date="2014-07-13T00:09:00Z">
        <w:r>
          <w:t>Android devices support three ringtone modes:</w:t>
        </w:r>
      </w:ins>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rPr>
          <w:ins w:id="4863" w:author="Sammartano, Marc (BIC USA)" w:date="2014-07-13T00:09:00Z"/>
        </w:trPr>
        <w:tc>
          <w:tcPr>
            <w:tcW w:w="1613" w:type="dxa"/>
          </w:tcPr>
          <w:p w:rsidR="00EA1DDF" w:rsidRPr="002C2F6D" w:rsidRDefault="00EA1DDF" w:rsidP="005F42A8">
            <w:pPr>
              <w:jc w:val="center"/>
              <w:rPr>
                <w:ins w:id="4864" w:author="Sammartano, Marc (BIC USA)" w:date="2014-07-13T00:09:00Z"/>
                <w:b/>
              </w:rPr>
            </w:pPr>
            <w:ins w:id="4865" w:author="Sammartano, Marc (BIC USA)" w:date="2014-07-13T00:11:00Z">
              <w:r>
                <w:rPr>
                  <w:b/>
                </w:rPr>
                <w:t>Value</w:t>
              </w:r>
            </w:ins>
            <w:ins w:id="4866" w:author="Sammartano, Marc (BIC USA)" w:date="2014-07-13T00:09:00Z">
              <w:r>
                <w:rPr>
                  <w:b/>
                </w:rPr>
                <w:t>:</w:t>
              </w:r>
            </w:ins>
          </w:p>
        </w:tc>
        <w:tc>
          <w:tcPr>
            <w:tcW w:w="1956" w:type="dxa"/>
          </w:tcPr>
          <w:p w:rsidR="00EA1DDF" w:rsidRPr="002C2F6D" w:rsidRDefault="00EA1DDF" w:rsidP="005F42A8">
            <w:pPr>
              <w:jc w:val="center"/>
              <w:rPr>
                <w:ins w:id="4867" w:author="Sammartano, Marc (BIC USA)" w:date="2014-07-13T00:09:00Z"/>
                <w:b/>
              </w:rPr>
            </w:pPr>
            <w:ins w:id="4868" w:author="Sammartano, Marc (BIC USA)" w:date="2014-07-13T00:09:00Z">
              <w:r>
                <w:rPr>
                  <w:b/>
                </w:rPr>
                <w:t>Meaning:</w:t>
              </w:r>
            </w:ins>
          </w:p>
        </w:tc>
        <w:tc>
          <w:tcPr>
            <w:tcW w:w="3780" w:type="dxa"/>
          </w:tcPr>
          <w:p w:rsidR="00EA1DDF" w:rsidRDefault="00EA1DDF" w:rsidP="005F42A8">
            <w:pPr>
              <w:jc w:val="center"/>
              <w:rPr>
                <w:ins w:id="4869" w:author="Sammartano, Marc (BIC USA)" w:date="2014-07-13T00:13:00Z"/>
                <w:b/>
              </w:rPr>
            </w:pPr>
            <w:ins w:id="4870" w:author="Sammartano, Marc (BIC USA)" w:date="2014-07-13T00:13:00Z">
              <w:r>
                <w:rPr>
                  <w:b/>
                </w:rPr>
                <w:t>Behavior</w:t>
              </w:r>
            </w:ins>
          </w:p>
        </w:tc>
      </w:tr>
      <w:tr w:rsidR="00EA1DDF" w:rsidRPr="005B3879" w:rsidTr="00EA1DDF">
        <w:trPr>
          <w:ins w:id="4871" w:author="Sammartano, Marc (BIC USA)" w:date="2014-07-13T00:09:00Z"/>
        </w:trPr>
        <w:tc>
          <w:tcPr>
            <w:tcW w:w="1613" w:type="dxa"/>
          </w:tcPr>
          <w:p w:rsidR="00EA1DDF" w:rsidRPr="005B3879" w:rsidRDefault="00EA1DDF" w:rsidP="00EA1DDF">
            <w:pPr>
              <w:jc w:val="center"/>
              <w:rPr>
                <w:ins w:id="4872" w:author="Sammartano, Marc (BIC USA)" w:date="2014-07-13T00:09:00Z"/>
              </w:rPr>
            </w:pPr>
            <w:ins w:id="4873" w:author="Sammartano, Marc (BIC USA)" w:date="2014-07-13T00:11:00Z">
              <w:r>
                <w:t>0</w:t>
              </w:r>
            </w:ins>
          </w:p>
        </w:tc>
        <w:tc>
          <w:tcPr>
            <w:tcW w:w="1956" w:type="dxa"/>
          </w:tcPr>
          <w:p w:rsidR="00EA1DDF" w:rsidRPr="005B3879" w:rsidRDefault="00EA1DDF" w:rsidP="005F42A8">
            <w:pPr>
              <w:jc w:val="center"/>
              <w:rPr>
                <w:ins w:id="4874" w:author="Sammartano, Marc (BIC USA)" w:date="2014-07-13T00:09:00Z"/>
              </w:rPr>
            </w:pPr>
            <w:ins w:id="4875" w:author="Sammartano, Marc (BIC USA)" w:date="2014-07-13T00:11:00Z">
              <w:r>
                <w:t>Silent</w:t>
              </w:r>
            </w:ins>
          </w:p>
        </w:tc>
        <w:tc>
          <w:tcPr>
            <w:tcW w:w="3780" w:type="dxa"/>
          </w:tcPr>
          <w:p w:rsidR="00EA1DDF" w:rsidRDefault="00EA1DDF" w:rsidP="00EA1DDF">
            <w:pPr>
              <w:jc w:val="center"/>
              <w:rPr>
                <w:ins w:id="4876" w:author="Sammartano, Marc (BIC USA)" w:date="2014-07-13T00:13:00Z"/>
              </w:rPr>
            </w:pPr>
            <w:ins w:id="4877" w:author="Sammartano, Marc (BIC USA)" w:date="2014-07-13T00:13:00Z">
              <w:r>
                <w:t>Ringer is silent and does not vibrate</w:t>
              </w:r>
            </w:ins>
          </w:p>
        </w:tc>
      </w:tr>
      <w:tr w:rsidR="00EA1DDF" w:rsidRPr="005B3879" w:rsidTr="00EA1DDF">
        <w:trPr>
          <w:ins w:id="4878" w:author="Sammartano, Marc (BIC USA)" w:date="2014-07-13T00:09:00Z"/>
        </w:trPr>
        <w:tc>
          <w:tcPr>
            <w:tcW w:w="1613" w:type="dxa"/>
          </w:tcPr>
          <w:p w:rsidR="00EA1DDF" w:rsidRPr="005B3879" w:rsidRDefault="00EA1DDF" w:rsidP="005F42A8">
            <w:pPr>
              <w:jc w:val="center"/>
              <w:rPr>
                <w:ins w:id="4879" w:author="Sammartano, Marc (BIC USA)" w:date="2014-07-13T00:09:00Z"/>
              </w:rPr>
            </w:pPr>
            <w:ins w:id="4880" w:author="Sammartano, Marc (BIC USA)" w:date="2014-07-13T00:09:00Z">
              <w:r>
                <w:t>1</w:t>
              </w:r>
            </w:ins>
          </w:p>
        </w:tc>
        <w:tc>
          <w:tcPr>
            <w:tcW w:w="1956" w:type="dxa"/>
          </w:tcPr>
          <w:p w:rsidR="00EA1DDF" w:rsidRPr="005B3879" w:rsidRDefault="00EA1DDF" w:rsidP="005F42A8">
            <w:pPr>
              <w:jc w:val="center"/>
              <w:rPr>
                <w:ins w:id="4881" w:author="Sammartano, Marc (BIC USA)" w:date="2014-07-13T00:09:00Z"/>
              </w:rPr>
            </w:pPr>
            <w:ins w:id="4882" w:author="Sammartano, Marc (BIC USA)" w:date="2014-07-13T00:11:00Z">
              <w:r>
                <w:t>Vibrate</w:t>
              </w:r>
            </w:ins>
          </w:p>
        </w:tc>
        <w:tc>
          <w:tcPr>
            <w:tcW w:w="3780" w:type="dxa"/>
          </w:tcPr>
          <w:p w:rsidR="00EA1DDF" w:rsidRDefault="00EA1DDF" w:rsidP="005F42A8">
            <w:pPr>
              <w:jc w:val="center"/>
              <w:rPr>
                <w:ins w:id="4883" w:author="Sammartano, Marc (BIC USA)" w:date="2014-07-13T00:13:00Z"/>
              </w:rPr>
            </w:pPr>
            <w:ins w:id="4884" w:author="Sammartano, Marc (BIC USA)" w:date="2014-07-13T00:14:00Z">
              <w:r>
                <w:t>Ringer is silent but vibrates</w:t>
              </w:r>
            </w:ins>
          </w:p>
        </w:tc>
      </w:tr>
      <w:tr w:rsidR="00EA1DDF" w:rsidRPr="005B3879" w:rsidTr="00EA1DDF">
        <w:trPr>
          <w:ins w:id="4885" w:author="Sammartano, Marc (BIC USA)" w:date="2014-07-13T00:09:00Z"/>
        </w:trPr>
        <w:tc>
          <w:tcPr>
            <w:tcW w:w="1613" w:type="dxa"/>
          </w:tcPr>
          <w:p w:rsidR="00EA1DDF" w:rsidRPr="005B3879" w:rsidRDefault="00EA1DDF" w:rsidP="00EA1DDF">
            <w:pPr>
              <w:jc w:val="center"/>
              <w:rPr>
                <w:ins w:id="4886" w:author="Sammartano, Marc (BIC USA)" w:date="2014-07-13T00:09:00Z"/>
              </w:rPr>
            </w:pPr>
            <w:ins w:id="4887" w:author="Sammartano, Marc (BIC USA)" w:date="2014-07-13T00:09:00Z">
              <w:r>
                <w:t>2</w:t>
              </w:r>
            </w:ins>
          </w:p>
        </w:tc>
        <w:tc>
          <w:tcPr>
            <w:tcW w:w="1956" w:type="dxa"/>
          </w:tcPr>
          <w:p w:rsidR="00EA1DDF" w:rsidRPr="005B3879" w:rsidRDefault="00EA1DDF" w:rsidP="005F42A8">
            <w:pPr>
              <w:jc w:val="center"/>
              <w:rPr>
                <w:ins w:id="4888" w:author="Sammartano, Marc (BIC USA)" w:date="2014-07-13T00:09:00Z"/>
              </w:rPr>
            </w:pPr>
            <w:ins w:id="4889" w:author="Sammartano, Marc (BIC USA)" w:date="2014-07-13T00:11:00Z">
              <w:r>
                <w:t>Normal</w:t>
              </w:r>
            </w:ins>
          </w:p>
        </w:tc>
        <w:tc>
          <w:tcPr>
            <w:tcW w:w="3780" w:type="dxa"/>
          </w:tcPr>
          <w:p w:rsidR="00EA1DDF" w:rsidRDefault="00EA1DDF" w:rsidP="0006591D">
            <w:pPr>
              <w:jc w:val="center"/>
              <w:rPr>
                <w:ins w:id="4890" w:author="Sammartano, Marc (BIC USA)" w:date="2014-07-13T00:13:00Z"/>
              </w:rPr>
            </w:pPr>
            <w:ins w:id="4891" w:author="Sammartano, Marc (BIC USA)" w:date="2014-07-13T00:14:00Z">
              <w:r>
                <w:t>Ringer may be audible and may vibrate</w:t>
              </w:r>
            </w:ins>
          </w:p>
        </w:tc>
      </w:tr>
    </w:tbl>
    <w:p w:rsidR="00EA1DDF" w:rsidRDefault="00EA1DDF" w:rsidP="00554E83">
      <w:pPr>
        <w:spacing w:before="120"/>
        <w:rPr>
          <w:ins w:id="4892" w:author="Sammartano, Marc (BIC USA)" w:date="2014-07-13T00:39:00Z"/>
        </w:rPr>
      </w:pPr>
      <w:ins w:id="4893" w:author="Sammartano, Marc (BIC USA)" w:date="2014-07-13T00:15:00Z">
        <w:r>
          <w:t>"Normal" behavior depends on other device settings</w:t>
        </w:r>
      </w:ins>
      <w:ins w:id="4894" w:author="Sammartano, Marc (BIC USA)" w:date="2014-07-13T00:16:00Z">
        <w:r>
          <w:t xml:space="preserve"> set by the user.</w:t>
        </w:r>
      </w:ins>
    </w:p>
    <w:p w:rsidR="008837AF" w:rsidRDefault="008837AF" w:rsidP="00554E83">
      <w:pPr>
        <w:spacing w:before="120"/>
        <w:rPr>
          <w:ins w:id="4895" w:author="Sammartano, Marc (BIC USA)" w:date="2014-07-19T08:13:00Z"/>
        </w:rPr>
      </w:pPr>
      <w:ins w:id="4896" w:author="Sammartano, Marc (BIC USA)" w:date="2014-07-13T00:39:00Z">
        <w:r>
          <w:t xml:space="preserve">Ringer volume is an integer number from zero to a device-dependant maximum. </w:t>
        </w:r>
      </w:ins>
      <w:ins w:id="4897" w:author="Sammartano, Marc (BIC USA)" w:date="2014-07-13T00:40:00Z">
        <w:r>
          <w:t>If the volume is zero the ringer is silent.</w:t>
        </w:r>
      </w:ins>
    </w:p>
    <w:p w:rsidR="0006591D" w:rsidRPr="00425F87" w:rsidRDefault="0006591D" w:rsidP="00554E83">
      <w:pPr>
        <w:spacing w:before="120"/>
        <w:rPr>
          <w:ins w:id="4898" w:author="Sammartano, Marc (BIC USA)" w:date="2014-07-12T23:56:00Z"/>
        </w:rPr>
      </w:pPr>
      <w:ins w:id="4899" w:author="Sammartano, Marc (BIC USA)" w:date="2014-07-19T08:13:00Z">
        <w:r>
          <w:t xml:space="preserve">NOTE: These are system settings. </w:t>
        </w:r>
      </w:ins>
      <w:ins w:id="4900" w:author="Sammartano, Marc (BIC USA)" w:date="2014-07-19T08:24:00Z">
        <w:r w:rsidR="0008297C">
          <w:t xml:space="preserve">Any </w:t>
        </w:r>
      </w:ins>
      <w:ins w:id="4901" w:author="Sammartano, Marc (BIC USA)" w:date="2014-07-19T08:14:00Z">
        <w:r>
          <w:t xml:space="preserve">change </w:t>
        </w:r>
      </w:ins>
      <w:ins w:id="4902" w:author="Sammartano, Marc (BIC USA)" w:date="2014-07-19T08:24:00Z">
        <w:r w:rsidR="0008297C">
          <w:t xml:space="preserve">you make </w:t>
        </w:r>
      </w:ins>
      <w:ins w:id="4903" w:author="Sammartano, Marc (BIC USA)" w:date="2014-07-19T08:14:00Z">
        <w:r>
          <w:t>persists</w:t>
        </w:r>
      </w:ins>
      <w:ins w:id="4904" w:author="Sammartano, Marc (BIC USA)" w:date="2014-07-19T08:13:00Z">
        <w:r>
          <w:t xml:space="preserve"> </w:t>
        </w:r>
      </w:ins>
      <w:ins w:id="4905" w:author="Sammartano, Marc (BIC USA)" w:date="2014-07-19T08:23:00Z">
        <w:r w:rsidR="0008297C">
          <w:t xml:space="preserve">after </w:t>
        </w:r>
      </w:ins>
      <w:ins w:id="4906" w:author="Sammartano, Marc (BIC USA)" w:date="2014-07-19T08:13:00Z">
        <w:r>
          <w:t xml:space="preserve">your program </w:t>
        </w:r>
      </w:ins>
      <w:ins w:id="4907" w:author="Sammartano, Marc (BIC USA)" w:date="2014-07-19T08:23:00Z">
        <w:r w:rsidR="0008297C">
          <w:t>ends</w:t>
        </w:r>
      </w:ins>
      <w:ins w:id="4908" w:author="Sammartano, Marc (BIC USA)" w:date="2014-07-19T08:13:00Z">
        <w:r>
          <w:t>.</w:t>
        </w:r>
      </w:ins>
      <w:ins w:id="4909" w:author="Sammartano, Marc (BIC USA)" w:date="2014-07-19T08:21:00Z">
        <w:r>
          <w:t xml:space="preserve"> You may want to record the original settings and </w:t>
        </w:r>
      </w:ins>
      <w:ins w:id="4910" w:author="Sammartano, Marc (BIC USA)" w:date="2014-07-19T08:22:00Z">
        <w:r>
          <w:t>chan</w:t>
        </w:r>
        <w:r w:rsidR="0008297C">
          <w:t>ge them back when the program exits</w:t>
        </w:r>
        <w:r>
          <w:t>.</w:t>
        </w:r>
      </w:ins>
    </w:p>
    <w:p w:rsidR="00425F87" w:rsidRDefault="00425F87" w:rsidP="00425F87">
      <w:pPr>
        <w:pStyle w:val="Heading3"/>
        <w:rPr>
          <w:ins w:id="4911" w:author="Sammartano, Marc (BIC USA)" w:date="2014-07-12T23:57:00Z"/>
        </w:rPr>
      </w:pPr>
      <w:bookmarkStart w:id="4912" w:name="_Toc393651306"/>
      <w:ins w:id="4913" w:author="Sammartano, Marc (BIC USA)" w:date="2014-07-12T23:57:00Z">
        <w:r>
          <w:lastRenderedPageBreak/>
          <w:t>Ringer.</w:t>
        </w:r>
      </w:ins>
      <w:ins w:id="4914" w:author="Sammartano, Marc (BIC USA)" w:date="2014-07-12T23:58:00Z">
        <w:r>
          <w:t>g</w:t>
        </w:r>
      </w:ins>
      <w:ins w:id="4915" w:author="Sammartano, Marc (BIC USA)" w:date="2014-07-12T23:57:00Z">
        <w:r>
          <w:t>et</w:t>
        </w:r>
      </w:ins>
      <w:ins w:id="4916" w:author="Sammartano, Marc (BIC USA)" w:date="2014-07-12T23:58:00Z">
        <w:r>
          <w:t>.mode &lt;nvar&gt;</w:t>
        </w:r>
      </w:ins>
      <w:bookmarkEnd w:id="4912"/>
      <w:ins w:id="4917" w:author="Sammartano, Marc (BIC USA)" w:date="2014-07-12T23:57:00Z">
        <w:r>
          <w:fldChar w:fldCharType="begin"/>
        </w:r>
        <w:r>
          <w:instrText xml:space="preserve"> XE "</w:instrText>
        </w:r>
      </w:ins>
      <w:ins w:id="4918" w:author="Sammartano, Marc (BIC USA)" w:date="2014-07-12T23:58:00Z">
        <w:r>
          <w:instrText>Ringer.get.mode &lt;nvar&gt;</w:instrText>
        </w:r>
      </w:ins>
      <w:ins w:id="4919" w:author="Sammartano, Marc (BIC USA)" w:date="2014-07-12T23:57:00Z">
        <w:r>
          <w:instrText xml:space="preserve">" </w:instrText>
        </w:r>
        <w:r>
          <w:fldChar w:fldCharType="end"/>
        </w:r>
      </w:ins>
    </w:p>
    <w:p w:rsidR="00425F87" w:rsidRDefault="00EA1DDF" w:rsidP="00425F87">
      <w:pPr>
        <w:rPr>
          <w:ins w:id="4920" w:author="Sammartano, Marc (BIC USA)" w:date="2014-07-12T23:57:00Z"/>
        </w:rPr>
      </w:pPr>
      <w:ins w:id="4921" w:author="Sammartano, Marc (BIC USA)" w:date="2014-07-13T00:12:00Z">
        <w:r>
          <w:t>Returns</w:t>
        </w:r>
      </w:ins>
      <w:ins w:id="4922" w:author="Sammartano, Marc (BIC USA)" w:date="2014-07-12T23:58:00Z">
        <w:r w:rsidR="00425F87">
          <w:t xml:space="preserve"> the current ringtone mode</w:t>
        </w:r>
      </w:ins>
      <w:ins w:id="4923" w:author="Sammartano, Marc (BIC USA)" w:date="2014-07-13T00:12:00Z">
        <w:r>
          <w:t xml:space="preserve"> in the numeric variable</w:t>
        </w:r>
      </w:ins>
      <w:ins w:id="4924" w:author="Sammartano, Marc (BIC USA)" w:date="2014-07-12T23:57:00Z">
        <w:r w:rsidR="00425F87">
          <w:t>.</w:t>
        </w:r>
      </w:ins>
    </w:p>
    <w:p w:rsidR="00EA1DDF" w:rsidRDefault="00EA1DDF" w:rsidP="00EA1DDF">
      <w:pPr>
        <w:pStyle w:val="Heading3"/>
        <w:rPr>
          <w:ins w:id="4925" w:author="Sammartano, Marc (BIC USA)" w:date="2014-07-13T00:12:00Z"/>
        </w:rPr>
      </w:pPr>
      <w:bookmarkStart w:id="4926" w:name="_Toc393651307"/>
      <w:ins w:id="4927" w:author="Sammartano, Marc (BIC USA)" w:date="2014-07-13T00:12:00Z">
        <w:r>
          <w:t>Ringer.set.mode &lt;n</w:t>
        </w:r>
      </w:ins>
      <w:ins w:id="4928" w:author="Sammartano, Marc (BIC USA)" w:date="2014-07-13T00:18:00Z">
        <w:r w:rsidR="00554E83">
          <w:t>exp</w:t>
        </w:r>
      </w:ins>
      <w:ins w:id="4929" w:author="Sammartano, Marc (BIC USA)" w:date="2014-07-13T00:12:00Z">
        <w:r>
          <w:t>&gt;</w:t>
        </w:r>
        <w:bookmarkEnd w:id="4926"/>
        <w:r>
          <w:fldChar w:fldCharType="begin"/>
        </w:r>
        <w:r>
          <w:instrText xml:space="preserve"> XE "Ringer.s</w:instrText>
        </w:r>
        <w:r w:rsidR="00554E83">
          <w:instrText>et.mode &lt;nexp</w:instrText>
        </w:r>
        <w:r>
          <w:instrText xml:space="preserve">&gt;" </w:instrText>
        </w:r>
        <w:r>
          <w:fldChar w:fldCharType="end"/>
        </w:r>
      </w:ins>
    </w:p>
    <w:p w:rsidR="00EA1DDF" w:rsidRDefault="00EA1DDF" w:rsidP="00EA1DDF">
      <w:pPr>
        <w:rPr>
          <w:ins w:id="4930" w:author="Sammartano, Marc (BIC USA)" w:date="2014-07-13T00:12:00Z"/>
        </w:rPr>
      </w:pPr>
      <w:ins w:id="4931" w:author="Sammartano, Marc (BIC USA)" w:date="2014-07-13T00:12:00Z">
        <w:r>
          <w:t xml:space="preserve">Changes the ringtone mode </w:t>
        </w:r>
      </w:ins>
      <w:ins w:id="4932" w:author="Sammartano, Marc (BIC USA)" w:date="2014-07-13T00:13:00Z">
        <w:r>
          <w:t>to the specified value</w:t>
        </w:r>
      </w:ins>
      <w:ins w:id="4933" w:author="Sammartano, Marc (BIC USA)" w:date="2014-07-13T00:12:00Z">
        <w:r>
          <w:t>.</w:t>
        </w:r>
      </w:ins>
      <w:ins w:id="4934" w:author="Sammartano, Marc (BIC USA)" w:date="2014-07-13T00:35:00Z">
        <w:r w:rsidR="00853D5E">
          <w:t xml:space="preserve"> If the value is not a valid mode, the device mode is not changed.</w:t>
        </w:r>
      </w:ins>
    </w:p>
    <w:p w:rsidR="00554E83" w:rsidRDefault="00554E83" w:rsidP="00554E83">
      <w:pPr>
        <w:pStyle w:val="Heading3"/>
        <w:rPr>
          <w:ins w:id="4935" w:author="Sammartano, Marc (BIC USA)" w:date="2014-07-13T00:17:00Z"/>
        </w:rPr>
      </w:pPr>
      <w:bookmarkStart w:id="4936" w:name="_Toc393651308"/>
      <w:ins w:id="4937" w:author="Sammartano, Marc (BIC USA)" w:date="2014-07-13T00:17:00Z">
        <w:r>
          <w:t>Ringer.get.</w:t>
        </w:r>
      </w:ins>
      <w:ins w:id="4938" w:author="Sammartano, Marc (BIC USA)" w:date="2014-07-13T00:18:00Z">
        <w:r>
          <w:t>volume</w:t>
        </w:r>
      </w:ins>
      <w:ins w:id="4939" w:author="Sammartano, Marc (BIC USA)" w:date="2014-07-13T00:17:00Z">
        <w:r>
          <w:t xml:space="preserve"> &lt;</w:t>
        </w:r>
      </w:ins>
      <w:ins w:id="4940" w:author="Sammartano, Marc (BIC USA)" w:date="2014-07-13T00:37:00Z">
        <w:r w:rsidR="008837AF">
          <w:t>vol_</w:t>
        </w:r>
      </w:ins>
      <w:ins w:id="4941" w:author="Sammartano, Marc (BIC USA)" w:date="2014-07-13T00:17:00Z">
        <w:r>
          <w:t>nvar&gt;</w:t>
        </w:r>
      </w:ins>
      <w:ins w:id="4942" w:author="Sammartano, Marc (BIC USA)" w:date="2014-07-13T00:18:00Z">
        <w:r>
          <w:t xml:space="preserve"> { , &lt;max_</w:t>
        </w:r>
      </w:ins>
      <w:ins w:id="4943" w:author="Sammartano, Marc (BIC USA)" w:date="2014-07-13T00:40:00Z">
        <w:r w:rsidR="008837AF">
          <w:t>n</w:t>
        </w:r>
      </w:ins>
      <w:ins w:id="4944" w:author="Sammartano, Marc (BIC USA)" w:date="2014-07-13T00:18:00Z">
        <w:r>
          <w:t>var&gt; }</w:t>
        </w:r>
      </w:ins>
      <w:bookmarkEnd w:id="4936"/>
      <w:ins w:id="4945" w:author="Sammartano, Marc (BIC USA)" w:date="2014-07-13T00:17:00Z">
        <w:r>
          <w:fldChar w:fldCharType="begin"/>
        </w:r>
        <w:r>
          <w:instrText xml:space="preserve"> XE "Ringer.get.</w:instrText>
        </w:r>
      </w:ins>
      <w:ins w:id="4946" w:author="Sammartano, Marc (BIC USA)" w:date="2014-07-13T00:18:00Z">
        <w:r>
          <w:instrText>volume</w:instrText>
        </w:r>
      </w:ins>
      <w:ins w:id="4947" w:author="Sammartano, Marc (BIC USA)" w:date="2014-07-13T00:17:00Z">
        <w:r>
          <w:instrText xml:space="preserve"> &lt;</w:instrText>
        </w:r>
      </w:ins>
      <w:ins w:id="4948" w:author="Sammartano, Marc (BIC USA)" w:date="2014-07-13T00:37:00Z">
        <w:r w:rsidR="008837AF">
          <w:instrText>vol_</w:instrText>
        </w:r>
      </w:ins>
      <w:ins w:id="4949" w:author="Sammartano, Marc (BIC USA)" w:date="2014-07-13T00:17:00Z">
        <w:r>
          <w:instrText>nvar&gt;</w:instrText>
        </w:r>
      </w:ins>
      <w:ins w:id="4950" w:author="Sammartano, Marc (BIC USA)" w:date="2014-07-13T00:35:00Z">
        <w:r w:rsidR="00853D5E">
          <w:instrText xml:space="preserve"> { , &lt;max_</w:instrText>
        </w:r>
      </w:ins>
      <w:ins w:id="4951" w:author="Sammartano, Marc (BIC USA)" w:date="2014-07-13T00:40:00Z">
        <w:r w:rsidR="008837AF">
          <w:instrText>n</w:instrText>
        </w:r>
      </w:ins>
      <w:ins w:id="4952" w:author="Sammartano, Marc (BIC USA)" w:date="2014-07-13T00:35:00Z">
        <w:r w:rsidR="00853D5E">
          <w:instrText>var&gt;</w:instrText>
        </w:r>
      </w:ins>
      <w:ins w:id="4953" w:author="Sammartano, Marc (BIC USA)" w:date="2014-07-13T00:17:00Z">
        <w:r>
          <w:instrText xml:space="preserve">" </w:instrText>
        </w:r>
        <w:r>
          <w:fldChar w:fldCharType="end"/>
        </w:r>
      </w:ins>
    </w:p>
    <w:p w:rsidR="00554E83" w:rsidRDefault="008837AF" w:rsidP="00554E83">
      <w:pPr>
        <w:rPr>
          <w:ins w:id="4954" w:author="Sammartano, Marc (BIC USA)" w:date="2014-07-13T00:17:00Z"/>
        </w:rPr>
      </w:pPr>
      <w:ins w:id="4955" w:author="Sammartano, Marc (BIC USA)" w:date="2014-07-13T00:39:00Z">
        <w:r>
          <w:t>R</w:t>
        </w:r>
      </w:ins>
      <w:ins w:id="4956" w:author="Sammartano, Marc (BIC USA)" w:date="2014-07-13T00:36:00Z">
        <w:r w:rsidR="00853D5E">
          <w:t>eturns</w:t>
        </w:r>
      </w:ins>
      <w:ins w:id="4957" w:author="Sammartano, Marc (BIC USA)" w:date="2014-07-13T00:17:00Z">
        <w:r w:rsidR="00554E83">
          <w:t xml:space="preserve"> the ring</w:t>
        </w:r>
      </w:ins>
      <w:ins w:id="4958" w:author="Sammartano, Marc (BIC USA)" w:date="2014-07-13T00:36:00Z">
        <w:r w:rsidR="00853D5E">
          <w:t>er</w:t>
        </w:r>
      </w:ins>
      <w:ins w:id="4959" w:author="Sammartano, Marc (BIC USA)" w:date="2014-07-13T00:17:00Z">
        <w:r w:rsidR="00554E83">
          <w:t xml:space="preserve"> </w:t>
        </w:r>
      </w:ins>
      <w:ins w:id="4960" w:author="Sammartano, Marc (BIC USA)" w:date="2014-07-13T00:36:00Z">
        <w:r w:rsidR="00853D5E">
          <w:t xml:space="preserve">volume level in the </w:t>
        </w:r>
      </w:ins>
      <w:ins w:id="4961" w:author="Sammartano, Marc (BIC USA)" w:date="2014-07-13T00:37:00Z">
        <w:r>
          <w:t>numeric variable.</w:t>
        </w:r>
      </w:ins>
      <w:ins w:id="4962" w:author="Sammartano, Marc (BIC USA)" w:date="2014-07-13T00:40:00Z">
        <w:r>
          <w:t xml:space="preserve"> </w:t>
        </w:r>
      </w:ins>
      <w:ins w:id="4963" w:author="Sammartano, Marc (BIC USA)" w:date="2014-07-13T00:41:00Z">
        <w:r>
          <w:t>Returns the maximum volume settting in</w:t>
        </w:r>
      </w:ins>
      <w:ins w:id="4964" w:author="Sammartano, Marc (BIC USA)" w:date="2014-07-13T00:40:00Z">
        <w:r>
          <w:t xml:space="preserve"> &lt;max_nvar&gt;, </w:t>
        </w:r>
      </w:ins>
      <w:ins w:id="4965" w:author="Sammartano, Marc (BIC USA)" w:date="2014-07-13T00:41:00Z">
        <w:r>
          <w:t xml:space="preserve">if </w:t>
        </w:r>
      </w:ins>
      <w:ins w:id="4966" w:author="Sammartano, Marc (BIC USA)" w:date="2014-07-13T00:47:00Z">
        <w:r w:rsidR="00F32843">
          <w:t>&lt;max_nvar&gt;</w:t>
        </w:r>
      </w:ins>
      <w:ins w:id="4967" w:author="Sammartano, Marc (BIC USA)" w:date="2014-07-13T00:41:00Z">
        <w:r>
          <w:t xml:space="preserve"> is present.</w:t>
        </w:r>
      </w:ins>
    </w:p>
    <w:p w:rsidR="00853D5E" w:rsidRDefault="00853D5E" w:rsidP="00853D5E">
      <w:pPr>
        <w:pStyle w:val="Heading3"/>
        <w:rPr>
          <w:ins w:id="4968" w:author="Sammartano, Marc (BIC USA)" w:date="2014-07-13T00:36:00Z"/>
        </w:rPr>
      </w:pPr>
      <w:bookmarkStart w:id="4969" w:name="_Toc393651309"/>
      <w:ins w:id="4970" w:author="Sammartano, Marc (BIC USA)" w:date="2014-07-13T00:36:00Z">
        <w:r>
          <w:t>Ringer.</w:t>
        </w:r>
        <w:r w:rsidR="00F32843">
          <w:t>s</w:t>
        </w:r>
        <w:r>
          <w:t>et.volume &lt;nvar&gt;</w:t>
        </w:r>
        <w:bookmarkEnd w:id="4969"/>
        <w:r>
          <w:fldChar w:fldCharType="begin"/>
        </w:r>
        <w:r>
          <w:instrText xml:space="preserve"> XE "Ringer.get.volume &lt;nvar&gt;" </w:instrText>
        </w:r>
        <w:r>
          <w:fldChar w:fldCharType="end"/>
        </w:r>
      </w:ins>
    </w:p>
    <w:p w:rsidR="00853D5E" w:rsidRDefault="00853D5E" w:rsidP="00853D5E">
      <w:pPr>
        <w:rPr>
          <w:ins w:id="4971" w:author="Sammartano, Marc (BIC USA)" w:date="2014-07-13T00:36:00Z"/>
        </w:rPr>
      </w:pPr>
      <w:ins w:id="4972" w:author="Sammartano, Marc (BIC USA)" w:date="2014-07-13T00:36:00Z">
        <w:r>
          <w:t>Changes the ringer volume to the specified value.</w:t>
        </w:r>
      </w:ins>
      <w:ins w:id="4973" w:author="Sammartano, Marc (BIC USA)" w:date="2014-07-13T00:41:00Z">
        <w:r w:rsidR="008837AF">
          <w:t xml:space="preserve"> If the value is less than zero, volume is set to zero. If the value is greater than the device-specific maximum, the volume is set to the maximum level.</w:t>
        </w:r>
      </w:ins>
    </w:p>
    <w:p w:rsidR="000039BC" w:rsidRDefault="000039BC" w:rsidP="00EB1F62">
      <w:pPr>
        <w:pStyle w:val="Heading2"/>
      </w:pPr>
      <w:bookmarkStart w:id="4974" w:name="_Toc393651310"/>
      <w:r>
        <w:t>Text To Speech</w:t>
      </w:r>
      <w:bookmarkEnd w:id="4974"/>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4975" w:name="_Toc393651311"/>
      <w:r>
        <w:t>Tts.init</w:t>
      </w:r>
      <w:bookmarkEnd w:id="4975"/>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976" w:name="_Toc393651312"/>
      <w:r>
        <w:t>Tts.speak</w:t>
      </w:r>
      <w:r w:rsidR="009159B8">
        <w:t xml:space="preserve"> </w:t>
      </w:r>
      <w:r>
        <w:t xml:space="preserve"> &lt;sexp&gt;</w:t>
      </w:r>
      <w:r w:rsidR="00BC0590" w:rsidRPr="00BC0590">
        <w:t xml:space="preserve"> {,</w:t>
      </w:r>
      <w:r w:rsidR="00D85978">
        <w:t xml:space="preserve"> </w:t>
      </w:r>
      <w:r w:rsidR="00BC0590" w:rsidRPr="00BC0590">
        <w:t>&lt;wait_lexp&gt;}</w:t>
      </w:r>
      <w:bookmarkEnd w:id="4976"/>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4977" w:name="_Toc393651313"/>
      <w:r>
        <w:t>Tts.speak.toFile &lt;sexp&gt; {,</w:t>
      </w:r>
      <w:r w:rsidR="00D85978">
        <w:t xml:space="preserve"> </w:t>
      </w:r>
      <w:r>
        <w:t>&lt;path_sexp&gt;}</w:t>
      </w:r>
      <w:bookmarkEnd w:id="4977"/>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4978" w:name="_Toc393651314"/>
      <w:r>
        <w:t>Tts.stop</w:t>
      </w:r>
      <w:bookmarkEnd w:id="4978"/>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4979" w:name="_Toc393651315"/>
      <w:r>
        <w:lastRenderedPageBreak/>
        <w:t>Speech To Text (Voice Recognition)</w:t>
      </w:r>
      <w:bookmarkEnd w:id="497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4980" w:name="_Toc393651316"/>
      <w:r>
        <w:t>S</w:t>
      </w:r>
      <w:r w:rsidR="004A7CF1">
        <w:t>tt</w:t>
      </w:r>
      <w:r>
        <w:t>.</w:t>
      </w:r>
      <w:r w:rsidR="004A7CF1">
        <w:t>listen</w:t>
      </w:r>
      <w:bookmarkEnd w:id="4980"/>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981" w:name="_Toc393651317"/>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4981"/>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lastRenderedPageBreak/>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4982" w:name="_Toc393651318"/>
      <w:r>
        <w:t>Timer Interrupts and Commands</w:t>
      </w:r>
      <w:bookmarkEnd w:id="4982"/>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4983" w:name="_Toc393651319"/>
      <w:r>
        <w:lastRenderedPageBreak/>
        <w:t>Timer.set &lt;interval_nexp&gt;</w:t>
      </w:r>
      <w:bookmarkEnd w:id="4983"/>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4984" w:name="_Toc393651320"/>
      <w:r>
        <w:t>O</w:t>
      </w:r>
      <w:r w:rsidR="004B032C">
        <w:t>nTimer:</w:t>
      </w:r>
      <w:bookmarkEnd w:id="4984"/>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4985" w:name="_Toc393651321"/>
      <w:r>
        <w:t>Timer.Resume</w:t>
      </w:r>
      <w:bookmarkEnd w:id="4985"/>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4986" w:name="_Toc393651322"/>
      <w:r>
        <w:t>Timer.Clear</w:t>
      </w:r>
      <w:bookmarkEnd w:id="4986"/>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4987" w:name="_Toc393651323"/>
      <w:r>
        <w:t>Sample Code</w:t>
      </w:r>
      <w:bookmarkEnd w:id="498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4988" w:name="_Toc393651324"/>
      <w:r>
        <w:t>Device &lt;svar&gt;</w:t>
      </w:r>
      <w:bookmarkEnd w:id="4988"/>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E91442" w:rsidRPr="009368A8" w:rsidRDefault="009368A8" w:rsidP="000960B5">
      <w:r>
        <w:t>Returns information about this Android device in the string variable. The information is the device Model, Device Type and OS.</w:t>
      </w:r>
    </w:p>
    <w:p w:rsidR="00917BFD" w:rsidRDefault="00917BFD" w:rsidP="00EB1F62">
      <w:pPr>
        <w:pStyle w:val="Heading2"/>
      </w:pPr>
      <w:bookmarkStart w:id="4989" w:name="_Toc393651325"/>
      <w:r>
        <w:t>Include</w:t>
      </w:r>
      <w:r w:rsidR="008B35C5">
        <w:t xml:space="preserve"> FileNamePath</w:t>
      </w:r>
      <w:bookmarkEnd w:id="4989"/>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4990" w:name="_Toc393651326"/>
      <w:r>
        <w:lastRenderedPageBreak/>
        <w:t>Pause</w:t>
      </w:r>
      <w:r w:rsidR="008B35C5">
        <w:t xml:space="preserve"> &lt;ticks_nexp&gt;</w:t>
      </w:r>
      <w:bookmarkEnd w:id="4990"/>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4991" w:name="_Toc393651327"/>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4991"/>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4992" w:name="_Toc393651328"/>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4992"/>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4993" w:name="_Toc393651329"/>
      <w:r>
        <w:lastRenderedPageBreak/>
        <w:t>Split &lt;result_array$[]&gt;</w:t>
      </w:r>
      <w:r w:rsidR="000818E1" w:rsidRPr="000818E1">
        <w:t>, &lt;source</w:t>
      </w:r>
      <w:r w:rsidR="000818E1">
        <w:t>_sexp&gt; {, &lt;test_sexp&gt;</w:t>
      </w:r>
      <w:r w:rsidR="000818E1" w:rsidRPr="000818E1">
        <w:t>}</w:t>
      </w:r>
      <w:bookmarkEnd w:id="4993"/>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4994" w:name="_Toc393651330"/>
      <w:r>
        <w:t>Split.all &lt;result_array$[]&gt;</w:t>
      </w:r>
      <w:r w:rsidRPr="000818E1">
        <w:t>, &lt;source</w:t>
      </w:r>
      <w:r>
        <w:t>_sexp&gt; {, &lt;test_sexp&gt;</w:t>
      </w:r>
      <w:r w:rsidRPr="000818E1">
        <w:t>}</w:t>
      </w:r>
      <w:bookmarkEnd w:id="4994"/>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864A03" w:rsidP="0001590A">
      <w:pPr>
        <w:ind w:left="720"/>
      </w:pPr>
      <w:hyperlink r:id="rId33" w:history="1">
        <w:r w:rsidR="002416A7" w:rsidRPr="0001590A">
          <w:rPr>
            <w:rStyle w:val="Hyperlink"/>
          </w:rPr>
          <w:t>http://developer.android.com/reference/java/util/regex/Pattern.html</w:t>
        </w:r>
      </w:hyperlink>
    </w:p>
    <w:p w:rsidR="00340EF7" w:rsidRDefault="00340EF7" w:rsidP="00340EF7">
      <w:pPr>
        <w:pStyle w:val="Heading2"/>
      </w:pPr>
      <w:bookmarkStart w:id="4995" w:name="_Toc393651331"/>
      <w:r>
        <w:t>Time {&lt;time_nexp&gt;,} Year$, Month$, Day$, Hour$, Minute$, Second$, WeekDay, isDST</w:t>
      </w:r>
      <w:bookmarkEnd w:id="4995"/>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 as returned by the TIME() function. It may be negative, indicating a time before that date.</w:t>
      </w:r>
    </w:p>
    <w:p w:rsidR="00340EF7" w:rsidRDefault="00340EF7" w:rsidP="00340EF7">
      <w:r>
        <w:lastRenderedPageBreak/>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 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 zone is your local time 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4996" w:name="_Toc393651332"/>
      <w:r>
        <w:t>TimeZone Commands</w:t>
      </w:r>
      <w:bookmarkEnd w:id="4996"/>
    </w:p>
    <w:p w:rsidR="00022CF1" w:rsidRDefault="00022CF1" w:rsidP="00022CF1">
      <w:r>
        <w:t>The TimeZone commands allow you to manage the time zone used by the Time command and the TIME() function. They affect only your BASIC! program, not any other time-related operation on your device.</w:t>
      </w:r>
    </w:p>
    <w:p w:rsidR="00022CF1" w:rsidRDefault="00022CF1" w:rsidP="00022CF1">
      <w:pPr>
        <w:pStyle w:val="Heading2"/>
      </w:pPr>
      <w:bookmarkStart w:id="4997" w:name="_Toc393651333"/>
      <w:r>
        <w:t>TimeZone.</w:t>
      </w:r>
      <w:r w:rsidR="000C3162">
        <w:t>s</w:t>
      </w:r>
      <w:r>
        <w:t>et { &lt;tz_sexp&gt; }</w:t>
      </w:r>
      <w:bookmarkEnd w:id="4997"/>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 zone for your program. If you don't specify a time zone, it is set to the default for your device, which is based on where you are. If you specify a time zone your device does not recognize, it is set to "GMT". (GMT is exactly the same as UTC).</w:t>
      </w:r>
    </w:p>
    <w:p w:rsidR="00022CF1" w:rsidRDefault="00022CF1" w:rsidP="00022CF1">
      <w:pPr>
        <w:pStyle w:val="Heading2"/>
      </w:pPr>
      <w:bookmarkStart w:id="4998" w:name="_Toc393651334"/>
      <w:r>
        <w:t>TimeZone.</w:t>
      </w:r>
      <w:r w:rsidR="000C3162">
        <w:t>g</w:t>
      </w:r>
      <w:r>
        <w:t>et &lt;tz_svar&gt;</w:t>
      </w:r>
      <w:bookmarkEnd w:id="4998"/>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 zone in the string variable. This is the default time zone for your device and location, unless you have changed it with TimeZone.Set.</w:t>
      </w:r>
    </w:p>
    <w:p w:rsidR="00022CF1" w:rsidRDefault="00022CF1" w:rsidP="00022CF1">
      <w:pPr>
        <w:pStyle w:val="Heading2"/>
      </w:pPr>
      <w:bookmarkStart w:id="4999" w:name="_Toc393651335"/>
      <w:r>
        <w:t>TimeZone.</w:t>
      </w:r>
      <w:r w:rsidR="000C3162">
        <w:t>l</w:t>
      </w:r>
      <w:r>
        <w:t>ist &lt;tz_list_pointer_nvar&gt;</w:t>
      </w:r>
      <w:bookmarkEnd w:id="4999"/>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 zones are defined by international standards, the only ones that matter to your program are those recognized by your device. This command builds a list of all valid time zone strings and returns a pointer to the list in </w:t>
      </w:r>
      <w:r w:rsidRPr="00022CF1">
        <w:t>&lt;tz_list_pointer_nvar&gt;</w:t>
      </w:r>
      <w:r>
        <w:t>.</w:t>
      </w:r>
    </w:p>
    <w:p w:rsidR="00FC07C4" w:rsidRDefault="00FC07C4" w:rsidP="00EB1F62">
      <w:pPr>
        <w:pStyle w:val="Heading2"/>
      </w:pPr>
      <w:bookmarkStart w:id="5000" w:name="_Toc393651336"/>
      <w:r>
        <w:lastRenderedPageBreak/>
        <w:t>Tone &lt;frequency_nexp&gt;, &lt;duration_nexp&gt;</w:t>
      </w:r>
      <w:bookmarkEnd w:id="5000"/>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5001" w:name="_Toc393651337"/>
      <w:r>
        <w:t>Vibrate &lt;pattern_array[</w:t>
      </w:r>
      <w:r w:rsidR="00CE4035">
        <w:t>{&lt;start&gt;,&lt;length&gt;}</w:t>
      </w:r>
      <w:r>
        <w:t>]&gt;</w:t>
      </w:r>
      <w:r w:rsidR="00714C04">
        <w:t>,&lt;nexp&gt;</w:t>
      </w:r>
      <w:bookmarkEnd w:id="5001"/>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5002" w:name="_Toc393651338"/>
      <w:r>
        <w:t>WakeLock &lt;code_nexp&gt;</w:t>
      </w:r>
      <w:bookmarkEnd w:id="5002"/>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864A03" w:rsidP="00A73C5C">
            <w:pPr>
              <w:jc w:val="center"/>
            </w:pPr>
            <w:hyperlink r:id="rId34"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864A03" w:rsidP="00A73C5C">
            <w:pPr>
              <w:jc w:val="center"/>
            </w:pPr>
            <w:hyperlink r:id="rId35"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864A03" w:rsidP="00A73C5C">
            <w:pPr>
              <w:jc w:val="center"/>
            </w:pPr>
            <w:hyperlink r:id="rId36"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864A03" w:rsidP="00A73C5C">
            <w:pPr>
              <w:jc w:val="center"/>
            </w:pPr>
            <w:hyperlink r:id="rId37"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lastRenderedPageBreak/>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5003" w:name="_Toc393651339"/>
      <w:r>
        <w:t>WifiLock &lt;code_nexp&gt;</w:t>
      </w:r>
      <w:bookmarkEnd w:id="5003"/>
      <w:r>
        <w:fldChar w:fldCharType="begin"/>
      </w:r>
      <w:r>
        <w:instrText xml:space="preserve"> XE "</w:instrText>
      </w:r>
      <w:r w:rsidRPr="004E494F">
        <w:instrText>WakeLock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864A03" w:rsidP="00CD091A">
            <w:pPr>
              <w:jc w:val="center"/>
            </w:pPr>
            <w:hyperlink r:id="rId38"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864A03" w:rsidP="00CD091A">
            <w:pPr>
              <w:jc w:val="center"/>
            </w:pPr>
            <w:hyperlink r:id="rId39"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864A03" w:rsidP="00A73C5C">
            <w:pPr>
              <w:jc w:val="center"/>
            </w:pPr>
            <w:hyperlink r:id="rId40"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5004" w:name="_Toc393651340"/>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5004"/>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5005" w:name="_Toc393651341"/>
      <w:r>
        <w:t>M</w:t>
      </w:r>
      <w:r w:rsidR="001138DC">
        <w:t>yPhoneNumber &lt;svar&gt;</w:t>
      </w:r>
      <w:bookmarkEnd w:id="5005"/>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5006" w:name="_Toc393651342"/>
      <w:r>
        <w:lastRenderedPageBreak/>
        <w:t>Phone.call &lt;sexp</w:t>
      </w:r>
      <w:r w:rsidR="001138DC">
        <w:t>&gt;</w:t>
      </w:r>
      <w:bookmarkEnd w:id="5006"/>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5007" w:name="_Toc393651343"/>
      <w:r>
        <w:t>Phone.rcv.init</w:t>
      </w:r>
      <w:bookmarkEnd w:id="5007"/>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5008" w:name="_Toc393651344"/>
      <w:r>
        <w:t>Phone.rcv.next  &lt;state_nvar&gt;, &lt;number_svar&gt;</w:t>
      </w:r>
      <w:bookmarkEnd w:id="5008"/>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5009" w:name="_Toc393651345"/>
      <w:r>
        <w:t>Sms.</w:t>
      </w:r>
      <w:r w:rsidR="00A77D41">
        <w:t>send &lt;number_sexp&gt;, &lt;message_sexp&gt;</w:t>
      </w:r>
      <w:bookmarkEnd w:id="5009"/>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5010" w:name="_Toc393651346"/>
      <w:r>
        <w:t>Sms.</w:t>
      </w:r>
      <w:r w:rsidR="000C1636">
        <w:t>rcv.init</w:t>
      </w:r>
      <w:bookmarkEnd w:id="5010"/>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5011" w:name="_Toc393651347"/>
      <w:r>
        <w:t>Sms.</w:t>
      </w:r>
      <w:r w:rsidR="00DA641C">
        <w:t>rcv.next &lt;svar&gt;</w:t>
      </w:r>
      <w:bookmarkEnd w:id="5011"/>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5012" w:name="_Toc393651348"/>
      <w:r>
        <w:lastRenderedPageBreak/>
        <w:t>Email.send &lt;recipient_sxep&gt;, &lt;subject_sexp&gt;, &lt;body_sexp&gt;</w:t>
      </w:r>
      <w:bookmarkEnd w:id="5012"/>
      <w:r w:rsidR="0052066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5013" w:name="_Toc393651349"/>
      <w:r>
        <w:t>Headset</w:t>
      </w:r>
      <w:r w:rsidR="009D0AB2">
        <w:t xml:space="preserve"> &lt;state_nvar&gt;, &lt;type_svar&gt;, &lt;mic_nvar&gt;</w:t>
      </w:r>
      <w:bookmarkEnd w:id="5013"/>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5014" w:name="_Toc393651350"/>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5014"/>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1A109CAF" wp14:editId="0A57B41A">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61A50AB5" wp14:editId="1398A39D">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5015" w:name="_Toc393651351"/>
      <w:r>
        <w:lastRenderedPageBreak/>
        <w:t>Home</w:t>
      </w:r>
      <w:bookmarkEnd w:id="5015"/>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5016" w:name="_Toc393651352"/>
      <w:r>
        <w:t>OnBackGround:</w:t>
      </w:r>
      <w:bookmarkEnd w:id="5016"/>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5017" w:name="_Toc393651353"/>
      <w:r>
        <w:t>Background.Resume</w:t>
      </w:r>
      <w:bookmarkEnd w:id="5017"/>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5018" w:name="_Toc393651354"/>
      <w:r>
        <w:t>SQLITE</w:t>
      </w:r>
      <w:bookmarkEnd w:id="5018"/>
    </w:p>
    <w:p w:rsidR="009558AD" w:rsidRDefault="009558AD" w:rsidP="00EB1F62">
      <w:pPr>
        <w:pStyle w:val="Heading2"/>
      </w:pPr>
      <w:bookmarkStart w:id="5019" w:name="_Toc393651355"/>
      <w:r>
        <w:t>Overview</w:t>
      </w:r>
      <w:bookmarkEnd w:id="5019"/>
    </w:p>
    <w:p w:rsidR="00363649" w:rsidRDefault="009558AD" w:rsidP="009558AD">
      <w:pPr>
        <w:spacing w:after="240"/>
      </w:pPr>
      <w:r>
        <w:t xml:space="preserve">The Android operating system provides the ability to create, maintain and access SQLite databases. SQLite implements a </w:t>
      </w:r>
      <w:hyperlink r:id="rId43" w:history="1">
        <w:r>
          <w:rPr>
            <w:rStyle w:val="Hyperlink"/>
          </w:rPr>
          <w:t>self-contained</w:t>
        </w:r>
      </w:hyperlink>
      <w:r>
        <w:t xml:space="preserve">, </w:t>
      </w:r>
      <w:hyperlink r:id="rId44" w:history="1">
        <w:r>
          <w:rPr>
            <w:rStyle w:val="Hyperlink"/>
          </w:rPr>
          <w:t>serverless</w:t>
        </w:r>
      </w:hyperlink>
      <w:r>
        <w:t xml:space="preserve">, </w:t>
      </w:r>
      <w:hyperlink r:id="rId45" w:history="1">
        <w:r>
          <w:rPr>
            <w:rStyle w:val="Hyperlink"/>
          </w:rPr>
          <w:t>zero-configuration</w:t>
        </w:r>
      </w:hyperlink>
      <w:r>
        <w:t xml:space="preserve">, </w:t>
      </w:r>
      <w:hyperlink r:id="rId46" w:history="1">
        <w:r>
          <w:rPr>
            <w:rStyle w:val="Hyperlink"/>
          </w:rPr>
          <w:t>transactional</w:t>
        </w:r>
      </w:hyperlink>
      <w:r>
        <w:t xml:space="preserve"> SQL database engine. SQLite is the </w:t>
      </w:r>
      <w:hyperlink r:id="rId47" w:history="1">
        <w:r>
          <w:rPr>
            <w:rStyle w:val="Hyperlink"/>
          </w:rPr>
          <w:t>most widely deployed</w:t>
        </w:r>
      </w:hyperlink>
      <w:r>
        <w:t xml:space="preserve"> SQL database engine in the world. The full details about SQLite can be found at the </w:t>
      </w:r>
      <w:hyperlink r:id="rId48" w:history="1">
        <w:r>
          <w:rPr>
            <w:rStyle w:val="Hyperlink"/>
          </w:rPr>
          <w:t>SQLite Home Page</w:t>
        </w:r>
      </w:hyperlink>
      <w:r w:rsidR="009C069D">
        <w:rPr>
          <w:rStyle w:val="Hyperlink"/>
        </w:rPr>
        <w:t xml:space="preserve"> (</w:t>
      </w:r>
      <w:hyperlink r:id="rId49"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del w:id="5020" w:author="Sammartano, Marc (BIC USA)" w:date="2014-06-03T14:01:00Z">
        <w:r w:rsidR="009558AD" w:rsidDel="00564C5B">
          <w:delText> </w:delText>
        </w:r>
      </w:del>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5021" w:name="_Toc393651356"/>
      <w:r>
        <w:t>SQLITE Commands</w:t>
      </w:r>
      <w:bookmarkEnd w:id="5021"/>
    </w:p>
    <w:p w:rsidR="009558AD" w:rsidRPr="000631F6" w:rsidRDefault="003A4712" w:rsidP="005F4916">
      <w:pPr>
        <w:pStyle w:val="Heading3"/>
      </w:pPr>
      <w:bookmarkStart w:id="5022" w:name="_Toc393651357"/>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502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w:t>
      </w:r>
      <w:del w:id="5023" w:author="Sammartano, Marc (BIC USA)" w:date="2014-06-03T14:02:00Z">
        <w:r w:rsidDel="00564C5B">
          <w:delText>/table</w:delText>
        </w:r>
      </w:del>
      <w:r>
        <w:t xml:space="preserve"> opened at same time. Each ope</w:t>
      </w:r>
      <w:r w:rsidR="006F02E5">
        <w:t>ned database</w:t>
      </w:r>
      <w:del w:id="5024" w:author="Sammartano, Marc (BIC USA)" w:date="2014-06-03T14:02:00Z">
        <w:r w:rsidR="006F02E5" w:rsidDel="00564C5B">
          <w:delText>/table</w:delText>
        </w:r>
      </w:del>
      <w:r w:rsidR="006F02E5">
        <w:t xml:space="preserve"> must have it</w:t>
      </w:r>
      <w:r>
        <w:t xml:space="preserve">s own, distinct </w:t>
      </w:r>
      <w:r w:rsidR="00363649">
        <w:t>p</w:t>
      </w:r>
      <w:r>
        <w:t xml:space="preserve">ointer. </w:t>
      </w:r>
    </w:p>
    <w:p w:rsidR="009558AD" w:rsidRDefault="003A4712" w:rsidP="005F4916">
      <w:pPr>
        <w:pStyle w:val="Heading3"/>
      </w:pPr>
      <w:bookmarkStart w:id="5025" w:name="_Toc393651358"/>
      <w:r>
        <w:lastRenderedPageBreak/>
        <w:t>Sql.</w:t>
      </w:r>
      <w:r w:rsidR="009558AD">
        <w:t xml:space="preserve">close </w:t>
      </w:r>
      <w:r w:rsidR="00363649">
        <w:t>&lt;</w:t>
      </w:r>
      <w:r w:rsidR="00363649" w:rsidRPr="000631F6">
        <w:t>DB_</w:t>
      </w:r>
      <w:r w:rsidR="000C3162">
        <w:t>p</w:t>
      </w:r>
      <w:r w:rsidR="00363649" w:rsidRPr="000631F6">
        <w:t>ointer</w:t>
      </w:r>
      <w:r w:rsidR="00363649">
        <w:t>_nvar&gt;</w:t>
      </w:r>
      <w:bookmarkEnd w:id="5025"/>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5026" w:name="_Toc393651359"/>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5026"/>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5027" w:name="_Toc393651360"/>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5027"/>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del w:id="5028" w:author="Sammartano, Marc (BIC USA)" w:date="2014-05-30T14:26:00Z">
        <w:r w:rsidR="00BB0A3C" w:rsidDel="00FC4E52">
          <w:delText>T</w:delText>
        </w:r>
      </w:del>
      <w:ins w:id="5029" w:author="Sammartano, Marc (BIC USA)" w:date="2014-05-30T14:26:00Z">
        <w:r w:rsidR="00FC4E52">
          <w:t>t</w:t>
        </w:r>
      </w:ins>
      <w:r w:rsidR="00BB0A3C">
        <w:t>able_</w:t>
      </w:r>
      <w:del w:id="5030" w:author="Sammartano, Marc (BIC USA)" w:date="2014-05-30T14:26:00Z">
        <w:r w:rsidR="00BB0A3C" w:rsidDel="00FC4E52">
          <w:delText>N</w:delText>
        </w:r>
      </w:del>
      <w:ins w:id="5031" w:author="Sammartano, Marc (BIC USA)" w:date="2014-05-30T14:26:00Z">
        <w:r w:rsidR="00FC4E52">
          <w:t>n</w:t>
        </w:r>
      </w:ins>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del w:id="5032" w:author="Sammartano, Marc (BIC USA)" w:date="2014-05-30T14:26:00Z">
        <w:r w:rsidR="00BB0A3C" w:rsidRPr="000631F6" w:rsidDel="00FC4E52">
          <w:delText>P</w:delText>
        </w:r>
      </w:del>
      <w:ins w:id="5033" w:author="Sammartano, Marc (BIC USA)" w:date="2014-05-30T14:26:00Z">
        <w:r w:rsidR="00FC4E52">
          <w:t>p</w:t>
        </w:r>
      </w:ins>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5034" w:name="_Toc393651361"/>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5034"/>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del w:id="5035" w:author="Sammartano, Marc (BIC USA)" w:date="2014-06-03T14:04:00Z">
        <w:r w:rsidDel="00791AD7">
          <w:delText>the</w:delText>
        </w:r>
      </w:del>
      <w:ins w:id="5036" w:author="Sammartano, Marc (BIC USA)" w:date="2014-06-03T14:04:00Z">
        <w:r w:rsidR="00791AD7">
          <w:t>a table in a</w:t>
        </w:r>
      </w:ins>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ins w:id="5037" w:author="Sammartano, Marc (BIC USA)" w:date="2014-05-30T14:29:00Z">
        <w:r w:rsidR="00FC4E52">
          <w:t xml:space="preserve"> </w:t>
        </w:r>
      </w:ins>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5038" w:name="_Toc393651362"/>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5038"/>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ins w:id="5039" w:author="Sammartano, Marc (BIC USA)" w:date="2014-06-03T14:05:00Z">
        <w:r w:rsidR="00791AD7">
          <w:t>a table of a previously</w:t>
        </w:r>
      </w:ins>
      <w:ins w:id="5040" w:author="Sammartano, Marc (BIC USA)" w:date="2014-06-03T14:06:00Z">
        <w:r w:rsidR="00791AD7">
          <w:t>-</w:t>
        </w:r>
      </w:ins>
      <w:del w:id="5041" w:author="Sammartano, Marc (BIC USA)" w:date="2014-06-03T14:05:00Z">
        <w:r w:rsidDel="00791AD7">
          <w:delText xml:space="preserve">the </w:delText>
        </w:r>
      </w:del>
      <w:r>
        <w:t>opened database</w:t>
      </w:r>
      <w:del w:id="5042" w:author="Sammartano, Marc (BIC USA)" w:date="2014-06-03T14:06:00Z">
        <w:r w:rsidDel="00791AD7">
          <w:delText xml:space="preserve"> table</w:delText>
        </w:r>
      </w:del>
      <w:r>
        <w:t xml:space="preserve"> for some specific data. The command will return a Cursor </w:t>
      </w:r>
      <w:r w:rsidR="009F4DB6">
        <w:t xml:space="preserve">named &lt;Cursor_nvar&gt; </w:t>
      </w:r>
      <w:r>
        <w:t>to be used in stepping through query results.</w:t>
      </w:r>
    </w:p>
    <w:p w:rsidR="009F4DB6" w:rsidRDefault="00345C7F" w:rsidP="009558AD">
      <w:r>
        <w:lastRenderedPageBreak/>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1"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5043" w:name="_Toc393651363"/>
      <w:r>
        <w:t>Sql.query.length &lt;</w:t>
      </w:r>
      <w:r w:rsidR="000C3162">
        <w:t>l</w:t>
      </w:r>
      <w:r>
        <w:t>ength_nvar&gt;</w:t>
      </w:r>
      <w:r w:rsidR="00C2216F">
        <w:t>,</w:t>
      </w:r>
      <w:r>
        <w:t xml:space="preserve"> &lt;</w:t>
      </w:r>
      <w:r w:rsidR="000C3162">
        <w:t>c</w:t>
      </w:r>
      <w:r>
        <w:t>ursor_nvar&gt;</w:t>
      </w:r>
      <w:bookmarkEnd w:id="5043"/>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5044" w:name="_Toc393651364"/>
      <w:r>
        <w:t>Sql.query.position &lt;</w:t>
      </w:r>
      <w:r w:rsidR="000C3162">
        <w:t>p</w:t>
      </w:r>
      <w:r>
        <w:t>osition_nvar&gt;</w:t>
      </w:r>
      <w:r w:rsidR="00C2216F">
        <w:t>,</w:t>
      </w:r>
      <w:r>
        <w:t xml:space="preserve"> &lt;</w:t>
      </w:r>
      <w:r w:rsidR="000C3162">
        <w:t>c</w:t>
      </w:r>
      <w:r>
        <w:t>ursor_nvar&gt;</w:t>
      </w:r>
      <w:bookmarkEnd w:id="5044"/>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5045" w:name="_Toc393651365"/>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5045"/>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lastRenderedPageBreak/>
        <w:t>You may have more than one Cursor opened at a time. Each opened Cursor would, of course, have a different variable name.</w:t>
      </w:r>
    </w:p>
    <w:p w:rsidR="009558AD" w:rsidRDefault="003A4712" w:rsidP="005F4916">
      <w:pPr>
        <w:pStyle w:val="Heading3"/>
      </w:pPr>
      <w:bookmarkStart w:id="5046" w:name="_Toc393651366"/>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5046"/>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ins w:id="5047" w:author="Sammartano, Marc (BIC USA)" w:date="2014-06-03T14:07:00Z">
        <w:r w:rsidR="00791AD7">
          <w:t xml:space="preserve">the named table of </w:t>
        </w:r>
      </w:ins>
      <w:r>
        <w:t>a previously opened database</w:t>
      </w:r>
      <w:del w:id="5048" w:author="Sammartano, Marc (BIC USA)" w:date="2014-06-03T14:07:00Z">
        <w:r w:rsidDel="00791AD7">
          <w:delText xml:space="preserve"> table</w:delText>
        </w:r>
      </w:del>
      <w:r>
        <w:t>,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5049" w:name="_Toc393651367"/>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5049"/>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ins w:id="5050" w:author="Sammartano, Marc (BIC USA)" w:date="2014-06-03T14:08:00Z">
        <w:r w:rsidR="00791AD7">
          <w:t xml:space="preserve">the named table of </w:t>
        </w:r>
      </w:ins>
      <w:r>
        <w:t>a previously opened database</w:t>
      </w:r>
      <w:del w:id="5051" w:author="Sammartano, Marc (BIC USA)" w:date="2014-06-03T14:08:00Z">
        <w:r w:rsidDel="00791AD7">
          <w:delText xml:space="preserve"> table</w:delText>
        </w:r>
      </w:del>
      <w:r>
        <w:t>,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5052" w:name="_Toc393651368"/>
      <w:r w:rsidRPr="006C4174">
        <w:t>Sql.exec &lt;DB_</w:t>
      </w:r>
      <w:r w:rsidR="003B3008">
        <w:t>p</w:t>
      </w:r>
      <w:r w:rsidRPr="006C4174">
        <w:t>ointer_nvar&gt;, &lt;</w:t>
      </w:r>
      <w:r w:rsidR="003B3008">
        <w:t>c</w:t>
      </w:r>
      <w:r w:rsidRPr="006C4174">
        <w:t>ommand_sexp&gt;</w:t>
      </w:r>
      <w:bookmarkEnd w:id="5052"/>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del w:id="5053" w:author="Sammartano, Marc (BIC USA)" w:date="2014-06-03T14:08:00Z">
        <w:r w:rsidDel="00791AD7">
          <w:delText xml:space="preserve"> table</w:delText>
        </w:r>
      </w:del>
      <w:r>
        <w:t>.</w:t>
      </w:r>
    </w:p>
    <w:p w:rsidR="009558AD" w:rsidRDefault="003A4712" w:rsidP="005F4916">
      <w:pPr>
        <w:pStyle w:val="Heading3"/>
      </w:pPr>
      <w:bookmarkStart w:id="5054" w:name="_Toc393651369"/>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5054"/>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 xml:space="preserve">Execute ANY SQL Query command using a previously opened database </w:t>
      </w:r>
      <w:del w:id="5055" w:author="Sammartano, Marc (BIC USA)" w:date="2014-06-03T14:09:00Z">
        <w:r w:rsidDel="00791AD7">
          <w:delText xml:space="preserve">table </w:delText>
        </w:r>
      </w:del>
      <w:r>
        <w:t>and return a Cursor for the results.</w:t>
      </w:r>
    </w:p>
    <w:p w:rsidR="009558AD" w:rsidRDefault="009558AD" w:rsidP="00E33967">
      <w:pPr>
        <w:pStyle w:val="Heading1"/>
      </w:pPr>
      <w:bookmarkStart w:id="5056" w:name="_Toc393651370"/>
      <w:r>
        <w:t>Graphics</w:t>
      </w:r>
      <w:bookmarkEnd w:id="5056"/>
    </w:p>
    <w:p w:rsidR="009558AD" w:rsidRPr="009558AD" w:rsidRDefault="009558AD" w:rsidP="00EB1F62">
      <w:pPr>
        <w:pStyle w:val="Heading2"/>
      </w:pPr>
      <w:bookmarkStart w:id="5057" w:name="_Toc393651371"/>
      <w:r>
        <w:t>Introduction</w:t>
      </w:r>
      <w:bookmarkEnd w:id="5057"/>
    </w:p>
    <w:p w:rsidR="009558AD" w:rsidRDefault="009558AD" w:rsidP="005F4916">
      <w:pPr>
        <w:pStyle w:val="Heading3"/>
      </w:pPr>
      <w:bookmarkStart w:id="5058" w:name="_Toc393651372"/>
      <w:r>
        <w:t>The Graphics Screen and Graphics Mode</w:t>
      </w:r>
      <w:bookmarkEnd w:id="5058"/>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lastRenderedPageBreak/>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5059" w:name="_Toc393651373"/>
      <w:r>
        <w:t>Display Lists</w:t>
      </w:r>
      <w:bookmarkEnd w:id="5059"/>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5060" w:name="_Toc393651374"/>
      <w:r>
        <w:t>Drawing into Bitmaps</w:t>
      </w:r>
      <w:bookmarkEnd w:id="5060"/>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5061" w:name="_Toc393651375"/>
      <w:r>
        <w:lastRenderedPageBreak/>
        <w:t>Colors</w:t>
      </w:r>
      <w:bookmarkEnd w:id="5061"/>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5062" w:name="_Toc393651376"/>
      <w:r>
        <w:t xml:space="preserve">Graphics </w:t>
      </w:r>
      <w:r w:rsidR="005A5756">
        <w:t>Setup</w:t>
      </w:r>
      <w:r>
        <w:t xml:space="preserve"> Commands</w:t>
      </w:r>
      <w:bookmarkEnd w:id="5062"/>
    </w:p>
    <w:p w:rsidR="009558AD" w:rsidRDefault="003A4712" w:rsidP="005F4916">
      <w:pPr>
        <w:pStyle w:val="Heading3"/>
      </w:pPr>
      <w:bookmarkStart w:id="5063" w:name="_Toc393651377"/>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del w:id="5064" w:author="Sammartano, Marc (BIC USA)" w:date="2014-06-30T17:14:00Z">
        <w:r w:rsidR="003B3008" w:rsidDel="00FA6393">
          <w:delText>o</w:delText>
        </w:r>
      </w:del>
      <w:ins w:id="5065" w:author="Sammartano, Marc (BIC USA)" w:date="2014-06-30T17:14:00Z">
        <w:r w:rsidR="00FA6393">
          <w:t>O</w:t>
        </w:r>
      </w:ins>
      <w:r w:rsidR="0051285E">
        <w:t>rientation</w:t>
      </w:r>
      <w:r w:rsidR="009B2826">
        <w:t>_nexp&gt;</w:t>
      </w:r>
      <w:r w:rsidR="00080DB5">
        <w:t>}</w:t>
      </w:r>
      <w:r w:rsidR="00DC0A63">
        <w:t>}</w:t>
      </w:r>
      <w:bookmarkEnd w:id="5063"/>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del w:id="5066" w:author="Sammartano, Marc (BIC USA)" w:date="2014-06-30T17:14:00Z">
        <w:r w:rsidR="003B3008" w:rsidDel="00FA6393">
          <w:delInstrText>o</w:delInstrText>
        </w:r>
      </w:del>
      <w:ins w:id="5067" w:author="Sammartano, Marc (BIC USA)" w:date="2014-06-30T17:14:00Z">
        <w:r w:rsidR="00FA6393">
          <w:instrText>O</w:instrText>
        </w:r>
      </w:ins>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 xml:space="preserve">Opens the Graphics Screen and puts BASIC! into </w:t>
      </w:r>
      <w:del w:id="5068" w:author="Sammartano, Marc (BIC USA)" w:date="2014-06-30T17:15:00Z">
        <w:r w:rsidDel="00FA6393">
          <w:delText xml:space="preserve">the </w:delText>
        </w:r>
      </w:del>
      <w:r>
        <w:t>Graphics Mode. The color values become the background color of the graphics screen.</w:t>
      </w:r>
    </w:p>
    <w:p w:rsidR="00DC0A63" w:rsidRDefault="00DC0A63" w:rsidP="00596D62">
      <w:r>
        <w:t>The Status Bar will be shown on the graphics screen if</w:t>
      </w:r>
      <w:ins w:id="5069" w:author="Sammartano, Marc (BIC USA)" w:date="2014-06-30T17:23:00Z">
        <w:r w:rsidR="003C6DB0">
          <w:t xml:space="preserve"> the</w:t>
        </w:r>
      </w:ins>
      <w:r>
        <w:t xml:space="preserve"> </w:t>
      </w:r>
      <w:r w:rsidR="009B2826">
        <w:t xml:space="preserve">&lt;ShowStatusBar_lexp&gt; </w:t>
      </w:r>
      <w:r>
        <w:t xml:space="preserve">is </w:t>
      </w:r>
      <w:r w:rsidR="009B2826">
        <w:t>true (</w:t>
      </w:r>
      <w:r>
        <w:t>not zero</w:t>
      </w:r>
      <w:r w:rsidR="009B2826">
        <w:t>)</w:t>
      </w:r>
      <w:r>
        <w:t>.</w:t>
      </w:r>
      <w:ins w:id="5070" w:author="Sammartano, Marc (BIC USA)" w:date="2014-06-30T17:18:00Z">
        <w:r w:rsidR="003C6DB0">
          <w:t xml:space="preserve"> If the &lt;ShowStatusBar_lexp&gt; is not present, the Status Bar will not be shown.</w:t>
        </w:r>
      </w:ins>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del w:id="5071" w:author="Sammartano, Marc (BIC USA)" w:date="2014-06-30T17:53:00Z">
        <w:r w:rsidDel="00AA0684">
          <w:delText>g</w:delText>
        </w:r>
      </w:del>
      <w:ins w:id="5072" w:author="Sammartano, Marc (BIC USA)" w:date="2014-06-30T17:53:00Z">
        <w:r w:rsidR="00AA0684">
          <w:t>G</w:t>
        </w:r>
      </w:ins>
      <w:r>
        <w:t>r.orientation command</w:t>
      </w:r>
      <w:r w:rsidR="006E6122">
        <w:t xml:space="preserve"> (see below)</w:t>
      </w:r>
      <w:r>
        <w:t>.</w:t>
      </w:r>
      <w:ins w:id="5073" w:author="Sammartano, Marc (BIC USA)" w:date="2014-06-30T17:19:00Z">
        <w:r w:rsidR="003C6DB0">
          <w:t xml:space="preserve"> If the &lt;Orientation_nexp&gt; is not present, the default orientation is Landscape.</w:t>
        </w:r>
      </w:ins>
    </w:p>
    <w:p w:rsidR="00C0707E" w:rsidRDefault="00080DB5" w:rsidP="00596D62">
      <w:del w:id="5074" w:author="Sammartano, Marc (BIC USA)" w:date="2014-06-30T17:20:00Z">
        <w:r w:rsidDel="003C6DB0">
          <w:delText>The</w:delText>
        </w:r>
      </w:del>
      <w:ins w:id="5075" w:author="Sammartano, Marc (BIC USA)" w:date="2014-06-30T17:20:00Z">
        <w:r w:rsidR="003C6DB0">
          <w:t>Both</w:t>
        </w:r>
      </w:ins>
      <w:r>
        <w:t xml:space="preserve"> </w:t>
      </w:r>
      <w:r w:rsidR="009B2826">
        <w:t xml:space="preserve">&lt;ShowStatusBar_lexp&gt; </w:t>
      </w:r>
      <w:ins w:id="5076" w:author="Sammartano, Marc (BIC USA)" w:date="2014-06-30T17:20:00Z">
        <w:r w:rsidR="003C6DB0">
          <w:t>and &lt;Orientation_nexp&gt; are</w:t>
        </w:r>
      </w:ins>
      <w:del w:id="5077" w:author="Sammartano, Marc (BIC USA)" w:date="2014-06-30T17:20:00Z">
        <w:r w:rsidDel="003C6DB0">
          <w:delText>is</w:delText>
        </w:r>
      </w:del>
      <w:r>
        <w:t xml:space="preserve"> optional; however, a </w:t>
      </w:r>
      <w:r w:rsidR="009B2826">
        <w:t>&lt;ShowStatusBar_lexp&gt;</w:t>
      </w:r>
      <w:del w:id="5078" w:author="Sammartano, Marc (BIC USA)" w:date="2014-06-30T17:21:00Z">
        <w:r w:rsidDel="003C6DB0">
          <w:delText xml:space="preserve"> value</w:delText>
        </w:r>
      </w:del>
      <w:r>
        <w:t xml:space="preserve"> must be present in order to specify an </w:t>
      </w:r>
      <w:r w:rsidR="009B2826">
        <w:t>&lt;Orientation_nexp&gt;</w:t>
      </w:r>
      <w:del w:id="5079" w:author="Sammartano, Marc (BIC USA)" w:date="2014-06-30T17:21:00Z">
        <w:r w:rsidR="009B2826" w:rsidDel="003C6DB0">
          <w:delText xml:space="preserve"> </w:delText>
        </w:r>
        <w:r w:rsidDel="003C6DB0">
          <w:delText>value</w:delText>
        </w:r>
      </w:del>
      <w:r>
        <w:t>.</w:t>
      </w:r>
      <w:del w:id="5080" w:author="Sammartano, Marc (BIC USA)" w:date="2014-06-30T17:21:00Z">
        <w:r w:rsidR="00253BBC" w:rsidDel="003C6DB0">
          <w:delText xml:space="preserve"> </w:delText>
        </w:r>
        <w:r w:rsidR="00C0707E" w:rsidDel="003C6DB0">
          <w:delText xml:space="preserve">The default </w:delText>
        </w:r>
        <w:r w:rsidR="009B2826" w:rsidDel="003C6DB0">
          <w:delText>&lt;Orientation_nexp&gt;</w:delText>
        </w:r>
        <w:r w:rsidR="00C0707E" w:rsidDel="003C6DB0">
          <w:delText xml:space="preserve"> value (if </w:delText>
        </w:r>
        <w:r w:rsidR="009B2826" w:rsidDel="003C6DB0">
          <w:delText>&lt;Orientation_nexp&gt;</w:delText>
        </w:r>
        <w:r w:rsidR="00C0707E" w:rsidDel="003C6DB0">
          <w:delText xml:space="preserve"> is not specified) is ze</w:delText>
        </w:r>
        <w:r w:rsidR="006E6122" w:rsidDel="003C6DB0">
          <w:delText>ro (</w:delText>
        </w:r>
        <w:r w:rsidR="00C0707E" w:rsidDel="003C6DB0">
          <w:delText>Landscape).</w:delText>
        </w:r>
      </w:del>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5081" w:name="_Toc393651378"/>
      <w:r>
        <w:t>Gr.</w:t>
      </w:r>
      <w:r w:rsidR="009558AD">
        <w:t xml:space="preserve">color alpha, red, green, blue, </w:t>
      </w:r>
      <w:r w:rsidR="009A441D">
        <w:t>&lt;</w:t>
      </w:r>
      <w:r w:rsidR="00844811">
        <w:t>style</w:t>
      </w:r>
      <w:r w:rsidR="009A441D">
        <w:t>_nexp&gt;</w:t>
      </w:r>
      <w:bookmarkEnd w:id="5081"/>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ins w:id="5082" w:author="Sammartano, Marc (BIC USA)" w:date="2014-06-30T17:51:00Z">
        <w:r w:rsidR="00AA0684">
          <w:t xml:space="preserve"> </w:t>
        </w:r>
      </w:ins>
      <w:del w:id="5083" w:author="Sammartano, Marc (BIC USA)" w:date="2014-06-30T17:52:00Z">
        <w:r w:rsidDel="00AA0684">
          <w:delText> </w:delText>
        </w:r>
      </w:del>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5084" w:name="_Toc393651379"/>
      <w:r>
        <w:lastRenderedPageBreak/>
        <w:t>Gr.</w:t>
      </w:r>
      <w:r w:rsidR="00F0174A">
        <w:t>set.AntiAlias &lt;</w:t>
      </w:r>
      <w:r w:rsidR="009A441D">
        <w:t>l</w:t>
      </w:r>
      <w:r w:rsidR="00F0174A">
        <w:t>exp&gt;</w:t>
      </w:r>
      <w:bookmarkEnd w:id="5084"/>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5085" w:name="_Toc393651380"/>
      <w:r>
        <w:t>Gr.</w:t>
      </w:r>
      <w:r w:rsidR="00C260E1">
        <w:t>s</w:t>
      </w:r>
      <w:r w:rsidR="00B37AD8">
        <w:t>et.stroke &lt;nexp&gt;</w:t>
      </w:r>
      <w:bookmarkEnd w:id="5085"/>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5086" w:name="_Toc393651381"/>
      <w:r>
        <w:t>Gr.</w:t>
      </w:r>
      <w:r w:rsidR="009558AD">
        <w:t xml:space="preserve">orientation </w:t>
      </w:r>
      <w:r w:rsidR="009A10E6">
        <w:t>&lt;nexp&gt;</w:t>
      </w:r>
      <w:bookmarkEnd w:id="5086"/>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ins w:id="5087" w:author="Sammartano, Marc (BIC USA)" w:date="2014-07-19T08:16:00Z">
        <w:r>
          <w:t>The value of the &lt;nexp&gt; s</w:t>
        </w:r>
      </w:ins>
      <w:del w:id="5088" w:author="Sammartano, Marc (BIC USA)" w:date="2014-07-19T08:16:00Z">
        <w:r w:rsidR="007E5C08" w:rsidDel="0006591D">
          <w:delText>S</w:delText>
        </w:r>
      </w:del>
      <w:r w:rsidR="007E5C08">
        <w:t xml:space="preserve">ets the </w:t>
      </w:r>
      <w:r w:rsidR="00FA2CDF">
        <w:t>orientation of</w:t>
      </w:r>
      <w:r w:rsidR="007E5C08">
        <w:t xml:space="preserve"> screen</w:t>
      </w:r>
      <w:ins w:id="5089" w:author="Sammartano, Marc (BIC USA)" w:date="2014-07-19T08:17:00Z">
        <w:r>
          <w:t xml:space="preserve"> as follows:</w:t>
        </w:r>
      </w:ins>
      <w:del w:id="5090" w:author="Sammartano, Marc (BIC USA)" w:date="2014-07-19T08:17:00Z">
        <w:r w:rsidR="007E5C08" w:rsidDel="0006591D">
          <w:delText>.</w:delText>
        </w:r>
      </w:del>
      <w:del w:id="5091" w:author="Sammartano, Marc (BIC USA)" w:date="2014-06-30T17:32:00Z">
        <w:r w:rsidR="007E5C08" w:rsidDel="00A550EE">
          <w:delText xml:space="preserve"> Landscape is forced when graphics is opened. This can be changed with this command.</w:delText>
        </w:r>
      </w:del>
      <w:del w:id="5092" w:author="Sammartano, Marc (BIC USA)" w:date="2014-06-30T17:33:00Z">
        <w:r w:rsidR="007E5C08" w:rsidDel="00A550EE">
          <w:delText xml:space="preserve"> </w:delText>
        </w:r>
      </w:del>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5093" w:name="_Toc393651382"/>
      <w:r>
        <w:t>Gr.</w:t>
      </w:r>
      <w:r w:rsidR="00AE3BB6">
        <w:t xml:space="preserve">StatusBar.Show </w:t>
      </w:r>
      <w:r w:rsidR="00D70E1E">
        <w:t xml:space="preserve"> </w:t>
      </w:r>
      <w:r w:rsidR="00AE3BB6">
        <w:t>&lt;nexp&gt;</w:t>
      </w:r>
      <w:bookmarkEnd w:id="5093"/>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5094" w:name="_Toc393651383"/>
      <w:r>
        <w:t>Gr.</w:t>
      </w:r>
      <w:r w:rsidR="003E2113">
        <w:t>render</w:t>
      </w:r>
      <w:bookmarkEnd w:id="5094"/>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5095" w:name="_Toc393651384"/>
      <w:r>
        <w:t>Gr.</w:t>
      </w:r>
      <w:r w:rsidR="00714DB8">
        <w:t>screen width, height{, density }</w:t>
      </w:r>
      <w:bookmarkEnd w:id="5095"/>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del w:id="5096" w:author="Sammartano, Marc (BIC USA)" w:date="2014-06-30T18:19:00Z">
        <w:r w:rsidDel="000960B5">
          <w:delText>.</w:delText>
        </w:r>
      </w:del>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5097" w:name="_Toc393651385"/>
      <w:r>
        <w:lastRenderedPageBreak/>
        <w:t>Gr.</w:t>
      </w:r>
      <w:r w:rsidR="00CD79D5">
        <w:t>scale x_factor, y_factor</w:t>
      </w:r>
      <w:bookmarkEnd w:id="5097"/>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5098" w:name="_Toc393651386"/>
      <w:r>
        <w:t>Gr.</w:t>
      </w:r>
      <w:r w:rsidR="009558AD">
        <w:t>cls</w:t>
      </w:r>
      <w:bookmarkEnd w:id="5098"/>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5099" w:name="_Toc393651387"/>
      <w:r>
        <w:t>Gr.</w:t>
      </w:r>
      <w:r w:rsidR="009558AD">
        <w:t>close</w:t>
      </w:r>
      <w:bookmarkEnd w:id="5099"/>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5100" w:name="_Toc393651388"/>
      <w:r>
        <w:t>Gr.</w:t>
      </w:r>
      <w:r w:rsidR="009558AD">
        <w:t>front</w:t>
      </w:r>
      <w:r w:rsidR="0078615E">
        <w:t xml:space="preserve"> </w:t>
      </w:r>
      <w:r w:rsidR="009558AD">
        <w:t xml:space="preserve"> flag</w:t>
      </w:r>
      <w:bookmarkEnd w:id="5100"/>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5101" w:name="_Toc393651389"/>
      <w:r>
        <w:t>Gr.</w:t>
      </w:r>
      <w:r w:rsidR="00330882">
        <w:t>brightness &lt;nexp&gt;</w:t>
      </w:r>
      <w:bookmarkEnd w:id="5101"/>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5102" w:name="_Toc393651390"/>
      <w:r>
        <w:t>Graphical Object Creation Commands</w:t>
      </w:r>
      <w:bookmarkEnd w:id="5102"/>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5103" w:name="_Toc393651391"/>
      <w:r>
        <w:t>Gr.point &lt;</w:t>
      </w:r>
      <w:r w:rsidR="003B3008">
        <w:t>o</w:t>
      </w:r>
      <w:r>
        <w:t>bject_number_nvar&gt;, x, y</w:t>
      </w:r>
      <w:bookmarkEnd w:id="5103"/>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5104" w:name="_Toc393651392"/>
      <w:r>
        <w:t>Gr.</w:t>
      </w:r>
      <w:r w:rsidR="009558AD">
        <w:t xml:space="preserve">line </w:t>
      </w:r>
      <w:r w:rsidR="008A5D10">
        <w:t>&lt;</w:t>
      </w:r>
      <w:r w:rsidR="003B3008">
        <w:t>o</w:t>
      </w:r>
      <w:r w:rsidR="009558AD">
        <w:t>bject_number</w:t>
      </w:r>
      <w:r w:rsidR="008A5D10">
        <w:t>_nvar&gt;</w:t>
      </w:r>
      <w:r w:rsidR="009558AD">
        <w:t>, x1, y1, x2, y2</w:t>
      </w:r>
      <w:bookmarkEnd w:id="510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5105" w:name="_Toc393651393"/>
      <w:r>
        <w:t>Gr.</w:t>
      </w:r>
      <w:r w:rsidR="009558AD">
        <w:t xml:space="preserve">rect </w:t>
      </w:r>
      <w:r w:rsidR="008A5D10">
        <w:t>&lt;</w:t>
      </w:r>
      <w:r w:rsidR="003B3008">
        <w:t>o</w:t>
      </w:r>
      <w:r w:rsidR="008A5D10">
        <w:t>bject_number_nvar&gt;</w:t>
      </w:r>
      <w:r w:rsidR="009558AD">
        <w:t>, left, top, right, bottom</w:t>
      </w:r>
      <w:bookmarkEnd w:id="5105"/>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w:t>
      </w:r>
      <w:r>
        <w:lastRenderedPageBreak/>
        <w:t xml:space="preserve">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5106" w:name="_Toc393651394"/>
      <w:r>
        <w:t>Gr.</w:t>
      </w:r>
      <w:r w:rsidR="009558AD">
        <w:t xml:space="preserve">oval </w:t>
      </w:r>
      <w:r w:rsidR="008A5D10">
        <w:t>&lt;</w:t>
      </w:r>
      <w:r w:rsidR="003B3008">
        <w:t>o</w:t>
      </w:r>
      <w:r w:rsidR="008A5D10">
        <w:t>bject_number_nvar&gt;</w:t>
      </w:r>
      <w:r w:rsidR="009558AD">
        <w:t>, left, top, right, bottom</w:t>
      </w:r>
      <w:bookmarkEnd w:id="5106"/>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5107" w:name="_Toc393651395"/>
      <w:r>
        <w:t>Gr.</w:t>
      </w:r>
      <w:r w:rsidR="009558AD">
        <w:t xml:space="preserve">arc </w:t>
      </w:r>
      <w:r w:rsidR="008A5D10">
        <w:t>&lt;</w:t>
      </w:r>
      <w:r w:rsidR="003B3008">
        <w:t>o</w:t>
      </w:r>
      <w:r w:rsidR="008A5D10">
        <w:t>bject_number_nvar&gt;</w:t>
      </w:r>
      <w:r w:rsidR="009558AD">
        <w:t>, left, top, right, bottom, start_angle, sweep_angle, fill_mode</w:t>
      </w:r>
      <w:bookmarkEnd w:id="5107"/>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5108" w:name="_Toc393651396"/>
      <w:r>
        <w:t>Gr.</w:t>
      </w:r>
      <w:r w:rsidR="009558AD">
        <w:t xml:space="preserve">circle </w:t>
      </w:r>
      <w:r w:rsidR="008A5D10">
        <w:t>&lt;</w:t>
      </w:r>
      <w:r w:rsidR="003B3008">
        <w:t>o</w:t>
      </w:r>
      <w:r w:rsidR="008A5D10">
        <w:t>bject_number_nvar&gt;</w:t>
      </w:r>
      <w:r w:rsidR="009558AD">
        <w:t>, x, y, radius</w:t>
      </w:r>
      <w:bookmarkEnd w:id="5108"/>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5109" w:name="_Toc393651397"/>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5109"/>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lastRenderedPageBreak/>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5110" w:name="_Toc393651398"/>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5110"/>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5111" w:name="_Toc393651399"/>
      <w:r>
        <w:t>Hide and Show Commands</w:t>
      </w:r>
      <w:bookmarkEnd w:id="5111"/>
    </w:p>
    <w:p w:rsidR="009558AD" w:rsidRDefault="003A4712" w:rsidP="005F4916">
      <w:pPr>
        <w:pStyle w:val="Heading3"/>
      </w:pPr>
      <w:bookmarkStart w:id="5112" w:name="_Toc393651400"/>
      <w:r>
        <w:t>Gr.</w:t>
      </w:r>
      <w:r w:rsidR="009558AD">
        <w:t xml:space="preserve">hide </w:t>
      </w:r>
      <w:r w:rsidR="003B3008">
        <w:t>&lt;o</w:t>
      </w:r>
      <w:r w:rsidR="009558AD">
        <w:t>bject_number</w:t>
      </w:r>
      <w:r w:rsidR="003B3008">
        <w:t>_nvar&gt;</w:t>
      </w:r>
      <w:bookmarkEnd w:id="5112"/>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5113" w:name="_Toc393651401"/>
      <w:r>
        <w:t>Gr.</w:t>
      </w:r>
      <w:r w:rsidR="009558AD">
        <w:t xml:space="preserve">show </w:t>
      </w:r>
      <w:r w:rsidR="003B3008">
        <w:t>&lt;o</w:t>
      </w:r>
      <w:r w:rsidR="009558AD">
        <w:t>bject_number</w:t>
      </w:r>
      <w:r w:rsidR="003B3008">
        <w:t>_nvar&gt;</w:t>
      </w:r>
      <w:bookmarkEnd w:id="5113"/>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5114" w:name="_Toc393651402"/>
      <w:r>
        <w:t>Touch Query Commands</w:t>
      </w:r>
      <w:bookmarkEnd w:id="5114"/>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w:t>
      </w:r>
      <w:r>
        <w:lastRenderedPageBreak/>
        <w:t xml:space="preserve">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5115" w:name="_Toc393651403"/>
      <w:r>
        <w:t>Gr.</w:t>
      </w:r>
      <w:r w:rsidR="009558AD">
        <w:t xml:space="preserve">touch </w:t>
      </w:r>
      <w:r w:rsidR="003B3008">
        <w:t>t</w:t>
      </w:r>
      <w:r w:rsidR="009558AD">
        <w:t>ouched, x, y</w:t>
      </w:r>
      <w:bookmarkEnd w:id="511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w:t>
      </w:r>
      <w:del w:id="5116" w:author="Sammartano, Marc (BIC USA)" w:date="2014-07-13T08:14:00Z">
        <w:r w:rsidDel="00D91984">
          <w:delText xml:space="preserve"> </w:delText>
        </w:r>
      </w:del>
      <w:r>
        <w:t xml:space="preserve"> If the parameters that you used in gr.scale were scale_x and scale_y (gr.scale scale_x, scale_y)</w:t>
      </w:r>
      <w:r w:rsidR="00187DA7">
        <w:t xml:space="preserve"> then </w:t>
      </w:r>
      <w:del w:id="5117" w:author="Sammartano, Marc (BIC USA)" w:date="2014-05-30T14:33:00Z">
        <w:r w:rsidR="00187DA7" w:rsidDel="002078E2">
          <w:delText xml:space="preserve">multiply </w:delText>
        </w:r>
      </w:del>
      <w:ins w:id="5118" w:author="Sammartano, Marc (BIC USA)" w:date="2014-05-30T14:33:00Z">
        <w:r w:rsidR="002078E2">
          <w:t xml:space="preserve">divide </w:t>
        </w:r>
      </w:ins>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del w:id="5119" w:author="Sammartano, Marc (BIC USA)" w:date="2014-05-30T14:33:00Z">
        <w:r w:rsidDel="002078E2">
          <w:delText>*</w:delText>
        </w:r>
      </w:del>
      <w:ins w:id="5120" w:author="Sammartano, Marc (BIC USA)" w:date="2014-05-30T14:33:00Z">
        <w:r w:rsidR="002078E2">
          <w:t>/</w:t>
        </w:r>
      </w:ins>
      <w:r>
        <w:t xml:space="preserve"> scale_x</w:t>
      </w:r>
    </w:p>
    <w:p w:rsidR="00187DA7" w:rsidRPr="00A34D63" w:rsidRDefault="00187DA7" w:rsidP="007B2223">
      <w:pPr>
        <w:pStyle w:val="Codeexample"/>
      </w:pPr>
      <w:r>
        <w:t xml:space="preserve">Yscaled = y </w:t>
      </w:r>
      <w:del w:id="5121" w:author="Sammartano, Marc (BIC USA)" w:date="2014-05-30T14:33:00Z">
        <w:r w:rsidDel="002078E2">
          <w:delText>*</w:delText>
        </w:r>
      </w:del>
      <w:ins w:id="5122" w:author="Sammartano, Marc (BIC USA)" w:date="2014-05-30T14:33:00Z">
        <w:r w:rsidR="002078E2">
          <w:t>/</w:t>
        </w:r>
      </w:ins>
      <w:r>
        <w:t xml:space="preserve"> scale_y</w:t>
      </w:r>
    </w:p>
    <w:p w:rsidR="009558AD" w:rsidRDefault="003A4712" w:rsidP="005F4916">
      <w:pPr>
        <w:pStyle w:val="Heading3"/>
      </w:pPr>
      <w:bookmarkStart w:id="5123" w:name="_Toc393651404"/>
      <w:r>
        <w:t>Gr.</w:t>
      </w:r>
      <w:r w:rsidR="009558AD">
        <w:t xml:space="preserve">bounded.touch </w:t>
      </w:r>
      <w:r w:rsidR="003B3008">
        <w:t>t</w:t>
      </w:r>
      <w:r w:rsidR="009558AD">
        <w:t>ouched, left, top, right, bottom</w:t>
      </w:r>
      <w:bookmarkEnd w:id="5123"/>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del w:id="5124" w:author="Sammartano, Marc (BIC USA)" w:date="2014-05-30T14:34:00Z">
        <w:r w:rsidDel="002078E2">
          <w:delText xml:space="preserve">multiply </w:delText>
        </w:r>
      </w:del>
      <w:ins w:id="5125" w:author="Sammartano, Marc (BIC USA)" w:date="2014-05-30T14:34:00Z">
        <w:r w:rsidR="002078E2">
          <w:t xml:space="preserve">divide </w:t>
        </w:r>
      </w:ins>
      <w:r>
        <w:t xml:space="preserve">left and right by scale_x and </w:t>
      </w:r>
      <w:del w:id="5126" w:author="Sammartano, Marc (BIC USA)" w:date="2014-05-30T14:34:00Z">
        <w:r w:rsidDel="002078E2">
          <w:delText xml:space="preserve">multiply </w:delText>
        </w:r>
      </w:del>
      <w:ins w:id="5127" w:author="Sammartano, Marc (BIC USA)" w:date="2014-05-30T14:34:00Z">
        <w:r w:rsidR="002078E2">
          <w:t xml:space="preserve">divide </w:t>
        </w:r>
      </w:ins>
      <w:r>
        <w:t>top and bottom by scale_y.</w:t>
      </w:r>
    </w:p>
    <w:p w:rsidR="00345956" w:rsidRDefault="003A4712" w:rsidP="005F4916">
      <w:pPr>
        <w:pStyle w:val="Heading3"/>
      </w:pPr>
      <w:bookmarkStart w:id="5128" w:name="_Toc393651405"/>
      <w:r>
        <w:lastRenderedPageBreak/>
        <w:t>Gr.</w:t>
      </w:r>
      <w:r w:rsidR="00345956">
        <w:t>touch2 touched, x, y</w:t>
      </w:r>
      <w:bookmarkEnd w:id="5128"/>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5129" w:name="_Toc393651406"/>
      <w:r>
        <w:t>Gr.</w:t>
      </w:r>
      <w:r w:rsidR="00345956">
        <w:t>bounded.touch2 touched, left, top, right, bottom</w:t>
      </w:r>
      <w:bookmarkEnd w:id="5129"/>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5130" w:name="_Toc393651407"/>
      <w:r>
        <w:t>O</w:t>
      </w:r>
      <w:r w:rsidR="00725691">
        <w:t>nGRTouch</w:t>
      </w:r>
      <w:r w:rsidR="00583B62">
        <w:t>:</w:t>
      </w:r>
      <w:bookmarkEnd w:id="5130"/>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5131" w:name="_Toc393651408"/>
      <w:r>
        <w:t>Gr.</w:t>
      </w:r>
      <w:r w:rsidR="00583B62" w:rsidRPr="00970C8A">
        <w:t>on</w:t>
      </w:r>
      <w:r w:rsidR="005C7965" w:rsidRPr="00970C8A">
        <w:t>GR</w:t>
      </w:r>
      <w:r w:rsidR="00583B62" w:rsidRPr="00970C8A">
        <w:t>Touch.</w:t>
      </w:r>
      <w:r w:rsidR="003B3008">
        <w:t>r</w:t>
      </w:r>
      <w:r w:rsidR="00583B62" w:rsidRPr="00970C8A">
        <w:t>esume</w:t>
      </w:r>
      <w:bookmarkEnd w:id="5131"/>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5132" w:name="_Toc393651409"/>
      <w:r>
        <w:t>Text Commands</w:t>
      </w:r>
      <w:bookmarkEnd w:id="5132"/>
    </w:p>
    <w:p w:rsidR="009558AD" w:rsidRDefault="003A4712" w:rsidP="005F4916">
      <w:pPr>
        <w:pStyle w:val="Heading3"/>
      </w:pPr>
      <w:bookmarkStart w:id="5133" w:name="_Toc393651410"/>
      <w:r>
        <w:t>Gr.</w:t>
      </w:r>
      <w:r w:rsidR="009558AD">
        <w:t>text.align type</w:t>
      </w:r>
      <w:bookmarkEnd w:id="5133"/>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5134" w:name="_Toc393651411"/>
      <w:r>
        <w:t>Gr.</w:t>
      </w:r>
      <w:r w:rsidR="009558AD">
        <w:t xml:space="preserve">text.size </w:t>
      </w:r>
      <w:r w:rsidR="00DB0B71">
        <w:t>&lt;nexp&gt;</w:t>
      </w:r>
      <w:bookmarkEnd w:id="5134"/>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5135" w:name="_Toc393651412"/>
      <w:r>
        <w:t>Gr.</w:t>
      </w:r>
      <w:r w:rsidR="004118E1" w:rsidRPr="00D173FA">
        <w:t>text.width &lt;nvar&gt;, &lt;sexp&gt;</w:t>
      </w:r>
      <w:bookmarkEnd w:id="5135"/>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5136" w:name="_Toc393651413"/>
      <w:r>
        <w:t>Gr.</w:t>
      </w:r>
      <w:r w:rsidR="00C72B28">
        <w:t>get.textbounds &lt;sexp&gt;, left, top, right, bottom</w:t>
      </w:r>
      <w:bookmarkEnd w:id="5136"/>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5137" w:name="_Toc393651414"/>
      <w:r>
        <w:lastRenderedPageBreak/>
        <w:t>Gr.</w:t>
      </w:r>
      <w:r w:rsidR="00E95069">
        <w:t xml:space="preserve">text.typeface </w:t>
      </w:r>
      <w:r w:rsidR="00DB0B71">
        <w:t>&lt;nexp&gt;</w:t>
      </w:r>
      <w:bookmarkEnd w:id="5137"/>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5138" w:name="_Toc393651415"/>
      <w:r>
        <w:t>Gr.</w:t>
      </w:r>
      <w:r w:rsidR="009558AD">
        <w:t xml:space="preserve">text.bold </w:t>
      </w:r>
      <w:r w:rsidR="00634DDF">
        <w:t>&lt;lexp&gt;</w:t>
      </w:r>
      <w:bookmarkEnd w:id="5138"/>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5139" w:name="_Toc393651416"/>
      <w:r>
        <w:t>Gr.</w:t>
      </w:r>
      <w:r w:rsidR="00E94276">
        <w:t xml:space="preserve">text.skew </w:t>
      </w:r>
      <w:r w:rsidR="00634DDF">
        <w:t>&lt;nexp&gt;</w:t>
      </w:r>
      <w:bookmarkEnd w:id="5139"/>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5140" w:name="_Toc393651417"/>
      <w:r>
        <w:t>Gr.</w:t>
      </w:r>
      <w:r w:rsidR="009558AD">
        <w:t xml:space="preserve">text.underline </w:t>
      </w:r>
      <w:r w:rsidR="00634DDF">
        <w:t>&lt;lexp&gt;</w:t>
      </w:r>
      <w:bookmarkEnd w:id="5140"/>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5141" w:name="_Toc393651418"/>
      <w:r>
        <w:t>Gr.</w:t>
      </w:r>
      <w:r w:rsidR="009558AD">
        <w:t xml:space="preserve">text.strike </w:t>
      </w:r>
      <w:r w:rsidR="00634DDF">
        <w:t>&lt;lexp&gt;</w:t>
      </w:r>
      <w:bookmarkEnd w:id="5141"/>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5142" w:name="_Toc393651419"/>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142"/>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5143" w:name="_Toc393651420"/>
      <w:r>
        <w:t>Bitmap Commands</w:t>
      </w:r>
      <w:bookmarkEnd w:id="5143"/>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lastRenderedPageBreak/>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5144" w:name="_Toc393651421"/>
      <w:r>
        <w:t xml:space="preserve">Gr.bitmap.create </w:t>
      </w:r>
      <w:r w:rsidR="00231401">
        <w:t>&lt;</w:t>
      </w:r>
      <w:r>
        <w:t>bitmap_ptr</w:t>
      </w:r>
      <w:r w:rsidR="00231401">
        <w:t>_nvar&gt;</w:t>
      </w:r>
      <w:r>
        <w:t>, width, height</w:t>
      </w:r>
      <w:bookmarkEnd w:id="5144"/>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5145" w:name="_Toc393651422"/>
      <w:r>
        <w:t>Gr.</w:t>
      </w:r>
      <w:r w:rsidR="009558AD">
        <w:t xml:space="preserve">bitmap.load </w:t>
      </w:r>
      <w:r w:rsidR="00231401">
        <w:t>&lt;bitmap_ptr_nvar&gt;</w:t>
      </w:r>
      <w:r w:rsidR="009558AD">
        <w:t>, File_name$</w:t>
      </w:r>
      <w:bookmarkEnd w:id="5145"/>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5146" w:name="_Toc393651423"/>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5146"/>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5147" w:name="_Toc393651424"/>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5147"/>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5148" w:name="_Toc393651425"/>
      <w:r>
        <w:t>Gr.</w:t>
      </w:r>
      <w:r w:rsidR="009558AD">
        <w:t xml:space="preserve">bitmap.delete </w:t>
      </w:r>
      <w:r w:rsidR="00231401">
        <w:t>&lt;bitmap_ptr_nvar&gt;</w:t>
      </w:r>
      <w:bookmarkEnd w:id="5148"/>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5149" w:name="_Toc393651426"/>
      <w:r>
        <w:lastRenderedPageBreak/>
        <w:t>Gr.</w:t>
      </w:r>
      <w:r w:rsidR="00963048">
        <w:t xml:space="preserve">bitmap.crop </w:t>
      </w:r>
      <w:r w:rsidR="000F725A">
        <w:t>&lt;new_bitmap_object_n</w:t>
      </w:r>
      <w:r w:rsidR="0007633F">
        <w:t>var&gt;, &lt;source_bitmap_object_nexp&gt;, &lt;x_nexp&gt;, &lt;y_nexp&gt;, &lt;width_nexp&gt;, &lt;height_nexp&gt;</w:t>
      </w:r>
      <w:bookmarkEnd w:id="5149"/>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61C97A0D" wp14:editId="095C318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150" w:name="_Toc393651427"/>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150"/>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151" w:name="_Toc393651428"/>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5151"/>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5152" w:name="_Toc393651429"/>
      <w:r>
        <w:t>Gr.</w:t>
      </w:r>
      <w:r w:rsidR="005B2415">
        <w:t>get.bm</w:t>
      </w:r>
      <w:r w:rsidR="005B2415" w:rsidRPr="0042524E">
        <w:t>pixel</w:t>
      </w:r>
      <w:r w:rsidR="005B2415">
        <w:t xml:space="preserve"> </w:t>
      </w:r>
      <w:r w:rsidR="00622D55">
        <w:t>&lt;bitmap_ptr_nvar&gt;</w:t>
      </w:r>
      <w:r w:rsidR="005B2415">
        <w:t>, x, y, alpha, red, green, blue</w:t>
      </w:r>
      <w:bookmarkEnd w:id="5152"/>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5153" w:name="_Toc393651430"/>
      <w:r>
        <w:t>Gr.</w:t>
      </w:r>
      <w:r w:rsidR="00490D0B">
        <w:t xml:space="preserve">bitmap.drawinto.start </w:t>
      </w:r>
      <w:r w:rsidR="00B37C37">
        <w:t>&lt;bitmap_ptr_nvar&gt;</w:t>
      </w:r>
      <w:bookmarkEnd w:id="5153"/>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t>
      </w:r>
      <w:r>
        <w:lastRenderedPageBreak/>
        <w:t>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5154" w:name="_Toc393651431"/>
      <w:r>
        <w:t>Gr.</w:t>
      </w:r>
      <w:r w:rsidR="00D05EDD">
        <w:t>bitmap.drawinto.end</w:t>
      </w:r>
      <w:bookmarkEnd w:id="5154"/>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5155" w:name="_Toc393651432"/>
      <w:r>
        <w:t>Rotate Commands</w:t>
      </w:r>
      <w:bookmarkEnd w:id="5155"/>
    </w:p>
    <w:p w:rsidR="009558AD" w:rsidRDefault="003A4712" w:rsidP="005F4916">
      <w:pPr>
        <w:pStyle w:val="Heading3"/>
      </w:pPr>
      <w:bookmarkStart w:id="5156" w:name="_Toc393651433"/>
      <w:r>
        <w:t>Gr.</w:t>
      </w:r>
      <w:r w:rsidR="009558AD">
        <w:t>rotate.start angle, x, y</w:t>
      </w:r>
      <w:r w:rsidR="00490E53">
        <w:t>{,&lt;obj_nvar&gt;}</w:t>
      </w:r>
      <w:bookmarkEnd w:id="5156"/>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5157" w:name="_Toc393651434"/>
      <w:r>
        <w:t>Gr.</w:t>
      </w:r>
      <w:r w:rsidR="009558AD">
        <w:t>rotate.end</w:t>
      </w:r>
      <w:r w:rsidR="00490E53">
        <w:t xml:space="preserve"> {&lt;obj_nvar&gt;}</w:t>
      </w:r>
      <w:bookmarkEnd w:id="5157"/>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5158" w:name="_Toc393651435"/>
      <w:r>
        <w:t>Camera Commands</w:t>
      </w:r>
      <w:bookmarkEnd w:id="5158"/>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lastRenderedPageBreak/>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159" w:name="_Toc393651436"/>
      <w:r>
        <w:t>Gr.camera.select 1|2</w:t>
      </w:r>
      <w:bookmarkEnd w:id="5159"/>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160" w:name="_Toc393651437"/>
      <w:r>
        <w:t>Gr.</w:t>
      </w:r>
      <w:r w:rsidR="00FA6D79">
        <w:t>camera.shoot</w:t>
      </w:r>
      <w:r w:rsidR="000A4E4F">
        <w:t xml:space="preserve"> &lt;</w:t>
      </w:r>
      <w:r w:rsidR="00FA6D79">
        <w:t>bm_ptr</w:t>
      </w:r>
      <w:r w:rsidR="000A4E4F">
        <w:t>_nvar&gt;</w:t>
      </w:r>
      <w:bookmarkEnd w:id="5160"/>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161" w:name="_Toc393651438"/>
      <w:r>
        <w:lastRenderedPageBreak/>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161"/>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162" w:name="_Toc393651439"/>
      <w:r>
        <w:t>Gr.</w:t>
      </w:r>
      <w:r w:rsidR="004373C7">
        <w:t>camera.manualS</w:t>
      </w:r>
      <w:r>
        <w:t>hoot</w:t>
      </w:r>
      <w:r w:rsidR="004373C7">
        <w:t xml:space="preserve"> </w:t>
      </w:r>
      <w:r w:rsidR="000A4E4F">
        <w:t>&lt;bm_ptr_nvar&gt;{, &lt;flash_ mode_nexp&gt;</w:t>
      </w:r>
      <w:r w:rsidR="00345C7F">
        <w:t xml:space="preserve"> {, focus_mode_nexp} </w:t>
      </w:r>
      <w:r w:rsidR="000A4E4F">
        <w:t>}</w:t>
      </w:r>
      <w:bookmarkEnd w:id="5162"/>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5163" w:name="_Toc393651440"/>
      <w:r>
        <w:t>Other Graphics</w:t>
      </w:r>
      <w:r w:rsidR="0042524E">
        <w:t xml:space="preserve"> Commands</w:t>
      </w:r>
      <w:bookmarkEnd w:id="5163"/>
    </w:p>
    <w:p w:rsidR="008C4DBB" w:rsidRDefault="003A4712" w:rsidP="005F4916">
      <w:pPr>
        <w:pStyle w:val="Heading3"/>
      </w:pPr>
      <w:bookmarkStart w:id="5164" w:name="_Toc393651441"/>
      <w:r>
        <w:t>Gr.</w:t>
      </w:r>
      <w:r w:rsidR="008C4DBB">
        <w:t>screen.to</w:t>
      </w:r>
      <w:r w:rsidR="005857C7">
        <w:t>_</w:t>
      </w:r>
      <w:r w:rsidR="008C4DBB">
        <w:t xml:space="preserve">bitmap </w:t>
      </w:r>
      <w:r w:rsidR="00FD7CB8">
        <w:t>&lt;bm_ptr_nvar&gt;</w:t>
      </w:r>
      <w:bookmarkEnd w:id="5164"/>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5165" w:name="_Toc393651442"/>
      <w:r>
        <w:t>Gr.</w:t>
      </w:r>
      <w:r w:rsidR="0042524E">
        <w:t>get.</w:t>
      </w:r>
      <w:r w:rsidR="0042524E" w:rsidRPr="0042524E">
        <w:t>pixel</w:t>
      </w:r>
      <w:r w:rsidR="0042524E">
        <w:t xml:space="preserve"> x, y, alpha, red, </w:t>
      </w:r>
      <w:r w:rsidR="00A97E8E">
        <w:t>green</w:t>
      </w:r>
      <w:r w:rsidR="0042524E">
        <w:t xml:space="preserve">, </w:t>
      </w:r>
      <w:r w:rsidR="00A97E8E">
        <w:t>blue</w:t>
      </w:r>
      <w:bookmarkEnd w:id="5165"/>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5166" w:name="_Toc393651443"/>
      <w:r>
        <w:t>Gr.</w:t>
      </w:r>
      <w:r w:rsidR="0042524E">
        <w:t xml:space="preserve">save </w:t>
      </w:r>
      <w:r w:rsidR="00FD7CB8">
        <w:t>&lt;filename_sexp&gt;</w:t>
      </w:r>
      <w:r w:rsidR="00910535">
        <w:t xml:space="preserve"> {,&lt;quality_nexp&gt;}</w:t>
      </w:r>
      <w:bookmarkEnd w:id="5166"/>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lastRenderedPageBreak/>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5167" w:name="_Toc393651444"/>
      <w:r>
        <w:t xml:space="preserve">Gr.get.type &lt;object_ptr_nvar&gt;, </w:t>
      </w:r>
      <w:r w:rsidR="007E28D7">
        <w:t>&lt;type_svar&gt;</w:t>
      </w:r>
      <w:bookmarkEnd w:id="5167"/>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5168" w:name="_Toc393651445"/>
      <w:r>
        <w:t>Gr.get.params &lt;object_ptr_nvar&gt;, &lt;param_array$[]&gt;</w:t>
      </w:r>
      <w:bookmarkEnd w:id="5168"/>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5169" w:name="_Toc393651446"/>
      <w:r>
        <w:t>Gr.</w:t>
      </w:r>
      <w:r w:rsidR="00A4418F">
        <w:t>get</w:t>
      </w:r>
      <w:r w:rsidR="00546410">
        <w:t>.</w:t>
      </w:r>
      <w:r w:rsidR="00A4418F">
        <w:t xml:space="preserve">position </w:t>
      </w:r>
      <w:r w:rsidR="007F0903">
        <w:t>&lt;object_ptr_nvar&gt;</w:t>
      </w:r>
      <w:r w:rsidR="00A4418F">
        <w:t>,  x, y</w:t>
      </w:r>
      <w:bookmarkEnd w:id="5169"/>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5170" w:name="_Toc393651447"/>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5170"/>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5171" w:name="_Toc393651448"/>
      <w:r>
        <w:t>Gr.</w:t>
      </w:r>
      <w:r w:rsidR="008C6E0B" w:rsidRPr="008C6E0B">
        <w:t xml:space="preserve">modify </w:t>
      </w:r>
      <w:r w:rsidR="007F0903">
        <w:t>&lt;object_ptr_nvar&gt;</w:t>
      </w:r>
      <w:r w:rsidR="008C6E0B" w:rsidRPr="008C6E0B">
        <w:t xml:space="preserve">, </w:t>
      </w:r>
      <w:r w:rsidR="002E10EB">
        <w:t xml:space="preserve"> &lt;tag_sexp</w:t>
      </w:r>
      <w:r w:rsidR="002E10EB" w:rsidRPr="004411C1">
        <w:t>&gt;</w:t>
      </w:r>
      <w:r w:rsidR="002E10EB">
        <w:t xml:space="preserve">, </w:t>
      </w:r>
      <w:r w:rsidR="002E10EB" w:rsidRPr="008C6E0B">
        <w:t>{</w:t>
      </w:r>
      <w:r w:rsidR="002E10EB">
        <w:t>&lt;value_nvar | value_svar</w:t>
      </w:r>
      <w:r w:rsidR="002E10EB" w:rsidRPr="004411C1">
        <w:t>&gt;</w:t>
      </w:r>
      <w:r w:rsidR="002E10EB" w:rsidRPr="008C6E0B">
        <w:t>}</w:t>
      </w:r>
      <w:bookmarkEnd w:id="5171"/>
      <w:r w:rsidR="00520661">
        <w:fldChar w:fldCharType="begin"/>
      </w:r>
      <w:r w:rsidR="007D352D">
        <w:instrText xml:space="preserve"> XE "</w:instrText>
      </w:r>
      <w:r w:rsidR="007D352D" w:rsidRPr="00FB3C83">
        <w:instrText>Gr.modify &lt;object_ptr_nvar&gt;,  &lt;tag_sexp&gt;, {&lt;value_nvar | value_svar&gt;}</w:instrText>
      </w:r>
      <w:r w:rsidR="007D352D">
        <w:instrText xml:space="preserve">" </w:instrText>
      </w:r>
      <w:r w:rsidR="00520661">
        <w:fldChar w:fldCharType="end"/>
      </w:r>
    </w:p>
    <w:p w:rsidR="00727BB2" w:rsidRDefault="00144076" w:rsidP="00144076">
      <w:r>
        <w:t>The value of the parameter named &lt;tag_sexp&gt; in the Display List object &lt;object_ptr_nvar&gt; will be changed to &lt;value_nvar&gt; or &lt;value_svar&gt;. 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9558AD">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lastRenderedPageBreak/>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r w:rsidRPr="00966102">
        <w:rPr>
          <w:rFonts w:ascii="Arial Rounded MT Bold" w:hAnsi="Arial Rounded MT Bold"/>
        </w:rPr>
        <w:br/>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DA274F" w:rsidRDefault="003A4712" w:rsidP="005F4916">
      <w:pPr>
        <w:pStyle w:val="Heading3"/>
      </w:pPr>
      <w:bookmarkStart w:id="5172" w:name="_Toc393651449"/>
      <w:r>
        <w:t>Gr.</w:t>
      </w:r>
      <w:r w:rsidR="00DA274F">
        <w:t xml:space="preserve">paint.get </w:t>
      </w:r>
      <w:r w:rsidR="007F0903">
        <w:t>&lt;object_ptr_nvar&gt;</w:t>
      </w:r>
      <w:bookmarkEnd w:id="5172"/>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lastRenderedPageBreak/>
        <w:t>changes the current text size and alignment as well as the color.</w:t>
      </w:r>
    </w:p>
    <w:p w:rsidR="003C6050" w:rsidRDefault="0082291F" w:rsidP="005F4916">
      <w:pPr>
        <w:pStyle w:val="Heading3"/>
      </w:pPr>
      <w:bookmarkStart w:id="5173" w:name="_Toc393651450"/>
      <w:r>
        <w:t>G</w:t>
      </w:r>
      <w:r w:rsidR="003C6050">
        <w:t>r_collision ( &lt;object_1_nvar&gt;, &lt;object_2_n</w:t>
      </w:r>
      <w:r w:rsidR="00FD7CB8">
        <w:t>va</w:t>
      </w:r>
      <w:r w:rsidR="003C6050">
        <w:t>r&gt;)</w:t>
      </w:r>
      <w:bookmarkEnd w:id="5173"/>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5F4916">
      <w:pPr>
        <w:pStyle w:val="Heading3"/>
      </w:pPr>
      <w:bookmarkStart w:id="5174" w:name="_Toc393651451"/>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17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5175" w:name="_Toc393651452"/>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5175"/>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176" w:name="_Toc393651453"/>
      <w:r>
        <w:t>G</w:t>
      </w:r>
      <w:r w:rsidR="00D43DA8">
        <w:t>r</w:t>
      </w:r>
      <w:r>
        <w:t>.GetDL &lt;dl_array[]&gt; {, &lt;keep_all_objects_lexp&gt; }</w:t>
      </w:r>
      <w:bookmarkEnd w:id="5176"/>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5177" w:name="_Toc393651454"/>
      <w:r>
        <w:t xml:space="preserve">Audio </w:t>
      </w:r>
      <w:r w:rsidR="0032463A">
        <w:t>Interface</w:t>
      </w:r>
      <w:bookmarkEnd w:id="5177"/>
    </w:p>
    <w:p w:rsidR="005C5D73" w:rsidRPr="005C5D73" w:rsidRDefault="005C5D73" w:rsidP="00EB1F62">
      <w:pPr>
        <w:pStyle w:val="Heading2"/>
      </w:pPr>
      <w:bookmarkStart w:id="5178" w:name="_Toc393651455"/>
      <w:r>
        <w:t>Introduction</w:t>
      </w:r>
      <w:bookmarkEnd w:id="5178"/>
    </w:p>
    <w:p w:rsidR="005C5D73" w:rsidRDefault="005C5D73" w:rsidP="005F4916">
      <w:pPr>
        <w:pStyle w:val="Heading3"/>
      </w:pPr>
      <w:bookmarkStart w:id="5179" w:name="_Toc393651456"/>
      <w:r>
        <w:t>The Audio Interface</w:t>
      </w:r>
      <w:bookmarkEnd w:id="517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180" w:name="_Toc393651457"/>
      <w:r>
        <w:lastRenderedPageBreak/>
        <w:t xml:space="preserve">Audio </w:t>
      </w:r>
      <w:r w:rsidRPr="005C5D73">
        <w:t>File</w:t>
      </w:r>
      <w:r>
        <w:t xml:space="preserve"> Types</w:t>
      </w:r>
      <w:bookmarkEnd w:id="518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5181" w:name="_Toc393651458"/>
      <w:r>
        <w:t>Commands</w:t>
      </w:r>
      <w:bookmarkEnd w:id="518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182" w:name="_Toc393651459"/>
      <w:r>
        <w:t>Audio.</w:t>
      </w:r>
      <w:r w:rsidR="005C5D73">
        <w:t xml:space="preserve">load </w:t>
      </w:r>
      <w:r w:rsidR="007B0C51">
        <w:t xml:space="preserve"> &lt;aft_nvar&gt;, &lt;filename_sexp</w:t>
      </w:r>
      <w:r w:rsidR="00DF7D65">
        <w:t>&gt;</w:t>
      </w:r>
      <w:bookmarkEnd w:id="518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5183" w:name="_Toc393651460"/>
      <w:r>
        <w:t>Audio.</w:t>
      </w:r>
      <w:r w:rsidR="005C5D73">
        <w:t>play</w:t>
      </w:r>
      <w:r w:rsidR="007B0C51">
        <w:t xml:space="preserve"> &lt;aft_nexp&gt;</w:t>
      </w:r>
      <w:bookmarkEnd w:id="5183"/>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5184" w:name="_Toc393651461"/>
      <w:r>
        <w:t>Audio.</w:t>
      </w:r>
      <w:r w:rsidR="005C5D73">
        <w:t>stop</w:t>
      </w:r>
      <w:bookmarkEnd w:id="5184"/>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5185" w:name="_Toc393651462"/>
      <w:r>
        <w:t>Audio.</w:t>
      </w:r>
      <w:r w:rsidR="0008315F">
        <w:t>pause</w:t>
      </w:r>
      <w:bookmarkEnd w:id="5185"/>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5186" w:name="_Toc393651463"/>
      <w:r>
        <w:t>Audio.</w:t>
      </w:r>
      <w:r w:rsidR="007A7A93">
        <w:t>loop</w:t>
      </w:r>
      <w:bookmarkEnd w:id="5186"/>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5187" w:name="_Toc393651464"/>
      <w:r>
        <w:t>Audio.</w:t>
      </w:r>
      <w:r w:rsidR="007A7A93">
        <w:t>volume &lt;left_nexp&gt;, &lt;right_nexp&gt;</w:t>
      </w:r>
      <w:bookmarkEnd w:id="5187"/>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5188" w:name="_Toc393651465"/>
      <w:r>
        <w:t>Audio.</w:t>
      </w:r>
      <w:r w:rsidR="00DF5630">
        <w:t>position.current</w:t>
      </w:r>
      <w:r w:rsidR="00994A9D">
        <w:t xml:space="preserve"> </w:t>
      </w:r>
      <w:r w:rsidR="00DF5630">
        <w:t xml:space="preserve"> &lt;nvar&gt;</w:t>
      </w:r>
      <w:bookmarkEnd w:id="5188"/>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5189" w:name="_Toc393651466"/>
      <w:r>
        <w:t>Audio.</w:t>
      </w:r>
      <w:r w:rsidR="00DF5630">
        <w:t>position.seek &lt;nexp&gt;</w:t>
      </w:r>
      <w:bookmarkEnd w:id="518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190" w:name="_Toc393651467"/>
      <w:r>
        <w:t>Audio.</w:t>
      </w:r>
      <w:r w:rsidR="00DF5630">
        <w:t>length &lt;length_nvar&gt;, &lt;aft_nexp&gt;</w:t>
      </w:r>
      <w:bookmarkEnd w:id="519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191" w:name="_Toc393651468"/>
      <w:r>
        <w:t>Audio.</w:t>
      </w:r>
      <w:r w:rsidR="00DF5630">
        <w:t>release &lt;aft_nexp&gt;</w:t>
      </w:r>
      <w:bookmarkEnd w:id="519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5192" w:name="_Toc393651469"/>
      <w:r>
        <w:t>Audio.</w:t>
      </w:r>
      <w:r w:rsidR="00766AEB">
        <w:t xml:space="preserve">isdone </w:t>
      </w:r>
      <w:r w:rsidR="00792AD4">
        <w:t>&lt;lvar&gt;</w:t>
      </w:r>
      <w:bookmarkEnd w:id="5192"/>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193" w:name="_Toc393651470"/>
      <w:r>
        <w:t>Audio.</w:t>
      </w:r>
      <w:r w:rsidR="003928AD">
        <w:t>record.start &lt;fn_svar&gt;</w:t>
      </w:r>
      <w:bookmarkEnd w:id="5193"/>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194" w:name="_Toc393651471"/>
      <w:r>
        <w:lastRenderedPageBreak/>
        <w:t>Audio.</w:t>
      </w:r>
      <w:r w:rsidR="003928AD">
        <w:t>record.stop</w:t>
      </w:r>
      <w:bookmarkEnd w:id="5194"/>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195" w:name="_Toc393651472"/>
      <w:r>
        <w:t>SoundPool</w:t>
      </w:r>
      <w:bookmarkEnd w:id="5195"/>
    </w:p>
    <w:p w:rsidR="00CD4CCB" w:rsidRDefault="00CD4CCB" w:rsidP="00EB1F62">
      <w:pPr>
        <w:pStyle w:val="Heading2"/>
      </w:pPr>
      <w:bookmarkStart w:id="5196" w:name="_Toc393651473"/>
      <w:r>
        <w:t>Introduction</w:t>
      </w:r>
      <w:bookmarkEnd w:id="5196"/>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197" w:name="_Toc393651474"/>
      <w:r>
        <w:t>Commands</w:t>
      </w:r>
      <w:bookmarkEnd w:id="5197"/>
    </w:p>
    <w:p w:rsidR="00DF5A86" w:rsidRDefault="00DF5A86" w:rsidP="005F4916">
      <w:pPr>
        <w:pStyle w:val="Heading3"/>
      </w:pPr>
      <w:bookmarkStart w:id="5198" w:name="_Toc393651475"/>
      <w:r>
        <w:t>Soundpool.open &lt;</w:t>
      </w:r>
      <w:r w:rsidR="000841A9">
        <w:t>MaxStreams_nexp</w:t>
      </w:r>
      <w:r>
        <w:t>&gt;</w:t>
      </w:r>
      <w:bookmarkEnd w:id="5198"/>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199" w:name="_Toc393651476"/>
      <w:r>
        <w:t>Soundpool.load &lt;soundID_nvar&gt;, &lt;file_path_sexp&gt;</w:t>
      </w:r>
      <w:bookmarkEnd w:id="5199"/>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200" w:name="_Toc393651477"/>
      <w:r>
        <w:t>Soundpool.unload &lt;soundID_nexp&gt;</w:t>
      </w:r>
      <w:bookmarkEnd w:id="5200"/>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201" w:name="_Toc393651478"/>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201"/>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202" w:name="_Toc393651479"/>
      <w:r>
        <w:t>Soundpool.setvolume &lt;streamID_nexp&gt;, &lt;leftVolume_nexp&gt;, &lt;rightVolume_nexp&gt;</w:t>
      </w:r>
      <w:bookmarkEnd w:id="5202"/>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203" w:name="_Toc393651480"/>
      <w:r>
        <w:t>Soundpool.setrate &lt;streamID_nexp&gt;, &lt;rate_nexp&gt;</w:t>
      </w:r>
      <w:bookmarkEnd w:id="5203"/>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204" w:name="_Toc393651481"/>
      <w:r>
        <w:t>Soundpool.setpriority &lt;streamID_nexp&gt;, &lt;priority_nexp&gt;</w:t>
      </w:r>
      <w:bookmarkEnd w:id="5204"/>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205" w:name="_Toc393651482"/>
      <w:r>
        <w:t>Soundpool.pause &lt;streamID_nexp&gt;</w:t>
      </w:r>
      <w:bookmarkEnd w:id="5205"/>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206" w:name="_Toc393651483"/>
      <w:r>
        <w:t>Soundpool.resume &lt;streamID_nexp&gt;</w:t>
      </w:r>
      <w:bookmarkEnd w:id="5206"/>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207" w:name="_Toc393651484"/>
      <w:r>
        <w:t>Soundpool.stop &lt;streamID_nexp&gt;</w:t>
      </w:r>
      <w:bookmarkEnd w:id="5207"/>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208" w:name="_Toc393651485"/>
      <w:r>
        <w:t>Soundpool.release</w:t>
      </w:r>
      <w:bookmarkEnd w:id="5208"/>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209" w:name="_Toc393651486"/>
      <w:r>
        <w:lastRenderedPageBreak/>
        <w:t>GPS</w:t>
      </w:r>
      <w:bookmarkEnd w:id="5209"/>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210" w:name="_Toc393651487"/>
      <w:r>
        <w:t>Commands</w:t>
      </w:r>
      <w:bookmarkEnd w:id="5210"/>
    </w:p>
    <w:p w:rsidR="00514CEB" w:rsidRDefault="003A4712" w:rsidP="005F4916">
      <w:pPr>
        <w:pStyle w:val="Heading3"/>
      </w:pPr>
      <w:bookmarkStart w:id="5211" w:name="_Toc393651488"/>
      <w:r>
        <w:t>Gps.</w:t>
      </w:r>
      <w:r w:rsidR="00514CEB">
        <w:t>open</w:t>
      </w:r>
      <w:bookmarkEnd w:id="5211"/>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212" w:name="_Toc393651489"/>
      <w:r>
        <w:t>Gps.</w:t>
      </w:r>
      <w:r w:rsidR="00514CEB">
        <w:t>close</w:t>
      </w:r>
      <w:bookmarkEnd w:id="5212"/>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213" w:name="_Toc393651490"/>
      <w:r>
        <w:t>Gps.</w:t>
      </w:r>
      <w:r w:rsidR="00514CEB">
        <w:t>provider &lt;svar&gt;</w:t>
      </w:r>
      <w:bookmarkEnd w:id="521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214" w:name="_Toc393651491"/>
      <w:r>
        <w:t>Gps.</w:t>
      </w:r>
      <w:r w:rsidR="00514CEB">
        <w:t>accuracy &lt;nvar&gt;</w:t>
      </w:r>
      <w:bookmarkEnd w:id="521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215" w:name="_Toc393651492"/>
      <w:r>
        <w:t>Gps.</w:t>
      </w:r>
      <w:r w:rsidR="00514CEB">
        <w:t>latitude &lt;nvar&gt;</w:t>
      </w:r>
      <w:bookmarkEnd w:id="5215"/>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216" w:name="_Toc393651493"/>
      <w:r>
        <w:t>Gps.</w:t>
      </w:r>
      <w:r w:rsidR="00514CEB">
        <w:t>longitude &lt;nvar&gt;</w:t>
      </w:r>
      <w:bookmarkEnd w:id="5216"/>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217" w:name="_Toc393651494"/>
      <w:r>
        <w:t>Gps.</w:t>
      </w:r>
      <w:r w:rsidR="00514CEB">
        <w:t>altitude &lt;nvar&gt;</w:t>
      </w:r>
      <w:bookmarkEnd w:id="5217"/>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218" w:name="_Toc393651495"/>
      <w:r>
        <w:t>Gps.</w:t>
      </w:r>
      <w:r w:rsidR="00514CEB">
        <w:t>bearing &lt;nvar&gt;</w:t>
      </w:r>
      <w:bookmarkEnd w:id="5218"/>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219" w:name="_Toc393651496"/>
      <w:r>
        <w:t>Gps.</w:t>
      </w:r>
      <w:r w:rsidR="00514CEB">
        <w:t>speed &lt;nvar&gt;</w:t>
      </w:r>
      <w:bookmarkEnd w:id="5219"/>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220" w:name="_Toc393651497"/>
      <w:r>
        <w:t>Gps.</w:t>
      </w:r>
      <w:r w:rsidR="00514CEB">
        <w:t>time &lt;nvar&gt;</w:t>
      </w:r>
      <w:bookmarkEnd w:id="5220"/>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221" w:name="_Toc393651498"/>
      <w:r>
        <w:lastRenderedPageBreak/>
        <w:t>Sensors</w:t>
      </w:r>
      <w:bookmarkEnd w:id="5221"/>
    </w:p>
    <w:p w:rsidR="004951B6" w:rsidRDefault="004951B6" w:rsidP="00EB1F62">
      <w:pPr>
        <w:pStyle w:val="Heading2"/>
      </w:pPr>
      <w:bookmarkStart w:id="5222" w:name="_Toc393651499"/>
      <w:r>
        <w:t>Introduction</w:t>
      </w:r>
      <w:bookmarkEnd w:id="5222"/>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1" w:history="1">
        <w:r>
          <w:rPr>
            <w:rStyle w:val="Hyperlink"/>
          </w:rPr>
          <w:t>Android's Sensor Event</w:t>
        </w:r>
      </w:hyperlink>
      <w:r>
        <w:t xml:space="preserve"> </w:t>
      </w:r>
      <w:r w:rsidR="00D329AA">
        <w:t>(</w:t>
      </w:r>
      <w:hyperlink r:id="rId6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223" w:name="_Toc393651500"/>
      <w:r>
        <w:t>Sensor Commands</w:t>
      </w:r>
      <w:bookmarkEnd w:id="5223"/>
    </w:p>
    <w:p w:rsidR="004951B6" w:rsidRDefault="003A4712" w:rsidP="00D43DA8">
      <w:pPr>
        <w:pStyle w:val="Heading3"/>
      </w:pPr>
      <w:bookmarkStart w:id="5224" w:name="_Toc393651501"/>
      <w:r>
        <w:t>Sensors.</w:t>
      </w:r>
      <w:r w:rsidR="004951B6">
        <w:t xml:space="preserve">list </w:t>
      </w:r>
      <w:r w:rsidR="003E3561" w:rsidRPr="003E3561">
        <w:t>&lt;sensor_array$[]&gt;</w:t>
      </w:r>
      <w:bookmarkEnd w:id="5224"/>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225" w:name="_Toc393651502"/>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225"/>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226" w:name="_Toc393651503"/>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226"/>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3" w:history="1">
        <w:r>
          <w:rPr>
            <w:rStyle w:val="Hyperlink"/>
          </w:rPr>
          <w:t>Android's Sensor Event</w:t>
        </w:r>
      </w:hyperlink>
      <w:r>
        <w:t xml:space="preserve"> web page for the meaning of these parameters.</w:t>
      </w:r>
    </w:p>
    <w:p w:rsidR="004951B6" w:rsidRDefault="003A4712" w:rsidP="005F4916">
      <w:pPr>
        <w:pStyle w:val="Heading3"/>
      </w:pPr>
      <w:bookmarkStart w:id="5227" w:name="_Toc393651504"/>
      <w:r>
        <w:t>Sensors.</w:t>
      </w:r>
      <w:r w:rsidR="004951B6">
        <w:t>close</w:t>
      </w:r>
      <w:bookmarkEnd w:id="5227"/>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228" w:name="_Toc393651505"/>
      <w:r>
        <w:t>System</w:t>
      </w:r>
      <w:bookmarkEnd w:id="5228"/>
    </w:p>
    <w:p w:rsidR="005E6325" w:rsidRDefault="005E6325" w:rsidP="005E6325">
      <w:r>
        <w:t xml:space="preserve">These commands provide for the execution of System commands on non-rooted devices. </w:t>
      </w:r>
    </w:p>
    <w:p w:rsidR="005E6325" w:rsidRDefault="005E6325" w:rsidP="005E6325">
      <w:pPr>
        <w:pStyle w:val="Heading2"/>
      </w:pPr>
      <w:bookmarkStart w:id="5229" w:name="_Toc393651506"/>
      <w:r>
        <w:t>Commands</w:t>
      </w:r>
      <w:bookmarkEnd w:id="5229"/>
    </w:p>
    <w:p w:rsidR="005E6325" w:rsidRDefault="005E6325" w:rsidP="005F4916">
      <w:pPr>
        <w:pStyle w:val="Heading3"/>
      </w:pPr>
      <w:bookmarkStart w:id="5230" w:name="_Toc393651507"/>
      <w:r>
        <w:t>System.open</w:t>
      </w:r>
      <w:bookmarkEnd w:id="5230"/>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he working directory is set to rfo-basic</w:t>
      </w:r>
      <w:del w:id="5231" w:author="Sammartano, Marc (BIC USA)" w:date="2014-07-13T08:08:00Z">
        <w:r w:rsidR="00CE7D00" w:rsidRPr="00CE7D00" w:rsidDel="00D91984">
          <w:delText>/data</w:delText>
        </w:r>
      </w:del>
      <w:r w:rsidR="00CE7D00" w:rsidRPr="00CE7D00">
        <w:t>.</w:t>
      </w:r>
      <w:del w:id="5232" w:author="Sammartano, Marc (BIC USA)" w:date="2014-07-13T08:08:00Z">
        <w:r w:rsidR="00CD101B" w:rsidDel="00D91984">
          <w:delText xml:space="preserve"> </w:delText>
        </w:r>
      </w:del>
      <w:r w:rsidR="00CD101B">
        <w:t xml:space="preserve"> </w:t>
      </w:r>
      <w:r w:rsidR="00CD101B" w:rsidRPr="00CD101B">
        <w:t>If the working directory does not exist, it is created.</w:t>
      </w:r>
      <w:del w:id="5233" w:author="Sammartano, Marc (BIC USA)" w:date="2014-07-13T08:08:00Z">
        <w:r w:rsidR="001D7F4D" w:rsidDel="00D91984">
          <w:delText xml:space="preserve"> </w:delText>
        </w:r>
      </w:del>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234" w:name="_Toc393651508"/>
      <w:r>
        <w:t>System.write &lt;sexp&gt;</w:t>
      </w:r>
      <w:bookmarkEnd w:id="5234"/>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235" w:name="_Toc393651509"/>
      <w:r>
        <w:t>System.read.ready &lt;nvar&gt;</w:t>
      </w:r>
      <w:bookmarkEnd w:id="5235"/>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236" w:name="_Toc393651510"/>
      <w:r>
        <w:t>System.read.line &lt;svar&gt;</w:t>
      </w:r>
      <w:bookmarkEnd w:id="5236"/>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237" w:name="_Toc393651511"/>
      <w:r>
        <w:t>System.close</w:t>
      </w:r>
      <w:bookmarkEnd w:id="5237"/>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238" w:name="_Toc393651512"/>
      <w:r>
        <w:t>Superuser</w:t>
      </w:r>
      <w:bookmarkEnd w:id="5238"/>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239" w:name="_Toc393651513"/>
      <w:r>
        <w:t>Commands</w:t>
      </w:r>
      <w:bookmarkEnd w:id="5239"/>
    </w:p>
    <w:p w:rsidR="00D94677" w:rsidRDefault="00D94677" w:rsidP="005F4916">
      <w:pPr>
        <w:pStyle w:val="Heading3"/>
      </w:pPr>
      <w:bookmarkStart w:id="5240" w:name="_Toc393651514"/>
      <w:r>
        <w:t>Su.open</w:t>
      </w:r>
      <w:bookmarkEnd w:id="5240"/>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241" w:name="_Toc393651515"/>
      <w:r>
        <w:t>Su.write &lt;sexp&gt;</w:t>
      </w:r>
      <w:bookmarkEnd w:id="5241"/>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242" w:name="_Toc393651516"/>
      <w:r>
        <w:t>Su.read.ready &lt;nvar&gt;</w:t>
      </w:r>
      <w:bookmarkEnd w:id="5242"/>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243" w:name="_Toc393651517"/>
      <w:r>
        <w:t>Su.read.line &lt;svar&gt;</w:t>
      </w:r>
      <w:bookmarkEnd w:id="5243"/>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244" w:name="_Toc393651518"/>
      <w:r>
        <w:t>Su.close</w:t>
      </w:r>
      <w:bookmarkEnd w:id="5244"/>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245" w:name="_Toc393651519"/>
      <w:r>
        <w:lastRenderedPageBreak/>
        <w:t xml:space="preserve">Appendix A </w:t>
      </w:r>
      <w:r w:rsidR="00A416A5">
        <w:t>–</w:t>
      </w:r>
      <w:r>
        <w:t xml:space="preserve"> Command List</w:t>
      </w:r>
      <w:bookmarkEnd w:id="5245"/>
    </w:p>
    <w:p w:rsidR="00254A25" w:rsidRDefault="00520661">
      <w:pPr>
        <w:rPr>
          <w:ins w:id="5246" w:author="Sammartano, Marc (BIC USA)" w:date="2014-07-20T20:15:00Z"/>
          <w:noProof/>
        </w:rPr>
        <w:sectPr w:rsidR="00254A25" w:rsidSect="00BF62D0">
          <w:footerReference w:type="default" r:id="rId6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254A25" w:rsidRDefault="00254A25">
      <w:pPr>
        <w:pStyle w:val="Index1"/>
        <w:tabs>
          <w:tab w:val="right" w:leader="dot" w:pos="9350"/>
        </w:tabs>
        <w:rPr>
          <w:ins w:id="5247" w:author="Sammartano, Marc (BIC USA)" w:date="2014-07-20T20:15:00Z"/>
          <w:noProof/>
        </w:rPr>
      </w:pPr>
      <w:ins w:id="5248" w:author="Sammartano, Marc (BIC USA)" w:date="2014-07-20T20:15:00Z">
        <w:r>
          <w:rPr>
            <w:noProof/>
          </w:rPr>
          <w:lastRenderedPageBreak/>
          <w:t>! - Single Line Comment, 43</w:t>
        </w:r>
      </w:ins>
    </w:p>
    <w:p w:rsidR="00254A25" w:rsidRDefault="00254A25">
      <w:pPr>
        <w:pStyle w:val="Index1"/>
        <w:tabs>
          <w:tab w:val="right" w:leader="dot" w:pos="9350"/>
        </w:tabs>
        <w:rPr>
          <w:ins w:id="5249" w:author="Sammartano, Marc (BIC USA)" w:date="2014-07-20T20:15:00Z"/>
          <w:noProof/>
        </w:rPr>
      </w:pPr>
      <w:ins w:id="5250" w:author="Sammartano, Marc (BIC USA)" w:date="2014-07-20T20:15:00Z">
        <w:r>
          <w:rPr>
            <w:noProof/>
          </w:rPr>
          <w:t>!! - Block Comment, 43</w:t>
        </w:r>
      </w:ins>
    </w:p>
    <w:p w:rsidR="00254A25" w:rsidRDefault="00254A25">
      <w:pPr>
        <w:pStyle w:val="Index1"/>
        <w:tabs>
          <w:tab w:val="right" w:leader="dot" w:pos="9350"/>
        </w:tabs>
        <w:rPr>
          <w:ins w:id="5251" w:author="Sammartano, Marc (BIC USA)" w:date="2014-07-20T20:15:00Z"/>
          <w:noProof/>
        </w:rPr>
      </w:pPr>
      <w:ins w:id="5252" w:author="Sammartano, Marc (BIC USA)" w:date="2014-07-20T20:15:00Z">
        <w:r>
          <w:rPr>
            <w:noProof/>
          </w:rPr>
          <w:t># - Format Line, 23</w:t>
        </w:r>
      </w:ins>
    </w:p>
    <w:p w:rsidR="00254A25" w:rsidRDefault="00254A25">
      <w:pPr>
        <w:pStyle w:val="Index1"/>
        <w:tabs>
          <w:tab w:val="right" w:leader="dot" w:pos="9350"/>
        </w:tabs>
        <w:rPr>
          <w:ins w:id="5253" w:author="Sammartano, Marc (BIC USA)" w:date="2014-07-20T20:15:00Z"/>
          <w:noProof/>
        </w:rPr>
      </w:pPr>
      <w:ins w:id="5254" w:author="Sammartano, Marc (BIC USA)" w:date="2014-07-20T20:15:00Z">
        <w:r>
          <w:rPr>
            <w:noProof/>
          </w:rPr>
          <w:t>% - Middle of Line Comment, 43</w:t>
        </w:r>
      </w:ins>
    </w:p>
    <w:p w:rsidR="00254A25" w:rsidRDefault="00254A25">
      <w:pPr>
        <w:pStyle w:val="Index1"/>
        <w:tabs>
          <w:tab w:val="right" w:leader="dot" w:pos="9350"/>
        </w:tabs>
        <w:rPr>
          <w:ins w:id="5255" w:author="Sammartano, Marc (BIC USA)" w:date="2014-07-20T20:15:00Z"/>
          <w:noProof/>
        </w:rPr>
      </w:pPr>
      <w:ins w:id="5256" w:author="Sammartano, Marc (BIC USA)" w:date="2014-07-20T20:15:00Z">
        <w:r>
          <w:rPr>
            <w:noProof/>
          </w:rPr>
          <w:t>ABS(&lt;nexp&gt;), 46</w:t>
        </w:r>
      </w:ins>
    </w:p>
    <w:p w:rsidR="00254A25" w:rsidRDefault="00254A25">
      <w:pPr>
        <w:pStyle w:val="Index1"/>
        <w:tabs>
          <w:tab w:val="right" w:leader="dot" w:pos="9350"/>
        </w:tabs>
        <w:rPr>
          <w:ins w:id="5257" w:author="Sammartano, Marc (BIC USA)" w:date="2014-07-20T20:15:00Z"/>
          <w:noProof/>
        </w:rPr>
      </w:pPr>
      <w:ins w:id="5258" w:author="Sammartano, Marc (BIC USA)" w:date="2014-07-20T20:15:00Z">
        <w:r>
          <w:rPr>
            <w:noProof/>
          </w:rPr>
          <w:t>ACOS(&lt;nexp&gt;), 49</w:t>
        </w:r>
      </w:ins>
    </w:p>
    <w:p w:rsidR="00254A25" w:rsidRDefault="00254A25">
      <w:pPr>
        <w:pStyle w:val="Index1"/>
        <w:tabs>
          <w:tab w:val="right" w:leader="dot" w:pos="9350"/>
        </w:tabs>
        <w:rPr>
          <w:ins w:id="5259" w:author="Sammartano, Marc (BIC USA)" w:date="2014-07-20T20:15:00Z"/>
          <w:noProof/>
        </w:rPr>
      </w:pPr>
      <w:ins w:id="5260" w:author="Sammartano, Marc (BIC USA)" w:date="2014-07-20T20:15:00Z">
        <w:r>
          <w:rPr>
            <w:noProof/>
          </w:rPr>
          <w:t>Array. reverse Array$[{&lt;start&gt;,&lt;length&gt;}], 35</w:t>
        </w:r>
      </w:ins>
    </w:p>
    <w:p w:rsidR="00254A25" w:rsidRDefault="00254A25">
      <w:pPr>
        <w:pStyle w:val="Index1"/>
        <w:tabs>
          <w:tab w:val="right" w:leader="dot" w:pos="9350"/>
        </w:tabs>
        <w:rPr>
          <w:ins w:id="5261" w:author="Sammartano, Marc (BIC USA)" w:date="2014-07-20T20:15:00Z"/>
          <w:noProof/>
        </w:rPr>
      </w:pPr>
      <w:ins w:id="5262" w:author="Sammartano, Marc (BIC USA)" w:date="2014-07-20T20:15:00Z">
        <w:r>
          <w:rPr>
            <w:noProof/>
          </w:rPr>
          <w:t>Array. reverse Array[{&lt;start&gt;,&lt;length&gt;}], 35</w:t>
        </w:r>
      </w:ins>
    </w:p>
    <w:p w:rsidR="00254A25" w:rsidRDefault="00254A25">
      <w:pPr>
        <w:pStyle w:val="Index1"/>
        <w:tabs>
          <w:tab w:val="right" w:leader="dot" w:pos="9350"/>
        </w:tabs>
        <w:rPr>
          <w:ins w:id="5263" w:author="Sammartano, Marc (BIC USA)" w:date="2014-07-20T20:15:00Z"/>
          <w:noProof/>
        </w:rPr>
      </w:pPr>
      <w:ins w:id="5264" w:author="Sammartano, Marc (BIC USA)" w:date="2014-07-20T20:15:00Z">
        <w:r>
          <w:rPr>
            <w:noProof/>
          </w:rPr>
          <w:t>Array.average &lt;Average_nvar&gt;, Array[{&lt;start&gt;,&lt;length&gt;}], 33</w:t>
        </w:r>
      </w:ins>
    </w:p>
    <w:p w:rsidR="00254A25" w:rsidRDefault="00254A25">
      <w:pPr>
        <w:pStyle w:val="Index1"/>
        <w:tabs>
          <w:tab w:val="right" w:leader="dot" w:pos="9350"/>
        </w:tabs>
        <w:rPr>
          <w:ins w:id="5265" w:author="Sammartano, Marc (BIC USA)" w:date="2014-07-20T20:15:00Z"/>
          <w:noProof/>
        </w:rPr>
      </w:pPr>
      <w:ins w:id="5266" w:author="Sammartano, Marc (BIC USA)" w:date="2014-07-20T20:15:00Z">
        <w:r>
          <w:rPr>
            <w:noProof/>
          </w:rPr>
          <w:t>Array.copy SourceArray$[{&lt;start&gt;,&lt;length&gt;}], DestinationArray$[{{-}&lt;extras&gt;}], 33</w:t>
        </w:r>
      </w:ins>
    </w:p>
    <w:p w:rsidR="00254A25" w:rsidRDefault="00254A25">
      <w:pPr>
        <w:pStyle w:val="Index1"/>
        <w:tabs>
          <w:tab w:val="right" w:leader="dot" w:pos="9350"/>
        </w:tabs>
        <w:rPr>
          <w:ins w:id="5267" w:author="Sammartano, Marc (BIC USA)" w:date="2014-07-20T20:15:00Z"/>
          <w:noProof/>
        </w:rPr>
      </w:pPr>
      <w:ins w:id="5268" w:author="Sammartano, Marc (BIC USA)" w:date="2014-07-20T20:15:00Z">
        <w:r>
          <w:rPr>
            <w:noProof/>
          </w:rPr>
          <w:t>Array.copy SourceArray[{&lt;start&gt;,&lt;length&gt;}], DestinationArray[{{-}&lt;extras&gt;}], 33</w:t>
        </w:r>
      </w:ins>
    </w:p>
    <w:p w:rsidR="00254A25" w:rsidRDefault="00254A25">
      <w:pPr>
        <w:pStyle w:val="Index1"/>
        <w:tabs>
          <w:tab w:val="right" w:leader="dot" w:pos="9350"/>
        </w:tabs>
        <w:rPr>
          <w:ins w:id="5269" w:author="Sammartano, Marc (BIC USA)" w:date="2014-07-20T20:15:00Z"/>
          <w:noProof/>
        </w:rPr>
      </w:pPr>
      <w:ins w:id="5270" w:author="Sammartano, Marc (BIC USA)" w:date="2014-07-20T20:15:00Z">
        <w:r>
          <w:rPr>
            <w:noProof/>
          </w:rPr>
          <w:t>Array.delete Array[], Array$[] ..., 34</w:t>
        </w:r>
      </w:ins>
    </w:p>
    <w:p w:rsidR="00254A25" w:rsidRDefault="00254A25">
      <w:pPr>
        <w:pStyle w:val="Index1"/>
        <w:tabs>
          <w:tab w:val="right" w:leader="dot" w:pos="9350"/>
        </w:tabs>
        <w:rPr>
          <w:ins w:id="5271" w:author="Sammartano, Marc (BIC USA)" w:date="2014-07-20T20:15:00Z"/>
          <w:noProof/>
        </w:rPr>
      </w:pPr>
      <w:ins w:id="5272" w:author="Sammartano, Marc (BIC USA)" w:date="2014-07-20T20:15:00Z">
        <w:r>
          <w:rPr>
            <w:noProof/>
          </w:rPr>
          <w:t>Array.length n, Array$[{&lt;start&gt;,&lt;length&gt;}], 34</w:t>
        </w:r>
      </w:ins>
    </w:p>
    <w:p w:rsidR="00254A25" w:rsidRDefault="00254A25">
      <w:pPr>
        <w:pStyle w:val="Index1"/>
        <w:tabs>
          <w:tab w:val="right" w:leader="dot" w:pos="9350"/>
        </w:tabs>
        <w:rPr>
          <w:ins w:id="5273" w:author="Sammartano, Marc (BIC USA)" w:date="2014-07-20T20:15:00Z"/>
          <w:noProof/>
        </w:rPr>
      </w:pPr>
      <w:ins w:id="5274" w:author="Sammartano, Marc (BIC USA)" w:date="2014-07-20T20:15:00Z">
        <w:r>
          <w:rPr>
            <w:noProof/>
          </w:rPr>
          <w:t>Array.length n, Array[{&lt;start&gt;,&lt;length&gt;}], 34</w:t>
        </w:r>
      </w:ins>
    </w:p>
    <w:p w:rsidR="00254A25" w:rsidRDefault="00254A25">
      <w:pPr>
        <w:pStyle w:val="Index1"/>
        <w:tabs>
          <w:tab w:val="right" w:leader="dot" w:pos="9350"/>
        </w:tabs>
        <w:rPr>
          <w:ins w:id="5275" w:author="Sammartano, Marc (BIC USA)" w:date="2014-07-20T20:15:00Z"/>
          <w:noProof/>
        </w:rPr>
      </w:pPr>
      <w:ins w:id="5276" w:author="Sammartano, Marc (BIC USA)" w:date="2014-07-20T20:15:00Z">
        <w:r>
          <w:rPr>
            <w:noProof/>
          </w:rPr>
          <w:t>Array.load Array$[], &lt;sexp&gt;, &lt;sexp&gt;, ...}, 34</w:t>
        </w:r>
      </w:ins>
    </w:p>
    <w:p w:rsidR="00254A25" w:rsidRDefault="00254A25">
      <w:pPr>
        <w:pStyle w:val="Index1"/>
        <w:tabs>
          <w:tab w:val="right" w:leader="dot" w:pos="9350"/>
        </w:tabs>
        <w:rPr>
          <w:ins w:id="5277" w:author="Sammartano, Marc (BIC USA)" w:date="2014-07-20T20:15:00Z"/>
          <w:noProof/>
        </w:rPr>
      </w:pPr>
      <w:ins w:id="5278" w:author="Sammartano, Marc (BIC USA)" w:date="2014-07-20T20:15:00Z">
        <w:r>
          <w:rPr>
            <w:noProof/>
          </w:rPr>
          <w:t>Array.load Array[], &lt;nexp&gt;, &lt;nexp&gt;, ...}, 34</w:t>
        </w:r>
      </w:ins>
    </w:p>
    <w:p w:rsidR="00254A25" w:rsidRDefault="00254A25">
      <w:pPr>
        <w:pStyle w:val="Index1"/>
        <w:tabs>
          <w:tab w:val="right" w:leader="dot" w:pos="9350"/>
        </w:tabs>
        <w:rPr>
          <w:ins w:id="5279" w:author="Sammartano, Marc (BIC USA)" w:date="2014-07-20T20:15:00Z"/>
          <w:noProof/>
        </w:rPr>
      </w:pPr>
      <w:ins w:id="5280" w:author="Sammartano, Marc (BIC USA)" w:date="2014-07-20T20:15:00Z">
        <w:r>
          <w:rPr>
            <w:noProof/>
          </w:rPr>
          <w:t>Array.max &lt;max_nvar&gt; Array[{&lt;start&gt;,&lt;length&gt;}], 35</w:t>
        </w:r>
      </w:ins>
    </w:p>
    <w:p w:rsidR="00254A25" w:rsidRDefault="00254A25">
      <w:pPr>
        <w:pStyle w:val="Index1"/>
        <w:tabs>
          <w:tab w:val="right" w:leader="dot" w:pos="9350"/>
        </w:tabs>
        <w:rPr>
          <w:ins w:id="5281" w:author="Sammartano, Marc (BIC USA)" w:date="2014-07-20T20:15:00Z"/>
          <w:noProof/>
        </w:rPr>
      </w:pPr>
      <w:ins w:id="5282" w:author="Sammartano, Marc (BIC USA)" w:date="2014-07-20T20:15:00Z">
        <w:r>
          <w:rPr>
            <w:noProof/>
          </w:rPr>
          <w:t>Array.min &lt;min_nvar&gt;, Array[{&lt;start&gt;,&lt;length&gt;}], 35</w:t>
        </w:r>
      </w:ins>
    </w:p>
    <w:p w:rsidR="00254A25" w:rsidRDefault="00254A25">
      <w:pPr>
        <w:pStyle w:val="Index1"/>
        <w:tabs>
          <w:tab w:val="right" w:leader="dot" w:pos="9350"/>
        </w:tabs>
        <w:rPr>
          <w:ins w:id="5283" w:author="Sammartano, Marc (BIC USA)" w:date="2014-07-20T20:15:00Z"/>
          <w:noProof/>
        </w:rPr>
      </w:pPr>
      <w:ins w:id="5284" w:author="Sammartano, Marc (BIC USA)" w:date="2014-07-20T20:15:00Z">
        <w:r>
          <w:rPr>
            <w:noProof/>
          </w:rPr>
          <w:t>Array.search Array$[{&lt;start&gt;,&lt;length&gt;}], &lt;value_sexp&gt;, &lt;result_nvar&gt;{,&lt;start_nexp&gt;}, 35</w:t>
        </w:r>
      </w:ins>
    </w:p>
    <w:p w:rsidR="00254A25" w:rsidRDefault="00254A25">
      <w:pPr>
        <w:pStyle w:val="Index1"/>
        <w:tabs>
          <w:tab w:val="right" w:leader="dot" w:pos="9350"/>
        </w:tabs>
        <w:rPr>
          <w:ins w:id="5285" w:author="Sammartano, Marc (BIC USA)" w:date="2014-07-20T20:15:00Z"/>
          <w:noProof/>
        </w:rPr>
      </w:pPr>
      <w:ins w:id="5286" w:author="Sammartano, Marc (BIC USA)" w:date="2014-07-20T20:15:00Z">
        <w:r>
          <w:rPr>
            <w:noProof/>
          </w:rPr>
          <w:t>Array.search Array[{&lt;start&gt;,&lt;length&gt;}], &lt;value_nexp&gt;, &lt;result_nvar&gt;{,&lt;start_nexp&gt;}, 35</w:t>
        </w:r>
      </w:ins>
    </w:p>
    <w:p w:rsidR="00254A25" w:rsidRDefault="00254A25">
      <w:pPr>
        <w:pStyle w:val="Index1"/>
        <w:tabs>
          <w:tab w:val="right" w:leader="dot" w:pos="9350"/>
        </w:tabs>
        <w:rPr>
          <w:ins w:id="5287" w:author="Sammartano, Marc (BIC USA)" w:date="2014-07-20T20:15:00Z"/>
          <w:noProof/>
        </w:rPr>
      </w:pPr>
      <w:ins w:id="5288" w:author="Sammartano, Marc (BIC USA)" w:date="2014-07-20T20:15:00Z">
        <w:r>
          <w:rPr>
            <w:noProof/>
          </w:rPr>
          <w:t>Array.shuffle Array[{&lt;start&gt;,&lt;length&gt;}], 35</w:t>
        </w:r>
      </w:ins>
    </w:p>
    <w:p w:rsidR="00254A25" w:rsidRDefault="00254A25">
      <w:pPr>
        <w:pStyle w:val="Index1"/>
        <w:tabs>
          <w:tab w:val="right" w:leader="dot" w:pos="9350"/>
        </w:tabs>
        <w:rPr>
          <w:ins w:id="5289" w:author="Sammartano, Marc (BIC USA)" w:date="2014-07-20T20:15:00Z"/>
          <w:noProof/>
        </w:rPr>
      </w:pPr>
      <w:ins w:id="5290" w:author="Sammartano, Marc (BIC USA)" w:date="2014-07-20T20:15:00Z">
        <w:r>
          <w:rPr>
            <w:noProof/>
          </w:rPr>
          <w:t>Array.sort Array[{&lt;start&gt;,&lt;length&gt;}], 35</w:t>
        </w:r>
      </w:ins>
    </w:p>
    <w:p w:rsidR="00254A25" w:rsidRDefault="00254A25">
      <w:pPr>
        <w:pStyle w:val="Index1"/>
        <w:tabs>
          <w:tab w:val="right" w:leader="dot" w:pos="9350"/>
        </w:tabs>
        <w:rPr>
          <w:ins w:id="5291" w:author="Sammartano, Marc (BIC USA)" w:date="2014-07-20T20:15:00Z"/>
          <w:noProof/>
        </w:rPr>
      </w:pPr>
      <w:ins w:id="5292" w:author="Sammartano, Marc (BIC USA)" w:date="2014-07-20T20:15:00Z">
        <w:r>
          <w:rPr>
            <w:noProof/>
          </w:rPr>
          <w:t>Array.std_dev &lt;sd_nvar&gt;, Array[{&lt;start&gt;,&lt;length&gt;}], 35</w:t>
        </w:r>
      </w:ins>
    </w:p>
    <w:p w:rsidR="00254A25" w:rsidRDefault="00254A25">
      <w:pPr>
        <w:pStyle w:val="Index1"/>
        <w:tabs>
          <w:tab w:val="right" w:leader="dot" w:pos="9350"/>
        </w:tabs>
        <w:rPr>
          <w:ins w:id="5293" w:author="Sammartano, Marc (BIC USA)" w:date="2014-07-20T20:15:00Z"/>
          <w:noProof/>
        </w:rPr>
      </w:pPr>
      <w:ins w:id="5294" w:author="Sammartano, Marc (BIC USA)" w:date="2014-07-20T20:15:00Z">
        <w:r>
          <w:rPr>
            <w:noProof/>
          </w:rPr>
          <w:t>Array.sum &lt;sum_nvar&gt;, Array[{&lt;start&gt;,&lt;length&gt;}], 35</w:t>
        </w:r>
      </w:ins>
    </w:p>
    <w:p w:rsidR="00254A25" w:rsidRDefault="00254A25">
      <w:pPr>
        <w:pStyle w:val="Index1"/>
        <w:tabs>
          <w:tab w:val="right" w:leader="dot" w:pos="9350"/>
        </w:tabs>
        <w:rPr>
          <w:ins w:id="5295" w:author="Sammartano, Marc (BIC USA)" w:date="2014-07-20T20:15:00Z"/>
          <w:noProof/>
        </w:rPr>
      </w:pPr>
      <w:ins w:id="5296" w:author="Sammartano, Marc (BIC USA)" w:date="2014-07-20T20:15:00Z">
        <w:r>
          <w:rPr>
            <w:noProof/>
          </w:rPr>
          <w:t>Array.variance &lt;v_nvar&gt;, Array[{&lt;start&gt;,&lt;length&gt;}], 35</w:t>
        </w:r>
      </w:ins>
    </w:p>
    <w:p w:rsidR="00254A25" w:rsidRDefault="00254A25">
      <w:pPr>
        <w:pStyle w:val="Index1"/>
        <w:tabs>
          <w:tab w:val="right" w:leader="dot" w:pos="9350"/>
        </w:tabs>
        <w:rPr>
          <w:ins w:id="5297" w:author="Sammartano, Marc (BIC USA)" w:date="2014-07-20T20:15:00Z"/>
          <w:noProof/>
        </w:rPr>
      </w:pPr>
      <w:ins w:id="5298" w:author="Sammartano, Marc (BIC USA)" w:date="2014-07-20T20:15:00Z">
        <w:r>
          <w:rPr>
            <w:noProof/>
          </w:rPr>
          <w:t>ASCII(&lt;sexp&gt;), 50</w:t>
        </w:r>
      </w:ins>
    </w:p>
    <w:p w:rsidR="00254A25" w:rsidRDefault="00254A25">
      <w:pPr>
        <w:pStyle w:val="Index1"/>
        <w:tabs>
          <w:tab w:val="right" w:leader="dot" w:pos="9350"/>
        </w:tabs>
        <w:rPr>
          <w:ins w:id="5299" w:author="Sammartano, Marc (BIC USA)" w:date="2014-07-20T20:15:00Z"/>
          <w:noProof/>
        </w:rPr>
      </w:pPr>
      <w:ins w:id="5300" w:author="Sammartano, Marc (BIC USA)" w:date="2014-07-20T20:15:00Z">
        <w:r>
          <w:rPr>
            <w:noProof/>
          </w:rPr>
          <w:t>ASIN(&lt;nexp&gt;), 49</w:t>
        </w:r>
      </w:ins>
    </w:p>
    <w:p w:rsidR="00254A25" w:rsidRDefault="00254A25">
      <w:pPr>
        <w:pStyle w:val="Index1"/>
        <w:tabs>
          <w:tab w:val="right" w:leader="dot" w:pos="9350"/>
        </w:tabs>
        <w:rPr>
          <w:ins w:id="5301" w:author="Sammartano, Marc (BIC USA)" w:date="2014-07-20T20:15:00Z"/>
          <w:noProof/>
        </w:rPr>
      </w:pPr>
      <w:ins w:id="5302" w:author="Sammartano, Marc (BIC USA)" w:date="2014-07-20T20:15:00Z">
        <w:r>
          <w:rPr>
            <w:noProof/>
          </w:rPr>
          <w:t>ATAN(&lt;nexp&gt;), 50</w:t>
        </w:r>
      </w:ins>
    </w:p>
    <w:p w:rsidR="00254A25" w:rsidRDefault="00254A25">
      <w:pPr>
        <w:pStyle w:val="Index1"/>
        <w:tabs>
          <w:tab w:val="right" w:leader="dot" w:pos="9350"/>
        </w:tabs>
        <w:rPr>
          <w:ins w:id="5303" w:author="Sammartano, Marc (BIC USA)" w:date="2014-07-20T20:15:00Z"/>
          <w:noProof/>
        </w:rPr>
      </w:pPr>
      <w:ins w:id="5304" w:author="Sammartano, Marc (BIC USA)" w:date="2014-07-20T20:15:00Z">
        <w:r>
          <w:rPr>
            <w:noProof/>
          </w:rPr>
          <w:t>ATAN2 (&lt;nexp_x&gt;, &lt;nexp_y&gt;), 50</w:t>
        </w:r>
      </w:ins>
    </w:p>
    <w:p w:rsidR="00254A25" w:rsidRDefault="00254A25">
      <w:pPr>
        <w:pStyle w:val="Index1"/>
        <w:tabs>
          <w:tab w:val="right" w:leader="dot" w:pos="9350"/>
        </w:tabs>
        <w:rPr>
          <w:ins w:id="5305" w:author="Sammartano, Marc (BIC USA)" w:date="2014-07-20T20:15:00Z"/>
          <w:noProof/>
        </w:rPr>
      </w:pPr>
      <w:ins w:id="5306" w:author="Sammartano, Marc (BIC USA)" w:date="2014-07-20T20:15:00Z">
        <w:r>
          <w:rPr>
            <w:noProof/>
          </w:rPr>
          <w:t>Audio.isdone &lt;lvar&gt;, 133</w:t>
        </w:r>
      </w:ins>
    </w:p>
    <w:p w:rsidR="00254A25" w:rsidRDefault="00254A25">
      <w:pPr>
        <w:pStyle w:val="Index1"/>
        <w:tabs>
          <w:tab w:val="right" w:leader="dot" w:pos="9350"/>
        </w:tabs>
        <w:rPr>
          <w:ins w:id="5307" w:author="Sammartano, Marc (BIC USA)" w:date="2014-07-20T20:15:00Z"/>
          <w:noProof/>
        </w:rPr>
      </w:pPr>
      <w:ins w:id="5308" w:author="Sammartano, Marc (BIC USA)" w:date="2014-07-20T20:15:00Z">
        <w:r>
          <w:rPr>
            <w:noProof/>
          </w:rPr>
          <w:t>Audio.length &lt;length_nvar&gt;, &lt;aft_nexp&gt;, 132</w:t>
        </w:r>
      </w:ins>
    </w:p>
    <w:p w:rsidR="00254A25" w:rsidRDefault="00254A25">
      <w:pPr>
        <w:pStyle w:val="Index1"/>
        <w:tabs>
          <w:tab w:val="right" w:leader="dot" w:pos="9350"/>
        </w:tabs>
        <w:rPr>
          <w:ins w:id="5309" w:author="Sammartano, Marc (BIC USA)" w:date="2014-07-20T20:15:00Z"/>
          <w:noProof/>
        </w:rPr>
      </w:pPr>
      <w:ins w:id="5310" w:author="Sammartano, Marc (BIC USA)" w:date="2014-07-20T20:15:00Z">
        <w:r>
          <w:rPr>
            <w:noProof/>
          </w:rPr>
          <w:t>Audio.load  &lt;aft_nvar&gt;, &lt;filename_sexp&gt;, 131</w:t>
        </w:r>
      </w:ins>
    </w:p>
    <w:p w:rsidR="00254A25" w:rsidRDefault="00254A25">
      <w:pPr>
        <w:pStyle w:val="Index1"/>
        <w:tabs>
          <w:tab w:val="right" w:leader="dot" w:pos="9350"/>
        </w:tabs>
        <w:rPr>
          <w:ins w:id="5311" w:author="Sammartano, Marc (BIC USA)" w:date="2014-07-20T20:15:00Z"/>
          <w:noProof/>
        </w:rPr>
      </w:pPr>
      <w:ins w:id="5312" w:author="Sammartano, Marc (BIC USA)" w:date="2014-07-20T20:15:00Z">
        <w:r>
          <w:rPr>
            <w:noProof/>
          </w:rPr>
          <w:t>Audio.loop, 132</w:t>
        </w:r>
      </w:ins>
    </w:p>
    <w:p w:rsidR="00254A25" w:rsidRDefault="00254A25">
      <w:pPr>
        <w:pStyle w:val="Index1"/>
        <w:tabs>
          <w:tab w:val="right" w:leader="dot" w:pos="9350"/>
        </w:tabs>
        <w:rPr>
          <w:ins w:id="5313" w:author="Sammartano, Marc (BIC USA)" w:date="2014-07-20T20:15:00Z"/>
          <w:noProof/>
        </w:rPr>
      </w:pPr>
      <w:ins w:id="5314" w:author="Sammartano, Marc (BIC USA)" w:date="2014-07-20T20:15:00Z">
        <w:r>
          <w:rPr>
            <w:noProof/>
          </w:rPr>
          <w:t>Audio.pause, 132</w:t>
        </w:r>
      </w:ins>
    </w:p>
    <w:p w:rsidR="00254A25" w:rsidRDefault="00254A25">
      <w:pPr>
        <w:pStyle w:val="Index1"/>
        <w:tabs>
          <w:tab w:val="right" w:leader="dot" w:pos="9350"/>
        </w:tabs>
        <w:rPr>
          <w:ins w:id="5315" w:author="Sammartano, Marc (BIC USA)" w:date="2014-07-20T20:15:00Z"/>
          <w:noProof/>
        </w:rPr>
      </w:pPr>
      <w:ins w:id="5316" w:author="Sammartano, Marc (BIC USA)" w:date="2014-07-20T20:15:00Z">
        <w:r>
          <w:rPr>
            <w:noProof/>
          </w:rPr>
          <w:t>Audio.play &lt;aft_nexp&gt;, 131</w:t>
        </w:r>
      </w:ins>
    </w:p>
    <w:p w:rsidR="00254A25" w:rsidRDefault="00254A25">
      <w:pPr>
        <w:pStyle w:val="Index1"/>
        <w:tabs>
          <w:tab w:val="right" w:leader="dot" w:pos="9350"/>
        </w:tabs>
        <w:rPr>
          <w:ins w:id="5317" w:author="Sammartano, Marc (BIC USA)" w:date="2014-07-20T20:15:00Z"/>
          <w:noProof/>
        </w:rPr>
      </w:pPr>
      <w:ins w:id="5318" w:author="Sammartano, Marc (BIC USA)" w:date="2014-07-20T20:15:00Z">
        <w:r>
          <w:rPr>
            <w:noProof/>
          </w:rPr>
          <w:t>Audio.position.current  &lt;nvar&gt;, 132</w:t>
        </w:r>
      </w:ins>
    </w:p>
    <w:p w:rsidR="00254A25" w:rsidRDefault="00254A25">
      <w:pPr>
        <w:pStyle w:val="Index1"/>
        <w:tabs>
          <w:tab w:val="right" w:leader="dot" w:pos="9350"/>
        </w:tabs>
        <w:rPr>
          <w:ins w:id="5319" w:author="Sammartano, Marc (BIC USA)" w:date="2014-07-20T20:15:00Z"/>
          <w:noProof/>
        </w:rPr>
      </w:pPr>
      <w:ins w:id="5320" w:author="Sammartano, Marc (BIC USA)" w:date="2014-07-20T20:15:00Z">
        <w:r>
          <w:rPr>
            <w:noProof/>
          </w:rPr>
          <w:t>Audio.position.seek &lt;nexp&gt;, 132</w:t>
        </w:r>
      </w:ins>
    </w:p>
    <w:p w:rsidR="00254A25" w:rsidRDefault="00254A25">
      <w:pPr>
        <w:pStyle w:val="Index1"/>
        <w:tabs>
          <w:tab w:val="right" w:leader="dot" w:pos="9350"/>
        </w:tabs>
        <w:rPr>
          <w:ins w:id="5321" w:author="Sammartano, Marc (BIC USA)" w:date="2014-07-20T20:15:00Z"/>
          <w:noProof/>
        </w:rPr>
      </w:pPr>
      <w:ins w:id="5322" w:author="Sammartano, Marc (BIC USA)" w:date="2014-07-20T20:15:00Z">
        <w:r>
          <w:rPr>
            <w:noProof/>
          </w:rPr>
          <w:t>Audio.record.start &lt;fn_svar&gt;, 133</w:t>
        </w:r>
      </w:ins>
    </w:p>
    <w:p w:rsidR="00254A25" w:rsidRDefault="00254A25">
      <w:pPr>
        <w:pStyle w:val="Index1"/>
        <w:tabs>
          <w:tab w:val="right" w:leader="dot" w:pos="9350"/>
        </w:tabs>
        <w:rPr>
          <w:ins w:id="5323" w:author="Sammartano, Marc (BIC USA)" w:date="2014-07-20T20:15:00Z"/>
          <w:noProof/>
        </w:rPr>
      </w:pPr>
      <w:ins w:id="5324" w:author="Sammartano, Marc (BIC USA)" w:date="2014-07-20T20:15:00Z">
        <w:r>
          <w:rPr>
            <w:noProof/>
          </w:rPr>
          <w:t>Audio.record.stop, 133</w:t>
        </w:r>
      </w:ins>
    </w:p>
    <w:p w:rsidR="00254A25" w:rsidRDefault="00254A25">
      <w:pPr>
        <w:pStyle w:val="Index1"/>
        <w:tabs>
          <w:tab w:val="right" w:leader="dot" w:pos="9350"/>
        </w:tabs>
        <w:rPr>
          <w:ins w:id="5325" w:author="Sammartano, Marc (BIC USA)" w:date="2014-07-20T20:15:00Z"/>
          <w:noProof/>
        </w:rPr>
      </w:pPr>
      <w:ins w:id="5326" w:author="Sammartano, Marc (BIC USA)" w:date="2014-07-20T20:15:00Z">
        <w:r>
          <w:rPr>
            <w:noProof/>
          </w:rPr>
          <w:t>Audio.release &lt;aft_nexp&gt;, 133</w:t>
        </w:r>
      </w:ins>
    </w:p>
    <w:p w:rsidR="00254A25" w:rsidRDefault="00254A25">
      <w:pPr>
        <w:pStyle w:val="Index1"/>
        <w:tabs>
          <w:tab w:val="right" w:leader="dot" w:pos="9350"/>
        </w:tabs>
        <w:rPr>
          <w:ins w:id="5327" w:author="Sammartano, Marc (BIC USA)" w:date="2014-07-20T20:15:00Z"/>
          <w:noProof/>
        </w:rPr>
      </w:pPr>
      <w:ins w:id="5328" w:author="Sammartano, Marc (BIC USA)" w:date="2014-07-20T20:15:00Z">
        <w:r>
          <w:rPr>
            <w:noProof/>
          </w:rPr>
          <w:t>Audio.stop, 132</w:t>
        </w:r>
      </w:ins>
    </w:p>
    <w:p w:rsidR="00254A25" w:rsidRDefault="00254A25">
      <w:pPr>
        <w:pStyle w:val="Index1"/>
        <w:tabs>
          <w:tab w:val="right" w:leader="dot" w:pos="9350"/>
        </w:tabs>
        <w:rPr>
          <w:ins w:id="5329" w:author="Sammartano, Marc (BIC USA)" w:date="2014-07-20T20:15:00Z"/>
          <w:noProof/>
        </w:rPr>
      </w:pPr>
      <w:ins w:id="5330" w:author="Sammartano, Marc (BIC USA)" w:date="2014-07-20T20:15:00Z">
        <w:r>
          <w:rPr>
            <w:noProof/>
          </w:rPr>
          <w:t>Audio.volume &lt;left_nexp&gt;, &lt;right_nexp&gt;, 132</w:t>
        </w:r>
      </w:ins>
    </w:p>
    <w:p w:rsidR="00254A25" w:rsidRDefault="00254A25">
      <w:pPr>
        <w:pStyle w:val="Index1"/>
        <w:tabs>
          <w:tab w:val="right" w:leader="dot" w:pos="9350"/>
        </w:tabs>
        <w:rPr>
          <w:ins w:id="5331" w:author="Sammartano, Marc (BIC USA)" w:date="2014-07-20T20:15:00Z"/>
          <w:noProof/>
        </w:rPr>
      </w:pPr>
      <w:ins w:id="5332" w:author="Sammartano, Marc (BIC USA)" w:date="2014-07-20T20:15:00Z">
        <w:r>
          <w:rPr>
            <w:noProof/>
          </w:rPr>
          <w:t>Back.resume, 68</w:t>
        </w:r>
      </w:ins>
    </w:p>
    <w:p w:rsidR="00254A25" w:rsidRDefault="00254A25">
      <w:pPr>
        <w:pStyle w:val="Index1"/>
        <w:tabs>
          <w:tab w:val="right" w:leader="dot" w:pos="9350"/>
        </w:tabs>
        <w:rPr>
          <w:ins w:id="5333" w:author="Sammartano, Marc (BIC USA)" w:date="2014-07-20T20:15:00Z"/>
          <w:noProof/>
        </w:rPr>
      </w:pPr>
      <w:ins w:id="5334" w:author="Sammartano, Marc (BIC USA)" w:date="2014-07-20T20:15:00Z">
        <w:r>
          <w:rPr>
            <w:noProof/>
          </w:rPr>
          <w:t>Background(), 51</w:t>
        </w:r>
      </w:ins>
    </w:p>
    <w:p w:rsidR="00254A25" w:rsidRDefault="00254A25">
      <w:pPr>
        <w:pStyle w:val="Index1"/>
        <w:tabs>
          <w:tab w:val="right" w:leader="dot" w:pos="9350"/>
        </w:tabs>
        <w:rPr>
          <w:ins w:id="5335" w:author="Sammartano, Marc (BIC USA)" w:date="2014-07-20T20:15:00Z"/>
          <w:noProof/>
        </w:rPr>
      </w:pPr>
      <w:ins w:id="5336" w:author="Sammartano, Marc (BIC USA)" w:date="2014-07-20T20:15:00Z">
        <w:r>
          <w:rPr>
            <w:noProof/>
          </w:rPr>
          <w:t>Background.Resume, 108</w:t>
        </w:r>
      </w:ins>
    </w:p>
    <w:p w:rsidR="00254A25" w:rsidRDefault="00254A25">
      <w:pPr>
        <w:pStyle w:val="Index1"/>
        <w:tabs>
          <w:tab w:val="right" w:leader="dot" w:pos="9350"/>
        </w:tabs>
        <w:rPr>
          <w:ins w:id="5337" w:author="Sammartano, Marc (BIC USA)" w:date="2014-07-20T20:15:00Z"/>
          <w:noProof/>
        </w:rPr>
      </w:pPr>
      <w:ins w:id="5338" w:author="Sammartano, Marc (BIC USA)" w:date="2014-07-20T20:15:00Z">
        <w:r>
          <w:rPr>
            <w:noProof/>
          </w:rPr>
          <w:t>BAND(&lt;nexp1&gt;, &lt;nexp2&gt;), 46</w:t>
        </w:r>
      </w:ins>
    </w:p>
    <w:p w:rsidR="00254A25" w:rsidRDefault="00254A25">
      <w:pPr>
        <w:pStyle w:val="Index1"/>
        <w:tabs>
          <w:tab w:val="right" w:leader="dot" w:pos="9350"/>
        </w:tabs>
        <w:rPr>
          <w:ins w:id="5339" w:author="Sammartano, Marc (BIC USA)" w:date="2014-07-20T20:15:00Z"/>
          <w:noProof/>
        </w:rPr>
      </w:pPr>
      <w:ins w:id="5340" w:author="Sammartano, Marc (BIC USA)" w:date="2014-07-20T20:15:00Z">
        <w:r>
          <w:rPr>
            <w:noProof/>
          </w:rPr>
          <w:lastRenderedPageBreak/>
          <w:t>BIN$(&lt;nexp&gt;), 54</w:t>
        </w:r>
      </w:ins>
    </w:p>
    <w:p w:rsidR="00254A25" w:rsidRDefault="00254A25">
      <w:pPr>
        <w:pStyle w:val="Index1"/>
        <w:tabs>
          <w:tab w:val="right" w:leader="dot" w:pos="9350"/>
        </w:tabs>
        <w:rPr>
          <w:ins w:id="5341" w:author="Sammartano, Marc (BIC USA)" w:date="2014-07-20T20:15:00Z"/>
          <w:noProof/>
        </w:rPr>
      </w:pPr>
      <w:ins w:id="5342" w:author="Sammartano, Marc (BIC USA)" w:date="2014-07-20T20:15:00Z">
        <w:r>
          <w:rPr>
            <w:noProof/>
          </w:rPr>
          <w:t>BIN(&lt;sexp&gt;), 50</w:t>
        </w:r>
      </w:ins>
    </w:p>
    <w:p w:rsidR="00254A25" w:rsidRDefault="00254A25">
      <w:pPr>
        <w:pStyle w:val="Index1"/>
        <w:tabs>
          <w:tab w:val="right" w:leader="dot" w:pos="9350"/>
        </w:tabs>
        <w:rPr>
          <w:ins w:id="5343" w:author="Sammartano, Marc (BIC USA)" w:date="2014-07-20T20:15:00Z"/>
          <w:noProof/>
        </w:rPr>
      </w:pPr>
      <w:ins w:id="5344" w:author="Sammartano, Marc (BIC USA)" w:date="2014-07-20T20:15:00Z">
        <w:r>
          <w:rPr>
            <w:noProof/>
          </w:rPr>
          <w:t>BOR(&lt;nexp1&gt;, &lt;nexp2&gt;), 46</w:t>
        </w:r>
      </w:ins>
    </w:p>
    <w:p w:rsidR="00254A25" w:rsidRDefault="00254A25">
      <w:pPr>
        <w:pStyle w:val="Index1"/>
        <w:tabs>
          <w:tab w:val="right" w:leader="dot" w:pos="9350"/>
        </w:tabs>
        <w:rPr>
          <w:ins w:id="5345" w:author="Sammartano, Marc (BIC USA)" w:date="2014-07-20T20:15:00Z"/>
          <w:noProof/>
        </w:rPr>
      </w:pPr>
      <w:ins w:id="5346" w:author="Sammartano, Marc (BIC USA)" w:date="2014-07-20T20:15:00Z">
        <w:r>
          <w:rPr>
            <w:noProof/>
          </w:rPr>
          <w:t>Browse &lt;url_sexp&gt;, 96</w:t>
        </w:r>
      </w:ins>
    </w:p>
    <w:p w:rsidR="00254A25" w:rsidRDefault="00254A25">
      <w:pPr>
        <w:pStyle w:val="Index1"/>
        <w:tabs>
          <w:tab w:val="right" w:leader="dot" w:pos="9350"/>
        </w:tabs>
        <w:rPr>
          <w:ins w:id="5347" w:author="Sammartano, Marc (BIC USA)" w:date="2014-07-20T20:15:00Z"/>
          <w:noProof/>
        </w:rPr>
      </w:pPr>
      <w:ins w:id="5348" w:author="Sammartano, Marc (BIC USA)" w:date="2014-07-20T20:15:00Z">
        <w:r>
          <w:rPr>
            <w:noProof/>
          </w:rPr>
          <w:t>Bt.close, 94</w:t>
        </w:r>
      </w:ins>
    </w:p>
    <w:p w:rsidR="00254A25" w:rsidRDefault="00254A25">
      <w:pPr>
        <w:pStyle w:val="Index1"/>
        <w:tabs>
          <w:tab w:val="right" w:leader="dot" w:pos="9350"/>
        </w:tabs>
        <w:rPr>
          <w:ins w:id="5349" w:author="Sammartano, Marc (BIC USA)" w:date="2014-07-20T20:15:00Z"/>
          <w:noProof/>
        </w:rPr>
      </w:pPr>
      <w:ins w:id="5350" w:author="Sammartano, Marc (BIC USA)" w:date="2014-07-20T20:15:00Z">
        <w:r>
          <w:rPr>
            <w:noProof/>
          </w:rPr>
          <w:t>Bt.connect {0|1}, 94</w:t>
        </w:r>
      </w:ins>
    </w:p>
    <w:p w:rsidR="00254A25" w:rsidRDefault="00254A25">
      <w:pPr>
        <w:pStyle w:val="Index1"/>
        <w:tabs>
          <w:tab w:val="right" w:leader="dot" w:pos="9350"/>
        </w:tabs>
        <w:rPr>
          <w:ins w:id="5351" w:author="Sammartano, Marc (BIC USA)" w:date="2014-07-20T20:15:00Z"/>
          <w:noProof/>
        </w:rPr>
      </w:pPr>
      <w:ins w:id="5352" w:author="Sammartano, Marc (BIC USA)" w:date="2014-07-20T20:15:00Z">
        <w:r>
          <w:rPr>
            <w:noProof/>
          </w:rPr>
          <w:t>Bt.device.name &lt;svar&gt;, 95</w:t>
        </w:r>
      </w:ins>
    </w:p>
    <w:p w:rsidR="00254A25" w:rsidRDefault="00254A25">
      <w:pPr>
        <w:pStyle w:val="Index1"/>
        <w:tabs>
          <w:tab w:val="right" w:leader="dot" w:pos="9350"/>
        </w:tabs>
        <w:rPr>
          <w:ins w:id="5353" w:author="Sammartano, Marc (BIC USA)" w:date="2014-07-20T20:15:00Z"/>
          <w:noProof/>
        </w:rPr>
      </w:pPr>
      <w:ins w:id="5354" w:author="Sammartano, Marc (BIC USA)" w:date="2014-07-20T20:15:00Z">
        <w:r>
          <w:rPr>
            <w:noProof/>
          </w:rPr>
          <w:t>Bt.disconnect, 94</w:t>
        </w:r>
      </w:ins>
    </w:p>
    <w:p w:rsidR="00254A25" w:rsidRDefault="00254A25">
      <w:pPr>
        <w:pStyle w:val="Index1"/>
        <w:tabs>
          <w:tab w:val="right" w:leader="dot" w:pos="9350"/>
        </w:tabs>
        <w:rPr>
          <w:ins w:id="5355" w:author="Sammartano, Marc (BIC USA)" w:date="2014-07-20T20:15:00Z"/>
          <w:noProof/>
        </w:rPr>
      </w:pPr>
      <w:ins w:id="5356" w:author="Sammartano, Marc (BIC USA)" w:date="2014-07-20T20:15:00Z">
        <w:r>
          <w:rPr>
            <w:noProof/>
          </w:rPr>
          <w:t>Bt.onReadReady.Resume, 95</w:t>
        </w:r>
      </w:ins>
    </w:p>
    <w:p w:rsidR="00254A25" w:rsidRDefault="00254A25">
      <w:pPr>
        <w:pStyle w:val="Index1"/>
        <w:tabs>
          <w:tab w:val="right" w:leader="dot" w:pos="9350"/>
        </w:tabs>
        <w:rPr>
          <w:ins w:id="5357" w:author="Sammartano, Marc (BIC USA)" w:date="2014-07-20T20:15:00Z"/>
          <w:noProof/>
        </w:rPr>
      </w:pPr>
      <w:ins w:id="5358" w:author="Sammartano, Marc (BIC USA)" w:date="2014-07-20T20:15:00Z">
        <w:r>
          <w:rPr>
            <w:noProof/>
          </w:rPr>
          <w:t>Bt.open {0|1}, 93</w:t>
        </w:r>
      </w:ins>
    </w:p>
    <w:p w:rsidR="00254A25" w:rsidRDefault="00254A25">
      <w:pPr>
        <w:pStyle w:val="Index1"/>
        <w:tabs>
          <w:tab w:val="right" w:leader="dot" w:pos="9350"/>
        </w:tabs>
        <w:rPr>
          <w:ins w:id="5359" w:author="Sammartano, Marc (BIC USA)" w:date="2014-07-20T20:15:00Z"/>
          <w:noProof/>
        </w:rPr>
      </w:pPr>
      <w:ins w:id="5360" w:author="Sammartano, Marc (BIC USA)" w:date="2014-07-20T20:15:00Z">
        <w:r>
          <w:rPr>
            <w:noProof/>
          </w:rPr>
          <w:t>Bt.read.bytes &lt;svar&gt;, 95</w:t>
        </w:r>
      </w:ins>
    </w:p>
    <w:p w:rsidR="00254A25" w:rsidRDefault="00254A25">
      <w:pPr>
        <w:pStyle w:val="Index1"/>
        <w:tabs>
          <w:tab w:val="right" w:leader="dot" w:pos="9350"/>
        </w:tabs>
        <w:rPr>
          <w:ins w:id="5361" w:author="Sammartano, Marc (BIC USA)" w:date="2014-07-20T20:15:00Z"/>
          <w:noProof/>
        </w:rPr>
      </w:pPr>
      <w:ins w:id="5362" w:author="Sammartano, Marc (BIC USA)" w:date="2014-07-20T20:15:00Z">
        <w:r>
          <w:rPr>
            <w:noProof/>
          </w:rPr>
          <w:t>Bt.read.ready &lt;nvar&gt;, 95</w:t>
        </w:r>
      </w:ins>
    </w:p>
    <w:p w:rsidR="00254A25" w:rsidRDefault="00254A25">
      <w:pPr>
        <w:pStyle w:val="Index1"/>
        <w:tabs>
          <w:tab w:val="right" w:leader="dot" w:pos="9350"/>
        </w:tabs>
        <w:rPr>
          <w:ins w:id="5363" w:author="Sammartano, Marc (BIC USA)" w:date="2014-07-20T20:15:00Z"/>
          <w:noProof/>
        </w:rPr>
      </w:pPr>
      <w:ins w:id="5364" w:author="Sammartano, Marc (BIC USA)" w:date="2014-07-20T20:15:00Z">
        <w:r>
          <w:rPr>
            <w:noProof/>
          </w:rPr>
          <w:t>Bt.reconnect, 94</w:t>
        </w:r>
      </w:ins>
    </w:p>
    <w:p w:rsidR="00254A25" w:rsidRDefault="00254A25">
      <w:pPr>
        <w:pStyle w:val="Index1"/>
        <w:tabs>
          <w:tab w:val="right" w:leader="dot" w:pos="9350"/>
        </w:tabs>
        <w:rPr>
          <w:ins w:id="5365" w:author="Sammartano, Marc (BIC USA)" w:date="2014-07-20T20:15:00Z"/>
          <w:noProof/>
        </w:rPr>
      </w:pPr>
      <w:ins w:id="5366" w:author="Sammartano, Marc (BIC USA)" w:date="2014-07-20T20:15:00Z">
        <w:r>
          <w:rPr>
            <w:noProof/>
          </w:rPr>
          <w:t>Bt.set.uuid &lt;sexp&gt;, 95</w:t>
        </w:r>
      </w:ins>
    </w:p>
    <w:p w:rsidR="00254A25" w:rsidRDefault="00254A25">
      <w:pPr>
        <w:pStyle w:val="Index1"/>
        <w:tabs>
          <w:tab w:val="right" w:leader="dot" w:pos="9350"/>
        </w:tabs>
        <w:rPr>
          <w:ins w:id="5367" w:author="Sammartano, Marc (BIC USA)" w:date="2014-07-20T20:15:00Z"/>
          <w:noProof/>
        </w:rPr>
      </w:pPr>
      <w:ins w:id="5368" w:author="Sammartano, Marc (BIC USA)" w:date="2014-07-20T20:15:00Z">
        <w:r>
          <w:rPr>
            <w:noProof/>
          </w:rPr>
          <w:t>Bt.status &lt;nvar&gt;, 94</w:t>
        </w:r>
      </w:ins>
    </w:p>
    <w:p w:rsidR="00254A25" w:rsidRDefault="00254A25">
      <w:pPr>
        <w:pStyle w:val="Index1"/>
        <w:tabs>
          <w:tab w:val="right" w:leader="dot" w:pos="9350"/>
        </w:tabs>
        <w:rPr>
          <w:ins w:id="5369" w:author="Sammartano, Marc (BIC USA)" w:date="2014-07-20T20:15:00Z"/>
          <w:noProof/>
        </w:rPr>
      </w:pPr>
      <w:ins w:id="5370" w:author="Sammartano, Marc (BIC USA)" w:date="2014-07-20T20:15:00Z">
        <w:r>
          <w:rPr>
            <w:noProof/>
          </w:rPr>
          <w:t>Bt.write {&lt;exp&gt; {,|;}} ..., 94</w:t>
        </w:r>
      </w:ins>
    </w:p>
    <w:p w:rsidR="00254A25" w:rsidRDefault="00254A25">
      <w:pPr>
        <w:pStyle w:val="Index1"/>
        <w:tabs>
          <w:tab w:val="right" w:leader="dot" w:pos="9350"/>
        </w:tabs>
        <w:rPr>
          <w:ins w:id="5371" w:author="Sammartano, Marc (BIC USA)" w:date="2014-07-20T20:15:00Z"/>
          <w:noProof/>
        </w:rPr>
      </w:pPr>
      <w:ins w:id="5372" w:author="Sammartano, Marc (BIC USA)" w:date="2014-07-20T20:15:00Z">
        <w:r>
          <w:rPr>
            <w:noProof/>
          </w:rPr>
          <w:t>Bundle.clear &lt;pointer_nexp&gt;, 41</w:t>
        </w:r>
      </w:ins>
    </w:p>
    <w:p w:rsidR="00254A25" w:rsidRDefault="00254A25">
      <w:pPr>
        <w:pStyle w:val="Index1"/>
        <w:tabs>
          <w:tab w:val="right" w:leader="dot" w:pos="9350"/>
        </w:tabs>
        <w:rPr>
          <w:ins w:id="5373" w:author="Sammartano, Marc (BIC USA)" w:date="2014-07-20T20:15:00Z"/>
          <w:noProof/>
        </w:rPr>
      </w:pPr>
      <w:ins w:id="5374" w:author="Sammartano, Marc (BIC USA)" w:date="2014-07-20T20:15:00Z">
        <w:r>
          <w:rPr>
            <w:noProof/>
          </w:rPr>
          <w:t>Bundle.contain  &lt;pointer_nexp&gt;, &lt;key_sexp&gt; , &lt;contains_nvar&gt;, 41</w:t>
        </w:r>
      </w:ins>
    </w:p>
    <w:p w:rsidR="00254A25" w:rsidRDefault="00254A25">
      <w:pPr>
        <w:pStyle w:val="Index1"/>
        <w:tabs>
          <w:tab w:val="right" w:leader="dot" w:pos="9350"/>
        </w:tabs>
        <w:rPr>
          <w:ins w:id="5375" w:author="Sammartano, Marc (BIC USA)" w:date="2014-07-20T20:15:00Z"/>
          <w:noProof/>
        </w:rPr>
      </w:pPr>
      <w:ins w:id="5376" w:author="Sammartano, Marc (BIC USA)" w:date="2014-07-20T20:15:00Z">
        <w:r>
          <w:rPr>
            <w:noProof/>
          </w:rPr>
          <w:t>Bundle.create &lt;pointer_nvar&gt;, 40</w:t>
        </w:r>
      </w:ins>
    </w:p>
    <w:p w:rsidR="00254A25" w:rsidRDefault="00254A25">
      <w:pPr>
        <w:pStyle w:val="Index1"/>
        <w:tabs>
          <w:tab w:val="right" w:leader="dot" w:pos="9350"/>
        </w:tabs>
        <w:rPr>
          <w:ins w:id="5377" w:author="Sammartano, Marc (BIC USA)" w:date="2014-07-20T20:15:00Z"/>
          <w:noProof/>
        </w:rPr>
      </w:pPr>
      <w:ins w:id="5378" w:author="Sammartano, Marc (BIC USA)" w:date="2014-07-20T20:15:00Z">
        <w:r>
          <w:rPr>
            <w:noProof/>
          </w:rPr>
          <w:t>Bundle.get &lt;pointer_nexp&gt;, &lt;key_sexp&gt;, &lt;nvar&gt;|&lt;svar&gt;, 40</w:t>
        </w:r>
      </w:ins>
    </w:p>
    <w:p w:rsidR="00254A25" w:rsidRDefault="00254A25">
      <w:pPr>
        <w:pStyle w:val="Index1"/>
        <w:tabs>
          <w:tab w:val="right" w:leader="dot" w:pos="9350"/>
        </w:tabs>
        <w:rPr>
          <w:ins w:id="5379" w:author="Sammartano, Marc (BIC USA)" w:date="2014-07-20T20:15:00Z"/>
          <w:noProof/>
        </w:rPr>
      </w:pPr>
      <w:ins w:id="5380" w:author="Sammartano, Marc (BIC USA)" w:date="2014-07-20T20:15:00Z">
        <w:r>
          <w:rPr>
            <w:noProof/>
          </w:rPr>
          <w:t>Bundle.keys &lt;pointer_nexp&gt;, &lt;list_nvar&gt;, 40</w:t>
        </w:r>
      </w:ins>
    </w:p>
    <w:p w:rsidR="00254A25" w:rsidRDefault="00254A25">
      <w:pPr>
        <w:pStyle w:val="Index1"/>
        <w:tabs>
          <w:tab w:val="right" w:leader="dot" w:pos="9350"/>
        </w:tabs>
        <w:rPr>
          <w:ins w:id="5381" w:author="Sammartano, Marc (BIC USA)" w:date="2014-07-20T20:15:00Z"/>
          <w:noProof/>
        </w:rPr>
      </w:pPr>
      <w:ins w:id="5382" w:author="Sammartano, Marc (BIC USA)" w:date="2014-07-20T20:15:00Z">
        <w:r>
          <w:rPr>
            <w:noProof/>
          </w:rPr>
          <w:t>Bundle.put &lt;pointer_nexp&gt;, &lt;key_sexp&gt;, &lt;value_nexp&gt;|&lt;value_sexp&gt;, 40</w:t>
        </w:r>
      </w:ins>
    </w:p>
    <w:p w:rsidR="00254A25" w:rsidRDefault="00254A25">
      <w:pPr>
        <w:pStyle w:val="Index1"/>
        <w:tabs>
          <w:tab w:val="right" w:leader="dot" w:pos="9350"/>
        </w:tabs>
        <w:rPr>
          <w:ins w:id="5383" w:author="Sammartano, Marc (BIC USA)" w:date="2014-07-20T20:15:00Z"/>
          <w:noProof/>
        </w:rPr>
      </w:pPr>
      <w:ins w:id="5384" w:author="Sammartano, Marc (BIC USA)" w:date="2014-07-20T20:15:00Z">
        <w:r>
          <w:rPr>
            <w:noProof/>
          </w:rPr>
          <w:t>Bundle.type &lt;pointer_nexp&gt;, &lt;key_sexp&gt;, &lt;type_svar&gt;, 41</w:t>
        </w:r>
      </w:ins>
    </w:p>
    <w:p w:rsidR="00254A25" w:rsidRDefault="00254A25">
      <w:pPr>
        <w:pStyle w:val="Index1"/>
        <w:tabs>
          <w:tab w:val="right" w:leader="dot" w:pos="9350"/>
        </w:tabs>
        <w:rPr>
          <w:ins w:id="5385" w:author="Sammartano, Marc (BIC USA)" w:date="2014-07-20T20:15:00Z"/>
          <w:noProof/>
        </w:rPr>
      </w:pPr>
      <w:ins w:id="5386" w:author="Sammartano, Marc (BIC USA)" w:date="2014-07-20T20:15:00Z">
        <w:r>
          <w:rPr>
            <w:noProof/>
          </w:rPr>
          <w:t>BXOR(&lt;nexp1&gt;, &lt;nexp2&gt;), 46</w:t>
        </w:r>
      </w:ins>
    </w:p>
    <w:p w:rsidR="00254A25" w:rsidRDefault="00254A25">
      <w:pPr>
        <w:pStyle w:val="Index1"/>
        <w:tabs>
          <w:tab w:val="right" w:leader="dot" w:pos="9350"/>
        </w:tabs>
        <w:rPr>
          <w:ins w:id="5387" w:author="Sammartano, Marc (BIC USA)" w:date="2014-07-20T20:15:00Z"/>
          <w:noProof/>
        </w:rPr>
      </w:pPr>
      <w:ins w:id="5388" w:author="Sammartano, Marc (BIC USA)" w:date="2014-07-20T20:15:00Z">
        <w:r>
          <w:rPr>
            <w:noProof/>
          </w:rPr>
          <w:t>Byte.close &lt;file_table_nvar&gt;, 83</w:t>
        </w:r>
      </w:ins>
    </w:p>
    <w:p w:rsidR="00254A25" w:rsidRDefault="00254A25">
      <w:pPr>
        <w:pStyle w:val="Index1"/>
        <w:tabs>
          <w:tab w:val="right" w:leader="dot" w:pos="9350"/>
        </w:tabs>
        <w:rPr>
          <w:ins w:id="5389" w:author="Sammartano, Marc (BIC USA)" w:date="2014-07-20T20:15:00Z"/>
          <w:noProof/>
        </w:rPr>
      </w:pPr>
      <w:ins w:id="5390" w:author="Sammartano, Marc (BIC USA)" w:date="2014-07-20T20:15:00Z">
        <w:r>
          <w:rPr>
            <w:noProof/>
          </w:rPr>
          <w:t>Byte.copy &lt;file_table_nvar&gt;,&lt;output_file_svar&gt;, 84</w:t>
        </w:r>
      </w:ins>
    </w:p>
    <w:p w:rsidR="00254A25" w:rsidRDefault="00254A25">
      <w:pPr>
        <w:pStyle w:val="Index1"/>
        <w:tabs>
          <w:tab w:val="right" w:leader="dot" w:pos="9350"/>
        </w:tabs>
        <w:rPr>
          <w:ins w:id="5391" w:author="Sammartano, Marc (BIC USA)" w:date="2014-07-20T20:15:00Z"/>
          <w:noProof/>
        </w:rPr>
      </w:pPr>
      <w:ins w:id="5392" w:author="Sammartano, Marc (BIC USA)" w:date="2014-07-20T20:15:00Z">
        <w:r>
          <w:rPr>
            <w:noProof/>
          </w:rPr>
          <w:t>Byte.open {r|w|a}, &lt;file_table_nvar&gt;, &lt;path_sexp&gt;, 82</w:t>
        </w:r>
      </w:ins>
    </w:p>
    <w:p w:rsidR="00254A25" w:rsidRDefault="00254A25">
      <w:pPr>
        <w:pStyle w:val="Index1"/>
        <w:tabs>
          <w:tab w:val="right" w:leader="dot" w:pos="9350"/>
        </w:tabs>
        <w:rPr>
          <w:ins w:id="5393" w:author="Sammartano, Marc (BIC USA)" w:date="2014-07-20T20:15:00Z"/>
          <w:noProof/>
        </w:rPr>
      </w:pPr>
      <w:ins w:id="5394" w:author="Sammartano, Marc (BIC USA)" w:date="2014-07-20T20:15:00Z">
        <w:r>
          <w:rPr>
            <w:noProof/>
          </w:rPr>
          <w:t>Byte.position.get  &lt;file_table_nvar&gt;, &lt;position_nexp&gt;, 83</w:t>
        </w:r>
      </w:ins>
    </w:p>
    <w:p w:rsidR="00254A25" w:rsidRDefault="00254A25">
      <w:pPr>
        <w:pStyle w:val="Index1"/>
        <w:tabs>
          <w:tab w:val="right" w:leader="dot" w:pos="9350"/>
        </w:tabs>
        <w:rPr>
          <w:ins w:id="5395" w:author="Sammartano, Marc (BIC USA)" w:date="2014-07-20T20:15:00Z"/>
          <w:noProof/>
        </w:rPr>
      </w:pPr>
      <w:ins w:id="5396" w:author="Sammartano, Marc (BIC USA)" w:date="2014-07-20T20:15:00Z">
        <w:r>
          <w:rPr>
            <w:noProof/>
          </w:rPr>
          <w:t>Byte.position.set &lt;file_table_nvar&gt;, &lt;position_nexp&gt;, 84</w:t>
        </w:r>
      </w:ins>
    </w:p>
    <w:p w:rsidR="00254A25" w:rsidRDefault="00254A25">
      <w:pPr>
        <w:pStyle w:val="Index1"/>
        <w:tabs>
          <w:tab w:val="right" w:leader="dot" w:pos="9350"/>
        </w:tabs>
        <w:rPr>
          <w:ins w:id="5397" w:author="Sammartano, Marc (BIC USA)" w:date="2014-07-20T20:15:00Z"/>
          <w:noProof/>
        </w:rPr>
      </w:pPr>
      <w:ins w:id="5398" w:author="Sammartano, Marc (BIC USA)" w:date="2014-07-20T20:15:00Z">
        <w:r>
          <w:rPr>
            <w:noProof/>
          </w:rPr>
          <w:t>Byte.read.buffer &lt;file_table_nvar&gt;, &lt;count_nexp&gt;, &lt;buffer_svar&gt;, 83</w:t>
        </w:r>
      </w:ins>
    </w:p>
    <w:p w:rsidR="00254A25" w:rsidRDefault="00254A25">
      <w:pPr>
        <w:pStyle w:val="Index1"/>
        <w:tabs>
          <w:tab w:val="right" w:leader="dot" w:pos="9350"/>
        </w:tabs>
        <w:rPr>
          <w:ins w:id="5399" w:author="Sammartano, Marc (BIC USA)" w:date="2014-07-20T20:15:00Z"/>
          <w:noProof/>
        </w:rPr>
      </w:pPr>
      <w:ins w:id="5400" w:author="Sammartano, Marc (BIC USA)" w:date="2014-07-20T20:15:00Z">
        <w:r>
          <w:rPr>
            <w:noProof/>
          </w:rPr>
          <w:t>Byte.read.byte &lt;file_table_nvar&gt;, &lt;byte_nvar&gt;, 83</w:t>
        </w:r>
      </w:ins>
    </w:p>
    <w:p w:rsidR="00254A25" w:rsidRDefault="00254A25">
      <w:pPr>
        <w:pStyle w:val="Index1"/>
        <w:tabs>
          <w:tab w:val="right" w:leader="dot" w:pos="9350"/>
        </w:tabs>
        <w:rPr>
          <w:ins w:id="5401" w:author="Sammartano, Marc (BIC USA)" w:date="2014-07-20T20:15:00Z"/>
          <w:noProof/>
        </w:rPr>
      </w:pPr>
      <w:ins w:id="5402" w:author="Sammartano, Marc (BIC USA)" w:date="2014-07-20T20:15:00Z">
        <w:r>
          <w:rPr>
            <w:noProof/>
          </w:rPr>
          <w:t>Byte.write.buffer &lt;file_table_nvar&gt;, &lt;sexp&gt;, 83</w:t>
        </w:r>
      </w:ins>
    </w:p>
    <w:p w:rsidR="00254A25" w:rsidRDefault="00254A25">
      <w:pPr>
        <w:pStyle w:val="Index1"/>
        <w:tabs>
          <w:tab w:val="right" w:leader="dot" w:pos="9350"/>
        </w:tabs>
        <w:rPr>
          <w:ins w:id="5403" w:author="Sammartano, Marc (BIC USA)" w:date="2014-07-20T20:15:00Z"/>
          <w:noProof/>
        </w:rPr>
      </w:pPr>
      <w:ins w:id="5404" w:author="Sammartano, Marc (BIC USA)" w:date="2014-07-20T20:15:00Z">
        <w:r>
          <w:rPr>
            <w:noProof/>
          </w:rPr>
          <w:t>Byte.write.byte &lt;file_table_nvar&gt;, &lt;byte_nexp&gt;|&lt;sexp&gt;, 83</w:t>
        </w:r>
      </w:ins>
    </w:p>
    <w:p w:rsidR="00254A25" w:rsidRDefault="00254A25">
      <w:pPr>
        <w:pStyle w:val="Index1"/>
        <w:tabs>
          <w:tab w:val="right" w:leader="dot" w:pos="9350"/>
        </w:tabs>
        <w:rPr>
          <w:ins w:id="5405" w:author="Sammartano, Marc (BIC USA)" w:date="2014-07-20T20:15:00Z"/>
          <w:noProof/>
        </w:rPr>
      </w:pPr>
      <w:ins w:id="5406" w:author="Sammartano, Marc (BIC USA)" w:date="2014-07-20T20:15:00Z">
        <w:r>
          <w:rPr>
            <w:noProof/>
          </w:rPr>
          <w:t>Call &lt;user_defined_function&gt;, 62</w:t>
        </w:r>
      </w:ins>
    </w:p>
    <w:p w:rsidR="00254A25" w:rsidRDefault="00254A25">
      <w:pPr>
        <w:pStyle w:val="Index1"/>
        <w:tabs>
          <w:tab w:val="right" w:leader="dot" w:pos="9350"/>
        </w:tabs>
        <w:rPr>
          <w:ins w:id="5407" w:author="Sammartano, Marc (BIC USA)" w:date="2014-07-20T20:15:00Z"/>
          <w:noProof/>
        </w:rPr>
      </w:pPr>
      <w:ins w:id="5408" w:author="Sammartano, Marc (BIC USA)" w:date="2014-07-20T20:15:00Z">
        <w:r>
          <w:rPr>
            <w:noProof/>
          </w:rPr>
          <w:t>CBRT(&lt;nexp&gt;), 46</w:t>
        </w:r>
      </w:ins>
    </w:p>
    <w:p w:rsidR="00254A25" w:rsidRDefault="00254A25">
      <w:pPr>
        <w:pStyle w:val="Index1"/>
        <w:tabs>
          <w:tab w:val="right" w:leader="dot" w:pos="9350"/>
        </w:tabs>
        <w:rPr>
          <w:ins w:id="5409" w:author="Sammartano, Marc (BIC USA)" w:date="2014-07-20T20:15:00Z"/>
          <w:noProof/>
        </w:rPr>
      </w:pPr>
      <w:ins w:id="5410" w:author="Sammartano, Marc (BIC USA)" w:date="2014-07-20T20:15:00Z">
        <w:r>
          <w:rPr>
            <w:noProof/>
          </w:rPr>
          <w:t>CEIL(&lt;nexp&gt;), 47</w:t>
        </w:r>
      </w:ins>
    </w:p>
    <w:p w:rsidR="00254A25" w:rsidRDefault="00254A25">
      <w:pPr>
        <w:pStyle w:val="Index1"/>
        <w:tabs>
          <w:tab w:val="right" w:leader="dot" w:pos="9350"/>
        </w:tabs>
        <w:rPr>
          <w:ins w:id="5411" w:author="Sammartano, Marc (BIC USA)" w:date="2014-07-20T20:15:00Z"/>
          <w:noProof/>
        </w:rPr>
      </w:pPr>
      <w:ins w:id="5412" w:author="Sammartano, Marc (BIC USA)" w:date="2014-07-20T20:15:00Z">
        <w:r>
          <w:rPr>
            <w:noProof/>
          </w:rPr>
          <w:t>CHR$ (&lt;nexp&gt;), 53</w:t>
        </w:r>
      </w:ins>
    </w:p>
    <w:p w:rsidR="00254A25" w:rsidRDefault="00254A25">
      <w:pPr>
        <w:pStyle w:val="Index1"/>
        <w:tabs>
          <w:tab w:val="right" w:leader="dot" w:pos="9350"/>
        </w:tabs>
        <w:rPr>
          <w:ins w:id="5413" w:author="Sammartano, Marc (BIC USA)" w:date="2014-07-20T20:15:00Z"/>
          <w:noProof/>
        </w:rPr>
      </w:pPr>
      <w:ins w:id="5414" w:author="Sammartano, Marc (BIC USA)" w:date="2014-07-20T20:15:00Z">
        <w:r>
          <w:rPr>
            <w:noProof/>
          </w:rPr>
          <w:t>Clipboard.get &lt;svar&gt;, 96</w:t>
        </w:r>
      </w:ins>
    </w:p>
    <w:p w:rsidR="00254A25" w:rsidRDefault="00254A25">
      <w:pPr>
        <w:pStyle w:val="Index1"/>
        <w:tabs>
          <w:tab w:val="right" w:leader="dot" w:pos="9350"/>
        </w:tabs>
        <w:rPr>
          <w:ins w:id="5415" w:author="Sammartano, Marc (BIC USA)" w:date="2014-07-20T20:15:00Z"/>
          <w:noProof/>
        </w:rPr>
      </w:pPr>
      <w:ins w:id="5416" w:author="Sammartano, Marc (BIC USA)" w:date="2014-07-20T20:15:00Z">
        <w:r>
          <w:rPr>
            <w:noProof/>
          </w:rPr>
          <w:t>Clipboard.put &lt;sexp&gt;, 96</w:t>
        </w:r>
      </w:ins>
    </w:p>
    <w:p w:rsidR="00254A25" w:rsidRDefault="00254A25">
      <w:pPr>
        <w:pStyle w:val="Index1"/>
        <w:tabs>
          <w:tab w:val="right" w:leader="dot" w:pos="9350"/>
        </w:tabs>
        <w:rPr>
          <w:ins w:id="5417" w:author="Sammartano, Marc (BIC USA)" w:date="2014-07-20T20:15:00Z"/>
          <w:noProof/>
        </w:rPr>
      </w:pPr>
      <w:ins w:id="5418" w:author="Sammartano, Marc (BIC USA)" w:date="2014-07-20T20:15:00Z">
        <w:r>
          <w:rPr>
            <w:noProof/>
          </w:rPr>
          <w:t>Clock(), 52</w:t>
        </w:r>
      </w:ins>
    </w:p>
    <w:p w:rsidR="00254A25" w:rsidRDefault="00254A25">
      <w:pPr>
        <w:pStyle w:val="Index1"/>
        <w:tabs>
          <w:tab w:val="right" w:leader="dot" w:pos="9350"/>
        </w:tabs>
        <w:rPr>
          <w:ins w:id="5419" w:author="Sammartano, Marc (BIC USA)" w:date="2014-07-20T20:15:00Z"/>
          <w:noProof/>
        </w:rPr>
      </w:pPr>
      <w:ins w:id="5420" w:author="Sammartano, Marc (BIC USA)" w:date="2014-07-20T20:15:00Z">
        <w:r>
          <w:rPr>
            <w:noProof/>
          </w:rPr>
          <w:t>CLS, 73</w:t>
        </w:r>
      </w:ins>
    </w:p>
    <w:p w:rsidR="00254A25" w:rsidRDefault="00254A25">
      <w:pPr>
        <w:pStyle w:val="Index1"/>
        <w:tabs>
          <w:tab w:val="right" w:leader="dot" w:pos="9350"/>
        </w:tabs>
        <w:rPr>
          <w:ins w:id="5421" w:author="Sammartano, Marc (BIC USA)" w:date="2014-07-20T20:15:00Z"/>
          <w:noProof/>
        </w:rPr>
      </w:pPr>
      <w:ins w:id="5422" w:author="Sammartano, Marc (BIC USA)" w:date="2014-07-20T20:15:00Z">
        <w:r>
          <w:rPr>
            <w:noProof/>
          </w:rPr>
          <w:t>Console.line.text &lt;line_nexp&gt;, &lt;text_svar&gt;, 75</w:t>
        </w:r>
      </w:ins>
    </w:p>
    <w:p w:rsidR="00254A25" w:rsidRDefault="00254A25">
      <w:pPr>
        <w:pStyle w:val="Index1"/>
        <w:tabs>
          <w:tab w:val="right" w:leader="dot" w:pos="9350"/>
        </w:tabs>
        <w:rPr>
          <w:ins w:id="5423" w:author="Sammartano, Marc (BIC USA)" w:date="2014-07-20T20:15:00Z"/>
          <w:noProof/>
        </w:rPr>
      </w:pPr>
      <w:ins w:id="5424" w:author="Sammartano, Marc (BIC USA)" w:date="2014-07-20T20:15:00Z">
        <w:r>
          <w:rPr>
            <w:noProof/>
          </w:rPr>
          <w:t>Console.line.touched &lt;line_nvar&gt; {, &lt;press_lvar&gt;}, 75</w:t>
        </w:r>
      </w:ins>
    </w:p>
    <w:p w:rsidR="00254A25" w:rsidRDefault="00254A25">
      <w:pPr>
        <w:pStyle w:val="Index1"/>
        <w:tabs>
          <w:tab w:val="right" w:leader="dot" w:pos="9350"/>
        </w:tabs>
        <w:rPr>
          <w:ins w:id="5425" w:author="Sammartano, Marc (BIC USA)" w:date="2014-07-20T20:15:00Z"/>
          <w:noProof/>
        </w:rPr>
      </w:pPr>
      <w:ins w:id="5426" w:author="Sammartano, Marc (BIC USA)" w:date="2014-07-20T20:15:00Z">
        <w:r>
          <w:rPr>
            <w:noProof/>
          </w:rPr>
          <w:t>Console.save &lt;filename_sexp&gt;, 75</w:t>
        </w:r>
      </w:ins>
    </w:p>
    <w:p w:rsidR="00254A25" w:rsidRDefault="00254A25">
      <w:pPr>
        <w:pStyle w:val="Index1"/>
        <w:tabs>
          <w:tab w:val="right" w:leader="dot" w:pos="9350"/>
        </w:tabs>
        <w:rPr>
          <w:ins w:id="5427" w:author="Sammartano, Marc (BIC USA)" w:date="2014-07-20T20:15:00Z"/>
          <w:noProof/>
        </w:rPr>
      </w:pPr>
      <w:ins w:id="5428" w:author="Sammartano, Marc (BIC USA)" w:date="2014-07-20T20:15:00Z">
        <w:r>
          <w:rPr>
            <w:noProof/>
          </w:rPr>
          <w:t>Console.Title { &lt;title_sexp&gt;}, 73</w:t>
        </w:r>
      </w:ins>
    </w:p>
    <w:p w:rsidR="00254A25" w:rsidRDefault="00254A25">
      <w:pPr>
        <w:pStyle w:val="Index1"/>
        <w:tabs>
          <w:tab w:val="right" w:leader="dot" w:pos="9350"/>
        </w:tabs>
        <w:rPr>
          <w:ins w:id="5429" w:author="Sammartano, Marc (BIC USA)" w:date="2014-07-20T20:15:00Z"/>
          <w:noProof/>
        </w:rPr>
      </w:pPr>
      <w:ins w:id="5430" w:author="Sammartano, Marc (BIC USA)" w:date="2014-07-20T20:15:00Z">
        <w:r>
          <w:rPr>
            <w:noProof/>
          </w:rPr>
          <w:t>ConsoleTouch.Resume, 68</w:t>
        </w:r>
      </w:ins>
    </w:p>
    <w:p w:rsidR="00254A25" w:rsidRDefault="00254A25">
      <w:pPr>
        <w:pStyle w:val="Index1"/>
        <w:tabs>
          <w:tab w:val="right" w:leader="dot" w:pos="9350"/>
        </w:tabs>
        <w:rPr>
          <w:ins w:id="5431" w:author="Sammartano, Marc (BIC USA)" w:date="2014-07-20T20:15:00Z"/>
          <w:noProof/>
        </w:rPr>
      </w:pPr>
      <w:ins w:id="5432" w:author="Sammartano, Marc (BIC USA)" w:date="2014-07-20T20:15:00Z">
        <w:r>
          <w:rPr>
            <w:noProof/>
          </w:rPr>
          <w:t>COS(&lt;nexp&gt;), 49</w:t>
        </w:r>
      </w:ins>
    </w:p>
    <w:p w:rsidR="00254A25" w:rsidRDefault="00254A25">
      <w:pPr>
        <w:pStyle w:val="Index1"/>
        <w:tabs>
          <w:tab w:val="right" w:leader="dot" w:pos="9350"/>
        </w:tabs>
        <w:rPr>
          <w:ins w:id="5433" w:author="Sammartano, Marc (BIC USA)" w:date="2014-07-20T20:15:00Z"/>
          <w:noProof/>
        </w:rPr>
      </w:pPr>
      <w:ins w:id="5434" w:author="Sammartano, Marc (BIC USA)" w:date="2014-07-20T20:15:00Z">
        <w:r>
          <w:rPr>
            <w:noProof/>
          </w:rPr>
          <w:t>COSH(&lt;nexp&gt;), 49</w:t>
        </w:r>
      </w:ins>
    </w:p>
    <w:p w:rsidR="00254A25" w:rsidRDefault="00254A25">
      <w:pPr>
        <w:pStyle w:val="Index1"/>
        <w:tabs>
          <w:tab w:val="right" w:leader="dot" w:pos="9350"/>
        </w:tabs>
        <w:rPr>
          <w:ins w:id="5435" w:author="Sammartano, Marc (BIC USA)" w:date="2014-07-20T20:15:00Z"/>
          <w:noProof/>
        </w:rPr>
      </w:pPr>
      <w:ins w:id="5436" w:author="Sammartano, Marc (BIC USA)" w:date="2014-07-20T20:15:00Z">
        <w:r>
          <w:rPr>
            <w:noProof/>
          </w:rPr>
          <w:lastRenderedPageBreak/>
          <w:t>D_U.break, 65</w:t>
        </w:r>
      </w:ins>
    </w:p>
    <w:p w:rsidR="00254A25" w:rsidRDefault="00254A25">
      <w:pPr>
        <w:pStyle w:val="Index1"/>
        <w:tabs>
          <w:tab w:val="right" w:leader="dot" w:pos="9350"/>
        </w:tabs>
        <w:rPr>
          <w:ins w:id="5437" w:author="Sammartano, Marc (BIC USA)" w:date="2014-07-20T20:15:00Z"/>
          <w:noProof/>
        </w:rPr>
      </w:pPr>
      <w:ins w:id="5438" w:author="Sammartano, Marc (BIC USA)" w:date="2014-07-20T20:15:00Z">
        <w:r>
          <w:rPr>
            <w:noProof/>
          </w:rPr>
          <w:t>D_U.continue, 65</w:t>
        </w:r>
      </w:ins>
    </w:p>
    <w:p w:rsidR="00254A25" w:rsidRDefault="00254A25">
      <w:pPr>
        <w:pStyle w:val="Index1"/>
        <w:tabs>
          <w:tab w:val="right" w:leader="dot" w:pos="9350"/>
        </w:tabs>
        <w:rPr>
          <w:ins w:id="5439" w:author="Sammartano, Marc (BIC USA)" w:date="2014-07-20T20:15:00Z"/>
          <w:noProof/>
        </w:rPr>
      </w:pPr>
      <w:ins w:id="5440" w:author="Sammartano, Marc (BIC USA)" w:date="2014-07-20T20:15:00Z">
        <w:r>
          <w:rPr>
            <w:noProof/>
          </w:rPr>
          <w:t>Debug.dump.array Array[], 71</w:t>
        </w:r>
      </w:ins>
    </w:p>
    <w:p w:rsidR="00254A25" w:rsidRDefault="00254A25">
      <w:pPr>
        <w:pStyle w:val="Index1"/>
        <w:tabs>
          <w:tab w:val="right" w:leader="dot" w:pos="9350"/>
        </w:tabs>
        <w:rPr>
          <w:ins w:id="5441" w:author="Sammartano, Marc (BIC USA)" w:date="2014-07-20T20:15:00Z"/>
          <w:noProof/>
        </w:rPr>
      </w:pPr>
      <w:ins w:id="5442" w:author="Sammartano, Marc (BIC USA)" w:date="2014-07-20T20:15:00Z">
        <w:r>
          <w:rPr>
            <w:noProof/>
          </w:rPr>
          <w:t>Debug.dump.bundle  &lt;bundlePtr_nexp&gt;, 71</w:t>
        </w:r>
      </w:ins>
    </w:p>
    <w:p w:rsidR="00254A25" w:rsidRDefault="00254A25">
      <w:pPr>
        <w:pStyle w:val="Index1"/>
        <w:tabs>
          <w:tab w:val="right" w:leader="dot" w:pos="9350"/>
        </w:tabs>
        <w:rPr>
          <w:ins w:id="5443" w:author="Sammartano, Marc (BIC USA)" w:date="2014-07-20T20:15:00Z"/>
          <w:noProof/>
        </w:rPr>
      </w:pPr>
      <w:ins w:id="5444" w:author="Sammartano, Marc (BIC USA)" w:date="2014-07-20T20:15:00Z">
        <w:r>
          <w:rPr>
            <w:noProof/>
          </w:rPr>
          <w:t>Debug.dump.list  &lt;listPtr_nexp&gt;, 71</w:t>
        </w:r>
      </w:ins>
    </w:p>
    <w:p w:rsidR="00254A25" w:rsidRDefault="00254A25">
      <w:pPr>
        <w:pStyle w:val="Index1"/>
        <w:tabs>
          <w:tab w:val="right" w:leader="dot" w:pos="9350"/>
        </w:tabs>
        <w:rPr>
          <w:ins w:id="5445" w:author="Sammartano, Marc (BIC USA)" w:date="2014-07-20T20:15:00Z"/>
          <w:noProof/>
        </w:rPr>
      </w:pPr>
      <w:ins w:id="5446" w:author="Sammartano, Marc (BIC USA)" w:date="2014-07-20T20:15:00Z">
        <w:r>
          <w:rPr>
            <w:noProof/>
          </w:rPr>
          <w:t>Debug.dump.scalars, 71</w:t>
        </w:r>
      </w:ins>
    </w:p>
    <w:p w:rsidR="00254A25" w:rsidRDefault="00254A25">
      <w:pPr>
        <w:pStyle w:val="Index1"/>
        <w:tabs>
          <w:tab w:val="right" w:leader="dot" w:pos="9350"/>
        </w:tabs>
        <w:rPr>
          <w:ins w:id="5447" w:author="Sammartano, Marc (BIC USA)" w:date="2014-07-20T20:15:00Z"/>
          <w:noProof/>
        </w:rPr>
      </w:pPr>
      <w:ins w:id="5448" w:author="Sammartano, Marc (BIC USA)" w:date="2014-07-20T20:15:00Z">
        <w:r>
          <w:rPr>
            <w:noProof/>
          </w:rPr>
          <w:t>Debug.dump.stack  &lt;stackPtr_nexp&gt;, 71</w:t>
        </w:r>
      </w:ins>
    </w:p>
    <w:p w:rsidR="00254A25" w:rsidRDefault="00254A25">
      <w:pPr>
        <w:pStyle w:val="Index1"/>
        <w:tabs>
          <w:tab w:val="right" w:leader="dot" w:pos="9350"/>
        </w:tabs>
        <w:rPr>
          <w:ins w:id="5449" w:author="Sammartano, Marc (BIC USA)" w:date="2014-07-20T20:15:00Z"/>
          <w:noProof/>
        </w:rPr>
      </w:pPr>
      <w:ins w:id="5450" w:author="Sammartano, Marc (BIC USA)" w:date="2014-07-20T20:15:00Z">
        <w:r>
          <w:rPr>
            <w:noProof/>
          </w:rPr>
          <w:t>Debug.echo.off, 70</w:t>
        </w:r>
      </w:ins>
    </w:p>
    <w:p w:rsidR="00254A25" w:rsidRDefault="00254A25">
      <w:pPr>
        <w:pStyle w:val="Index1"/>
        <w:tabs>
          <w:tab w:val="right" w:leader="dot" w:pos="9350"/>
        </w:tabs>
        <w:rPr>
          <w:ins w:id="5451" w:author="Sammartano, Marc (BIC USA)" w:date="2014-07-20T20:15:00Z"/>
          <w:noProof/>
        </w:rPr>
      </w:pPr>
      <w:ins w:id="5452" w:author="Sammartano, Marc (BIC USA)" w:date="2014-07-20T20:15:00Z">
        <w:r>
          <w:rPr>
            <w:noProof/>
          </w:rPr>
          <w:t>Debug.echo.on, 70</w:t>
        </w:r>
      </w:ins>
    </w:p>
    <w:p w:rsidR="00254A25" w:rsidRDefault="00254A25">
      <w:pPr>
        <w:pStyle w:val="Index1"/>
        <w:tabs>
          <w:tab w:val="right" w:leader="dot" w:pos="9350"/>
        </w:tabs>
        <w:rPr>
          <w:ins w:id="5453" w:author="Sammartano, Marc (BIC USA)" w:date="2014-07-20T20:15:00Z"/>
          <w:noProof/>
        </w:rPr>
      </w:pPr>
      <w:ins w:id="5454" w:author="Sammartano, Marc (BIC USA)" w:date="2014-07-20T20:15:00Z">
        <w:r>
          <w:rPr>
            <w:noProof/>
          </w:rPr>
          <w:t>Debug.off, 70</w:t>
        </w:r>
      </w:ins>
    </w:p>
    <w:p w:rsidR="00254A25" w:rsidRDefault="00254A25">
      <w:pPr>
        <w:pStyle w:val="Index1"/>
        <w:tabs>
          <w:tab w:val="right" w:leader="dot" w:pos="9350"/>
        </w:tabs>
        <w:rPr>
          <w:ins w:id="5455" w:author="Sammartano, Marc (BIC USA)" w:date="2014-07-20T20:15:00Z"/>
          <w:noProof/>
        </w:rPr>
      </w:pPr>
      <w:ins w:id="5456" w:author="Sammartano, Marc (BIC USA)" w:date="2014-07-20T20:15:00Z">
        <w:r>
          <w:rPr>
            <w:noProof/>
          </w:rPr>
          <w:t>Debug.on, 70</w:t>
        </w:r>
      </w:ins>
    </w:p>
    <w:p w:rsidR="00254A25" w:rsidRDefault="00254A25">
      <w:pPr>
        <w:pStyle w:val="Index1"/>
        <w:tabs>
          <w:tab w:val="right" w:leader="dot" w:pos="9350"/>
        </w:tabs>
        <w:rPr>
          <w:ins w:id="5457" w:author="Sammartano, Marc (BIC USA)" w:date="2014-07-20T20:15:00Z"/>
          <w:noProof/>
        </w:rPr>
      </w:pPr>
      <w:ins w:id="5458" w:author="Sammartano, Marc (BIC USA)" w:date="2014-07-20T20:15:00Z">
        <w:r>
          <w:rPr>
            <w:noProof/>
          </w:rPr>
          <w:t>Debug.print, 70</w:t>
        </w:r>
      </w:ins>
    </w:p>
    <w:p w:rsidR="00254A25" w:rsidRDefault="00254A25">
      <w:pPr>
        <w:pStyle w:val="Index1"/>
        <w:tabs>
          <w:tab w:val="right" w:leader="dot" w:pos="9350"/>
        </w:tabs>
        <w:rPr>
          <w:ins w:id="5459" w:author="Sammartano, Marc (BIC USA)" w:date="2014-07-20T20:15:00Z"/>
          <w:noProof/>
        </w:rPr>
      </w:pPr>
      <w:ins w:id="5460" w:author="Sammartano, Marc (BIC USA)" w:date="2014-07-20T20:15:00Z">
        <w:r>
          <w:rPr>
            <w:noProof/>
          </w:rPr>
          <w:t>Debug.show, 73</w:t>
        </w:r>
      </w:ins>
    </w:p>
    <w:p w:rsidR="00254A25" w:rsidRDefault="00254A25">
      <w:pPr>
        <w:pStyle w:val="Index1"/>
        <w:tabs>
          <w:tab w:val="right" w:leader="dot" w:pos="9350"/>
        </w:tabs>
        <w:rPr>
          <w:ins w:id="5461" w:author="Sammartano, Marc (BIC USA)" w:date="2014-07-20T20:15:00Z"/>
          <w:noProof/>
        </w:rPr>
      </w:pPr>
      <w:ins w:id="5462" w:author="Sammartano, Marc (BIC USA)" w:date="2014-07-20T20:15:00Z">
        <w:r>
          <w:rPr>
            <w:noProof/>
          </w:rPr>
          <w:t>Debug.show.array Array[], 71</w:t>
        </w:r>
      </w:ins>
    </w:p>
    <w:p w:rsidR="00254A25" w:rsidRDefault="00254A25">
      <w:pPr>
        <w:pStyle w:val="Index1"/>
        <w:tabs>
          <w:tab w:val="right" w:leader="dot" w:pos="9350"/>
        </w:tabs>
        <w:rPr>
          <w:ins w:id="5463" w:author="Sammartano, Marc (BIC USA)" w:date="2014-07-20T20:15:00Z"/>
          <w:noProof/>
        </w:rPr>
      </w:pPr>
      <w:ins w:id="5464" w:author="Sammartano, Marc (BIC USA)" w:date="2014-07-20T20:15:00Z">
        <w:r>
          <w:rPr>
            <w:noProof/>
          </w:rPr>
          <w:t>Debug.show.bundle  &lt;bundlePtr_nexp&gt;, 72</w:t>
        </w:r>
      </w:ins>
    </w:p>
    <w:p w:rsidR="00254A25" w:rsidRDefault="00254A25">
      <w:pPr>
        <w:pStyle w:val="Index1"/>
        <w:tabs>
          <w:tab w:val="right" w:leader="dot" w:pos="9350"/>
        </w:tabs>
        <w:rPr>
          <w:ins w:id="5465" w:author="Sammartano, Marc (BIC USA)" w:date="2014-07-20T20:15:00Z"/>
          <w:noProof/>
        </w:rPr>
      </w:pPr>
      <w:ins w:id="5466" w:author="Sammartano, Marc (BIC USA)" w:date="2014-07-20T20:15:00Z">
        <w:r>
          <w:rPr>
            <w:noProof/>
          </w:rPr>
          <w:t>Debug.show.list  &lt;listPtr_nexp&gt;, 72</w:t>
        </w:r>
      </w:ins>
    </w:p>
    <w:p w:rsidR="00254A25" w:rsidRDefault="00254A25">
      <w:pPr>
        <w:pStyle w:val="Index1"/>
        <w:tabs>
          <w:tab w:val="right" w:leader="dot" w:pos="9350"/>
        </w:tabs>
        <w:rPr>
          <w:ins w:id="5467" w:author="Sammartano, Marc (BIC USA)" w:date="2014-07-20T20:15:00Z"/>
          <w:noProof/>
        </w:rPr>
      </w:pPr>
      <w:ins w:id="5468" w:author="Sammartano, Marc (BIC USA)" w:date="2014-07-20T20:15:00Z">
        <w:r>
          <w:rPr>
            <w:noProof/>
          </w:rPr>
          <w:t>Debug.show.program, 73</w:t>
        </w:r>
      </w:ins>
    </w:p>
    <w:p w:rsidR="00254A25" w:rsidRDefault="00254A25">
      <w:pPr>
        <w:pStyle w:val="Index1"/>
        <w:tabs>
          <w:tab w:val="right" w:leader="dot" w:pos="9350"/>
        </w:tabs>
        <w:rPr>
          <w:ins w:id="5469" w:author="Sammartano, Marc (BIC USA)" w:date="2014-07-20T20:15:00Z"/>
          <w:noProof/>
        </w:rPr>
      </w:pPr>
      <w:ins w:id="5470" w:author="Sammartano, Marc (BIC USA)" w:date="2014-07-20T20:15:00Z">
        <w:r>
          <w:rPr>
            <w:noProof/>
          </w:rPr>
          <w:t>Debug.show.scalars, 71</w:t>
        </w:r>
      </w:ins>
    </w:p>
    <w:p w:rsidR="00254A25" w:rsidRDefault="00254A25">
      <w:pPr>
        <w:pStyle w:val="Index1"/>
        <w:tabs>
          <w:tab w:val="right" w:leader="dot" w:pos="9350"/>
        </w:tabs>
        <w:rPr>
          <w:ins w:id="5471" w:author="Sammartano, Marc (BIC USA)" w:date="2014-07-20T20:15:00Z"/>
          <w:noProof/>
        </w:rPr>
      </w:pPr>
      <w:ins w:id="5472" w:author="Sammartano, Marc (BIC USA)" w:date="2014-07-20T20:15:00Z">
        <w:r>
          <w:rPr>
            <w:noProof/>
          </w:rPr>
          <w:t>Debug.show.stack  &lt;stackPtr_nexp&gt;, 72</w:t>
        </w:r>
      </w:ins>
    </w:p>
    <w:p w:rsidR="00254A25" w:rsidRDefault="00254A25">
      <w:pPr>
        <w:pStyle w:val="Index1"/>
        <w:tabs>
          <w:tab w:val="right" w:leader="dot" w:pos="9350"/>
        </w:tabs>
        <w:rPr>
          <w:ins w:id="5473" w:author="Sammartano, Marc (BIC USA)" w:date="2014-07-20T20:15:00Z"/>
          <w:noProof/>
        </w:rPr>
      </w:pPr>
      <w:ins w:id="5474" w:author="Sammartano, Marc (BIC USA)" w:date="2014-07-20T20:15:00Z">
        <w:r>
          <w:rPr>
            <w:noProof/>
          </w:rPr>
          <w:t>Debug.show.watch, 72</w:t>
        </w:r>
      </w:ins>
    </w:p>
    <w:p w:rsidR="00254A25" w:rsidRDefault="00254A25">
      <w:pPr>
        <w:pStyle w:val="Index1"/>
        <w:tabs>
          <w:tab w:val="right" w:leader="dot" w:pos="9350"/>
        </w:tabs>
        <w:rPr>
          <w:ins w:id="5475" w:author="Sammartano, Marc (BIC USA)" w:date="2014-07-20T20:15:00Z"/>
          <w:noProof/>
        </w:rPr>
      </w:pPr>
      <w:ins w:id="5476" w:author="Sammartano, Marc (BIC USA)" w:date="2014-07-20T20:15:00Z">
        <w:r>
          <w:rPr>
            <w:noProof/>
          </w:rPr>
          <w:t>Debug.watch var {, var}..., 72</w:t>
        </w:r>
      </w:ins>
    </w:p>
    <w:p w:rsidR="00254A25" w:rsidRDefault="00254A25">
      <w:pPr>
        <w:pStyle w:val="Index1"/>
        <w:tabs>
          <w:tab w:val="right" w:leader="dot" w:pos="9350"/>
        </w:tabs>
        <w:rPr>
          <w:ins w:id="5477" w:author="Sammartano, Marc (BIC USA)" w:date="2014-07-20T20:15:00Z"/>
          <w:noProof/>
        </w:rPr>
      </w:pPr>
      <w:ins w:id="5478" w:author="Sammartano, Marc (BIC USA)" w:date="2014-07-20T20:15:00Z">
        <w:r>
          <w:rPr>
            <w:noProof/>
          </w:rPr>
          <w:t>Decrypt  &lt;pw_sexp&gt;, &lt;encrypted_svar&gt;, &lt;decrypted_svar&gt;, 97</w:t>
        </w:r>
      </w:ins>
    </w:p>
    <w:p w:rsidR="00254A25" w:rsidRDefault="00254A25">
      <w:pPr>
        <w:pStyle w:val="Index1"/>
        <w:tabs>
          <w:tab w:val="right" w:leader="dot" w:pos="9350"/>
        </w:tabs>
        <w:rPr>
          <w:ins w:id="5479" w:author="Sammartano, Marc (BIC USA)" w:date="2014-07-20T20:15:00Z"/>
          <w:noProof/>
        </w:rPr>
      </w:pPr>
      <w:ins w:id="5480" w:author="Sammartano, Marc (BIC USA)" w:date="2014-07-20T20:15:00Z">
        <w:r>
          <w:rPr>
            <w:noProof/>
          </w:rPr>
          <w:t>Device &lt;svar&gt;, 101</w:t>
        </w:r>
      </w:ins>
    </w:p>
    <w:p w:rsidR="00254A25" w:rsidRDefault="00254A25">
      <w:pPr>
        <w:pStyle w:val="Index1"/>
        <w:tabs>
          <w:tab w:val="right" w:leader="dot" w:pos="9350"/>
        </w:tabs>
        <w:rPr>
          <w:ins w:id="5481" w:author="Sammartano, Marc (BIC USA)" w:date="2014-07-20T20:15:00Z"/>
          <w:noProof/>
        </w:rPr>
      </w:pPr>
      <w:ins w:id="5482" w:author="Sammartano, Marc (BIC USA)" w:date="2014-07-20T20:15:00Z">
        <w:r>
          <w:rPr>
            <w:noProof/>
          </w:rPr>
          <w:t>Dim Array [n, n, ...], Array$[n, n, ...] ..., 33</w:t>
        </w:r>
      </w:ins>
    </w:p>
    <w:p w:rsidR="00254A25" w:rsidRDefault="00254A25">
      <w:pPr>
        <w:pStyle w:val="Index1"/>
        <w:tabs>
          <w:tab w:val="right" w:leader="dot" w:pos="9350"/>
        </w:tabs>
        <w:rPr>
          <w:ins w:id="5483" w:author="Sammartano, Marc (BIC USA)" w:date="2014-07-20T20:15:00Z"/>
          <w:noProof/>
        </w:rPr>
      </w:pPr>
      <w:ins w:id="5484" w:author="Sammartano, Marc (BIC USA)" w:date="2014-07-20T20:15:00Z">
        <w:r>
          <w:rPr>
            <w:noProof/>
          </w:rPr>
          <w:t>Do - Until &lt;lexp&gt;, 64</w:t>
        </w:r>
      </w:ins>
    </w:p>
    <w:p w:rsidR="00254A25" w:rsidRDefault="00254A25">
      <w:pPr>
        <w:pStyle w:val="Index1"/>
        <w:tabs>
          <w:tab w:val="right" w:leader="dot" w:pos="9350"/>
        </w:tabs>
        <w:rPr>
          <w:ins w:id="5485" w:author="Sammartano, Marc (BIC USA)" w:date="2014-07-20T20:15:00Z"/>
          <w:noProof/>
        </w:rPr>
      </w:pPr>
      <w:ins w:id="5486" w:author="Sammartano, Marc (BIC USA)" w:date="2014-07-20T20:15:00Z">
        <w:r>
          <w:rPr>
            <w:noProof/>
          </w:rPr>
          <w:t>Echo.off, 96</w:t>
        </w:r>
      </w:ins>
    </w:p>
    <w:p w:rsidR="00254A25" w:rsidRDefault="00254A25">
      <w:pPr>
        <w:pStyle w:val="Index1"/>
        <w:tabs>
          <w:tab w:val="right" w:leader="dot" w:pos="9350"/>
        </w:tabs>
        <w:rPr>
          <w:ins w:id="5487" w:author="Sammartano, Marc (BIC USA)" w:date="2014-07-20T20:15:00Z"/>
          <w:noProof/>
        </w:rPr>
      </w:pPr>
      <w:ins w:id="5488" w:author="Sammartano, Marc (BIC USA)" w:date="2014-07-20T20:15:00Z">
        <w:r>
          <w:rPr>
            <w:noProof/>
          </w:rPr>
          <w:t>Echo.on, 96</w:t>
        </w:r>
      </w:ins>
    </w:p>
    <w:p w:rsidR="00254A25" w:rsidRDefault="00254A25">
      <w:pPr>
        <w:pStyle w:val="Index1"/>
        <w:tabs>
          <w:tab w:val="right" w:leader="dot" w:pos="9350"/>
        </w:tabs>
        <w:rPr>
          <w:ins w:id="5489" w:author="Sammartano, Marc (BIC USA)" w:date="2014-07-20T20:15:00Z"/>
          <w:noProof/>
        </w:rPr>
      </w:pPr>
      <w:ins w:id="5490" w:author="Sammartano, Marc (BIC USA)" w:date="2014-07-20T20:15:00Z">
        <w:r>
          <w:rPr>
            <w:noProof/>
          </w:rPr>
          <w:t>Email.send &lt;recipient_sxep&gt;, &lt;subject_sexp&gt;, &lt;body_sexp&gt;, 107</w:t>
        </w:r>
      </w:ins>
    </w:p>
    <w:p w:rsidR="00254A25" w:rsidRDefault="00254A25">
      <w:pPr>
        <w:pStyle w:val="Index1"/>
        <w:tabs>
          <w:tab w:val="right" w:leader="dot" w:pos="9350"/>
        </w:tabs>
        <w:rPr>
          <w:ins w:id="5491" w:author="Sammartano, Marc (BIC USA)" w:date="2014-07-20T20:15:00Z"/>
          <w:noProof/>
        </w:rPr>
      </w:pPr>
      <w:ins w:id="5492" w:author="Sammartano, Marc (BIC USA)" w:date="2014-07-20T20:15:00Z">
        <w:r>
          <w:rPr>
            <w:noProof/>
          </w:rPr>
          <w:t>Encrypt &lt;pw_sexp&gt;, &lt;source_sexp&gt;, &lt;encrypted_svar&gt;, 97</w:t>
        </w:r>
      </w:ins>
    </w:p>
    <w:p w:rsidR="00254A25" w:rsidRDefault="00254A25">
      <w:pPr>
        <w:pStyle w:val="Index1"/>
        <w:tabs>
          <w:tab w:val="right" w:leader="dot" w:pos="9350"/>
        </w:tabs>
        <w:rPr>
          <w:ins w:id="5493" w:author="Sammartano, Marc (BIC USA)" w:date="2014-07-20T20:15:00Z"/>
          <w:noProof/>
        </w:rPr>
      </w:pPr>
      <w:ins w:id="5494" w:author="Sammartano, Marc (BIC USA)" w:date="2014-07-20T20:15:00Z">
        <w:r>
          <w:rPr>
            <w:noProof/>
          </w:rPr>
          <w:t>End{ &lt;msg_sexp&gt;}, 69</w:t>
        </w:r>
      </w:ins>
    </w:p>
    <w:p w:rsidR="00254A25" w:rsidRDefault="00254A25">
      <w:pPr>
        <w:pStyle w:val="Index1"/>
        <w:tabs>
          <w:tab w:val="right" w:leader="dot" w:pos="9350"/>
        </w:tabs>
        <w:rPr>
          <w:ins w:id="5495" w:author="Sammartano, Marc (BIC USA)" w:date="2014-07-20T20:15:00Z"/>
          <w:noProof/>
        </w:rPr>
      </w:pPr>
      <w:ins w:id="5496" w:author="Sammartano, Marc (BIC USA)" w:date="2014-07-20T20:15:00Z">
        <w:r>
          <w:rPr>
            <w:noProof/>
          </w:rPr>
          <w:t>Ends_with ( &lt;Look_for_sexp&gt;, &lt;look_in_sexp&gt;), 51</w:t>
        </w:r>
      </w:ins>
    </w:p>
    <w:p w:rsidR="00254A25" w:rsidRDefault="00254A25">
      <w:pPr>
        <w:pStyle w:val="Index1"/>
        <w:tabs>
          <w:tab w:val="right" w:leader="dot" w:pos="9350"/>
        </w:tabs>
        <w:rPr>
          <w:ins w:id="5497" w:author="Sammartano, Marc (BIC USA)" w:date="2014-07-20T20:15:00Z"/>
          <w:noProof/>
        </w:rPr>
      </w:pPr>
      <w:ins w:id="5498" w:author="Sammartano, Marc (BIC USA)" w:date="2014-07-20T20:15:00Z">
        <w:r>
          <w:rPr>
            <w:noProof/>
          </w:rPr>
          <w:t>Exit, 69</w:t>
        </w:r>
      </w:ins>
    </w:p>
    <w:p w:rsidR="00254A25" w:rsidRDefault="00254A25">
      <w:pPr>
        <w:pStyle w:val="Index1"/>
        <w:tabs>
          <w:tab w:val="right" w:leader="dot" w:pos="9350"/>
        </w:tabs>
        <w:rPr>
          <w:ins w:id="5499" w:author="Sammartano, Marc (BIC USA)" w:date="2014-07-20T20:15:00Z"/>
          <w:noProof/>
        </w:rPr>
      </w:pPr>
      <w:ins w:id="5500" w:author="Sammartano, Marc (BIC USA)" w:date="2014-07-20T20:15:00Z">
        <w:r>
          <w:rPr>
            <w:noProof/>
          </w:rPr>
          <w:t>EXP(&lt;nexp&gt;), 49</w:t>
        </w:r>
      </w:ins>
    </w:p>
    <w:p w:rsidR="00254A25" w:rsidRDefault="00254A25">
      <w:pPr>
        <w:pStyle w:val="Index1"/>
        <w:tabs>
          <w:tab w:val="right" w:leader="dot" w:pos="9350"/>
        </w:tabs>
        <w:rPr>
          <w:ins w:id="5501" w:author="Sammartano, Marc (BIC USA)" w:date="2014-07-20T20:15:00Z"/>
          <w:noProof/>
        </w:rPr>
      </w:pPr>
      <w:ins w:id="5502" w:author="Sammartano, Marc (BIC USA)" w:date="2014-07-20T20:15:00Z">
        <w:r>
          <w:rPr>
            <w:noProof/>
          </w:rPr>
          <w:t>F_N.break, 64</w:t>
        </w:r>
      </w:ins>
    </w:p>
    <w:p w:rsidR="00254A25" w:rsidRDefault="00254A25">
      <w:pPr>
        <w:pStyle w:val="Index1"/>
        <w:tabs>
          <w:tab w:val="right" w:leader="dot" w:pos="9350"/>
        </w:tabs>
        <w:rPr>
          <w:ins w:id="5503" w:author="Sammartano, Marc (BIC USA)" w:date="2014-07-20T20:15:00Z"/>
          <w:noProof/>
        </w:rPr>
      </w:pPr>
      <w:ins w:id="5504" w:author="Sammartano, Marc (BIC USA)" w:date="2014-07-20T20:15:00Z">
        <w:r>
          <w:rPr>
            <w:noProof/>
          </w:rPr>
          <w:t>F_N.continue, 64</w:t>
        </w:r>
      </w:ins>
    </w:p>
    <w:p w:rsidR="00254A25" w:rsidRDefault="00254A25">
      <w:pPr>
        <w:pStyle w:val="Index1"/>
        <w:tabs>
          <w:tab w:val="right" w:leader="dot" w:pos="9350"/>
        </w:tabs>
        <w:rPr>
          <w:ins w:id="5505" w:author="Sammartano, Marc (BIC USA)" w:date="2014-07-20T20:15:00Z"/>
          <w:noProof/>
        </w:rPr>
      </w:pPr>
      <w:ins w:id="5506" w:author="Sammartano, Marc (BIC USA)" w:date="2014-07-20T20:15:00Z">
        <w:r>
          <w:rPr>
            <w:noProof/>
          </w:rPr>
          <w:t>File.delete &lt;lvar&gt;, &lt;path_sexp&gt;, 78</w:t>
        </w:r>
      </w:ins>
    </w:p>
    <w:p w:rsidR="00254A25" w:rsidRDefault="00254A25">
      <w:pPr>
        <w:pStyle w:val="Index1"/>
        <w:tabs>
          <w:tab w:val="right" w:leader="dot" w:pos="9350"/>
        </w:tabs>
        <w:rPr>
          <w:ins w:id="5507" w:author="Sammartano, Marc (BIC USA)" w:date="2014-07-20T20:15:00Z"/>
          <w:noProof/>
        </w:rPr>
      </w:pPr>
      <w:ins w:id="5508" w:author="Sammartano, Marc (BIC USA)" w:date="2014-07-20T20:15:00Z">
        <w:r>
          <w:rPr>
            <w:noProof/>
          </w:rPr>
          <w:t>File.dir &lt;path_sexp&gt;, Array[], 79</w:t>
        </w:r>
      </w:ins>
    </w:p>
    <w:p w:rsidR="00254A25" w:rsidRDefault="00254A25">
      <w:pPr>
        <w:pStyle w:val="Index1"/>
        <w:tabs>
          <w:tab w:val="right" w:leader="dot" w:pos="9350"/>
        </w:tabs>
        <w:rPr>
          <w:ins w:id="5509" w:author="Sammartano, Marc (BIC USA)" w:date="2014-07-20T20:15:00Z"/>
          <w:noProof/>
        </w:rPr>
      </w:pPr>
      <w:ins w:id="5510" w:author="Sammartano, Marc (BIC USA)" w:date="2014-07-20T20:15:00Z">
        <w:r>
          <w:rPr>
            <w:noProof/>
          </w:rPr>
          <w:t>File.exists &lt;lvar&gt;, &lt;path_sexp&gt;, 79</w:t>
        </w:r>
      </w:ins>
    </w:p>
    <w:p w:rsidR="00254A25" w:rsidRDefault="00254A25">
      <w:pPr>
        <w:pStyle w:val="Index1"/>
        <w:tabs>
          <w:tab w:val="right" w:leader="dot" w:pos="9350"/>
        </w:tabs>
        <w:rPr>
          <w:ins w:id="5511" w:author="Sammartano, Marc (BIC USA)" w:date="2014-07-20T20:15:00Z"/>
          <w:noProof/>
        </w:rPr>
      </w:pPr>
      <w:ins w:id="5512" w:author="Sammartano, Marc (BIC USA)" w:date="2014-07-20T20:15:00Z">
        <w:r>
          <w:rPr>
            <w:noProof/>
          </w:rPr>
          <w:t>File.mkdir &lt;path_sexp&gt;, 79</w:t>
        </w:r>
      </w:ins>
    </w:p>
    <w:p w:rsidR="00254A25" w:rsidRDefault="00254A25">
      <w:pPr>
        <w:pStyle w:val="Index1"/>
        <w:tabs>
          <w:tab w:val="right" w:leader="dot" w:pos="9350"/>
        </w:tabs>
        <w:rPr>
          <w:ins w:id="5513" w:author="Sammartano, Marc (BIC USA)" w:date="2014-07-20T20:15:00Z"/>
          <w:noProof/>
        </w:rPr>
      </w:pPr>
      <w:ins w:id="5514" w:author="Sammartano, Marc (BIC USA)" w:date="2014-07-20T20:15:00Z">
        <w:r>
          <w:rPr>
            <w:noProof/>
          </w:rPr>
          <w:t>File.rename &lt;Old_Path_sexp&gt;, &lt;New_Path_sexp&gt;, 79</w:t>
        </w:r>
      </w:ins>
    </w:p>
    <w:p w:rsidR="00254A25" w:rsidRDefault="00254A25">
      <w:pPr>
        <w:pStyle w:val="Index1"/>
        <w:tabs>
          <w:tab w:val="right" w:leader="dot" w:pos="9350"/>
        </w:tabs>
        <w:rPr>
          <w:ins w:id="5515" w:author="Sammartano, Marc (BIC USA)" w:date="2014-07-20T20:15:00Z"/>
          <w:noProof/>
        </w:rPr>
      </w:pPr>
      <w:ins w:id="5516" w:author="Sammartano, Marc (BIC USA)" w:date="2014-07-20T20:15:00Z">
        <w:r>
          <w:rPr>
            <w:noProof/>
          </w:rPr>
          <w:t>File.root &lt;svar&gt;, 79</w:t>
        </w:r>
      </w:ins>
    </w:p>
    <w:p w:rsidR="00254A25" w:rsidRDefault="00254A25">
      <w:pPr>
        <w:pStyle w:val="Index1"/>
        <w:tabs>
          <w:tab w:val="right" w:leader="dot" w:pos="9350"/>
        </w:tabs>
        <w:rPr>
          <w:ins w:id="5517" w:author="Sammartano, Marc (BIC USA)" w:date="2014-07-20T20:15:00Z"/>
          <w:noProof/>
        </w:rPr>
      </w:pPr>
      <w:ins w:id="5518" w:author="Sammartano, Marc (BIC USA)" w:date="2014-07-20T20:15:00Z">
        <w:r>
          <w:rPr>
            <w:noProof/>
          </w:rPr>
          <w:t>File.size &lt;size_nvar&gt;, &lt;path_sexp&gt;, 80</w:t>
        </w:r>
      </w:ins>
    </w:p>
    <w:p w:rsidR="00254A25" w:rsidRDefault="00254A25">
      <w:pPr>
        <w:pStyle w:val="Index1"/>
        <w:tabs>
          <w:tab w:val="right" w:leader="dot" w:pos="9350"/>
        </w:tabs>
        <w:rPr>
          <w:ins w:id="5519" w:author="Sammartano, Marc (BIC USA)" w:date="2014-07-20T20:15:00Z"/>
          <w:noProof/>
        </w:rPr>
      </w:pPr>
      <w:ins w:id="5520" w:author="Sammartano, Marc (BIC USA)" w:date="2014-07-20T20:15:00Z">
        <w:r>
          <w:rPr>
            <w:noProof/>
          </w:rPr>
          <w:t>File.type &lt;type_nvar&gt;, &lt;path_sexp&gt;, 80</w:t>
        </w:r>
      </w:ins>
    </w:p>
    <w:p w:rsidR="00254A25" w:rsidRDefault="00254A25">
      <w:pPr>
        <w:pStyle w:val="Index1"/>
        <w:tabs>
          <w:tab w:val="right" w:leader="dot" w:pos="9350"/>
        </w:tabs>
        <w:rPr>
          <w:ins w:id="5521" w:author="Sammartano, Marc (BIC USA)" w:date="2014-07-20T20:15:00Z"/>
          <w:noProof/>
        </w:rPr>
      </w:pPr>
      <w:ins w:id="5522" w:author="Sammartano, Marc (BIC USA)" w:date="2014-07-20T20:15:00Z">
        <w:r>
          <w:rPr>
            <w:noProof/>
          </w:rPr>
          <w:t>FLOOR(&lt;nexp&gt;), 47</w:t>
        </w:r>
      </w:ins>
    </w:p>
    <w:p w:rsidR="00254A25" w:rsidRDefault="00254A25">
      <w:pPr>
        <w:pStyle w:val="Index1"/>
        <w:tabs>
          <w:tab w:val="right" w:leader="dot" w:pos="9350"/>
        </w:tabs>
        <w:rPr>
          <w:ins w:id="5523" w:author="Sammartano, Marc (BIC USA)" w:date="2014-07-20T20:15:00Z"/>
          <w:noProof/>
        </w:rPr>
      </w:pPr>
      <w:ins w:id="5524" w:author="Sammartano, Marc (BIC USA)" w:date="2014-07-20T20:15:00Z">
        <w:r>
          <w:rPr>
            <w:noProof/>
          </w:rPr>
          <w:t>Fn.def  name|name$( {nvar}|{svar}|Array[]|Array$[], ... {nvar}|{svar}|Array[]|Array$[]), 60</w:t>
        </w:r>
      </w:ins>
    </w:p>
    <w:p w:rsidR="00254A25" w:rsidRDefault="00254A25">
      <w:pPr>
        <w:pStyle w:val="Index1"/>
        <w:tabs>
          <w:tab w:val="right" w:leader="dot" w:pos="9350"/>
        </w:tabs>
        <w:rPr>
          <w:ins w:id="5525" w:author="Sammartano, Marc (BIC USA)" w:date="2014-07-20T20:15:00Z"/>
          <w:noProof/>
        </w:rPr>
      </w:pPr>
      <w:ins w:id="5526" w:author="Sammartano, Marc (BIC USA)" w:date="2014-07-20T20:15:00Z">
        <w:r>
          <w:rPr>
            <w:noProof/>
          </w:rPr>
          <w:t>Fn.end, 62</w:t>
        </w:r>
      </w:ins>
    </w:p>
    <w:p w:rsidR="00254A25" w:rsidRDefault="00254A25">
      <w:pPr>
        <w:pStyle w:val="Index1"/>
        <w:tabs>
          <w:tab w:val="right" w:leader="dot" w:pos="9350"/>
        </w:tabs>
        <w:rPr>
          <w:ins w:id="5527" w:author="Sammartano, Marc (BIC USA)" w:date="2014-07-20T20:15:00Z"/>
          <w:noProof/>
        </w:rPr>
      </w:pPr>
      <w:ins w:id="5528" w:author="Sammartano, Marc (BIC USA)" w:date="2014-07-20T20:15:00Z">
        <w:r>
          <w:rPr>
            <w:noProof/>
          </w:rPr>
          <w:t>Fn.rtn &lt;sexp&gt;|&lt;nexp&gt;, 62</w:t>
        </w:r>
      </w:ins>
    </w:p>
    <w:p w:rsidR="00254A25" w:rsidRDefault="00254A25">
      <w:pPr>
        <w:pStyle w:val="Index1"/>
        <w:tabs>
          <w:tab w:val="right" w:leader="dot" w:pos="9350"/>
        </w:tabs>
        <w:rPr>
          <w:ins w:id="5529" w:author="Sammartano, Marc (BIC USA)" w:date="2014-07-20T20:15:00Z"/>
          <w:noProof/>
        </w:rPr>
      </w:pPr>
      <w:ins w:id="5530" w:author="Sammartano, Marc (BIC USA)" w:date="2014-07-20T20:15:00Z">
        <w:r>
          <w:rPr>
            <w:noProof/>
          </w:rPr>
          <w:t>For - To - Step - Next, 63</w:t>
        </w:r>
      </w:ins>
    </w:p>
    <w:p w:rsidR="00254A25" w:rsidRDefault="00254A25">
      <w:pPr>
        <w:pStyle w:val="Index1"/>
        <w:tabs>
          <w:tab w:val="right" w:leader="dot" w:pos="9350"/>
        </w:tabs>
        <w:rPr>
          <w:ins w:id="5531" w:author="Sammartano, Marc (BIC USA)" w:date="2014-07-20T20:15:00Z"/>
          <w:noProof/>
        </w:rPr>
      </w:pPr>
      <w:ins w:id="5532" w:author="Sammartano, Marc (BIC USA)" w:date="2014-07-20T20:15:00Z">
        <w:r w:rsidRPr="00F624C8">
          <w:rPr>
            <w:rFonts w:eastAsia="Times New Roman"/>
            <w:noProof/>
          </w:rPr>
          <w:lastRenderedPageBreak/>
          <w:t>FORMAT$(</w:t>
        </w:r>
        <w:r>
          <w:rPr>
            <w:noProof/>
          </w:rPr>
          <w:t>&lt;pattern_sexp&gt;</w:t>
        </w:r>
        <w:r w:rsidRPr="00F624C8">
          <w:rPr>
            <w:rFonts w:eastAsia="Times New Roman"/>
            <w:noProof/>
          </w:rPr>
          <w:t xml:space="preserve">, </w:t>
        </w:r>
        <w:r>
          <w:rPr>
            <w:noProof/>
          </w:rPr>
          <w:t>&lt;nexp&gt;</w:t>
        </w:r>
        <w:r w:rsidRPr="00F624C8">
          <w:rPr>
            <w:rFonts w:eastAsia="Times New Roman"/>
            <w:noProof/>
          </w:rPr>
          <w:t>)</w:t>
        </w:r>
        <w:r>
          <w:rPr>
            <w:noProof/>
          </w:rPr>
          <w:t>, 59</w:t>
        </w:r>
      </w:ins>
    </w:p>
    <w:p w:rsidR="00254A25" w:rsidRDefault="00254A25">
      <w:pPr>
        <w:pStyle w:val="Index1"/>
        <w:tabs>
          <w:tab w:val="right" w:leader="dot" w:pos="9350"/>
        </w:tabs>
        <w:rPr>
          <w:ins w:id="5533" w:author="Sammartano, Marc (BIC USA)" w:date="2014-07-20T20:15:00Z"/>
          <w:noProof/>
        </w:rPr>
      </w:pPr>
      <w:ins w:id="5534" w:author="Sammartano, Marc (BIC USA)" w:date="2014-07-20T20:15:00Z">
        <w:r>
          <w:rPr>
            <w:noProof/>
          </w:rPr>
          <w:t>FORMAT_USING$(&lt;locale_sexp&gt;, &lt;format_sexp&gt; { , &lt;exp&gt;}…), 59</w:t>
        </w:r>
      </w:ins>
    </w:p>
    <w:p w:rsidR="00254A25" w:rsidRDefault="00254A25">
      <w:pPr>
        <w:pStyle w:val="Index1"/>
        <w:tabs>
          <w:tab w:val="right" w:leader="dot" w:pos="9350"/>
        </w:tabs>
        <w:rPr>
          <w:ins w:id="5535" w:author="Sammartano, Marc (BIC USA)" w:date="2014-07-20T20:15:00Z"/>
          <w:noProof/>
        </w:rPr>
      </w:pPr>
      <w:ins w:id="5536" w:author="Sammartano, Marc (BIC USA)" w:date="2014-07-20T20:15:00Z">
        <w:r>
          <w:rPr>
            <w:noProof/>
          </w:rPr>
          <w:t>FRAC(&lt;nexp&gt;), 47</w:t>
        </w:r>
      </w:ins>
    </w:p>
    <w:p w:rsidR="00254A25" w:rsidRDefault="00254A25">
      <w:pPr>
        <w:pStyle w:val="Index1"/>
        <w:tabs>
          <w:tab w:val="right" w:leader="dot" w:pos="9350"/>
        </w:tabs>
        <w:rPr>
          <w:ins w:id="5537" w:author="Sammartano, Marc (BIC USA)" w:date="2014-07-20T20:15:00Z"/>
          <w:noProof/>
        </w:rPr>
      </w:pPr>
      <w:ins w:id="5538" w:author="Sammartano, Marc (BIC USA)" w:date="2014-07-20T20:15:00Z">
        <w:r>
          <w:rPr>
            <w:noProof/>
          </w:rPr>
          <w:t>Ftp.cd &lt;new_directory_sexp&gt;, 92</w:t>
        </w:r>
      </w:ins>
    </w:p>
    <w:p w:rsidR="00254A25" w:rsidRDefault="00254A25">
      <w:pPr>
        <w:pStyle w:val="Index1"/>
        <w:tabs>
          <w:tab w:val="right" w:leader="dot" w:pos="9350"/>
        </w:tabs>
        <w:rPr>
          <w:ins w:id="5539" w:author="Sammartano, Marc (BIC USA)" w:date="2014-07-20T20:15:00Z"/>
          <w:noProof/>
        </w:rPr>
      </w:pPr>
      <w:ins w:id="5540" w:author="Sammartano, Marc (BIC USA)" w:date="2014-07-20T20:15:00Z">
        <w:r>
          <w:rPr>
            <w:noProof/>
          </w:rPr>
          <w:t>Ftp.close, 91</w:t>
        </w:r>
      </w:ins>
    </w:p>
    <w:p w:rsidR="00254A25" w:rsidRDefault="00254A25">
      <w:pPr>
        <w:pStyle w:val="Index1"/>
        <w:tabs>
          <w:tab w:val="right" w:leader="dot" w:pos="9350"/>
        </w:tabs>
        <w:rPr>
          <w:ins w:id="5541" w:author="Sammartano, Marc (BIC USA)" w:date="2014-07-20T20:15:00Z"/>
          <w:noProof/>
        </w:rPr>
      </w:pPr>
      <w:ins w:id="5542" w:author="Sammartano, Marc (BIC USA)" w:date="2014-07-20T20:15:00Z">
        <w:r>
          <w:rPr>
            <w:noProof/>
          </w:rPr>
          <w:t>Ftp.delete &lt;filename_sexp&gt;, 92</w:t>
        </w:r>
      </w:ins>
    </w:p>
    <w:p w:rsidR="00254A25" w:rsidRDefault="00254A25">
      <w:pPr>
        <w:pStyle w:val="Index1"/>
        <w:tabs>
          <w:tab w:val="right" w:leader="dot" w:pos="9350"/>
        </w:tabs>
        <w:rPr>
          <w:ins w:id="5543" w:author="Sammartano, Marc (BIC USA)" w:date="2014-07-20T20:15:00Z"/>
          <w:noProof/>
        </w:rPr>
      </w:pPr>
      <w:ins w:id="5544" w:author="Sammartano, Marc (BIC USA)" w:date="2014-07-20T20:15:00Z">
        <w:r>
          <w:rPr>
            <w:noProof/>
          </w:rPr>
          <w:t>Ftp.dir &lt;list_nvar&gt;, 92</w:t>
        </w:r>
      </w:ins>
    </w:p>
    <w:p w:rsidR="00254A25" w:rsidRDefault="00254A25">
      <w:pPr>
        <w:pStyle w:val="Index1"/>
        <w:tabs>
          <w:tab w:val="right" w:leader="dot" w:pos="9350"/>
        </w:tabs>
        <w:rPr>
          <w:ins w:id="5545" w:author="Sammartano, Marc (BIC USA)" w:date="2014-07-20T20:15:00Z"/>
          <w:noProof/>
        </w:rPr>
      </w:pPr>
      <w:ins w:id="5546" w:author="Sammartano, Marc (BIC USA)" w:date="2014-07-20T20:15:00Z">
        <w:r>
          <w:rPr>
            <w:noProof/>
          </w:rPr>
          <w:t>Ftp.get &lt;source_sexp&gt;, &lt;destination_sexp&gt;, 92</w:t>
        </w:r>
      </w:ins>
    </w:p>
    <w:p w:rsidR="00254A25" w:rsidRDefault="00254A25">
      <w:pPr>
        <w:pStyle w:val="Index1"/>
        <w:tabs>
          <w:tab w:val="right" w:leader="dot" w:pos="9350"/>
        </w:tabs>
        <w:rPr>
          <w:ins w:id="5547" w:author="Sammartano, Marc (BIC USA)" w:date="2014-07-20T20:15:00Z"/>
          <w:noProof/>
        </w:rPr>
      </w:pPr>
      <w:ins w:id="5548" w:author="Sammartano, Marc (BIC USA)" w:date="2014-07-20T20:15:00Z">
        <w:r>
          <w:rPr>
            <w:noProof/>
          </w:rPr>
          <w:t>Ftp.mkdir &lt;directory_sexp&gt;, 93</w:t>
        </w:r>
      </w:ins>
    </w:p>
    <w:p w:rsidR="00254A25" w:rsidRDefault="00254A25">
      <w:pPr>
        <w:pStyle w:val="Index1"/>
        <w:tabs>
          <w:tab w:val="right" w:leader="dot" w:pos="9350"/>
        </w:tabs>
        <w:rPr>
          <w:ins w:id="5549" w:author="Sammartano, Marc (BIC USA)" w:date="2014-07-20T20:15:00Z"/>
          <w:noProof/>
        </w:rPr>
      </w:pPr>
      <w:ins w:id="5550" w:author="Sammartano, Marc (BIC USA)" w:date="2014-07-20T20:15:00Z">
        <w:r>
          <w:rPr>
            <w:noProof/>
          </w:rPr>
          <w:t>Ftp.open &lt;url_sexp&gt;, &lt;port_nexp&gt;, &lt;user_sexp&gt;, &lt;pw_sexp&gt;, 91</w:t>
        </w:r>
      </w:ins>
    </w:p>
    <w:p w:rsidR="00254A25" w:rsidRDefault="00254A25">
      <w:pPr>
        <w:pStyle w:val="Index1"/>
        <w:tabs>
          <w:tab w:val="right" w:leader="dot" w:pos="9350"/>
        </w:tabs>
        <w:rPr>
          <w:ins w:id="5551" w:author="Sammartano, Marc (BIC USA)" w:date="2014-07-20T20:15:00Z"/>
          <w:noProof/>
        </w:rPr>
      </w:pPr>
      <w:ins w:id="5552" w:author="Sammartano, Marc (BIC USA)" w:date="2014-07-20T20:15:00Z">
        <w:r>
          <w:rPr>
            <w:noProof/>
          </w:rPr>
          <w:t>Ftp.put &lt;source_sexp&gt;, &lt;destination_sexp&gt;, 92</w:t>
        </w:r>
      </w:ins>
    </w:p>
    <w:p w:rsidR="00254A25" w:rsidRDefault="00254A25">
      <w:pPr>
        <w:pStyle w:val="Index1"/>
        <w:tabs>
          <w:tab w:val="right" w:leader="dot" w:pos="9350"/>
        </w:tabs>
        <w:rPr>
          <w:ins w:id="5553" w:author="Sammartano, Marc (BIC USA)" w:date="2014-07-20T20:15:00Z"/>
          <w:noProof/>
        </w:rPr>
      </w:pPr>
      <w:ins w:id="5554" w:author="Sammartano, Marc (BIC USA)" w:date="2014-07-20T20:15:00Z">
        <w:r>
          <w:rPr>
            <w:noProof/>
          </w:rPr>
          <w:t>Ftp.rename &lt;old_filename_sexp&gt;, &lt;new_filename_sexp&gt;, 92</w:t>
        </w:r>
      </w:ins>
    </w:p>
    <w:p w:rsidR="00254A25" w:rsidRDefault="00254A25">
      <w:pPr>
        <w:pStyle w:val="Index1"/>
        <w:tabs>
          <w:tab w:val="right" w:leader="dot" w:pos="9350"/>
        </w:tabs>
        <w:rPr>
          <w:ins w:id="5555" w:author="Sammartano, Marc (BIC USA)" w:date="2014-07-20T20:15:00Z"/>
          <w:noProof/>
        </w:rPr>
      </w:pPr>
      <w:ins w:id="5556" w:author="Sammartano, Marc (BIC USA)" w:date="2014-07-20T20:15:00Z">
        <w:r>
          <w:rPr>
            <w:noProof/>
          </w:rPr>
          <w:t>Ftp.rmdir &lt;directory_sexp&gt;, 92</w:t>
        </w:r>
      </w:ins>
    </w:p>
    <w:p w:rsidR="00254A25" w:rsidRDefault="00254A25">
      <w:pPr>
        <w:pStyle w:val="Index1"/>
        <w:tabs>
          <w:tab w:val="right" w:leader="dot" w:pos="9350"/>
        </w:tabs>
        <w:rPr>
          <w:ins w:id="5557" w:author="Sammartano, Marc (BIC USA)" w:date="2014-07-20T20:15:00Z"/>
          <w:noProof/>
        </w:rPr>
      </w:pPr>
      <w:ins w:id="5558" w:author="Sammartano, Marc (BIC USA)" w:date="2014-07-20T20:15:00Z">
        <w:r>
          <w:rPr>
            <w:noProof/>
          </w:rPr>
          <w:t>GETERROR$(), 52</w:t>
        </w:r>
      </w:ins>
    </w:p>
    <w:p w:rsidR="00254A25" w:rsidRDefault="00254A25">
      <w:pPr>
        <w:pStyle w:val="Index1"/>
        <w:tabs>
          <w:tab w:val="right" w:leader="dot" w:pos="9350"/>
        </w:tabs>
        <w:rPr>
          <w:ins w:id="5559" w:author="Sammartano, Marc (BIC USA)" w:date="2014-07-20T20:15:00Z"/>
          <w:noProof/>
        </w:rPr>
      </w:pPr>
      <w:ins w:id="5560" w:author="Sammartano, Marc (BIC USA)" w:date="2014-07-20T20:15:00Z">
        <w:r>
          <w:rPr>
            <w:noProof/>
          </w:rPr>
          <w:t>GoSub &lt;label&gt;, Return, 65</w:t>
        </w:r>
      </w:ins>
    </w:p>
    <w:p w:rsidR="00254A25" w:rsidRDefault="00254A25">
      <w:pPr>
        <w:pStyle w:val="Index1"/>
        <w:tabs>
          <w:tab w:val="right" w:leader="dot" w:pos="9350"/>
        </w:tabs>
        <w:rPr>
          <w:ins w:id="5561" w:author="Sammartano, Marc (BIC USA)" w:date="2014-07-20T20:15:00Z"/>
          <w:noProof/>
        </w:rPr>
      </w:pPr>
      <w:ins w:id="5562" w:author="Sammartano, Marc (BIC USA)" w:date="2014-07-20T20:15:00Z">
        <w:r>
          <w:rPr>
            <w:noProof/>
          </w:rPr>
          <w:t>GoTo &lt;label&gt;, 65</w:t>
        </w:r>
      </w:ins>
    </w:p>
    <w:p w:rsidR="00254A25" w:rsidRDefault="00254A25">
      <w:pPr>
        <w:pStyle w:val="Index1"/>
        <w:tabs>
          <w:tab w:val="right" w:leader="dot" w:pos="9350"/>
        </w:tabs>
        <w:rPr>
          <w:ins w:id="5563" w:author="Sammartano, Marc (BIC USA)" w:date="2014-07-20T20:15:00Z"/>
          <w:noProof/>
        </w:rPr>
      </w:pPr>
      <w:ins w:id="5564" w:author="Sammartano, Marc (BIC USA)" w:date="2014-07-20T20:15:00Z">
        <w:r>
          <w:rPr>
            <w:noProof/>
          </w:rPr>
          <w:t>Gps.accuracy &lt;nvar&gt;, 136</w:t>
        </w:r>
      </w:ins>
    </w:p>
    <w:p w:rsidR="00254A25" w:rsidRDefault="00254A25">
      <w:pPr>
        <w:pStyle w:val="Index1"/>
        <w:tabs>
          <w:tab w:val="right" w:leader="dot" w:pos="9350"/>
        </w:tabs>
        <w:rPr>
          <w:ins w:id="5565" w:author="Sammartano, Marc (BIC USA)" w:date="2014-07-20T20:15:00Z"/>
          <w:noProof/>
        </w:rPr>
      </w:pPr>
      <w:ins w:id="5566" w:author="Sammartano, Marc (BIC USA)" w:date="2014-07-20T20:15:00Z">
        <w:r>
          <w:rPr>
            <w:noProof/>
          </w:rPr>
          <w:t>Gps.altitude &lt;nvar&gt;, 136</w:t>
        </w:r>
      </w:ins>
    </w:p>
    <w:p w:rsidR="00254A25" w:rsidRDefault="00254A25">
      <w:pPr>
        <w:pStyle w:val="Index1"/>
        <w:tabs>
          <w:tab w:val="right" w:leader="dot" w:pos="9350"/>
        </w:tabs>
        <w:rPr>
          <w:ins w:id="5567" w:author="Sammartano, Marc (BIC USA)" w:date="2014-07-20T20:15:00Z"/>
          <w:noProof/>
        </w:rPr>
      </w:pPr>
      <w:ins w:id="5568" w:author="Sammartano, Marc (BIC USA)" w:date="2014-07-20T20:15:00Z">
        <w:r>
          <w:rPr>
            <w:noProof/>
          </w:rPr>
          <w:t>Gps.bearing &lt;nvar&gt;, 136</w:t>
        </w:r>
      </w:ins>
    </w:p>
    <w:p w:rsidR="00254A25" w:rsidRDefault="00254A25">
      <w:pPr>
        <w:pStyle w:val="Index1"/>
        <w:tabs>
          <w:tab w:val="right" w:leader="dot" w:pos="9350"/>
        </w:tabs>
        <w:rPr>
          <w:ins w:id="5569" w:author="Sammartano, Marc (BIC USA)" w:date="2014-07-20T20:15:00Z"/>
          <w:noProof/>
        </w:rPr>
      </w:pPr>
      <w:ins w:id="5570" w:author="Sammartano, Marc (BIC USA)" w:date="2014-07-20T20:15:00Z">
        <w:r>
          <w:rPr>
            <w:noProof/>
          </w:rPr>
          <w:t>Gps.close, 135</w:t>
        </w:r>
      </w:ins>
    </w:p>
    <w:p w:rsidR="00254A25" w:rsidRDefault="00254A25">
      <w:pPr>
        <w:pStyle w:val="Index1"/>
        <w:tabs>
          <w:tab w:val="right" w:leader="dot" w:pos="9350"/>
        </w:tabs>
        <w:rPr>
          <w:ins w:id="5571" w:author="Sammartano, Marc (BIC USA)" w:date="2014-07-20T20:15:00Z"/>
          <w:noProof/>
        </w:rPr>
      </w:pPr>
      <w:ins w:id="5572" w:author="Sammartano, Marc (BIC USA)" w:date="2014-07-20T20:15:00Z">
        <w:r>
          <w:rPr>
            <w:noProof/>
          </w:rPr>
          <w:t>Gps.latitude &lt;nvar&gt;, 136</w:t>
        </w:r>
      </w:ins>
    </w:p>
    <w:p w:rsidR="00254A25" w:rsidRDefault="00254A25">
      <w:pPr>
        <w:pStyle w:val="Index1"/>
        <w:tabs>
          <w:tab w:val="right" w:leader="dot" w:pos="9350"/>
        </w:tabs>
        <w:rPr>
          <w:ins w:id="5573" w:author="Sammartano, Marc (BIC USA)" w:date="2014-07-20T20:15:00Z"/>
          <w:noProof/>
        </w:rPr>
      </w:pPr>
      <w:ins w:id="5574" w:author="Sammartano, Marc (BIC USA)" w:date="2014-07-20T20:15:00Z">
        <w:r>
          <w:rPr>
            <w:noProof/>
          </w:rPr>
          <w:t>Gps.longitude &lt;nvar&gt;, 136</w:t>
        </w:r>
      </w:ins>
    </w:p>
    <w:p w:rsidR="00254A25" w:rsidRDefault="00254A25">
      <w:pPr>
        <w:pStyle w:val="Index1"/>
        <w:tabs>
          <w:tab w:val="right" w:leader="dot" w:pos="9350"/>
        </w:tabs>
        <w:rPr>
          <w:ins w:id="5575" w:author="Sammartano, Marc (BIC USA)" w:date="2014-07-20T20:15:00Z"/>
          <w:noProof/>
        </w:rPr>
      </w:pPr>
      <w:ins w:id="5576" w:author="Sammartano, Marc (BIC USA)" w:date="2014-07-20T20:15:00Z">
        <w:r>
          <w:rPr>
            <w:noProof/>
          </w:rPr>
          <w:t>Gps.open, 135</w:t>
        </w:r>
      </w:ins>
    </w:p>
    <w:p w:rsidR="00254A25" w:rsidRDefault="00254A25">
      <w:pPr>
        <w:pStyle w:val="Index1"/>
        <w:tabs>
          <w:tab w:val="right" w:leader="dot" w:pos="9350"/>
        </w:tabs>
        <w:rPr>
          <w:ins w:id="5577" w:author="Sammartano, Marc (BIC USA)" w:date="2014-07-20T20:15:00Z"/>
          <w:noProof/>
        </w:rPr>
      </w:pPr>
      <w:ins w:id="5578" w:author="Sammartano, Marc (BIC USA)" w:date="2014-07-20T20:15:00Z">
        <w:r>
          <w:rPr>
            <w:noProof/>
          </w:rPr>
          <w:t>Gps.provider &lt;svar&gt;, 135</w:t>
        </w:r>
      </w:ins>
    </w:p>
    <w:p w:rsidR="00254A25" w:rsidRDefault="00254A25">
      <w:pPr>
        <w:pStyle w:val="Index1"/>
        <w:tabs>
          <w:tab w:val="right" w:leader="dot" w:pos="9350"/>
        </w:tabs>
        <w:rPr>
          <w:ins w:id="5579" w:author="Sammartano, Marc (BIC USA)" w:date="2014-07-20T20:15:00Z"/>
          <w:noProof/>
        </w:rPr>
      </w:pPr>
      <w:ins w:id="5580" w:author="Sammartano, Marc (BIC USA)" w:date="2014-07-20T20:15:00Z">
        <w:r>
          <w:rPr>
            <w:noProof/>
          </w:rPr>
          <w:t>Gps.speed &lt;nvar&gt;, 136</w:t>
        </w:r>
      </w:ins>
    </w:p>
    <w:p w:rsidR="00254A25" w:rsidRDefault="00254A25">
      <w:pPr>
        <w:pStyle w:val="Index1"/>
        <w:tabs>
          <w:tab w:val="right" w:leader="dot" w:pos="9350"/>
        </w:tabs>
        <w:rPr>
          <w:ins w:id="5581" w:author="Sammartano, Marc (BIC USA)" w:date="2014-07-20T20:15:00Z"/>
          <w:noProof/>
        </w:rPr>
      </w:pPr>
      <w:ins w:id="5582" w:author="Sammartano, Marc (BIC USA)" w:date="2014-07-20T20:15:00Z">
        <w:r>
          <w:rPr>
            <w:noProof/>
          </w:rPr>
          <w:t>Gps.time &lt;nvar&gt;, 136</w:t>
        </w:r>
      </w:ins>
    </w:p>
    <w:p w:rsidR="00254A25" w:rsidRDefault="00254A25">
      <w:pPr>
        <w:pStyle w:val="Index1"/>
        <w:tabs>
          <w:tab w:val="right" w:leader="dot" w:pos="9350"/>
        </w:tabs>
        <w:rPr>
          <w:ins w:id="5583" w:author="Sammartano, Marc (BIC USA)" w:date="2014-07-20T20:15:00Z"/>
          <w:noProof/>
        </w:rPr>
      </w:pPr>
      <w:ins w:id="5584" w:author="Sammartano, Marc (BIC USA)" w:date="2014-07-20T20:15:00Z">
        <w:r>
          <w:rPr>
            <w:noProof/>
          </w:rPr>
          <w:t>Gr.arc &lt;object_number_nvar&gt;, left, top, right, bottom, start_angle, sweep_angle, fill_mode, 117</w:t>
        </w:r>
      </w:ins>
    </w:p>
    <w:p w:rsidR="00254A25" w:rsidRDefault="00254A25">
      <w:pPr>
        <w:pStyle w:val="Index1"/>
        <w:tabs>
          <w:tab w:val="right" w:leader="dot" w:pos="9350"/>
        </w:tabs>
        <w:rPr>
          <w:ins w:id="5585" w:author="Sammartano, Marc (BIC USA)" w:date="2014-07-20T20:15:00Z"/>
          <w:noProof/>
        </w:rPr>
      </w:pPr>
      <w:ins w:id="5586" w:author="Sammartano, Marc (BIC USA)" w:date="2014-07-20T20:15:00Z">
        <w:r>
          <w:rPr>
            <w:noProof/>
          </w:rPr>
          <w:t>Gr.bitmap.create &lt;bitmap_ptr_nvar&gt;, width, height, 122</w:t>
        </w:r>
      </w:ins>
    </w:p>
    <w:p w:rsidR="00254A25" w:rsidRDefault="00254A25">
      <w:pPr>
        <w:pStyle w:val="Index1"/>
        <w:tabs>
          <w:tab w:val="right" w:leader="dot" w:pos="9350"/>
        </w:tabs>
        <w:rPr>
          <w:ins w:id="5587" w:author="Sammartano, Marc (BIC USA)" w:date="2014-07-20T20:15:00Z"/>
          <w:noProof/>
        </w:rPr>
      </w:pPr>
      <w:ins w:id="5588" w:author="Sammartano, Marc (BIC USA)" w:date="2014-07-20T20:15:00Z">
        <w:r>
          <w:rPr>
            <w:noProof/>
          </w:rPr>
          <w:t>Gr.bitmap.crop &lt;new_bitmap_object_nvar&gt;, &lt;source_bitmap_object_nexp&gt;, &lt;x_nexp&gt;, &lt;y_nexp&gt;, &lt;width_nexp&gt;, &lt;height_nexp&gt;, 123</w:t>
        </w:r>
      </w:ins>
    </w:p>
    <w:p w:rsidR="00254A25" w:rsidRDefault="00254A25">
      <w:pPr>
        <w:pStyle w:val="Index1"/>
        <w:tabs>
          <w:tab w:val="right" w:leader="dot" w:pos="9350"/>
        </w:tabs>
        <w:rPr>
          <w:ins w:id="5589" w:author="Sammartano, Marc (BIC USA)" w:date="2014-07-20T20:15:00Z"/>
          <w:noProof/>
        </w:rPr>
      </w:pPr>
      <w:ins w:id="5590" w:author="Sammartano, Marc (BIC USA)" w:date="2014-07-20T20:15:00Z">
        <w:r>
          <w:rPr>
            <w:noProof/>
          </w:rPr>
          <w:t>Gr.bitmap.delete &lt;bitmap_ptr_nvar&gt;, 123</w:t>
        </w:r>
      </w:ins>
    </w:p>
    <w:p w:rsidR="00254A25" w:rsidRDefault="00254A25">
      <w:pPr>
        <w:pStyle w:val="Index1"/>
        <w:tabs>
          <w:tab w:val="right" w:leader="dot" w:pos="9350"/>
        </w:tabs>
        <w:rPr>
          <w:ins w:id="5591" w:author="Sammartano, Marc (BIC USA)" w:date="2014-07-20T20:15:00Z"/>
          <w:noProof/>
        </w:rPr>
      </w:pPr>
      <w:ins w:id="5592" w:author="Sammartano, Marc (BIC USA)" w:date="2014-07-20T20:15:00Z">
        <w:r>
          <w:rPr>
            <w:noProof/>
          </w:rPr>
          <w:t>Gr.bitmap.draw &lt;object_ptr_nvar&gt;, &lt;bitmap_ptr_nvar&gt;, x , y, 124</w:t>
        </w:r>
      </w:ins>
    </w:p>
    <w:p w:rsidR="00254A25" w:rsidRDefault="00254A25">
      <w:pPr>
        <w:pStyle w:val="Index1"/>
        <w:tabs>
          <w:tab w:val="right" w:leader="dot" w:pos="9350"/>
        </w:tabs>
        <w:rPr>
          <w:ins w:id="5593" w:author="Sammartano, Marc (BIC USA)" w:date="2014-07-20T20:15:00Z"/>
          <w:noProof/>
        </w:rPr>
      </w:pPr>
      <w:ins w:id="5594" w:author="Sammartano, Marc (BIC USA)" w:date="2014-07-20T20:15:00Z">
        <w:r>
          <w:rPr>
            <w:noProof/>
          </w:rPr>
          <w:t>Gr.bitmap.drawinto.end, 124</w:t>
        </w:r>
      </w:ins>
    </w:p>
    <w:p w:rsidR="00254A25" w:rsidRDefault="00254A25">
      <w:pPr>
        <w:pStyle w:val="Index1"/>
        <w:tabs>
          <w:tab w:val="right" w:leader="dot" w:pos="9350"/>
        </w:tabs>
        <w:rPr>
          <w:ins w:id="5595" w:author="Sammartano, Marc (BIC USA)" w:date="2014-07-20T20:15:00Z"/>
          <w:noProof/>
        </w:rPr>
      </w:pPr>
      <w:ins w:id="5596" w:author="Sammartano, Marc (BIC USA)" w:date="2014-07-20T20:15:00Z">
        <w:r>
          <w:rPr>
            <w:noProof/>
          </w:rPr>
          <w:t>Gr.bitmap.drawinto.start &lt;bitmap_ptr_nvar&gt;, 124</w:t>
        </w:r>
      </w:ins>
    </w:p>
    <w:p w:rsidR="00254A25" w:rsidRDefault="00254A25">
      <w:pPr>
        <w:pStyle w:val="Index1"/>
        <w:tabs>
          <w:tab w:val="right" w:leader="dot" w:pos="9350"/>
        </w:tabs>
        <w:rPr>
          <w:ins w:id="5597" w:author="Sammartano, Marc (BIC USA)" w:date="2014-07-20T20:15:00Z"/>
          <w:noProof/>
        </w:rPr>
      </w:pPr>
      <w:ins w:id="5598" w:author="Sammartano, Marc (BIC USA)" w:date="2014-07-20T20:15:00Z">
        <w:r>
          <w:rPr>
            <w:noProof/>
          </w:rPr>
          <w:t>gr.bitmap.load bitmap_ptr, File_name$, 122</w:t>
        </w:r>
      </w:ins>
    </w:p>
    <w:p w:rsidR="00254A25" w:rsidRDefault="00254A25">
      <w:pPr>
        <w:pStyle w:val="Index1"/>
        <w:tabs>
          <w:tab w:val="right" w:leader="dot" w:pos="9350"/>
        </w:tabs>
        <w:rPr>
          <w:ins w:id="5599" w:author="Sammartano, Marc (BIC USA)" w:date="2014-07-20T20:15:00Z"/>
          <w:noProof/>
        </w:rPr>
      </w:pPr>
      <w:ins w:id="5600" w:author="Sammartano, Marc (BIC USA)" w:date="2014-07-20T20:15:00Z">
        <w:r>
          <w:rPr>
            <w:noProof/>
          </w:rPr>
          <w:t>Gr.bitmap.save &lt;bitmap_ptr_nvar&gt;, &lt;filename_sexp&gt;{, &lt;quality_nexp&gt;}, 123</w:t>
        </w:r>
      </w:ins>
    </w:p>
    <w:p w:rsidR="00254A25" w:rsidRDefault="00254A25">
      <w:pPr>
        <w:pStyle w:val="Index1"/>
        <w:tabs>
          <w:tab w:val="right" w:leader="dot" w:pos="9350"/>
        </w:tabs>
        <w:rPr>
          <w:ins w:id="5601" w:author="Sammartano, Marc (BIC USA)" w:date="2014-07-20T20:15:00Z"/>
          <w:noProof/>
        </w:rPr>
      </w:pPr>
      <w:ins w:id="5602" w:author="Sammartano, Marc (BIC USA)" w:date="2014-07-20T20:15:00Z">
        <w:r>
          <w:rPr>
            <w:noProof/>
          </w:rPr>
          <w:t>Gr.bitmap.scale &lt;new_bitmap_ptr_nvar&gt;, &lt;bitmap_ptr_nvar&gt;, width, height {, &lt;smoothing_lvar&gt; }, 123</w:t>
        </w:r>
      </w:ins>
    </w:p>
    <w:p w:rsidR="00254A25" w:rsidRDefault="00254A25">
      <w:pPr>
        <w:pStyle w:val="Index1"/>
        <w:tabs>
          <w:tab w:val="right" w:leader="dot" w:pos="9350"/>
        </w:tabs>
        <w:rPr>
          <w:ins w:id="5603" w:author="Sammartano, Marc (BIC USA)" w:date="2014-07-20T20:15:00Z"/>
          <w:noProof/>
        </w:rPr>
      </w:pPr>
      <w:ins w:id="5604" w:author="Sammartano, Marc (BIC USA)" w:date="2014-07-20T20:15:00Z">
        <w:r>
          <w:rPr>
            <w:noProof/>
          </w:rPr>
          <w:t>Gr.bitmap.size &lt;bitmap_ptr_nvar&gt;, width, height, 123</w:t>
        </w:r>
      </w:ins>
    </w:p>
    <w:p w:rsidR="00254A25" w:rsidRDefault="00254A25">
      <w:pPr>
        <w:pStyle w:val="Index1"/>
        <w:tabs>
          <w:tab w:val="right" w:leader="dot" w:pos="9350"/>
        </w:tabs>
        <w:rPr>
          <w:ins w:id="5605" w:author="Sammartano, Marc (BIC USA)" w:date="2014-07-20T20:15:00Z"/>
          <w:noProof/>
        </w:rPr>
      </w:pPr>
      <w:ins w:id="5606" w:author="Sammartano, Marc (BIC USA)" w:date="2014-07-20T20:15:00Z">
        <w:r>
          <w:rPr>
            <w:noProof/>
          </w:rPr>
          <w:t>Gr.bounded.touch touched, left, top, right, bottom, 120</w:t>
        </w:r>
      </w:ins>
    </w:p>
    <w:p w:rsidR="00254A25" w:rsidRDefault="00254A25">
      <w:pPr>
        <w:pStyle w:val="Index1"/>
        <w:tabs>
          <w:tab w:val="right" w:leader="dot" w:pos="9350"/>
        </w:tabs>
        <w:rPr>
          <w:ins w:id="5607" w:author="Sammartano, Marc (BIC USA)" w:date="2014-07-20T20:15:00Z"/>
          <w:noProof/>
        </w:rPr>
      </w:pPr>
      <w:ins w:id="5608" w:author="Sammartano, Marc (BIC USA)" w:date="2014-07-20T20:15:00Z">
        <w:r>
          <w:rPr>
            <w:noProof/>
          </w:rPr>
          <w:t>Gr.bounded.touch2 touched, left, top, right, bottom, 120</w:t>
        </w:r>
      </w:ins>
    </w:p>
    <w:p w:rsidR="00254A25" w:rsidRDefault="00254A25">
      <w:pPr>
        <w:pStyle w:val="Index1"/>
        <w:tabs>
          <w:tab w:val="right" w:leader="dot" w:pos="9350"/>
        </w:tabs>
        <w:rPr>
          <w:ins w:id="5609" w:author="Sammartano, Marc (BIC USA)" w:date="2014-07-20T20:15:00Z"/>
          <w:noProof/>
        </w:rPr>
      </w:pPr>
      <w:ins w:id="5610" w:author="Sammartano, Marc (BIC USA)" w:date="2014-07-20T20:15:00Z">
        <w:r>
          <w:rPr>
            <w:noProof/>
          </w:rPr>
          <w:t>Gr.brightness &lt;nexp&gt;, 116</w:t>
        </w:r>
      </w:ins>
    </w:p>
    <w:p w:rsidR="00254A25" w:rsidRDefault="00254A25">
      <w:pPr>
        <w:pStyle w:val="Index1"/>
        <w:tabs>
          <w:tab w:val="right" w:leader="dot" w:pos="9350"/>
        </w:tabs>
        <w:rPr>
          <w:ins w:id="5611" w:author="Sammartano, Marc (BIC USA)" w:date="2014-07-20T20:15:00Z"/>
          <w:noProof/>
        </w:rPr>
      </w:pPr>
      <w:ins w:id="5612" w:author="Sammartano, Marc (BIC USA)" w:date="2014-07-20T20:15:00Z">
        <w:r>
          <w:rPr>
            <w:noProof/>
          </w:rPr>
          <w:t>Gr.camera.autoshoot &lt;bm_ptr_nvar&gt;{, &lt;flash_ mode_nexp&gt; {, focus_mode_nexp} }, 126</w:t>
        </w:r>
      </w:ins>
    </w:p>
    <w:p w:rsidR="00254A25" w:rsidRDefault="00254A25">
      <w:pPr>
        <w:pStyle w:val="Index1"/>
        <w:tabs>
          <w:tab w:val="right" w:leader="dot" w:pos="9350"/>
        </w:tabs>
        <w:rPr>
          <w:ins w:id="5613" w:author="Sammartano, Marc (BIC USA)" w:date="2014-07-20T20:15:00Z"/>
          <w:noProof/>
        </w:rPr>
      </w:pPr>
      <w:ins w:id="5614" w:author="Sammartano, Marc (BIC USA)" w:date="2014-07-20T20:15:00Z">
        <w:r>
          <w:rPr>
            <w:noProof/>
          </w:rPr>
          <w:t>Gr.camera.manualShoot &lt;bm_ptr_nvar&gt;{, &lt;flash_ mode_nexp&gt; {, focus_mode_nexp} }, 127</w:t>
        </w:r>
      </w:ins>
    </w:p>
    <w:p w:rsidR="00254A25" w:rsidRDefault="00254A25">
      <w:pPr>
        <w:pStyle w:val="Index1"/>
        <w:tabs>
          <w:tab w:val="right" w:leader="dot" w:pos="9350"/>
        </w:tabs>
        <w:rPr>
          <w:ins w:id="5615" w:author="Sammartano, Marc (BIC USA)" w:date="2014-07-20T20:15:00Z"/>
          <w:noProof/>
        </w:rPr>
      </w:pPr>
      <w:ins w:id="5616" w:author="Sammartano, Marc (BIC USA)" w:date="2014-07-20T20:15:00Z">
        <w:r>
          <w:rPr>
            <w:noProof/>
          </w:rPr>
          <w:t>Gr.camera.select 1|2, 125</w:t>
        </w:r>
      </w:ins>
    </w:p>
    <w:p w:rsidR="00254A25" w:rsidRDefault="00254A25">
      <w:pPr>
        <w:pStyle w:val="Index1"/>
        <w:tabs>
          <w:tab w:val="right" w:leader="dot" w:pos="9350"/>
        </w:tabs>
        <w:rPr>
          <w:ins w:id="5617" w:author="Sammartano, Marc (BIC USA)" w:date="2014-07-20T20:15:00Z"/>
          <w:noProof/>
        </w:rPr>
      </w:pPr>
      <w:ins w:id="5618" w:author="Sammartano, Marc (BIC USA)" w:date="2014-07-20T20:15:00Z">
        <w:r>
          <w:rPr>
            <w:noProof/>
          </w:rPr>
          <w:t>Gr.camera.shoot &lt;bm_ptr_nvar&gt;, 126</w:t>
        </w:r>
      </w:ins>
    </w:p>
    <w:p w:rsidR="00254A25" w:rsidRDefault="00254A25">
      <w:pPr>
        <w:pStyle w:val="Index1"/>
        <w:tabs>
          <w:tab w:val="right" w:leader="dot" w:pos="9350"/>
        </w:tabs>
        <w:rPr>
          <w:ins w:id="5619" w:author="Sammartano, Marc (BIC USA)" w:date="2014-07-20T20:15:00Z"/>
          <w:noProof/>
        </w:rPr>
      </w:pPr>
      <w:ins w:id="5620" w:author="Sammartano, Marc (BIC USA)" w:date="2014-07-20T20:15:00Z">
        <w:r>
          <w:rPr>
            <w:noProof/>
          </w:rPr>
          <w:t>Gr.circle &lt;object_number_nvar&gt;, x, y, radius, 118</w:t>
        </w:r>
      </w:ins>
    </w:p>
    <w:p w:rsidR="00254A25" w:rsidRDefault="00254A25">
      <w:pPr>
        <w:pStyle w:val="Index1"/>
        <w:tabs>
          <w:tab w:val="right" w:leader="dot" w:pos="9350"/>
        </w:tabs>
        <w:rPr>
          <w:ins w:id="5621" w:author="Sammartano, Marc (BIC USA)" w:date="2014-07-20T20:15:00Z"/>
          <w:noProof/>
        </w:rPr>
      </w:pPr>
      <w:ins w:id="5622" w:author="Sammartano, Marc (BIC USA)" w:date="2014-07-20T20:15:00Z">
        <w:r>
          <w:rPr>
            <w:noProof/>
          </w:rPr>
          <w:t>Gr.clip &lt;object__ptr_nvar&gt;,  &lt;left_nexp&gt;,&lt;top_nexp&gt;, &lt;right_nexp&gt;, &lt;bottom_nexp&gt;{, &lt;RO_nexp&gt;}, 129</w:t>
        </w:r>
      </w:ins>
    </w:p>
    <w:p w:rsidR="00254A25" w:rsidRDefault="00254A25">
      <w:pPr>
        <w:pStyle w:val="Index1"/>
        <w:tabs>
          <w:tab w:val="right" w:leader="dot" w:pos="9350"/>
        </w:tabs>
        <w:rPr>
          <w:ins w:id="5623" w:author="Sammartano, Marc (BIC USA)" w:date="2014-07-20T20:15:00Z"/>
          <w:noProof/>
        </w:rPr>
      </w:pPr>
      <w:ins w:id="5624" w:author="Sammartano, Marc (BIC USA)" w:date="2014-07-20T20:15:00Z">
        <w:r>
          <w:rPr>
            <w:noProof/>
          </w:rPr>
          <w:t>Gr.close, 116</w:t>
        </w:r>
      </w:ins>
    </w:p>
    <w:p w:rsidR="00254A25" w:rsidRDefault="00254A25">
      <w:pPr>
        <w:pStyle w:val="Index1"/>
        <w:tabs>
          <w:tab w:val="right" w:leader="dot" w:pos="9350"/>
        </w:tabs>
        <w:rPr>
          <w:ins w:id="5625" w:author="Sammartano, Marc (BIC USA)" w:date="2014-07-20T20:15:00Z"/>
          <w:noProof/>
        </w:rPr>
      </w:pPr>
      <w:ins w:id="5626" w:author="Sammartano, Marc (BIC USA)" w:date="2014-07-20T20:15:00Z">
        <w:r>
          <w:rPr>
            <w:noProof/>
          </w:rPr>
          <w:lastRenderedPageBreak/>
          <w:t>Gr.cls, 115</w:t>
        </w:r>
      </w:ins>
    </w:p>
    <w:p w:rsidR="00254A25" w:rsidRDefault="00254A25">
      <w:pPr>
        <w:pStyle w:val="Index1"/>
        <w:tabs>
          <w:tab w:val="right" w:leader="dot" w:pos="9350"/>
        </w:tabs>
        <w:rPr>
          <w:ins w:id="5627" w:author="Sammartano, Marc (BIC USA)" w:date="2014-07-20T20:15:00Z"/>
          <w:noProof/>
        </w:rPr>
      </w:pPr>
      <w:ins w:id="5628" w:author="Sammartano, Marc (BIC USA)" w:date="2014-07-20T20:15:00Z">
        <w:r>
          <w:rPr>
            <w:noProof/>
          </w:rPr>
          <w:t>Gr.color alpha, red, green, blue, &lt;style_nexp&gt;, 114</w:t>
        </w:r>
      </w:ins>
    </w:p>
    <w:p w:rsidR="00254A25" w:rsidRDefault="00254A25">
      <w:pPr>
        <w:pStyle w:val="Index1"/>
        <w:tabs>
          <w:tab w:val="right" w:leader="dot" w:pos="9350"/>
        </w:tabs>
        <w:rPr>
          <w:ins w:id="5629" w:author="Sammartano, Marc (BIC USA)" w:date="2014-07-20T20:15:00Z"/>
          <w:noProof/>
        </w:rPr>
      </w:pPr>
      <w:ins w:id="5630" w:author="Sammartano, Marc (BIC USA)" w:date="2014-07-20T20:15:00Z">
        <w:r>
          <w:rPr>
            <w:noProof/>
          </w:rPr>
          <w:t>Gr.front  flag, 116</w:t>
        </w:r>
      </w:ins>
    </w:p>
    <w:p w:rsidR="00254A25" w:rsidRDefault="00254A25">
      <w:pPr>
        <w:pStyle w:val="Index1"/>
        <w:tabs>
          <w:tab w:val="right" w:leader="dot" w:pos="9350"/>
        </w:tabs>
        <w:rPr>
          <w:ins w:id="5631" w:author="Sammartano, Marc (BIC USA)" w:date="2014-07-20T20:15:00Z"/>
          <w:noProof/>
        </w:rPr>
      </w:pPr>
      <w:ins w:id="5632" w:author="Sammartano, Marc (BIC USA)" w:date="2014-07-20T20:15:00Z">
        <w:r>
          <w:rPr>
            <w:noProof/>
          </w:rPr>
          <w:t>Gr.get.bmpixel &lt;bitmap_ptr_nvar&gt;, x, y, alpha, red, green, blue, 124</w:t>
        </w:r>
      </w:ins>
    </w:p>
    <w:p w:rsidR="00254A25" w:rsidRDefault="00254A25">
      <w:pPr>
        <w:pStyle w:val="Index1"/>
        <w:tabs>
          <w:tab w:val="right" w:leader="dot" w:pos="9350"/>
        </w:tabs>
        <w:rPr>
          <w:ins w:id="5633" w:author="Sammartano, Marc (BIC USA)" w:date="2014-07-20T20:15:00Z"/>
          <w:noProof/>
        </w:rPr>
      </w:pPr>
      <w:ins w:id="5634" w:author="Sammartano, Marc (BIC USA)" w:date="2014-07-20T20:15:00Z">
        <w:r>
          <w:rPr>
            <w:noProof/>
          </w:rPr>
          <w:t>Gr.get.params &lt;object_ptr_nvar&gt;, &lt;param_array$[]&gt;, 127</w:t>
        </w:r>
      </w:ins>
    </w:p>
    <w:p w:rsidR="00254A25" w:rsidRDefault="00254A25">
      <w:pPr>
        <w:pStyle w:val="Index1"/>
        <w:tabs>
          <w:tab w:val="right" w:leader="dot" w:pos="9350"/>
        </w:tabs>
        <w:rPr>
          <w:ins w:id="5635" w:author="Sammartano, Marc (BIC USA)" w:date="2014-07-20T20:15:00Z"/>
          <w:noProof/>
        </w:rPr>
      </w:pPr>
      <w:ins w:id="5636" w:author="Sammartano, Marc (BIC USA)" w:date="2014-07-20T20:15:00Z">
        <w:r>
          <w:rPr>
            <w:noProof/>
          </w:rPr>
          <w:t>Gr.get.pixel x, y, alpha, red, green, blue, 127</w:t>
        </w:r>
      </w:ins>
    </w:p>
    <w:p w:rsidR="00254A25" w:rsidRDefault="00254A25">
      <w:pPr>
        <w:pStyle w:val="Index1"/>
        <w:tabs>
          <w:tab w:val="right" w:leader="dot" w:pos="9350"/>
        </w:tabs>
        <w:rPr>
          <w:ins w:id="5637" w:author="Sammartano, Marc (BIC USA)" w:date="2014-07-20T20:15:00Z"/>
          <w:noProof/>
        </w:rPr>
      </w:pPr>
      <w:ins w:id="5638" w:author="Sammartano, Marc (BIC USA)" w:date="2014-07-20T20:15:00Z">
        <w:r>
          <w:rPr>
            <w:noProof/>
          </w:rPr>
          <w:t>Gr.get.position &lt;object_ptr_nvar&gt;,  x, y, 127</w:t>
        </w:r>
      </w:ins>
    </w:p>
    <w:p w:rsidR="00254A25" w:rsidRDefault="00254A25">
      <w:pPr>
        <w:pStyle w:val="Index1"/>
        <w:tabs>
          <w:tab w:val="right" w:leader="dot" w:pos="9350"/>
        </w:tabs>
        <w:rPr>
          <w:ins w:id="5639" w:author="Sammartano, Marc (BIC USA)" w:date="2014-07-20T20:15:00Z"/>
          <w:noProof/>
        </w:rPr>
      </w:pPr>
      <w:ins w:id="5640" w:author="Sammartano, Marc (BIC USA)" w:date="2014-07-20T20:15:00Z">
        <w:r>
          <w:rPr>
            <w:noProof/>
          </w:rPr>
          <w:t>Gr.get.textbounds &lt;sexp&gt;, left, top, right, bottom, 121</w:t>
        </w:r>
      </w:ins>
    </w:p>
    <w:p w:rsidR="00254A25" w:rsidRDefault="00254A25">
      <w:pPr>
        <w:pStyle w:val="Index1"/>
        <w:tabs>
          <w:tab w:val="right" w:leader="dot" w:pos="9350"/>
        </w:tabs>
        <w:rPr>
          <w:ins w:id="5641" w:author="Sammartano, Marc (BIC USA)" w:date="2014-07-20T20:15:00Z"/>
          <w:noProof/>
        </w:rPr>
      </w:pPr>
      <w:ins w:id="5642" w:author="Sammartano, Marc (BIC USA)" w:date="2014-07-20T20:15:00Z">
        <w:r>
          <w:rPr>
            <w:noProof/>
          </w:rPr>
          <w:t>Gr.get.type &lt;object_ptr_nvar&gt;, &lt;type_svar&gt;, 127</w:t>
        </w:r>
      </w:ins>
    </w:p>
    <w:p w:rsidR="00254A25" w:rsidRDefault="00254A25">
      <w:pPr>
        <w:pStyle w:val="Index1"/>
        <w:tabs>
          <w:tab w:val="right" w:leader="dot" w:pos="9350"/>
        </w:tabs>
        <w:rPr>
          <w:ins w:id="5643" w:author="Sammartano, Marc (BIC USA)" w:date="2014-07-20T20:15:00Z"/>
          <w:noProof/>
        </w:rPr>
      </w:pPr>
      <w:ins w:id="5644" w:author="Sammartano, Marc (BIC USA)" w:date="2014-07-20T20:15:00Z">
        <w:r>
          <w:rPr>
            <w:noProof/>
          </w:rPr>
          <w:t>Gr.get.value &lt;object_ptr_nvar&gt;, &lt;tag_sexp&gt;, {&lt;value_nvar | value_svar&gt;}, 127</w:t>
        </w:r>
      </w:ins>
    </w:p>
    <w:p w:rsidR="00254A25" w:rsidRDefault="00254A25">
      <w:pPr>
        <w:pStyle w:val="Index1"/>
        <w:tabs>
          <w:tab w:val="right" w:leader="dot" w:pos="9350"/>
        </w:tabs>
        <w:rPr>
          <w:ins w:id="5645" w:author="Sammartano, Marc (BIC USA)" w:date="2014-07-20T20:15:00Z"/>
          <w:noProof/>
        </w:rPr>
      </w:pPr>
      <w:ins w:id="5646" w:author="Sammartano, Marc (BIC USA)" w:date="2014-07-20T20:15:00Z">
        <w:r>
          <w:rPr>
            <w:noProof/>
          </w:rPr>
          <w:t>Gr.GetDL &lt;dl_array[]&gt; {, &lt;keep_all_objects_lexp&gt; }, 131</w:t>
        </w:r>
      </w:ins>
    </w:p>
    <w:p w:rsidR="00254A25" w:rsidRDefault="00254A25">
      <w:pPr>
        <w:pStyle w:val="Index1"/>
        <w:tabs>
          <w:tab w:val="right" w:leader="dot" w:pos="9350"/>
        </w:tabs>
        <w:rPr>
          <w:ins w:id="5647" w:author="Sammartano, Marc (BIC USA)" w:date="2014-07-20T20:15:00Z"/>
          <w:noProof/>
        </w:rPr>
      </w:pPr>
      <w:ins w:id="5648" w:author="Sammartano, Marc (BIC USA)" w:date="2014-07-20T20:15:00Z">
        <w:r>
          <w:rPr>
            <w:noProof/>
          </w:rPr>
          <w:t>Gr.hide &lt;object_number_nvar&gt;, 119</w:t>
        </w:r>
      </w:ins>
    </w:p>
    <w:p w:rsidR="00254A25" w:rsidRDefault="00254A25">
      <w:pPr>
        <w:pStyle w:val="Index1"/>
        <w:tabs>
          <w:tab w:val="right" w:leader="dot" w:pos="9350"/>
        </w:tabs>
        <w:rPr>
          <w:ins w:id="5649" w:author="Sammartano, Marc (BIC USA)" w:date="2014-07-20T20:15:00Z"/>
          <w:noProof/>
        </w:rPr>
      </w:pPr>
      <w:ins w:id="5650" w:author="Sammartano, Marc (BIC USA)" w:date="2014-07-20T20:15:00Z">
        <w:r>
          <w:rPr>
            <w:noProof/>
          </w:rPr>
          <w:t>Gr.line &lt;object_number_nvar&gt;, x1, y1, x2, y2, 117</w:t>
        </w:r>
      </w:ins>
    </w:p>
    <w:p w:rsidR="00254A25" w:rsidRDefault="00254A25">
      <w:pPr>
        <w:pStyle w:val="Index1"/>
        <w:tabs>
          <w:tab w:val="right" w:leader="dot" w:pos="9350"/>
        </w:tabs>
        <w:rPr>
          <w:ins w:id="5651" w:author="Sammartano, Marc (BIC USA)" w:date="2014-07-20T20:15:00Z"/>
          <w:noProof/>
        </w:rPr>
      </w:pPr>
      <w:ins w:id="5652" w:author="Sammartano, Marc (BIC USA)" w:date="2014-07-20T20:15:00Z">
        <w:r>
          <w:rPr>
            <w:noProof/>
          </w:rPr>
          <w:t>Gr.modify &lt;object_ptr_nvar&gt;,  &lt;tag_sexp&gt;, {&lt;value_nvar | value_svar&gt;}, 128</w:t>
        </w:r>
      </w:ins>
    </w:p>
    <w:p w:rsidR="00254A25" w:rsidRDefault="00254A25">
      <w:pPr>
        <w:pStyle w:val="Index1"/>
        <w:tabs>
          <w:tab w:val="right" w:leader="dot" w:pos="9350"/>
        </w:tabs>
        <w:rPr>
          <w:ins w:id="5653" w:author="Sammartano, Marc (BIC USA)" w:date="2014-07-20T20:15:00Z"/>
          <w:noProof/>
        </w:rPr>
      </w:pPr>
      <w:ins w:id="5654" w:author="Sammartano, Marc (BIC USA)" w:date="2014-07-20T20:15:00Z">
        <w:r>
          <w:rPr>
            <w:noProof/>
          </w:rPr>
          <w:t>Gr.NewDL &lt;dl_array[{&lt;start&gt;,&lt;length&gt;}]&gt;, 130</w:t>
        </w:r>
      </w:ins>
    </w:p>
    <w:p w:rsidR="00254A25" w:rsidRDefault="00254A25">
      <w:pPr>
        <w:pStyle w:val="Index1"/>
        <w:tabs>
          <w:tab w:val="right" w:leader="dot" w:pos="9350"/>
        </w:tabs>
        <w:rPr>
          <w:ins w:id="5655" w:author="Sammartano, Marc (BIC USA)" w:date="2014-07-20T20:15:00Z"/>
          <w:noProof/>
        </w:rPr>
      </w:pPr>
      <w:ins w:id="5656" w:author="Sammartano, Marc (BIC USA)" w:date="2014-07-20T20:15:00Z">
        <w:r>
          <w:rPr>
            <w:noProof/>
          </w:rPr>
          <w:t>Gr.onGRTouch.resume, 120</w:t>
        </w:r>
      </w:ins>
    </w:p>
    <w:p w:rsidR="00254A25" w:rsidRDefault="00254A25">
      <w:pPr>
        <w:pStyle w:val="Index1"/>
        <w:tabs>
          <w:tab w:val="right" w:leader="dot" w:pos="9350"/>
        </w:tabs>
        <w:rPr>
          <w:ins w:id="5657" w:author="Sammartano, Marc (BIC USA)" w:date="2014-07-20T20:15:00Z"/>
          <w:noProof/>
        </w:rPr>
      </w:pPr>
      <w:ins w:id="5658" w:author="Sammartano, Marc (BIC USA)" w:date="2014-07-20T20:15:00Z">
        <w:r>
          <w:rPr>
            <w:noProof/>
          </w:rPr>
          <w:t>Gr.open alpha, red, green, blue {, &lt;ShowStatusBar_lexp&gt; {, &lt;Orientation_nexp&gt;}}, 113</w:t>
        </w:r>
      </w:ins>
    </w:p>
    <w:p w:rsidR="00254A25" w:rsidRDefault="00254A25">
      <w:pPr>
        <w:pStyle w:val="Index1"/>
        <w:tabs>
          <w:tab w:val="right" w:leader="dot" w:pos="9350"/>
        </w:tabs>
        <w:rPr>
          <w:ins w:id="5659" w:author="Sammartano, Marc (BIC USA)" w:date="2014-07-20T20:15:00Z"/>
          <w:noProof/>
        </w:rPr>
      </w:pPr>
      <w:ins w:id="5660" w:author="Sammartano, Marc (BIC USA)" w:date="2014-07-20T20:15:00Z">
        <w:r>
          <w:rPr>
            <w:noProof/>
          </w:rPr>
          <w:t>Gr.orientation &lt;nexp&gt;, 114</w:t>
        </w:r>
      </w:ins>
    </w:p>
    <w:p w:rsidR="00254A25" w:rsidRDefault="00254A25">
      <w:pPr>
        <w:pStyle w:val="Index1"/>
        <w:tabs>
          <w:tab w:val="right" w:leader="dot" w:pos="9350"/>
        </w:tabs>
        <w:rPr>
          <w:ins w:id="5661" w:author="Sammartano, Marc (BIC USA)" w:date="2014-07-20T20:15:00Z"/>
          <w:noProof/>
        </w:rPr>
      </w:pPr>
      <w:ins w:id="5662" w:author="Sammartano, Marc (BIC USA)" w:date="2014-07-20T20:15:00Z">
        <w:r>
          <w:rPr>
            <w:noProof/>
          </w:rPr>
          <w:t>Gr.oval &lt;object_number_nvar&gt;, left, top, right, bottom, 117</w:t>
        </w:r>
      </w:ins>
    </w:p>
    <w:p w:rsidR="00254A25" w:rsidRDefault="00254A25">
      <w:pPr>
        <w:pStyle w:val="Index1"/>
        <w:tabs>
          <w:tab w:val="right" w:leader="dot" w:pos="9350"/>
        </w:tabs>
        <w:rPr>
          <w:ins w:id="5663" w:author="Sammartano, Marc (BIC USA)" w:date="2014-07-20T20:15:00Z"/>
          <w:noProof/>
        </w:rPr>
      </w:pPr>
      <w:ins w:id="5664" w:author="Sammartano, Marc (BIC USA)" w:date="2014-07-20T20:15:00Z">
        <w:r>
          <w:rPr>
            <w:noProof/>
          </w:rPr>
          <w:t>Gr.paint.get &lt;object_ptr_nvar&gt;, 129</w:t>
        </w:r>
      </w:ins>
    </w:p>
    <w:p w:rsidR="00254A25" w:rsidRDefault="00254A25">
      <w:pPr>
        <w:pStyle w:val="Index1"/>
        <w:tabs>
          <w:tab w:val="right" w:leader="dot" w:pos="9350"/>
        </w:tabs>
        <w:rPr>
          <w:ins w:id="5665" w:author="Sammartano, Marc (BIC USA)" w:date="2014-07-20T20:15:00Z"/>
          <w:noProof/>
        </w:rPr>
      </w:pPr>
      <w:ins w:id="5666" w:author="Sammartano, Marc (BIC USA)" w:date="2014-07-20T20:15:00Z">
        <w:r>
          <w:rPr>
            <w:noProof/>
          </w:rPr>
          <w:t>Gr.point &lt;object_number_nvar&gt;, x, y, 116</w:t>
        </w:r>
      </w:ins>
    </w:p>
    <w:p w:rsidR="00254A25" w:rsidRDefault="00254A25">
      <w:pPr>
        <w:pStyle w:val="Index1"/>
        <w:tabs>
          <w:tab w:val="right" w:leader="dot" w:pos="9350"/>
        </w:tabs>
        <w:rPr>
          <w:ins w:id="5667" w:author="Sammartano, Marc (BIC USA)" w:date="2014-07-20T20:15:00Z"/>
          <w:noProof/>
        </w:rPr>
      </w:pPr>
      <w:ins w:id="5668" w:author="Sammartano, Marc (BIC USA)" w:date="2014-07-20T20:15:00Z">
        <w:r>
          <w:rPr>
            <w:noProof/>
          </w:rPr>
          <w:t>Gr.poly &lt;object_number_nvar&gt;, list_pointer {,x,y}, 118</w:t>
        </w:r>
      </w:ins>
    </w:p>
    <w:p w:rsidR="00254A25" w:rsidRDefault="00254A25">
      <w:pPr>
        <w:pStyle w:val="Index1"/>
        <w:tabs>
          <w:tab w:val="right" w:leader="dot" w:pos="9350"/>
        </w:tabs>
        <w:rPr>
          <w:ins w:id="5669" w:author="Sammartano, Marc (BIC USA)" w:date="2014-07-20T20:15:00Z"/>
          <w:noProof/>
        </w:rPr>
      </w:pPr>
      <w:ins w:id="5670" w:author="Sammartano, Marc (BIC USA)" w:date="2014-07-20T20:15:00Z">
        <w:r>
          <w:rPr>
            <w:noProof/>
          </w:rPr>
          <w:t>Gr.rect &lt;object_number_nvar&gt;, left, top, right, bottom, 117</w:t>
        </w:r>
      </w:ins>
    </w:p>
    <w:p w:rsidR="00254A25" w:rsidRDefault="00254A25">
      <w:pPr>
        <w:pStyle w:val="Index1"/>
        <w:tabs>
          <w:tab w:val="right" w:leader="dot" w:pos="9350"/>
        </w:tabs>
        <w:rPr>
          <w:ins w:id="5671" w:author="Sammartano, Marc (BIC USA)" w:date="2014-07-20T20:15:00Z"/>
          <w:noProof/>
        </w:rPr>
      </w:pPr>
      <w:ins w:id="5672" w:author="Sammartano, Marc (BIC USA)" w:date="2014-07-20T20:15:00Z">
        <w:r>
          <w:rPr>
            <w:noProof/>
          </w:rPr>
          <w:t>Gr.render, 115</w:t>
        </w:r>
      </w:ins>
    </w:p>
    <w:p w:rsidR="00254A25" w:rsidRDefault="00254A25">
      <w:pPr>
        <w:pStyle w:val="Index1"/>
        <w:tabs>
          <w:tab w:val="right" w:leader="dot" w:pos="9350"/>
        </w:tabs>
        <w:rPr>
          <w:ins w:id="5673" w:author="Sammartano, Marc (BIC USA)" w:date="2014-07-20T20:15:00Z"/>
          <w:noProof/>
        </w:rPr>
      </w:pPr>
      <w:ins w:id="5674" w:author="Sammartano, Marc (BIC USA)" w:date="2014-07-20T20:15:00Z">
        <w:r>
          <w:rPr>
            <w:noProof/>
          </w:rPr>
          <w:t>Gr.rotate.end {&lt;obj_nvar&gt;}, 125</w:t>
        </w:r>
      </w:ins>
    </w:p>
    <w:p w:rsidR="00254A25" w:rsidRDefault="00254A25">
      <w:pPr>
        <w:pStyle w:val="Index1"/>
        <w:tabs>
          <w:tab w:val="right" w:leader="dot" w:pos="9350"/>
        </w:tabs>
        <w:rPr>
          <w:ins w:id="5675" w:author="Sammartano, Marc (BIC USA)" w:date="2014-07-20T20:15:00Z"/>
          <w:noProof/>
        </w:rPr>
      </w:pPr>
      <w:ins w:id="5676" w:author="Sammartano, Marc (BIC USA)" w:date="2014-07-20T20:15:00Z">
        <w:r>
          <w:rPr>
            <w:noProof/>
          </w:rPr>
          <w:t>Gr.rotate.start angle, x, y{,&lt;obj_nvar&gt;}, 124</w:t>
        </w:r>
      </w:ins>
    </w:p>
    <w:p w:rsidR="00254A25" w:rsidRDefault="00254A25">
      <w:pPr>
        <w:pStyle w:val="Index1"/>
        <w:tabs>
          <w:tab w:val="right" w:leader="dot" w:pos="9350"/>
        </w:tabs>
        <w:rPr>
          <w:ins w:id="5677" w:author="Sammartano, Marc (BIC USA)" w:date="2014-07-20T20:15:00Z"/>
          <w:noProof/>
        </w:rPr>
      </w:pPr>
      <w:ins w:id="5678" w:author="Sammartano, Marc (BIC USA)" w:date="2014-07-20T20:15:00Z">
        <w:r>
          <w:rPr>
            <w:noProof/>
          </w:rPr>
          <w:t>Gr.save &lt;filename_sexp&gt; {,&lt;quality_nexp&gt;}, 127</w:t>
        </w:r>
      </w:ins>
    </w:p>
    <w:p w:rsidR="00254A25" w:rsidRDefault="00254A25">
      <w:pPr>
        <w:pStyle w:val="Index1"/>
        <w:tabs>
          <w:tab w:val="right" w:leader="dot" w:pos="9350"/>
        </w:tabs>
        <w:rPr>
          <w:ins w:id="5679" w:author="Sammartano, Marc (BIC USA)" w:date="2014-07-20T20:15:00Z"/>
          <w:noProof/>
        </w:rPr>
      </w:pPr>
      <w:ins w:id="5680" w:author="Sammartano, Marc (BIC USA)" w:date="2014-07-20T20:15:00Z">
        <w:r>
          <w:rPr>
            <w:noProof/>
          </w:rPr>
          <w:t>Gr.scale x_factor, y_factor, 115</w:t>
        </w:r>
      </w:ins>
    </w:p>
    <w:p w:rsidR="00254A25" w:rsidRDefault="00254A25">
      <w:pPr>
        <w:pStyle w:val="Index1"/>
        <w:tabs>
          <w:tab w:val="right" w:leader="dot" w:pos="9350"/>
        </w:tabs>
        <w:rPr>
          <w:ins w:id="5681" w:author="Sammartano, Marc (BIC USA)" w:date="2014-07-20T20:15:00Z"/>
          <w:noProof/>
        </w:rPr>
      </w:pPr>
      <w:ins w:id="5682" w:author="Sammartano, Marc (BIC USA)" w:date="2014-07-20T20:15:00Z">
        <w:r>
          <w:rPr>
            <w:noProof/>
          </w:rPr>
          <w:t>Gr.screen width, height{, density }, 115</w:t>
        </w:r>
      </w:ins>
    </w:p>
    <w:p w:rsidR="00254A25" w:rsidRDefault="00254A25">
      <w:pPr>
        <w:pStyle w:val="Index1"/>
        <w:tabs>
          <w:tab w:val="right" w:leader="dot" w:pos="9350"/>
        </w:tabs>
        <w:rPr>
          <w:ins w:id="5683" w:author="Sammartano, Marc (BIC USA)" w:date="2014-07-20T20:15:00Z"/>
          <w:noProof/>
        </w:rPr>
      </w:pPr>
      <w:ins w:id="5684" w:author="Sammartano, Marc (BIC USA)" w:date="2014-07-20T20:15:00Z">
        <w:r>
          <w:rPr>
            <w:noProof/>
          </w:rPr>
          <w:t>Gr.screen.to_bitmap &lt;bm_ptr_nvar&gt;, 127</w:t>
        </w:r>
      </w:ins>
    </w:p>
    <w:p w:rsidR="00254A25" w:rsidRDefault="00254A25">
      <w:pPr>
        <w:pStyle w:val="Index1"/>
        <w:tabs>
          <w:tab w:val="right" w:leader="dot" w:pos="9350"/>
        </w:tabs>
        <w:rPr>
          <w:ins w:id="5685" w:author="Sammartano, Marc (BIC USA)" w:date="2014-07-20T20:15:00Z"/>
          <w:noProof/>
        </w:rPr>
      </w:pPr>
      <w:ins w:id="5686" w:author="Sammartano, Marc (BIC USA)" w:date="2014-07-20T20:15:00Z">
        <w:r>
          <w:rPr>
            <w:noProof/>
          </w:rPr>
          <w:t>Gr.set.AntiAlias &lt;lexp&gt;, 114</w:t>
        </w:r>
      </w:ins>
    </w:p>
    <w:p w:rsidR="00254A25" w:rsidRDefault="00254A25">
      <w:pPr>
        <w:pStyle w:val="Index1"/>
        <w:tabs>
          <w:tab w:val="right" w:leader="dot" w:pos="9350"/>
        </w:tabs>
        <w:rPr>
          <w:ins w:id="5687" w:author="Sammartano, Marc (BIC USA)" w:date="2014-07-20T20:15:00Z"/>
          <w:noProof/>
        </w:rPr>
      </w:pPr>
      <w:ins w:id="5688" w:author="Sammartano, Marc (BIC USA)" w:date="2014-07-20T20:15:00Z">
        <w:r>
          <w:rPr>
            <w:noProof/>
          </w:rPr>
          <w:t>Gr.set.pixels &lt;object_number_nvar&gt;, pixels[{&lt;start&gt;,&lt;length&gt;}] {,x,y}, 118</w:t>
        </w:r>
      </w:ins>
    </w:p>
    <w:p w:rsidR="00254A25" w:rsidRDefault="00254A25">
      <w:pPr>
        <w:pStyle w:val="Index1"/>
        <w:tabs>
          <w:tab w:val="right" w:leader="dot" w:pos="9350"/>
        </w:tabs>
        <w:rPr>
          <w:ins w:id="5689" w:author="Sammartano, Marc (BIC USA)" w:date="2014-07-20T20:15:00Z"/>
          <w:noProof/>
        </w:rPr>
      </w:pPr>
      <w:ins w:id="5690" w:author="Sammartano, Marc (BIC USA)" w:date="2014-07-20T20:15:00Z">
        <w:r>
          <w:rPr>
            <w:noProof/>
          </w:rPr>
          <w:t>Gr.set.stroke &lt;nexp&gt;, 114</w:t>
        </w:r>
      </w:ins>
    </w:p>
    <w:p w:rsidR="00254A25" w:rsidRDefault="00254A25">
      <w:pPr>
        <w:pStyle w:val="Index1"/>
        <w:tabs>
          <w:tab w:val="right" w:leader="dot" w:pos="9350"/>
        </w:tabs>
        <w:rPr>
          <w:ins w:id="5691" w:author="Sammartano, Marc (BIC USA)" w:date="2014-07-20T20:15:00Z"/>
          <w:noProof/>
        </w:rPr>
      </w:pPr>
      <w:ins w:id="5692" w:author="Sammartano, Marc (BIC USA)" w:date="2014-07-20T20:15:00Z">
        <w:r>
          <w:rPr>
            <w:noProof/>
          </w:rPr>
          <w:t>Gr.show &lt;object_number_nvar&gt;, 119</w:t>
        </w:r>
      </w:ins>
    </w:p>
    <w:p w:rsidR="00254A25" w:rsidRDefault="00254A25">
      <w:pPr>
        <w:pStyle w:val="Index1"/>
        <w:tabs>
          <w:tab w:val="right" w:leader="dot" w:pos="9350"/>
        </w:tabs>
        <w:rPr>
          <w:ins w:id="5693" w:author="Sammartano, Marc (BIC USA)" w:date="2014-07-20T20:15:00Z"/>
          <w:noProof/>
        </w:rPr>
      </w:pPr>
      <w:ins w:id="5694" w:author="Sammartano, Marc (BIC USA)" w:date="2014-07-20T20:15:00Z">
        <w:r>
          <w:rPr>
            <w:noProof/>
          </w:rPr>
          <w:t>Gr.StatusBar.Show  &lt;nexp&gt;, 115</w:t>
        </w:r>
      </w:ins>
    </w:p>
    <w:p w:rsidR="00254A25" w:rsidRDefault="00254A25">
      <w:pPr>
        <w:pStyle w:val="Index1"/>
        <w:tabs>
          <w:tab w:val="right" w:leader="dot" w:pos="9350"/>
        </w:tabs>
        <w:rPr>
          <w:ins w:id="5695" w:author="Sammartano, Marc (BIC USA)" w:date="2014-07-20T20:15:00Z"/>
          <w:noProof/>
        </w:rPr>
      </w:pPr>
      <w:ins w:id="5696" w:author="Sammartano, Marc (BIC USA)" w:date="2014-07-20T20:15:00Z">
        <w:r>
          <w:rPr>
            <w:noProof/>
          </w:rPr>
          <w:t>Gr.text.align type, 120</w:t>
        </w:r>
      </w:ins>
    </w:p>
    <w:p w:rsidR="00254A25" w:rsidRDefault="00254A25">
      <w:pPr>
        <w:pStyle w:val="Index1"/>
        <w:tabs>
          <w:tab w:val="right" w:leader="dot" w:pos="9350"/>
        </w:tabs>
        <w:rPr>
          <w:ins w:id="5697" w:author="Sammartano, Marc (BIC USA)" w:date="2014-07-20T20:15:00Z"/>
          <w:noProof/>
        </w:rPr>
      </w:pPr>
      <w:ins w:id="5698" w:author="Sammartano, Marc (BIC USA)" w:date="2014-07-20T20:15:00Z">
        <w:r>
          <w:rPr>
            <w:noProof/>
          </w:rPr>
          <w:t>Gr.text.bold &lt;lexp&gt;, 121</w:t>
        </w:r>
      </w:ins>
    </w:p>
    <w:p w:rsidR="00254A25" w:rsidRDefault="00254A25">
      <w:pPr>
        <w:pStyle w:val="Index1"/>
        <w:tabs>
          <w:tab w:val="right" w:leader="dot" w:pos="9350"/>
        </w:tabs>
        <w:rPr>
          <w:ins w:id="5699" w:author="Sammartano, Marc (BIC USA)" w:date="2014-07-20T20:15:00Z"/>
          <w:noProof/>
        </w:rPr>
      </w:pPr>
      <w:ins w:id="5700" w:author="Sammartano, Marc (BIC USA)" w:date="2014-07-20T20:15:00Z">
        <w:r>
          <w:rPr>
            <w:noProof/>
          </w:rPr>
          <w:t>Gr.text.draw &lt;object_number_nvar&gt;, &lt;x_nexp&gt;, &lt;y_nexp&gt;, &lt;text_object_sexp&gt;, 122</w:t>
        </w:r>
      </w:ins>
    </w:p>
    <w:p w:rsidR="00254A25" w:rsidRDefault="00254A25">
      <w:pPr>
        <w:pStyle w:val="Index1"/>
        <w:tabs>
          <w:tab w:val="right" w:leader="dot" w:pos="9350"/>
        </w:tabs>
        <w:rPr>
          <w:ins w:id="5701" w:author="Sammartano, Marc (BIC USA)" w:date="2014-07-20T20:15:00Z"/>
          <w:noProof/>
        </w:rPr>
      </w:pPr>
      <w:ins w:id="5702" w:author="Sammartano, Marc (BIC USA)" w:date="2014-07-20T20:15:00Z">
        <w:r>
          <w:rPr>
            <w:noProof/>
          </w:rPr>
          <w:t>Gr.text.size &lt;nexp&gt;, 120</w:t>
        </w:r>
      </w:ins>
    </w:p>
    <w:p w:rsidR="00254A25" w:rsidRDefault="00254A25">
      <w:pPr>
        <w:pStyle w:val="Index1"/>
        <w:tabs>
          <w:tab w:val="right" w:leader="dot" w:pos="9350"/>
        </w:tabs>
        <w:rPr>
          <w:ins w:id="5703" w:author="Sammartano, Marc (BIC USA)" w:date="2014-07-20T20:15:00Z"/>
          <w:noProof/>
        </w:rPr>
      </w:pPr>
      <w:ins w:id="5704" w:author="Sammartano, Marc (BIC USA)" w:date="2014-07-20T20:15:00Z">
        <w:r>
          <w:rPr>
            <w:noProof/>
          </w:rPr>
          <w:t>Gr.text.skew &lt;nexp&gt;, 121</w:t>
        </w:r>
      </w:ins>
    </w:p>
    <w:p w:rsidR="00254A25" w:rsidRDefault="00254A25">
      <w:pPr>
        <w:pStyle w:val="Index1"/>
        <w:tabs>
          <w:tab w:val="right" w:leader="dot" w:pos="9350"/>
        </w:tabs>
        <w:rPr>
          <w:ins w:id="5705" w:author="Sammartano, Marc (BIC USA)" w:date="2014-07-20T20:15:00Z"/>
          <w:noProof/>
        </w:rPr>
      </w:pPr>
      <w:ins w:id="5706" w:author="Sammartano, Marc (BIC USA)" w:date="2014-07-20T20:15:00Z">
        <w:r>
          <w:rPr>
            <w:noProof/>
          </w:rPr>
          <w:t>Gr.text.strike &lt;lexp&gt;, 121</w:t>
        </w:r>
      </w:ins>
    </w:p>
    <w:p w:rsidR="00254A25" w:rsidRDefault="00254A25">
      <w:pPr>
        <w:pStyle w:val="Index1"/>
        <w:tabs>
          <w:tab w:val="right" w:leader="dot" w:pos="9350"/>
        </w:tabs>
        <w:rPr>
          <w:ins w:id="5707" w:author="Sammartano, Marc (BIC USA)" w:date="2014-07-20T20:15:00Z"/>
          <w:noProof/>
        </w:rPr>
      </w:pPr>
      <w:ins w:id="5708" w:author="Sammartano, Marc (BIC USA)" w:date="2014-07-20T20:15:00Z">
        <w:r>
          <w:rPr>
            <w:noProof/>
          </w:rPr>
          <w:t>Gr.text.typeface &lt;nexp&gt;, 121</w:t>
        </w:r>
      </w:ins>
    </w:p>
    <w:p w:rsidR="00254A25" w:rsidRDefault="00254A25">
      <w:pPr>
        <w:pStyle w:val="Index1"/>
        <w:tabs>
          <w:tab w:val="right" w:leader="dot" w:pos="9350"/>
        </w:tabs>
        <w:rPr>
          <w:ins w:id="5709" w:author="Sammartano, Marc (BIC USA)" w:date="2014-07-20T20:15:00Z"/>
          <w:noProof/>
        </w:rPr>
      </w:pPr>
      <w:ins w:id="5710" w:author="Sammartano, Marc (BIC USA)" w:date="2014-07-20T20:15:00Z">
        <w:r>
          <w:rPr>
            <w:noProof/>
          </w:rPr>
          <w:t>Gr.text.underline &lt;lexp&gt;, 121</w:t>
        </w:r>
      </w:ins>
    </w:p>
    <w:p w:rsidR="00254A25" w:rsidRDefault="00254A25">
      <w:pPr>
        <w:pStyle w:val="Index1"/>
        <w:tabs>
          <w:tab w:val="right" w:leader="dot" w:pos="9350"/>
        </w:tabs>
        <w:rPr>
          <w:ins w:id="5711" w:author="Sammartano, Marc (BIC USA)" w:date="2014-07-20T20:15:00Z"/>
          <w:noProof/>
        </w:rPr>
      </w:pPr>
      <w:ins w:id="5712" w:author="Sammartano, Marc (BIC USA)" w:date="2014-07-20T20:15:00Z">
        <w:r>
          <w:rPr>
            <w:noProof/>
          </w:rPr>
          <w:t>Gr.text.width &lt;nvar&gt;, &lt;sexp&gt;, 120</w:t>
        </w:r>
      </w:ins>
    </w:p>
    <w:p w:rsidR="00254A25" w:rsidRDefault="00254A25">
      <w:pPr>
        <w:pStyle w:val="Index1"/>
        <w:tabs>
          <w:tab w:val="right" w:leader="dot" w:pos="9350"/>
        </w:tabs>
        <w:rPr>
          <w:ins w:id="5713" w:author="Sammartano, Marc (BIC USA)" w:date="2014-07-20T20:15:00Z"/>
          <w:noProof/>
        </w:rPr>
      </w:pPr>
      <w:ins w:id="5714" w:author="Sammartano, Marc (BIC USA)" w:date="2014-07-20T20:15:00Z">
        <w:r>
          <w:rPr>
            <w:noProof/>
          </w:rPr>
          <w:t>Gr.touch touched, x, y, 119</w:t>
        </w:r>
      </w:ins>
    </w:p>
    <w:p w:rsidR="00254A25" w:rsidRDefault="00254A25">
      <w:pPr>
        <w:pStyle w:val="Index1"/>
        <w:tabs>
          <w:tab w:val="right" w:leader="dot" w:pos="9350"/>
        </w:tabs>
        <w:rPr>
          <w:ins w:id="5715" w:author="Sammartano, Marc (BIC USA)" w:date="2014-07-20T20:15:00Z"/>
          <w:noProof/>
        </w:rPr>
      </w:pPr>
      <w:ins w:id="5716" w:author="Sammartano, Marc (BIC USA)" w:date="2014-07-20T20:15:00Z">
        <w:r>
          <w:rPr>
            <w:noProof/>
          </w:rPr>
          <w:t>Gr.touch2 touched, x, y, 120</w:t>
        </w:r>
      </w:ins>
    </w:p>
    <w:p w:rsidR="00254A25" w:rsidRDefault="00254A25">
      <w:pPr>
        <w:pStyle w:val="Index1"/>
        <w:tabs>
          <w:tab w:val="right" w:leader="dot" w:pos="9350"/>
        </w:tabs>
        <w:rPr>
          <w:ins w:id="5717" w:author="Sammartano, Marc (BIC USA)" w:date="2014-07-20T20:15:00Z"/>
          <w:noProof/>
        </w:rPr>
      </w:pPr>
      <w:ins w:id="5718" w:author="Sammartano, Marc (BIC USA)" w:date="2014-07-20T20:15:00Z">
        <w:r>
          <w:rPr>
            <w:noProof/>
          </w:rPr>
          <w:t>Gr_collision ( &lt;object_1_nvar&gt;, &lt;object_2_nvar&gt;), 51, 129</w:t>
        </w:r>
      </w:ins>
    </w:p>
    <w:p w:rsidR="00254A25" w:rsidRDefault="00254A25">
      <w:pPr>
        <w:pStyle w:val="Index1"/>
        <w:tabs>
          <w:tab w:val="right" w:leader="dot" w:pos="9350"/>
        </w:tabs>
        <w:rPr>
          <w:ins w:id="5719" w:author="Sammartano, Marc (BIC USA)" w:date="2014-07-20T20:15:00Z"/>
          <w:noProof/>
        </w:rPr>
      </w:pPr>
      <w:ins w:id="5720" w:author="Sammartano, Marc (BIC USA)" w:date="2014-07-20T20:15:00Z">
        <w:r>
          <w:rPr>
            <w:noProof/>
          </w:rPr>
          <w:t>GrabFile &lt;result_svar&gt;, &lt;path_sexp&gt;{, &lt;unicode_flag_lexp&gt;}, 82</w:t>
        </w:r>
      </w:ins>
    </w:p>
    <w:p w:rsidR="00254A25" w:rsidRDefault="00254A25">
      <w:pPr>
        <w:pStyle w:val="Index1"/>
        <w:tabs>
          <w:tab w:val="right" w:leader="dot" w:pos="9350"/>
        </w:tabs>
        <w:rPr>
          <w:ins w:id="5721" w:author="Sammartano, Marc (BIC USA)" w:date="2014-07-20T20:15:00Z"/>
          <w:noProof/>
        </w:rPr>
      </w:pPr>
      <w:ins w:id="5722" w:author="Sammartano, Marc (BIC USA)" w:date="2014-07-20T20:15:00Z">
        <w:r>
          <w:rPr>
            <w:noProof/>
          </w:rPr>
          <w:lastRenderedPageBreak/>
          <w:t>GrabURL &lt;result_svar&gt;, &lt;url_sexp&gt;{, &lt;timeout_nexp&gt;}, 82</w:t>
        </w:r>
      </w:ins>
    </w:p>
    <w:p w:rsidR="00254A25" w:rsidRDefault="00254A25">
      <w:pPr>
        <w:pStyle w:val="Index1"/>
        <w:tabs>
          <w:tab w:val="right" w:leader="dot" w:pos="9350"/>
        </w:tabs>
        <w:rPr>
          <w:ins w:id="5723" w:author="Sammartano, Marc (BIC USA)" w:date="2014-07-20T20:15:00Z"/>
          <w:noProof/>
        </w:rPr>
      </w:pPr>
      <w:ins w:id="5724" w:author="Sammartano, Marc (BIC USA)" w:date="2014-07-20T20:15:00Z">
        <w:r>
          <w:rPr>
            <w:noProof/>
          </w:rPr>
          <w:t>Headset &lt;state_nvar&gt;, &lt;type_svar&gt;, &lt;mic_nvar&gt;, 107</w:t>
        </w:r>
      </w:ins>
    </w:p>
    <w:p w:rsidR="00254A25" w:rsidRDefault="00254A25">
      <w:pPr>
        <w:pStyle w:val="Index1"/>
        <w:tabs>
          <w:tab w:val="right" w:leader="dot" w:pos="9350"/>
        </w:tabs>
        <w:rPr>
          <w:ins w:id="5725" w:author="Sammartano, Marc (BIC USA)" w:date="2014-07-20T20:15:00Z"/>
          <w:noProof/>
        </w:rPr>
      </w:pPr>
      <w:ins w:id="5726" w:author="Sammartano, Marc (BIC USA)" w:date="2014-07-20T20:15:00Z">
        <w:r w:rsidRPr="00F624C8">
          <w:rPr>
            <w:rFonts w:eastAsia="Times New Roman"/>
            <w:noProof/>
          </w:rPr>
          <w:t>HEX$(&lt;nexp&gt;)</w:t>
        </w:r>
        <w:r>
          <w:rPr>
            <w:noProof/>
          </w:rPr>
          <w:t>, 54</w:t>
        </w:r>
      </w:ins>
    </w:p>
    <w:p w:rsidR="00254A25" w:rsidRDefault="00254A25">
      <w:pPr>
        <w:pStyle w:val="Index1"/>
        <w:tabs>
          <w:tab w:val="right" w:leader="dot" w:pos="9350"/>
        </w:tabs>
        <w:rPr>
          <w:ins w:id="5727" w:author="Sammartano, Marc (BIC USA)" w:date="2014-07-20T20:15:00Z"/>
          <w:noProof/>
        </w:rPr>
      </w:pPr>
      <w:ins w:id="5728" w:author="Sammartano, Marc (BIC USA)" w:date="2014-07-20T20:15:00Z">
        <w:r>
          <w:rPr>
            <w:noProof/>
          </w:rPr>
          <w:t>HEX(&lt;sexp&gt;), 50</w:t>
        </w:r>
      </w:ins>
    </w:p>
    <w:p w:rsidR="00254A25" w:rsidRDefault="00254A25">
      <w:pPr>
        <w:pStyle w:val="Index1"/>
        <w:tabs>
          <w:tab w:val="right" w:leader="dot" w:pos="9350"/>
        </w:tabs>
        <w:rPr>
          <w:ins w:id="5729" w:author="Sammartano, Marc (BIC USA)" w:date="2014-07-20T20:15:00Z"/>
          <w:noProof/>
        </w:rPr>
      </w:pPr>
      <w:ins w:id="5730" w:author="Sammartano, Marc (BIC USA)" w:date="2014-07-20T20:15:00Z">
        <w:r>
          <w:rPr>
            <w:noProof/>
          </w:rPr>
          <w:t>Home, 108</w:t>
        </w:r>
      </w:ins>
    </w:p>
    <w:p w:rsidR="00254A25" w:rsidRDefault="00254A25">
      <w:pPr>
        <w:pStyle w:val="Index1"/>
        <w:tabs>
          <w:tab w:val="right" w:leader="dot" w:pos="9350"/>
        </w:tabs>
        <w:rPr>
          <w:ins w:id="5731" w:author="Sammartano, Marc (BIC USA)" w:date="2014-07-20T20:15:00Z"/>
          <w:noProof/>
        </w:rPr>
      </w:pPr>
      <w:ins w:id="5732" w:author="Sammartano, Marc (BIC USA)" w:date="2014-07-20T20:15:00Z">
        <w:r>
          <w:rPr>
            <w:noProof/>
          </w:rPr>
          <w:t>Html.clear.cache, 87</w:t>
        </w:r>
      </w:ins>
    </w:p>
    <w:p w:rsidR="00254A25" w:rsidRDefault="00254A25">
      <w:pPr>
        <w:pStyle w:val="Index1"/>
        <w:tabs>
          <w:tab w:val="right" w:leader="dot" w:pos="9350"/>
        </w:tabs>
        <w:rPr>
          <w:ins w:id="5733" w:author="Sammartano, Marc (BIC USA)" w:date="2014-07-20T20:15:00Z"/>
          <w:noProof/>
        </w:rPr>
      </w:pPr>
      <w:ins w:id="5734" w:author="Sammartano, Marc (BIC USA)" w:date="2014-07-20T20:15:00Z">
        <w:r>
          <w:rPr>
            <w:noProof/>
          </w:rPr>
          <w:t>Html.clear.history, 87</w:t>
        </w:r>
      </w:ins>
    </w:p>
    <w:p w:rsidR="00254A25" w:rsidRDefault="00254A25">
      <w:pPr>
        <w:pStyle w:val="Index1"/>
        <w:tabs>
          <w:tab w:val="right" w:leader="dot" w:pos="9350"/>
        </w:tabs>
        <w:rPr>
          <w:ins w:id="5735" w:author="Sammartano, Marc (BIC USA)" w:date="2014-07-20T20:15:00Z"/>
          <w:noProof/>
        </w:rPr>
      </w:pPr>
      <w:ins w:id="5736" w:author="Sammartano, Marc (BIC USA)" w:date="2014-07-20T20:15:00Z">
        <w:r>
          <w:rPr>
            <w:noProof/>
          </w:rPr>
          <w:t>Html.close, 87</w:t>
        </w:r>
      </w:ins>
    </w:p>
    <w:p w:rsidR="00254A25" w:rsidRDefault="00254A25">
      <w:pPr>
        <w:pStyle w:val="Index1"/>
        <w:tabs>
          <w:tab w:val="right" w:leader="dot" w:pos="9350"/>
        </w:tabs>
        <w:rPr>
          <w:ins w:id="5737" w:author="Sammartano, Marc (BIC USA)" w:date="2014-07-20T20:15:00Z"/>
          <w:noProof/>
        </w:rPr>
      </w:pPr>
      <w:ins w:id="5738" w:author="Sammartano, Marc (BIC USA)" w:date="2014-07-20T20:15:00Z">
        <w:r>
          <w:rPr>
            <w:noProof/>
          </w:rPr>
          <w:t>Html.get.datalink &lt;data_svar&gt;, 86</w:t>
        </w:r>
      </w:ins>
    </w:p>
    <w:p w:rsidR="00254A25" w:rsidRDefault="00254A25">
      <w:pPr>
        <w:pStyle w:val="Index1"/>
        <w:tabs>
          <w:tab w:val="right" w:leader="dot" w:pos="9350"/>
        </w:tabs>
        <w:rPr>
          <w:ins w:id="5739" w:author="Sammartano, Marc (BIC USA)" w:date="2014-07-20T20:15:00Z"/>
          <w:noProof/>
        </w:rPr>
      </w:pPr>
      <w:ins w:id="5740" w:author="Sammartano, Marc (BIC USA)" w:date="2014-07-20T20:15:00Z">
        <w:r>
          <w:rPr>
            <w:noProof/>
          </w:rPr>
          <w:t>Html.go.back, 87</w:t>
        </w:r>
      </w:ins>
    </w:p>
    <w:p w:rsidR="00254A25" w:rsidRDefault="00254A25">
      <w:pPr>
        <w:pStyle w:val="Index1"/>
        <w:tabs>
          <w:tab w:val="right" w:leader="dot" w:pos="9350"/>
        </w:tabs>
        <w:rPr>
          <w:ins w:id="5741" w:author="Sammartano, Marc (BIC USA)" w:date="2014-07-20T20:15:00Z"/>
          <w:noProof/>
        </w:rPr>
      </w:pPr>
      <w:ins w:id="5742" w:author="Sammartano, Marc (BIC USA)" w:date="2014-07-20T20:15:00Z">
        <w:r>
          <w:rPr>
            <w:noProof/>
          </w:rPr>
          <w:t>Html.go.forward, 87</w:t>
        </w:r>
      </w:ins>
    </w:p>
    <w:p w:rsidR="00254A25" w:rsidRDefault="00254A25">
      <w:pPr>
        <w:pStyle w:val="Index1"/>
        <w:tabs>
          <w:tab w:val="right" w:leader="dot" w:pos="9350"/>
        </w:tabs>
        <w:rPr>
          <w:ins w:id="5743" w:author="Sammartano, Marc (BIC USA)" w:date="2014-07-20T20:15:00Z"/>
          <w:noProof/>
        </w:rPr>
      </w:pPr>
      <w:ins w:id="5744" w:author="Sammartano, Marc (BIC USA)" w:date="2014-07-20T20:15:00Z">
        <w:r>
          <w:rPr>
            <w:noProof/>
          </w:rPr>
          <w:t>Html.load.string &lt;html_sexp&gt;, 85</w:t>
        </w:r>
      </w:ins>
    </w:p>
    <w:p w:rsidR="00254A25" w:rsidRDefault="00254A25">
      <w:pPr>
        <w:pStyle w:val="Index1"/>
        <w:tabs>
          <w:tab w:val="right" w:leader="dot" w:pos="9350"/>
        </w:tabs>
        <w:rPr>
          <w:ins w:id="5745" w:author="Sammartano, Marc (BIC USA)" w:date="2014-07-20T20:15:00Z"/>
          <w:noProof/>
        </w:rPr>
      </w:pPr>
      <w:ins w:id="5746" w:author="Sammartano, Marc (BIC USA)" w:date="2014-07-20T20:15:00Z">
        <w:r>
          <w:rPr>
            <w:noProof/>
          </w:rPr>
          <w:t>Html.load.url &lt;file_sexp&gt;, 85</w:t>
        </w:r>
      </w:ins>
    </w:p>
    <w:p w:rsidR="00254A25" w:rsidRDefault="00254A25">
      <w:pPr>
        <w:pStyle w:val="Index1"/>
        <w:tabs>
          <w:tab w:val="right" w:leader="dot" w:pos="9350"/>
        </w:tabs>
        <w:rPr>
          <w:ins w:id="5747" w:author="Sammartano, Marc (BIC USA)" w:date="2014-07-20T20:15:00Z"/>
          <w:noProof/>
        </w:rPr>
      </w:pPr>
      <w:ins w:id="5748" w:author="Sammartano, Marc (BIC USA)" w:date="2014-07-20T20:15:00Z">
        <w:r>
          <w:rPr>
            <w:noProof/>
          </w:rPr>
          <w:t>Html.open {&lt;ShowStatusBar_lexp&gt; {, &lt;Orientation_nexp&gt;}}, 84</w:t>
        </w:r>
      </w:ins>
    </w:p>
    <w:p w:rsidR="00254A25" w:rsidRDefault="00254A25">
      <w:pPr>
        <w:pStyle w:val="Index1"/>
        <w:tabs>
          <w:tab w:val="right" w:leader="dot" w:pos="9350"/>
        </w:tabs>
        <w:rPr>
          <w:ins w:id="5749" w:author="Sammartano, Marc (BIC USA)" w:date="2014-07-20T20:15:00Z"/>
          <w:noProof/>
        </w:rPr>
      </w:pPr>
      <w:ins w:id="5750" w:author="Sammartano, Marc (BIC USA)" w:date="2014-07-20T20:15:00Z">
        <w:r>
          <w:rPr>
            <w:noProof/>
          </w:rPr>
          <w:t>Html.orientation &lt;nexp&gt;, 85</w:t>
        </w:r>
      </w:ins>
    </w:p>
    <w:p w:rsidR="00254A25" w:rsidRDefault="00254A25">
      <w:pPr>
        <w:pStyle w:val="Index1"/>
        <w:tabs>
          <w:tab w:val="right" w:leader="dot" w:pos="9350"/>
        </w:tabs>
        <w:rPr>
          <w:ins w:id="5751" w:author="Sammartano, Marc (BIC USA)" w:date="2014-07-20T20:15:00Z"/>
          <w:noProof/>
        </w:rPr>
      </w:pPr>
      <w:ins w:id="5752" w:author="Sammartano, Marc (BIC USA)" w:date="2014-07-20T20:15:00Z">
        <w:r>
          <w:rPr>
            <w:noProof/>
          </w:rPr>
          <w:t>Html.post &lt;url_sexp&gt;, &lt;list_nexp&gt;, 86</w:t>
        </w:r>
      </w:ins>
    </w:p>
    <w:p w:rsidR="00254A25" w:rsidRDefault="00254A25">
      <w:pPr>
        <w:pStyle w:val="Index1"/>
        <w:tabs>
          <w:tab w:val="right" w:leader="dot" w:pos="9350"/>
        </w:tabs>
        <w:rPr>
          <w:ins w:id="5753" w:author="Sammartano, Marc (BIC USA)" w:date="2014-07-20T20:15:00Z"/>
          <w:noProof/>
        </w:rPr>
      </w:pPr>
      <w:ins w:id="5754" w:author="Sammartano, Marc (BIC USA)" w:date="2014-07-20T20:15:00Z">
        <w:r>
          <w:rPr>
            <w:noProof/>
          </w:rPr>
          <w:t>Http.post &lt;url_sexp&gt;, &lt;list_nexp&gt;, &lt;result_svar&gt;, 106</w:t>
        </w:r>
      </w:ins>
    </w:p>
    <w:p w:rsidR="00254A25" w:rsidRDefault="00254A25">
      <w:pPr>
        <w:pStyle w:val="Index1"/>
        <w:tabs>
          <w:tab w:val="right" w:leader="dot" w:pos="9350"/>
        </w:tabs>
        <w:rPr>
          <w:ins w:id="5755" w:author="Sammartano, Marc (BIC USA)" w:date="2014-07-20T20:15:00Z"/>
          <w:noProof/>
        </w:rPr>
      </w:pPr>
      <w:ins w:id="5756" w:author="Sammartano, Marc (BIC USA)" w:date="2014-07-20T20:15:00Z">
        <w:r>
          <w:rPr>
            <w:noProof/>
          </w:rPr>
          <w:t>HYPOT(&lt;nexp_x&gt;, &lt;nexp_y), 49</w:t>
        </w:r>
      </w:ins>
    </w:p>
    <w:p w:rsidR="00254A25" w:rsidRDefault="00254A25">
      <w:pPr>
        <w:pStyle w:val="Index1"/>
        <w:tabs>
          <w:tab w:val="right" w:leader="dot" w:pos="9350"/>
        </w:tabs>
        <w:rPr>
          <w:ins w:id="5757" w:author="Sammartano, Marc (BIC USA)" w:date="2014-07-20T20:15:00Z"/>
          <w:noProof/>
        </w:rPr>
      </w:pPr>
      <w:ins w:id="5758" w:author="Sammartano, Marc (BIC USA)" w:date="2014-07-20T20:15:00Z">
        <w:r>
          <w:rPr>
            <w:noProof/>
          </w:rPr>
          <w:t>If  - Then - Else, 63</w:t>
        </w:r>
      </w:ins>
    </w:p>
    <w:p w:rsidR="00254A25" w:rsidRDefault="00254A25">
      <w:pPr>
        <w:pStyle w:val="Index1"/>
        <w:tabs>
          <w:tab w:val="right" w:leader="dot" w:pos="9350"/>
        </w:tabs>
        <w:rPr>
          <w:ins w:id="5759" w:author="Sammartano, Marc (BIC USA)" w:date="2014-07-20T20:15:00Z"/>
          <w:noProof/>
        </w:rPr>
      </w:pPr>
      <w:ins w:id="5760" w:author="Sammartano, Marc (BIC USA)" w:date="2014-07-20T20:15:00Z">
        <w:r>
          <w:rPr>
            <w:noProof/>
          </w:rPr>
          <w:t>If  - Then - Else - Elseif - Endif, 62</w:t>
        </w:r>
      </w:ins>
    </w:p>
    <w:p w:rsidR="00254A25" w:rsidRDefault="00254A25">
      <w:pPr>
        <w:pStyle w:val="Index1"/>
        <w:tabs>
          <w:tab w:val="right" w:leader="dot" w:pos="9350"/>
        </w:tabs>
        <w:rPr>
          <w:ins w:id="5761" w:author="Sammartano, Marc (BIC USA)" w:date="2014-07-20T20:15:00Z"/>
          <w:noProof/>
        </w:rPr>
      </w:pPr>
      <w:ins w:id="5762" w:author="Sammartano, Marc (BIC USA)" w:date="2014-07-20T20:15:00Z">
        <w:r>
          <w:rPr>
            <w:noProof/>
          </w:rPr>
          <w:t>Include FileNamePath, 101</w:t>
        </w:r>
      </w:ins>
    </w:p>
    <w:p w:rsidR="00254A25" w:rsidRDefault="00254A25">
      <w:pPr>
        <w:pStyle w:val="Index1"/>
        <w:tabs>
          <w:tab w:val="right" w:leader="dot" w:pos="9350"/>
        </w:tabs>
        <w:rPr>
          <w:ins w:id="5763" w:author="Sammartano, Marc (BIC USA)" w:date="2014-07-20T20:15:00Z"/>
          <w:noProof/>
        </w:rPr>
      </w:pPr>
      <w:ins w:id="5764" w:author="Sammartano, Marc (BIC USA)" w:date="2014-07-20T20:15:00Z">
        <w:r>
          <w:rPr>
            <w:noProof/>
          </w:rPr>
          <w:t>Inkey$ &lt;svar&gt;, 75</w:t>
        </w:r>
      </w:ins>
    </w:p>
    <w:p w:rsidR="00254A25" w:rsidRDefault="00254A25">
      <w:pPr>
        <w:pStyle w:val="Index1"/>
        <w:tabs>
          <w:tab w:val="right" w:leader="dot" w:pos="9350"/>
        </w:tabs>
        <w:rPr>
          <w:ins w:id="5765" w:author="Sammartano, Marc (BIC USA)" w:date="2014-07-20T20:15:00Z"/>
          <w:noProof/>
        </w:rPr>
      </w:pPr>
      <w:ins w:id="5766" w:author="Sammartano, Marc (BIC USA)" w:date="2014-07-20T20:15:00Z">
        <w:r>
          <w:rPr>
            <w:noProof/>
          </w:rPr>
          <w:t>Input &lt;Prompt_sexp&gt;, &lt;nvar&gt;|&lt;svar&gt;, {&lt;Default_sexp&gt;|&lt;Default_nexp&gt;}, 75</w:t>
        </w:r>
      </w:ins>
    </w:p>
    <w:p w:rsidR="00254A25" w:rsidRDefault="00254A25">
      <w:pPr>
        <w:pStyle w:val="Index1"/>
        <w:tabs>
          <w:tab w:val="right" w:leader="dot" w:pos="9350"/>
        </w:tabs>
        <w:rPr>
          <w:ins w:id="5767" w:author="Sammartano, Marc (BIC USA)" w:date="2014-07-20T20:15:00Z"/>
          <w:noProof/>
        </w:rPr>
      </w:pPr>
      <w:ins w:id="5768" w:author="Sammartano, Marc (BIC USA)" w:date="2014-07-20T20:15:00Z">
        <w:r w:rsidRPr="00F624C8">
          <w:rPr>
            <w:rFonts w:eastAsia="Times New Roman"/>
            <w:noProof/>
          </w:rPr>
          <w:t>INT$(&lt;nexp&gt;)</w:t>
        </w:r>
        <w:r>
          <w:rPr>
            <w:noProof/>
          </w:rPr>
          <w:t>, 54</w:t>
        </w:r>
      </w:ins>
    </w:p>
    <w:p w:rsidR="00254A25" w:rsidRDefault="00254A25">
      <w:pPr>
        <w:pStyle w:val="Index1"/>
        <w:tabs>
          <w:tab w:val="right" w:leader="dot" w:pos="9350"/>
        </w:tabs>
        <w:rPr>
          <w:ins w:id="5769" w:author="Sammartano, Marc (BIC USA)" w:date="2014-07-20T20:15:00Z"/>
          <w:noProof/>
        </w:rPr>
      </w:pPr>
      <w:ins w:id="5770" w:author="Sammartano, Marc (BIC USA)" w:date="2014-07-20T20:15:00Z">
        <w:r>
          <w:rPr>
            <w:noProof/>
          </w:rPr>
          <w:t>INT(&lt;nexp&gt;), 47</w:t>
        </w:r>
      </w:ins>
    </w:p>
    <w:p w:rsidR="00254A25" w:rsidRDefault="00254A25">
      <w:pPr>
        <w:pStyle w:val="Index1"/>
        <w:tabs>
          <w:tab w:val="right" w:leader="dot" w:pos="9350"/>
        </w:tabs>
        <w:rPr>
          <w:ins w:id="5771" w:author="Sammartano, Marc (BIC USA)" w:date="2014-07-20T20:15:00Z"/>
          <w:noProof/>
        </w:rPr>
      </w:pPr>
      <w:ins w:id="5772" w:author="Sammartano, Marc (BIC USA)" w:date="2014-07-20T20:15:00Z">
        <w:r w:rsidRPr="00F624C8">
          <w:rPr>
            <w:rFonts w:eastAsia="Times New Roman"/>
            <w:noProof/>
          </w:rPr>
          <w:t>Is_In(&lt;Search_for</w:t>
        </w:r>
        <w:r>
          <w:rPr>
            <w:noProof/>
          </w:rPr>
          <w:t>_sexp&gt;</w:t>
        </w:r>
        <w:r w:rsidRPr="00F624C8">
          <w:rPr>
            <w:rFonts w:eastAsia="Times New Roman"/>
            <w:noProof/>
          </w:rPr>
          <w:t>, &lt;Search_in</w:t>
        </w:r>
        <w:r>
          <w:rPr>
            <w:noProof/>
          </w:rPr>
          <w:t>_sexp&gt;{, &lt;start_nexp&gt;}, 51</w:t>
        </w:r>
      </w:ins>
    </w:p>
    <w:p w:rsidR="00254A25" w:rsidRDefault="00254A25">
      <w:pPr>
        <w:pStyle w:val="Index1"/>
        <w:tabs>
          <w:tab w:val="right" w:leader="dot" w:pos="9350"/>
        </w:tabs>
        <w:rPr>
          <w:ins w:id="5773" w:author="Sammartano, Marc (BIC USA)" w:date="2014-07-20T20:15:00Z"/>
          <w:noProof/>
        </w:rPr>
      </w:pPr>
      <w:ins w:id="5774" w:author="Sammartano, Marc (BIC USA)" w:date="2014-07-20T20:15:00Z">
        <w:r>
          <w:rPr>
            <w:noProof/>
          </w:rPr>
          <w:t>Kb.hide, 77</w:t>
        </w:r>
      </w:ins>
    </w:p>
    <w:p w:rsidR="00254A25" w:rsidRDefault="00254A25">
      <w:pPr>
        <w:pStyle w:val="Index1"/>
        <w:tabs>
          <w:tab w:val="right" w:leader="dot" w:pos="9350"/>
        </w:tabs>
        <w:rPr>
          <w:ins w:id="5775" w:author="Sammartano, Marc (BIC USA)" w:date="2014-07-20T20:15:00Z"/>
          <w:noProof/>
        </w:rPr>
      </w:pPr>
      <w:ins w:id="5776" w:author="Sammartano, Marc (BIC USA)" w:date="2014-07-20T20:15:00Z">
        <w:r>
          <w:rPr>
            <w:noProof/>
          </w:rPr>
          <w:t>Kb.toggle, 76</w:t>
        </w:r>
      </w:ins>
    </w:p>
    <w:p w:rsidR="00254A25" w:rsidRDefault="00254A25">
      <w:pPr>
        <w:pStyle w:val="Index1"/>
        <w:tabs>
          <w:tab w:val="right" w:leader="dot" w:pos="9350"/>
        </w:tabs>
        <w:rPr>
          <w:ins w:id="5777" w:author="Sammartano, Marc (BIC USA)" w:date="2014-07-20T20:15:00Z"/>
          <w:noProof/>
        </w:rPr>
      </w:pPr>
      <w:ins w:id="5778" w:author="Sammartano, Marc (BIC USA)" w:date="2014-07-20T20:15:00Z">
        <w:r>
          <w:rPr>
            <w:noProof/>
          </w:rPr>
          <w:t>Key.Resume, 69</w:t>
        </w:r>
      </w:ins>
    </w:p>
    <w:p w:rsidR="00254A25" w:rsidRDefault="00254A25">
      <w:pPr>
        <w:pStyle w:val="Index1"/>
        <w:tabs>
          <w:tab w:val="right" w:leader="dot" w:pos="9350"/>
        </w:tabs>
        <w:rPr>
          <w:ins w:id="5779" w:author="Sammartano, Marc (BIC USA)" w:date="2014-07-20T20:15:00Z"/>
          <w:noProof/>
        </w:rPr>
      </w:pPr>
      <w:ins w:id="5780" w:author="Sammartano, Marc (BIC USA)" w:date="2014-07-20T20:15:00Z">
        <w:r w:rsidRPr="00F624C8">
          <w:rPr>
            <w:rFonts w:eastAsia="Times New Roman"/>
            <w:noProof/>
          </w:rPr>
          <w:t xml:space="preserve">LEFT$ (&lt;sexp&gt;, </w:t>
        </w:r>
        <w:r>
          <w:rPr>
            <w:noProof/>
          </w:rPr>
          <w:t>&lt;nexp&gt;</w:t>
        </w:r>
        <w:r w:rsidRPr="00F624C8">
          <w:rPr>
            <w:rFonts w:eastAsia="Times New Roman"/>
            <w:noProof/>
          </w:rPr>
          <w:t>)</w:t>
        </w:r>
        <w:r>
          <w:rPr>
            <w:noProof/>
          </w:rPr>
          <w:t>, 53</w:t>
        </w:r>
      </w:ins>
    </w:p>
    <w:p w:rsidR="00254A25" w:rsidRDefault="00254A25">
      <w:pPr>
        <w:pStyle w:val="Index1"/>
        <w:tabs>
          <w:tab w:val="right" w:leader="dot" w:pos="9350"/>
        </w:tabs>
        <w:rPr>
          <w:ins w:id="5781" w:author="Sammartano, Marc (BIC USA)" w:date="2014-07-20T20:15:00Z"/>
          <w:noProof/>
        </w:rPr>
      </w:pPr>
      <w:ins w:id="5782" w:author="Sammartano, Marc (BIC USA)" w:date="2014-07-20T20:15:00Z">
        <w:r>
          <w:rPr>
            <w:noProof/>
          </w:rPr>
          <w:t>LEN(&lt;sexp&gt;), 50</w:t>
        </w:r>
      </w:ins>
    </w:p>
    <w:p w:rsidR="00254A25" w:rsidRDefault="00254A25">
      <w:pPr>
        <w:pStyle w:val="Index1"/>
        <w:tabs>
          <w:tab w:val="right" w:leader="dot" w:pos="9350"/>
        </w:tabs>
        <w:rPr>
          <w:ins w:id="5783" w:author="Sammartano, Marc (BIC USA)" w:date="2014-07-20T20:15:00Z"/>
          <w:noProof/>
        </w:rPr>
      </w:pPr>
      <w:ins w:id="5784" w:author="Sammartano, Marc (BIC USA)" w:date="2014-07-20T20:15:00Z">
        <w:r>
          <w:rPr>
            <w:noProof/>
          </w:rPr>
          <w:t>LET, 45</w:t>
        </w:r>
      </w:ins>
    </w:p>
    <w:p w:rsidR="00254A25" w:rsidRDefault="00254A25">
      <w:pPr>
        <w:pStyle w:val="Index1"/>
        <w:tabs>
          <w:tab w:val="right" w:leader="dot" w:pos="9350"/>
        </w:tabs>
        <w:rPr>
          <w:ins w:id="5785" w:author="Sammartano, Marc (BIC USA)" w:date="2014-07-20T20:15:00Z"/>
          <w:noProof/>
        </w:rPr>
      </w:pPr>
      <w:ins w:id="5786" w:author="Sammartano, Marc (BIC USA)" w:date="2014-07-20T20:15:00Z">
        <w:r>
          <w:rPr>
            <w:noProof/>
          </w:rPr>
          <w:t>List.add &lt;pointer_nexp&gt;, &lt;nexp&gt;{,&lt;nexp&gt;...,&lt;nexp&gt;}, 37</w:t>
        </w:r>
      </w:ins>
    </w:p>
    <w:p w:rsidR="00254A25" w:rsidRDefault="00254A25">
      <w:pPr>
        <w:pStyle w:val="Index1"/>
        <w:tabs>
          <w:tab w:val="right" w:leader="dot" w:pos="9350"/>
        </w:tabs>
        <w:rPr>
          <w:ins w:id="5787" w:author="Sammartano, Marc (BIC USA)" w:date="2014-07-20T20:15:00Z"/>
          <w:noProof/>
        </w:rPr>
      </w:pPr>
      <w:ins w:id="5788" w:author="Sammartano, Marc (BIC USA)" w:date="2014-07-20T20:15:00Z">
        <w:r>
          <w:rPr>
            <w:noProof/>
          </w:rPr>
          <w:t>List.add.array numeric_list_pointer, Array[{&lt;start&gt;,&lt;length&gt;}], 38</w:t>
        </w:r>
      </w:ins>
    </w:p>
    <w:p w:rsidR="00254A25" w:rsidRDefault="00254A25">
      <w:pPr>
        <w:pStyle w:val="Index1"/>
        <w:tabs>
          <w:tab w:val="right" w:leader="dot" w:pos="9350"/>
        </w:tabs>
        <w:rPr>
          <w:ins w:id="5789" w:author="Sammartano, Marc (BIC USA)" w:date="2014-07-20T20:15:00Z"/>
          <w:noProof/>
        </w:rPr>
      </w:pPr>
      <w:ins w:id="5790" w:author="Sammartano, Marc (BIC USA)" w:date="2014-07-20T20:15:00Z">
        <w:r>
          <w:rPr>
            <w:noProof/>
          </w:rPr>
          <w:t>List.add.array string_list_pointer, Array$[{&lt;start&gt;,&lt;length&gt;}], 38</w:t>
        </w:r>
      </w:ins>
    </w:p>
    <w:p w:rsidR="00254A25" w:rsidRDefault="00254A25">
      <w:pPr>
        <w:pStyle w:val="Index1"/>
        <w:tabs>
          <w:tab w:val="right" w:leader="dot" w:pos="9350"/>
        </w:tabs>
        <w:rPr>
          <w:ins w:id="5791" w:author="Sammartano, Marc (BIC USA)" w:date="2014-07-20T20:15:00Z"/>
          <w:noProof/>
        </w:rPr>
      </w:pPr>
      <w:ins w:id="5792" w:author="Sammartano, Marc (BIC USA)" w:date="2014-07-20T20:15:00Z">
        <w:r>
          <w:rPr>
            <w:noProof/>
          </w:rPr>
          <w:t>List.add.list &lt;destination_list_pointer_nexp&gt;, &lt;source_list_pointer_nexp&gt;, 38</w:t>
        </w:r>
      </w:ins>
    </w:p>
    <w:p w:rsidR="00254A25" w:rsidRDefault="00254A25">
      <w:pPr>
        <w:pStyle w:val="Index1"/>
        <w:tabs>
          <w:tab w:val="right" w:leader="dot" w:pos="9350"/>
        </w:tabs>
        <w:rPr>
          <w:ins w:id="5793" w:author="Sammartano, Marc (BIC USA)" w:date="2014-07-20T20:15:00Z"/>
          <w:noProof/>
        </w:rPr>
      </w:pPr>
      <w:ins w:id="5794" w:author="Sammartano, Marc (BIC USA)" w:date="2014-07-20T20:15:00Z">
        <w:r>
          <w:rPr>
            <w:noProof/>
          </w:rPr>
          <w:t>List.clear &lt;pointer_nexp&gt;, 39</w:t>
        </w:r>
      </w:ins>
    </w:p>
    <w:p w:rsidR="00254A25" w:rsidRDefault="00254A25">
      <w:pPr>
        <w:pStyle w:val="Index1"/>
        <w:tabs>
          <w:tab w:val="right" w:leader="dot" w:pos="9350"/>
        </w:tabs>
        <w:rPr>
          <w:ins w:id="5795" w:author="Sammartano, Marc (BIC USA)" w:date="2014-07-20T20:15:00Z"/>
          <w:noProof/>
        </w:rPr>
      </w:pPr>
      <w:ins w:id="5796" w:author="Sammartano, Marc (BIC USA)" w:date="2014-07-20T20:15:00Z">
        <w:r>
          <w:rPr>
            <w:noProof/>
          </w:rPr>
          <w:t>List.create N|S, &lt;pointer_nvar&gt;, 37</w:t>
        </w:r>
      </w:ins>
    </w:p>
    <w:p w:rsidR="00254A25" w:rsidRDefault="00254A25">
      <w:pPr>
        <w:pStyle w:val="Index1"/>
        <w:tabs>
          <w:tab w:val="right" w:leader="dot" w:pos="9350"/>
        </w:tabs>
        <w:rPr>
          <w:ins w:id="5797" w:author="Sammartano, Marc (BIC USA)" w:date="2014-07-20T20:15:00Z"/>
          <w:noProof/>
        </w:rPr>
      </w:pPr>
      <w:ins w:id="5798" w:author="Sammartano, Marc (BIC USA)" w:date="2014-07-20T20:15:00Z">
        <w:r>
          <w:rPr>
            <w:noProof/>
          </w:rPr>
          <w:t>List.get &lt;pointer_nexp&gt;,&lt;index_nexp&gt;, &lt;svar&gt;|&lt;nvar&gt;, 38</w:t>
        </w:r>
      </w:ins>
    </w:p>
    <w:p w:rsidR="00254A25" w:rsidRDefault="00254A25">
      <w:pPr>
        <w:pStyle w:val="Index1"/>
        <w:tabs>
          <w:tab w:val="right" w:leader="dot" w:pos="9350"/>
        </w:tabs>
        <w:rPr>
          <w:ins w:id="5799" w:author="Sammartano, Marc (BIC USA)" w:date="2014-07-20T20:15:00Z"/>
          <w:noProof/>
        </w:rPr>
      </w:pPr>
      <w:ins w:id="5800" w:author="Sammartano, Marc (BIC USA)" w:date="2014-07-20T20:15:00Z">
        <w:r>
          <w:rPr>
            <w:noProof/>
          </w:rPr>
          <w:t>List.insert &lt;pointer_nexp&gt;, &lt;index_nexp&gt;, &lt;sexp&gt;|&lt;nexp&gt;, 38</w:t>
        </w:r>
      </w:ins>
    </w:p>
    <w:p w:rsidR="00254A25" w:rsidRDefault="00254A25">
      <w:pPr>
        <w:pStyle w:val="Index1"/>
        <w:tabs>
          <w:tab w:val="right" w:leader="dot" w:pos="9350"/>
        </w:tabs>
        <w:rPr>
          <w:ins w:id="5801" w:author="Sammartano, Marc (BIC USA)" w:date="2014-07-20T20:15:00Z"/>
          <w:noProof/>
        </w:rPr>
      </w:pPr>
      <w:ins w:id="5802" w:author="Sammartano, Marc (BIC USA)" w:date="2014-07-20T20:15:00Z">
        <w:r>
          <w:rPr>
            <w:noProof/>
          </w:rPr>
          <w:t>List.remove &lt;pointer_nexp&gt;,&lt;index_nexp&gt;, 38</w:t>
        </w:r>
      </w:ins>
    </w:p>
    <w:p w:rsidR="00254A25" w:rsidRDefault="00254A25">
      <w:pPr>
        <w:pStyle w:val="Index1"/>
        <w:tabs>
          <w:tab w:val="right" w:leader="dot" w:pos="9350"/>
        </w:tabs>
        <w:rPr>
          <w:ins w:id="5803" w:author="Sammartano, Marc (BIC USA)" w:date="2014-07-20T20:15:00Z"/>
          <w:noProof/>
        </w:rPr>
      </w:pPr>
      <w:ins w:id="5804" w:author="Sammartano, Marc (BIC USA)" w:date="2014-07-20T20:15:00Z">
        <w:r>
          <w:rPr>
            <w:noProof/>
          </w:rPr>
          <w:t>List.replace &lt;pointer_nexp&gt;,&lt;index_nexp&gt;, &lt;sexp&gt;|&lt;nexp&gt;, 38</w:t>
        </w:r>
      </w:ins>
    </w:p>
    <w:p w:rsidR="00254A25" w:rsidRDefault="00254A25">
      <w:pPr>
        <w:pStyle w:val="Index1"/>
        <w:tabs>
          <w:tab w:val="right" w:leader="dot" w:pos="9350"/>
        </w:tabs>
        <w:rPr>
          <w:ins w:id="5805" w:author="Sammartano, Marc (BIC USA)" w:date="2014-07-20T20:15:00Z"/>
          <w:noProof/>
        </w:rPr>
      </w:pPr>
      <w:ins w:id="5806" w:author="Sammartano, Marc (BIC USA)" w:date="2014-07-20T20:15:00Z">
        <w:r>
          <w:rPr>
            <w:noProof/>
          </w:rPr>
          <w:t>List.search &lt;pointer_nexp&gt;, value|value$, &lt;result_nvar&gt;{,&lt;start_nexp&gt;}, 39</w:t>
        </w:r>
      </w:ins>
    </w:p>
    <w:p w:rsidR="00254A25" w:rsidRDefault="00254A25">
      <w:pPr>
        <w:pStyle w:val="Index1"/>
        <w:tabs>
          <w:tab w:val="right" w:leader="dot" w:pos="9350"/>
        </w:tabs>
        <w:rPr>
          <w:ins w:id="5807" w:author="Sammartano, Marc (BIC USA)" w:date="2014-07-20T20:15:00Z"/>
          <w:noProof/>
        </w:rPr>
      </w:pPr>
      <w:ins w:id="5808" w:author="Sammartano, Marc (BIC USA)" w:date="2014-07-20T20:15:00Z">
        <w:r>
          <w:rPr>
            <w:noProof/>
          </w:rPr>
          <w:t>List.size &lt;pointer_nexp&gt;, &lt;nvar&gt;, 39</w:t>
        </w:r>
      </w:ins>
    </w:p>
    <w:p w:rsidR="00254A25" w:rsidRDefault="00254A25">
      <w:pPr>
        <w:pStyle w:val="Index1"/>
        <w:tabs>
          <w:tab w:val="right" w:leader="dot" w:pos="9350"/>
        </w:tabs>
        <w:rPr>
          <w:ins w:id="5809" w:author="Sammartano, Marc (BIC USA)" w:date="2014-07-20T20:15:00Z"/>
          <w:noProof/>
        </w:rPr>
      </w:pPr>
      <w:ins w:id="5810" w:author="Sammartano, Marc (BIC USA)" w:date="2014-07-20T20:15:00Z">
        <w:r>
          <w:rPr>
            <w:noProof/>
          </w:rPr>
          <w:t>List.ToArray &lt;pointer_nexp&gt;, Array$[] | Array[], 39</w:t>
        </w:r>
      </w:ins>
    </w:p>
    <w:p w:rsidR="00254A25" w:rsidRDefault="00254A25">
      <w:pPr>
        <w:pStyle w:val="Index1"/>
        <w:tabs>
          <w:tab w:val="right" w:leader="dot" w:pos="9350"/>
        </w:tabs>
        <w:rPr>
          <w:ins w:id="5811" w:author="Sammartano, Marc (BIC USA)" w:date="2014-07-20T20:15:00Z"/>
          <w:noProof/>
        </w:rPr>
      </w:pPr>
      <w:ins w:id="5812" w:author="Sammartano, Marc (BIC USA)" w:date="2014-07-20T20:15:00Z">
        <w:r>
          <w:rPr>
            <w:noProof/>
          </w:rPr>
          <w:t>List.type &lt;pointer_nexp&gt;, &lt;svar&gt;, 39</w:t>
        </w:r>
      </w:ins>
    </w:p>
    <w:p w:rsidR="00254A25" w:rsidRDefault="00254A25">
      <w:pPr>
        <w:pStyle w:val="Index1"/>
        <w:tabs>
          <w:tab w:val="right" w:leader="dot" w:pos="9350"/>
        </w:tabs>
        <w:rPr>
          <w:ins w:id="5813" w:author="Sammartano, Marc (BIC USA)" w:date="2014-07-20T20:15:00Z"/>
          <w:noProof/>
        </w:rPr>
      </w:pPr>
      <w:ins w:id="5814" w:author="Sammartano, Marc (BIC USA)" w:date="2014-07-20T20:15:00Z">
        <w:r>
          <w:rPr>
            <w:noProof/>
          </w:rPr>
          <w:t>LOG(&lt;nexp&gt;), 48</w:t>
        </w:r>
      </w:ins>
    </w:p>
    <w:p w:rsidR="00254A25" w:rsidRDefault="00254A25">
      <w:pPr>
        <w:pStyle w:val="Index1"/>
        <w:tabs>
          <w:tab w:val="right" w:leader="dot" w:pos="9350"/>
        </w:tabs>
        <w:rPr>
          <w:ins w:id="5815" w:author="Sammartano, Marc (BIC USA)" w:date="2014-07-20T20:15:00Z"/>
          <w:noProof/>
        </w:rPr>
      </w:pPr>
      <w:ins w:id="5816" w:author="Sammartano, Marc (BIC USA)" w:date="2014-07-20T20:15:00Z">
        <w:r>
          <w:rPr>
            <w:noProof/>
          </w:rPr>
          <w:t>LOG10(&lt;nexp&gt;), 49</w:t>
        </w:r>
      </w:ins>
    </w:p>
    <w:p w:rsidR="00254A25" w:rsidRDefault="00254A25">
      <w:pPr>
        <w:pStyle w:val="Index1"/>
        <w:tabs>
          <w:tab w:val="right" w:leader="dot" w:pos="9350"/>
        </w:tabs>
        <w:rPr>
          <w:ins w:id="5817" w:author="Sammartano, Marc (BIC USA)" w:date="2014-07-20T20:15:00Z"/>
          <w:noProof/>
        </w:rPr>
      </w:pPr>
      <w:ins w:id="5818" w:author="Sammartano, Marc (BIC USA)" w:date="2014-07-20T20:15:00Z">
        <w:r w:rsidRPr="00F624C8">
          <w:rPr>
            <w:rFonts w:eastAsia="Times New Roman"/>
            <w:noProof/>
          </w:rPr>
          <w:lastRenderedPageBreak/>
          <w:t>LOWER$(</w:t>
        </w:r>
        <w:r>
          <w:rPr>
            <w:noProof/>
          </w:rPr>
          <w:t>&lt;sexp&gt;</w:t>
        </w:r>
        <w:r w:rsidRPr="00F624C8">
          <w:rPr>
            <w:rFonts w:eastAsia="Times New Roman"/>
            <w:noProof/>
          </w:rPr>
          <w:t>)</w:t>
        </w:r>
        <w:r>
          <w:rPr>
            <w:noProof/>
          </w:rPr>
          <w:t>, 54</w:t>
        </w:r>
      </w:ins>
    </w:p>
    <w:p w:rsidR="00254A25" w:rsidRDefault="00254A25">
      <w:pPr>
        <w:pStyle w:val="Index1"/>
        <w:tabs>
          <w:tab w:val="right" w:leader="dot" w:pos="9350"/>
        </w:tabs>
        <w:rPr>
          <w:ins w:id="5819" w:author="Sammartano, Marc (BIC USA)" w:date="2014-07-20T20:15:00Z"/>
          <w:noProof/>
        </w:rPr>
      </w:pPr>
      <w:ins w:id="5820" w:author="Sammartano, Marc (BIC USA)" w:date="2014-07-20T20:15:00Z">
        <w:r>
          <w:rPr>
            <w:noProof/>
          </w:rPr>
          <w:t>MAX(&lt;nexp&gt;, &lt;nexp&gt;), 47</w:t>
        </w:r>
      </w:ins>
    </w:p>
    <w:p w:rsidR="00254A25" w:rsidRDefault="00254A25">
      <w:pPr>
        <w:pStyle w:val="Index1"/>
        <w:tabs>
          <w:tab w:val="right" w:leader="dot" w:pos="9350"/>
        </w:tabs>
        <w:rPr>
          <w:ins w:id="5821" w:author="Sammartano, Marc (BIC USA)" w:date="2014-07-20T20:15:00Z"/>
          <w:noProof/>
        </w:rPr>
      </w:pPr>
      <w:ins w:id="5822" w:author="Sammartano, Marc (BIC USA)" w:date="2014-07-20T20:15:00Z">
        <w:r>
          <w:rPr>
            <w:noProof/>
          </w:rPr>
          <w:t>MenuKey.resume, 69</w:t>
        </w:r>
      </w:ins>
    </w:p>
    <w:p w:rsidR="00254A25" w:rsidRDefault="00254A25">
      <w:pPr>
        <w:pStyle w:val="Index1"/>
        <w:tabs>
          <w:tab w:val="right" w:leader="dot" w:pos="9350"/>
        </w:tabs>
        <w:rPr>
          <w:ins w:id="5823" w:author="Sammartano, Marc (BIC USA)" w:date="2014-07-20T20:15:00Z"/>
          <w:noProof/>
        </w:rPr>
      </w:pPr>
      <w:ins w:id="5824" w:author="Sammartano, Marc (BIC USA)" w:date="2014-07-20T20:15:00Z">
        <w:r w:rsidRPr="00F624C8">
          <w:rPr>
            <w:rFonts w:eastAsia="Times New Roman"/>
            <w:noProof/>
          </w:rPr>
          <w:t xml:space="preserve">MID$(&lt;sexp&gt;, </w:t>
        </w:r>
        <w:r>
          <w:rPr>
            <w:noProof/>
          </w:rPr>
          <w:t>&lt;start_nexp&gt;{, &lt;count_nexp&gt;}</w:t>
        </w:r>
        <w:r w:rsidRPr="00F624C8">
          <w:rPr>
            <w:rFonts w:eastAsia="Times New Roman"/>
            <w:noProof/>
          </w:rPr>
          <w:t>)</w:t>
        </w:r>
        <w:r>
          <w:rPr>
            <w:noProof/>
          </w:rPr>
          <w:t>, 53</w:t>
        </w:r>
      </w:ins>
    </w:p>
    <w:p w:rsidR="00254A25" w:rsidRDefault="00254A25">
      <w:pPr>
        <w:pStyle w:val="Index1"/>
        <w:tabs>
          <w:tab w:val="right" w:leader="dot" w:pos="9350"/>
        </w:tabs>
        <w:rPr>
          <w:ins w:id="5825" w:author="Sammartano, Marc (BIC USA)" w:date="2014-07-20T20:15:00Z"/>
          <w:noProof/>
        </w:rPr>
      </w:pPr>
      <w:ins w:id="5826" w:author="Sammartano, Marc (BIC USA)" w:date="2014-07-20T20:15:00Z">
        <w:r>
          <w:rPr>
            <w:noProof/>
          </w:rPr>
          <w:t>MIN(&lt;nexp&gt;, &lt;nexp&gt;), 47</w:t>
        </w:r>
      </w:ins>
    </w:p>
    <w:p w:rsidR="00254A25" w:rsidRDefault="00254A25">
      <w:pPr>
        <w:pStyle w:val="Index1"/>
        <w:tabs>
          <w:tab w:val="right" w:leader="dot" w:pos="9350"/>
        </w:tabs>
        <w:rPr>
          <w:ins w:id="5827" w:author="Sammartano, Marc (BIC USA)" w:date="2014-07-20T20:15:00Z"/>
          <w:noProof/>
        </w:rPr>
      </w:pPr>
      <w:ins w:id="5828" w:author="Sammartano, Marc (BIC USA)" w:date="2014-07-20T20:15:00Z">
        <w:r>
          <w:rPr>
            <w:noProof/>
          </w:rPr>
          <w:t>MOD(&lt;nexp1&gt;, &lt;nexp2&gt;), 47</w:t>
        </w:r>
      </w:ins>
    </w:p>
    <w:p w:rsidR="00254A25" w:rsidRDefault="00254A25">
      <w:pPr>
        <w:pStyle w:val="Index1"/>
        <w:tabs>
          <w:tab w:val="right" w:leader="dot" w:pos="9350"/>
        </w:tabs>
        <w:rPr>
          <w:ins w:id="5829" w:author="Sammartano, Marc (BIC USA)" w:date="2014-07-20T20:15:00Z"/>
          <w:noProof/>
        </w:rPr>
      </w:pPr>
      <w:ins w:id="5830" w:author="Sammartano, Marc (BIC USA)" w:date="2014-07-20T20:15:00Z">
        <w:r>
          <w:rPr>
            <w:noProof/>
          </w:rPr>
          <w:t>MyPhoneNumber &lt;svar&gt;, 106</w:t>
        </w:r>
      </w:ins>
    </w:p>
    <w:p w:rsidR="00254A25" w:rsidRDefault="00254A25">
      <w:pPr>
        <w:pStyle w:val="Index1"/>
        <w:tabs>
          <w:tab w:val="right" w:leader="dot" w:pos="9350"/>
        </w:tabs>
        <w:rPr>
          <w:ins w:id="5831" w:author="Sammartano, Marc (BIC USA)" w:date="2014-07-20T20:15:00Z"/>
          <w:noProof/>
        </w:rPr>
      </w:pPr>
      <w:ins w:id="5832" w:author="Sammartano, Marc (BIC USA)" w:date="2014-07-20T20:15:00Z">
        <w:r>
          <w:rPr>
            <w:noProof/>
          </w:rPr>
          <w:t>Notify &lt;title_sexp&gt;, &lt;subtitle_sexp&gt;, &lt;alert_sexp&gt;, &lt;wait_lexp&gt;, 107</w:t>
        </w:r>
      </w:ins>
    </w:p>
    <w:p w:rsidR="00254A25" w:rsidRDefault="00254A25">
      <w:pPr>
        <w:pStyle w:val="Index1"/>
        <w:tabs>
          <w:tab w:val="right" w:leader="dot" w:pos="9350"/>
        </w:tabs>
        <w:rPr>
          <w:ins w:id="5833" w:author="Sammartano, Marc (BIC USA)" w:date="2014-07-20T20:15:00Z"/>
          <w:noProof/>
        </w:rPr>
      </w:pPr>
      <w:ins w:id="5834" w:author="Sammartano, Marc (BIC USA)" w:date="2014-07-20T20:15:00Z">
        <w:r>
          <w:rPr>
            <w:noProof/>
          </w:rPr>
          <w:t>OCT$(&lt;nexp&gt;, 54</w:t>
        </w:r>
      </w:ins>
    </w:p>
    <w:p w:rsidR="00254A25" w:rsidRDefault="00254A25">
      <w:pPr>
        <w:pStyle w:val="Index1"/>
        <w:tabs>
          <w:tab w:val="right" w:leader="dot" w:pos="9350"/>
        </w:tabs>
        <w:rPr>
          <w:ins w:id="5835" w:author="Sammartano, Marc (BIC USA)" w:date="2014-07-20T20:15:00Z"/>
          <w:noProof/>
        </w:rPr>
      </w:pPr>
      <w:ins w:id="5836" w:author="Sammartano, Marc (BIC USA)" w:date="2014-07-20T20:15:00Z">
        <w:r>
          <w:rPr>
            <w:noProof/>
          </w:rPr>
          <w:t>OCT(&lt;sexp&gt;), 50</w:t>
        </w:r>
      </w:ins>
    </w:p>
    <w:p w:rsidR="00254A25" w:rsidRDefault="00254A25">
      <w:pPr>
        <w:pStyle w:val="Index1"/>
        <w:tabs>
          <w:tab w:val="right" w:leader="dot" w:pos="9350"/>
        </w:tabs>
        <w:rPr>
          <w:ins w:id="5837" w:author="Sammartano, Marc (BIC USA)" w:date="2014-07-20T20:15:00Z"/>
          <w:noProof/>
        </w:rPr>
      </w:pPr>
      <w:ins w:id="5838" w:author="Sammartano, Marc (BIC USA)" w:date="2014-07-20T20:15:00Z">
        <w:r>
          <w:rPr>
            <w:noProof/>
          </w:rPr>
          <w:t>OnBackGround:, 108</w:t>
        </w:r>
      </w:ins>
    </w:p>
    <w:p w:rsidR="00254A25" w:rsidRDefault="00254A25">
      <w:pPr>
        <w:pStyle w:val="Index1"/>
        <w:tabs>
          <w:tab w:val="right" w:leader="dot" w:pos="9350"/>
        </w:tabs>
        <w:rPr>
          <w:ins w:id="5839" w:author="Sammartano, Marc (BIC USA)" w:date="2014-07-20T20:15:00Z"/>
          <w:noProof/>
        </w:rPr>
      </w:pPr>
      <w:ins w:id="5840" w:author="Sammartano, Marc (BIC USA)" w:date="2014-07-20T20:15:00Z">
        <w:r>
          <w:rPr>
            <w:noProof/>
          </w:rPr>
          <w:t>OnBackKey:, 68</w:t>
        </w:r>
      </w:ins>
    </w:p>
    <w:p w:rsidR="00254A25" w:rsidRDefault="00254A25">
      <w:pPr>
        <w:pStyle w:val="Index1"/>
        <w:tabs>
          <w:tab w:val="right" w:leader="dot" w:pos="9350"/>
        </w:tabs>
        <w:rPr>
          <w:ins w:id="5841" w:author="Sammartano, Marc (BIC USA)" w:date="2014-07-20T20:15:00Z"/>
          <w:noProof/>
        </w:rPr>
      </w:pPr>
      <w:ins w:id="5842" w:author="Sammartano, Marc (BIC USA)" w:date="2014-07-20T20:15:00Z">
        <w:r>
          <w:rPr>
            <w:noProof/>
          </w:rPr>
          <w:t>OnBtReadReady:, 95</w:t>
        </w:r>
      </w:ins>
    </w:p>
    <w:p w:rsidR="00254A25" w:rsidRDefault="00254A25">
      <w:pPr>
        <w:pStyle w:val="Index1"/>
        <w:tabs>
          <w:tab w:val="right" w:leader="dot" w:pos="9350"/>
        </w:tabs>
        <w:rPr>
          <w:ins w:id="5843" w:author="Sammartano, Marc (BIC USA)" w:date="2014-07-20T20:15:00Z"/>
          <w:noProof/>
        </w:rPr>
      </w:pPr>
      <w:ins w:id="5844" w:author="Sammartano, Marc (BIC USA)" w:date="2014-07-20T20:15:00Z">
        <w:r>
          <w:rPr>
            <w:noProof/>
          </w:rPr>
          <w:t>OnConsoleTouch:, 68</w:t>
        </w:r>
      </w:ins>
    </w:p>
    <w:p w:rsidR="00254A25" w:rsidRDefault="00254A25">
      <w:pPr>
        <w:pStyle w:val="Index1"/>
        <w:tabs>
          <w:tab w:val="right" w:leader="dot" w:pos="9350"/>
        </w:tabs>
        <w:rPr>
          <w:ins w:id="5845" w:author="Sammartano, Marc (BIC USA)" w:date="2014-07-20T20:15:00Z"/>
          <w:noProof/>
        </w:rPr>
      </w:pPr>
      <w:ins w:id="5846" w:author="Sammartano, Marc (BIC USA)" w:date="2014-07-20T20:15:00Z">
        <w:r>
          <w:rPr>
            <w:noProof/>
          </w:rPr>
          <w:t>OnError:, 67</w:t>
        </w:r>
      </w:ins>
    </w:p>
    <w:p w:rsidR="00254A25" w:rsidRDefault="00254A25">
      <w:pPr>
        <w:pStyle w:val="Index1"/>
        <w:tabs>
          <w:tab w:val="right" w:leader="dot" w:pos="9350"/>
        </w:tabs>
        <w:rPr>
          <w:ins w:id="5847" w:author="Sammartano, Marc (BIC USA)" w:date="2014-07-20T20:15:00Z"/>
          <w:noProof/>
        </w:rPr>
      </w:pPr>
      <w:ins w:id="5848" w:author="Sammartano, Marc (BIC USA)" w:date="2014-07-20T20:15:00Z">
        <w:r>
          <w:rPr>
            <w:noProof/>
          </w:rPr>
          <w:t>OnGRTouch:, 120</w:t>
        </w:r>
      </w:ins>
    </w:p>
    <w:p w:rsidR="00254A25" w:rsidRDefault="00254A25">
      <w:pPr>
        <w:pStyle w:val="Index1"/>
        <w:tabs>
          <w:tab w:val="right" w:leader="dot" w:pos="9350"/>
        </w:tabs>
        <w:rPr>
          <w:ins w:id="5849" w:author="Sammartano, Marc (BIC USA)" w:date="2014-07-20T20:15:00Z"/>
          <w:noProof/>
        </w:rPr>
      </w:pPr>
      <w:ins w:id="5850" w:author="Sammartano, Marc (BIC USA)" w:date="2014-07-20T20:15:00Z">
        <w:r>
          <w:rPr>
            <w:noProof/>
          </w:rPr>
          <w:t>OnKeyPress:, 69</w:t>
        </w:r>
      </w:ins>
    </w:p>
    <w:p w:rsidR="00254A25" w:rsidRDefault="00254A25">
      <w:pPr>
        <w:pStyle w:val="Index1"/>
        <w:tabs>
          <w:tab w:val="right" w:leader="dot" w:pos="9350"/>
        </w:tabs>
        <w:rPr>
          <w:ins w:id="5851" w:author="Sammartano, Marc (BIC USA)" w:date="2014-07-20T20:15:00Z"/>
          <w:noProof/>
        </w:rPr>
      </w:pPr>
      <w:ins w:id="5852" w:author="Sammartano, Marc (BIC USA)" w:date="2014-07-20T20:15:00Z">
        <w:r>
          <w:rPr>
            <w:noProof/>
          </w:rPr>
          <w:t>OnMenuKey:, 68</w:t>
        </w:r>
      </w:ins>
    </w:p>
    <w:p w:rsidR="00254A25" w:rsidRDefault="00254A25">
      <w:pPr>
        <w:pStyle w:val="Index1"/>
        <w:tabs>
          <w:tab w:val="right" w:leader="dot" w:pos="9350"/>
        </w:tabs>
        <w:rPr>
          <w:ins w:id="5853" w:author="Sammartano, Marc (BIC USA)" w:date="2014-07-20T20:15:00Z"/>
          <w:noProof/>
        </w:rPr>
      </w:pPr>
      <w:ins w:id="5854" w:author="Sammartano, Marc (BIC USA)" w:date="2014-07-20T20:15:00Z">
        <w:r>
          <w:rPr>
            <w:noProof/>
          </w:rPr>
          <w:t>OnTimer:, 100</w:t>
        </w:r>
      </w:ins>
    </w:p>
    <w:p w:rsidR="00254A25" w:rsidRDefault="00254A25">
      <w:pPr>
        <w:pStyle w:val="Index1"/>
        <w:tabs>
          <w:tab w:val="right" w:leader="dot" w:pos="9350"/>
        </w:tabs>
        <w:rPr>
          <w:ins w:id="5855" w:author="Sammartano, Marc (BIC USA)" w:date="2014-07-20T20:15:00Z"/>
          <w:noProof/>
        </w:rPr>
      </w:pPr>
      <w:ins w:id="5856" w:author="Sammartano, Marc (BIC USA)" w:date="2014-07-20T20:15:00Z">
        <w:r>
          <w:rPr>
            <w:noProof/>
          </w:rPr>
          <w:t>Pause &lt;ticks_nexp&gt;, 101</w:t>
        </w:r>
      </w:ins>
    </w:p>
    <w:p w:rsidR="00254A25" w:rsidRDefault="00254A25">
      <w:pPr>
        <w:pStyle w:val="Index1"/>
        <w:tabs>
          <w:tab w:val="right" w:leader="dot" w:pos="9350"/>
        </w:tabs>
        <w:rPr>
          <w:ins w:id="5857" w:author="Sammartano, Marc (BIC USA)" w:date="2014-07-20T20:15:00Z"/>
          <w:noProof/>
        </w:rPr>
      </w:pPr>
      <w:ins w:id="5858" w:author="Sammartano, Marc (BIC USA)" w:date="2014-07-20T20:15:00Z">
        <w:r>
          <w:rPr>
            <w:noProof/>
          </w:rPr>
          <w:t>Phone.call &lt;sexp&gt;, 106</w:t>
        </w:r>
      </w:ins>
    </w:p>
    <w:p w:rsidR="00254A25" w:rsidRDefault="00254A25">
      <w:pPr>
        <w:pStyle w:val="Index1"/>
        <w:tabs>
          <w:tab w:val="right" w:leader="dot" w:pos="9350"/>
        </w:tabs>
        <w:rPr>
          <w:ins w:id="5859" w:author="Sammartano, Marc (BIC USA)" w:date="2014-07-20T20:15:00Z"/>
          <w:noProof/>
        </w:rPr>
      </w:pPr>
      <w:ins w:id="5860" w:author="Sammartano, Marc (BIC USA)" w:date="2014-07-20T20:15:00Z">
        <w:r>
          <w:rPr>
            <w:noProof/>
          </w:rPr>
          <w:t>Phone.rcv.init, 106</w:t>
        </w:r>
      </w:ins>
    </w:p>
    <w:p w:rsidR="00254A25" w:rsidRDefault="00254A25">
      <w:pPr>
        <w:pStyle w:val="Index1"/>
        <w:tabs>
          <w:tab w:val="right" w:leader="dot" w:pos="9350"/>
        </w:tabs>
        <w:rPr>
          <w:ins w:id="5861" w:author="Sammartano, Marc (BIC USA)" w:date="2014-07-20T20:15:00Z"/>
          <w:noProof/>
        </w:rPr>
      </w:pPr>
      <w:ins w:id="5862" w:author="Sammartano, Marc (BIC USA)" w:date="2014-07-20T20:15:00Z">
        <w:r>
          <w:rPr>
            <w:noProof/>
          </w:rPr>
          <w:t>Phone.rcv.next  &lt;state_nvar&gt;, &lt;number_svar&gt;, 106</w:t>
        </w:r>
      </w:ins>
    </w:p>
    <w:p w:rsidR="00254A25" w:rsidRDefault="00254A25">
      <w:pPr>
        <w:pStyle w:val="Index1"/>
        <w:tabs>
          <w:tab w:val="right" w:leader="dot" w:pos="9350"/>
        </w:tabs>
        <w:rPr>
          <w:ins w:id="5863" w:author="Sammartano, Marc (BIC USA)" w:date="2014-07-20T20:15:00Z"/>
          <w:noProof/>
        </w:rPr>
      </w:pPr>
      <w:ins w:id="5864" w:author="Sammartano, Marc (BIC USA)" w:date="2014-07-20T20:15:00Z">
        <w:r>
          <w:rPr>
            <w:noProof/>
          </w:rPr>
          <w:t>PI(), 49</w:t>
        </w:r>
      </w:ins>
    </w:p>
    <w:p w:rsidR="00254A25" w:rsidRDefault="00254A25">
      <w:pPr>
        <w:pStyle w:val="Index1"/>
        <w:tabs>
          <w:tab w:val="right" w:leader="dot" w:pos="9350"/>
        </w:tabs>
        <w:rPr>
          <w:ins w:id="5865" w:author="Sammartano, Marc (BIC USA)" w:date="2014-07-20T20:15:00Z"/>
          <w:noProof/>
        </w:rPr>
      </w:pPr>
      <w:ins w:id="5866" w:author="Sammartano, Marc (BIC USA)" w:date="2014-07-20T20:15:00Z">
        <w:r>
          <w:rPr>
            <w:noProof/>
          </w:rPr>
          <w:t>Popup &lt;message_sexp&gt;, &lt;x_nexp&gt;, &lt;y_nexp&gt;, &lt;duration_nexp&gt;, 101</w:t>
        </w:r>
      </w:ins>
    </w:p>
    <w:p w:rsidR="00254A25" w:rsidRDefault="00254A25">
      <w:pPr>
        <w:pStyle w:val="Index1"/>
        <w:tabs>
          <w:tab w:val="right" w:leader="dot" w:pos="9350"/>
        </w:tabs>
        <w:rPr>
          <w:ins w:id="5867" w:author="Sammartano, Marc (BIC USA)" w:date="2014-07-20T20:15:00Z"/>
          <w:noProof/>
        </w:rPr>
      </w:pPr>
      <w:ins w:id="5868" w:author="Sammartano, Marc (BIC USA)" w:date="2014-07-20T20:15:00Z">
        <w:r>
          <w:rPr>
            <w:noProof/>
          </w:rPr>
          <w:t>POW(&lt;nexp1&gt;, &lt;nexp2&gt;), 49</w:t>
        </w:r>
      </w:ins>
    </w:p>
    <w:p w:rsidR="00254A25" w:rsidRDefault="00254A25">
      <w:pPr>
        <w:pStyle w:val="Index1"/>
        <w:tabs>
          <w:tab w:val="right" w:leader="dot" w:pos="9350"/>
        </w:tabs>
        <w:rPr>
          <w:ins w:id="5869" w:author="Sammartano, Marc (BIC USA)" w:date="2014-07-20T20:15:00Z"/>
          <w:noProof/>
        </w:rPr>
      </w:pPr>
      <w:ins w:id="5870" w:author="Sammartano, Marc (BIC USA)" w:date="2014-07-20T20:15:00Z">
        <w:r>
          <w:rPr>
            <w:noProof/>
          </w:rPr>
          <w:t>Print {&lt;exp&gt; {,|;}} ..., 74</w:t>
        </w:r>
      </w:ins>
    </w:p>
    <w:p w:rsidR="00254A25" w:rsidRDefault="00254A25">
      <w:pPr>
        <w:pStyle w:val="Index1"/>
        <w:tabs>
          <w:tab w:val="right" w:leader="dot" w:pos="9350"/>
        </w:tabs>
        <w:rPr>
          <w:ins w:id="5871" w:author="Sammartano, Marc (BIC USA)" w:date="2014-07-20T20:15:00Z"/>
          <w:noProof/>
        </w:rPr>
      </w:pPr>
      <w:ins w:id="5872" w:author="Sammartano, Marc (BIC USA)" w:date="2014-07-20T20:15:00Z">
        <w:r>
          <w:rPr>
            <w:noProof/>
          </w:rPr>
          <w:t>RANDOMIZE(&lt;nexp&gt;), 47</w:t>
        </w:r>
      </w:ins>
    </w:p>
    <w:p w:rsidR="00254A25" w:rsidRDefault="00254A25">
      <w:pPr>
        <w:pStyle w:val="Index1"/>
        <w:tabs>
          <w:tab w:val="right" w:leader="dot" w:pos="9350"/>
        </w:tabs>
        <w:rPr>
          <w:ins w:id="5873" w:author="Sammartano, Marc (BIC USA)" w:date="2014-07-20T20:15:00Z"/>
          <w:noProof/>
        </w:rPr>
      </w:pPr>
      <w:ins w:id="5874" w:author="Sammartano, Marc (BIC USA)" w:date="2014-07-20T20:15:00Z">
        <w:r>
          <w:rPr>
            <w:noProof/>
          </w:rPr>
          <w:t>Read.data &lt;number&gt;|&lt;string&gt; {,&lt;number&gt;|&lt;string&gt;...,&lt;number&gt;|&lt;string&gt;}, 69</w:t>
        </w:r>
      </w:ins>
    </w:p>
    <w:p w:rsidR="00254A25" w:rsidRDefault="00254A25">
      <w:pPr>
        <w:pStyle w:val="Index1"/>
        <w:tabs>
          <w:tab w:val="right" w:leader="dot" w:pos="9350"/>
        </w:tabs>
        <w:rPr>
          <w:ins w:id="5875" w:author="Sammartano, Marc (BIC USA)" w:date="2014-07-20T20:15:00Z"/>
          <w:noProof/>
        </w:rPr>
      </w:pPr>
      <w:ins w:id="5876" w:author="Sammartano, Marc (BIC USA)" w:date="2014-07-20T20:15:00Z">
        <w:r>
          <w:rPr>
            <w:noProof/>
          </w:rPr>
          <w:t>Read.from &lt;nexp&gt;, 70</w:t>
        </w:r>
      </w:ins>
    </w:p>
    <w:p w:rsidR="00254A25" w:rsidRDefault="00254A25">
      <w:pPr>
        <w:pStyle w:val="Index1"/>
        <w:tabs>
          <w:tab w:val="right" w:leader="dot" w:pos="9350"/>
        </w:tabs>
        <w:rPr>
          <w:ins w:id="5877" w:author="Sammartano, Marc (BIC USA)" w:date="2014-07-20T20:15:00Z"/>
          <w:noProof/>
        </w:rPr>
      </w:pPr>
      <w:ins w:id="5878" w:author="Sammartano, Marc (BIC USA)" w:date="2014-07-20T20:15:00Z">
        <w:r>
          <w:rPr>
            <w:noProof/>
          </w:rPr>
          <w:t>Read.next &lt;var&gt;{,&lt;var&gt;...}, 69</w:t>
        </w:r>
      </w:ins>
    </w:p>
    <w:p w:rsidR="00254A25" w:rsidRDefault="00254A25">
      <w:pPr>
        <w:pStyle w:val="Index1"/>
        <w:tabs>
          <w:tab w:val="right" w:leader="dot" w:pos="9350"/>
        </w:tabs>
        <w:rPr>
          <w:ins w:id="5879" w:author="Sammartano, Marc (BIC USA)" w:date="2014-07-20T20:15:00Z"/>
          <w:noProof/>
        </w:rPr>
      </w:pPr>
      <w:ins w:id="5880" w:author="Sammartano, Marc (BIC USA)" w:date="2014-07-20T20:15:00Z">
        <w:r>
          <w:rPr>
            <w:noProof/>
          </w:rPr>
          <w:t>REM, 43</w:t>
        </w:r>
      </w:ins>
    </w:p>
    <w:p w:rsidR="00254A25" w:rsidRDefault="00254A25">
      <w:pPr>
        <w:pStyle w:val="Index1"/>
        <w:tabs>
          <w:tab w:val="right" w:leader="dot" w:pos="9350"/>
        </w:tabs>
        <w:rPr>
          <w:ins w:id="5881" w:author="Sammartano, Marc (BIC USA)" w:date="2014-07-20T20:15:00Z"/>
          <w:noProof/>
        </w:rPr>
      </w:pPr>
      <w:ins w:id="5882" w:author="Sammartano, Marc (BIC USA)" w:date="2014-07-20T20:15:00Z">
        <w:r w:rsidRPr="00F624C8">
          <w:rPr>
            <w:rFonts w:eastAsia="Times New Roman"/>
            <w:noProof/>
          </w:rPr>
          <w:t>REPLACE$( &lt;target_sexp&gt;, &lt;argument_sexp&gt;, &lt;replace_sexp&gt;)</w:t>
        </w:r>
        <w:r>
          <w:rPr>
            <w:noProof/>
          </w:rPr>
          <w:t>, 53</w:t>
        </w:r>
      </w:ins>
    </w:p>
    <w:p w:rsidR="00254A25" w:rsidRDefault="00254A25">
      <w:pPr>
        <w:pStyle w:val="Index1"/>
        <w:tabs>
          <w:tab w:val="right" w:leader="dot" w:pos="9350"/>
        </w:tabs>
        <w:rPr>
          <w:ins w:id="5883" w:author="Sammartano, Marc (BIC USA)" w:date="2014-07-20T20:15:00Z"/>
          <w:noProof/>
        </w:rPr>
      </w:pPr>
      <w:ins w:id="5884" w:author="Sammartano, Marc (BIC USA)" w:date="2014-07-20T20:15:00Z">
        <w:r w:rsidRPr="00F624C8">
          <w:rPr>
            <w:rFonts w:eastAsia="Times New Roman"/>
            <w:noProof/>
          </w:rPr>
          <w:t>RIGHT$(</w:t>
        </w:r>
        <w:r>
          <w:rPr>
            <w:noProof/>
          </w:rPr>
          <w:t>&lt;sexp&gt;, &lt;nexp&gt;</w:t>
        </w:r>
        <w:r w:rsidRPr="00F624C8">
          <w:rPr>
            <w:rFonts w:eastAsia="Times New Roman"/>
            <w:noProof/>
          </w:rPr>
          <w:t>)</w:t>
        </w:r>
        <w:r>
          <w:rPr>
            <w:noProof/>
          </w:rPr>
          <w:t>, 53</w:t>
        </w:r>
      </w:ins>
    </w:p>
    <w:p w:rsidR="00254A25" w:rsidRDefault="00254A25">
      <w:pPr>
        <w:pStyle w:val="Index1"/>
        <w:tabs>
          <w:tab w:val="right" w:leader="dot" w:pos="9350"/>
        </w:tabs>
        <w:rPr>
          <w:ins w:id="5885" w:author="Sammartano, Marc (BIC USA)" w:date="2014-07-20T20:15:00Z"/>
          <w:noProof/>
        </w:rPr>
      </w:pPr>
      <w:ins w:id="5886" w:author="Sammartano, Marc (BIC USA)" w:date="2014-07-20T20:15:00Z">
        <w:r>
          <w:rPr>
            <w:noProof/>
          </w:rPr>
          <w:t>Ringer.get.mode &lt;nvar&gt;, 97</w:t>
        </w:r>
      </w:ins>
    </w:p>
    <w:p w:rsidR="00254A25" w:rsidRDefault="00254A25">
      <w:pPr>
        <w:pStyle w:val="Index1"/>
        <w:tabs>
          <w:tab w:val="right" w:leader="dot" w:pos="9350"/>
        </w:tabs>
        <w:rPr>
          <w:ins w:id="5887" w:author="Sammartano, Marc (BIC USA)" w:date="2014-07-20T20:15:00Z"/>
          <w:noProof/>
        </w:rPr>
      </w:pPr>
      <w:ins w:id="5888" w:author="Sammartano, Marc (BIC USA)" w:date="2014-07-20T20:15:00Z">
        <w:r>
          <w:rPr>
            <w:noProof/>
          </w:rPr>
          <w:t>Ringer.get.volume &lt;nvar&gt;, 97</w:t>
        </w:r>
      </w:ins>
    </w:p>
    <w:p w:rsidR="00254A25" w:rsidRDefault="00254A25">
      <w:pPr>
        <w:pStyle w:val="Index1"/>
        <w:tabs>
          <w:tab w:val="right" w:leader="dot" w:pos="9350"/>
        </w:tabs>
        <w:rPr>
          <w:ins w:id="5889" w:author="Sammartano, Marc (BIC USA)" w:date="2014-07-20T20:15:00Z"/>
          <w:noProof/>
        </w:rPr>
      </w:pPr>
      <w:ins w:id="5890" w:author="Sammartano, Marc (BIC USA)" w:date="2014-07-20T20:15:00Z">
        <w:r>
          <w:rPr>
            <w:noProof/>
          </w:rPr>
          <w:t>Ringer.get.volume &lt;vol_nvar&gt; { , &lt;max_nvar&gt;, 97</w:t>
        </w:r>
      </w:ins>
    </w:p>
    <w:p w:rsidR="00254A25" w:rsidRDefault="00254A25">
      <w:pPr>
        <w:pStyle w:val="Index1"/>
        <w:tabs>
          <w:tab w:val="right" w:leader="dot" w:pos="9350"/>
        </w:tabs>
        <w:rPr>
          <w:ins w:id="5891" w:author="Sammartano, Marc (BIC USA)" w:date="2014-07-20T20:15:00Z"/>
          <w:noProof/>
        </w:rPr>
      </w:pPr>
      <w:ins w:id="5892" w:author="Sammartano, Marc (BIC USA)" w:date="2014-07-20T20:15:00Z">
        <w:r>
          <w:rPr>
            <w:noProof/>
          </w:rPr>
          <w:t>Ringer.set.mode &lt;nexp&gt;, 97</w:t>
        </w:r>
      </w:ins>
    </w:p>
    <w:p w:rsidR="00254A25" w:rsidRDefault="00254A25">
      <w:pPr>
        <w:pStyle w:val="Index1"/>
        <w:tabs>
          <w:tab w:val="right" w:leader="dot" w:pos="9350"/>
        </w:tabs>
        <w:rPr>
          <w:ins w:id="5893" w:author="Sammartano, Marc (BIC USA)" w:date="2014-07-20T20:15:00Z"/>
          <w:noProof/>
        </w:rPr>
      </w:pPr>
      <w:ins w:id="5894" w:author="Sammartano, Marc (BIC USA)" w:date="2014-07-20T20:15:00Z">
        <w:r>
          <w:rPr>
            <w:noProof/>
          </w:rPr>
          <w:t>RND(), 47</w:t>
        </w:r>
      </w:ins>
    </w:p>
    <w:p w:rsidR="00254A25" w:rsidRDefault="00254A25">
      <w:pPr>
        <w:pStyle w:val="Index1"/>
        <w:tabs>
          <w:tab w:val="right" w:leader="dot" w:pos="9350"/>
        </w:tabs>
        <w:rPr>
          <w:ins w:id="5895" w:author="Sammartano, Marc (BIC USA)" w:date="2014-07-20T20:15:00Z"/>
          <w:noProof/>
        </w:rPr>
      </w:pPr>
      <w:ins w:id="5896" w:author="Sammartano, Marc (BIC USA)" w:date="2014-07-20T20:15:00Z">
        <w:r>
          <w:rPr>
            <w:noProof/>
          </w:rPr>
          <w:t>ROUND(&lt;value_nexp&gt;{, &lt;count_nexp&gt;{, &lt;mode_sexp&gt;}}), 48</w:t>
        </w:r>
      </w:ins>
    </w:p>
    <w:p w:rsidR="00254A25" w:rsidRDefault="00254A25">
      <w:pPr>
        <w:pStyle w:val="Index1"/>
        <w:tabs>
          <w:tab w:val="right" w:leader="dot" w:pos="9350"/>
        </w:tabs>
        <w:rPr>
          <w:ins w:id="5897" w:author="Sammartano, Marc (BIC USA)" w:date="2014-07-20T20:15:00Z"/>
          <w:noProof/>
        </w:rPr>
      </w:pPr>
      <w:ins w:id="5898" w:author="Sammartano, Marc (BIC USA)" w:date="2014-07-20T20:15:00Z">
        <w:r>
          <w:rPr>
            <w:noProof/>
          </w:rPr>
          <w:t>Run &lt;filename_sexp&gt; {, &lt;data_sexp&gt;}, 66</w:t>
        </w:r>
      </w:ins>
    </w:p>
    <w:p w:rsidR="00254A25" w:rsidRDefault="00254A25">
      <w:pPr>
        <w:pStyle w:val="Index1"/>
        <w:tabs>
          <w:tab w:val="right" w:leader="dot" w:pos="9350"/>
        </w:tabs>
        <w:rPr>
          <w:ins w:id="5899" w:author="Sammartano, Marc (BIC USA)" w:date="2014-07-20T20:15:00Z"/>
          <w:noProof/>
        </w:rPr>
      </w:pPr>
      <w:ins w:id="5900" w:author="Sammartano, Marc (BIC USA)" w:date="2014-07-20T20:15:00Z">
        <w:r>
          <w:rPr>
            <w:noProof/>
          </w:rPr>
          <w:t>Select &lt;selection_nvar&gt;, &lt; Array$[]&gt;|&lt;list_nexp&gt;, {,&lt;title_sexp&gt; {, &lt;message_sexp&gt; } } {,&lt;press_lvar&gt; }, 101</w:t>
        </w:r>
      </w:ins>
    </w:p>
    <w:p w:rsidR="00254A25" w:rsidRDefault="00254A25">
      <w:pPr>
        <w:pStyle w:val="Index1"/>
        <w:tabs>
          <w:tab w:val="right" w:leader="dot" w:pos="9350"/>
        </w:tabs>
        <w:rPr>
          <w:ins w:id="5901" w:author="Sammartano, Marc (BIC USA)" w:date="2014-07-20T20:15:00Z"/>
          <w:noProof/>
        </w:rPr>
      </w:pPr>
      <w:ins w:id="5902" w:author="Sammartano, Marc (BIC USA)" w:date="2014-07-20T20:15:00Z">
        <w:r>
          <w:rPr>
            <w:noProof/>
          </w:rPr>
          <w:t>Sensors.close, 138</w:t>
        </w:r>
      </w:ins>
    </w:p>
    <w:p w:rsidR="00254A25" w:rsidRDefault="00254A25">
      <w:pPr>
        <w:pStyle w:val="Index1"/>
        <w:tabs>
          <w:tab w:val="right" w:leader="dot" w:pos="9350"/>
        </w:tabs>
        <w:rPr>
          <w:ins w:id="5903" w:author="Sammartano, Marc (BIC USA)" w:date="2014-07-20T20:15:00Z"/>
          <w:noProof/>
        </w:rPr>
      </w:pPr>
      <w:ins w:id="5904" w:author="Sammartano, Marc (BIC USA)" w:date="2014-07-20T20:15:00Z">
        <w:r>
          <w:rPr>
            <w:noProof/>
          </w:rPr>
          <w:t>Sensors.list &lt;sensor_array$[]&gt;, 137</w:t>
        </w:r>
      </w:ins>
    </w:p>
    <w:p w:rsidR="00254A25" w:rsidRDefault="00254A25">
      <w:pPr>
        <w:pStyle w:val="Index1"/>
        <w:tabs>
          <w:tab w:val="right" w:leader="dot" w:pos="9350"/>
        </w:tabs>
        <w:rPr>
          <w:ins w:id="5905" w:author="Sammartano, Marc (BIC USA)" w:date="2014-07-20T20:15:00Z"/>
          <w:noProof/>
        </w:rPr>
      </w:pPr>
      <w:ins w:id="5906" w:author="Sammartano, Marc (BIC USA)" w:date="2014-07-20T20:15:00Z">
        <w:r>
          <w:rPr>
            <w:noProof/>
          </w:rPr>
          <w:t>Sensors.open &lt;type_nexp&gt;{:&lt;delay_nexp&gt;}{, &lt;type_nexp&gt;{:&lt;delay_nexp&gt;}, ...}, 137</w:t>
        </w:r>
      </w:ins>
    </w:p>
    <w:p w:rsidR="00254A25" w:rsidRDefault="00254A25">
      <w:pPr>
        <w:pStyle w:val="Index1"/>
        <w:tabs>
          <w:tab w:val="right" w:leader="dot" w:pos="9350"/>
        </w:tabs>
        <w:rPr>
          <w:ins w:id="5907" w:author="Sammartano, Marc (BIC USA)" w:date="2014-07-20T20:15:00Z"/>
          <w:noProof/>
        </w:rPr>
      </w:pPr>
      <w:ins w:id="5908" w:author="Sammartano, Marc (BIC USA)" w:date="2014-07-20T20:15:00Z">
        <w:r>
          <w:rPr>
            <w:noProof/>
          </w:rPr>
          <w:t>Sensors.read sensor_type, p1, p2, p3, 137</w:t>
        </w:r>
      </w:ins>
    </w:p>
    <w:p w:rsidR="00254A25" w:rsidRDefault="00254A25">
      <w:pPr>
        <w:pStyle w:val="Index1"/>
        <w:tabs>
          <w:tab w:val="right" w:leader="dot" w:pos="9350"/>
        </w:tabs>
        <w:rPr>
          <w:ins w:id="5909" w:author="Sammartano, Marc (BIC USA)" w:date="2014-07-20T20:15:00Z"/>
          <w:noProof/>
        </w:rPr>
      </w:pPr>
      <w:ins w:id="5910" w:author="Sammartano, Marc (BIC USA)" w:date="2014-07-20T20:15:00Z">
        <w:r>
          <w:rPr>
            <w:noProof/>
          </w:rPr>
          <w:t>SGN(&lt;nexp&gt;), 46</w:t>
        </w:r>
      </w:ins>
    </w:p>
    <w:p w:rsidR="00254A25" w:rsidRDefault="00254A25">
      <w:pPr>
        <w:pStyle w:val="Index1"/>
        <w:tabs>
          <w:tab w:val="right" w:leader="dot" w:pos="9350"/>
        </w:tabs>
        <w:rPr>
          <w:ins w:id="5911" w:author="Sammartano, Marc (BIC USA)" w:date="2014-07-20T20:15:00Z"/>
          <w:noProof/>
        </w:rPr>
      </w:pPr>
      <w:ins w:id="5912" w:author="Sammartano, Marc (BIC USA)" w:date="2014-07-20T20:15:00Z">
        <w:r>
          <w:rPr>
            <w:noProof/>
          </w:rPr>
          <w:lastRenderedPageBreak/>
          <w:t>SHIFT (&lt;value_nexp&gt;, &lt;bits_nexp&gt;), 50</w:t>
        </w:r>
      </w:ins>
    </w:p>
    <w:p w:rsidR="00254A25" w:rsidRDefault="00254A25">
      <w:pPr>
        <w:pStyle w:val="Index1"/>
        <w:tabs>
          <w:tab w:val="right" w:leader="dot" w:pos="9350"/>
        </w:tabs>
        <w:rPr>
          <w:ins w:id="5913" w:author="Sammartano, Marc (BIC USA)" w:date="2014-07-20T20:15:00Z"/>
          <w:noProof/>
        </w:rPr>
      </w:pPr>
      <w:ins w:id="5914" w:author="Sammartano, Marc (BIC USA)" w:date="2014-07-20T20:15:00Z">
        <w:r>
          <w:rPr>
            <w:noProof/>
          </w:rPr>
          <w:t>SIN(&lt;nexp&gt;), 49</w:t>
        </w:r>
      </w:ins>
    </w:p>
    <w:p w:rsidR="00254A25" w:rsidRDefault="00254A25">
      <w:pPr>
        <w:pStyle w:val="Index1"/>
        <w:tabs>
          <w:tab w:val="right" w:leader="dot" w:pos="9350"/>
        </w:tabs>
        <w:rPr>
          <w:ins w:id="5915" w:author="Sammartano, Marc (BIC USA)" w:date="2014-07-20T20:15:00Z"/>
          <w:noProof/>
        </w:rPr>
      </w:pPr>
      <w:ins w:id="5916" w:author="Sammartano, Marc (BIC USA)" w:date="2014-07-20T20:15:00Z">
        <w:r>
          <w:rPr>
            <w:noProof/>
          </w:rPr>
          <w:t>SINH(&lt;nexp&gt;), 49</w:t>
        </w:r>
      </w:ins>
    </w:p>
    <w:p w:rsidR="00254A25" w:rsidRDefault="00254A25">
      <w:pPr>
        <w:pStyle w:val="Index1"/>
        <w:tabs>
          <w:tab w:val="right" w:leader="dot" w:pos="9350"/>
        </w:tabs>
        <w:rPr>
          <w:ins w:id="5917" w:author="Sammartano, Marc (BIC USA)" w:date="2014-07-20T20:15:00Z"/>
          <w:noProof/>
        </w:rPr>
      </w:pPr>
      <w:ins w:id="5918" w:author="Sammartano, Marc (BIC USA)" w:date="2014-07-20T20:15:00Z">
        <w:r>
          <w:rPr>
            <w:noProof/>
          </w:rPr>
          <w:t>Sms.rcv.init, 107</w:t>
        </w:r>
      </w:ins>
    </w:p>
    <w:p w:rsidR="00254A25" w:rsidRDefault="00254A25">
      <w:pPr>
        <w:pStyle w:val="Index1"/>
        <w:tabs>
          <w:tab w:val="right" w:leader="dot" w:pos="9350"/>
        </w:tabs>
        <w:rPr>
          <w:ins w:id="5919" w:author="Sammartano, Marc (BIC USA)" w:date="2014-07-20T20:15:00Z"/>
          <w:noProof/>
        </w:rPr>
      </w:pPr>
      <w:ins w:id="5920" w:author="Sammartano, Marc (BIC USA)" w:date="2014-07-20T20:15:00Z">
        <w:r>
          <w:rPr>
            <w:noProof/>
          </w:rPr>
          <w:t>Sms.rcv.next &lt;svar&gt;, 107</w:t>
        </w:r>
      </w:ins>
    </w:p>
    <w:p w:rsidR="00254A25" w:rsidRDefault="00254A25">
      <w:pPr>
        <w:pStyle w:val="Index1"/>
        <w:tabs>
          <w:tab w:val="right" w:leader="dot" w:pos="9350"/>
        </w:tabs>
        <w:rPr>
          <w:ins w:id="5921" w:author="Sammartano, Marc (BIC USA)" w:date="2014-07-20T20:15:00Z"/>
          <w:noProof/>
        </w:rPr>
      </w:pPr>
      <w:ins w:id="5922" w:author="Sammartano, Marc (BIC USA)" w:date="2014-07-20T20:15:00Z">
        <w:r>
          <w:rPr>
            <w:noProof/>
          </w:rPr>
          <w:t>Sms.send &lt;number_sexp&gt;, &lt;message_sexp&gt;, 106</w:t>
        </w:r>
      </w:ins>
    </w:p>
    <w:p w:rsidR="00254A25" w:rsidRDefault="00254A25">
      <w:pPr>
        <w:pStyle w:val="Index1"/>
        <w:tabs>
          <w:tab w:val="right" w:leader="dot" w:pos="9350"/>
        </w:tabs>
        <w:rPr>
          <w:ins w:id="5923" w:author="Sammartano, Marc (BIC USA)" w:date="2014-07-20T20:15:00Z"/>
          <w:noProof/>
        </w:rPr>
      </w:pPr>
      <w:ins w:id="5924" w:author="Sammartano, Marc (BIC USA)" w:date="2014-07-20T20:15:00Z">
        <w:r>
          <w:rPr>
            <w:noProof/>
          </w:rPr>
          <w:t>Socket.client.close, 89</w:t>
        </w:r>
      </w:ins>
    </w:p>
    <w:p w:rsidR="00254A25" w:rsidRDefault="00254A25">
      <w:pPr>
        <w:pStyle w:val="Index1"/>
        <w:tabs>
          <w:tab w:val="right" w:leader="dot" w:pos="9350"/>
        </w:tabs>
        <w:rPr>
          <w:ins w:id="5925" w:author="Sammartano, Marc (BIC USA)" w:date="2014-07-20T20:15:00Z"/>
          <w:noProof/>
        </w:rPr>
      </w:pPr>
      <w:ins w:id="5926" w:author="Sammartano, Marc (BIC USA)" w:date="2014-07-20T20:15:00Z">
        <w:r>
          <w:rPr>
            <w:noProof/>
          </w:rPr>
          <w:t>Socket.client.connect &lt;server_ip_sexp&gt;, &lt;port_nexp&gt; { , &lt;wait_lexp&gt; }, 88</w:t>
        </w:r>
      </w:ins>
    </w:p>
    <w:p w:rsidR="00254A25" w:rsidRDefault="00254A25">
      <w:pPr>
        <w:pStyle w:val="Index1"/>
        <w:tabs>
          <w:tab w:val="right" w:leader="dot" w:pos="9350"/>
        </w:tabs>
        <w:rPr>
          <w:ins w:id="5927" w:author="Sammartano, Marc (BIC USA)" w:date="2014-07-20T20:15:00Z"/>
          <w:noProof/>
        </w:rPr>
      </w:pPr>
      <w:ins w:id="5928" w:author="Sammartano, Marc (BIC USA)" w:date="2014-07-20T20:15:00Z">
        <w:r>
          <w:rPr>
            <w:noProof/>
          </w:rPr>
          <w:t>Socket.client.read.file  &lt;fw_nexp&gt;, 89</w:t>
        </w:r>
      </w:ins>
    </w:p>
    <w:p w:rsidR="00254A25" w:rsidRDefault="00254A25">
      <w:pPr>
        <w:pStyle w:val="Index1"/>
        <w:tabs>
          <w:tab w:val="right" w:leader="dot" w:pos="9350"/>
        </w:tabs>
        <w:rPr>
          <w:ins w:id="5929" w:author="Sammartano, Marc (BIC USA)" w:date="2014-07-20T20:15:00Z"/>
          <w:noProof/>
        </w:rPr>
      </w:pPr>
      <w:ins w:id="5930" w:author="Sammartano, Marc (BIC USA)" w:date="2014-07-20T20:15:00Z">
        <w:r>
          <w:rPr>
            <w:noProof/>
          </w:rPr>
          <w:t>Socket.client.read.line &lt;line_svar&gt;, 88</w:t>
        </w:r>
      </w:ins>
    </w:p>
    <w:p w:rsidR="00254A25" w:rsidRDefault="00254A25">
      <w:pPr>
        <w:pStyle w:val="Index1"/>
        <w:tabs>
          <w:tab w:val="right" w:leader="dot" w:pos="9350"/>
        </w:tabs>
        <w:rPr>
          <w:ins w:id="5931" w:author="Sammartano, Marc (BIC USA)" w:date="2014-07-20T20:15:00Z"/>
          <w:noProof/>
        </w:rPr>
      </w:pPr>
      <w:ins w:id="5932" w:author="Sammartano, Marc (BIC USA)" w:date="2014-07-20T20:15:00Z">
        <w:r>
          <w:rPr>
            <w:noProof/>
          </w:rPr>
          <w:t>Socket.client.read.ready &lt;nvar&gt;, 89</w:t>
        </w:r>
      </w:ins>
    </w:p>
    <w:p w:rsidR="00254A25" w:rsidRDefault="00254A25">
      <w:pPr>
        <w:pStyle w:val="Index1"/>
        <w:tabs>
          <w:tab w:val="right" w:leader="dot" w:pos="9350"/>
        </w:tabs>
        <w:rPr>
          <w:ins w:id="5933" w:author="Sammartano, Marc (BIC USA)" w:date="2014-07-20T20:15:00Z"/>
          <w:noProof/>
        </w:rPr>
      </w:pPr>
      <w:ins w:id="5934" w:author="Sammartano, Marc (BIC USA)" w:date="2014-07-20T20:15:00Z">
        <w:r>
          <w:rPr>
            <w:noProof/>
          </w:rPr>
          <w:t>Socket.client.server.ip &lt;svar&gt;, 88</w:t>
        </w:r>
      </w:ins>
    </w:p>
    <w:p w:rsidR="00254A25" w:rsidRDefault="00254A25">
      <w:pPr>
        <w:pStyle w:val="Index1"/>
        <w:tabs>
          <w:tab w:val="right" w:leader="dot" w:pos="9350"/>
        </w:tabs>
        <w:rPr>
          <w:ins w:id="5935" w:author="Sammartano, Marc (BIC USA)" w:date="2014-07-20T20:15:00Z"/>
          <w:noProof/>
        </w:rPr>
      </w:pPr>
      <w:ins w:id="5936" w:author="Sammartano, Marc (BIC USA)" w:date="2014-07-20T20:15:00Z">
        <w:r>
          <w:rPr>
            <w:noProof/>
          </w:rPr>
          <w:t>Socket.client.status &lt;status_nvar&gt;, 88</w:t>
        </w:r>
      </w:ins>
    </w:p>
    <w:p w:rsidR="00254A25" w:rsidRDefault="00254A25">
      <w:pPr>
        <w:pStyle w:val="Index1"/>
        <w:tabs>
          <w:tab w:val="right" w:leader="dot" w:pos="9350"/>
        </w:tabs>
        <w:rPr>
          <w:ins w:id="5937" w:author="Sammartano, Marc (BIC USA)" w:date="2014-07-20T20:15:00Z"/>
          <w:noProof/>
        </w:rPr>
      </w:pPr>
      <w:ins w:id="5938" w:author="Sammartano, Marc (BIC USA)" w:date="2014-07-20T20:15:00Z">
        <w:r>
          <w:rPr>
            <w:noProof/>
          </w:rPr>
          <w:t>Socket.client.write.bytes &lt;sexp&gt;, 89</w:t>
        </w:r>
      </w:ins>
    </w:p>
    <w:p w:rsidR="00254A25" w:rsidRDefault="00254A25">
      <w:pPr>
        <w:pStyle w:val="Index1"/>
        <w:tabs>
          <w:tab w:val="right" w:leader="dot" w:pos="9350"/>
        </w:tabs>
        <w:rPr>
          <w:ins w:id="5939" w:author="Sammartano, Marc (BIC USA)" w:date="2014-07-20T20:15:00Z"/>
          <w:noProof/>
        </w:rPr>
      </w:pPr>
      <w:ins w:id="5940" w:author="Sammartano, Marc (BIC USA)" w:date="2014-07-20T20:15:00Z">
        <w:r>
          <w:rPr>
            <w:noProof/>
          </w:rPr>
          <w:t>Socket.client.write.file  &lt;fr_nexp&gt;, 89</w:t>
        </w:r>
      </w:ins>
    </w:p>
    <w:p w:rsidR="00254A25" w:rsidRDefault="00254A25">
      <w:pPr>
        <w:pStyle w:val="Index1"/>
        <w:tabs>
          <w:tab w:val="right" w:leader="dot" w:pos="9350"/>
        </w:tabs>
        <w:rPr>
          <w:ins w:id="5941" w:author="Sammartano, Marc (BIC USA)" w:date="2014-07-20T20:15:00Z"/>
          <w:noProof/>
        </w:rPr>
      </w:pPr>
      <w:ins w:id="5942" w:author="Sammartano, Marc (BIC USA)" w:date="2014-07-20T20:15:00Z">
        <w:r>
          <w:rPr>
            <w:noProof/>
          </w:rPr>
          <w:t>Socket.client.write.line &lt;line_sexp&gt;, 89</w:t>
        </w:r>
      </w:ins>
    </w:p>
    <w:p w:rsidR="00254A25" w:rsidRDefault="00254A25">
      <w:pPr>
        <w:pStyle w:val="Index1"/>
        <w:tabs>
          <w:tab w:val="right" w:leader="dot" w:pos="9350"/>
        </w:tabs>
        <w:rPr>
          <w:ins w:id="5943" w:author="Sammartano, Marc (BIC USA)" w:date="2014-07-20T20:15:00Z"/>
          <w:noProof/>
        </w:rPr>
      </w:pPr>
      <w:ins w:id="5944" w:author="Sammartano, Marc (BIC USA)" w:date="2014-07-20T20:15:00Z">
        <w:r>
          <w:rPr>
            <w:noProof/>
          </w:rPr>
          <w:t>Socket.myip  &lt;svar&gt;, 89</w:t>
        </w:r>
      </w:ins>
    </w:p>
    <w:p w:rsidR="00254A25" w:rsidRDefault="00254A25">
      <w:pPr>
        <w:pStyle w:val="Index1"/>
        <w:tabs>
          <w:tab w:val="right" w:leader="dot" w:pos="9350"/>
        </w:tabs>
        <w:rPr>
          <w:ins w:id="5945" w:author="Sammartano, Marc (BIC USA)" w:date="2014-07-20T20:15:00Z"/>
          <w:noProof/>
        </w:rPr>
      </w:pPr>
      <w:ins w:id="5946" w:author="Sammartano, Marc (BIC USA)" w:date="2014-07-20T20:15:00Z">
        <w:r>
          <w:rPr>
            <w:noProof/>
          </w:rPr>
          <w:t>Socket.server.client.ip &lt;nvar&gt;, 91</w:t>
        </w:r>
      </w:ins>
    </w:p>
    <w:p w:rsidR="00254A25" w:rsidRDefault="00254A25">
      <w:pPr>
        <w:pStyle w:val="Index1"/>
        <w:tabs>
          <w:tab w:val="right" w:leader="dot" w:pos="9350"/>
        </w:tabs>
        <w:rPr>
          <w:ins w:id="5947" w:author="Sammartano, Marc (BIC USA)" w:date="2014-07-20T20:15:00Z"/>
          <w:noProof/>
        </w:rPr>
      </w:pPr>
      <w:ins w:id="5948" w:author="Sammartano, Marc (BIC USA)" w:date="2014-07-20T20:15:00Z">
        <w:r>
          <w:rPr>
            <w:noProof/>
          </w:rPr>
          <w:t>Socket.server.close, 91</w:t>
        </w:r>
      </w:ins>
    </w:p>
    <w:p w:rsidR="00254A25" w:rsidRDefault="00254A25">
      <w:pPr>
        <w:pStyle w:val="Index1"/>
        <w:tabs>
          <w:tab w:val="right" w:leader="dot" w:pos="9350"/>
        </w:tabs>
        <w:rPr>
          <w:ins w:id="5949" w:author="Sammartano, Marc (BIC USA)" w:date="2014-07-20T20:15:00Z"/>
          <w:noProof/>
        </w:rPr>
      </w:pPr>
      <w:ins w:id="5950" w:author="Sammartano, Marc (BIC USA)" w:date="2014-07-20T20:15:00Z">
        <w:r>
          <w:rPr>
            <w:noProof/>
          </w:rPr>
          <w:t>Socket.server.connect {&lt;wait_lexp&gt;}, 90</w:t>
        </w:r>
      </w:ins>
    </w:p>
    <w:p w:rsidR="00254A25" w:rsidRDefault="00254A25">
      <w:pPr>
        <w:pStyle w:val="Index1"/>
        <w:tabs>
          <w:tab w:val="right" w:leader="dot" w:pos="9350"/>
        </w:tabs>
        <w:rPr>
          <w:ins w:id="5951" w:author="Sammartano, Marc (BIC USA)" w:date="2014-07-20T20:15:00Z"/>
          <w:noProof/>
        </w:rPr>
      </w:pPr>
      <w:ins w:id="5952" w:author="Sammartano, Marc (BIC USA)" w:date="2014-07-20T20:15:00Z">
        <w:r>
          <w:rPr>
            <w:noProof/>
          </w:rPr>
          <w:t>Socket.server.create &lt;port_nexp&gt;, 90</w:t>
        </w:r>
      </w:ins>
    </w:p>
    <w:p w:rsidR="00254A25" w:rsidRDefault="00254A25">
      <w:pPr>
        <w:pStyle w:val="Index1"/>
        <w:tabs>
          <w:tab w:val="right" w:leader="dot" w:pos="9350"/>
        </w:tabs>
        <w:rPr>
          <w:ins w:id="5953" w:author="Sammartano, Marc (BIC USA)" w:date="2014-07-20T20:15:00Z"/>
          <w:noProof/>
        </w:rPr>
      </w:pPr>
      <w:ins w:id="5954" w:author="Sammartano, Marc (BIC USA)" w:date="2014-07-20T20:15:00Z">
        <w:r>
          <w:rPr>
            <w:noProof/>
          </w:rPr>
          <w:t>Socket.server.disconnect, 91</w:t>
        </w:r>
      </w:ins>
    </w:p>
    <w:p w:rsidR="00254A25" w:rsidRDefault="00254A25">
      <w:pPr>
        <w:pStyle w:val="Index1"/>
        <w:tabs>
          <w:tab w:val="right" w:leader="dot" w:pos="9350"/>
        </w:tabs>
        <w:rPr>
          <w:ins w:id="5955" w:author="Sammartano, Marc (BIC USA)" w:date="2014-07-20T20:15:00Z"/>
          <w:noProof/>
        </w:rPr>
      </w:pPr>
      <w:ins w:id="5956" w:author="Sammartano, Marc (BIC USA)" w:date="2014-07-20T20:15:00Z">
        <w:r>
          <w:rPr>
            <w:noProof/>
          </w:rPr>
          <w:t>Socket.server.read.file &lt;fw_nexp&gt;, 91</w:t>
        </w:r>
      </w:ins>
    </w:p>
    <w:p w:rsidR="00254A25" w:rsidRDefault="00254A25">
      <w:pPr>
        <w:pStyle w:val="Index1"/>
        <w:tabs>
          <w:tab w:val="right" w:leader="dot" w:pos="9350"/>
        </w:tabs>
        <w:rPr>
          <w:ins w:id="5957" w:author="Sammartano, Marc (BIC USA)" w:date="2014-07-20T20:15:00Z"/>
          <w:noProof/>
        </w:rPr>
      </w:pPr>
      <w:ins w:id="5958" w:author="Sammartano, Marc (BIC USA)" w:date="2014-07-20T20:15:00Z">
        <w:r>
          <w:rPr>
            <w:noProof/>
          </w:rPr>
          <w:t>Socket.server.read.line &lt;svar&gt;, 90</w:t>
        </w:r>
      </w:ins>
    </w:p>
    <w:p w:rsidR="00254A25" w:rsidRDefault="00254A25">
      <w:pPr>
        <w:pStyle w:val="Index1"/>
        <w:tabs>
          <w:tab w:val="right" w:leader="dot" w:pos="9350"/>
        </w:tabs>
        <w:rPr>
          <w:ins w:id="5959" w:author="Sammartano, Marc (BIC USA)" w:date="2014-07-20T20:15:00Z"/>
          <w:noProof/>
        </w:rPr>
      </w:pPr>
      <w:ins w:id="5960" w:author="Sammartano, Marc (BIC USA)" w:date="2014-07-20T20:15:00Z">
        <w:r>
          <w:rPr>
            <w:noProof/>
          </w:rPr>
          <w:t>Socket.server.read.ready &lt;nvar&gt;, 90</w:t>
        </w:r>
      </w:ins>
    </w:p>
    <w:p w:rsidR="00254A25" w:rsidRDefault="00254A25">
      <w:pPr>
        <w:pStyle w:val="Index1"/>
        <w:tabs>
          <w:tab w:val="right" w:leader="dot" w:pos="9350"/>
        </w:tabs>
        <w:rPr>
          <w:ins w:id="5961" w:author="Sammartano, Marc (BIC USA)" w:date="2014-07-20T20:15:00Z"/>
          <w:noProof/>
        </w:rPr>
      </w:pPr>
      <w:ins w:id="5962" w:author="Sammartano, Marc (BIC USA)" w:date="2014-07-20T20:15:00Z">
        <w:r>
          <w:rPr>
            <w:noProof/>
          </w:rPr>
          <w:t>Socket.server.status &lt;status_nvar&gt;, 90</w:t>
        </w:r>
      </w:ins>
    </w:p>
    <w:p w:rsidR="00254A25" w:rsidRDefault="00254A25">
      <w:pPr>
        <w:pStyle w:val="Index1"/>
        <w:tabs>
          <w:tab w:val="right" w:leader="dot" w:pos="9350"/>
        </w:tabs>
        <w:rPr>
          <w:ins w:id="5963" w:author="Sammartano, Marc (BIC USA)" w:date="2014-07-20T20:15:00Z"/>
          <w:noProof/>
        </w:rPr>
      </w:pPr>
      <w:ins w:id="5964" w:author="Sammartano, Marc (BIC USA)" w:date="2014-07-20T20:15:00Z">
        <w:r>
          <w:rPr>
            <w:noProof/>
          </w:rPr>
          <w:t>Socket.server.write.bytes &lt;sexp&gt;, 91</w:t>
        </w:r>
      </w:ins>
    </w:p>
    <w:p w:rsidR="00254A25" w:rsidRDefault="00254A25">
      <w:pPr>
        <w:pStyle w:val="Index1"/>
        <w:tabs>
          <w:tab w:val="right" w:leader="dot" w:pos="9350"/>
        </w:tabs>
        <w:rPr>
          <w:ins w:id="5965" w:author="Sammartano, Marc (BIC USA)" w:date="2014-07-20T20:15:00Z"/>
          <w:noProof/>
        </w:rPr>
      </w:pPr>
      <w:ins w:id="5966" w:author="Sammartano, Marc (BIC USA)" w:date="2014-07-20T20:15:00Z">
        <w:r>
          <w:rPr>
            <w:noProof/>
          </w:rPr>
          <w:t>Socket.server.write.file  &lt;fr_nexp&gt;, 91</w:t>
        </w:r>
      </w:ins>
    </w:p>
    <w:p w:rsidR="00254A25" w:rsidRDefault="00254A25">
      <w:pPr>
        <w:pStyle w:val="Index1"/>
        <w:tabs>
          <w:tab w:val="right" w:leader="dot" w:pos="9350"/>
        </w:tabs>
        <w:rPr>
          <w:ins w:id="5967" w:author="Sammartano, Marc (BIC USA)" w:date="2014-07-20T20:15:00Z"/>
          <w:noProof/>
        </w:rPr>
      </w:pPr>
      <w:ins w:id="5968" w:author="Sammartano, Marc (BIC USA)" w:date="2014-07-20T20:15:00Z">
        <w:r>
          <w:rPr>
            <w:noProof/>
          </w:rPr>
          <w:t>Socket.server.write.line &lt;sexp&gt;, 90</w:t>
        </w:r>
      </w:ins>
    </w:p>
    <w:p w:rsidR="00254A25" w:rsidRDefault="00254A25">
      <w:pPr>
        <w:pStyle w:val="Index1"/>
        <w:tabs>
          <w:tab w:val="right" w:leader="dot" w:pos="9350"/>
        </w:tabs>
        <w:rPr>
          <w:ins w:id="5969" w:author="Sammartano, Marc (BIC USA)" w:date="2014-07-20T20:15:00Z"/>
          <w:noProof/>
        </w:rPr>
      </w:pPr>
      <w:ins w:id="5970" w:author="Sammartano, Marc (BIC USA)" w:date="2014-07-20T20:15:00Z">
        <w:r>
          <w:rPr>
            <w:noProof/>
          </w:rPr>
          <w:t>Soundpool.load &lt;soundID_nvar&gt;, &lt;file_path_sexp&gt;, 134</w:t>
        </w:r>
      </w:ins>
    </w:p>
    <w:p w:rsidR="00254A25" w:rsidRDefault="00254A25">
      <w:pPr>
        <w:pStyle w:val="Index1"/>
        <w:tabs>
          <w:tab w:val="right" w:leader="dot" w:pos="9350"/>
        </w:tabs>
        <w:rPr>
          <w:ins w:id="5971" w:author="Sammartano, Marc (BIC USA)" w:date="2014-07-20T20:15:00Z"/>
          <w:noProof/>
        </w:rPr>
      </w:pPr>
      <w:ins w:id="5972" w:author="Sammartano, Marc (BIC USA)" w:date="2014-07-20T20:15:00Z">
        <w:r>
          <w:rPr>
            <w:noProof/>
          </w:rPr>
          <w:t>Soundpool.open &lt;MaxStreams_nexp&gt;, 134</w:t>
        </w:r>
      </w:ins>
    </w:p>
    <w:p w:rsidR="00254A25" w:rsidRDefault="00254A25">
      <w:pPr>
        <w:pStyle w:val="Index1"/>
        <w:tabs>
          <w:tab w:val="right" w:leader="dot" w:pos="9350"/>
        </w:tabs>
        <w:rPr>
          <w:ins w:id="5973" w:author="Sammartano, Marc (BIC USA)" w:date="2014-07-20T20:15:00Z"/>
          <w:noProof/>
        </w:rPr>
      </w:pPr>
      <w:ins w:id="5974" w:author="Sammartano, Marc (BIC USA)" w:date="2014-07-20T20:15:00Z">
        <w:r>
          <w:rPr>
            <w:noProof/>
          </w:rPr>
          <w:t>Soundpool.pause &lt;streamID_nexp&gt;, 135</w:t>
        </w:r>
      </w:ins>
    </w:p>
    <w:p w:rsidR="00254A25" w:rsidRDefault="00254A25">
      <w:pPr>
        <w:pStyle w:val="Index1"/>
        <w:tabs>
          <w:tab w:val="right" w:leader="dot" w:pos="9350"/>
        </w:tabs>
        <w:rPr>
          <w:ins w:id="5975" w:author="Sammartano, Marc (BIC USA)" w:date="2014-07-20T20:15:00Z"/>
          <w:noProof/>
        </w:rPr>
      </w:pPr>
      <w:ins w:id="5976" w:author="Sammartano, Marc (BIC USA)" w:date="2014-07-20T20:15:00Z">
        <w:r>
          <w:rPr>
            <w:noProof/>
          </w:rPr>
          <w:t>Soundpool.play &lt;streamID_nvar&gt;, &lt;sounded_nexp&gt;, &lt;rightVolume_nexp&gt;, &lt;leftVolume_nexp&gt;, &lt;priority_nexp&gt;, &lt;loop_nexp&gt;, &lt;rate_nexp&gt;, 134</w:t>
        </w:r>
      </w:ins>
    </w:p>
    <w:p w:rsidR="00254A25" w:rsidRDefault="00254A25">
      <w:pPr>
        <w:pStyle w:val="Index1"/>
        <w:tabs>
          <w:tab w:val="right" w:leader="dot" w:pos="9350"/>
        </w:tabs>
        <w:rPr>
          <w:ins w:id="5977" w:author="Sammartano, Marc (BIC USA)" w:date="2014-07-20T20:15:00Z"/>
          <w:noProof/>
        </w:rPr>
      </w:pPr>
      <w:ins w:id="5978" w:author="Sammartano, Marc (BIC USA)" w:date="2014-07-20T20:15:00Z">
        <w:r>
          <w:rPr>
            <w:noProof/>
          </w:rPr>
          <w:t>Soundpool.release, 135</w:t>
        </w:r>
      </w:ins>
    </w:p>
    <w:p w:rsidR="00254A25" w:rsidRDefault="00254A25">
      <w:pPr>
        <w:pStyle w:val="Index1"/>
        <w:tabs>
          <w:tab w:val="right" w:leader="dot" w:pos="9350"/>
        </w:tabs>
        <w:rPr>
          <w:ins w:id="5979" w:author="Sammartano, Marc (BIC USA)" w:date="2014-07-20T20:15:00Z"/>
          <w:noProof/>
        </w:rPr>
      </w:pPr>
      <w:ins w:id="5980" w:author="Sammartano, Marc (BIC USA)" w:date="2014-07-20T20:15:00Z">
        <w:r>
          <w:rPr>
            <w:noProof/>
          </w:rPr>
          <w:t>Soundpool.resume &lt;streamID_nexp&gt;, 135</w:t>
        </w:r>
      </w:ins>
    </w:p>
    <w:p w:rsidR="00254A25" w:rsidRDefault="00254A25">
      <w:pPr>
        <w:pStyle w:val="Index1"/>
        <w:tabs>
          <w:tab w:val="right" w:leader="dot" w:pos="9350"/>
        </w:tabs>
        <w:rPr>
          <w:ins w:id="5981" w:author="Sammartano, Marc (BIC USA)" w:date="2014-07-20T20:15:00Z"/>
          <w:noProof/>
        </w:rPr>
      </w:pPr>
      <w:ins w:id="5982" w:author="Sammartano, Marc (BIC USA)" w:date="2014-07-20T20:15:00Z">
        <w:r>
          <w:rPr>
            <w:noProof/>
          </w:rPr>
          <w:t>Soundpool.setpriority &lt;streamID_nexp&gt;, &lt;priority_nexp&gt;, 135</w:t>
        </w:r>
      </w:ins>
    </w:p>
    <w:p w:rsidR="00254A25" w:rsidRDefault="00254A25">
      <w:pPr>
        <w:pStyle w:val="Index1"/>
        <w:tabs>
          <w:tab w:val="right" w:leader="dot" w:pos="9350"/>
        </w:tabs>
        <w:rPr>
          <w:ins w:id="5983" w:author="Sammartano, Marc (BIC USA)" w:date="2014-07-20T20:15:00Z"/>
          <w:noProof/>
        </w:rPr>
      </w:pPr>
      <w:ins w:id="5984" w:author="Sammartano, Marc (BIC USA)" w:date="2014-07-20T20:15:00Z">
        <w:r>
          <w:rPr>
            <w:noProof/>
          </w:rPr>
          <w:t>Soundpool.setrate &lt;streamID_nexp&gt;, &lt;rate_nexp&gt;, 135</w:t>
        </w:r>
      </w:ins>
    </w:p>
    <w:p w:rsidR="00254A25" w:rsidRDefault="00254A25">
      <w:pPr>
        <w:pStyle w:val="Index1"/>
        <w:tabs>
          <w:tab w:val="right" w:leader="dot" w:pos="9350"/>
        </w:tabs>
        <w:rPr>
          <w:ins w:id="5985" w:author="Sammartano, Marc (BIC USA)" w:date="2014-07-20T20:15:00Z"/>
          <w:noProof/>
        </w:rPr>
      </w:pPr>
      <w:ins w:id="5986" w:author="Sammartano, Marc (BIC USA)" w:date="2014-07-20T20:15:00Z">
        <w:r>
          <w:rPr>
            <w:noProof/>
          </w:rPr>
          <w:t>Soundpool.setvolume &lt;streamID_nexp&gt;, &lt;leftVolume_nexp&gt;, &lt;rightVolume_nexp&gt;, 134</w:t>
        </w:r>
      </w:ins>
    </w:p>
    <w:p w:rsidR="00254A25" w:rsidRDefault="00254A25">
      <w:pPr>
        <w:pStyle w:val="Index1"/>
        <w:tabs>
          <w:tab w:val="right" w:leader="dot" w:pos="9350"/>
        </w:tabs>
        <w:rPr>
          <w:ins w:id="5987" w:author="Sammartano, Marc (BIC USA)" w:date="2014-07-20T20:15:00Z"/>
          <w:noProof/>
        </w:rPr>
      </w:pPr>
      <w:ins w:id="5988" w:author="Sammartano, Marc (BIC USA)" w:date="2014-07-20T20:15:00Z">
        <w:r>
          <w:rPr>
            <w:noProof/>
          </w:rPr>
          <w:t>Soundpool.stop &lt;streamID_nexp&gt;, 135</w:t>
        </w:r>
      </w:ins>
    </w:p>
    <w:p w:rsidR="00254A25" w:rsidRDefault="00254A25">
      <w:pPr>
        <w:pStyle w:val="Index1"/>
        <w:tabs>
          <w:tab w:val="right" w:leader="dot" w:pos="9350"/>
        </w:tabs>
        <w:rPr>
          <w:ins w:id="5989" w:author="Sammartano, Marc (BIC USA)" w:date="2014-07-20T20:15:00Z"/>
          <w:noProof/>
        </w:rPr>
      </w:pPr>
      <w:ins w:id="5990" w:author="Sammartano, Marc (BIC USA)" w:date="2014-07-20T20:15:00Z">
        <w:r>
          <w:rPr>
            <w:noProof/>
          </w:rPr>
          <w:t>Soundpool.unload &lt;soundID_nexp&gt;, 134</w:t>
        </w:r>
      </w:ins>
    </w:p>
    <w:p w:rsidR="00254A25" w:rsidRDefault="00254A25">
      <w:pPr>
        <w:pStyle w:val="Index1"/>
        <w:tabs>
          <w:tab w:val="right" w:leader="dot" w:pos="9350"/>
        </w:tabs>
        <w:rPr>
          <w:ins w:id="5991" w:author="Sammartano, Marc (BIC USA)" w:date="2014-07-20T20:15:00Z"/>
          <w:noProof/>
        </w:rPr>
      </w:pPr>
      <w:ins w:id="5992" w:author="Sammartano, Marc (BIC USA)" w:date="2014-07-20T20:15:00Z">
        <w:r>
          <w:rPr>
            <w:noProof/>
          </w:rPr>
          <w:t>Split &lt;result_array$[]&gt;, &lt;source_sexp&gt; {, &lt;test_sexp&gt;}, 102</w:t>
        </w:r>
      </w:ins>
    </w:p>
    <w:p w:rsidR="00254A25" w:rsidRDefault="00254A25">
      <w:pPr>
        <w:pStyle w:val="Index1"/>
        <w:tabs>
          <w:tab w:val="right" w:leader="dot" w:pos="9350"/>
        </w:tabs>
        <w:rPr>
          <w:ins w:id="5993" w:author="Sammartano, Marc (BIC USA)" w:date="2014-07-20T20:15:00Z"/>
          <w:noProof/>
        </w:rPr>
      </w:pPr>
      <w:ins w:id="5994" w:author="Sammartano, Marc (BIC USA)" w:date="2014-07-20T20:15:00Z">
        <w:r>
          <w:rPr>
            <w:noProof/>
          </w:rPr>
          <w:t>Split.all &lt;result_array$[]&gt;, &lt;source_sexp&gt; {, &lt;test_sexp&gt;}, 102</w:t>
        </w:r>
      </w:ins>
    </w:p>
    <w:p w:rsidR="00254A25" w:rsidRDefault="00254A25">
      <w:pPr>
        <w:pStyle w:val="Index1"/>
        <w:tabs>
          <w:tab w:val="right" w:leader="dot" w:pos="9350"/>
        </w:tabs>
        <w:rPr>
          <w:ins w:id="5995" w:author="Sammartano, Marc (BIC USA)" w:date="2014-07-20T20:15:00Z"/>
          <w:noProof/>
        </w:rPr>
      </w:pPr>
      <w:ins w:id="5996" w:author="Sammartano, Marc (BIC USA)" w:date="2014-07-20T20:15:00Z">
        <w:r>
          <w:rPr>
            <w:noProof/>
          </w:rPr>
          <w:t>Sql.close &lt;DB_pointer_nvar&gt;, 109</w:t>
        </w:r>
      </w:ins>
    </w:p>
    <w:p w:rsidR="00254A25" w:rsidRDefault="00254A25">
      <w:pPr>
        <w:pStyle w:val="Index1"/>
        <w:tabs>
          <w:tab w:val="right" w:leader="dot" w:pos="9350"/>
        </w:tabs>
        <w:rPr>
          <w:ins w:id="5997" w:author="Sammartano, Marc (BIC USA)" w:date="2014-07-20T20:15:00Z"/>
          <w:noProof/>
        </w:rPr>
      </w:pPr>
      <w:ins w:id="5998" w:author="Sammartano, Marc (BIC USA)" w:date="2014-07-20T20:15:00Z">
        <w:r>
          <w:rPr>
            <w:noProof/>
          </w:rPr>
          <w:t>Sql.delete &lt;DB_pointer_nvar&gt;, &lt;table_name_sexp&gt;{,&lt;where_sexp&gt;{,&lt;count_nvar&gt;} }, 111</w:t>
        </w:r>
      </w:ins>
    </w:p>
    <w:p w:rsidR="00254A25" w:rsidRDefault="00254A25">
      <w:pPr>
        <w:pStyle w:val="Index1"/>
        <w:tabs>
          <w:tab w:val="right" w:leader="dot" w:pos="9350"/>
        </w:tabs>
        <w:rPr>
          <w:ins w:id="5999" w:author="Sammartano, Marc (BIC USA)" w:date="2014-07-20T20:15:00Z"/>
          <w:noProof/>
        </w:rPr>
      </w:pPr>
      <w:ins w:id="6000" w:author="Sammartano, Marc (BIC USA)" w:date="2014-07-20T20:15:00Z">
        <w:r>
          <w:rPr>
            <w:noProof/>
          </w:rPr>
          <w:t>Sql.drop_table &lt;DB_pointer_nvar&gt;, &lt;table_name_sexp&gt;, 109</w:t>
        </w:r>
      </w:ins>
    </w:p>
    <w:p w:rsidR="00254A25" w:rsidRDefault="00254A25">
      <w:pPr>
        <w:pStyle w:val="Index1"/>
        <w:tabs>
          <w:tab w:val="right" w:leader="dot" w:pos="9350"/>
        </w:tabs>
        <w:rPr>
          <w:ins w:id="6001" w:author="Sammartano, Marc (BIC USA)" w:date="2014-07-20T20:15:00Z"/>
          <w:noProof/>
        </w:rPr>
      </w:pPr>
      <w:ins w:id="6002" w:author="Sammartano, Marc (BIC USA)" w:date="2014-07-20T20:15:00Z">
        <w:r>
          <w:rPr>
            <w:noProof/>
          </w:rPr>
          <w:t>Sql.exec &lt;DB_pointer_nvar&gt;, &lt;command_sexp&gt;, 111</w:t>
        </w:r>
      </w:ins>
    </w:p>
    <w:p w:rsidR="00254A25" w:rsidRDefault="00254A25">
      <w:pPr>
        <w:pStyle w:val="Index1"/>
        <w:tabs>
          <w:tab w:val="right" w:leader="dot" w:pos="9350"/>
        </w:tabs>
        <w:rPr>
          <w:ins w:id="6003" w:author="Sammartano, Marc (BIC USA)" w:date="2014-07-20T20:15:00Z"/>
          <w:noProof/>
        </w:rPr>
      </w:pPr>
      <w:ins w:id="6004" w:author="Sammartano, Marc (BIC USA)" w:date="2014-07-20T20:15:00Z">
        <w:r>
          <w:rPr>
            <w:noProof/>
          </w:rPr>
          <w:t>Sql.insert &lt;DB_pointer_nvar&gt;, &lt;table_name_sexp&gt;, C1$, V1$, C2$, V2$,...,CN$, VN$, 109</w:t>
        </w:r>
      </w:ins>
    </w:p>
    <w:p w:rsidR="00254A25" w:rsidRDefault="00254A25">
      <w:pPr>
        <w:pStyle w:val="Index1"/>
        <w:tabs>
          <w:tab w:val="right" w:leader="dot" w:pos="9350"/>
        </w:tabs>
        <w:rPr>
          <w:ins w:id="6005" w:author="Sammartano, Marc (BIC USA)" w:date="2014-07-20T20:15:00Z"/>
          <w:noProof/>
        </w:rPr>
      </w:pPr>
      <w:ins w:id="6006" w:author="Sammartano, Marc (BIC USA)" w:date="2014-07-20T20:15:00Z">
        <w:r>
          <w:rPr>
            <w:noProof/>
          </w:rPr>
          <w:lastRenderedPageBreak/>
          <w:t>Sql.new_table &lt;DB_pointer_nvar&gt;, &lt;table_name_sexp&gt;, C1$, C2$, ...,CN$, 109</w:t>
        </w:r>
      </w:ins>
    </w:p>
    <w:p w:rsidR="00254A25" w:rsidRDefault="00254A25">
      <w:pPr>
        <w:pStyle w:val="Index1"/>
        <w:tabs>
          <w:tab w:val="right" w:leader="dot" w:pos="9350"/>
        </w:tabs>
        <w:rPr>
          <w:ins w:id="6007" w:author="Sammartano, Marc (BIC USA)" w:date="2014-07-20T20:15:00Z"/>
          <w:noProof/>
        </w:rPr>
      </w:pPr>
      <w:ins w:id="6008" w:author="Sammartano, Marc (BIC USA)" w:date="2014-07-20T20:15:00Z">
        <w:r>
          <w:rPr>
            <w:noProof/>
          </w:rPr>
          <w:t>Sql.next &lt;done_lvar&gt;, &lt;cursor_nvar&gt;, C1V$, C2V$, .., CNV$, 111</w:t>
        </w:r>
      </w:ins>
    </w:p>
    <w:p w:rsidR="00254A25" w:rsidRDefault="00254A25">
      <w:pPr>
        <w:pStyle w:val="Index1"/>
        <w:tabs>
          <w:tab w:val="right" w:leader="dot" w:pos="9350"/>
        </w:tabs>
        <w:rPr>
          <w:ins w:id="6009" w:author="Sammartano, Marc (BIC USA)" w:date="2014-07-20T20:15:00Z"/>
          <w:noProof/>
        </w:rPr>
      </w:pPr>
      <w:ins w:id="6010" w:author="Sammartano, Marc (BIC USA)" w:date="2014-07-20T20:15:00Z">
        <w:r>
          <w:rPr>
            <w:noProof/>
          </w:rPr>
          <w:t>Sql.open &lt;DB_pointer_nvar&gt;, &lt;DB_name_sexp&gt;, 109</w:t>
        </w:r>
      </w:ins>
    </w:p>
    <w:p w:rsidR="00254A25" w:rsidRDefault="00254A25">
      <w:pPr>
        <w:pStyle w:val="Index1"/>
        <w:tabs>
          <w:tab w:val="right" w:leader="dot" w:pos="9350"/>
        </w:tabs>
        <w:rPr>
          <w:ins w:id="6011" w:author="Sammartano, Marc (BIC USA)" w:date="2014-07-20T20:15:00Z"/>
          <w:noProof/>
        </w:rPr>
      </w:pPr>
      <w:ins w:id="6012" w:author="Sammartano, Marc (BIC USA)" w:date="2014-07-20T20:15:00Z">
        <w:r>
          <w:rPr>
            <w:noProof/>
          </w:rPr>
          <w:t>Sql.query &lt;cursor_nvar&gt;, &lt;DB_pointer_nvar&gt;, &lt;table_name_sexp&gt;, &lt;columns_sexp&gt; {, &lt;where_sexp&gt;, &lt;order_sexp&gt; } }, 110</w:t>
        </w:r>
      </w:ins>
    </w:p>
    <w:p w:rsidR="00254A25" w:rsidRDefault="00254A25">
      <w:pPr>
        <w:pStyle w:val="Index1"/>
        <w:tabs>
          <w:tab w:val="right" w:leader="dot" w:pos="9350"/>
        </w:tabs>
        <w:rPr>
          <w:ins w:id="6013" w:author="Sammartano, Marc (BIC USA)" w:date="2014-07-20T20:15:00Z"/>
          <w:noProof/>
        </w:rPr>
      </w:pPr>
      <w:ins w:id="6014" w:author="Sammartano, Marc (BIC USA)" w:date="2014-07-20T20:15:00Z">
        <w:r>
          <w:rPr>
            <w:noProof/>
          </w:rPr>
          <w:t>Sql.query.length &lt;length_nvar&gt;, &lt;cursor_nvar&gt;, 110</w:t>
        </w:r>
      </w:ins>
    </w:p>
    <w:p w:rsidR="00254A25" w:rsidRDefault="00254A25">
      <w:pPr>
        <w:pStyle w:val="Index1"/>
        <w:tabs>
          <w:tab w:val="right" w:leader="dot" w:pos="9350"/>
        </w:tabs>
        <w:rPr>
          <w:ins w:id="6015" w:author="Sammartano, Marc (BIC USA)" w:date="2014-07-20T20:15:00Z"/>
          <w:noProof/>
        </w:rPr>
      </w:pPr>
      <w:ins w:id="6016" w:author="Sammartano, Marc (BIC USA)" w:date="2014-07-20T20:15:00Z">
        <w:r>
          <w:rPr>
            <w:noProof/>
          </w:rPr>
          <w:t>Sql.query.position &lt;position_nvar&gt;, &lt;cursor_nvar&gt;, 110</w:t>
        </w:r>
      </w:ins>
    </w:p>
    <w:p w:rsidR="00254A25" w:rsidRDefault="00254A25">
      <w:pPr>
        <w:pStyle w:val="Index1"/>
        <w:tabs>
          <w:tab w:val="right" w:leader="dot" w:pos="9350"/>
        </w:tabs>
        <w:rPr>
          <w:ins w:id="6017" w:author="Sammartano, Marc (BIC USA)" w:date="2014-07-20T20:15:00Z"/>
          <w:noProof/>
        </w:rPr>
      </w:pPr>
      <w:ins w:id="6018" w:author="Sammartano, Marc (BIC USA)" w:date="2014-07-20T20:15:00Z">
        <w:r>
          <w:rPr>
            <w:noProof/>
          </w:rPr>
          <w:t>Sql.raw_query &lt;cursor_nvar&gt;, &lt;DB_pointer_nvar&gt;, &lt;query_sexp&gt;, 111</w:t>
        </w:r>
      </w:ins>
    </w:p>
    <w:p w:rsidR="00254A25" w:rsidRDefault="00254A25">
      <w:pPr>
        <w:pStyle w:val="Index1"/>
        <w:tabs>
          <w:tab w:val="right" w:leader="dot" w:pos="9350"/>
        </w:tabs>
        <w:rPr>
          <w:ins w:id="6019" w:author="Sammartano, Marc (BIC USA)" w:date="2014-07-20T20:15:00Z"/>
          <w:noProof/>
        </w:rPr>
      </w:pPr>
      <w:ins w:id="6020" w:author="Sammartano, Marc (BIC USA)" w:date="2014-07-20T20:15:00Z">
        <w:r>
          <w:rPr>
            <w:noProof/>
          </w:rPr>
          <w:t>Sql.update &lt;DB_pointer_nvar&gt;, &lt;table_name_sexp&gt;, C1$, V1$, C2$, V2$,...,CN$, VN$: &lt;where_sexp&gt;, 111</w:t>
        </w:r>
      </w:ins>
    </w:p>
    <w:p w:rsidR="00254A25" w:rsidRDefault="00254A25">
      <w:pPr>
        <w:pStyle w:val="Index1"/>
        <w:tabs>
          <w:tab w:val="right" w:leader="dot" w:pos="9350"/>
        </w:tabs>
        <w:rPr>
          <w:ins w:id="6021" w:author="Sammartano, Marc (BIC USA)" w:date="2014-07-20T20:15:00Z"/>
          <w:noProof/>
        </w:rPr>
      </w:pPr>
      <w:ins w:id="6022" w:author="Sammartano, Marc (BIC USA)" w:date="2014-07-20T20:15:00Z">
        <w:r>
          <w:rPr>
            <w:noProof/>
          </w:rPr>
          <w:t>SQR(&lt;nexp&gt;), 46</w:t>
        </w:r>
      </w:ins>
    </w:p>
    <w:p w:rsidR="00254A25" w:rsidRDefault="00254A25">
      <w:pPr>
        <w:pStyle w:val="Index1"/>
        <w:tabs>
          <w:tab w:val="right" w:leader="dot" w:pos="9350"/>
        </w:tabs>
        <w:rPr>
          <w:ins w:id="6023" w:author="Sammartano, Marc (BIC USA)" w:date="2014-07-20T20:15:00Z"/>
          <w:noProof/>
        </w:rPr>
      </w:pPr>
      <w:ins w:id="6024" w:author="Sammartano, Marc (BIC USA)" w:date="2014-07-20T20:15:00Z">
        <w:r>
          <w:rPr>
            <w:noProof/>
          </w:rPr>
          <w:t>Stack.clear &lt;ptr_nexp&gt;, 42</w:t>
        </w:r>
      </w:ins>
    </w:p>
    <w:p w:rsidR="00254A25" w:rsidRDefault="00254A25">
      <w:pPr>
        <w:pStyle w:val="Index1"/>
        <w:tabs>
          <w:tab w:val="right" w:leader="dot" w:pos="9350"/>
        </w:tabs>
        <w:rPr>
          <w:ins w:id="6025" w:author="Sammartano, Marc (BIC USA)" w:date="2014-07-20T20:15:00Z"/>
          <w:noProof/>
        </w:rPr>
      </w:pPr>
      <w:ins w:id="6026" w:author="Sammartano, Marc (BIC USA)" w:date="2014-07-20T20:15:00Z">
        <w:r>
          <w:rPr>
            <w:noProof/>
          </w:rPr>
          <w:t>Stack.create N|S, &lt;ptr_nvar&gt;, 41</w:t>
        </w:r>
      </w:ins>
    </w:p>
    <w:p w:rsidR="00254A25" w:rsidRDefault="00254A25">
      <w:pPr>
        <w:pStyle w:val="Index1"/>
        <w:tabs>
          <w:tab w:val="right" w:leader="dot" w:pos="9350"/>
        </w:tabs>
        <w:rPr>
          <w:ins w:id="6027" w:author="Sammartano, Marc (BIC USA)" w:date="2014-07-20T20:15:00Z"/>
          <w:noProof/>
        </w:rPr>
      </w:pPr>
      <w:ins w:id="6028" w:author="Sammartano, Marc (BIC USA)" w:date="2014-07-20T20:15:00Z">
        <w:r>
          <w:rPr>
            <w:noProof/>
          </w:rPr>
          <w:t>Stack.IsEmpty &lt;ptr_nexp&gt;, &lt;nvar&gt;, 42</w:t>
        </w:r>
      </w:ins>
    </w:p>
    <w:p w:rsidR="00254A25" w:rsidRDefault="00254A25">
      <w:pPr>
        <w:pStyle w:val="Index1"/>
        <w:tabs>
          <w:tab w:val="right" w:leader="dot" w:pos="9350"/>
        </w:tabs>
        <w:rPr>
          <w:ins w:id="6029" w:author="Sammartano, Marc (BIC USA)" w:date="2014-07-20T20:15:00Z"/>
          <w:noProof/>
        </w:rPr>
      </w:pPr>
      <w:ins w:id="6030" w:author="Sammartano, Marc (BIC USA)" w:date="2014-07-20T20:15:00Z">
        <w:r>
          <w:rPr>
            <w:noProof/>
          </w:rPr>
          <w:t>Stack.peek &lt;ptr_nexp&gt;, &lt;nvar&gt;|&lt;svar&gt;, 42</w:t>
        </w:r>
      </w:ins>
    </w:p>
    <w:p w:rsidR="00254A25" w:rsidRDefault="00254A25">
      <w:pPr>
        <w:pStyle w:val="Index1"/>
        <w:tabs>
          <w:tab w:val="right" w:leader="dot" w:pos="9350"/>
        </w:tabs>
        <w:rPr>
          <w:ins w:id="6031" w:author="Sammartano, Marc (BIC USA)" w:date="2014-07-20T20:15:00Z"/>
          <w:noProof/>
        </w:rPr>
      </w:pPr>
      <w:ins w:id="6032" w:author="Sammartano, Marc (BIC USA)" w:date="2014-07-20T20:15:00Z">
        <w:r>
          <w:rPr>
            <w:noProof/>
          </w:rPr>
          <w:t>Stack.pop &lt;ptr_nexp&gt;, &lt;nvar&gt;|&lt;svar&gt;, 42</w:t>
        </w:r>
      </w:ins>
    </w:p>
    <w:p w:rsidR="00254A25" w:rsidRDefault="00254A25">
      <w:pPr>
        <w:pStyle w:val="Index1"/>
        <w:tabs>
          <w:tab w:val="right" w:leader="dot" w:pos="9350"/>
        </w:tabs>
        <w:rPr>
          <w:ins w:id="6033" w:author="Sammartano, Marc (BIC USA)" w:date="2014-07-20T20:15:00Z"/>
          <w:noProof/>
        </w:rPr>
      </w:pPr>
      <w:ins w:id="6034" w:author="Sammartano, Marc (BIC USA)" w:date="2014-07-20T20:15:00Z">
        <w:r>
          <w:rPr>
            <w:noProof/>
          </w:rPr>
          <w:t>Stack.push &lt;ptr_nexp&gt;, &lt;nexp&gt;|&lt;sexp&gt;, 42</w:t>
        </w:r>
      </w:ins>
    </w:p>
    <w:p w:rsidR="00254A25" w:rsidRDefault="00254A25">
      <w:pPr>
        <w:pStyle w:val="Index1"/>
        <w:tabs>
          <w:tab w:val="right" w:leader="dot" w:pos="9350"/>
        </w:tabs>
        <w:rPr>
          <w:ins w:id="6035" w:author="Sammartano, Marc (BIC USA)" w:date="2014-07-20T20:15:00Z"/>
          <w:noProof/>
        </w:rPr>
      </w:pPr>
      <w:ins w:id="6036" w:author="Sammartano, Marc (BIC USA)" w:date="2014-07-20T20:15:00Z">
        <w:r>
          <w:rPr>
            <w:noProof/>
          </w:rPr>
          <w:t>Stack.type &lt;ptr_nexp&gt;, &lt;svar&gt;, 42</w:t>
        </w:r>
      </w:ins>
    </w:p>
    <w:p w:rsidR="00254A25" w:rsidRDefault="00254A25">
      <w:pPr>
        <w:pStyle w:val="Index1"/>
        <w:tabs>
          <w:tab w:val="right" w:leader="dot" w:pos="9350"/>
        </w:tabs>
        <w:rPr>
          <w:ins w:id="6037" w:author="Sammartano, Marc (BIC USA)" w:date="2014-07-20T20:15:00Z"/>
          <w:noProof/>
        </w:rPr>
      </w:pPr>
      <w:ins w:id="6038" w:author="Sammartano, Marc (BIC USA)" w:date="2014-07-20T20:15:00Z">
        <w:r>
          <w:rPr>
            <w:noProof/>
          </w:rPr>
          <w:t>Starts_with (&lt;Search_for_sexp&gt;, &lt;Search_in_sexp&gt;{,&lt;start_nexp&gt;}, 51</w:t>
        </w:r>
      </w:ins>
    </w:p>
    <w:p w:rsidR="00254A25" w:rsidRDefault="00254A25">
      <w:pPr>
        <w:pStyle w:val="Index1"/>
        <w:tabs>
          <w:tab w:val="right" w:leader="dot" w:pos="9350"/>
        </w:tabs>
        <w:rPr>
          <w:ins w:id="6039" w:author="Sammartano, Marc (BIC USA)" w:date="2014-07-20T20:15:00Z"/>
          <w:noProof/>
        </w:rPr>
      </w:pPr>
      <w:ins w:id="6040" w:author="Sammartano, Marc (BIC USA)" w:date="2014-07-20T20:15:00Z">
        <w:r w:rsidRPr="00F624C8">
          <w:rPr>
            <w:rFonts w:eastAsia="Times New Roman"/>
            <w:noProof/>
          </w:rPr>
          <w:t>STR$(</w:t>
        </w:r>
        <w:r>
          <w:rPr>
            <w:noProof/>
          </w:rPr>
          <w:t>&lt;nexp&gt;</w:t>
        </w:r>
        <w:r w:rsidRPr="00F624C8">
          <w:rPr>
            <w:rFonts w:eastAsia="Times New Roman"/>
            <w:noProof/>
          </w:rPr>
          <w:t>)</w:t>
        </w:r>
        <w:r>
          <w:rPr>
            <w:noProof/>
          </w:rPr>
          <w:t>, 54</w:t>
        </w:r>
      </w:ins>
    </w:p>
    <w:p w:rsidR="00254A25" w:rsidRDefault="00254A25">
      <w:pPr>
        <w:pStyle w:val="Index1"/>
        <w:tabs>
          <w:tab w:val="right" w:leader="dot" w:pos="9350"/>
        </w:tabs>
        <w:rPr>
          <w:ins w:id="6041" w:author="Sammartano, Marc (BIC USA)" w:date="2014-07-20T20:15:00Z"/>
          <w:noProof/>
        </w:rPr>
      </w:pPr>
      <w:ins w:id="6042" w:author="Sammartano, Marc (BIC USA)" w:date="2014-07-20T20:15:00Z">
        <w:r>
          <w:rPr>
            <w:noProof/>
          </w:rPr>
          <w:t>Stt.listen, 98</w:t>
        </w:r>
      </w:ins>
    </w:p>
    <w:p w:rsidR="00254A25" w:rsidRDefault="00254A25">
      <w:pPr>
        <w:pStyle w:val="Index1"/>
        <w:tabs>
          <w:tab w:val="right" w:leader="dot" w:pos="9350"/>
        </w:tabs>
        <w:rPr>
          <w:ins w:id="6043" w:author="Sammartano, Marc (BIC USA)" w:date="2014-07-20T20:15:00Z"/>
          <w:noProof/>
        </w:rPr>
      </w:pPr>
      <w:ins w:id="6044" w:author="Sammartano, Marc (BIC USA)" w:date="2014-07-20T20:15:00Z">
        <w:r>
          <w:rPr>
            <w:noProof/>
          </w:rPr>
          <w:t>Stt.results &lt;string_list_ptr_nvar&gt;, 99</w:t>
        </w:r>
      </w:ins>
    </w:p>
    <w:p w:rsidR="00254A25" w:rsidRDefault="00254A25">
      <w:pPr>
        <w:pStyle w:val="Index1"/>
        <w:tabs>
          <w:tab w:val="right" w:leader="dot" w:pos="9350"/>
        </w:tabs>
        <w:rPr>
          <w:ins w:id="6045" w:author="Sammartano, Marc (BIC USA)" w:date="2014-07-20T20:15:00Z"/>
          <w:noProof/>
        </w:rPr>
      </w:pPr>
      <w:ins w:id="6046" w:author="Sammartano, Marc (BIC USA)" w:date="2014-07-20T20:15:00Z">
        <w:r>
          <w:rPr>
            <w:noProof/>
          </w:rPr>
          <w:t>Su.close, 139</w:t>
        </w:r>
      </w:ins>
    </w:p>
    <w:p w:rsidR="00254A25" w:rsidRDefault="00254A25">
      <w:pPr>
        <w:pStyle w:val="Index1"/>
        <w:tabs>
          <w:tab w:val="right" w:leader="dot" w:pos="9350"/>
        </w:tabs>
        <w:rPr>
          <w:ins w:id="6047" w:author="Sammartano, Marc (BIC USA)" w:date="2014-07-20T20:15:00Z"/>
          <w:noProof/>
        </w:rPr>
      </w:pPr>
      <w:ins w:id="6048" w:author="Sammartano, Marc (BIC USA)" w:date="2014-07-20T20:15:00Z">
        <w:r>
          <w:rPr>
            <w:noProof/>
          </w:rPr>
          <w:t>Su.open, 138</w:t>
        </w:r>
      </w:ins>
    </w:p>
    <w:p w:rsidR="00254A25" w:rsidRDefault="00254A25">
      <w:pPr>
        <w:pStyle w:val="Index1"/>
        <w:tabs>
          <w:tab w:val="right" w:leader="dot" w:pos="9350"/>
        </w:tabs>
        <w:rPr>
          <w:ins w:id="6049" w:author="Sammartano, Marc (BIC USA)" w:date="2014-07-20T20:15:00Z"/>
          <w:noProof/>
        </w:rPr>
      </w:pPr>
      <w:ins w:id="6050" w:author="Sammartano, Marc (BIC USA)" w:date="2014-07-20T20:15:00Z">
        <w:r>
          <w:rPr>
            <w:noProof/>
          </w:rPr>
          <w:t>Su.read.line &lt;svar&gt;, 139</w:t>
        </w:r>
      </w:ins>
    </w:p>
    <w:p w:rsidR="00254A25" w:rsidRDefault="00254A25">
      <w:pPr>
        <w:pStyle w:val="Index1"/>
        <w:tabs>
          <w:tab w:val="right" w:leader="dot" w:pos="9350"/>
        </w:tabs>
        <w:rPr>
          <w:ins w:id="6051" w:author="Sammartano, Marc (BIC USA)" w:date="2014-07-20T20:15:00Z"/>
          <w:noProof/>
        </w:rPr>
      </w:pPr>
      <w:ins w:id="6052" w:author="Sammartano, Marc (BIC USA)" w:date="2014-07-20T20:15:00Z">
        <w:r>
          <w:rPr>
            <w:noProof/>
          </w:rPr>
          <w:t>Su.read.ready &lt;nvar&gt;, 139</w:t>
        </w:r>
      </w:ins>
    </w:p>
    <w:p w:rsidR="00254A25" w:rsidRDefault="00254A25">
      <w:pPr>
        <w:pStyle w:val="Index1"/>
        <w:tabs>
          <w:tab w:val="right" w:leader="dot" w:pos="9350"/>
        </w:tabs>
        <w:rPr>
          <w:ins w:id="6053" w:author="Sammartano, Marc (BIC USA)" w:date="2014-07-20T20:15:00Z"/>
          <w:noProof/>
        </w:rPr>
      </w:pPr>
      <w:ins w:id="6054" w:author="Sammartano, Marc (BIC USA)" w:date="2014-07-20T20:15:00Z">
        <w:r>
          <w:rPr>
            <w:noProof/>
          </w:rPr>
          <w:t>Su.write &lt;sexp&gt;, 139</w:t>
        </w:r>
      </w:ins>
    </w:p>
    <w:p w:rsidR="00254A25" w:rsidRDefault="00254A25">
      <w:pPr>
        <w:pStyle w:val="Index1"/>
        <w:tabs>
          <w:tab w:val="right" w:leader="dot" w:pos="9350"/>
        </w:tabs>
        <w:rPr>
          <w:ins w:id="6055" w:author="Sammartano, Marc (BIC USA)" w:date="2014-07-20T20:15:00Z"/>
          <w:noProof/>
        </w:rPr>
      </w:pPr>
      <w:ins w:id="6056" w:author="Sammartano, Marc (BIC USA)" w:date="2014-07-20T20:15:00Z">
        <w:r>
          <w:rPr>
            <w:noProof/>
          </w:rPr>
          <w:t>Sw.begin &lt;nexp&gt;|&lt;sexp&gt;, 67</w:t>
        </w:r>
      </w:ins>
    </w:p>
    <w:p w:rsidR="00254A25" w:rsidRDefault="00254A25">
      <w:pPr>
        <w:pStyle w:val="Index1"/>
        <w:tabs>
          <w:tab w:val="right" w:leader="dot" w:pos="9350"/>
        </w:tabs>
        <w:rPr>
          <w:ins w:id="6057" w:author="Sammartano, Marc (BIC USA)" w:date="2014-07-20T20:15:00Z"/>
          <w:noProof/>
        </w:rPr>
      </w:pPr>
      <w:ins w:id="6058" w:author="Sammartano, Marc (BIC USA)" w:date="2014-07-20T20:15:00Z">
        <w:r>
          <w:rPr>
            <w:noProof/>
          </w:rPr>
          <w:t>Sw.break, 67</w:t>
        </w:r>
      </w:ins>
    </w:p>
    <w:p w:rsidR="00254A25" w:rsidRDefault="00254A25">
      <w:pPr>
        <w:pStyle w:val="Index1"/>
        <w:tabs>
          <w:tab w:val="right" w:leader="dot" w:pos="9350"/>
        </w:tabs>
        <w:rPr>
          <w:ins w:id="6059" w:author="Sammartano, Marc (BIC USA)" w:date="2014-07-20T20:15:00Z"/>
          <w:noProof/>
        </w:rPr>
      </w:pPr>
      <w:ins w:id="6060" w:author="Sammartano, Marc (BIC USA)" w:date="2014-07-20T20:15:00Z">
        <w:r>
          <w:rPr>
            <w:noProof/>
          </w:rPr>
          <w:t>Sw.case &lt;nexp &gt;|&lt;sexp&gt;, 67</w:t>
        </w:r>
      </w:ins>
    </w:p>
    <w:p w:rsidR="00254A25" w:rsidRDefault="00254A25">
      <w:pPr>
        <w:pStyle w:val="Index1"/>
        <w:tabs>
          <w:tab w:val="right" w:leader="dot" w:pos="9350"/>
        </w:tabs>
        <w:rPr>
          <w:ins w:id="6061" w:author="Sammartano, Marc (BIC USA)" w:date="2014-07-20T20:15:00Z"/>
          <w:noProof/>
        </w:rPr>
      </w:pPr>
      <w:ins w:id="6062" w:author="Sammartano, Marc (BIC USA)" w:date="2014-07-20T20:15:00Z">
        <w:r>
          <w:rPr>
            <w:noProof/>
          </w:rPr>
          <w:t>Sw.default, 67</w:t>
        </w:r>
      </w:ins>
    </w:p>
    <w:p w:rsidR="00254A25" w:rsidRDefault="00254A25">
      <w:pPr>
        <w:pStyle w:val="Index1"/>
        <w:tabs>
          <w:tab w:val="right" w:leader="dot" w:pos="9350"/>
        </w:tabs>
        <w:rPr>
          <w:ins w:id="6063" w:author="Sammartano, Marc (BIC USA)" w:date="2014-07-20T20:15:00Z"/>
          <w:noProof/>
        </w:rPr>
      </w:pPr>
      <w:ins w:id="6064" w:author="Sammartano, Marc (BIC USA)" w:date="2014-07-20T20:15:00Z">
        <w:r>
          <w:rPr>
            <w:noProof/>
          </w:rPr>
          <w:t>Sw.end, 67</w:t>
        </w:r>
      </w:ins>
    </w:p>
    <w:p w:rsidR="00254A25" w:rsidRDefault="00254A25">
      <w:pPr>
        <w:pStyle w:val="Index1"/>
        <w:tabs>
          <w:tab w:val="right" w:leader="dot" w:pos="9350"/>
        </w:tabs>
        <w:rPr>
          <w:ins w:id="6065" w:author="Sammartano, Marc (BIC USA)" w:date="2014-07-20T20:15:00Z"/>
          <w:noProof/>
        </w:rPr>
      </w:pPr>
      <w:ins w:id="6066" w:author="Sammartano, Marc (BIC USA)" w:date="2014-07-20T20:15:00Z">
        <w:r>
          <w:rPr>
            <w:noProof/>
          </w:rPr>
          <w:t>Swap &lt;nvar_a&gt;|&lt;svar_a&gt;, &lt;nvar_b&gt;|&lt;svar_b&gt;, 96</w:t>
        </w:r>
      </w:ins>
    </w:p>
    <w:p w:rsidR="00254A25" w:rsidRDefault="00254A25">
      <w:pPr>
        <w:pStyle w:val="Index1"/>
        <w:tabs>
          <w:tab w:val="right" w:leader="dot" w:pos="9350"/>
        </w:tabs>
        <w:rPr>
          <w:ins w:id="6067" w:author="Sammartano, Marc (BIC USA)" w:date="2014-07-20T20:15:00Z"/>
          <w:noProof/>
        </w:rPr>
      </w:pPr>
      <w:ins w:id="6068" w:author="Sammartano, Marc (BIC USA)" w:date="2014-07-20T20:15:00Z">
        <w:r>
          <w:rPr>
            <w:noProof/>
          </w:rPr>
          <w:t>System.close, 138</w:t>
        </w:r>
      </w:ins>
    </w:p>
    <w:p w:rsidR="00254A25" w:rsidRDefault="00254A25">
      <w:pPr>
        <w:pStyle w:val="Index1"/>
        <w:tabs>
          <w:tab w:val="right" w:leader="dot" w:pos="9350"/>
        </w:tabs>
        <w:rPr>
          <w:ins w:id="6069" w:author="Sammartano, Marc (BIC USA)" w:date="2014-07-20T20:15:00Z"/>
          <w:noProof/>
        </w:rPr>
      </w:pPr>
      <w:ins w:id="6070" w:author="Sammartano, Marc (BIC USA)" w:date="2014-07-20T20:15:00Z">
        <w:r>
          <w:rPr>
            <w:noProof/>
          </w:rPr>
          <w:t>System.open, 138</w:t>
        </w:r>
      </w:ins>
    </w:p>
    <w:p w:rsidR="00254A25" w:rsidRDefault="00254A25">
      <w:pPr>
        <w:pStyle w:val="Index1"/>
        <w:tabs>
          <w:tab w:val="right" w:leader="dot" w:pos="9350"/>
        </w:tabs>
        <w:rPr>
          <w:ins w:id="6071" w:author="Sammartano, Marc (BIC USA)" w:date="2014-07-20T20:15:00Z"/>
          <w:noProof/>
        </w:rPr>
      </w:pPr>
      <w:ins w:id="6072" w:author="Sammartano, Marc (BIC USA)" w:date="2014-07-20T20:15:00Z">
        <w:r>
          <w:rPr>
            <w:noProof/>
          </w:rPr>
          <w:t>System.read.line &lt;svar&gt;, 138</w:t>
        </w:r>
      </w:ins>
    </w:p>
    <w:p w:rsidR="00254A25" w:rsidRDefault="00254A25">
      <w:pPr>
        <w:pStyle w:val="Index1"/>
        <w:tabs>
          <w:tab w:val="right" w:leader="dot" w:pos="9350"/>
        </w:tabs>
        <w:rPr>
          <w:ins w:id="6073" w:author="Sammartano, Marc (BIC USA)" w:date="2014-07-20T20:15:00Z"/>
          <w:noProof/>
        </w:rPr>
      </w:pPr>
      <w:ins w:id="6074" w:author="Sammartano, Marc (BIC USA)" w:date="2014-07-20T20:15:00Z">
        <w:r>
          <w:rPr>
            <w:noProof/>
          </w:rPr>
          <w:t>System.read.ready &lt;nvar&gt;, 138</w:t>
        </w:r>
      </w:ins>
    </w:p>
    <w:p w:rsidR="00254A25" w:rsidRDefault="00254A25">
      <w:pPr>
        <w:pStyle w:val="Index1"/>
        <w:tabs>
          <w:tab w:val="right" w:leader="dot" w:pos="9350"/>
        </w:tabs>
        <w:rPr>
          <w:ins w:id="6075" w:author="Sammartano, Marc (BIC USA)" w:date="2014-07-20T20:15:00Z"/>
          <w:noProof/>
        </w:rPr>
      </w:pPr>
      <w:ins w:id="6076" w:author="Sammartano, Marc (BIC USA)" w:date="2014-07-20T20:15:00Z">
        <w:r>
          <w:rPr>
            <w:noProof/>
          </w:rPr>
          <w:t>System.write &lt;sexp&gt;, 138</w:t>
        </w:r>
      </w:ins>
    </w:p>
    <w:p w:rsidR="00254A25" w:rsidRDefault="00254A25">
      <w:pPr>
        <w:pStyle w:val="Index1"/>
        <w:tabs>
          <w:tab w:val="right" w:leader="dot" w:pos="9350"/>
        </w:tabs>
        <w:rPr>
          <w:ins w:id="6077" w:author="Sammartano, Marc (BIC USA)" w:date="2014-07-20T20:15:00Z"/>
          <w:noProof/>
        </w:rPr>
      </w:pPr>
      <w:ins w:id="6078" w:author="Sammartano, Marc (BIC USA)" w:date="2014-07-20T20:15:00Z">
        <w:r>
          <w:rPr>
            <w:noProof/>
          </w:rPr>
          <w:t>TAN(&lt;nexp&gt;), 49</w:t>
        </w:r>
      </w:ins>
    </w:p>
    <w:p w:rsidR="00254A25" w:rsidRDefault="00254A25">
      <w:pPr>
        <w:pStyle w:val="Index1"/>
        <w:tabs>
          <w:tab w:val="right" w:leader="dot" w:pos="9350"/>
        </w:tabs>
        <w:rPr>
          <w:ins w:id="6079" w:author="Sammartano, Marc (BIC USA)" w:date="2014-07-20T20:15:00Z"/>
          <w:noProof/>
        </w:rPr>
      </w:pPr>
      <w:ins w:id="6080" w:author="Sammartano, Marc (BIC USA)" w:date="2014-07-20T20:15:00Z">
        <w:r>
          <w:rPr>
            <w:noProof/>
          </w:rPr>
          <w:t>Text.close &lt;file_table_nvar&gt;, 80</w:t>
        </w:r>
      </w:ins>
    </w:p>
    <w:p w:rsidR="00254A25" w:rsidRDefault="00254A25">
      <w:pPr>
        <w:pStyle w:val="Index1"/>
        <w:tabs>
          <w:tab w:val="right" w:leader="dot" w:pos="9350"/>
        </w:tabs>
        <w:rPr>
          <w:ins w:id="6081" w:author="Sammartano, Marc (BIC USA)" w:date="2014-07-20T20:15:00Z"/>
          <w:noProof/>
        </w:rPr>
      </w:pPr>
      <w:ins w:id="6082" w:author="Sammartano, Marc (BIC USA)" w:date="2014-07-20T20:15:00Z">
        <w:r w:rsidRPr="00F624C8">
          <w:rPr>
            <w:rFonts w:eastAsia="Times New Roman"/>
            <w:noProof/>
          </w:rPr>
          <w:t>Text.input &lt;svar&gt;{, { &lt;text_sexp&gt;} , &lt;title_sexp&gt; }</w:t>
        </w:r>
        <w:r>
          <w:rPr>
            <w:noProof/>
          </w:rPr>
          <w:t>, 76</w:t>
        </w:r>
      </w:ins>
    </w:p>
    <w:p w:rsidR="00254A25" w:rsidRDefault="00254A25">
      <w:pPr>
        <w:pStyle w:val="Index1"/>
        <w:tabs>
          <w:tab w:val="right" w:leader="dot" w:pos="9350"/>
        </w:tabs>
        <w:rPr>
          <w:ins w:id="6083" w:author="Sammartano, Marc (BIC USA)" w:date="2014-07-20T20:15:00Z"/>
          <w:noProof/>
        </w:rPr>
      </w:pPr>
      <w:ins w:id="6084" w:author="Sammartano, Marc (BIC USA)" w:date="2014-07-20T20:15:00Z">
        <w:r>
          <w:rPr>
            <w:noProof/>
          </w:rPr>
          <w:t>Text.open {r|w|a}, &lt;file_table_nvar&gt;, &lt;path_sexp&gt;, 80</w:t>
        </w:r>
      </w:ins>
    </w:p>
    <w:p w:rsidR="00254A25" w:rsidRDefault="00254A25">
      <w:pPr>
        <w:pStyle w:val="Index1"/>
        <w:tabs>
          <w:tab w:val="right" w:leader="dot" w:pos="9350"/>
        </w:tabs>
        <w:rPr>
          <w:ins w:id="6085" w:author="Sammartano, Marc (BIC USA)" w:date="2014-07-20T20:15:00Z"/>
          <w:noProof/>
        </w:rPr>
      </w:pPr>
      <w:ins w:id="6086" w:author="Sammartano, Marc (BIC USA)" w:date="2014-07-20T20:15:00Z">
        <w:r>
          <w:rPr>
            <w:noProof/>
          </w:rPr>
          <w:t>Text.position.get  &lt;file_table_nvar&gt;, &lt;position_nvar&gt;, 81</w:t>
        </w:r>
      </w:ins>
    </w:p>
    <w:p w:rsidR="00254A25" w:rsidRDefault="00254A25">
      <w:pPr>
        <w:pStyle w:val="Index1"/>
        <w:tabs>
          <w:tab w:val="right" w:leader="dot" w:pos="9350"/>
        </w:tabs>
        <w:rPr>
          <w:ins w:id="6087" w:author="Sammartano, Marc (BIC USA)" w:date="2014-07-20T20:15:00Z"/>
          <w:noProof/>
        </w:rPr>
      </w:pPr>
      <w:ins w:id="6088" w:author="Sammartano, Marc (BIC USA)" w:date="2014-07-20T20:15:00Z">
        <w:r>
          <w:rPr>
            <w:noProof/>
          </w:rPr>
          <w:t>Text.position.set &lt;file_table_nvar&gt;, &lt;position_nexp&gt;, 81</w:t>
        </w:r>
      </w:ins>
    </w:p>
    <w:p w:rsidR="00254A25" w:rsidRDefault="00254A25">
      <w:pPr>
        <w:pStyle w:val="Index1"/>
        <w:tabs>
          <w:tab w:val="right" w:leader="dot" w:pos="9350"/>
        </w:tabs>
        <w:rPr>
          <w:ins w:id="6089" w:author="Sammartano, Marc (BIC USA)" w:date="2014-07-20T20:15:00Z"/>
          <w:noProof/>
        </w:rPr>
      </w:pPr>
      <w:ins w:id="6090" w:author="Sammartano, Marc (BIC USA)" w:date="2014-07-20T20:15:00Z">
        <w:r>
          <w:rPr>
            <w:noProof/>
          </w:rPr>
          <w:t>Text.readln &lt;file_table_nvar&gt;, &lt;line_svar&gt;, 81</w:t>
        </w:r>
      </w:ins>
    </w:p>
    <w:p w:rsidR="00254A25" w:rsidRDefault="00254A25">
      <w:pPr>
        <w:pStyle w:val="Index1"/>
        <w:tabs>
          <w:tab w:val="right" w:leader="dot" w:pos="9350"/>
        </w:tabs>
        <w:rPr>
          <w:ins w:id="6091" w:author="Sammartano, Marc (BIC USA)" w:date="2014-07-20T20:15:00Z"/>
          <w:noProof/>
        </w:rPr>
      </w:pPr>
      <w:ins w:id="6092" w:author="Sammartano, Marc (BIC USA)" w:date="2014-07-20T20:15:00Z">
        <w:r>
          <w:rPr>
            <w:noProof/>
          </w:rPr>
          <w:t>Text.writeln &lt;file_table_nexp&gt;, {&lt;exp&gt; {,|;} ...}, 81</w:t>
        </w:r>
      </w:ins>
    </w:p>
    <w:p w:rsidR="00254A25" w:rsidRDefault="00254A25">
      <w:pPr>
        <w:pStyle w:val="Index1"/>
        <w:tabs>
          <w:tab w:val="right" w:leader="dot" w:pos="9350"/>
        </w:tabs>
        <w:rPr>
          <w:ins w:id="6093" w:author="Sammartano, Marc (BIC USA)" w:date="2014-07-20T20:15:00Z"/>
          <w:noProof/>
        </w:rPr>
      </w:pPr>
      <w:ins w:id="6094" w:author="Sammartano, Marc (BIC USA)" w:date="2014-07-20T20:15:00Z">
        <w:r>
          <w:rPr>
            <w:noProof/>
          </w:rPr>
          <w:t>TGet &lt;result_svar&gt;, &lt;prompt_sexp&gt; {,  &lt;title_sexp&gt;}, 76</w:t>
        </w:r>
      </w:ins>
    </w:p>
    <w:p w:rsidR="00254A25" w:rsidRDefault="00254A25">
      <w:pPr>
        <w:pStyle w:val="Index1"/>
        <w:tabs>
          <w:tab w:val="right" w:leader="dot" w:pos="9350"/>
        </w:tabs>
        <w:rPr>
          <w:ins w:id="6095" w:author="Sammartano, Marc (BIC USA)" w:date="2014-07-20T20:15:00Z"/>
          <w:noProof/>
        </w:rPr>
      </w:pPr>
      <w:ins w:id="6096" w:author="Sammartano, Marc (BIC USA)" w:date="2014-07-20T20:15:00Z">
        <w:r>
          <w:rPr>
            <w:noProof/>
          </w:rPr>
          <w:t>Time {&lt;time_nexp&gt;,} Year$, Month$, Day$, Hour$, Minute$, Second$, WeekDay, isDST, 103</w:t>
        </w:r>
      </w:ins>
    </w:p>
    <w:p w:rsidR="00254A25" w:rsidRDefault="00254A25">
      <w:pPr>
        <w:pStyle w:val="Index1"/>
        <w:tabs>
          <w:tab w:val="right" w:leader="dot" w:pos="9350"/>
        </w:tabs>
        <w:rPr>
          <w:ins w:id="6097" w:author="Sammartano, Marc (BIC USA)" w:date="2014-07-20T20:15:00Z"/>
          <w:noProof/>
        </w:rPr>
      </w:pPr>
      <w:ins w:id="6098" w:author="Sammartano, Marc (BIC USA)" w:date="2014-07-20T20:15:00Z">
        <w:r>
          <w:rPr>
            <w:noProof/>
          </w:rPr>
          <w:lastRenderedPageBreak/>
          <w:t>TIME(), 52</w:t>
        </w:r>
      </w:ins>
    </w:p>
    <w:p w:rsidR="00254A25" w:rsidRDefault="00254A25">
      <w:pPr>
        <w:pStyle w:val="Index1"/>
        <w:tabs>
          <w:tab w:val="right" w:leader="dot" w:pos="9350"/>
        </w:tabs>
        <w:rPr>
          <w:ins w:id="6099" w:author="Sammartano, Marc (BIC USA)" w:date="2014-07-20T20:15:00Z"/>
          <w:noProof/>
        </w:rPr>
      </w:pPr>
      <w:ins w:id="6100" w:author="Sammartano, Marc (BIC USA)" w:date="2014-07-20T20:15:00Z">
        <w:r>
          <w:rPr>
            <w:noProof/>
          </w:rPr>
          <w:t>TIME(&lt;year_exp&gt;, &lt;month_exp&gt;, &lt;day_exp&gt;, &lt;hour_exp&gt;, &lt;minute_exp&gt;, &lt;second_exp&gt;), 52</w:t>
        </w:r>
      </w:ins>
    </w:p>
    <w:p w:rsidR="00254A25" w:rsidRDefault="00254A25">
      <w:pPr>
        <w:pStyle w:val="Index1"/>
        <w:tabs>
          <w:tab w:val="right" w:leader="dot" w:pos="9350"/>
        </w:tabs>
        <w:rPr>
          <w:ins w:id="6101" w:author="Sammartano, Marc (BIC USA)" w:date="2014-07-20T20:15:00Z"/>
          <w:noProof/>
        </w:rPr>
      </w:pPr>
      <w:ins w:id="6102" w:author="Sammartano, Marc (BIC USA)" w:date="2014-07-20T20:15:00Z">
        <w:r>
          <w:rPr>
            <w:noProof/>
          </w:rPr>
          <w:t>Timer.Clear, 100</w:t>
        </w:r>
      </w:ins>
    </w:p>
    <w:p w:rsidR="00254A25" w:rsidRDefault="00254A25">
      <w:pPr>
        <w:pStyle w:val="Index1"/>
        <w:tabs>
          <w:tab w:val="right" w:leader="dot" w:pos="9350"/>
        </w:tabs>
        <w:rPr>
          <w:ins w:id="6103" w:author="Sammartano, Marc (BIC USA)" w:date="2014-07-20T20:15:00Z"/>
          <w:noProof/>
        </w:rPr>
      </w:pPr>
      <w:ins w:id="6104" w:author="Sammartano, Marc (BIC USA)" w:date="2014-07-20T20:15:00Z">
        <w:r>
          <w:rPr>
            <w:noProof/>
          </w:rPr>
          <w:t>Timer.Resume, 100</w:t>
        </w:r>
      </w:ins>
    </w:p>
    <w:p w:rsidR="00254A25" w:rsidRDefault="00254A25">
      <w:pPr>
        <w:pStyle w:val="Index1"/>
        <w:tabs>
          <w:tab w:val="right" w:leader="dot" w:pos="9350"/>
        </w:tabs>
        <w:rPr>
          <w:ins w:id="6105" w:author="Sammartano, Marc (BIC USA)" w:date="2014-07-20T20:15:00Z"/>
          <w:noProof/>
        </w:rPr>
      </w:pPr>
      <w:ins w:id="6106" w:author="Sammartano, Marc (BIC USA)" w:date="2014-07-20T20:15:00Z">
        <w:r>
          <w:rPr>
            <w:noProof/>
          </w:rPr>
          <w:t>Timer.set &lt;interval_nexp&gt;, 100</w:t>
        </w:r>
      </w:ins>
    </w:p>
    <w:p w:rsidR="00254A25" w:rsidRDefault="00254A25">
      <w:pPr>
        <w:pStyle w:val="Index1"/>
        <w:tabs>
          <w:tab w:val="right" w:leader="dot" w:pos="9350"/>
        </w:tabs>
        <w:rPr>
          <w:ins w:id="6107" w:author="Sammartano, Marc (BIC USA)" w:date="2014-07-20T20:15:00Z"/>
          <w:noProof/>
        </w:rPr>
      </w:pPr>
      <w:ins w:id="6108" w:author="Sammartano, Marc (BIC USA)" w:date="2014-07-20T20:15:00Z">
        <w:r>
          <w:rPr>
            <w:noProof/>
          </w:rPr>
          <w:t>TimeZone.get &lt;tz_svar&gt;, 104</w:t>
        </w:r>
      </w:ins>
    </w:p>
    <w:p w:rsidR="00254A25" w:rsidRDefault="00254A25">
      <w:pPr>
        <w:pStyle w:val="Index1"/>
        <w:tabs>
          <w:tab w:val="right" w:leader="dot" w:pos="9350"/>
        </w:tabs>
        <w:rPr>
          <w:ins w:id="6109" w:author="Sammartano, Marc (BIC USA)" w:date="2014-07-20T20:15:00Z"/>
          <w:noProof/>
        </w:rPr>
      </w:pPr>
      <w:ins w:id="6110" w:author="Sammartano, Marc (BIC USA)" w:date="2014-07-20T20:15:00Z">
        <w:r>
          <w:rPr>
            <w:noProof/>
          </w:rPr>
          <w:t>TimeZone.list &lt;tz_list_pointer_nvar&gt;, 104</w:t>
        </w:r>
      </w:ins>
    </w:p>
    <w:p w:rsidR="00254A25" w:rsidRDefault="00254A25">
      <w:pPr>
        <w:pStyle w:val="Index1"/>
        <w:tabs>
          <w:tab w:val="right" w:leader="dot" w:pos="9350"/>
        </w:tabs>
        <w:rPr>
          <w:ins w:id="6111" w:author="Sammartano, Marc (BIC USA)" w:date="2014-07-20T20:15:00Z"/>
          <w:noProof/>
        </w:rPr>
      </w:pPr>
      <w:ins w:id="6112" w:author="Sammartano, Marc (BIC USA)" w:date="2014-07-20T20:15:00Z">
        <w:r>
          <w:rPr>
            <w:noProof/>
          </w:rPr>
          <w:t>TimeZone.set { &lt;tz_sexp&gt; }, 104</w:t>
        </w:r>
      </w:ins>
    </w:p>
    <w:p w:rsidR="00254A25" w:rsidRDefault="00254A25">
      <w:pPr>
        <w:pStyle w:val="Index1"/>
        <w:tabs>
          <w:tab w:val="right" w:leader="dot" w:pos="9350"/>
        </w:tabs>
        <w:rPr>
          <w:ins w:id="6113" w:author="Sammartano, Marc (BIC USA)" w:date="2014-07-20T20:15:00Z"/>
          <w:noProof/>
        </w:rPr>
      </w:pPr>
      <w:ins w:id="6114" w:author="Sammartano, Marc (BIC USA)" w:date="2014-07-20T20:15:00Z">
        <w:r>
          <w:rPr>
            <w:noProof/>
          </w:rPr>
          <w:t>TODEGREES(&lt;nexp&gt;), 50</w:t>
        </w:r>
      </w:ins>
    </w:p>
    <w:p w:rsidR="00254A25" w:rsidRDefault="00254A25">
      <w:pPr>
        <w:pStyle w:val="Index1"/>
        <w:tabs>
          <w:tab w:val="right" w:leader="dot" w:pos="9350"/>
        </w:tabs>
        <w:rPr>
          <w:ins w:id="6115" w:author="Sammartano, Marc (BIC USA)" w:date="2014-07-20T20:15:00Z"/>
          <w:noProof/>
        </w:rPr>
      </w:pPr>
      <w:ins w:id="6116" w:author="Sammartano, Marc (BIC USA)" w:date="2014-07-20T20:15:00Z">
        <w:r>
          <w:rPr>
            <w:noProof/>
          </w:rPr>
          <w:t>Tone &lt;frequency_nexp&gt;, &lt;duration_nexp&gt;, 104</w:t>
        </w:r>
      </w:ins>
    </w:p>
    <w:p w:rsidR="00254A25" w:rsidRDefault="00254A25">
      <w:pPr>
        <w:pStyle w:val="Index1"/>
        <w:tabs>
          <w:tab w:val="right" w:leader="dot" w:pos="9350"/>
        </w:tabs>
        <w:rPr>
          <w:ins w:id="6117" w:author="Sammartano, Marc (BIC USA)" w:date="2014-07-20T20:15:00Z"/>
          <w:noProof/>
        </w:rPr>
      </w:pPr>
      <w:ins w:id="6118" w:author="Sammartano, Marc (BIC USA)" w:date="2014-07-20T20:15:00Z">
        <w:r>
          <w:rPr>
            <w:noProof/>
          </w:rPr>
          <w:t>TORADIANS(&lt;nexp&gt;), 50</w:t>
        </w:r>
      </w:ins>
    </w:p>
    <w:p w:rsidR="00254A25" w:rsidRDefault="00254A25">
      <w:pPr>
        <w:pStyle w:val="Index1"/>
        <w:tabs>
          <w:tab w:val="right" w:leader="dot" w:pos="9350"/>
        </w:tabs>
        <w:rPr>
          <w:ins w:id="6119" w:author="Sammartano, Marc (BIC USA)" w:date="2014-07-20T20:15:00Z"/>
          <w:noProof/>
        </w:rPr>
      </w:pPr>
      <w:ins w:id="6120" w:author="Sammartano, Marc (BIC USA)" w:date="2014-07-20T20:15:00Z">
        <w:r>
          <w:rPr>
            <w:noProof/>
          </w:rPr>
          <w:t>Tts.init, 98</w:t>
        </w:r>
      </w:ins>
    </w:p>
    <w:p w:rsidR="00254A25" w:rsidRDefault="00254A25">
      <w:pPr>
        <w:pStyle w:val="Index1"/>
        <w:tabs>
          <w:tab w:val="right" w:leader="dot" w:pos="9350"/>
        </w:tabs>
        <w:rPr>
          <w:ins w:id="6121" w:author="Sammartano, Marc (BIC USA)" w:date="2014-07-20T20:15:00Z"/>
          <w:noProof/>
        </w:rPr>
      </w:pPr>
      <w:ins w:id="6122" w:author="Sammartano, Marc (BIC USA)" w:date="2014-07-20T20:15:00Z">
        <w:r>
          <w:rPr>
            <w:noProof/>
          </w:rPr>
          <w:t>Tts.speak  &lt;sexp&gt; {, &lt;wait_lexp&gt;}, 98</w:t>
        </w:r>
      </w:ins>
    </w:p>
    <w:p w:rsidR="00254A25" w:rsidRDefault="00254A25">
      <w:pPr>
        <w:pStyle w:val="Index1"/>
        <w:tabs>
          <w:tab w:val="right" w:leader="dot" w:pos="9350"/>
        </w:tabs>
        <w:rPr>
          <w:ins w:id="6123" w:author="Sammartano, Marc (BIC USA)" w:date="2014-07-20T20:15:00Z"/>
          <w:noProof/>
        </w:rPr>
      </w:pPr>
      <w:ins w:id="6124" w:author="Sammartano, Marc (BIC USA)" w:date="2014-07-20T20:15:00Z">
        <w:r>
          <w:rPr>
            <w:noProof/>
          </w:rPr>
          <w:t>Tts.speak.toFile &lt;sexp&gt; {, &lt;path_sexp&gt;}, 98</w:t>
        </w:r>
      </w:ins>
    </w:p>
    <w:p w:rsidR="00254A25" w:rsidRDefault="00254A25">
      <w:pPr>
        <w:pStyle w:val="Index1"/>
        <w:tabs>
          <w:tab w:val="right" w:leader="dot" w:pos="9350"/>
        </w:tabs>
        <w:rPr>
          <w:ins w:id="6125" w:author="Sammartano, Marc (BIC USA)" w:date="2014-07-20T20:15:00Z"/>
          <w:noProof/>
        </w:rPr>
      </w:pPr>
      <w:ins w:id="6126" w:author="Sammartano, Marc (BIC USA)" w:date="2014-07-20T20:15:00Z">
        <w:r>
          <w:rPr>
            <w:noProof/>
          </w:rPr>
          <w:t>Tts.stop, 98</w:t>
        </w:r>
      </w:ins>
    </w:p>
    <w:p w:rsidR="00254A25" w:rsidRDefault="00254A25">
      <w:pPr>
        <w:pStyle w:val="Index1"/>
        <w:tabs>
          <w:tab w:val="right" w:leader="dot" w:pos="9350"/>
        </w:tabs>
        <w:rPr>
          <w:ins w:id="6127" w:author="Sammartano, Marc (BIC USA)" w:date="2014-07-20T20:15:00Z"/>
          <w:noProof/>
        </w:rPr>
      </w:pPr>
      <w:ins w:id="6128" w:author="Sammartano, Marc (BIC USA)" w:date="2014-07-20T20:15:00Z">
        <w:r>
          <w:rPr>
            <w:noProof/>
          </w:rPr>
          <w:t>UCODE(&lt;sexp&gt;), 51</w:t>
        </w:r>
      </w:ins>
    </w:p>
    <w:p w:rsidR="00254A25" w:rsidRDefault="00254A25">
      <w:pPr>
        <w:pStyle w:val="Index1"/>
        <w:tabs>
          <w:tab w:val="right" w:leader="dot" w:pos="9350"/>
        </w:tabs>
        <w:rPr>
          <w:ins w:id="6129" w:author="Sammartano, Marc (BIC USA)" w:date="2014-07-20T20:15:00Z"/>
          <w:noProof/>
        </w:rPr>
      </w:pPr>
      <w:ins w:id="6130" w:author="Sammartano, Marc (BIC USA)" w:date="2014-07-20T20:15:00Z">
        <w:r>
          <w:rPr>
            <w:noProof/>
          </w:rPr>
          <w:t>UnDim Array[], Array$[], ..., 33</w:t>
        </w:r>
      </w:ins>
    </w:p>
    <w:p w:rsidR="00254A25" w:rsidRDefault="00254A25">
      <w:pPr>
        <w:pStyle w:val="Index1"/>
        <w:tabs>
          <w:tab w:val="right" w:leader="dot" w:pos="9350"/>
        </w:tabs>
        <w:rPr>
          <w:ins w:id="6131" w:author="Sammartano, Marc (BIC USA)" w:date="2014-07-20T20:15:00Z"/>
          <w:noProof/>
        </w:rPr>
      </w:pPr>
      <w:ins w:id="6132" w:author="Sammartano, Marc (BIC USA)" w:date="2014-07-20T20:15:00Z">
        <w:r w:rsidRPr="00F624C8">
          <w:rPr>
            <w:rFonts w:eastAsia="Times New Roman"/>
            <w:noProof/>
          </w:rPr>
          <w:t>UPPER$(</w:t>
        </w:r>
        <w:r>
          <w:rPr>
            <w:noProof/>
          </w:rPr>
          <w:t>&lt;sexp&gt;</w:t>
        </w:r>
        <w:r w:rsidRPr="00F624C8">
          <w:rPr>
            <w:rFonts w:eastAsia="Times New Roman"/>
            <w:noProof/>
          </w:rPr>
          <w:t>)</w:t>
        </w:r>
        <w:r>
          <w:rPr>
            <w:noProof/>
          </w:rPr>
          <w:t>, 54</w:t>
        </w:r>
      </w:ins>
    </w:p>
    <w:p w:rsidR="00254A25" w:rsidRDefault="00254A25">
      <w:pPr>
        <w:pStyle w:val="Index1"/>
        <w:tabs>
          <w:tab w:val="right" w:leader="dot" w:pos="9350"/>
        </w:tabs>
        <w:rPr>
          <w:ins w:id="6133" w:author="Sammartano, Marc (BIC USA)" w:date="2014-07-20T20:15:00Z"/>
          <w:noProof/>
        </w:rPr>
      </w:pPr>
      <w:ins w:id="6134" w:author="Sammartano, Marc (BIC USA)" w:date="2014-07-20T20:15:00Z">
        <w:r>
          <w:rPr>
            <w:noProof/>
          </w:rPr>
          <w:t>USING$({&lt;locale_sexp&gt;} , &lt;format_sexp&gt; { , &lt;exp&gt;}...), 54</w:t>
        </w:r>
      </w:ins>
    </w:p>
    <w:p w:rsidR="00254A25" w:rsidRDefault="00254A25">
      <w:pPr>
        <w:pStyle w:val="Index1"/>
        <w:tabs>
          <w:tab w:val="right" w:leader="dot" w:pos="9350"/>
        </w:tabs>
        <w:rPr>
          <w:ins w:id="6135" w:author="Sammartano, Marc (BIC USA)" w:date="2014-07-20T20:15:00Z"/>
          <w:noProof/>
        </w:rPr>
      </w:pPr>
      <w:ins w:id="6136" w:author="Sammartano, Marc (BIC USA)" w:date="2014-07-20T20:15:00Z">
        <w:r>
          <w:rPr>
            <w:noProof/>
          </w:rPr>
          <w:t>VAL( &lt;sexp&gt; ), 50</w:t>
        </w:r>
      </w:ins>
    </w:p>
    <w:p w:rsidR="00254A25" w:rsidRDefault="00254A25">
      <w:pPr>
        <w:pStyle w:val="Index1"/>
        <w:tabs>
          <w:tab w:val="right" w:leader="dot" w:pos="9350"/>
        </w:tabs>
        <w:rPr>
          <w:ins w:id="6137" w:author="Sammartano, Marc (BIC USA)" w:date="2014-07-20T20:15:00Z"/>
          <w:noProof/>
        </w:rPr>
      </w:pPr>
      <w:ins w:id="6138" w:author="Sammartano, Marc (BIC USA)" w:date="2014-07-20T20:15:00Z">
        <w:r w:rsidRPr="00F624C8">
          <w:rPr>
            <w:rFonts w:eastAsia="Times New Roman"/>
            <w:noProof/>
          </w:rPr>
          <w:t>VERSION$()</w:t>
        </w:r>
        <w:r>
          <w:rPr>
            <w:noProof/>
          </w:rPr>
          <w:t>, 54</w:t>
        </w:r>
      </w:ins>
    </w:p>
    <w:p w:rsidR="00254A25" w:rsidRDefault="00254A25">
      <w:pPr>
        <w:pStyle w:val="Index1"/>
        <w:tabs>
          <w:tab w:val="right" w:leader="dot" w:pos="9350"/>
        </w:tabs>
        <w:rPr>
          <w:ins w:id="6139" w:author="Sammartano, Marc (BIC USA)" w:date="2014-07-20T20:15:00Z"/>
          <w:noProof/>
        </w:rPr>
      </w:pPr>
      <w:ins w:id="6140" w:author="Sammartano, Marc (BIC USA)" w:date="2014-07-20T20:15:00Z">
        <w:r>
          <w:rPr>
            <w:noProof/>
          </w:rPr>
          <w:t>Vibrate &lt;pattern_array[{&lt;start&gt;,&lt;length&gt;}]&gt;,&lt;nexp&gt;, 104</w:t>
        </w:r>
      </w:ins>
    </w:p>
    <w:p w:rsidR="00254A25" w:rsidRDefault="00254A25">
      <w:pPr>
        <w:pStyle w:val="Index1"/>
        <w:tabs>
          <w:tab w:val="right" w:leader="dot" w:pos="9350"/>
        </w:tabs>
        <w:rPr>
          <w:ins w:id="6141" w:author="Sammartano, Marc (BIC USA)" w:date="2014-07-20T20:15:00Z"/>
          <w:noProof/>
        </w:rPr>
      </w:pPr>
      <w:ins w:id="6142" w:author="Sammartano, Marc (BIC USA)" w:date="2014-07-20T20:15:00Z">
        <w:r>
          <w:rPr>
            <w:noProof/>
          </w:rPr>
          <w:t>W_R.break, 64</w:t>
        </w:r>
      </w:ins>
    </w:p>
    <w:p w:rsidR="00254A25" w:rsidRDefault="00254A25">
      <w:pPr>
        <w:pStyle w:val="Index1"/>
        <w:tabs>
          <w:tab w:val="right" w:leader="dot" w:pos="9350"/>
        </w:tabs>
        <w:rPr>
          <w:ins w:id="6143" w:author="Sammartano, Marc (BIC USA)" w:date="2014-07-20T20:15:00Z"/>
          <w:noProof/>
        </w:rPr>
      </w:pPr>
      <w:ins w:id="6144" w:author="Sammartano, Marc (BIC USA)" w:date="2014-07-20T20:15:00Z">
        <w:r>
          <w:rPr>
            <w:noProof/>
          </w:rPr>
          <w:t>W_R.continue, 64</w:t>
        </w:r>
      </w:ins>
    </w:p>
    <w:p w:rsidR="00254A25" w:rsidRDefault="00254A25">
      <w:pPr>
        <w:pStyle w:val="Index1"/>
        <w:tabs>
          <w:tab w:val="right" w:leader="dot" w:pos="9350"/>
        </w:tabs>
        <w:rPr>
          <w:ins w:id="6145" w:author="Sammartano, Marc (BIC USA)" w:date="2014-07-20T20:15:00Z"/>
          <w:noProof/>
        </w:rPr>
      </w:pPr>
      <w:ins w:id="6146" w:author="Sammartano, Marc (BIC USA)" w:date="2014-07-20T20:15:00Z">
        <w:r>
          <w:rPr>
            <w:noProof/>
          </w:rPr>
          <w:t>WakeLock &lt;code_nexp&gt;, 105</w:t>
        </w:r>
      </w:ins>
    </w:p>
    <w:p w:rsidR="00254A25" w:rsidRDefault="00254A25">
      <w:pPr>
        <w:pStyle w:val="Index1"/>
        <w:tabs>
          <w:tab w:val="right" w:leader="dot" w:pos="9350"/>
        </w:tabs>
        <w:rPr>
          <w:ins w:id="6147" w:author="Sammartano, Marc (BIC USA)" w:date="2014-07-20T20:15:00Z"/>
          <w:noProof/>
        </w:rPr>
      </w:pPr>
      <w:ins w:id="6148" w:author="Sammartano, Marc (BIC USA)" w:date="2014-07-20T20:15:00Z">
        <w:r>
          <w:rPr>
            <w:noProof/>
          </w:rPr>
          <w:t>While &lt;lexp&gt; - Repeat, 64</w:t>
        </w:r>
      </w:ins>
    </w:p>
    <w:p w:rsidR="00254A25" w:rsidRDefault="00254A25">
      <w:pPr>
        <w:pStyle w:val="Index1"/>
        <w:tabs>
          <w:tab w:val="right" w:leader="dot" w:pos="9350"/>
        </w:tabs>
        <w:rPr>
          <w:ins w:id="6149" w:author="Sammartano, Marc (BIC USA)" w:date="2014-07-20T20:15:00Z"/>
          <w:noProof/>
        </w:rPr>
      </w:pPr>
      <w:ins w:id="6150" w:author="Sammartano, Marc (BIC USA)" w:date="2014-07-20T20:15:00Z">
        <w:r w:rsidRPr="00F624C8">
          <w:rPr>
            <w:rFonts w:eastAsia="Times New Roman"/>
            <w:noProof/>
          </w:rPr>
          <w:t>WORD$(&lt;source_sexp&gt;, &lt;n_nexp&gt; {, &lt;test_sexp&gt;})</w:t>
        </w:r>
        <w:r>
          <w:rPr>
            <w:noProof/>
          </w:rPr>
          <w:t>, 53</w:t>
        </w:r>
      </w:ins>
    </w:p>
    <w:p w:rsidR="00254A25" w:rsidRDefault="00254A25">
      <w:pPr>
        <w:rPr>
          <w:ins w:id="6151" w:author="Sammartano, Marc (BIC USA)" w:date="2014-07-20T20:15:00Z"/>
          <w:noProof/>
        </w:rPr>
        <w:sectPr w:rsidR="00254A25" w:rsidSect="00254A25">
          <w:type w:val="continuous"/>
          <w:pgSz w:w="12240" w:h="15840"/>
          <w:pgMar w:top="1440" w:right="1440" w:bottom="1440" w:left="1440" w:header="720" w:footer="432" w:gutter="0"/>
          <w:cols w:space="720"/>
          <w:docGrid w:linePitch="360"/>
        </w:sectPr>
      </w:pPr>
    </w:p>
    <w:p w:rsidR="00BF62D0" w:rsidDel="00E16070" w:rsidRDefault="00BF62D0">
      <w:pPr>
        <w:rPr>
          <w:del w:id="6152" w:author="Sammartano, Marc (BIC USA)" w:date="2014-07-20T12:14:00Z"/>
          <w:noProof/>
        </w:rPr>
        <w:sectPr w:rsidR="00BF62D0" w:rsidDel="00E16070" w:rsidSect="00254A25">
          <w:type w:val="continuous"/>
          <w:pgSz w:w="12240" w:h="15840"/>
          <w:pgMar w:top="1440" w:right="1440" w:bottom="1440" w:left="1440" w:header="720" w:footer="432" w:gutter="0"/>
          <w:cols w:space="720"/>
          <w:docGrid w:linePitch="360"/>
        </w:sectPr>
      </w:pPr>
    </w:p>
    <w:p w:rsidR="00BF62D0" w:rsidDel="00E16070" w:rsidRDefault="00BF62D0">
      <w:pPr>
        <w:pStyle w:val="Index1"/>
        <w:tabs>
          <w:tab w:val="right" w:leader="dot" w:pos="9350"/>
        </w:tabs>
        <w:rPr>
          <w:del w:id="6153" w:author="Sammartano, Marc (BIC USA)" w:date="2014-07-20T12:14:00Z"/>
          <w:noProof/>
        </w:rPr>
      </w:pPr>
      <w:del w:id="6154" w:author="Sammartano, Marc (BIC USA)" w:date="2014-07-20T12:14:00Z">
        <w:r w:rsidDel="00E16070">
          <w:rPr>
            <w:noProof/>
          </w:rPr>
          <w:lastRenderedPageBreak/>
          <w:delText>! - Single Line Comment, 42</w:delText>
        </w:r>
      </w:del>
    </w:p>
    <w:p w:rsidR="00BF62D0" w:rsidDel="00E16070" w:rsidRDefault="00BF62D0">
      <w:pPr>
        <w:pStyle w:val="Index1"/>
        <w:tabs>
          <w:tab w:val="right" w:leader="dot" w:pos="9350"/>
        </w:tabs>
        <w:rPr>
          <w:del w:id="6155" w:author="Sammartano, Marc (BIC USA)" w:date="2014-07-20T12:14:00Z"/>
          <w:noProof/>
        </w:rPr>
      </w:pPr>
      <w:del w:id="6156" w:author="Sammartano, Marc (BIC USA)" w:date="2014-07-20T12:14:00Z">
        <w:r w:rsidDel="00E16070">
          <w:rPr>
            <w:noProof/>
          </w:rPr>
          <w:delText>!! - Block Comment, 42</w:delText>
        </w:r>
      </w:del>
    </w:p>
    <w:p w:rsidR="00BF62D0" w:rsidDel="00E16070" w:rsidRDefault="00BF62D0">
      <w:pPr>
        <w:pStyle w:val="Index1"/>
        <w:tabs>
          <w:tab w:val="right" w:leader="dot" w:pos="9350"/>
        </w:tabs>
        <w:rPr>
          <w:del w:id="6157" w:author="Sammartano, Marc (BIC USA)" w:date="2014-07-20T12:14:00Z"/>
          <w:noProof/>
        </w:rPr>
      </w:pPr>
      <w:del w:id="6158" w:author="Sammartano, Marc (BIC USA)" w:date="2014-07-20T12:14:00Z">
        <w:r w:rsidDel="00E16070">
          <w:rPr>
            <w:noProof/>
          </w:rPr>
          <w:delText># - Format Line, 22</w:delText>
        </w:r>
      </w:del>
    </w:p>
    <w:p w:rsidR="00BF62D0" w:rsidDel="00E16070" w:rsidRDefault="00BF62D0">
      <w:pPr>
        <w:pStyle w:val="Index1"/>
        <w:tabs>
          <w:tab w:val="right" w:leader="dot" w:pos="9350"/>
        </w:tabs>
        <w:rPr>
          <w:del w:id="6159" w:author="Sammartano, Marc (BIC USA)" w:date="2014-07-20T12:14:00Z"/>
          <w:noProof/>
        </w:rPr>
      </w:pPr>
      <w:del w:id="6160" w:author="Sammartano, Marc (BIC USA)" w:date="2014-07-20T12:14:00Z">
        <w:r w:rsidDel="00E16070">
          <w:rPr>
            <w:noProof/>
          </w:rPr>
          <w:delText>% - Middle of Line Comment, 42</w:delText>
        </w:r>
      </w:del>
    </w:p>
    <w:p w:rsidR="00BF62D0" w:rsidDel="00E16070" w:rsidRDefault="00BF62D0">
      <w:pPr>
        <w:pStyle w:val="Index1"/>
        <w:tabs>
          <w:tab w:val="right" w:leader="dot" w:pos="9350"/>
        </w:tabs>
        <w:rPr>
          <w:del w:id="6161" w:author="Sammartano, Marc (BIC USA)" w:date="2014-07-20T12:14:00Z"/>
          <w:noProof/>
        </w:rPr>
      </w:pPr>
      <w:del w:id="6162" w:author="Sammartano, Marc (BIC USA)" w:date="2014-07-20T12:14:00Z">
        <w:r w:rsidDel="00E16070">
          <w:rPr>
            <w:noProof/>
          </w:rPr>
          <w:delText>ABS(&lt;nexp&gt;), 45</w:delText>
        </w:r>
      </w:del>
    </w:p>
    <w:p w:rsidR="00BF62D0" w:rsidDel="00E16070" w:rsidRDefault="00BF62D0">
      <w:pPr>
        <w:pStyle w:val="Index1"/>
        <w:tabs>
          <w:tab w:val="right" w:leader="dot" w:pos="9350"/>
        </w:tabs>
        <w:rPr>
          <w:del w:id="6163" w:author="Sammartano, Marc (BIC USA)" w:date="2014-07-20T12:14:00Z"/>
          <w:noProof/>
        </w:rPr>
      </w:pPr>
      <w:del w:id="6164" w:author="Sammartano, Marc (BIC USA)" w:date="2014-07-20T12:14:00Z">
        <w:r w:rsidDel="00E16070">
          <w:rPr>
            <w:noProof/>
          </w:rPr>
          <w:delText>ACOS(&lt;nexp&gt;), 48</w:delText>
        </w:r>
      </w:del>
    </w:p>
    <w:p w:rsidR="00BF62D0" w:rsidDel="00E16070" w:rsidRDefault="00BF62D0">
      <w:pPr>
        <w:pStyle w:val="Index1"/>
        <w:tabs>
          <w:tab w:val="right" w:leader="dot" w:pos="9350"/>
        </w:tabs>
        <w:rPr>
          <w:del w:id="6165" w:author="Sammartano, Marc (BIC USA)" w:date="2014-07-20T12:14:00Z"/>
          <w:noProof/>
        </w:rPr>
      </w:pPr>
      <w:del w:id="6166" w:author="Sammartano, Marc (BIC USA)" w:date="2014-07-20T12:14:00Z">
        <w:r w:rsidDel="00E16070">
          <w:rPr>
            <w:noProof/>
          </w:rPr>
          <w:delText>Array. reverse Array$[{&lt;start&gt;,&lt;length&gt;}], 34</w:delText>
        </w:r>
      </w:del>
    </w:p>
    <w:p w:rsidR="00BF62D0" w:rsidDel="00E16070" w:rsidRDefault="00BF62D0">
      <w:pPr>
        <w:pStyle w:val="Index1"/>
        <w:tabs>
          <w:tab w:val="right" w:leader="dot" w:pos="9350"/>
        </w:tabs>
        <w:rPr>
          <w:del w:id="6167" w:author="Sammartano, Marc (BIC USA)" w:date="2014-07-20T12:14:00Z"/>
          <w:noProof/>
        </w:rPr>
      </w:pPr>
      <w:del w:id="6168" w:author="Sammartano, Marc (BIC USA)" w:date="2014-07-20T12:14:00Z">
        <w:r w:rsidDel="00E16070">
          <w:rPr>
            <w:noProof/>
          </w:rPr>
          <w:delText>Array. reverse Array[{&lt;start&gt;,&lt;length&gt;}], 34</w:delText>
        </w:r>
      </w:del>
    </w:p>
    <w:p w:rsidR="00BF62D0" w:rsidDel="00E16070" w:rsidRDefault="00BF62D0">
      <w:pPr>
        <w:pStyle w:val="Index1"/>
        <w:tabs>
          <w:tab w:val="right" w:leader="dot" w:pos="9350"/>
        </w:tabs>
        <w:rPr>
          <w:del w:id="6169" w:author="Sammartano, Marc (BIC USA)" w:date="2014-07-20T12:14:00Z"/>
          <w:noProof/>
        </w:rPr>
      </w:pPr>
      <w:del w:id="6170" w:author="Sammartano, Marc (BIC USA)" w:date="2014-07-20T12:14:00Z">
        <w:r w:rsidDel="00E16070">
          <w:rPr>
            <w:noProof/>
          </w:rPr>
          <w:delText>Array.average &lt;Average_nvar&gt;, Array[{&lt;start&gt;,&lt;length&gt;}], 32</w:delText>
        </w:r>
      </w:del>
    </w:p>
    <w:p w:rsidR="00BF62D0" w:rsidDel="00E16070" w:rsidRDefault="00BF62D0">
      <w:pPr>
        <w:pStyle w:val="Index1"/>
        <w:tabs>
          <w:tab w:val="right" w:leader="dot" w:pos="9350"/>
        </w:tabs>
        <w:rPr>
          <w:del w:id="6171" w:author="Sammartano, Marc (BIC USA)" w:date="2014-07-20T12:14:00Z"/>
          <w:noProof/>
        </w:rPr>
      </w:pPr>
      <w:del w:id="6172" w:author="Sammartano, Marc (BIC USA)" w:date="2014-07-20T12:14:00Z">
        <w:r w:rsidDel="00E16070">
          <w:rPr>
            <w:noProof/>
          </w:rPr>
          <w:delText>Array.copy SourceArray$[{&lt;start&gt;,&lt;length&gt;}], DestinationArray$[{{-}&lt;extras&gt;}], 32</w:delText>
        </w:r>
      </w:del>
    </w:p>
    <w:p w:rsidR="00BF62D0" w:rsidDel="00E16070" w:rsidRDefault="00BF62D0">
      <w:pPr>
        <w:pStyle w:val="Index1"/>
        <w:tabs>
          <w:tab w:val="right" w:leader="dot" w:pos="9350"/>
        </w:tabs>
        <w:rPr>
          <w:del w:id="6173" w:author="Sammartano, Marc (BIC USA)" w:date="2014-07-20T12:14:00Z"/>
          <w:noProof/>
        </w:rPr>
      </w:pPr>
      <w:del w:id="6174" w:author="Sammartano, Marc (BIC USA)" w:date="2014-07-20T12:14:00Z">
        <w:r w:rsidDel="00E16070">
          <w:rPr>
            <w:noProof/>
          </w:rPr>
          <w:delText>Array.copy SourceArray[{&lt;start&gt;,&lt;length&gt;}], DestinationArray[{{-}&lt;extras&gt;}], 32</w:delText>
        </w:r>
      </w:del>
    </w:p>
    <w:p w:rsidR="00BF62D0" w:rsidDel="00E16070" w:rsidRDefault="00BF62D0">
      <w:pPr>
        <w:pStyle w:val="Index1"/>
        <w:tabs>
          <w:tab w:val="right" w:leader="dot" w:pos="9350"/>
        </w:tabs>
        <w:rPr>
          <w:del w:id="6175" w:author="Sammartano, Marc (BIC USA)" w:date="2014-07-20T12:14:00Z"/>
          <w:noProof/>
        </w:rPr>
      </w:pPr>
      <w:del w:id="6176" w:author="Sammartano, Marc (BIC USA)" w:date="2014-07-20T12:14:00Z">
        <w:r w:rsidDel="00E16070">
          <w:rPr>
            <w:noProof/>
          </w:rPr>
          <w:delText>Array.delete Array[], Array$[] ..., 33</w:delText>
        </w:r>
      </w:del>
    </w:p>
    <w:p w:rsidR="00BF62D0" w:rsidDel="00E16070" w:rsidRDefault="00BF62D0">
      <w:pPr>
        <w:pStyle w:val="Index1"/>
        <w:tabs>
          <w:tab w:val="right" w:leader="dot" w:pos="9350"/>
        </w:tabs>
        <w:rPr>
          <w:del w:id="6177" w:author="Sammartano, Marc (BIC USA)" w:date="2014-07-20T12:14:00Z"/>
          <w:noProof/>
        </w:rPr>
      </w:pPr>
      <w:del w:id="6178" w:author="Sammartano, Marc (BIC USA)" w:date="2014-07-20T12:14:00Z">
        <w:r w:rsidDel="00E16070">
          <w:rPr>
            <w:noProof/>
          </w:rPr>
          <w:delText>Array.length n, Array$[{&lt;start&gt;,&lt;length&gt;}], 33</w:delText>
        </w:r>
      </w:del>
    </w:p>
    <w:p w:rsidR="00BF62D0" w:rsidDel="00E16070" w:rsidRDefault="00BF62D0">
      <w:pPr>
        <w:pStyle w:val="Index1"/>
        <w:tabs>
          <w:tab w:val="right" w:leader="dot" w:pos="9350"/>
        </w:tabs>
        <w:rPr>
          <w:del w:id="6179" w:author="Sammartano, Marc (BIC USA)" w:date="2014-07-20T12:14:00Z"/>
          <w:noProof/>
        </w:rPr>
      </w:pPr>
      <w:del w:id="6180" w:author="Sammartano, Marc (BIC USA)" w:date="2014-07-20T12:14:00Z">
        <w:r w:rsidDel="00E16070">
          <w:rPr>
            <w:noProof/>
          </w:rPr>
          <w:delText>Array.length n, Array[{&lt;start&gt;,&lt;length&gt;}], 33</w:delText>
        </w:r>
      </w:del>
    </w:p>
    <w:p w:rsidR="00BF62D0" w:rsidDel="00E16070" w:rsidRDefault="00BF62D0">
      <w:pPr>
        <w:pStyle w:val="Index1"/>
        <w:tabs>
          <w:tab w:val="right" w:leader="dot" w:pos="9350"/>
        </w:tabs>
        <w:rPr>
          <w:del w:id="6181" w:author="Sammartano, Marc (BIC USA)" w:date="2014-07-20T12:14:00Z"/>
          <w:noProof/>
        </w:rPr>
      </w:pPr>
      <w:del w:id="6182" w:author="Sammartano, Marc (BIC USA)" w:date="2014-07-20T12:14:00Z">
        <w:r w:rsidDel="00E16070">
          <w:rPr>
            <w:noProof/>
          </w:rPr>
          <w:delText>Array.load Array$[], &lt;sexp&gt;, &lt;sexp&gt;, ... }, 33</w:delText>
        </w:r>
      </w:del>
    </w:p>
    <w:p w:rsidR="00BF62D0" w:rsidDel="00E16070" w:rsidRDefault="00BF62D0">
      <w:pPr>
        <w:pStyle w:val="Index1"/>
        <w:tabs>
          <w:tab w:val="right" w:leader="dot" w:pos="9350"/>
        </w:tabs>
        <w:rPr>
          <w:del w:id="6183" w:author="Sammartano, Marc (BIC USA)" w:date="2014-07-20T12:14:00Z"/>
          <w:noProof/>
        </w:rPr>
      </w:pPr>
      <w:del w:id="6184" w:author="Sammartano, Marc (BIC USA)" w:date="2014-07-20T12:14:00Z">
        <w:r w:rsidDel="00E16070">
          <w:rPr>
            <w:noProof/>
          </w:rPr>
          <w:delText>Array.load Array[], &lt;nexp&gt;, &lt;nexp&gt;, ...}, 33</w:delText>
        </w:r>
      </w:del>
    </w:p>
    <w:p w:rsidR="00BF62D0" w:rsidDel="00E16070" w:rsidRDefault="00BF62D0">
      <w:pPr>
        <w:pStyle w:val="Index1"/>
        <w:tabs>
          <w:tab w:val="right" w:leader="dot" w:pos="9350"/>
        </w:tabs>
        <w:rPr>
          <w:del w:id="6185" w:author="Sammartano, Marc (BIC USA)" w:date="2014-07-20T12:14:00Z"/>
          <w:noProof/>
        </w:rPr>
      </w:pPr>
      <w:del w:id="6186" w:author="Sammartano, Marc (BIC USA)" w:date="2014-07-20T12:14:00Z">
        <w:r w:rsidDel="00E16070">
          <w:rPr>
            <w:noProof/>
          </w:rPr>
          <w:delText>Array.max &lt;max_nvar&gt; Array[{&lt;start&gt;,&lt;length&gt;}], 34</w:delText>
        </w:r>
      </w:del>
    </w:p>
    <w:p w:rsidR="00BF62D0" w:rsidDel="00E16070" w:rsidRDefault="00BF62D0">
      <w:pPr>
        <w:pStyle w:val="Index1"/>
        <w:tabs>
          <w:tab w:val="right" w:leader="dot" w:pos="9350"/>
        </w:tabs>
        <w:rPr>
          <w:del w:id="6187" w:author="Sammartano, Marc (BIC USA)" w:date="2014-07-20T12:14:00Z"/>
          <w:noProof/>
        </w:rPr>
      </w:pPr>
      <w:del w:id="6188" w:author="Sammartano, Marc (BIC USA)" w:date="2014-07-20T12:14:00Z">
        <w:r w:rsidDel="00E16070">
          <w:rPr>
            <w:noProof/>
          </w:rPr>
          <w:delText>Array.min &lt;min_nvar&gt;, Array[{&lt;start&gt;,&lt;length&gt;}], 34</w:delText>
        </w:r>
      </w:del>
    </w:p>
    <w:p w:rsidR="00BF62D0" w:rsidDel="00E16070" w:rsidRDefault="00BF62D0">
      <w:pPr>
        <w:pStyle w:val="Index1"/>
        <w:tabs>
          <w:tab w:val="right" w:leader="dot" w:pos="9350"/>
        </w:tabs>
        <w:rPr>
          <w:del w:id="6189" w:author="Sammartano, Marc (BIC USA)" w:date="2014-07-20T12:14:00Z"/>
          <w:noProof/>
        </w:rPr>
      </w:pPr>
      <w:del w:id="6190" w:author="Sammartano, Marc (BIC USA)" w:date="2014-07-20T12:14:00Z">
        <w:r w:rsidDel="00E16070">
          <w:rPr>
            <w:noProof/>
          </w:rPr>
          <w:delText>Array.search Array$[{&lt;start&gt;,&lt;length&gt;}], &lt;value_sexp&gt;, &lt;result_nvar&gt;{,&lt;start_nexp&gt;}, 34</w:delText>
        </w:r>
      </w:del>
    </w:p>
    <w:p w:rsidR="00BF62D0" w:rsidDel="00E16070" w:rsidRDefault="00BF62D0">
      <w:pPr>
        <w:pStyle w:val="Index1"/>
        <w:tabs>
          <w:tab w:val="right" w:leader="dot" w:pos="9350"/>
        </w:tabs>
        <w:rPr>
          <w:del w:id="6191" w:author="Sammartano, Marc (BIC USA)" w:date="2014-07-20T12:14:00Z"/>
          <w:noProof/>
        </w:rPr>
      </w:pPr>
      <w:del w:id="6192" w:author="Sammartano, Marc (BIC USA)" w:date="2014-07-20T12:14:00Z">
        <w:r w:rsidDel="00E16070">
          <w:rPr>
            <w:noProof/>
          </w:rPr>
          <w:lastRenderedPageBreak/>
          <w:delText>Array.search Array[{&lt;start&gt;,&lt;length&gt;}], &lt;value_nexp&gt;, &lt;result_nvar&gt;{,&lt;start_nexp&gt;}, 34</w:delText>
        </w:r>
      </w:del>
    </w:p>
    <w:p w:rsidR="00BF62D0" w:rsidDel="00E16070" w:rsidRDefault="00BF62D0">
      <w:pPr>
        <w:pStyle w:val="Index1"/>
        <w:tabs>
          <w:tab w:val="right" w:leader="dot" w:pos="9350"/>
        </w:tabs>
        <w:rPr>
          <w:del w:id="6193" w:author="Sammartano, Marc (BIC USA)" w:date="2014-07-20T12:14:00Z"/>
          <w:noProof/>
        </w:rPr>
      </w:pPr>
      <w:del w:id="6194" w:author="Sammartano, Marc (BIC USA)" w:date="2014-07-20T12:14:00Z">
        <w:r w:rsidDel="00E16070">
          <w:rPr>
            <w:noProof/>
          </w:rPr>
          <w:delText>Array.shuffle Array[{&lt;start&gt;,&lt;length&gt;}], 34</w:delText>
        </w:r>
      </w:del>
    </w:p>
    <w:p w:rsidR="00BF62D0" w:rsidDel="00E16070" w:rsidRDefault="00BF62D0">
      <w:pPr>
        <w:pStyle w:val="Index1"/>
        <w:tabs>
          <w:tab w:val="right" w:leader="dot" w:pos="9350"/>
        </w:tabs>
        <w:rPr>
          <w:del w:id="6195" w:author="Sammartano, Marc (BIC USA)" w:date="2014-07-20T12:14:00Z"/>
          <w:noProof/>
        </w:rPr>
      </w:pPr>
      <w:del w:id="6196" w:author="Sammartano, Marc (BIC USA)" w:date="2014-07-20T12:14:00Z">
        <w:r w:rsidDel="00E16070">
          <w:rPr>
            <w:noProof/>
          </w:rPr>
          <w:delText>Array.sort Array[{&lt;start&gt;,&lt;length&gt;}], 34</w:delText>
        </w:r>
      </w:del>
    </w:p>
    <w:p w:rsidR="00BF62D0" w:rsidDel="00E16070" w:rsidRDefault="00BF62D0">
      <w:pPr>
        <w:pStyle w:val="Index1"/>
        <w:tabs>
          <w:tab w:val="right" w:leader="dot" w:pos="9350"/>
        </w:tabs>
        <w:rPr>
          <w:del w:id="6197" w:author="Sammartano, Marc (BIC USA)" w:date="2014-07-20T12:14:00Z"/>
          <w:noProof/>
        </w:rPr>
      </w:pPr>
      <w:del w:id="6198" w:author="Sammartano, Marc (BIC USA)" w:date="2014-07-20T12:14:00Z">
        <w:r w:rsidDel="00E16070">
          <w:rPr>
            <w:noProof/>
          </w:rPr>
          <w:delText>Array.std_dev &lt;sd_nvar&gt;, Array[{&lt;start&gt;,&lt;length&gt;}], 34</w:delText>
        </w:r>
      </w:del>
    </w:p>
    <w:p w:rsidR="00BF62D0" w:rsidDel="00E16070" w:rsidRDefault="00BF62D0">
      <w:pPr>
        <w:pStyle w:val="Index1"/>
        <w:tabs>
          <w:tab w:val="right" w:leader="dot" w:pos="9350"/>
        </w:tabs>
        <w:rPr>
          <w:del w:id="6199" w:author="Sammartano, Marc (BIC USA)" w:date="2014-07-20T12:14:00Z"/>
          <w:noProof/>
        </w:rPr>
      </w:pPr>
      <w:del w:id="6200" w:author="Sammartano, Marc (BIC USA)" w:date="2014-07-20T12:14:00Z">
        <w:r w:rsidDel="00E16070">
          <w:rPr>
            <w:noProof/>
          </w:rPr>
          <w:delText>Array.sum &lt;sum_nvar&gt;, Array[{&lt;start&gt;,&lt;length&gt;}], 34</w:delText>
        </w:r>
      </w:del>
    </w:p>
    <w:p w:rsidR="00BF62D0" w:rsidDel="00E16070" w:rsidRDefault="00BF62D0">
      <w:pPr>
        <w:pStyle w:val="Index1"/>
        <w:tabs>
          <w:tab w:val="right" w:leader="dot" w:pos="9350"/>
        </w:tabs>
        <w:rPr>
          <w:del w:id="6201" w:author="Sammartano, Marc (BIC USA)" w:date="2014-07-20T12:14:00Z"/>
          <w:noProof/>
        </w:rPr>
      </w:pPr>
      <w:del w:id="6202" w:author="Sammartano, Marc (BIC USA)" w:date="2014-07-20T12:14:00Z">
        <w:r w:rsidDel="00E16070">
          <w:rPr>
            <w:noProof/>
          </w:rPr>
          <w:delText>Array.variance &lt;v_nvar&gt;, Array[{&lt;start&gt;,&lt;length&gt;}], 34</w:delText>
        </w:r>
      </w:del>
    </w:p>
    <w:p w:rsidR="00BF62D0" w:rsidDel="00E16070" w:rsidRDefault="00BF62D0">
      <w:pPr>
        <w:pStyle w:val="Index1"/>
        <w:tabs>
          <w:tab w:val="right" w:leader="dot" w:pos="9350"/>
        </w:tabs>
        <w:rPr>
          <w:del w:id="6203" w:author="Sammartano, Marc (BIC USA)" w:date="2014-07-20T12:14:00Z"/>
          <w:noProof/>
        </w:rPr>
      </w:pPr>
      <w:del w:id="6204" w:author="Sammartano, Marc (BIC USA)" w:date="2014-07-20T12:14:00Z">
        <w:r w:rsidDel="00E16070">
          <w:rPr>
            <w:noProof/>
          </w:rPr>
          <w:delText>ASCII(&lt;sexp&gt;), 49</w:delText>
        </w:r>
      </w:del>
    </w:p>
    <w:p w:rsidR="00BF62D0" w:rsidDel="00E16070" w:rsidRDefault="00BF62D0">
      <w:pPr>
        <w:pStyle w:val="Index1"/>
        <w:tabs>
          <w:tab w:val="right" w:leader="dot" w:pos="9350"/>
        </w:tabs>
        <w:rPr>
          <w:del w:id="6205" w:author="Sammartano, Marc (BIC USA)" w:date="2014-07-20T12:14:00Z"/>
          <w:noProof/>
        </w:rPr>
      </w:pPr>
      <w:del w:id="6206" w:author="Sammartano, Marc (BIC USA)" w:date="2014-07-20T12:14:00Z">
        <w:r w:rsidDel="00E16070">
          <w:rPr>
            <w:noProof/>
          </w:rPr>
          <w:delText>ASIN(&lt;nexp&gt;), 48</w:delText>
        </w:r>
      </w:del>
    </w:p>
    <w:p w:rsidR="00BF62D0" w:rsidDel="00E16070" w:rsidRDefault="00BF62D0">
      <w:pPr>
        <w:pStyle w:val="Index1"/>
        <w:tabs>
          <w:tab w:val="right" w:leader="dot" w:pos="9350"/>
        </w:tabs>
        <w:rPr>
          <w:del w:id="6207" w:author="Sammartano, Marc (BIC USA)" w:date="2014-07-20T12:14:00Z"/>
          <w:noProof/>
        </w:rPr>
      </w:pPr>
      <w:del w:id="6208" w:author="Sammartano, Marc (BIC USA)" w:date="2014-07-20T12:14:00Z">
        <w:r w:rsidDel="00E16070">
          <w:rPr>
            <w:noProof/>
          </w:rPr>
          <w:delText>ATAN(&lt;nexp&gt;), 48</w:delText>
        </w:r>
      </w:del>
    </w:p>
    <w:p w:rsidR="00BF62D0" w:rsidDel="00E16070" w:rsidRDefault="00BF62D0">
      <w:pPr>
        <w:pStyle w:val="Index1"/>
        <w:tabs>
          <w:tab w:val="right" w:leader="dot" w:pos="9350"/>
        </w:tabs>
        <w:rPr>
          <w:del w:id="6209" w:author="Sammartano, Marc (BIC USA)" w:date="2014-07-20T12:14:00Z"/>
          <w:noProof/>
        </w:rPr>
      </w:pPr>
      <w:del w:id="6210" w:author="Sammartano, Marc (BIC USA)" w:date="2014-07-20T12:14:00Z">
        <w:r w:rsidDel="00E16070">
          <w:rPr>
            <w:noProof/>
          </w:rPr>
          <w:delText>ATAN2 (&lt;nexp_x&gt;, &lt;nexp_y&gt;), 48</w:delText>
        </w:r>
      </w:del>
    </w:p>
    <w:p w:rsidR="00BF62D0" w:rsidDel="00E16070" w:rsidRDefault="00BF62D0">
      <w:pPr>
        <w:pStyle w:val="Index1"/>
        <w:tabs>
          <w:tab w:val="right" w:leader="dot" w:pos="9350"/>
        </w:tabs>
        <w:rPr>
          <w:del w:id="6211" w:author="Sammartano, Marc (BIC USA)" w:date="2014-07-20T12:14:00Z"/>
          <w:noProof/>
        </w:rPr>
      </w:pPr>
      <w:del w:id="6212" w:author="Sammartano, Marc (BIC USA)" w:date="2014-07-20T12:14:00Z">
        <w:r w:rsidDel="00E16070">
          <w:rPr>
            <w:noProof/>
          </w:rPr>
          <w:delText>Audio.isdone &lt;lvar&gt;, 126</w:delText>
        </w:r>
      </w:del>
    </w:p>
    <w:p w:rsidR="00BF62D0" w:rsidDel="00E16070" w:rsidRDefault="00BF62D0">
      <w:pPr>
        <w:pStyle w:val="Index1"/>
        <w:tabs>
          <w:tab w:val="right" w:leader="dot" w:pos="9350"/>
        </w:tabs>
        <w:rPr>
          <w:del w:id="6213" w:author="Sammartano, Marc (BIC USA)" w:date="2014-07-20T12:14:00Z"/>
          <w:noProof/>
        </w:rPr>
      </w:pPr>
      <w:del w:id="6214" w:author="Sammartano, Marc (BIC USA)" w:date="2014-07-20T12:14:00Z">
        <w:r w:rsidDel="00E16070">
          <w:rPr>
            <w:noProof/>
          </w:rPr>
          <w:delText>Audio.length &lt;length_nvar&gt;, &lt;aft_nexp&gt;, 125</w:delText>
        </w:r>
      </w:del>
    </w:p>
    <w:p w:rsidR="00BF62D0" w:rsidDel="00E16070" w:rsidRDefault="00BF62D0">
      <w:pPr>
        <w:pStyle w:val="Index1"/>
        <w:tabs>
          <w:tab w:val="right" w:leader="dot" w:pos="9350"/>
        </w:tabs>
        <w:rPr>
          <w:del w:id="6215" w:author="Sammartano, Marc (BIC USA)" w:date="2014-07-20T12:14:00Z"/>
          <w:noProof/>
        </w:rPr>
      </w:pPr>
      <w:del w:id="6216" w:author="Sammartano, Marc (BIC USA)" w:date="2014-07-20T12:14:00Z">
        <w:r w:rsidDel="00E16070">
          <w:rPr>
            <w:noProof/>
          </w:rPr>
          <w:delText>Audio.load  &lt;aft_nvar&gt;, &lt;filename_sexp&gt;, 124</w:delText>
        </w:r>
      </w:del>
    </w:p>
    <w:p w:rsidR="00BF62D0" w:rsidDel="00E16070" w:rsidRDefault="00BF62D0">
      <w:pPr>
        <w:pStyle w:val="Index1"/>
        <w:tabs>
          <w:tab w:val="right" w:leader="dot" w:pos="9350"/>
        </w:tabs>
        <w:rPr>
          <w:del w:id="6217" w:author="Sammartano, Marc (BIC USA)" w:date="2014-07-20T12:14:00Z"/>
          <w:noProof/>
        </w:rPr>
      </w:pPr>
      <w:del w:id="6218" w:author="Sammartano, Marc (BIC USA)" w:date="2014-07-20T12:14:00Z">
        <w:r w:rsidDel="00E16070">
          <w:rPr>
            <w:noProof/>
          </w:rPr>
          <w:delText>Audio.loop, 125</w:delText>
        </w:r>
      </w:del>
    </w:p>
    <w:p w:rsidR="00BF62D0" w:rsidDel="00E16070" w:rsidRDefault="00BF62D0">
      <w:pPr>
        <w:pStyle w:val="Index1"/>
        <w:tabs>
          <w:tab w:val="right" w:leader="dot" w:pos="9350"/>
        </w:tabs>
        <w:rPr>
          <w:del w:id="6219" w:author="Sammartano, Marc (BIC USA)" w:date="2014-07-20T12:14:00Z"/>
          <w:noProof/>
        </w:rPr>
      </w:pPr>
      <w:del w:id="6220" w:author="Sammartano, Marc (BIC USA)" w:date="2014-07-20T12:14:00Z">
        <w:r w:rsidDel="00E16070">
          <w:rPr>
            <w:noProof/>
          </w:rPr>
          <w:delText>Audio.pause, 125</w:delText>
        </w:r>
      </w:del>
    </w:p>
    <w:p w:rsidR="00BF62D0" w:rsidDel="00E16070" w:rsidRDefault="00BF62D0">
      <w:pPr>
        <w:pStyle w:val="Index1"/>
        <w:tabs>
          <w:tab w:val="right" w:leader="dot" w:pos="9350"/>
        </w:tabs>
        <w:rPr>
          <w:del w:id="6221" w:author="Sammartano, Marc (BIC USA)" w:date="2014-07-20T12:14:00Z"/>
          <w:noProof/>
        </w:rPr>
      </w:pPr>
      <w:del w:id="6222" w:author="Sammartano, Marc (BIC USA)" w:date="2014-07-20T12:14:00Z">
        <w:r w:rsidDel="00E16070">
          <w:rPr>
            <w:noProof/>
          </w:rPr>
          <w:delText>Audio.play &lt;aft_nexp&gt;, 124</w:delText>
        </w:r>
      </w:del>
    </w:p>
    <w:p w:rsidR="00BF62D0" w:rsidDel="00E16070" w:rsidRDefault="00BF62D0">
      <w:pPr>
        <w:pStyle w:val="Index1"/>
        <w:tabs>
          <w:tab w:val="right" w:leader="dot" w:pos="9350"/>
        </w:tabs>
        <w:rPr>
          <w:del w:id="6223" w:author="Sammartano, Marc (BIC USA)" w:date="2014-07-20T12:14:00Z"/>
          <w:noProof/>
        </w:rPr>
      </w:pPr>
      <w:del w:id="6224" w:author="Sammartano, Marc (BIC USA)" w:date="2014-07-20T12:14:00Z">
        <w:r w:rsidDel="00E16070">
          <w:rPr>
            <w:noProof/>
          </w:rPr>
          <w:delText>Audio.position.current  &lt;nvar&gt;, 125</w:delText>
        </w:r>
      </w:del>
    </w:p>
    <w:p w:rsidR="00BF62D0" w:rsidDel="00E16070" w:rsidRDefault="00BF62D0">
      <w:pPr>
        <w:pStyle w:val="Index1"/>
        <w:tabs>
          <w:tab w:val="right" w:leader="dot" w:pos="9350"/>
        </w:tabs>
        <w:rPr>
          <w:del w:id="6225" w:author="Sammartano, Marc (BIC USA)" w:date="2014-07-20T12:14:00Z"/>
          <w:noProof/>
        </w:rPr>
      </w:pPr>
      <w:del w:id="6226" w:author="Sammartano, Marc (BIC USA)" w:date="2014-07-20T12:14:00Z">
        <w:r w:rsidDel="00E16070">
          <w:rPr>
            <w:noProof/>
          </w:rPr>
          <w:delText>Audio.position.seek &lt;nexp&gt;, 125</w:delText>
        </w:r>
      </w:del>
    </w:p>
    <w:p w:rsidR="00BF62D0" w:rsidDel="00E16070" w:rsidRDefault="00BF62D0">
      <w:pPr>
        <w:pStyle w:val="Index1"/>
        <w:tabs>
          <w:tab w:val="right" w:leader="dot" w:pos="9350"/>
        </w:tabs>
        <w:rPr>
          <w:del w:id="6227" w:author="Sammartano, Marc (BIC USA)" w:date="2014-07-20T12:14:00Z"/>
          <w:noProof/>
        </w:rPr>
      </w:pPr>
      <w:del w:id="6228" w:author="Sammartano, Marc (BIC USA)" w:date="2014-07-20T12:14:00Z">
        <w:r w:rsidDel="00E16070">
          <w:rPr>
            <w:noProof/>
          </w:rPr>
          <w:delText>Audio.record.start &lt;fn_svar&gt;, 126</w:delText>
        </w:r>
      </w:del>
    </w:p>
    <w:p w:rsidR="00BF62D0" w:rsidDel="00E16070" w:rsidRDefault="00BF62D0">
      <w:pPr>
        <w:pStyle w:val="Index1"/>
        <w:tabs>
          <w:tab w:val="right" w:leader="dot" w:pos="9350"/>
        </w:tabs>
        <w:rPr>
          <w:del w:id="6229" w:author="Sammartano, Marc (BIC USA)" w:date="2014-07-20T12:14:00Z"/>
          <w:noProof/>
        </w:rPr>
      </w:pPr>
      <w:del w:id="6230" w:author="Sammartano, Marc (BIC USA)" w:date="2014-07-20T12:14:00Z">
        <w:r w:rsidDel="00E16070">
          <w:rPr>
            <w:noProof/>
          </w:rPr>
          <w:delText>Audio.record.stop, 126</w:delText>
        </w:r>
      </w:del>
    </w:p>
    <w:p w:rsidR="00BF62D0" w:rsidDel="00E16070" w:rsidRDefault="00BF62D0">
      <w:pPr>
        <w:pStyle w:val="Index1"/>
        <w:tabs>
          <w:tab w:val="right" w:leader="dot" w:pos="9350"/>
        </w:tabs>
        <w:rPr>
          <w:del w:id="6231" w:author="Sammartano, Marc (BIC USA)" w:date="2014-07-20T12:14:00Z"/>
          <w:noProof/>
        </w:rPr>
      </w:pPr>
      <w:del w:id="6232" w:author="Sammartano, Marc (BIC USA)" w:date="2014-07-20T12:14:00Z">
        <w:r w:rsidDel="00E16070">
          <w:rPr>
            <w:noProof/>
          </w:rPr>
          <w:delText>Audio.release &lt;aft_nexp&gt;, 126</w:delText>
        </w:r>
      </w:del>
    </w:p>
    <w:p w:rsidR="00BF62D0" w:rsidDel="00E16070" w:rsidRDefault="00BF62D0">
      <w:pPr>
        <w:pStyle w:val="Index1"/>
        <w:tabs>
          <w:tab w:val="right" w:leader="dot" w:pos="9350"/>
        </w:tabs>
        <w:rPr>
          <w:del w:id="6233" w:author="Sammartano, Marc (BIC USA)" w:date="2014-07-20T12:14:00Z"/>
          <w:noProof/>
        </w:rPr>
      </w:pPr>
      <w:del w:id="6234" w:author="Sammartano, Marc (BIC USA)" w:date="2014-07-20T12:14:00Z">
        <w:r w:rsidDel="00E16070">
          <w:rPr>
            <w:noProof/>
          </w:rPr>
          <w:delText>Audio.stop, 125</w:delText>
        </w:r>
      </w:del>
    </w:p>
    <w:p w:rsidR="00BF62D0" w:rsidDel="00E16070" w:rsidRDefault="00BF62D0">
      <w:pPr>
        <w:pStyle w:val="Index1"/>
        <w:tabs>
          <w:tab w:val="right" w:leader="dot" w:pos="9350"/>
        </w:tabs>
        <w:rPr>
          <w:del w:id="6235" w:author="Sammartano, Marc (BIC USA)" w:date="2014-07-20T12:14:00Z"/>
          <w:noProof/>
        </w:rPr>
      </w:pPr>
      <w:del w:id="6236" w:author="Sammartano, Marc (BIC USA)" w:date="2014-07-20T12:14:00Z">
        <w:r w:rsidDel="00E16070">
          <w:rPr>
            <w:noProof/>
          </w:rPr>
          <w:delText>Audio.volume &lt;left_nexp&gt;, &lt;right_nexp&gt;, 125</w:delText>
        </w:r>
      </w:del>
    </w:p>
    <w:p w:rsidR="00BF62D0" w:rsidDel="00E16070" w:rsidRDefault="00BF62D0">
      <w:pPr>
        <w:pStyle w:val="Index1"/>
        <w:tabs>
          <w:tab w:val="right" w:leader="dot" w:pos="9350"/>
        </w:tabs>
        <w:rPr>
          <w:del w:id="6237" w:author="Sammartano, Marc (BIC USA)" w:date="2014-07-20T12:14:00Z"/>
          <w:noProof/>
        </w:rPr>
      </w:pPr>
      <w:del w:id="6238" w:author="Sammartano, Marc (BIC USA)" w:date="2014-07-20T12:14:00Z">
        <w:r w:rsidDel="00E16070">
          <w:rPr>
            <w:noProof/>
          </w:rPr>
          <w:delText>Back.resume, 62</w:delText>
        </w:r>
      </w:del>
    </w:p>
    <w:p w:rsidR="00BF62D0" w:rsidDel="00E16070" w:rsidRDefault="00BF62D0">
      <w:pPr>
        <w:pStyle w:val="Index1"/>
        <w:tabs>
          <w:tab w:val="right" w:leader="dot" w:pos="9350"/>
        </w:tabs>
        <w:rPr>
          <w:del w:id="6239" w:author="Sammartano, Marc (BIC USA)" w:date="2014-07-20T12:14:00Z"/>
          <w:noProof/>
        </w:rPr>
      </w:pPr>
      <w:del w:id="6240" w:author="Sammartano, Marc (BIC USA)" w:date="2014-07-20T12:14:00Z">
        <w:r w:rsidDel="00E16070">
          <w:rPr>
            <w:noProof/>
          </w:rPr>
          <w:delText>Background(), 50</w:delText>
        </w:r>
      </w:del>
    </w:p>
    <w:p w:rsidR="00BF62D0" w:rsidDel="00E16070" w:rsidRDefault="00BF62D0">
      <w:pPr>
        <w:pStyle w:val="Index1"/>
        <w:tabs>
          <w:tab w:val="right" w:leader="dot" w:pos="9350"/>
        </w:tabs>
        <w:rPr>
          <w:del w:id="6241" w:author="Sammartano, Marc (BIC USA)" w:date="2014-07-20T12:14:00Z"/>
          <w:noProof/>
        </w:rPr>
      </w:pPr>
      <w:del w:id="6242" w:author="Sammartano, Marc (BIC USA)" w:date="2014-07-20T12:14:00Z">
        <w:r w:rsidDel="00E16070">
          <w:rPr>
            <w:noProof/>
          </w:rPr>
          <w:delText>Background.Resume, 101</w:delText>
        </w:r>
      </w:del>
    </w:p>
    <w:p w:rsidR="00BF62D0" w:rsidDel="00E16070" w:rsidRDefault="00BF62D0">
      <w:pPr>
        <w:pStyle w:val="Index1"/>
        <w:tabs>
          <w:tab w:val="right" w:leader="dot" w:pos="9350"/>
        </w:tabs>
        <w:rPr>
          <w:del w:id="6243" w:author="Sammartano, Marc (BIC USA)" w:date="2014-07-20T12:14:00Z"/>
          <w:noProof/>
        </w:rPr>
      </w:pPr>
      <w:del w:id="6244" w:author="Sammartano, Marc (BIC USA)" w:date="2014-07-20T12:14:00Z">
        <w:r w:rsidDel="00E16070">
          <w:rPr>
            <w:noProof/>
          </w:rPr>
          <w:delText>BAND(&lt;nexp1&gt;, &lt;nexp2&gt;), 45</w:delText>
        </w:r>
      </w:del>
    </w:p>
    <w:p w:rsidR="00BF62D0" w:rsidDel="00E16070" w:rsidRDefault="00BF62D0">
      <w:pPr>
        <w:pStyle w:val="Index1"/>
        <w:tabs>
          <w:tab w:val="right" w:leader="dot" w:pos="9350"/>
        </w:tabs>
        <w:rPr>
          <w:del w:id="6245" w:author="Sammartano, Marc (BIC USA)" w:date="2014-07-20T12:14:00Z"/>
          <w:noProof/>
        </w:rPr>
      </w:pPr>
      <w:del w:id="6246" w:author="Sammartano, Marc (BIC USA)" w:date="2014-07-20T12:14:00Z">
        <w:r w:rsidDel="00E16070">
          <w:rPr>
            <w:noProof/>
          </w:rPr>
          <w:delText>BIN$(&lt;nexp&gt;), 53</w:delText>
        </w:r>
      </w:del>
    </w:p>
    <w:p w:rsidR="00BF62D0" w:rsidDel="00E16070" w:rsidRDefault="00BF62D0">
      <w:pPr>
        <w:pStyle w:val="Index1"/>
        <w:tabs>
          <w:tab w:val="right" w:leader="dot" w:pos="9350"/>
        </w:tabs>
        <w:rPr>
          <w:del w:id="6247" w:author="Sammartano, Marc (BIC USA)" w:date="2014-07-20T12:14:00Z"/>
          <w:noProof/>
        </w:rPr>
      </w:pPr>
      <w:del w:id="6248" w:author="Sammartano, Marc (BIC USA)" w:date="2014-07-20T12:14:00Z">
        <w:r w:rsidDel="00E16070">
          <w:rPr>
            <w:noProof/>
          </w:rPr>
          <w:delText>BIN(&lt;sexp&gt;), 49</w:delText>
        </w:r>
      </w:del>
    </w:p>
    <w:p w:rsidR="00BF62D0" w:rsidDel="00E16070" w:rsidRDefault="00BF62D0">
      <w:pPr>
        <w:pStyle w:val="Index1"/>
        <w:tabs>
          <w:tab w:val="right" w:leader="dot" w:pos="9350"/>
        </w:tabs>
        <w:rPr>
          <w:del w:id="6249" w:author="Sammartano, Marc (BIC USA)" w:date="2014-07-20T12:14:00Z"/>
          <w:noProof/>
        </w:rPr>
      </w:pPr>
      <w:del w:id="6250" w:author="Sammartano, Marc (BIC USA)" w:date="2014-07-20T12:14:00Z">
        <w:r w:rsidDel="00E16070">
          <w:rPr>
            <w:noProof/>
          </w:rPr>
          <w:delText>BOR(&lt;nexp1&gt;, &lt;nexp2&gt;), 45</w:delText>
        </w:r>
      </w:del>
    </w:p>
    <w:p w:rsidR="00BF62D0" w:rsidDel="00E16070" w:rsidRDefault="00BF62D0">
      <w:pPr>
        <w:pStyle w:val="Index1"/>
        <w:tabs>
          <w:tab w:val="right" w:leader="dot" w:pos="9350"/>
        </w:tabs>
        <w:rPr>
          <w:del w:id="6251" w:author="Sammartano, Marc (BIC USA)" w:date="2014-07-20T12:14:00Z"/>
          <w:noProof/>
        </w:rPr>
      </w:pPr>
      <w:del w:id="6252" w:author="Sammartano, Marc (BIC USA)" w:date="2014-07-20T12:14:00Z">
        <w:r w:rsidDel="00E16070">
          <w:rPr>
            <w:noProof/>
          </w:rPr>
          <w:delText>Browse &lt;url_sexp&gt;, 89</w:delText>
        </w:r>
      </w:del>
    </w:p>
    <w:p w:rsidR="00BF62D0" w:rsidDel="00E16070" w:rsidRDefault="00BF62D0">
      <w:pPr>
        <w:pStyle w:val="Index1"/>
        <w:tabs>
          <w:tab w:val="right" w:leader="dot" w:pos="9350"/>
        </w:tabs>
        <w:rPr>
          <w:del w:id="6253" w:author="Sammartano, Marc (BIC USA)" w:date="2014-07-20T12:14:00Z"/>
          <w:noProof/>
        </w:rPr>
      </w:pPr>
      <w:del w:id="6254" w:author="Sammartano, Marc (BIC USA)" w:date="2014-07-20T12:14:00Z">
        <w:r w:rsidDel="00E16070">
          <w:rPr>
            <w:noProof/>
          </w:rPr>
          <w:delText>Bt.close, 87</w:delText>
        </w:r>
      </w:del>
    </w:p>
    <w:p w:rsidR="00BF62D0" w:rsidDel="00E16070" w:rsidRDefault="00BF62D0">
      <w:pPr>
        <w:pStyle w:val="Index1"/>
        <w:tabs>
          <w:tab w:val="right" w:leader="dot" w:pos="9350"/>
        </w:tabs>
        <w:rPr>
          <w:del w:id="6255" w:author="Sammartano, Marc (BIC USA)" w:date="2014-07-20T12:14:00Z"/>
          <w:noProof/>
        </w:rPr>
      </w:pPr>
      <w:del w:id="6256" w:author="Sammartano, Marc (BIC USA)" w:date="2014-07-20T12:14:00Z">
        <w:r w:rsidDel="00E16070">
          <w:rPr>
            <w:noProof/>
          </w:rPr>
          <w:delText>Bt.connect {0|1}, 87</w:delText>
        </w:r>
      </w:del>
    </w:p>
    <w:p w:rsidR="00BF62D0" w:rsidDel="00E16070" w:rsidRDefault="00BF62D0">
      <w:pPr>
        <w:pStyle w:val="Index1"/>
        <w:tabs>
          <w:tab w:val="right" w:leader="dot" w:pos="9350"/>
        </w:tabs>
        <w:rPr>
          <w:del w:id="6257" w:author="Sammartano, Marc (BIC USA)" w:date="2014-07-20T12:14:00Z"/>
          <w:noProof/>
        </w:rPr>
      </w:pPr>
      <w:del w:id="6258" w:author="Sammartano, Marc (BIC USA)" w:date="2014-07-20T12:14:00Z">
        <w:r w:rsidDel="00E16070">
          <w:rPr>
            <w:noProof/>
          </w:rPr>
          <w:delText>Bt.device.name &lt;svar&gt;, 89</w:delText>
        </w:r>
      </w:del>
    </w:p>
    <w:p w:rsidR="00BF62D0" w:rsidDel="00E16070" w:rsidRDefault="00BF62D0">
      <w:pPr>
        <w:pStyle w:val="Index1"/>
        <w:tabs>
          <w:tab w:val="right" w:leader="dot" w:pos="9350"/>
        </w:tabs>
        <w:rPr>
          <w:del w:id="6259" w:author="Sammartano, Marc (BIC USA)" w:date="2014-07-20T12:14:00Z"/>
          <w:noProof/>
        </w:rPr>
      </w:pPr>
      <w:del w:id="6260" w:author="Sammartano, Marc (BIC USA)" w:date="2014-07-20T12:14:00Z">
        <w:r w:rsidDel="00E16070">
          <w:rPr>
            <w:noProof/>
          </w:rPr>
          <w:delText>Bt.disconnect, 88</w:delText>
        </w:r>
      </w:del>
    </w:p>
    <w:p w:rsidR="00BF62D0" w:rsidDel="00E16070" w:rsidRDefault="00BF62D0">
      <w:pPr>
        <w:pStyle w:val="Index1"/>
        <w:tabs>
          <w:tab w:val="right" w:leader="dot" w:pos="9350"/>
        </w:tabs>
        <w:rPr>
          <w:del w:id="6261" w:author="Sammartano, Marc (BIC USA)" w:date="2014-07-20T12:14:00Z"/>
          <w:noProof/>
        </w:rPr>
      </w:pPr>
      <w:del w:id="6262" w:author="Sammartano, Marc (BIC USA)" w:date="2014-07-20T12:14:00Z">
        <w:r w:rsidDel="00E16070">
          <w:rPr>
            <w:noProof/>
          </w:rPr>
          <w:delText>Bt.onReadReady.Resume, 89</w:delText>
        </w:r>
      </w:del>
    </w:p>
    <w:p w:rsidR="00BF62D0" w:rsidDel="00E16070" w:rsidRDefault="00BF62D0">
      <w:pPr>
        <w:pStyle w:val="Index1"/>
        <w:tabs>
          <w:tab w:val="right" w:leader="dot" w:pos="9350"/>
        </w:tabs>
        <w:rPr>
          <w:del w:id="6263" w:author="Sammartano, Marc (BIC USA)" w:date="2014-07-20T12:14:00Z"/>
          <w:noProof/>
        </w:rPr>
      </w:pPr>
      <w:del w:id="6264" w:author="Sammartano, Marc (BIC USA)" w:date="2014-07-20T12:14:00Z">
        <w:r w:rsidDel="00E16070">
          <w:rPr>
            <w:noProof/>
          </w:rPr>
          <w:delText>Bt.open {0|1}, 87</w:delText>
        </w:r>
      </w:del>
    </w:p>
    <w:p w:rsidR="00BF62D0" w:rsidDel="00E16070" w:rsidRDefault="00BF62D0">
      <w:pPr>
        <w:pStyle w:val="Index1"/>
        <w:tabs>
          <w:tab w:val="right" w:leader="dot" w:pos="9350"/>
        </w:tabs>
        <w:rPr>
          <w:del w:id="6265" w:author="Sammartano, Marc (BIC USA)" w:date="2014-07-20T12:14:00Z"/>
          <w:noProof/>
        </w:rPr>
      </w:pPr>
      <w:del w:id="6266" w:author="Sammartano, Marc (BIC USA)" w:date="2014-07-20T12:14:00Z">
        <w:r w:rsidDel="00E16070">
          <w:rPr>
            <w:noProof/>
          </w:rPr>
          <w:delText>Bt.read.bytes &lt;svar&gt;, 89</w:delText>
        </w:r>
      </w:del>
    </w:p>
    <w:p w:rsidR="00BF62D0" w:rsidDel="00E16070" w:rsidRDefault="00BF62D0">
      <w:pPr>
        <w:pStyle w:val="Index1"/>
        <w:tabs>
          <w:tab w:val="right" w:leader="dot" w:pos="9350"/>
        </w:tabs>
        <w:rPr>
          <w:del w:id="6267" w:author="Sammartano, Marc (BIC USA)" w:date="2014-07-20T12:14:00Z"/>
          <w:noProof/>
        </w:rPr>
      </w:pPr>
      <w:del w:id="6268" w:author="Sammartano, Marc (BIC USA)" w:date="2014-07-20T12:14:00Z">
        <w:r w:rsidDel="00E16070">
          <w:rPr>
            <w:noProof/>
          </w:rPr>
          <w:delText>Bt.read.ready &lt;nvar&gt;, 88</w:delText>
        </w:r>
      </w:del>
    </w:p>
    <w:p w:rsidR="00BF62D0" w:rsidDel="00E16070" w:rsidRDefault="00BF62D0">
      <w:pPr>
        <w:pStyle w:val="Index1"/>
        <w:tabs>
          <w:tab w:val="right" w:leader="dot" w:pos="9350"/>
        </w:tabs>
        <w:rPr>
          <w:del w:id="6269" w:author="Sammartano, Marc (BIC USA)" w:date="2014-07-20T12:14:00Z"/>
          <w:noProof/>
        </w:rPr>
      </w:pPr>
      <w:del w:id="6270" w:author="Sammartano, Marc (BIC USA)" w:date="2014-07-20T12:14:00Z">
        <w:r w:rsidDel="00E16070">
          <w:rPr>
            <w:noProof/>
          </w:rPr>
          <w:delText>Bt.reconnect, 88</w:delText>
        </w:r>
      </w:del>
    </w:p>
    <w:p w:rsidR="00BF62D0" w:rsidDel="00E16070" w:rsidRDefault="00BF62D0">
      <w:pPr>
        <w:pStyle w:val="Index1"/>
        <w:tabs>
          <w:tab w:val="right" w:leader="dot" w:pos="9350"/>
        </w:tabs>
        <w:rPr>
          <w:del w:id="6271" w:author="Sammartano, Marc (BIC USA)" w:date="2014-07-20T12:14:00Z"/>
          <w:noProof/>
        </w:rPr>
      </w:pPr>
      <w:del w:id="6272" w:author="Sammartano, Marc (BIC USA)" w:date="2014-07-20T12:14:00Z">
        <w:r w:rsidDel="00E16070">
          <w:rPr>
            <w:noProof/>
          </w:rPr>
          <w:delText>Bt.set.uuid &lt;sexp&gt;, 89</w:delText>
        </w:r>
      </w:del>
    </w:p>
    <w:p w:rsidR="00BF62D0" w:rsidDel="00E16070" w:rsidRDefault="00BF62D0">
      <w:pPr>
        <w:pStyle w:val="Index1"/>
        <w:tabs>
          <w:tab w:val="right" w:leader="dot" w:pos="9350"/>
        </w:tabs>
        <w:rPr>
          <w:del w:id="6273" w:author="Sammartano, Marc (BIC USA)" w:date="2014-07-20T12:14:00Z"/>
          <w:noProof/>
        </w:rPr>
      </w:pPr>
      <w:del w:id="6274" w:author="Sammartano, Marc (BIC USA)" w:date="2014-07-20T12:14:00Z">
        <w:r w:rsidDel="00E16070">
          <w:rPr>
            <w:noProof/>
          </w:rPr>
          <w:delText>Bt.status &lt;nvar&gt;, 88</w:delText>
        </w:r>
      </w:del>
    </w:p>
    <w:p w:rsidR="00BF62D0" w:rsidDel="00E16070" w:rsidRDefault="00BF62D0">
      <w:pPr>
        <w:pStyle w:val="Index1"/>
        <w:tabs>
          <w:tab w:val="right" w:leader="dot" w:pos="9350"/>
        </w:tabs>
        <w:rPr>
          <w:del w:id="6275" w:author="Sammartano, Marc (BIC USA)" w:date="2014-07-20T12:14:00Z"/>
          <w:noProof/>
        </w:rPr>
      </w:pPr>
      <w:del w:id="6276" w:author="Sammartano, Marc (BIC USA)" w:date="2014-07-20T12:14:00Z">
        <w:r w:rsidDel="00E16070">
          <w:rPr>
            <w:noProof/>
          </w:rPr>
          <w:delText>Bt.write &lt;sexp&gt;|&lt;nexp&gt; {,|;} . . . . &lt;sexp&gt;|&lt;nexp&gt;{,|;}, 88</w:delText>
        </w:r>
      </w:del>
    </w:p>
    <w:p w:rsidR="00BF62D0" w:rsidDel="00E16070" w:rsidRDefault="00BF62D0">
      <w:pPr>
        <w:pStyle w:val="Index1"/>
        <w:tabs>
          <w:tab w:val="right" w:leader="dot" w:pos="9350"/>
        </w:tabs>
        <w:rPr>
          <w:del w:id="6277" w:author="Sammartano, Marc (BIC USA)" w:date="2014-07-20T12:14:00Z"/>
          <w:noProof/>
        </w:rPr>
      </w:pPr>
      <w:del w:id="6278" w:author="Sammartano, Marc (BIC USA)" w:date="2014-07-20T12:14:00Z">
        <w:r w:rsidDel="00E16070">
          <w:rPr>
            <w:noProof/>
          </w:rPr>
          <w:delText>Bundle.clear &lt;pointer_nexp&gt;, 40</w:delText>
        </w:r>
      </w:del>
    </w:p>
    <w:p w:rsidR="00BF62D0" w:rsidDel="00E16070" w:rsidRDefault="00BF62D0">
      <w:pPr>
        <w:pStyle w:val="Index1"/>
        <w:tabs>
          <w:tab w:val="right" w:leader="dot" w:pos="9350"/>
        </w:tabs>
        <w:rPr>
          <w:del w:id="6279" w:author="Sammartano, Marc (BIC USA)" w:date="2014-07-20T12:14:00Z"/>
          <w:noProof/>
        </w:rPr>
      </w:pPr>
      <w:del w:id="6280" w:author="Sammartano, Marc (BIC USA)" w:date="2014-07-20T12:14:00Z">
        <w:r w:rsidDel="00E16070">
          <w:rPr>
            <w:noProof/>
          </w:rPr>
          <w:delText>Bundle.contain  &lt;pointer_nexp&gt;, &lt;key_sexp&gt; , &lt;contains_nvar&gt;, 40</w:delText>
        </w:r>
      </w:del>
    </w:p>
    <w:p w:rsidR="00BF62D0" w:rsidDel="00E16070" w:rsidRDefault="00BF62D0">
      <w:pPr>
        <w:pStyle w:val="Index1"/>
        <w:tabs>
          <w:tab w:val="right" w:leader="dot" w:pos="9350"/>
        </w:tabs>
        <w:rPr>
          <w:del w:id="6281" w:author="Sammartano, Marc (BIC USA)" w:date="2014-07-20T12:14:00Z"/>
          <w:noProof/>
        </w:rPr>
      </w:pPr>
      <w:del w:id="6282" w:author="Sammartano, Marc (BIC USA)" w:date="2014-07-20T12:14:00Z">
        <w:r w:rsidDel="00E16070">
          <w:rPr>
            <w:noProof/>
          </w:rPr>
          <w:delText>Bundle.create &lt;pointer_nvar&gt;, 39</w:delText>
        </w:r>
      </w:del>
    </w:p>
    <w:p w:rsidR="00BF62D0" w:rsidDel="00E16070" w:rsidRDefault="00BF62D0">
      <w:pPr>
        <w:pStyle w:val="Index1"/>
        <w:tabs>
          <w:tab w:val="right" w:leader="dot" w:pos="9350"/>
        </w:tabs>
        <w:rPr>
          <w:del w:id="6283" w:author="Sammartano, Marc (BIC USA)" w:date="2014-07-20T12:14:00Z"/>
          <w:noProof/>
        </w:rPr>
      </w:pPr>
      <w:del w:id="6284" w:author="Sammartano, Marc (BIC USA)" w:date="2014-07-20T12:14:00Z">
        <w:r w:rsidDel="00E16070">
          <w:rPr>
            <w:noProof/>
          </w:rPr>
          <w:delText>Bundle.get &lt;pointer_nexp&gt;, &lt;key_sexp&gt;, &lt;nvar&gt;|&lt;svar&gt;, 39</w:delText>
        </w:r>
      </w:del>
    </w:p>
    <w:p w:rsidR="00BF62D0" w:rsidDel="00E16070" w:rsidRDefault="00BF62D0">
      <w:pPr>
        <w:pStyle w:val="Index1"/>
        <w:tabs>
          <w:tab w:val="right" w:leader="dot" w:pos="9350"/>
        </w:tabs>
        <w:rPr>
          <w:del w:id="6285" w:author="Sammartano, Marc (BIC USA)" w:date="2014-07-20T12:14:00Z"/>
          <w:noProof/>
        </w:rPr>
      </w:pPr>
      <w:del w:id="6286" w:author="Sammartano, Marc (BIC USA)" w:date="2014-07-20T12:14:00Z">
        <w:r w:rsidDel="00E16070">
          <w:rPr>
            <w:noProof/>
          </w:rPr>
          <w:delText>Bundle.keys &lt;pointer_nexp&gt;, &lt;list_nvar&gt;, 39</w:delText>
        </w:r>
      </w:del>
    </w:p>
    <w:p w:rsidR="00BF62D0" w:rsidDel="00E16070" w:rsidRDefault="00BF62D0">
      <w:pPr>
        <w:pStyle w:val="Index1"/>
        <w:tabs>
          <w:tab w:val="right" w:leader="dot" w:pos="9350"/>
        </w:tabs>
        <w:rPr>
          <w:del w:id="6287" w:author="Sammartano, Marc (BIC USA)" w:date="2014-07-20T12:14:00Z"/>
          <w:noProof/>
        </w:rPr>
      </w:pPr>
      <w:del w:id="6288" w:author="Sammartano, Marc (BIC USA)" w:date="2014-07-20T12:14:00Z">
        <w:r w:rsidDel="00E16070">
          <w:rPr>
            <w:noProof/>
          </w:rPr>
          <w:lastRenderedPageBreak/>
          <w:delText>Bundle.put &lt;pointer_nexp&gt;, &lt;key_sexp&gt;, &lt;value_nexp&gt;|&lt;value_sexp&gt;, 39</w:delText>
        </w:r>
      </w:del>
    </w:p>
    <w:p w:rsidR="00BF62D0" w:rsidDel="00E16070" w:rsidRDefault="00BF62D0">
      <w:pPr>
        <w:pStyle w:val="Index1"/>
        <w:tabs>
          <w:tab w:val="right" w:leader="dot" w:pos="9350"/>
        </w:tabs>
        <w:rPr>
          <w:del w:id="6289" w:author="Sammartano, Marc (BIC USA)" w:date="2014-07-20T12:14:00Z"/>
          <w:noProof/>
        </w:rPr>
      </w:pPr>
      <w:del w:id="6290" w:author="Sammartano, Marc (BIC USA)" w:date="2014-07-20T12:14:00Z">
        <w:r w:rsidDel="00E16070">
          <w:rPr>
            <w:noProof/>
          </w:rPr>
          <w:delText>Bundle.type &lt;pointer_nexp&gt;, &lt;key_sexp&gt;, &lt;type_svar&gt;, 40</w:delText>
        </w:r>
      </w:del>
    </w:p>
    <w:p w:rsidR="00BF62D0" w:rsidDel="00E16070" w:rsidRDefault="00BF62D0">
      <w:pPr>
        <w:pStyle w:val="Index1"/>
        <w:tabs>
          <w:tab w:val="right" w:leader="dot" w:pos="9350"/>
        </w:tabs>
        <w:rPr>
          <w:del w:id="6291" w:author="Sammartano, Marc (BIC USA)" w:date="2014-07-20T12:14:00Z"/>
          <w:noProof/>
        </w:rPr>
      </w:pPr>
      <w:del w:id="6292" w:author="Sammartano, Marc (BIC USA)" w:date="2014-07-20T12:14:00Z">
        <w:r w:rsidDel="00E16070">
          <w:rPr>
            <w:noProof/>
          </w:rPr>
          <w:delText>BXOR(&lt;nexp1&gt;, &lt;nexp2&gt;), 45</w:delText>
        </w:r>
      </w:del>
    </w:p>
    <w:p w:rsidR="00BF62D0" w:rsidDel="00E16070" w:rsidRDefault="00BF62D0">
      <w:pPr>
        <w:pStyle w:val="Index1"/>
        <w:tabs>
          <w:tab w:val="right" w:leader="dot" w:pos="9350"/>
        </w:tabs>
        <w:rPr>
          <w:del w:id="6293" w:author="Sammartano, Marc (BIC USA)" w:date="2014-07-20T12:14:00Z"/>
          <w:noProof/>
        </w:rPr>
      </w:pPr>
      <w:del w:id="6294" w:author="Sammartano, Marc (BIC USA)" w:date="2014-07-20T12:14:00Z">
        <w:r w:rsidDel="00E16070">
          <w:rPr>
            <w:noProof/>
          </w:rPr>
          <w:delText>Byte.close &lt;file_table_nvar&gt;, 77</w:delText>
        </w:r>
      </w:del>
    </w:p>
    <w:p w:rsidR="00BF62D0" w:rsidDel="00E16070" w:rsidRDefault="00BF62D0">
      <w:pPr>
        <w:pStyle w:val="Index1"/>
        <w:tabs>
          <w:tab w:val="right" w:leader="dot" w:pos="9350"/>
        </w:tabs>
        <w:rPr>
          <w:del w:id="6295" w:author="Sammartano, Marc (BIC USA)" w:date="2014-07-20T12:14:00Z"/>
          <w:noProof/>
        </w:rPr>
      </w:pPr>
      <w:del w:id="6296" w:author="Sammartano, Marc (BIC USA)" w:date="2014-07-20T12:14:00Z">
        <w:r w:rsidDel="00E16070">
          <w:rPr>
            <w:noProof/>
          </w:rPr>
          <w:delText>Byte.copy &lt;file_table_nvar&gt;,&lt;output_file_svar&gt;, 78</w:delText>
        </w:r>
      </w:del>
    </w:p>
    <w:p w:rsidR="00BF62D0" w:rsidDel="00E16070" w:rsidRDefault="00BF62D0">
      <w:pPr>
        <w:pStyle w:val="Index1"/>
        <w:tabs>
          <w:tab w:val="right" w:leader="dot" w:pos="9350"/>
        </w:tabs>
        <w:rPr>
          <w:del w:id="6297" w:author="Sammartano, Marc (BIC USA)" w:date="2014-07-20T12:14:00Z"/>
          <w:noProof/>
        </w:rPr>
      </w:pPr>
      <w:del w:id="6298" w:author="Sammartano, Marc (BIC USA)" w:date="2014-07-20T12:14:00Z">
        <w:r w:rsidDel="00E16070">
          <w:rPr>
            <w:noProof/>
          </w:rPr>
          <w:delText>Byte.open {r|w|a}, &lt;file_table_nvar&gt;, &lt;path_sexp&gt;, 76</w:delText>
        </w:r>
      </w:del>
    </w:p>
    <w:p w:rsidR="00BF62D0" w:rsidDel="00E16070" w:rsidRDefault="00BF62D0">
      <w:pPr>
        <w:pStyle w:val="Index1"/>
        <w:tabs>
          <w:tab w:val="right" w:leader="dot" w:pos="9350"/>
        </w:tabs>
        <w:rPr>
          <w:del w:id="6299" w:author="Sammartano, Marc (BIC USA)" w:date="2014-07-20T12:14:00Z"/>
          <w:noProof/>
        </w:rPr>
      </w:pPr>
      <w:del w:id="6300" w:author="Sammartano, Marc (BIC USA)" w:date="2014-07-20T12:14:00Z">
        <w:r w:rsidDel="00E16070">
          <w:rPr>
            <w:noProof/>
          </w:rPr>
          <w:delText>Byte.position.get  &lt;file_table_nvar&gt;, &lt;position_nexp&gt;, 78</w:delText>
        </w:r>
      </w:del>
    </w:p>
    <w:p w:rsidR="00BF62D0" w:rsidDel="00E16070" w:rsidRDefault="00BF62D0">
      <w:pPr>
        <w:pStyle w:val="Index1"/>
        <w:tabs>
          <w:tab w:val="right" w:leader="dot" w:pos="9350"/>
        </w:tabs>
        <w:rPr>
          <w:del w:id="6301" w:author="Sammartano, Marc (BIC USA)" w:date="2014-07-20T12:14:00Z"/>
          <w:noProof/>
        </w:rPr>
      </w:pPr>
      <w:del w:id="6302" w:author="Sammartano, Marc (BIC USA)" w:date="2014-07-20T12:14:00Z">
        <w:r w:rsidDel="00E16070">
          <w:rPr>
            <w:noProof/>
          </w:rPr>
          <w:delText>Byte.position.set &lt;file_table_nvar&gt;, &lt;position_nexp&gt;, 78</w:delText>
        </w:r>
      </w:del>
    </w:p>
    <w:p w:rsidR="00BF62D0" w:rsidDel="00E16070" w:rsidRDefault="00BF62D0">
      <w:pPr>
        <w:pStyle w:val="Index1"/>
        <w:tabs>
          <w:tab w:val="right" w:leader="dot" w:pos="9350"/>
        </w:tabs>
        <w:rPr>
          <w:del w:id="6303" w:author="Sammartano, Marc (BIC USA)" w:date="2014-07-20T12:14:00Z"/>
          <w:noProof/>
        </w:rPr>
      </w:pPr>
      <w:del w:id="6304" w:author="Sammartano, Marc (BIC USA)" w:date="2014-07-20T12:14:00Z">
        <w:r w:rsidDel="00E16070">
          <w:rPr>
            <w:noProof/>
          </w:rPr>
          <w:delText>Byte.read.buffer &lt;file_table_nvar&gt;, &lt;count_nexp&gt;, &lt;buffer_svar&gt;, 77</w:delText>
        </w:r>
      </w:del>
    </w:p>
    <w:p w:rsidR="00BF62D0" w:rsidDel="00E16070" w:rsidRDefault="00BF62D0">
      <w:pPr>
        <w:pStyle w:val="Index1"/>
        <w:tabs>
          <w:tab w:val="right" w:leader="dot" w:pos="9350"/>
        </w:tabs>
        <w:rPr>
          <w:del w:id="6305" w:author="Sammartano, Marc (BIC USA)" w:date="2014-07-20T12:14:00Z"/>
          <w:noProof/>
        </w:rPr>
      </w:pPr>
      <w:del w:id="6306" w:author="Sammartano, Marc (BIC USA)" w:date="2014-07-20T12:14:00Z">
        <w:r w:rsidDel="00E16070">
          <w:rPr>
            <w:noProof/>
          </w:rPr>
          <w:delText>Byte.read.byte &lt;file_table_nvar&gt;, &lt;byte_nvar&gt;, 77</w:delText>
        </w:r>
      </w:del>
    </w:p>
    <w:p w:rsidR="00BF62D0" w:rsidDel="00E16070" w:rsidRDefault="00BF62D0">
      <w:pPr>
        <w:pStyle w:val="Index1"/>
        <w:tabs>
          <w:tab w:val="right" w:leader="dot" w:pos="9350"/>
        </w:tabs>
        <w:rPr>
          <w:del w:id="6307" w:author="Sammartano, Marc (BIC USA)" w:date="2014-07-20T12:14:00Z"/>
          <w:noProof/>
        </w:rPr>
      </w:pPr>
      <w:del w:id="6308" w:author="Sammartano, Marc (BIC USA)" w:date="2014-07-20T12:14:00Z">
        <w:r w:rsidDel="00E16070">
          <w:rPr>
            <w:noProof/>
          </w:rPr>
          <w:delText>Byte.write.buffer &lt;file_table_nvar&gt;, &lt;sexp&gt;, 77</w:delText>
        </w:r>
      </w:del>
    </w:p>
    <w:p w:rsidR="00BF62D0" w:rsidDel="00E16070" w:rsidRDefault="00BF62D0">
      <w:pPr>
        <w:pStyle w:val="Index1"/>
        <w:tabs>
          <w:tab w:val="right" w:leader="dot" w:pos="9350"/>
        </w:tabs>
        <w:rPr>
          <w:del w:id="6309" w:author="Sammartano, Marc (BIC USA)" w:date="2014-07-20T12:14:00Z"/>
          <w:noProof/>
        </w:rPr>
      </w:pPr>
      <w:del w:id="6310" w:author="Sammartano, Marc (BIC USA)" w:date="2014-07-20T12:14:00Z">
        <w:r w:rsidDel="00E16070">
          <w:rPr>
            <w:noProof/>
          </w:rPr>
          <w:delText>Byte.write.byte &lt;file_table_nvar&gt;, &lt;byte_nexp&gt;|&lt;sexp&gt;, 77</w:delText>
        </w:r>
      </w:del>
    </w:p>
    <w:p w:rsidR="00BF62D0" w:rsidDel="00E16070" w:rsidRDefault="00BF62D0">
      <w:pPr>
        <w:pStyle w:val="Index1"/>
        <w:tabs>
          <w:tab w:val="right" w:leader="dot" w:pos="9350"/>
        </w:tabs>
        <w:rPr>
          <w:del w:id="6311" w:author="Sammartano, Marc (BIC USA)" w:date="2014-07-20T12:14:00Z"/>
          <w:noProof/>
        </w:rPr>
      </w:pPr>
      <w:del w:id="6312" w:author="Sammartano, Marc (BIC USA)" w:date="2014-07-20T12:14:00Z">
        <w:r w:rsidDel="00E16070">
          <w:rPr>
            <w:noProof/>
          </w:rPr>
          <w:delText>Call &lt;user_defined_function&gt;, 56</w:delText>
        </w:r>
      </w:del>
    </w:p>
    <w:p w:rsidR="00BF62D0" w:rsidDel="00E16070" w:rsidRDefault="00BF62D0">
      <w:pPr>
        <w:pStyle w:val="Index1"/>
        <w:tabs>
          <w:tab w:val="right" w:leader="dot" w:pos="9350"/>
        </w:tabs>
        <w:rPr>
          <w:del w:id="6313" w:author="Sammartano, Marc (BIC USA)" w:date="2014-07-20T12:14:00Z"/>
          <w:noProof/>
        </w:rPr>
      </w:pPr>
      <w:del w:id="6314" w:author="Sammartano, Marc (BIC USA)" w:date="2014-07-20T12:14:00Z">
        <w:r w:rsidDel="00E16070">
          <w:rPr>
            <w:noProof/>
          </w:rPr>
          <w:delText>CBRT(&lt;nexp&gt;), 45</w:delText>
        </w:r>
      </w:del>
    </w:p>
    <w:p w:rsidR="00BF62D0" w:rsidDel="00E16070" w:rsidRDefault="00BF62D0">
      <w:pPr>
        <w:pStyle w:val="Index1"/>
        <w:tabs>
          <w:tab w:val="right" w:leader="dot" w:pos="9350"/>
        </w:tabs>
        <w:rPr>
          <w:del w:id="6315" w:author="Sammartano, Marc (BIC USA)" w:date="2014-07-20T12:14:00Z"/>
          <w:noProof/>
        </w:rPr>
      </w:pPr>
      <w:del w:id="6316" w:author="Sammartano, Marc (BIC USA)" w:date="2014-07-20T12:14:00Z">
        <w:r w:rsidDel="00E16070">
          <w:rPr>
            <w:noProof/>
          </w:rPr>
          <w:delText>CEIL(&lt;nexp&gt;), 46</w:delText>
        </w:r>
      </w:del>
    </w:p>
    <w:p w:rsidR="00BF62D0" w:rsidDel="00E16070" w:rsidRDefault="00BF62D0">
      <w:pPr>
        <w:pStyle w:val="Index1"/>
        <w:tabs>
          <w:tab w:val="right" w:leader="dot" w:pos="9350"/>
        </w:tabs>
        <w:rPr>
          <w:del w:id="6317" w:author="Sammartano, Marc (BIC USA)" w:date="2014-07-20T12:14:00Z"/>
          <w:noProof/>
        </w:rPr>
      </w:pPr>
      <w:del w:id="6318" w:author="Sammartano, Marc (BIC USA)" w:date="2014-07-20T12:14:00Z">
        <w:r w:rsidDel="00E16070">
          <w:rPr>
            <w:noProof/>
          </w:rPr>
          <w:delText>CHR$ (&lt;nexp&gt;), 51</w:delText>
        </w:r>
      </w:del>
    </w:p>
    <w:p w:rsidR="00BF62D0" w:rsidDel="00E16070" w:rsidRDefault="00BF62D0">
      <w:pPr>
        <w:pStyle w:val="Index1"/>
        <w:tabs>
          <w:tab w:val="right" w:leader="dot" w:pos="9350"/>
        </w:tabs>
        <w:rPr>
          <w:del w:id="6319" w:author="Sammartano, Marc (BIC USA)" w:date="2014-07-20T12:14:00Z"/>
          <w:noProof/>
        </w:rPr>
      </w:pPr>
      <w:del w:id="6320" w:author="Sammartano, Marc (BIC USA)" w:date="2014-07-20T12:14:00Z">
        <w:r w:rsidDel="00E16070">
          <w:rPr>
            <w:noProof/>
          </w:rPr>
          <w:delText>Clipboard.get &lt;svar&gt;, 90</w:delText>
        </w:r>
      </w:del>
    </w:p>
    <w:p w:rsidR="00BF62D0" w:rsidDel="00E16070" w:rsidRDefault="00BF62D0">
      <w:pPr>
        <w:pStyle w:val="Index1"/>
        <w:tabs>
          <w:tab w:val="right" w:leader="dot" w:pos="9350"/>
        </w:tabs>
        <w:rPr>
          <w:del w:id="6321" w:author="Sammartano, Marc (BIC USA)" w:date="2014-07-20T12:14:00Z"/>
          <w:noProof/>
        </w:rPr>
      </w:pPr>
      <w:del w:id="6322" w:author="Sammartano, Marc (BIC USA)" w:date="2014-07-20T12:14:00Z">
        <w:r w:rsidDel="00E16070">
          <w:rPr>
            <w:noProof/>
          </w:rPr>
          <w:delText>Clipboard.put &lt;sexp&gt;, 90</w:delText>
        </w:r>
      </w:del>
    </w:p>
    <w:p w:rsidR="00BF62D0" w:rsidDel="00E16070" w:rsidRDefault="00BF62D0">
      <w:pPr>
        <w:pStyle w:val="Index1"/>
        <w:tabs>
          <w:tab w:val="right" w:leader="dot" w:pos="9350"/>
        </w:tabs>
        <w:rPr>
          <w:del w:id="6323" w:author="Sammartano, Marc (BIC USA)" w:date="2014-07-20T12:14:00Z"/>
          <w:noProof/>
        </w:rPr>
      </w:pPr>
      <w:del w:id="6324" w:author="Sammartano, Marc (BIC USA)" w:date="2014-07-20T12:14:00Z">
        <w:r w:rsidDel="00E16070">
          <w:rPr>
            <w:noProof/>
          </w:rPr>
          <w:delText>Clock(), 51</w:delText>
        </w:r>
      </w:del>
    </w:p>
    <w:p w:rsidR="00BF62D0" w:rsidDel="00E16070" w:rsidRDefault="00BF62D0">
      <w:pPr>
        <w:pStyle w:val="Index1"/>
        <w:tabs>
          <w:tab w:val="right" w:leader="dot" w:pos="9350"/>
        </w:tabs>
        <w:rPr>
          <w:del w:id="6325" w:author="Sammartano, Marc (BIC USA)" w:date="2014-07-20T12:14:00Z"/>
          <w:noProof/>
        </w:rPr>
      </w:pPr>
      <w:del w:id="6326" w:author="Sammartano, Marc (BIC USA)" w:date="2014-07-20T12:14:00Z">
        <w:r w:rsidDel="00E16070">
          <w:rPr>
            <w:noProof/>
          </w:rPr>
          <w:delText>CLS, 68</w:delText>
        </w:r>
      </w:del>
    </w:p>
    <w:p w:rsidR="00BF62D0" w:rsidDel="00E16070" w:rsidRDefault="00BF62D0">
      <w:pPr>
        <w:pStyle w:val="Index1"/>
        <w:tabs>
          <w:tab w:val="right" w:leader="dot" w:pos="9350"/>
        </w:tabs>
        <w:rPr>
          <w:del w:id="6327" w:author="Sammartano, Marc (BIC USA)" w:date="2014-07-20T12:14:00Z"/>
          <w:noProof/>
        </w:rPr>
      </w:pPr>
      <w:del w:id="6328" w:author="Sammartano, Marc (BIC USA)" w:date="2014-07-20T12:14:00Z">
        <w:r w:rsidDel="00E16070">
          <w:rPr>
            <w:noProof/>
          </w:rPr>
          <w:delText>Console.line.text &lt;line_nexp&gt;, &lt;text_svar&gt;, 69</w:delText>
        </w:r>
      </w:del>
    </w:p>
    <w:p w:rsidR="00BF62D0" w:rsidDel="00E16070" w:rsidRDefault="00BF62D0">
      <w:pPr>
        <w:pStyle w:val="Index1"/>
        <w:tabs>
          <w:tab w:val="right" w:leader="dot" w:pos="9350"/>
        </w:tabs>
        <w:rPr>
          <w:del w:id="6329" w:author="Sammartano, Marc (BIC USA)" w:date="2014-07-20T12:14:00Z"/>
          <w:noProof/>
        </w:rPr>
      </w:pPr>
      <w:del w:id="6330" w:author="Sammartano, Marc (BIC USA)" w:date="2014-07-20T12:14:00Z">
        <w:r w:rsidDel="00E16070">
          <w:rPr>
            <w:noProof/>
          </w:rPr>
          <w:delText>Console.line.touched &lt;line_nvar&gt; {, &lt;press_lvar&gt;}, 69</w:delText>
        </w:r>
      </w:del>
    </w:p>
    <w:p w:rsidR="00BF62D0" w:rsidDel="00E16070" w:rsidRDefault="00BF62D0">
      <w:pPr>
        <w:pStyle w:val="Index1"/>
        <w:tabs>
          <w:tab w:val="right" w:leader="dot" w:pos="9350"/>
        </w:tabs>
        <w:rPr>
          <w:del w:id="6331" w:author="Sammartano, Marc (BIC USA)" w:date="2014-07-20T12:14:00Z"/>
          <w:noProof/>
        </w:rPr>
      </w:pPr>
      <w:del w:id="6332" w:author="Sammartano, Marc (BIC USA)" w:date="2014-07-20T12:14:00Z">
        <w:r w:rsidDel="00E16070">
          <w:rPr>
            <w:noProof/>
          </w:rPr>
          <w:delText>Console.save &lt;filename_sexp&gt;, 69</w:delText>
        </w:r>
      </w:del>
    </w:p>
    <w:p w:rsidR="00BF62D0" w:rsidDel="00E16070" w:rsidRDefault="00BF62D0">
      <w:pPr>
        <w:pStyle w:val="Index1"/>
        <w:tabs>
          <w:tab w:val="right" w:leader="dot" w:pos="9350"/>
        </w:tabs>
        <w:rPr>
          <w:del w:id="6333" w:author="Sammartano, Marc (BIC USA)" w:date="2014-07-20T12:14:00Z"/>
          <w:noProof/>
        </w:rPr>
      </w:pPr>
      <w:del w:id="6334" w:author="Sammartano, Marc (BIC USA)" w:date="2014-07-20T12:14:00Z">
        <w:r w:rsidDel="00E16070">
          <w:rPr>
            <w:noProof/>
          </w:rPr>
          <w:delText>Console.Title { &lt;title_sexp&gt;}, 67</w:delText>
        </w:r>
      </w:del>
    </w:p>
    <w:p w:rsidR="00BF62D0" w:rsidDel="00E16070" w:rsidRDefault="00BF62D0">
      <w:pPr>
        <w:pStyle w:val="Index1"/>
        <w:tabs>
          <w:tab w:val="right" w:leader="dot" w:pos="9350"/>
        </w:tabs>
        <w:rPr>
          <w:del w:id="6335" w:author="Sammartano, Marc (BIC USA)" w:date="2014-07-20T12:14:00Z"/>
          <w:noProof/>
        </w:rPr>
      </w:pPr>
      <w:del w:id="6336" w:author="Sammartano, Marc (BIC USA)" w:date="2014-07-20T12:14:00Z">
        <w:r w:rsidDel="00E16070">
          <w:rPr>
            <w:noProof/>
          </w:rPr>
          <w:delText>ConsoleTouch.Resume, 62</w:delText>
        </w:r>
      </w:del>
    </w:p>
    <w:p w:rsidR="00BF62D0" w:rsidDel="00E16070" w:rsidRDefault="00BF62D0">
      <w:pPr>
        <w:pStyle w:val="Index1"/>
        <w:tabs>
          <w:tab w:val="right" w:leader="dot" w:pos="9350"/>
        </w:tabs>
        <w:rPr>
          <w:del w:id="6337" w:author="Sammartano, Marc (BIC USA)" w:date="2014-07-20T12:14:00Z"/>
          <w:noProof/>
        </w:rPr>
      </w:pPr>
      <w:del w:id="6338" w:author="Sammartano, Marc (BIC USA)" w:date="2014-07-20T12:14:00Z">
        <w:r w:rsidDel="00E16070">
          <w:rPr>
            <w:noProof/>
          </w:rPr>
          <w:delText>COS(&lt;nexp&gt;), 48</w:delText>
        </w:r>
      </w:del>
    </w:p>
    <w:p w:rsidR="00BF62D0" w:rsidDel="00E16070" w:rsidRDefault="00BF62D0">
      <w:pPr>
        <w:pStyle w:val="Index1"/>
        <w:tabs>
          <w:tab w:val="right" w:leader="dot" w:pos="9350"/>
        </w:tabs>
        <w:rPr>
          <w:del w:id="6339" w:author="Sammartano, Marc (BIC USA)" w:date="2014-07-20T12:14:00Z"/>
          <w:noProof/>
        </w:rPr>
      </w:pPr>
      <w:del w:id="6340" w:author="Sammartano, Marc (BIC USA)" w:date="2014-07-20T12:14:00Z">
        <w:r w:rsidDel="00E16070">
          <w:rPr>
            <w:noProof/>
          </w:rPr>
          <w:delText>COSH(&lt;nexp&gt;), 48</w:delText>
        </w:r>
      </w:del>
    </w:p>
    <w:p w:rsidR="00BF62D0" w:rsidDel="00E16070" w:rsidRDefault="00BF62D0">
      <w:pPr>
        <w:pStyle w:val="Index1"/>
        <w:tabs>
          <w:tab w:val="right" w:leader="dot" w:pos="9350"/>
        </w:tabs>
        <w:rPr>
          <w:del w:id="6341" w:author="Sammartano, Marc (BIC USA)" w:date="2014-07-20T12:14:00Z"/>
          <w:noProof/>
        </w:rPr>
      </w:pPr>
      <w:del w:id="6342" w:author="Sammartano, Marc (BIC USA)" w:date="2014-07-20T12:14:00Z">
        <w:r w:rsidDel="00E16070">
          <w:rPr>
            <w:noProof/>
          </w:rPr>
          <w:delText>D_U.break, 59</w:delText>
        </w:r>
      </w:del>
    </w:p>
    <w:p w:rsidR="00BF62D0" w:rsidDel="00E16070" w:rsidRDefault="00BF62D0">
      <w:pPr>
        <w:pStyle w:val="Index1"/>
        <w:tabs>
          <w:tab w:val="right" w:leader="dot" w:pos="9350"/>
        </w:tabs>
        <w:rPr>
          <w:del w:id="6343" w:author="Sammartano, Marc (BIC USA)" w:date="2014-07-20T12:14:00Z"/>
          <w:noProof/>
        </w:rPr>
      </w:pPr>
      <w:del w:id="6344" w:author="Sammartano, Marc (BIC USA)" w:date="2014-07-20T12:14:00Z">
        <w:r w:rsidDel="00E16070">
          <w:rPr>
            <w:noProof/>
          </w:rPr>
          <w:delText>D_U.continue, 59</w:delText>
        </w:r>
      </w:del>
    </w:p>
    <w:p w:rsidR="00BF62D0" w:rsidDel="00E16070" w:rsidRDefault="00BF62D0">
      <w:pPr>
        <w:pStyle w:val="Index1"/>
        <w:tabs>
          <w:tab w:val="right" w:leader="dot" w:pos="9350"/>
        </w:tabs>
        <w:rPr>
          <w:del w:id="6345" w:author="Sammartano, Marc (BIC USA)" w:date="2014-07-20T12:14:00Z"/>
          <w:noProof/>
        </w:rPr>
      </w:pPr>
      <w:del w:id="6346" w:author="Sammartano, Marc (BIC USA)" w:date="2014-07-20T12:14:00Z">
        <w:r w:rsidDel="00E16070">
          <w:rPr>
            <w:noProof/>
          </w:rPr>
          <w:delText>Debug.dump.array Array[], 65</w:delText>
        </w:r>
      </w:del>
    </w:p>
    <w:p w:rsidR="00BF62D0" w:rsidDel="00E16070" w:rsidRDefault="00BF62D0">
      <w:pPr>
        <w:pStyle w:val="Index1"/>
        <w:tabs>
          <w:tab w:val="right" w:leader="dot" w:pos="9350"/>
        </w:tabs>
        <w:rPr>
          <w:del w:id="6347" w:author="Sammartano, Marc (BIC USA)" w:date="2014-07-20T12:14:00Z"/>
          <w:noProof/>
        </w:rPr>
      </w:pPr>
      <w:del w:id="6348" w:author="Sammartano, Marc (BIC USA)" w:date="2014-07-20T12:14:00Z">
        <w:r w:rsidDel="00E16070">
          <w:rPr>
            <w:noProof/>
          </w:rPr>
          <w:delText>Debug.dump.bundle  &lt;bundlePtr_nexp&gt;, 65</w:delText>
        </w:r>
      </w:del>
    </w:p>
    <w:p w:rsidR="00BF62D0" w:rsidDel="00E16070" w:rsidRDefault="00BF62D0">
      <w:pPr>
        <w:pStyle w:val="Index1"/>
        <w:tabs>
          <w:tab w:val="right" w:leader="dot" w:pos="9350"/>
        </w:tabs>
        <w:rPr>
          <w:del w:id="6349" w:author="Sammartano, Marc (BIC USA)" w:date="2014-07-20T12:14:00Z"/>
          <w:noProof/>
        </w:rPr>
      </w:pPr>
      <w:del w:id="6350" w:author="Sammartano, Marc (BIC USA)" w:date="2014-07-20T12:14:00Z">
        <w:r w:rsidDel="00E16070">
          <w:rPr>
            <w:noProof/>
          </w:rPr>
          <w:delText>Debug.dump.list  &lt;listPtr_nexp&gt;, 65</w:delText>
        </w:r>
      </w:del>
    </w:p>
    <w:p w:rsidR="00BF62D0" w:rsidDel="00E16070" w:rsidRDefault="00BF62D0">
      <w:pPr>
        <w:pStyle w:val="Index1"/>
        <w:tabs>
          <w:tab w:val="right" w:leader="dot" w:pos="9350"/>
        </w:tabs>
        <w:rPr>
          <w:del w:id="6351" w:author="Sammartano, Marc (BIC USA)" w:date="2014-07-20T12:14:00Z"/>
          <w:noProof/>
        </w:rPr>
      </w:pPr>
      <w:del w:id="6352" w:author="Sammartano, Marc (BIC USA)" w:date="2014-07-20T12:14:00Z">
        <w:r w:rsidDel="00E16070">
          <w:rPr>
            <w:noProof/>
          </w:rPr>
          <w:delText>Debug.dump.scalars, 65</w:delText>
        </w:r>
      </w:del>
    </w:p>
    <w:p w:rsidR="00BF62D0" w:rsidDel="00E16070" w:rsidRDefault="00BF62D0">
      <w:pPr>
        <w:pStyle w:val="Index1"/>
        <w:tabs>
          <w:tab w:val="right" w:leader="dot" w:pos="9350"/>
        </w:tabs>
        <w:rPr>
          <w:del w:id="6353" w:author="Sammartano, Marc (BIC USA)" w:date="2014-07-20T12:14:00Z"/>
          <w:noProof/>
        </w:rPr>
      </w:pPr>
      <w:del w:id="6354" w:author="Sammartano, Marc (BIC USA)" w:date="2014-07-20T12:14:00Z">
        <w:r w:rsidDel="00E16070">
          <w:rPr>
            <w:noProof/>
          </w:rPr>
          <w:delText>Debug.dump.stack  &lt;stackPtr_nexp&gt;, 65</w:delText>
        </w:r>
      </w:del>
    </w:p>
    <w:p w:rsidR="00BF62D0" w:rsidDel="00E16070" w:rsidRDefault="00BF62D0">
      <w:pPr>
        <w:pStyle w:val="Index1"/>
        <w:tabs>
          <w:tab w:val="right" w:leader="dot" w:pos="9350"/>
        </w:tabs>
        <w:rPr>
          <w:del w:id="6355" w:author="Sammartano, Marc (BIC USA)" w:date="2014-07-20T12:14:00Z"/>
          <w:noProof/>
        </w:rPr>
      </w:pPr>
      <w:del w:id="6356" w:author="Sammartano, Marc (BIC USA)" w:date="2014-07-20T12:14:00Z">
        <w:r w:rsidDel="00E16070">
          <w:rPr>
            <w:noProof/>
          </w:rPr>
          <w:delText>Debug.echo.off, 64</w:delText>
        </w:r>
      </w:del>
    </w:p>
    <w:p w:rsidR="00BF62D0" w:rsidDel="00E16070" w:rsidRDefault="00BF62D0">
      <w:pPr>
        <w:pStyle w:val="Index1"/>
        <w:tabs>
          <w:tab w:val="right" w:leader="dot" w:pos="9350"/>
        </w:tabs>
        <w:rPr>
          <w:del w:id="6357" w:author="Sammartano, Marc (BIC USA)" w:date="2014-07-20T12:14:00Z"/>
          <w:noProof/>
        </w:rPr>
      </w:pPr>
      <w:del w:id="6358" w:author="Sammartano, Marc (BIC USA)" w:date="2014-07-20T12:14:00Z">
        <w:r w:rsidDel="00E16070">
          <w:rPr>
            <w:noProof/>
          </w:rPr>
          <w:delText>Debug.echo.on, 64</w:delText>
        </w:r>
      </w:del>
    </w:p>
    <w:p w:rsidR="00BF62D0" w:rsidDel="00E16070" w:rsidRDefault="00BF62D0">
      <w:pPr>
        <w:pStyle w:val="Index1"/>
        <w:tabs>
          <w:tab w:val="right" w:leader="dot" w:pos="9350"/>
        </w:tabs>
        <w:rPr>
          <w:del w:id="6359" w:author="Sammartano, Marc (BIC USA)" w:date="2014-07-20T12:14:00Z"/>
          <w:noProof/>
        </w:rPr>
      </w:pPr>
      <w:del w:id="6360" w:author="Sammartano, Marc (BIC USA)" w:date="2014-07-20T12:14:00Z">
        <w:r w:rsidDel="00E16070">
          <w:rPr>
            <w:noProof/>
          </w:rPr>
          <w:delText>Debug.off, 64</w:delText>
        </w:r>
      </w:del>
    </w:p>
    <w:p w:rsidR="00BF62D0" w:rsidDel="00E16070" w:rsidRDefault="00BF62D0">
      <w:pPr>
        <w:pStyle w:val="Index1"/>
        <w:tabs>
          <w:tab w:val="right" w:leader="dot" w:pos="9350"/>
        </w:tabs>
        <w:rPr>
          <w:del w:id="6361" w:author="Sammartano, Marc (BIC USA)" w:date="2014-07-20T12:14:00Z"/>
          <w:noProof/>
        </w:rPr>
      </w:pPr>
      <w:del w:id="6362" w:author="Sammartano, Marc (BIC USA)" w:date="2014-07-20T12:14:00Z">
        <w:r w:rsidDel="00E16070">
          <w:rPr>
            <w:noProof/>
          </w:rPr>
          <w:delText>Debug.on, 64</w:delText>
        </w:r>
      </w:del>
    </w:p>
    <w:p w:rsidR="00BF62D0" w:rsidDel="00E16070" w:rsidRDefault="00BF62D0">
      <w:pPr>
        <w:pStyle w:val="Index1"/>
        <w:tabs>
          <w:tab w:val="right" w:leader="dot" w:pos="9350"/>
        </w:tabs>
        <w:rPr>
          <w:del w:id="6363" w:author="Sammartano, Marc (BIC USA)" w:date="2014-07-20T12:14:00Z"/>
          <w:noProof/>
        </w:rPr>
      </w:pPr>
      <w:del w:id="6364" w:author="Sammartano, Marc (BIC USA)" w:date="2014-07-20T12:14:00Z">
        <w:r w:rsidDel="00E16070">
          <w:rPr>
            <w:noProof/>
          </w:rPr>
          <w:delText>Debug.print, 65</w:delText>
        </w:r>
      </w:del>
    </w:p>
    <w:p w:rsidR="00BF62D0" w:rsidDel="00E16070" w:rsidRDefault="00BF62D0">
      <w:pPr>
        <w:pStyle w:val="Index1"/>
        <w:tabs>
          <w:tab w:val="right" w:leader="dot" w:pos="9350"/>
        </w:tabs>
        <w:rPr>
          <w:del w:id="6365" w:author="Sammartano, Marc (BIC USA)" w:date="2014-07-20T12:14:00Z"/>
          <w:noProof/>
        </w:rPr>
      </w:pPr>
      <w:del w:id="6366" w:author="Sammartano, Marc (BIC USA)" w:date="2014-07-20T12:14:00Z">
        <w:r w:rsidDel="00E16070">
          <w:rPr>
            <w:noProof/>
          </w:rPr>
          <w:delText>Debug.show, 67</w:delText>
        </w:r>
      </w:del>
    </w:p>
    <w:p w:rsidR="00BF62D0" w:rsidDel="00E16070" w:rsidRDefault="00BF62D0">
      <w:pPr>
        <w:pStyle w:val="Index1"/>
        <w:tabs>
          <w:tab w:val="right" w:leader="dot" w:pos="9350"/>
        </w:tabs>
        <w:rPr>
          <w:del w:id="6367" w:author="Sammartano, Marc (BIC USA)" w:date="2014-07-20T12:14:00Z"/>
          <w:noProof/>
        </w:rPr>
      </w:pPr>
      <w:del w:id="6368" w:author="Sammartano, Marc (BIC USA)" w:date="2014-07-20T12:14:00Z">
        <w:r w:rsidDel="00E16070">
          <w:rPr>
            <w:noProof/>
          </w:rPr>
          <w:delText>Debug.show.array Array[], 65</w:delText>
        </w:r>
      </w:del>
    </w:p>
    <w:p w:rsidR="00BF62D0" w:rsidDel="00E16070" w:rsidRDefault="00BF62D0">
      <w:pPr>
        <w:pStyle w:val="Index1"/>
        <w:tabs>
          <w:tab w:val="right" w:leader="dot" w:pos="9350"/>
        </w:tabs>
        <w:rPr>
          <w:del w:id="6369" w:author="Sammartano, Marc (BIC USA)" w:date="2014-07-20T12:14:00Z"/>
          <w:noProof/>
        </w:rPr>
      </w:pPr>
      <w:del w:id="6370" w:author="Sammartano, Marc (BIC USA)" w:date="2014-07-20T12:14:00Z">
        <w:r w:rsidDel="00E16070">
          <w:rPr>
            <w:noProof/>
          </w:rPr>
          <w:delText>Debug.show.bundle  &lt;bundlePtr_nexp&gt;, 66</w:delText>
        </w:r>
      </w:del>
    </w:p>
    <w:p w:rsidR="00BF62D0" w:rsidDel="00E16070" w:rsidRDefault="00BF62D0">
      <w:pPr>
        <w:pStyle w:val="Index1"/>
        <w:tabs>
          <w:tab w:val="right" w:leader="dot" w:pos="9350"/>
        </w:tabs>
        <w:rPr>
          <w:del w:id="6371" w:author="Sammartano, Marc (BIC USA)" w:date="2014-07-20T12:14:00Z"/>
          <w:noProof/>
        </w:rPr>
      </w:pPr>
      <w:del w:id="6372" w:author="Sammartano, Marc (BIC USA)" w:date="2014-07-20T12:14:00Z">
        <w:r w:rsidDel="00E16070">
          <w:rPr>
            <w:noProof/>
          </w:rPr>
          <w:delText>Debug.show.list  &lt;listPtr_nexp&gt;, 66</w:delText>
        </w:r>
      </w:del>
    </w:p>
    <w:p w:rsidR="00BF62D0" w:rsidDel="00E16070" w:rsidRDefault="00BF62D0">
      <w:pPr>
        <w:pStyle w:val="Index1"/>
        <w:tabs>
          <w:tab w:val="right" w:leader="dot" w:pos="9350"/>
        </w:tabs>
        <w:rPr>
          <w:del w:id="6373" w:author="Sammartano, Marc (BIC USA)" w:date="2014-07-20T12:14:00Z"/>
          <w:noProof/>
        </w:rPr>
      </w:pPr>
      <w:del w:id="6374" w:author="Sammartano, Marc (BIC USA)" w:date="2014-07-20T12:14:00Z">
        <w:r w:rsidDel="00E16070">
          <w:rPr>
            <w:noProof/>
          </w:rPr>
          <w:delText>Debug.show.program, 67</w:delText>
        </w:r>
      </w:del>
    </w:p>
    <w:p w:rsidR="00BF62D0" w:rsidDel="00E16070" w:rsidRDefault="00BF62D0">
      <w:pPr>
        <w:pStyle w:val="Index1"/>
        <w:tabs>
          <w:tab w:val="right" w:leader="dot" w:pos="9350"/>
        </w:tabs>
        <w:rPr>
          <w:del w:id="6375" w:author="Sammartano, Marc (BIC USA)" w:date="2014-07-20T12:14:00Z"/>
          <w:noProof/>
        </w:rPr>
      </w:pPr>
      <w:del w:id="6376" w:author="Sammartano, Marc (BIC USA)" w:date="2014-07-20T12:14:00Z">
        <w:r w:rsidDel="00E16070">
          <w:rPr>
            <w:noProof/>
          </w:rPr>
          <w:delText>Debug.show.scalars, 65</w:delText>
        </w:r>
      </w:del>
    </w:p>
    <w:p w:rsidR="00BF62D0" w:rsidDel="00E16070" w:rsidRDefault="00BF62D0">
      <w:pPr>
        <w:pStyle w:val="Index1"/>
        <w:tabs>
          <w:tab w:val="right" w:leader="dot" w:pos="9350"/>
        </w:tabs>
        <w:rPr>
          <w:del w:id="6377" w:author="Sammartano, Marc (BIC USA)" w:date="2014-07-20T12:14:00Z"/>
          <w:noProof/>
        </w:rPr>
      </w:pPr>
      <w:del w:id="6378" w:author="Sammartano, Marc (BIC USA)" w:date="2014-07-20T12:14:00Z">
        <w:r w:rsidDel="00E16070">
          <w:rPr>
            <w:noProof/>
          </w:rPr>
          <w:delText>Debug.show.stack  &lt;stackPtr_nexp&gt;, 66</w:delText>
        </w:r>
      </w:del>
    </w:p>
    <w:p w:rsidR="00BF62D0" w:rsidDel="00E16070" w:rsidRDefault="00BF62D0">
      <w:pPr>
        <w:pStyle w:val="Index1"/>
        <w:tabs>
          <w:tab w:val="right" w:leader="dot" w:pos="9350"/>
        </w:tabs>
        <w:rPr>
          <w:del w:id="6379" w:author="Sammartano, Marc (BIC USA)" w:date="2014-07-20T12:14:00Z"/>
          <w:noProof/>
        </w:rPr>
      </w:pPr>
      <w:del w:id="6380" w:author="Sammartano, Marc (BIC USA)" w:date="2014-07-20T12:14:00Z">
        <w:r w:rsidDel="00E16070">
          <w:rPr>
            <w:noProof/>
          </w:rPr>
          <w:delText>Debug.show.watch, 66</w:delText>
        </w:r>
      </w:del>
    </w:p>
    <w:p w:rsidR="00BF62D0" w:rsidDel="00E16070" w:rsidRDefault="00BF62D0">
      <w:pPr>
        <w:pStyle w:val="Index1"/>
        <w:tabs>
          <w:tab w:val="right" w:leader="dot" w:pos="9350"/>
        </w:tabs>
        <w:rPr>
          <w:del w:id="6381" w:author="Sammartano, Marc (BIC USA)" w:date="2014-07-20T12:14:00Z"/>
          <w:noProof/>
        </w:rPr>
      </w:pPr>
      <w:del w:id="6382" w:author="Sammartano, Marc (BIC USA)" w:date="2014-07-20T12:14:00Z">
        <w:r w:rsidDel="00E16070">
          <w:rPr>
            <w:noProof/>
          </w:rPr>
          <w:delText>Debug.watch var, var, …, var, 66</w:delText>
        </w:r>
      </w:del>
    </w:p>
    <w:p w:rsidR="00BF62D0" w:rsidDel="00E16070" w:rsidRDefault="00BF62D0">
      <w:pPr>
        <w:pStyle w:val="Index1"/>
        <w:tabs>
          <w:tab w:val="right" w:leader="dot" w:pos="9350"/>
        </w:tabs>
        <w:rPr>
          <w:del w:id="6383" w:author="Sammartano, Marc (BIC USA)" w:date="2014-07-20T12:14:00Z"/>
          <w:noProof/>
        </w:rPr>
      </w:pPr>
      <w:del w:id="6384" w:author="Sammartano, Marc (BIC USA)" w:date="2014-07-20T12:14:00Z">
        <w:r w:rsidDel="00E16070">
          <w:rPr>
            <w:noProof/>
          </w:rPr>
          <w:lastRenderedPageBreak/>
          <w:delText>Decrypt  &lt;pw_sexp&gt;, &lt;encrypted_svar&gt;, &lt;decrypted_svar&gt;, 90</w:delText>
        </w:r>
      </w:del>
    </w:p>
    <w:p w:rsidR="00BF62D0" w:rsidDel="00E16070" w:rsidRDefault="00BF62D0">
      <w:pPr>
        <w:pStyle w:val="Index1"/>
        <w:tabs>
          <w:tab w:val="right" w:leader="dot" w:pos="9350"/>
        </w:tabs>
        <w:rPr>
          <w:del w:id="6385" w:author="Sammartano, Marc (BIC USA)" w:date="2014-07-20T12:14:00Z"/>
          <w:noProof/>
        </w:rPr>
      </w:pPr>
      <w:del w:id="6386" w:author="Sammartano, Marc (BIC USA)" w:date="2014-07-20T12:14:00Z">
        <w:r w:rsidDel="00E16070">
          <w:rPr>
            <w:noProof/>
          </w:rPr>
          <w:delText>Device &lt;svar&gt;, 94</w:delText>
        </w:r>
      </w:del>
    </w:p>
    <w:p w:rsidR="00BF62D0" w:rsidDel="00E16070" w:rsidRDefault="00BF62D0">
      <w:pPr>
        <w:pStyle w:val="Index1"/>
        <w:tabs>
          <w:tab w:val="right" w:leader="dot" w:pos="9350"/>
        </w:tabs>
        <w:rPr>
          <w:del w:id="6387" w:author="Sammartano, Marc (BIC USA)" w:date="2014-07-20T12:14:00Z"/>
          <w:noProof/>
        </w:rPr>
      </w:pPr>
      <w:del w:id="6388" w:author="Sammartano, Marc (BIC USA)" w:date="2014-07-20T12:14:00Z">
        <w:r w:rsidDel="00E16070">
          <w:rPr>
            <w:noProof/>
          </w:rPr>
          <w:delText>Dim Array [n, n, ...], Array$[n, n, ...] ..., 32</w:delText>
        </w:r>
      </w:del>
    </w:p>
    <w:p w:rsidR="00BF62D0" w:rsidDel="00E16070" w:rsidRDefault="00BF62D0">
      <w:pPr>
        <w:pStyle w:val="Index1"/>
        <w:tabs>
          <w:tab w:val="right" w:leader="dot" w:pos="9350"/>
        </w:tabs>
        <w:rPr>
          <w:del w:id="6389" w:author="Sammartano, Marc (BIC USA)" w:date="2014-07-20T12:14:00Z"/>
          <w:noProof/>
        </w:rPr>
      </w:pPr>
      <w:del w:id="6390" w:author="Sammartano, Marc (BIC USA)" w:date="2014-07-20T12:14:00Z">
        <w:r w:rsidDel="00E16070">
          <w:rPr>
            <w:noProof/>
          </w:rPr>
          <w:delText>Do - Until &lt;lexp&gt;, 58</w:delText>
        </w:r>
      </w:del>
    </w:p>
    <w:p w:rsidR="00BF62D0" w:rsidDel="00E16070" w:rsidRDefault="00BF62D0">
      <w:pPr>
        <w:pStyle w:val="Index1"/>
        <w:tabs>
          <w:tab w:val="right" w:leader="dot" w:pos="9350"/>
        </w:tabs>
        <w:rPr>
          <w:del w:id="6391" w:author="Sammartano, Marc (BIC USA)" w:date="2014-07-20T12:14:00Z"/>
          <w:noProof/>
        </w:rPr>
      </w:pPr>
      <w:del w:id="6392" w:author="Sammartano, Marc (BIC USA)" w:date="2014-07-20T12:14:00Z">
        <w:r w:rsidDel="00E16070">
          <w:rPr>
            <w:noProof/>
          </w:rPr>
          <w:delText>Echo.off, 90</w:delText>
        </w:r>
      </w:del>
    </w:p>
    <w:p w:rsidR="00BF62D0" w:rsidDel="00E16070" w:rsidRDefault="00BF62D0">
      <w:pPr>
        <w:pStyle w:val="Index1"/>
        <w:tabs>
          <w:tab w:val="right" w:leader="dot" w:pos="9350"/>
        </w:tabs>
        <w:rPr>
          <w:del w:id="6393" w:author="Sammartano, Marc (BIC USA)" w:date="2014-07-20T12:14:00Z"/>
          <w:noProof/>
        </w:rPr>
      </w:pPr>
      <w:del w:id="6394" w:author="Sammartano, Marc (BIC USA)" w:date="2014-07-20T12:14:00Z">
        <w:r w:rsidDel="00E16070">
          <w:rPr>
            <w:noProof/>
          </w:rPr>
          <w:delText>Echo.on, 90</w:delText>
        </w:r>
      </w:del>
    </w:p>
    <w:p w:rsidR="00BF62D0" w:rsidDel="00E16070" w:rsidRDefault="00BF62D0">
      <w:pPr>
        <w:pStyle w:val="Index1"/>
        <w:tabs>
          <w:tab w:val="right" w:leader="dot" w:pos="9350"/>
        </w:tabs>
        <w:rPr>
          <w:del w:id="6395" w:author="Sammartano, Marc (BIC USA)" w:date="2014-07-20T12:14:00Z"/>
          <w:noProof/>
        </w:rPr>
      </w:pPr>
      <w:del w:id="6396" w:author="Sammartano, Marc (BIC USA)" w:date="2014-07-20T12:14:00Z">
        <w:r w:rsidDel="00E16070">
          <w:rPr>
            <w:noProof/>
          </w:rPr>
          <w:delText>Email.send &lt;recipient_sxep&gt;, &lt;subject_sexp&gt;, &lt;body_sexp&gt;, 100</w:delText>
        </w:r>
      </w:del>
    </w:p>
    <w:p w:rsidR="00BF62D0" w:rsidDel="00E16070" w:rsidRDefault="00BF62D0">
      <w:pPr>
        <w:pStyle w:val="Index1"/>
        <w:tabs>
          <w:tab w:val="right" w:leader="dot" w:pos="9350"/>
        </w:tabs>
        <w:rPr>
          <w:del w:id="6397" w:author="Sammartano, Marc (BIC USA)" w:date="2014-07-20T12:14:00Z"/>
          <w:noProof/>
        </w:rPr>
      </w:pPr>
      <w:del w:id="6398" w:author="Sammartano, Marc (BIC USA)" w:date="2014-07-20T12:14:00Z">
        <w:r w:rsidDel="00E16070">
          <w:rPr>
            <w:noProof/>
          </w:rPr>
          <w:delText>Encrypt &lt;pw_sexp&gt;, &lt;source_sexp&gt;, &lt;encrypted_svar&gt;, 90</w:delText>
        </w:r>
      </w:del>
    </w:p>
    <w:p w:rsidR="00BF62D0" w:rsidDel="00E16070" w:rsidRDefault="00BF62D0">
      <w:pPr>
        <w:pStyle w:val="Index1"/>
        <w:tabs>
          <w:tab w:val="right" w:leader="dot" w:pos="9350"/>
        </w:tabs>
        <w:rPr>
          <w:del w:id="6399" w:author="Sammartano, Marc (BIC USA)" w:date="2014-07-20T12:14:00Z"/>
          <w:noProof/>
        </w:rPr>
      </w:pPr>
      <w:del w:id="6400" w:author="Sammartano, Marc (BIC USA)" w:date="2014-07-20T12:14:00Z">
        <w:r w:rsidDel="00E16070">
          <w:rPr>
            <w:noProof/>
          </w:rPr>
          <w:delText>End{ &lt;msg_sexp&gt;}, 63</w:delText>
        </w:r>
      </w:del>
    </w:p>
    <w:p w:rsidR="00BF62D0" w:rsidDel="00E16070" w:rsidRDefault="00BF62D0">
      <w:pPr>
        <w:pStyle w:val="Index1"/>
        <w:tabs>
          <w:tab w:val="right" w:leader="dot" w:pos="9350"/>
        </w:tabs>
        <w:rPr>
          <w:del w:id="6401" w:author="Sammartano, Marc (BIC USA)" w:date="2014-07-20T12:14:00Z"/>
          <w:noProof/>
        </w:rPr>
      </w:pPr>
      <w:del w:id="6402" w:author="Sammartano, Marc (BIC USA)" w:date="2014-07-20T12:14:00Z">
        <w:r w:rsidDel="00E16070">
          <w:rPr>
            <w:noProof/>
          </w:rPr>
          <w:delText>Ends_with ( &lt;Look_for_sexp&gt;, &lt;look_in_sexp&gt;), 50</w:delText>
        </w:r>
      </w:del>
    </w:p>
    <w:p w:rsidR="00BF62D0" w:rsidDel="00E16070" w:rsidRDefault="00BF62D0">
      <w:pPr>
        <w:pStyle w:val="Index1"/>
        <w:tabs>
          <w:tab w:val="right" w:leader="dot" w:pos="9350"/>
        </w:tabs>
        <w:rPr>
          <w:del w:id="6403" w:author="Sammartano, Marc (BIC USA)" w:date="2014-07-20T12:14:00Z"/>
          <w:noProof/>
        </w:rPr>
      </w:pPr>
      <w:del w:id="6404" w:author="Sammartano, Marc (BIC USA)" w:date="2014-07-20T12:14:00Z">
        <w:r w:rsidDel="00E16070">
          <w:rPr>
            <w:noProof/>
          </w:rPr>
          <w:delText>Exit, 63</w:delText>
        </w:r>
      </w:del>
    </w:p>
    <w:p w:rsidR="00BF62D0" w:rsidDel="00E16070" w:rsidRDefault="00BF62D0">
      <w:pPr>
        <w:pStyle w:val="Index1"/>
        <w:tabs>
          <w:tab w:val="right" w:leader="dot" w:pos="9350"/>
        </w:tabs>
        <w:rPr>
          <w:del w:id="6405" w:author="Sammartano, Marc (BIC USA)" w:date="2014-07-20T12:14:00Z"/>
          <w:noProof/>
        </w:rPr>
      </w:pPr>
      <w:del w:id="6406" w:author="Sammartano, Marc (BIC USA)" w:date="2014-07-20T12:14:00Z">
        <w:r w:rsidDel="00E16070">
          <w:rPr>
            <w:noProof/>
          </w:rPr>
          <w:delText>EXP(&lt;nexp&gt;), 47</w:delText>
        </w:r>
      </w:del>
    </w:p>
    <w:p w:rsidR="00BF62D0" w:rsidDel="00E16070" w:rsidRDefault="00BF62D0">
      <w:pPr>
        <w:pStyle w:val="Index1"/>
        <w:tabs>
          <w:tab w:val="right" w:leader="dot" w:pos="9350"/>
        </w:tabs>
        <w:rPr>
          <w:del w:id="6407" w:author="Sammartano, Marc (BIC USA)" w:date="2014-07-20T12:14:00Z"/>
          <w:noProof/>
        </w:rPr>
      </w:pPr>
      <w:del w:id="6408" w:author="Sammartano, Marc (BIC USA)" w:date="2014-07-20T12:14:00Z">
        <w:r w:rsidDel="00E16070">
          <w:rPr>
            <w:noProof/>
          </w:rPr>
          <w:delText>F_N.break, 58</w:delText>
        </w:r>
      </w:del>
    </w:p>
    <w:p w:rsidR="00BF62D0" w:rsidDel="00E16070" w:rsidRDefault="00BF62D0">
      <w:pPr>
        <w:pStyle w:val="Index1"/>
        <w:tabs>
          <w:tab w:val="right" w:leader="dot" w:pos="9350"/>
        </w:tabs>
        <w:rPr>
          <w:del w:id="6409" w:author="Sammartano, Marc (BIC USA)" w:date="2014-07-20T12:14:00Z"/>
          <w:noProof/>
        </w:rPr>
      </w:pPr>
      <w:del w:id="6410" w:author="Sammartano, Marc (BIC USA)" w:date="2014-07-20T12:14:00Z">
        <w:r w:rsidDel="00E16070">
          <w:rPr>
            <w:noProof/>
          </w:rPr>
          <w:delText>F_N.continue, 58</w:delText>
        </w:r>
      </w:del>
    </w:p>
    <w:p w:rsidR="00BF62D0" w:rsidDel="00E16070" w:rsidRDefault="00BF62D0">
      <w:pPr>
        <w:pStyle w:val="Index1"/>
        <w:tabs>
          <w:tab w:val="right" w:leader="dot" w:pos="9350"/>
        </w:tabs>
        <w:rPr>
          <w:del w:id="6411" w:author="Sammartano, Marc (BIC USA)" w:date="2014-07-20T12:14:00Z"/>
          <w:noProof/>
        </w:rPr>
      </w:pPr>
      <w:del w:id="6412" w:author="Sammartano, Marc (BIC USA)" w:date="2014-07-20T12:14:00Z">
        <w:r w:rsidDel="00E16070">
          <w:rPr>
            <w:noProof/>
          </w:rPr>
          <w:delText>File.delete &lt;lvar&gt;, &lt;path_sexp&gt;, 72</w:delText>
        </w:r>
      </w:del>
    </w:p>
    <w:p w:rsidR="00BF62D0" w:rsidDel="00E16070" w:rsidRDefault="00BF62D0">
      <w:pPr>
        <w:pStyle w:val="Index1"/>
        <w:tabs>
          <w:tab w:val="right" w:leader="dot" w:pos="9350"/>
        </w:tabs>
        <w:rPr>
          <w:del w:id="6413" w:author="Sammartano, Marc (BIC USA)" w:date="2014-07-20T12:14:00Z"/>
          <w:noProof/>
        </w:rPr>
      </w:pPr>
      <w:del w:id="6414" w:author="Sammartano, Marc (BIC USA)" w:date="2014-07-20T12:14:00Z">
        <w:r w:rsidDel="00E16070">
          <w:rPr>
            <w:noProof/>
          </w:rPr>
          <w:delText>File.dir &lt;path_sexp&gt;, Array[], 73</w:delText>
        </w:r>
      </w:del>
    </w:p>
    <w:p w:rsidR="00BF62D0" w:rsidDel="00E16070" w:rsidRDefault="00BF62D0">
      <w:pPr>
        <w:pStyle w:val="Index1"/>
        <w:tabs>
          <w:tab w:val="right" w:leader="dot" w:pos="9350"/>
        </w:tabs>
        <w:rPr>
          <w:del w:id="6415" w:author="Sammartano, Marc (BIC USA)" w:date="2014-07-20T12:14:00Z"/>
          <w:noProof/>
        </w:rPr>
      </w:pPr>
      <w:del w:id="6416" w:author="Sammartano, Marc (BIC USA)" w:date="2014-07-20T12:14:00Z">
        <w:r w:rsidDel="00E16070">
          <w:rPr>
            <w:noProof/>
          </w:rPr>
          <w:delText>File.exists &lt;lvar&gt;, &lt;path_sexp&gt;, 73</w:delText>
        </w:r>
      </w:del>
    </w:p>
    <w:p w:rsidR="00BF62D0" w:rsidDel="00E16070" w:rsidRDefault="00BF62D0">
      <w:pPr>
        <w:pStyle w:val="Index1"/>
        <w:tabs>
          <w:tab w:val="right" w:leader="dot" w:pos="9350"/>
        </w:tabs>
        <w:rPr>
          <w:del w:id="6417" w:author="Sammartano, Marc (BIC USA)" w:date="2014-07-20T12:14:00Z"/>
          <w:noProof/>
        </w:rPr>
      </w:pPr>
      <w:del w:id="6418" w:author="Sammartano, Marc (BIC USA)" w:date="2014-07-20T12:14:00Z">
        <w:r w:rsidDel="00E16070">
          <w:rPr>
            <w:noProof/>
          </w:rPr>
          <w:delText>File.mkdir &lt;path_sexp&gt;, 73</w:delText>
        </w:r>
      </w:del>
    </w:p>
    <w:p w:rsidR="00BF62D0" w:rsidDel="00E16070" w:rsidRDefault="00BF62D0">
      <w:pPr>
        <w:pStyle w:val="Index1"/>
        <w:tabs>
          <w:tab w:val="right" w:leader="dot" w:pos="9350"/>
        </w:tabs>
        <w:rPr>
          <w:del w:id="6419" w:author="Sammartano, Marc (BIC USA)" w:date="2014-07-20T12:14:00Z"/>
          <w:noProof/>
        </w:rPr>
      </w:pPr>
      <w:del w:id="6420" w:author="Sammartano, Marc (BIC USA)" w:date="2014-07-20T12:14:00Z">
        <w:r w:rsidDel="00E16070">
          <w:rPr>
            <w:noProof/>
          </w:rPr>
          <w:delText>File.rename &lt;Old_Path_sexp&gt;, &lt;New_Path_sexp&gt;, 73</w:delText>
        </w:r>
      </w:del>
    </w:p>
    <w:p w:rsidR="00BF62D0" w:rsidDel="00E16070" w:rsidRDefault="00BF62D0">
      <w:pPr>
        <w:pStyle w:val="Index1"/>
        <w:tabs>
          <w:tab w:val="right" w:leader="dot" w:pos="9350"/>
        </w:tabs>
        <w:rPr>
          <w:del w:id="6421" w:author="Sammartano, Marc (BIC USA)" w:date="2014-07-20T12:14:00Z"/>
          <w:noProof/>
        </w:rPr>
      </w:pPr>
      <w:del w:id="6422" w:author="Sammartano, Marc (BIC USA)" w:date="2014-07-20T12:14:00Z">
        <w:r w:rsidDel="00E16070">
          <w:rPr>
            <w:noProof/>
          </w:rPr>
          <w:delText>File.root &lt;svar&gt;, 74</w:delText>
        </w:r>
      </w:del>
    </w:p>
    <w:p w:rsidR="00BF62D0" w:rsidDel="00E16070" w:rsidRDefault="00BF62D0">
      <w:pPr>
        <w:pStyle w:val="Index1"/>
        <w:tabs>
          <w:tab w:val="right" w:leader="dot" w:pos="9350"/>
        </w:tabs>
        <w:rPr>
          <w:del w:id="6423" w:author="Sammartano, Marc (BIC USA)" w:date="2014-07-20T12:14:00Z"/>
          <w:noProof/>
        </w:rPr>
      </w:pPr>
      <w:del w:id="6424" w:author="Sammartano, Marc (BIC USA)" w:date="2014-07-20T12:14:00Z">
        <w:r w:rsidDel="00E16070">
          <w:rPr>
            <w:noProof/>
          </w:rPr>
          <w:delText>File.size &lt;size_nvar&gt;, &lt;path_sexp&gt;, 74</w:delText>
        </w:r>
      </w:del>
    </w:p>
    <w:p w:rsidR="00BF62D0" w:rsidDel="00E16070" w:rsidRDefault="00BF62D0">
      <w:pPr>
        <w:pStyle w:val="Index1"/>
        <w:tabs>
          <w:tab w:val="right" w:leader="dot" w:pos="9350"/>
        </w:tabs>
        <w:rPr>
          <w:del w:id="6425" w:author="Sammartano, Marc (BIC USA)" w:date="2014-07-20T12:14:00Z"/>
          <w:noProof/>
        </w:rPr>
      </w:pPr>
      <w:del w:id="6426" w:author="Sammartano, Marc (BIC USA)" w:date="2014-07-20T12:14:00Z">
        <w:r w:rsidDel="00E16070">
          <w:rPr>
            <w:noProof/>
          </w:rPr>
          <w:delText>File.type &lt;type_nvar&gt;, &lt;path_sexp&gt;, 74</w:delText>
        </w:r>
      </w:del>
    </w:p>
    <w:p w:rsidR="00BF62D0" w:rsidDel="00E16070" w:rsidRDefault="00BF62D0">
      <w:pPr>
        <w:pStyle w:val="Index1"/>
        <w:tabs>
          <w:tab w:val="right" w:leader="dot" w:pos="9350"/>
        </w:tabs>
        <w:rPr>
          <w:del w:id="6427" w:author="Sammartano, Marc (BIC USA)" w:date="2014-07-20T12:14:00Z"/>
          <w:noProof/>
        </w:rPr>
      </w:pPr>
      <w:del w:id="6428" w:author="Sammartano, Marc (BIC USA)" w:date="2014-07-20T12:14:00Z">
        <w:r w:rsidDel="00E16070">
          <w:rPr>
            <w:noProof/>
          </w:rPr>
          <w:delText>FLOOR(&lt;nexp&gt;), 46</w:delText>
        </w:r>
      </w:del>
    </w:p>
    <w:p w:rsidR="00BF62D0" w:rsidDel="00E16070" w:rsidRDefault="00BF62D0">
      <w:pPr>
        <w:pStyle w:val="Index1"/>
        <w:tabs>
          <w:tab w:val="right" w:leader="dot" w:pos="9350"/>
        </w:tabs>
        <w:rPr>
          <w:del w:id="6429" w:author="Sammartano, Marc (BIC USA)" w:date="2014-07-20T12:14:00Z"/>
          <w:noProof/>
        </w:rPr>
      </w:pPr>
      <w:del w:id="6430" w:author="Sammartano, Marc (BIC USA)" w:date="2014-07-20T12:14:00Z">
        <w:r w:rsidDel="00E16070">
          <w:rPr>
            <w:noProof/>
          </w:rPr>
          <w:delText>Fn.def  name|name$( {nvar}|{svar}|Array[]|Array$[], ... {nvar}|{svar}|Array[]|Array$[]), 55</w:delText>
        </w:r>
      </w:del>
    </w:p>
    <w:p w:rsidR="00BF62D0" w:rsidDel="00E16070" w:rsidRDefault="00BF62D0">
      <w:pPr>
        <w:pStyle w:val="Index1"/>
        <w:tabs>
          <w:tab w:val="right" w:leader="dot" w:pos="9350"/>
        </w:tabs>
        <w:rPr>
          <w:del w:id="6431" w:author="Sammartano, Marc (BIC USA)" w:date="2014-07-20T12:14:00Z"/>
          <w:noProof/>
        </w:rPr>
      </w:pPr>
      <w:del w:id="6432" w:author="Sammartano, Marc (BIC USA)" w:date="2014-07-20T12:14:00Z">
        <w:r w:rsidDel="00E16070">
          <w:rPr>
            <w:noProof/>
          </w:rPr>
          <w:delText>Fn.end, 56</w:delText>
        </w:r>
      </w:del>
    </w:p>
    <w:p w:rsidR="00BF62D0" w:rsidDel="00E16070" w:rsidRDefault="00BF62D0">
      <w:pPr>
        <w:pStyle w:val="Index1"/>
        <w:tabs>
          <w:tab w:val="right" w:leader="dot" w:pos="9350"/>
        </w:tabs>
        <w:rPr>
          <w:del w:id="6433" w:author="Sammartano, Marc (BIC USA)" w:date="2014-07-20T12:14:00Z"/>
          <w:noProof/>
        </w:rPr>
      </w:pPr>
      <w:del w:id="6434" w:author="Sammartano, Marc (BIC USA)" w:date="2014-07-20T12:14:00Z">
        <w:r w:rsidDel="00E16070">
          <w:rPr>
            <w:noProof/>
          </w:rPr>
          <w:delText>Fn.rtn &lt;sexp&gt;|&lt;nexp&gt;, 56</w:delText>
        </w:r>
      </w:del>
    </w:p>
    <w:p w:rsidR="00BF62D0" w:rsidDel="00E16070" w:rsidRDefault="00BF62D0">
      <w:pPr>
        <w:pStyle w:val="Index1"/>
        <w:tabs>
          <w:tab w:val="right" w:leader="dot" w:pos="9350"/>
        </w:tabs>
        <w:rPr>
          <w:del w:id="6435" w:author="Sammartano, Marc (BIC USA)" w:date="2014-07-20T12:14:00Z"/>
          <w:noProof/>
        </w:rPr>
      </w:pPr>
      <w:del w:id="6436" w:author="Sammartano, Marc (BIC USA)" w:date="2014-07-20T12:14:00Z">
        <w:r w:rsidDel="00E16070">
          <w:rPr>
            <w:noProof/>
          </w:rPr>
          <w:delText>For - To - Step - Next, 57</w:delText>
        </w:r>
      </w:del>
    </w:p>
    <w:p w:rsidR="00BF62D0" w:rsidDel="00E16070" w:rsidRDefault="00BF62D0">
      <w:pPr>
        <w:pStyle w:val="Index1"/>
        <w:tabs>
          <w:tab w:val="right" w:leader="dot" w:pos="9350"/>
        </w:tabs>
        <w:rPr>
          <w:del w:id="6437" w:author="Sammartano, Marc (BIC USA)" w:date="2014-07-20T12:14:00Z"/>
          <w:noProof/>
        </w:rPr>
      </w:pPr>
      <w:del w:id="6438" w:author="Sammartano, Marc (BIC USA)" w:date="2014-07-20T12:14:00Z">
        <w:r w:rsidRPr="00965A16" w:rsidDel="00E16070">
          <w:rPr>
            <w:rFonts w:eastAsia="Times New Roman"/>
            <w:noProof/>
          </w:rPr>
          <w:delText>FORMAT$(</w:delText>
        </w:r>
        <w:r w:rsidDel="00E16070">
          <w:rPr>
            <w:noProof/>
          </w:rPr>
          <w:delText>&lt;pattern_sexp&gt;</w:delText>
        </w:r>
        <w:r w:rsidRPr="00965A16" w:rsidDel="00E16070">
          <w:rPr>
            <w:rFonts w:eastAsia="Times New Roman"/>
            <w:noProof/>
          </w:rPr>
          <w:delText xml:space="preserve">, </w:delText>
        </w:r>
        <w:r w:rsidDel="00E16070">
          <w:rPr>
            <w:noProof/>
          </w:rPr>
          <w:delText>&lt;nexp&gt;</w:delText>
        </w:r>
        <w:r w:rsidRPr="00965A16" w:rsidDel="00E16070">
          <w:rPr>
            <w:rFonts w:eastAsia="Times New Roman"/>
            <w:noProof/>
          </w:rPr>
          <w:delText>)</w:delText>
        </w:r>
        <w:r w:rsidDel="00E16070">
          <w:rPr>
            <w:noProof/>
          </w:rPr>
          <w:delText>, 53</w:delText>
        </w:r>
      </w:del>
    </w:p>
    <w:p w:rsidR="00BF62D0" w:rsidDel="00E16070" w:rsidRDefault="00BF62D0">
      <w:pPr>
        <w:pStyle w:val="Index1"/>
        <w:tabs>
          <w:tab w:val="right" w:leader="dot" w:pos="9350"/>
        </w:tabs>
        <w:rPr>
          <w:del w:id="6439" w:author="Sammartano, Marc (BIC USA)" w:date="2014-07-20T12:14:00Z"/>
          <w:noProof/>
        </w:rPr>
      </w:pPr>
      <w:del w:id="6440" w:author="Sammartano, Marc (BIC USA)" w:date="2014-07-20T12:14:00Z">
        <w:r w:rsidDel="00E16070">
          <w:rPr>
            <w:noProof/>
          </w:rPr>
          <w:delText>FRAC(&lt;nexp&gt;), 46</w:delText>
        </w:r>
      </w:del>
    </w:p>
    <w:p w:rsidR="00BF62D0" w:rsidDel="00E16070" w:rsidRDefault="00BF62D0">
      <w:pPr>
        <w:pStyle w:val="Index1"/>
        <w:tabs>
          <w:tab w:val="right" w:leader="dot" w:pos="9350"/>
        </w:tabs>
        <w:rPr>
          <w:del w:id="6441" w:author="Sammartano, Marc (BIC USA)" w:date="2014-07-20T12:14:00Z"/>
          <w:noProof/>
        </w:rPr>
      </w:pPr>
      <w:del w:id="6442" w:author="Sammartano, Marc (BIC USA)" w:date="2014-07-20T12:14:00Z">
        <w:r w:rsidDel="00E16070">
          <w:rPr>
            <w:noProof/>
          </w:rPr>
          <w:delText>Ftp.cd &lt;new_directory_sexp&gt;, 86</w:delText>
        </w:r>
      </w:del>
    </w:p>
    <w:p w:rsidR="00BF62D0" w:rsidDel="00E16070" w:rsidRDefault="00BF62D0">
      <w:pPr>
        <w:pStyle w:val="Index1"/>
        <w:tabs>
          <w:tab w:val="right" w:leader="dot" w:pos="9350"/>
        </w:tabs>
        <w:rPr>
          <w:del w:id="6443" w:author="Sammartano, Marc (BIC USA)" w:date="2014-07-20T12:14:00Z"/>
          <w:noProof/>
        </w:rPr>
      </w:pPr>
      <w:del w:id="6444" w:author="Sammartano, Marc (BIC USA)" w:date="2014-07-20T12:14:00Z">
        <w:r w:rsidDel="00E16070">
          <w:rPr>
            <w:noProof/>
          </w:rPr>
          <w:delText>Ftp.close, 85</w:delText>
        </w:r>
      </w:del>
    </w:p>
    <w:p w:rsidR="00BF62D0" w:rsidDel="00E16070" w:rsidRDefault="00BF62D0">
      <w:pPr>
        <w:pStyle w:val="Index1"/>
        <w:tabs>
          <w:tab w:val="right" w:leader="dot" w:pos="9350"/>
        </w:tabs>
        <w:rPr>
          <w:del w:id="6445" w:author="Sammartano, Marc (BIC USA)" w:date="2014-07-20T12:14:00Z"/>
          <w:noProof/>
        </w:rPr>
      </w:pPr>
      <w:del w:id="6446" w:author="Sammartano, Marc (BIC USA)" w:date="2014-07-20T12:14:00Z">
        <w:r w:rsidDel="00E16070">
          <w:rPr>
            <w:noProof/>
          </w:rPr>
          <w:delText>Ftp.delete &lt;filename_sexp&gt;, 86</w:delText>
        </w:r>
      </w:del>
    </w:p>
    <w:p w:rsidR="00BF62D0" w:rsidDel="00E16070" w:rsidRDefault="00BF62D0">
      <w:pPr>
        <w:pStyle w:val="Index1"/>
        <w:tabs>
          <w:tab w:val="right" w:leader="dot" w:pos="9350"/>
        </w:tabs>
        <w:rPr>
          <w:del w:id="6447" w:author="Sammartano, Marc (BIC USA)" w:date="2014-07-20T12:14:00Z"/>
          <w:noProof/>
        </w:rPr>
      </w:pPr>
      <w:del w:id="6448" w:author="Sammartano, Marc (BIC USA)" w:date="2014-07-20T12:14:00Z">
        <w:r w:rsidDel="00E16070">
          <w:rPr>
            <w:noProof/>
          </w:rPr>
          <w:delText>Ftp.dir &lt;list_nvar&gt;, 86</w:delText>
        </w:r>
      </w:del>
    </w:p>
    <w:p w:rsidR="00BF62D0" w:rsidDel="00E16070" w:rsidRDefault="00BF62D0">
      <w:pPr>
        <w:pStyle w:val="Index1"/>
        <w:tabs>
          <w:tab w:val="right" w:leader="dot" w:pos="9350"/>
        </w:tabs>
        <w:rPr>
          <w:del w:id="6449" w:author="Sammartano, Marc (BIC USA)" w:date="2014-07-20T12:14:00Z"/>
          <w:noProof/>
        </w:rPr>
      </w:pPr>
      <w:del w:id="6450" w:author="Sammartano, Marc (BIC USA)" w:date="2014-07-20T12:14:00Z">
        <w:r w:rsidDel="00E16070">
          <w:rPr>
            <w:noProof/>
          </w:rPr>
          <w:delText>Ftp.get &lt;source_sexp&gt;, &lt;destination_sexp&gt;, 85</w:delText>
        </w:r>
      </w:del>
    </w:p>
    <w:p w:rsidR="00BF62D0" w:rsidDel="00E16070" w:rsidRDefault="00BF62D0">
      <w:pPr>
        <w:pStyle w:val="Index1"/>
        <w:tabs>
          <w:tab w:val="right" w:leader="dot" w:pos="9350"/>
        </w:tabs>
        <w:rPr>
          <w:del w:id="6451" w:author="Sammartano, Marc (BIC USA)" w:date="2014-07-20T12:14:00Z"/>
          <w:noProof/>
        </w:rPr>
      </w:pPr>
      <w:del w:id="6452" w:author="Sammartano, Marc (BIC USA)" w:date="2014-07-20T12:14:00Z">
        <w:r w:rsidDel="00E16070">
          <w:rPr>
            <w:noProof/>
          </w:rPr>
          <w:delText>Ftp.mkdir &lt;directory_sexp&gt;, 86</w:delText>
        </w:r>
      </w:del>
    </w:p>
    <w:p w:rsidR="00BF62D0" w:rsidDel="00E16070" w:rsidRDefault="00BF62D0">
      <w:pPr>
        <w:pStyle w:val="Index1"/>
        <w:tabs>
          <w:tab w:val="right" w:leader="dot" w:pos="9350"/>
        </w:tabs>
        <w:rPr>
          <w:del w:id="6453" w:author="Sammartano, Marc (BIC USA)" w:date="2014-07-20T12:14:00Z"/>
          <w:noProof/>
        </w:rPr>
      </w:pPr>
      <w:del w:id="6454" w:author="Sammartano, Marc (BIC USA)" w:date="2014-07-20T12:14:00Z">
        <w:r w:rsidDel="00E16070">
          <w:rPr>
            <w:noProof/>
          </w:rPr>
          <w:delText>Ftp.open &lt;url_sexp&gt;, &lt;port_nexp&gt;, &lt;user_sexp&gt;, &lt;pw_sexp&gt;, 85</w:delText>
        </w:r>
      </w:del>
    </w:p>
    <w:p w:rsidR="00BF62D0" w:rsidDel="00E16070" w:rsidRDefault="00BF62D0">
      <w:pPr>
        <w:pStyle w:val="Index1"/>
        <w:tabs>
          <w:tab w:val="right" w:leader="dot" w:pos="9350"/>
        </w:tabs>
        <w:rPr>
          <w:del w:id="6455" w:author="Sammartano, Marc (BIC USA)" w:date="2014-07-20T12:14:00Z"/>
          <w:noProof/>
        </w:rPr>
      </w:pPr>
      <w:del w:id="6456" w:author="Sammartano, Marc (BIC USA)" w:date="2014-07-20T12:14:00Z">
        <w:r w:rsidDel="00E16070">
          <w:rPr>
            <w:noProof/>
          </w:rPr>
          <w:delText>Ftp.put &lt;source_sexp&gt;, &lt;destination_sexp&gt;, 85</w:delText>
        </w:r>
      </w:del>
    </w:p>
    <w:p w:rsidR="00BF62D0" w:rsidDel="00E16070" w:rsidRDefault="00BF62D0">
      <w:pPr>
        <w:pStyle w:val="Index1"/>
        <w:tabs>
          <w:tab w:val="right" w:leader="dot" w:pos="9350"/>
        </w:tabs>
        <w:rPr>
          <w:del w:id="6457" w:author="Sammartano, Marc (BIC USA)" w:date="2014-07-20T12:14:00Z"/>
          <w:noProof/>
        </w:rPr>
      </w:pPr>
      <w:del w:id="6458" w:author="Sammartano, Marc (BIC USA)" w:date="2014-07-20T12:14:00Z">
        <w:r w:rsidDel="00E16070">
          <w:rPr>
            <w:noProof/>
          </w:rPr>
          <w:delText>Ftp.rename &lt;old_filename_sexp&gt;, &lt;new_filename_sexp&gt;, 86</w:delText>
        </w:r>
      </w:del>
    </w:p>
    <w:p w:rsidR="00BF62D0" w:rsidDel="00E16070" w:rsidRDefault="00BF62D0">
      <w:pPr>
        <w:pStyle w:val="Index1"/>
        <w:tabs>
          <w:tab w:val="right" w:leader="dot" w:pos="9350"/>
        </w:tabs>
        <w:rPr>
          <w:del w:id="6459" w:author="Sammartano, Marc (BIC USA)" w:date="2014-07-20T12:14:00Z"/>
          <w:noProof/>
        </w:rPr>
      </w:pPr>
      <w:del w:id="6460" w:author="Sammartano, Marc (BIC USA)" w:date="2014-07-20T12:14:00Z">
        <w:r w:rsidDel="00E16070">
          <w:rPr>
            <w:noProof/>
          </w:rPr>
          <w:delText>Ftp.rmdir &lt;directory_sexp&gt;, 86</w:delText>
        </w:r>
      </w:del>
    </w:p>
    <w:p w:rsidR="00BF62D0" w:rsidDel="00E16070" w:rsidRDefault="00BF62D0">
      <w:pPr>
        <w:pStyle w:val="Index1"/>
        <w:tabs>
          <w:tab w:val="right" w:leader="dot" w:pos="9350"/>
        </w:tabs>
        <w:rPr>
          <w:del w:id="6461" w:author="Sammartano, Marc (BIC USA)" w:date="2014-07-20T12:14:00Z"/>
          <w:noProof/>
        </w:rPr>
      </w:pPr>
      <w:del w:id="6462" w:author="Sammartano, Marc (BIC USA)" w:date="2014-07-20T12:14:00Z">
        <w:r w:rsidDel="00E16070">
          <w:rPr>
            <w:noProof/>
          </w:rPr>
          <w:delText>GETERROR$(), 51</w:delText>
        </w:r>
      </w:del>
    </w:p>
    <w:p w:rsidR="00BF62D0" w:rsidDel="00E16070" w:rsidRDefault="00BF62D0">
      <w:pPr>
        <w:pStyle w:val="Index1"/>
        <w:tabs>
          <w:tab w:val="right" w:leader="dot" w:pos="9350"/>
        </w:tabs>
        <w:rPr>
          <w:del w:id="6463" w:author="Sammartano, Marc (BIC USA)" w:date="2014-07-20T12:14:00Z"/>
          <w:noProof/>
        </w:rPr>
      </w:pPr>
      <w:del w:id="6464" w:author="Sammartano, Marc (BIC USA)" w:date="2014-07-20T12:14:00Z">
        <w:r w:rsidDel="00E16070">
          <w:rPr>
            <w:noProof/>
          </w:rPr>
          <w:delText>GoSub &lt;label&gt;, Return, 59</w:delText>
        </w:r>
      </w:del>
    </w:p>
    <w:p w:rsidR="00BF62D0" w:rsidDel="00E16070" w:rsidRDefault="00BF62D0">
      <w:pPr>
        <w:pStyle w:val="Index1"/>
        <w:tabs>
          <w:tab w:val="right" w:leader="dot" w:pos="9350"/>
        </w:tabs>
        <w:rPr>
          <w:del w:id="6465" w:author="Sammartano, Marc (BIC USA)" w:date="2014-07-20T12:14:00Z"/>
          <w:noProof/>
        </w:rPr>
      </w:pPr>
      <w:del w:id="6466" w:author="Sammartano, Marc (BIC USA)" w:date="2014-07-20T12:14:00Z">
        <w:r w:rsidDel="00E16070">
          <w:rPr>
            <w:noProof/>
          </w:rPr>
          <w:delText>GoTo &lt;label&gt;, 60</w:delText>
        </w:r>
      </w:del>
    </w:p>
    <w:p w:rsidR="00BF62D0" w:rsidDel="00E16070" w:rsidRDefault="00BF62D0">
      <w:pPr>
        <w:pStyle w:val="Index1"/>
        <w:tabs>
          <w:tab w:val="right" w:leader="dot" w:pos="9350"/>
        </w:tabs>
        <w:rPr>
          <w:del w:id="6467" w:author="Sammartano, Marc (BIC USA)" w:date="2014-07-20T12:14:00Z"/>
          <w:noProof/>
        </w:rPr>
      </w:pPr>
      <w:del w:id="6468" w:author="Sammartano, Marc (BIC USA)" w:date="2014-07-20T12:14:00Z">
        <w:r w:rsidDel="00E16070">
          <w:rPr>
            <w:noProof/>
          </w:rPr>
          <w:delText>Gps.accuracy &lt;nvar&gt;, 129</w:delText>
        </w:r>
      </w:del>
    </w:p>
    <w:p w:rsidR="00BF62D0" w:rsidDel="00E16070" w:rsidRDefault="00BF62D0">
      <w:pPr>
        <w:pStyle w:val="Index1"/>
        <w:tabs>
          <w:tab w:val="right" w:leader="dot" w:pos="9350"/>
        </w:tabs>
        <w:rPr>
          <w:del w:id="6469" w:author="Sammartano, Marc (BIC USA)" w:date="2014-07-20T12:14:00Z"/>
          <w:noProof/>
        </w:rPr>
      </w:pPr>
      <w:del w:id="6470" w:author="Sammartano, Marc (BIC USA)" w:date="2014-07-20T12:14:00Z">
        <w:r w:rsidDel="00E16070">
          <w:rPr>
            <w:noProof/>
          </w:rPr>
          <w:delText>Gps.altitude &lt;nvar&gt;, 129</w:delText>
        </w:r>
      </w:del>
    </w:p>
    <w:p w:rsidR="00BF62D0" w:rsidDel="00E16070" w:rsidRDefault="00BF62D0">
      <w:pPr>
        <w:pStyle w:val="Index1"/>
        <w:tabs>
          <w:tab w:val="right" w:leader="dot" w:pos="9350"/>
        </w:tabs>
        <w:rPr>
          <w:del w:id="6471" w:author="Sammartano, Marc (BIC USA)" w:date="2014-07-20T12:14:00Z"/>
          <w:noProof/>
        </w:rPr>
      </w:pPr>
      <w:del w:id="6472" w:author="Sammartano, Marc (BIC USA)" w:date="2014-07-20T12:14:00Z">
        <w:r w:rsidDel="00E16070">
          <w:rPr>
            <w:noProof/>
          </w:rPr>
          <w:delText>Gps.bearing &lt;nvar&gt;, 129</w:delText>
        </w:r>
      </w:del>
    </w:p>
    <w:p w:rsidR="00BF62D0" w:rsidDel="00E16070" w:rsidRDefault="00BF62D0">
      <w:pPr>
        <w:pStyle w:val="Index1"/>
        <w:tabs>
          <w:tab w:val="right" w:leader="dot" w:pos="9350"/>
        </w:tabs>
        <w:rPr>
          <w:del w:id="6473" w:author="Sammartano, Marc (BIC USA)" w:date="2014-07-20T12:14:00Z"/>
          <w:noProof/>
        </w:rPr>
      </w:pPr>
      <w:del w:id="6474" w:author="Sammartano, Marc (BIC USA)" w:date="2014-07-20T12:14:00Z">
        <w:r w:rsidDel="00E16070">
          <w:rPr>
            <w:noProof/>
          </w:rPr>
          <w:delText>Gps.close, 128</w:delText>
        </w:r>
      </w:del>
    </w:p>
    <w:p w:rsidR="00BF62D0" w:rsidDel="00E16070" w:rsidRDefault="00BF62D0">
      <w:pPr>
        <w:pStyle w:val="Index1"/>
        <w:tabs>
          <w:tab w:val="right" w:leader="dot" w:pos="9350"/>
        </w:tabs>
        <w:rPr>
          <w:del w:id="6475" w:author="Sammartano, Marc (BIC USA)" w:date="2014-07-20T12:14:00Z"/>
          <w:noProof/>
        </w:rPr>
      </w:pPr>
      <w:del w:id="6476" w:author="Sammartano, Marc (BIC USA)" w:date="2014-07-20T12:14:00Z">
        <w:r w:rsidDel="00E16070">
          <w:rPr>
            <w:noProof/>
          </w:rPr>
          <w:delText>Gps.latitude &lt;nvar&gt;, 129</w:delText>
        </w:r>
      </w:del>
    </w:p>
    <w:p w:rsidR="00BF62D0" w:rsidDel="00E16070" w:rsidRDefault="00BF62D0">
      <w:pPr>
        <w:pStyle w:val="Index1"/>
        <w:tabs>
          <w:tab w:val="right" w:leader="dot" w:pos="9350"/>
        </w:tabs>
        <w:rPr>
          <w:del w:id="6477" w:author="Sammartano, Marc (BIC USA)" w:date="2014-07-20T12:14:00Z"/>
          <w:noProof/>
        </w:rPr>
      </w:pPr>
      <w:del w:id="6478" w:author="Sammartano, Marc (BIC USA)" w:date="2014-07-20T12:14:00Z">
        <w:r w:rsidDel="00E16070">
          <w:rPr>
            <w:noProof/>
          </w:rPr>
          <w:delText>Gps.longitude &lt;nvar&gt;, 129</w:delText>
        </w:r>
      </w:del>
    </w:p>
    <w:p w:rsidR="00BF62D0" w:rsidDel="00E16070" w:rsidRDefault="00BF62D0">
      <w:pPr>
        <w:pStyle w:val="Index1"/>
        <w:tabs>
          <w:tab w:val="right" w:leader="dot" w:pos="9350"/>
        </w:tabs>
        <w:rPr>
          <w:del w:id="6479" w:author="Sammartano, Marc (BIC USA)" w:date="2014-07-20T12:14:00Z"/>
          <w:noProof/>
        </w:rPr>
      </w:pPr>
      <w:del w:id="6480" w:author="Sammartano, Marc (BIC USA)" w:date="2014-07-20T12:14:00Z">
        <w:r w:rsidDel="00E16070">
          <w:rPr>
            <w:noProof/>
          </w:rPr>
          <w:lastRenderedPageBreak/>
          <w:delText>Gps.open, 128</w:delText>
        </w:r>
      </w:del>
    </w:p>
    <w:p w:rsidR="00BF62D0" w:rsidDel="00E16070" w:rsidRDefault="00BF62D0">
      <w:pPr>
        <w:pStyle w:val="Index1"/>
        <w:tabs>
          <w:tab w:val="right" w:leader="dot" w:pos="9350"/>
        </w:tabs>
        <w:rPr>
          <w:del w:id="6481" w:author="Sammartano, Marc (BIC USA)" w:date="2014-07-20T12:14:00Z"/>
          <w:noProof/>
        </w:rPr>
      </w:pPr>
      <w:del w:id="6482" w:author="Sammartano, Marc (BIC USA)" w:date="2014-07-20T12:14:00Z">
        <w:r w:rsidDel="00E16070">
          <w:rPr>
            <w:noProof/>
          </w:rPr>
          <w:delText>Gps.provider &lt;svar&gt;, 128</w:delText>
        </w:r>
      </w:del>
    </w:p>
    <w:p w:rsidR="00BF62D0" w:rsidDel="00E16070" w:rsidRDefault="00BF62D0">
      <w:pPr>
        <w:pStyle w:val="Index1"/>
        <w:tabs>
          <w:tab w:val="right" w:leader="dot" w:pos="9350"/>
        </w:tabs>
        <w:rPr>
          <w:del w:id="6483" w:author="Sammartano, Marc (BIC USA)" w:date="2014-07-20T12:14:00Z"/>
          <w:noProof/>
        </w:rPr>
      </w:pPr>
      <w:del w:id="6484" w:author="Sammartano, Marc (BIC USA)" w:date="2014-07-20T12:14:00Z">
        <w:r w:rsidDel="00E16070">
          <w:rPr>
            <w:noProof/>
          </w:rPr>
          <w:delText>Gps.speed &lt;nvar&gt;, 129</w:delText>
        </w:r>
      </w:del>
    </w:p>
    <w:p w:rsidR="00BF62D0" w:rsidDel="00E16070" w:rsidRDefault="00BF62D0">
      <w:pPr>
        <w:pStyle w:val="Index1"/>
        <w:tabs>
          <w:tab w:val="right" w:leader="dot" w:pos="9350"/>
        </w:tabs>
        <w:rPr>
          <w:del w:id="6485" w:author="Sammartano, Marc (BIC USA)" w:date="2014-07-20T12:14:00Z"/>
          <w:noProof/>
        </w:rPr>
      </w:pPr>
      <w:del w:id="6486" w:author="Sammartano, Marc (BIC USA)" w:date="2014-07-20T12:14:00Z">
        <w:r w:rsidDel="00E16070">
          <w:rPr>
            <w:noProof/>
          </w:rPr>
          <w:delText>Gps.time &lt;nvar&gt;, 129</w:delText>
        </w:r>
      </w:del>
    </w:p>
    <w:p w:rsidR="00BF62D0" w:rsidDel="00E16070" w:rsidRDefault="00BF62D0">
      <w:pPr>
        <w:pStyle w:val="Index1"/>
        <w:tabs>
          <w:tab w:val="right" w:leader="dot" w:pos="9350"/>
        </w:tabs>
        <w:rPr>
          <w:del w:id="6487" w:author="Sammartano, Marc (BIC USA)" w:date="2014-07-20T12:14:00Z"/>
          <w:noProof/>
        </w:rPr>
      </w:pPr>
      <w:del w:id="6488" w:author="Sammartano, Marc (BIC USA)" w:date="2014-07-20T12:14:00Z">
        <w:r w:rsidDel="00E16070">
          <w:rPr>
            <w:noProof/>
          </w:rPr>
          <w:delText>Gr.arc &lt;object_number_nvar&gt;, left, top, right, bottom, start_angle, sweep_angle, fill_mode, 110</w:delText>
        </w:r>
      </w:del>
    </w:p>
    <w:p w:rsidR="00BF62D0" w:rsidDel="00E16070" w:rsidRDefault="00BF62D0">
      <w:pPr>
        <w:pStyle w:val="Index1"/>
        <w:tabs>
          <w:tab w:val="right" w:leader="dot" w:pos="9350"/>
        </w:tabs>
        <w:rPr>
          <w:del w:id="6489" w:author="Sammartano, Marc (BIC USA)" w:date="2014-07-20T12:14:00Z"/>
          <w:noProof/>
        </w:rPr>
      </w:pPr>
      <w:del w:id="6490" w:author="Sammartano, Marc (BIC USA)" w:date="2014-07-20T12:14:00Z">
        <w:r w:rsidDel="00E16070">
          <w:rPr>
            <w:noProof/>
          </w:rPr>
          <w:delText>Gr.bitmap.create &lt;bitmap_ptr_nvar&gt;, width, height, 115</w:delText>
        </w:r>
      </w:del>
    </w:p>
    <w:p w:rsidR="00BF62D0" w:rsidDel="00E16070" w:rsidRDefault="00BF62D0">
      <w:pPr>
        <w:pStyle w:val="Index1"/>
        <w:tabs>
          <w:tab w:val="right" w:leader="dot" w:pos="9350"/>
        </w:tabs>
        <w:rPr>
          <w:del w:id="6491" w:author="Sammartano, Marc (BIC USA)" w:date="2014-07-20T12:14:00Z"/>
          <w:noProof/>
        </w:rPr>
      </w:pPr>
      <w:del w:id="6492" w:author="Sammartano, Marc (BIC USA)" w:date="2014-07-20T12:14:00Z">
        <w:r w:rsidDel="00E16070">
          <w:rPr>
            <w:noProof/>
          </w:rPr>
          <w:delText>Gr.bitmap.crop &lt;new_bitmap_object_nvar&gt;, &lt;source_bitmap_object_nexp&gt;, &lt;x_nexp&gt;, &lt;y_nexp&gt;, &lt;width_nexp&gt;, &lt;height_nexp&gt;, 116</w:delText>
        </w:r>
      </w:del>
    </w:p>
    <w:p w:rsidR="00BF62D0" w:rsidDel="00E16070" w:rsidRDefault="00BF62D0">
      <w:pPr>
        <w:pStyle w:val="Index1"/>
        <w:tabs>
          <w:tab w:val="right" w:leader="dot" w:pos="9350"/>
        </w:tabs>
        <w:rPr>
          <w:del w:id="6493" w:author="Sammartano, Marc (BIC USA)" w:date="2014-07-20T12:14:00Z"/>
          <w:noProof/>
        </w:rPr>
      </w:pPr>
      <w:del w:id="6494" w:author="Sammartano, Marc (BIC USA)" w:date="2014-07-20T12:14:00Z">
        <w:r w:rsidDel="00E16070">
          <w:rPr>
            <w:noProof/>
          </w:rPr>
          <w:delText>Gr.bitmap.delete &lt;bitmap_ptr_nvar&gt;, 116</w:delText>
        </w:r>
      </w:del>
    </w:p>
    <w:p w:rsidR="00BF62D0" w:rsidDel="00E16070" w:rsidRDefault="00BF62D0">
      <w:pPr>
        <w:pStyle w:val="Index1"/>
        <w:tabs>
          <w:tab w:val="right" w:leader="dot" w:pos="9350"/>
        </w:tabs>
        <w:rPr>
          <w:del w:id="6495" w:author="Sammartano, Marc (BIC USA)" w:date="2014-07-20T12:14:00Z"/>
          <w:noProof/>
        </w:rPr>
      </w:pPr>
      <w:del w:id="6496" w:author="Sammartano, Marc (BIC USA)" w:date="2014-07-20T12:14:00Z">
        <w:r w:rsidDel="00E16070">
          <w:rPr>
            <w:noProof/>
          </w:rPr>
          <w:delText>Gr.bitmap.draw &lt;object_ptr_nvar&gt;, &lt;bitmap_ptr_nvar&gt;, x , y, 117</w:delText>
        </w:r>
      </w:del>
    </w:p>
    <w:p w:rsidR="00BF62D0" w:rsidDel="00E16070" w:rsidRDefault="00BF62D0">
      <w:pPr>
        <w:pStyle w:val="Index1"/>
        <w:tabs>
          <w:tab w:val="right" w:leader="dot" w:pos="9350"/>
        </w:tabs>
        <w:rPr>
          <w:del w:id="6497" w:author="Sammartano, Marc (BIC USA)" w:date="2014-07-20T12:14:00Z"/>
          <w:noProof/>
        </w:rPr>
      </w:pPr>
      <w:del w:id="6498" w:author="Sammartano, Marc (BIC USA)" w:date="2014-07-20T12:14:00Z">
        <w:r w:rsidDel="00E16070">
          <w:rPr>
            <w:noProof/>
          </w:rPr>
          <w:delText>Gr.bitmap.drawinto.end, 117</w:delText>
        </w:r>
      </w:del>
    </w:p>
    <w:p w:rsidR="00BF62D0" w:rsidDel="00E16070" w:rsidRDefault="00BF62D0">
      <w:pPr>
        <w:pStyle w:val="Index1"/>
        <w:tabs>
          <w:tab w:val="right" w:leader="dot" w:pos="9350"/>
        </w:tabs>
        <w:rPr>
          <w:del w:id="6499" w:author="Sammartano, Marc (BIC USA)" w:date="2014-07-20T12:14:00Z"/>
          <w:noProof/>
        </w:rPr>
      </w:pPr>
      <w:del w:id="6500" w:author="Sammartano, Marc (BIC USA)" w:date="2014-07-20T12:14:00Z">
        <w:r w:rsidDel="00E16070">
          <w:rPr>
            <w:noProof/>
          </w:rPr>
          <w:delText>Gr.bitmap.drawinto.start &lt;bitmap_ptr_nvar&gt;, 117</w:delText>
        </w:r>
      </w:del>
    </w:p>
    <w:p w:rsidR="00BF62D0" w:rsidDel="00E16070" w:rsidRDefault="00BF62D0">
      <w:pPr>
        <w:pStyle w:val="Index1"/>
        <w:tabs>
          <w:tab w:val="right" w:leader="dot" w:pos="9350"/>
        </w:tabs>
        <w:rPr>
          <w:del w:id="6501" w:author="Sammartano, Marc (BIC USA)" w:date="2014-07-20T12:14:00Z"/>
          <w:noProof/>
        </w:rPr>
      </w:pPr>
      <w:del w:id="6502" w:author="Sammartano, Marc (BIC USA)" w:date="2014-07-20T12:14:00Z">
        <w:r w:rsidDel="00E16070">
          <w:rPr>
            <w:noProof/>
          </w:rPr>
          <w:delText>gr.bitmap.load bitmap_ptr, File_name$, 115</w:delText>
        </w:r>
      </w:del>
    </w:p>
    <w:p w:rsidR="00BF62D0" w:rsidDel="00E16070" w:rsidRDefault="00BF62D0">
      <w:pPr>
        <w:pStyle w:val="Index1"/>
        <w:tabs>
          <w:tab w:val="right" w:leader="dot" w:pos="9350"/>
        </w:tabs>
        <w:rPr>
          <w:del w:id="6503" w:author="Sammartano, Marc (BIC USA)" w:date="2014-07-20T12:14:00Z"/>
          <w:noProof/>
        </w:rPr>
      </w:pPr>
      <w:del w:id="6504" w:author="Sammartano, Marc (BIC USA)" w:date="2014-07-20T12:14:00Z">
        <w:r w:rsidDel="00E16070">
          <w:rPr>
            <w:noProof/>
          </w:rPr>
          <w:delText>Gr.bitmap.save &lt;bitmap_ptr_nvar&gt;, &lt;filename_sexp&gt;{, &lt;quality_nexp&gt;}, 116</w:delText>
        </w:r>
      </w:del>
    </w:p>
    <w:p w:rsidR="00BF62D0" w:rsidDel="00E16070" w:rsidRDefault="00BF62D0">
      <w:pPr>
        <w:pStyle w:val="Index1"/>
        <w:tabs>
          <w:tab w:val="right" w:leader="dot" w:pos="9350"/>
        </w:tabs>
        <w:rPr>
          <w:del w:id="6505" w:author="Sammartano, Marc (BIC USA)" w:date="2014-07-20T12:14:00Z"/>
          <w:noProof/>
        </w:rPr>
      </w:pPr>
      <w:del w:id="6506" w:author="Sammartano, Marc (BIC USA)" w:date="2014-07-20T12:14:00Z">
        <w:r w:rsidDel="00E16070">
          <w:rPr>
            <w:noProof/>
          </w:rPr>
          <w:delText>Gr.bitmap.scale &lt;new_bitmap_ptr_nvar&gt;, &lt;bitmap_ptr_nvar&gt;, width, height {, &lt;smoothing_lvar&gt; }, 116</w:delText>
        </w:r>
      </w:del>
    </w:p>
    <w:p w:rsidR="00BF62D0" w:rsidDel="00E16070" w:rsidRDefault="00BF62D0">
      <w:pPr>
        <w:pStyle w:val="Index1"/>
        <w:tabs>
          <w:tab w:val="right" w:leader="dot" w:pos="9350"/>
        </w:tabs>
        <w:rPr>
          <w:del w:id="6507" w:author="Sammartano, Marc (BIC USA)" w:date="2014-07-20T12:14:00Z"/>
          <w:noProof/>
        </w:rPr>
      </w:pPr>
      <w:del w:id="6508" w:author="Sammartano, Marc (BIC USA)" w:date="2014-07-20T12:14:00Z">
        <w:r w:rsidDel="00E16070">
          <w:rPr>
            <w:noProof/>
          </w:rPr>
          <w:delText>Gr.bitmap.size &lt;bitmap_ptr_nvar&gt;, width, height, 116</w:delText>
        </w:r>
      </w:del>
    </w:p>
    <w:p w:rsidR="00BF62D0" w:rsidDel="00E16070" w:rsidRDefault="00BF62D0">
      <w:pPr>
        <w:pStyle w:val="Index1"/>
        <w:tabs>
          <w:tab w:val="right" w:leader="dot" w:pos="9350"/>
        </w:tabs>
        <w:rPr>
          <w:del w:id="6509" w:author="Sammartano, Marc (BIC USA)" w:date="2014-07-20T12:14:00Z"/>
          <w:noProof/>
        </w:rPr>
      </w:pPr>
      <w:del w:id="6510" w:author="Sammartano, Marc (BIC USA)" w:date="2014-07-20T12:14:00Z">
        <w:r w:rsidDel="00E16070">
          <w:rPr>
            <w:noProof/>
          </w:rPr>
          <w:delText>Gr.bounded.touch touched, left, top, right, bottom, 113</w:delText>
        </w:r>
      </w:del>
    </w:p>
    <w:p w:rsidR="00BF62D0" w:rsidDel="00E16070" w:rsidRDefault="00BF62D0">
      <w:pPr>
        <w:pStyle w:val="Index1"/>
        <w:tabs>
          <w:tab w:val="right" w:leader="dot" w:pos="9350"/>
        </w:tabs>
        <w:rPr>
          <w:del w:id="6511" w:author="Sammartano, Marc (BIC USA)" w:date="2014-07-20T12:14:00Z"/>
          <w:noProof/>
        </w:rPr>
      </w:pPr>
      <w:del w:id="6512" w:author="Sammartano, Marc (BIC USA)" w:date="2014-07-20T12:14:00Z">
        <w:r w:rsidDel="00E16070">
          <w:rPr>
            <w:noProof/>
          </w:rPr>
          <w:delText>Gr.bounded.touch2 touched, left, top, right, bottom, 113</w:delText>
        </w:r>
      </w:del>
    </w:p>
    <w:p w:rsidR="00BF62D0" w:rsidDel="00E16070" w:rsidRDefault="00BF62D0">
      <w:pPr>
        <w:pStyle w:val="Index1"/>
        <w:tabs>
          <w:tab w:val="right" w:leader="dot" w:pos="9350"/>
        </w:tabs>
        <w:rPr>
          <w:del w:id="6513" w:author="Sammartano, Marc (BIC USA)" w:date="2014-07-20T12:14:00Z"/>
          <w:noProof/>
        </w:rPr>
      </w:pPr>
      <w:del w:id="6514" w:author="Sammartano, Marc (BIC USA)" w:date="2014-07-20T12:14:00Z">
        <w:r w:rsidDel="00E16070">
          <w:rPr>
            <w:noProof/>
          </w:rPr>
          <w:delText>Gr.brightness &lt;nexp&gt;, 109</w:delText>
        </w:r>
      </w:del>
    </w:p>
    <w:p w:rsidR="00BF62D0" w:rsidDel="00E16070" w:rsidRDefault="00BF62D0">
      <w:pPr>
        <w:pStyle w:val="Index1"/>
        <w:tabs>
          <w:tab w:val="right" w:leader="dot" w:pos="9350"/>
        </w:tabs>
        <w:rPr>
          <w:del w:id="6515" w:author="Sammartano, Marc (BIC USA)" w:date="2014-07-20T12:14:00Z"/>
          <w:noProof/>
        </w:rPr>
      </w:pPr>
      <w:del w:id="6516" w:author="Sammartano, Marc (BIC USA)" w:date="2014-07-20T12:14:00Z">
        <w:r w:rsidDel="00E16070">
          <w:rPr>
            <w:noProof/>
          </w:rPr>
          <w:delText>Gr.camera.autoshoot &lt;bm_ptr_nvar&gt;{, &lt;flash_ mode_nexp&gt; {, focus_mode_nexp} }, 119</w:delText>
        </w:r>
      </w:del>
    </w:p>
    <w:p w:rsidR="00BF62D0" w:rsidDel="00E16070" w:rsidRDefault="00BF62D0">
      <w:pPr>
        <w:pStyle w:val="Index1"/>
        <w:tabs>
          <w:tab w:val="right" w:leader="dot" w:pos="9350"/>
        </w:tabs>
        <w:rPr>
          <w:del w:id="6517" w:author="Sammartano, Marc (BIC USA)" w:date="2014-07-20T12:14:00Z"/>
          <w:noProof/>
        </w:rPr>
      </w:pPr>
      <w:del w:id="6518" w:author="Sammartano, Marc (BIC USA)" w:date="2014-07-20T12:14:00Z">
        <w:r w:rsidDel="00E16070">
          <w:rPr>
            <w:noProof/>
          </w:rPr>
          <w:delText>Gr.camera.manualShoot &lt;bm_ptr_nvar&gt;{, &lt;flash_ mode_nexp&gt; {, focus_mode_nexp} }, 120</w:delText>
        </w:r>
      </w:del>
    </w:p>
    <w:p w:rsidR="00BF62D0" w:rsidDel="00E16070" w:rsidRDefault="00BF62D0">
      <w:pPr>
        <w:pStyle w:val="Index1"/>
        <w:tabs>
          <w:tab w:val="right" w:leader="dot" w:pos="9350"/>
        </w:tabs>
        <w:rPr>
          <w:del w:id="6519" w:author="Sammartano, Marc (BIC USA)" w:date="2014-07-20T12:14:00Z"/>
          <w:noProof/>
        </w:rPr>
      </w:pPr>
      <w:del w:id="6520" w:author="Sammartano, Marc (BIC USA)" w:date="2014-07-20T12:14:00Z">
        <w:r w:rsidDel="00E16070">
          <w:rPr>
            <w:noProof/>
          </w:rPr>
          <w:delText>Gr.camera.select 1|2, 118</w:delText>
        </w:r>
      </w:del>
    </w:p>
    <w:p w:rsidR="00BF62D0" w:rsidDel="00E16070" w:rsidRDefault="00BF62D0">
      <w:pPr>
        <w:pStyle w:val="Index1"/>
        <w:tabs>
          <w:tab w:val="right" w:leader="dot" w:pos="9350"/>
        </w:tabs>
        <w:rPr>
          <w:del w:id="6521" w:author="Sammartano, Marc (BIC USA)" w:date="2014-07-20T12:14:00Z"/>
          <w:noProof/>
        </w:rPr>
      </w:pPr>
      <w:del w:id="6522" w:author="Sammartano, Marc (BIC USA)" w:date="2014-07-20T12:14:00Z">
        <w:r w:rsidDel="00E16070">
          <w:rPr>
            <w:noProof/>
          </w:rPr>
          <w:delText>Gr.camera.shoot &lt;bm_ptr_nvar&gt;, 119</w:delText>
        </w:r>
      </w:del>
    </w:p>
    <w:p w:rsidR="00BF62D0" w:rsidDel="00E16070" w:rsidRDefault="00BF62D0">
      <w:pPr>
        <w:pStyle w:val="Index1"/>
        <w:tabs>
          <w:tab w:val="right" w:leader="dot" w:pos="9350"/>
        </w:tabs>
        <w:rPr>
          <w:del w:id="6523" w:author="Sammartano, Marc (BIC USA)" w:date="2014-07-20T12:14:00Z"/>
          <w:noProof/>
        </w:rPr>
      </w:pPr>
      <w:del w:id="6524" w:author="Sammartano, Marc (BIC USA)" w:date="2014-07-20T12:14:00Z">
        <w:r w:rsidDel="00E16070">
          <w:rPr>
            <w:noProof/>
          </w:rPr>
          <w:delText>Gr.circle &lt;object_number_nvar&gt;, x, y, radius, 111</w:delText>
        </w:r>
      </w:del>
    </w:p>
    <w:p w:rsidR="00BF62D0" w:rsidDel="00E16070" w:rsidRDefault="00BF62D0">
      <w:pPr>
        <w:pStyle w:val="Index1"/>
        <w:tabs>
          <w:tab w:val="right" w:leader="dot" w:pos="9350"/>
        </w:tabs>
        <w:rPr>
          <w:del w:id="6525" w:author="Sammartano, Marc (BIC USA)" w:date="2014-07-20T12:14:00Z"/>
          <w:noProof/>
        </w:rPr>
      </w:pPr>
      <w:del w:id="6526" w:author="Sammartano, Marc (BIC USA)" w:date="2014-07-20T12:14:00Z">
        <w:r w:rsidDel="00E16070">
          <w:rPr>
            <w:noProof/>
          </w:rPr>
          <w:delText>Gr.clip &lt;object__ptr_nvar&gt;,  &lt;left_nexp&gt;,&lt;top_nexp&gt;, &lt;right_nexp&gt;, &lt;bottom_nexp&gt;{, &lt;RO_nexp&gt;}, 122</w:delText>
        </w:r>
      </w:del>
    </w:p>
    <w:p w:rsidR="00BF62D0" w:rsidDel="00E16070" w:rsidRDefault="00BF62D0">
      <w:pPr>
        <w:pStyle w:val="Index1"/>
        <w:tabs>
          <w:tab w:val="right" w:leader="dot" w:pos="9350"/>
        </w:tabs>
        <w:rPr>
          <w:del w:id="6527" w:author="Sammartano, Marc (BIC USA)" w:date="2014-07-20T12:14:00Z"/>
          <w:noProof/>
        </w:rPr>
      </w:pPr>
      <w:del w:id="6528" w:author="Sammartano, Marc (BIC USA)" w:date="2014-07-20T12:14:00Z">
        <w:r w:rsidDel="00E16070">
          <w:rPr>
            <w:noProof/>
          </w:rPr>
          <w:delText>Gr.close, 109</w:delText>
        </w:r>
      </w:del>
    </w:p>
    <w:p w:rsidR="00BF62D0" w:rsidDel="00E16070" w:rsidRDefault="00BF62D0">
      <w:pPr>
        <w:pStyle w:val="Index1"/>
        <w:tabs>
          <w:tab w:val="right" w:leader="dot" w:pos="9350"/>
        </w:tabs>
        <w:rPr>
          <w:del w:id="6529" w:author="Sammartano, Marc (BIC USA)" w:date="2014-07-20T12:14:00Z"/>
          <w:noProof/>
        </w:rPr>
      </w:pPr>
      <w:del w:id="6530" w:author="Sammartano, Marc (BIC USA)" w:date="2014-07-20T12:14:00Z">
        <w:r w:rsidDel="00E16070">
          <w:rPr>
            <w:noProof/>
          </w:rPr>
          <w:delText>Gr.cls, 108</w:delText>
        </w:r>
      </w:del>
    </w:p>
    <w:p w:rsidR="00BF62D0" w:rsidDel="00E16070" w:rsidRDefault="00BF62D0">
      <w:pPr>
        <w:pStyle w:val="Index1"/>
        <w:tabs>
          <w:tab w:val="right" w:leader="dot" w:pos="9350"/>
        </w:tabs>
        <w:rPr>
          <w:del w:id="6531" w:author="Sammartano, Marc (BIC USA)" w:date="2014-07-20T12:14:00Z"/>
          <w:noProof/>
        </w:rPr>
      </w:pPr>
      <w:del w:id="6532" w:author="Sammartano, Marc (BIC USA)" w:date="2014-07-20T12:14:00Z">
        <w:r w:rsidDel="00E16070">
          <w:rPr>
            <w:noProof/>
          </w:rPr>
          <w:delText>Gr.color alpha, red, green, blue, &lt;style_nexp&gt;, 107</w:delText>
        </w:r>
      </w:del>
    </w:p>
    <w:p w:rsidR="00BF62D0" w:rsidDel="00E16070" w:rsidRDefault="00BF62D0">
      <w:pPr>
        <w:pStyle w:val="Index1"/>
        <w:tabs>
          <w:tab w:val="right" w:leader="dot" w:pos="9350"/>
        </w:tabs>
        <w:rPr>
          <w:del w:id="6533" w:author="Sammartano, Marc (BIC USA)" w:date="2014-07-20T12:14:00Z"/>
          <w:noProof/>
        </w:rPr>
      </w:pPr>
      <w:del w:id="6534" w:author="Sammartano, Marc (BIC USA)" w:date="2014-07-20T12:14:00Z">
        <w:r w:rsidDel="00E16070">
          <w:rPr>
            <w:noProof/>
          </w:rPr>
          <w:delText>Gr.front  flag, 109</w:delText>
        </w:r>
      </w:del>
    </w:p>
    <w:p w:rsidR="00BF62D0" w:rsidDel="00E16070" w:rsidRDefault="00BF62D0">
      <w:pPr>
        <w:pStyle w:val="Index1"/>
        <w:tabs>
          <w:tab w:val="right" w:leader="dot" w:pos="9350"/>
        </w:tabs>
        <w:rPr>
          <w:del w:id="6535" w:author="Sammartano, Marc (BIC USA)" w:date="2014-07-20T12:14:00Z"/>
          <w:noProof/>
        </w:rPr>
      </w:pPr>
      <w:del w:id="6536" w:author="Sammartano, Marc (BIC USA)" w:date="2014-07-20T12:14:00Z">
        <w:r w:rsidDel="00E16070">
          <w:rPr>
            <w:noProof/>
          </w:rPr>
          <w:delText>Gr.get.bmpixel &lt;bitmap_ptr_nvar&gt;, x, y, alpha, red, green, blue, 117</w:delText>
        </w:r>
      </w:del>
    </w:p>
    <w:p w:rsidR="00BF62D0" w:rsidDel="00E16070" w:rsidRDefault="00BF62D0">
      <w:pPr>
        <w:pStyle w:val="Index1"/>
        <w:tabs>
          <w:tab w:val="right" w:leader="dot" w:pos="9350"/>
        </w:tabs>
        <w:rPr>
          <w:del w:id="6537" w:author="Sammartano, Marc (BIC USA)" w:date="2014-07-20T12:14:00Z"/>
          <w:noProof/>
        </w:rPr>
      </w:pPr>
      <w:del w:id="6538" w:author="Sammartano, Marc (BIC USA)" w:date="2014-07-20T12:14:00Z">
        <w:r w:rsidDel="00E16070">
          <w:rPr>
            <w:noProof/>
          </w:rPr>
          <w:delText>Gr.get.params &lt;object_ptr_nvar&gt;, &lt;param_array$[]&gt;, 120</w:delText>
        </w:r>
      </w:del>
    </w:p>
    <w:p w:rsidR="00BF62D0" w:rsidDel="00E16070" w:rsidRDefault="00BF62D0">
      <w:pPr>
        <w:pStyle w:val="Index1"/>
        <w:tabs>
          <w:tab w:val="right" w:leader="dot" w:pos="9350"/>
        </w:tabs>
        <w:rPr>
          <w:del w:id="6539" w:author="Sammartano, Marc (BIC USA)" w:date="2014-07-20T12:14:00Z"/>
          <w:noProof/>
        </w:rPr>
      </w:pPr>
      <w:del w:id="6540" w:author="Sammartano, Marc (BIC USA)" w:date="2014-07-20T12:14:00Z">
        <w:r w:rsidDel="00E16070">
          <w:rPr>
            <w:noProof/>
          </w:rPr>
          <w:delText>Gr.get.pixel x, y, alpha, red, green, blue, 120</w:delText>
        </w:r>
      </w:del>
    </w:p>
    <w:p w:rsidR="00BF62D0" w:rsidDel="00E16070" w:rsidRDefault="00BF62D0">
      <w:pPr>
        <w:pStyle w:val="Index1"/>
        <w:tabs>
          <w:tab w:val="right" w:leader="dot" w:pos="9350"/>
        </w:tabs>
        <w:rPr>
          <w:del w:id="6541" w:author="Sammartano, Marc (BIC USA)" w:date="2014-07-20T12:14:00Z"/>
          <w:noProof/>
        </w:rPr>
      </w:pPr>
      <w:del w:id="6542" w:author="Sammartano, Marc (BIC USA)" w:date="2014-07-20T12:14:00Z">
        <w:r w:rsidDel="00E16070">
          <w:rPr>
            <w:noProof/>
          </w:rPr>
          <w:delText>Gr.get.position &lt;object_ptr_nvar&gt;,  x, y, 120</w:delText>
        </w:r>
      </w:del>
    </w:p>
    <w:p w:rsidR="00BF62D0" w:rsidDel="00E16070" w:rsidRDefault="00BF62D0">
      <w:pPr>
        <w:pStyle w:val="Index1"/>
        <w:tabs>
          <w:tab w:val="right" w:leader="dot" w:pos="9350"/>
        </w:tabs>
        <w:rPr>
          <w:del w:id="6543" w:author="Sammartano, Marc (BIC USA)" w:date="2014-07-20T12:14:00Z"/>
          <w:noProof/>
        </w:rPr>
      </w:pPr>
      <w:del w:id="6544" w:author="Sammartano, Marc (BIC USA)" w:date="2014-07-20T12:14:00Z">
        <w:r w:rsidDel="00E16070">
          <w:rPr>
            <w:noProof/>
          </w:rPr>
          <w:delText>Gr.get.textbounds &lt;sexp&gt;, left, top, right, bottom, 114</w:delText>
        </w:r>
      </w:del>
    </w:p>
    <w:p w:rsidR="00BF62D0" w:rsidDel="00E16070" w:rsidRDefault="00BF62D0">
      <w:pPr>
        <w:pStyle w:val="Index1"/>
        <w:tabs>
          <w:tab w:val="right" w:leader="dot" w:pos="9350"/>
        </w:tabs>
        <w:rPr>
          <w:del w:id="6545" w:author="Sammartano, Marc (BIC USA)" w:date="2014-07-20T12:14:00Z"/>
          <w:noProof/>
        </w:rPr>
      </w:pPr>
      <w:del w:id="6546" w:author="Sammartano, Marc (BIC USA)" w:date="2014-07-20T12:14:00Z">
        <w:r w:rsidDel="00E16070">
          <w:rPr>
            <w:noProof/>
          </w:rPr>
          <w:delText>Gr.get.type &lt;object_ptr_nvar&gt;, &lt;type_svar&gt;, 120</w:delText>
        </w:r>
      </w:del>
    </w:p>
    <w:p w:rsidR="00BF62D0" w:rsidDel="00E16070" w:rsidRDefault="00BF62D0">
      <w:pPr>
        <w:pStyle w:val="Index1"/>
        <w:tabs>
          <w:tab w:val="right" w:leader="dot" w:pos="9350"/>
        </w:tabs>
        <w:rPr>
          <w:del w:id="6547" w:author="Sammartano, Marc (BIC USA)" w:date="2014-07-20T12:14:00Z"/>
          <w:noProof/>
        </w:rPr>
      </w:pPr>
      <w:del w:id="6548" w:author="Sammartano, Marc (BIC USA)" w:date="2014-07-20T12:14:00Z">
        <w:r w:rsidDel="00E16070">
          <w:rPr>
            <w:noProof/>
          </w:rPr>
          <w:delText>Gr.get.value &lt;object_ptr_nvar&gt;, &lt;tag_sexp&gt;, {&lt;value_nvar | value_svar&gt;}, 120</w:delText>
        </w:r>
      </w:del>
    </w:p>
    <w:p w:rsidR="00BF62D0" w:rsidDel="00E16070" w:rsidRDefault="00BF62D0">
      <w:pPr>
        <w:pStyle w:val="Index1"/>
        <w:tabs>
          <w:tab w:val="right" w:leader="dot" w:pos="9350"/>
        </w:tabs>
        <w:rPr>
          <w:del w:id="6549" w:author="Sammartano, Marc (BIC USA)" w:date="2014-07-20T12:14:00Z"/>
          <w:noProof/>
        </w:rPr>
      </w:pPr>
      <w:del w:id="6550" w:author="Sammartano, Marc (BIC USA)" w:date="2014-07-20T12:14:00Z">
        <w:r w:rsidDel="00E16070">
          <w:rPr>
            <w:noProof/>
          </w:rPr>
          <w:delText>Gr.GetDL &lt;dl_array[]&gt; {, &lt;keep_all_objects_lexp&gt; }, 124</w:delText>
        </w:r>
      </w:del>
    </w:p>
    <w:p w:rsidR="00BF62D0" w:rsidDel="00E16070" w:rsidRDefault="00BF62D0">
      <w:pPr>
        <w:pStyle w:val="Index1"/>
        <w:tabs>
          <w:tab w:val="right" w:leader="dot" w:pos="9350"/>
        </w:tabs>
        <w:rPr>
          <w:del w:id="6551" w:author="Sammartano, Marc (BIC USA)" w:date="2014-07-20T12:14:00Z"/>
          <w:noProof/>
        </w:rPr>
      </w:pPr>
      <w:del w:id="6552" w:author="Sammartano, Marc (BIC USA)" w:date="2014-07-20T12:14:00Z">
        <w:r w:rsidDel="00E16070">
          <w:rPr>
            <w:noProof/>
          </w:rPr>
          <w:delText>Gr.hide &lt;object_number_nvar&gt;, 112</w:delText>
        </w:r>
      </w:del>
    </w:p>
    <w:p w:rsidR="00BF62D0" w:rsidDel="00E16070" w:rsidRDefault="00BF62D0">
      <w:pPr>
        <w:pStyle w:val="Index1"/>
        <w:tabs>
          <w:tab w:val="right" w:leader="dot" w:pos="9350"/>
        </w:tabs>
        <w:rPr>
          <w:del w:id="6553" w:author="Sammartano, Marc (BIC USA)" w:date="2014-07-20T12:14:00Z"/>
          <w:noProof/>
        </w:rPr>
      </w:pPr>
      <w:del w:id="6554" w:author="Sammartano, Marc (BIC USA)" w:date="2014-07-20T12:14:00Z">
        <w:r w:rsidDel="00E16070">
          <w:rPr>
            <w:noProof/>
          </w:rPr>
          <w:delText>Gr.line &lt;object_number_nvar&gt;, x1, y1, x2, y2, 110</w:delText>
        </w:r>
      </w:del>
    </w:p>
    <w:p w:rsidR="00BF62D0" w:rsidDel="00E16070" w:rsidRDefault="00BF62D0">
      <w:pPr>
        <w:pStyle w:val="Index1"/>
        <w:tabs>
          <w:tab w:val="right" w:leader="dot" w:pos="9350"/>
        </w:tabs>
        <w:rPr>
          <w:del w:id="6555" w:author="Sammartano, Marc (BIC USA)" w:date="2014-07-20T12:14:00Z"/>
          <w:noProof/>
        </w:rPr>
      </w:pPr>
      <w:del w:id="6556" w:author="Sammartano, Marc (BIC USA)" w:date="2014-07-20T12:14:00Z">
        <w:r w:rsidDel="00E16070">
          <w:rPr>
            <w:noProof/>
          </w:rPr>
          <w:delText>Gr.modify &lt;object_ptr_nvar&gt;,  &lt;tag_sexp&gt;, {&lt;value_nvar | value_svar&gt;}, 121</w:delText>
        </w:r>
      </w:del>
    </w:p>
    <w:p w:rsidR="00BF62D0" w:rsidDel="00E16070" w:rsidRDefault="00BF62D0">
      <w:pPr>
        <w:pStyle w:val="Index1"/>
        <w:tabs>
          <w:tab w:val="right" w:leader="dot" w:pos="9350"/>
        </w:tabs>
        <w:rPr>
          <w:del w:id="6557" w:author="Sammartano, Marc (BIC USA)" w:date="2014-07-20T12:14:00Z"/>
          <w:noProof/>
        </w:rPr>
      </w:pPr>
      <w:del w:id="6558" w:author="Sammartano, Marc (BIC USA)" w:date="2014-07-20T12:14:00Z">
        <w:r w:rsidDel="00E16070">
          <w:rPr>
            <w:noProof/>
          </w:rPr>
          <w:delText>Gr.NewDL &lt;dl_array[{&lt;start&gt;,&lt;length&gt;}]&gt;, 123</w:delText>
        </w:r>
      </w:del>
    </w:p>
    <w:p w:rsidR="00BF62D0" w:rsidDel="00E16070" w:rsidRDefault="00BF62D0">
      <w:pPr>
        <w:pStyle w:val="Index1"/>
        <w:tabs>
          <w:tab w:val="right" w:leader="dot" w:pos="9350"/>
        </w:tabs>
        <w:rPr>
          <w:del w:id="6559" w:author="Sammartano, Marc (BIC USA)" w:date="2014-07-20T12:14:00Z"/>
          <w:noProof/>
        </w:rPr>
      </w:pPr>
      <w:del w:id="6560" w:author="Sammartano, Marc (BIC USA)" w:date="2014-07-20T12:14:00Z">
        <w:r w:rsidDel="00E16070">
          <w:rPr>
            <w:noProof/>
          </w:rPr>
          <w:delText>Gr.onGRTouch.resume, 113</w:delText>
        </w:r>
      </w:del>
    </w:p>
    <w:p w:rsidR="00BF62D0" w:rsidDel="00E16070" w:rsidRDefault="00BF62D0">
      <w:pPr>
        <w:pStyle w:val="Index1"/>
        <w:tabs>
          <w:tab w:val="right" w:leader="dot" w:pos="9350"/>
        </w:tabs>
        <w:rPr>
          <w:del w:id="6561" w:author="Sammartano, Marc (BIC USA)" w:date="2014-07-20T12:14:00Z"/>
          <w:noProof/>
        </w:rPr>
      </w:pPr>
      <w:del w:id="6562" w:author="Sammartano, Marc (BIC USA)" w:date="2014-07-20T12:14:00Z">
        <w:r w:rsidDel="00E16070">
          <w:rPr>
            <w:noProof/>
          </w:rPr>
          <w:delText>Gr.open alpha, red, green, blue {, &lt;ShowStatusBar_lexp&gt; {, &lt;orientation_nexp&gt;}}, 106</w:delText>
        </w:r>
      </w:del>
    </w:p>
    <w:p w:rsidR="00BF62D0" w:rsidDel="00E16070" w:rsidRDefault="00BF62D0">
      <w:pPr>
        <w:pStyle w:val="Index1"/>
        <w:tabs>
          <w:tab w:val="right" w:leader="dot" w:pos="9350"/>
        </w:tabs>
        <w:rPr>
          <w:del w:id="6563" w:author="Sammartano, Marc (BIC USA)" w:date="2014-07-20T12:14:00Z"/>
          <w:noProof/>
        </w:rPr>
      </w:pPr>
      <w:del w:id="6564" w:author="Sammartano, Marc (BIC USA)" w:date="2014-07-20T12:14:00Z">
        <w:r w:rsidDel="00E16070">
          <w:rPr>
            <w:noProof/>
          </w:rPr>
          <w:delText>Gr.orientation &lt;nexp&gt;, 107</w:delText>
        </w:r>
      </w:del>
    </w:p>
    <w:p w:rsidR="00BF62D0" w:rsidDel="00E16070" w:rsidRDefault="00BF62D0">
      <w:pPr>
        <w:pStyle w:val="Index1"/>
        <w:tabs>
          <w:tab w:val="right" w:leader="dot" w:pos="9350"/>
        </w:tabs>
        <w:rPr>
          <w:del w:id="6565" w:author="Sammartano, Marc (BIC USA)" w:date="2014-07-20T12:14:00Z"/>
          <w:noProof/>
        </w:rPr>
      </w:pPr>
      <w:del w:id="6566" w:author="Sammartano, Marc (BIC USA)" w:date="2014-07-20T12:14:00Z">
        <w:r w:rsidDel="00E16070">
          <w:rPr>
            <w:noProof/>
          </w:rPr>
          <w:delText>Gr.oval &lt;object_number_nvar&gt;, left, top, right, bottom, 110</w:delText>
        </w:r>
      </w:del>
    </w:p>
    <w:p w:rsidR="00BF62D0" w:rsidDel="00E16070" w:rsidRDefault="00BF62D0">
      <w:pPr>
        <w:pStyle w:val="Index1"/>
        <w:tabs>
          <w:tab w:val="right" w:leader="dot" w:pos="9350"/>
        </w:tabs>
        <w:rPr>
          <w:del w:id="6567" w:author="Sammartano, Marc (BIC USA)" w:date="2014-07-20T12:14:00Z"/>
          <w:noProof/>
        </w:rPr>
      </w:pPr>
      <w:del w:id="6568" w:author="Sammartano, Marc (BIC USA)" w:date="2014-07-20T12:14:00Z">
        <w:r w:rsidDel="00E16070">
          <w:rPr>
            <w:noProof/>
          </w:rPr>
          <w:delText>Gr.paint.get &lt;object_ptr_nvar&gt;, 122</w:delText>
        </w:r>
      </w:del>
    </w:p>
    <w:p w:rsidR="00BF62D0" w:rsidDel="00E16070" w:rsidRDefault="00BF62D0">
      <w:pPr>
        <w:pStyle w:val="Index1"/>
        <w:tabs>
          <w:tab w:val="right" w:leader="dot" w:pos="9350"/>
        </w:tabs>
        <w:rPr>
          <w:del w:id="6569" w:author="Sammartano, Marc (BIC USA)" w:date="2014-07-20T12:14:00Z"/>
          <w:noProof/>
        </w:rPr>
      </w:pPr>
      <w:del w:id="6570" w:author="Sammartano, Marc (BIC USA)" w:date="2014-07-20T12:14:00Z">
        <w:r w:rsidDel="00E16070">
          <w:rPr>
            <w:noProof/>
          </w:rPr>
          <w:delText>Gr.point &lt;object_number_nvar&gt;, x, y, 109</w:delText>
        </w:r>
      </w:del>
    </w:p>
    <w:p w:rsidR="00BF62D0" w:rsidDel="00E16070" w:rsidRDefault="00BF62D0">
      <w:pPr>
        <w:pStyle w:val="Index1"/>
        <w:tabs>
          <w:tab w:val="right" w:leader="dot" w:pos="9350"/>
        </w:tabs>
        <w:rPr>
          <w:del w:id="6571" w:author="Sammartano, Marc (BIC USA)" w:date="2014-07-20T12:14:00Z"/>
          <w:noProof/>
        </w:rPr>
      </w:pPr>
      <w:del w:id="6572" w:author="Sammartano, Marc (BIC USA)" w:date="2014-07-20T12:14:00Z">
        <w:r w:rsidDel="00E16070">
          <w:rPr>
            <w:noProof/>
          </w:rPr>
          <w:delText>Gr.poly &lt;object_number_nvar&gt;, list_pointer {,x,y}, 111</w:delText>
        </w:r>
      </w:del>
    </w:p>
    <w:p w:rsidR="00BF62D0" w:rsidDel="00E16070" w:rsidRDefault="00BF62D0">
      <w:pPr>
        <w:pStyle w:val="Index1"/>
        <w:tabs>
          <w:tab w:val="right" w:leader="dot" w:pos="9350"/>
        </w:tabs>
        <w:rPr>
          <w:del w:id="6573" w:author="Sammartano, Marc (BIC USA)" w:date="2014-07-20T12:14:00Z"/>
          <w:noProof/>
        </w:rPr>
      </w:pPr>
      <w:del w:id="6574" w:author="Sammartano, Marc (BIC USA)" w:date="2014-07-20T12:14:00Z">
        <w:r w:rsidDel="00E16070">
          <w:rPr>
            <w:noProof/>
          </w:rPr>
          <w:lastRenderedPageBreak/>
          <w:delText>Gr.rect &lt;object_number_nvar&gt;, left, top, right, bottom, 110</w:delText>
        </w:r>
      </w:del>
    </w:p>
    <w:p w:rsidR="00BF62D0" w:rsidDel="00E16070" w:rsidRDefault="00BF62D0">
      <w:pPr>
        <w:pStyle w:val="Index1"/>
        <w:tabs>
          <w:tab w:val="right" w:leader="dot" w:pos="9350"/>
        </w:tabs>
        <w:rPr>
          <w:del w:id="6575" w:author="Sammartano, Marc (BIC USA)" w:date="2014-07-20T12:14:00Z"/>
          <w:noProof/>
        </w:rPr>
      </w:pPr>
      <w:del w:id="6576" w:author="Sammartano, Marc (BIC USA)" w:date="2014-07-20T12:14:00Z">
        <w:r w:rsidDel="00E16070">
          <w:rPr>
            <w:noProof/>
          </w:rPr>
          <w:delText>Gr.render, 108</w:delText>
        </w:r>
      </w:del>
    </w:p>
    <w:p w:rsidR="00BF62D0" w:rsidDel="00E16070" w:rsidRDefault="00BF62D0">
      <w:pPr>
        <w:pStyle w:val="Index1"/>
        <w:tabs>
          <w:tab w:val="right" w:leader="dot" w:pos="9350"/>
        </w:tabs>
        <w:rPr>
          <w:del w:id="6577" w:author="Sammartano, Marc (BIC USA)" w:date="2014-07-20T12:14:00Z"/>
          <w:noProof/>
        </w:rPr>
      </w:pPr>
      <w:del w:id="6578" w:author="Sammartano, Marc (BIC USA)" w:date="2014-07-20T12:14:00Z">
        <w:r w:rsidDel="00E16070">
          <w:rPr>
            <w:noProof/>
          </w:rPr>
          <w:delText>Gr.rotate.end {&lt;obj_nvar&gt;}, 118</w:delText>
        </w:r>
      </w:del>
    </w:p>
    <w:p w:rsidR="00BF62D0" w:rsidDel="00E16070" w:rsidRDefault="00BF62D0">
      <w:pPr>
        <w:pStyle w:val="Index1"/>
        <w:tabs>
          <w:tab w:val="right" w:leader="dot" w:pos="9350"/>
        </w:tabs>
        <w:rPr>
          <w:del w:id="6579" w:author="Sammartano, Marc (BIC USA)" w:date="2014-07-20T12:14:00Z"/>
          <w:noProof/>
        </w:rPr>
      </w:pPr>
      <w:del w:id="6580" w:author="Sammartano, Marc (BIC USA)" w:date="2014-07-20T12:14:00Z">
        <w:r w:rsidDel="00E16070">
          <w:rPr>
            <w:noProof/>
          </w:rPr>
          <w:delText>Gr.rotate.start angle, x, y{,&lt;obj_nvar&gt;}, 117</w:delText>
        </w:r>
      </w:del>
    </w:p>
    <w:p w:rsidR="00BF62D0" w:rsidDel="00E16070" w:rsidRDefault="00BF62D0">
      <w:pPr>
        <w:pStyle w:val="Index1"/>
        <w:tabs>
          <w:tab w:val="right" w:leader="dot" w:pos="9350"/>
        </w:tabs>
        <w:rPr>
          <w:del w:id="6581" w:author="Sammartano, Marc (BIC USA)" w:date="2014-07-20T12:14:00Z"/>
          <w:noProof/>
        </w:rPr>
      </w:pPr>
      <w:del w:id="6582" w:author="Sammartano, Marc (BIC USA)" w:date="2014-07-20T12:14:00Z">
        <w:r w:rsidDel="00E16070">
          <w:rPr>
            <w:noProof/>
          </w:rPr>
          <w:delText>Gr.save &lt;filename_sexp&gt; {,&lt;quality_nexp&gt;}, 120</w:delText>
        </w:r>
      </w:del>
    </w:p>
    <w:p w:rsidR="00BF62D0" w:rsidDel="00E16070" w:rsidRDefault="00BF62D0">
      <w:pPr>
        <w:pStyle w:val="Index1"/>
        <w:tabs>
          <w:tab w:val="right" w:leader="dot" w:pos="9350"/>
        </w:tabs>
        <w:rPr>
          <w:del w:id="6583" w:author="Sammartano, Marc (BIC USA)" w:date="2014-07-20T12:14:00Z"/>
          <w:noProof/>
        </w:rPr>
      </w:pPr>
      <w:del w:id="6584" w:author="Sammartano, Marc (BIC USA)" w:date="2014-07-20T12:14:00Z">
        <w:r w:rsidDel="00E16070">
          <w:rPr>
            <w:noProof/>
          </w:rPr>
          <w:delText>Gr.scale x_factor, y_factor, 108</w:delText>
        </w:r>
      </w:del>
    </w:p>
    <w:p w:rsidR="00BF62D0" w:rsidDel="00E16070" w:rsidRDefault="00BF62D0">
      <w:pPr>
        <w:pStyle w:val="Index1"/>
        <w:tabs>
          <w:tab w:val="right" w:leader="dot" w:pos="9350"/>
        </w:tabs>
        <w:rPr>
          <w:del w:id="6585" w:author="Sammartano, Marc (BIC USA)" w:date="2014-07-20T12:14:00Z"/>
          <w:noProof/>
        </w:rPr>
      </w:pPr>
      <w:del w:id="6586" w:author="Sammartano, Marc (BIC USA)" w:date="2014-07-20T12:14:00Z">
        <w:r w:rsidDel="00E16070">
          <w:rPr>
            <w:noProof/>
          </w:rPr>
          <w:delText>Gr.screen width, height{, density }, 108</w:delText>
        </w:r>
      </w:del>
    </w:p>
    <w:p w:rsidR="00BF62D0" w:rsidDel="00E16070" w:rsidRDefault="00BF62D0">
      <w:pPr>
        <w:pStyle w:val="Index1"/>
        <w:tabs>
          <w:tab w:val="right" w:leader="dot" w:pos="9350"/>
        </w:tabs>
        <w:rPr>
          <w:del w:id="6587" w:author="Sammartano, Marc (BIC USA)" w:date="2014-07-20T12:14:00Z"/>
          <w:noProof/>
        </w:rPr>
      </w:pPr>
      <w:del w:id="6588" w:author="Sammartano, Marc (BIC USA)" w:date="2014-07-20T12:14:00Z">
        <w:r w:rsidDel="00E16070">
          <w:rPr>
            <w:noProof/>
          </w:rPr>
          <w:delText>Gr.screen.to_bitmap &lt;bm_ptr_nvar&gt;, 120</w:delText>
        </w:r>
      </w:del>
    </w:p>
    <w:p w:rsidR="00BF62D0" w:rsidDel="00E16070" w:rsidRDefault="00BF62D0">
      <w:pPr>
        <w:pStyle w:val="Index1"/>
        <w:tabs>
          <w:tab w:val="right" w:leader="dot" w:pos="9350"/>
        </w:tabs>
        <w:rPr>
          <w:del w:id="6589" w:author="Sammartano, Marc (BIC USA)" w:date="2014-07-20T12:14:00Z"/>
          <w:noProof/>
        </w:rPr>
      </w:pPr>
      <w:del w:id="6590" w:author="Sammartano, Marc (BIC USA)" w:date="2014-07-20T12:14:00Z">
        <w:r w:rsidDel="00E16070">
          <w:rPr>
            <w:noProof/>
          </w:rPr>
          <w:delText>Gr.set.AntiAlias &lt;lexp&gt;, 107</w:delText>
        </w:r>
      </w:del>
    </w:p>
    <w:p w:rsidR="00BF62D0" w:rsidDel="00E16070" w:rsidRDefault="00BF62D0">
      <w:pPr>
        <w:pStyle w:val="Index1"/>
        <w:tabs>
          <w:tab w:val="right" w:leader="dot" w:pos="9350"/>
        </w:tabs>
        <w:rPr>
          <w:del w:id="6591" w:author="Sammartano, Marc (BIC USA)" w:date="2014-07-20T12:14:00Z"/>
          <w:noProof/>
        </w:rPr>
      </w:pPr>
      <w:del w:id="6592" w:author="Sammartano, Marc (BIC USA)" w:date="2014-07-20T12:14:00Z">
        <w:r w:rsidDel="00E16070">
          <w:rPr>
            <w:noProof/>
          </w:rPr>
          <w:delText>Gr.set.pixels &lt;object_number_nvar&gt;, pixels[{&lt;start&gt;,&lt;length&gt;}] {,x,y}, 111</w:delText>
        </w:r>
      </w:del>
    </w:p>
    <w:p w:rsidR="00BF62D0" w:rsidDel="00E16070" w:rsidRDefault="00BF62D0">
      <w:pPr>
        <w:pStyle w:val="Index1"/>
        <w:tabs>
          <w:tab w:val="right" w:leader="dot" w:pos="9350"/>
        </w:tabs>
        <w:rPr>
          <w:del w:id="6593" w:author="Sammartano, Marc (BIC USA)" w:date="2014-07-20T12:14:00Z"/>
          <w:noProof/>
        </w:rPr>
      </w:pPr>
      <w:del w:id="6594" w:author="Sammartano, Marc (BIC USA)" w:date="2014-07-20T12:14:00Z">
        <w:r w:rsidDel="00E16070">
          <w:rPr>
            <w:noProof/>
          </w:rPr>
          <w:delText>Gr.set.stroke &lt;nexp&gt;, 107</w:delText>
        </w:r>
      </w:del>
    </w:p>
    <w:p w:rsidR="00BF62D0" w:rsidDel="00E16070" w:rsidRDefault="00BF62D0">
      <w:pPr>
        <w:pStyle w:val="Index1"/>
        <w:tabs>
          <w:tab w:val="right" w:leader="dot" w:pos="9350"/>
        </w:tabs>
        <w:rPr>
          <w:del w:id="6595" w:author="Sammartano, Marc (BIC USA)" w:date="2014-07-20T12:14:00Z"/>
          <w:noProof/>
        </w:rPr>
      </w:pPr>
      <w:del w:id="6596" w:author="Sammartano, Marc (BIC USA)" w:date="2014-07-20T12:14:00Z">
        <w:r w:rsidDel="00E16070">
          <w:rPr>
            <w:noProof/>
          </w:rPr>
          <w:delText>Gr.show &lt;object_number_nvar&gt;, 112</w:delText>
        </w:r>
      </w:del>
    </w:p>
    <w:p w:rsidR="00BF62D0" w:rsidDel="00E16070" w:rsidRDefault="00BF62D0">
      <w:pPr>
        <w:pStyle w:val="Index1"/>
        <w:tabs>
          <w:tab w:val="right" w:leader="dot" w:pos="9350"/>
        </w:tabs>
        <w:rPr>
          <w:del w:id="6597" w:author="Sammartano, Marc (BIC USA)" w:date="2014-07-20T12:14:00Z"/>
          <w:noProof/>
        </w:rPr>
      </w:pPr>
      <w:del w:id="6598" w:author="Sammartano, Marc (BIC USA)" w:date="2014-07-20T12:14:00Z">
        <w:r w:rsidDel="00E16070">
          <w:rPr>
            <w:noProof/>
          </w:rPr>
          <w:delText>Gr.StatusBar.Show  &lt;nexp&gt;, 108</w:delText>
        </w:r>
      </w:del>
    </w:p>
    <w:p w:rsidR="00BF62D0" w:rsidDel="00E16070" w:rsidRDefault="00BF62D0">
      <w:pPr>
        <w:pStyle w:val="Index1"/>
        <w:tabs>
          <w:tab w:val="right" w:leader="dot" w:pos="9350"/>
        </w:tabs>
        <w:rPr>
          <w:del w:id="6599" w:author="Sammartano, Marc (BIC USA)" w:date="2014-07-20T12:14:00Z"/>
          <w:noProof/>
        </w:rPr>
      </w:pPr>
      <w:del w:id="6600" w:author="Sammartano, Marc (BIC USA)" w:date="2014-07-20T12:14:00Z">
        <w:r w:rsidDel="00E16070">
          <w:rPr>
            <w:noProof/>
          </w:rPr>
          <w:delText>Gr.text.align type, 113</w:delText>
        </w:r>
      </w:del>
    </w:p>
    <w:p w:rsidR="00BF62D0" w:rsidDel="00E16070" w:rsidRDefault="00BF62D0">
      <w:pPr>
        <w:pStyle w:val="Index1"/>
        <w:tabs>
          <w:tab w:val="right" w:leader="dot" w:pos="9350"/>
        </w:tabs>
        <w:rPr>
          <w:del w:id="6601" w:author="Sammartano, Marc (BIC USA)" w:date="2014-07-20T12:14:00Z"/>
          <w:noProof/>
        </w:rPr>
      </w:pPr>
      <w:del w:id="6602" w:author="Sammartano, Marc (BIC USA)" w:date="2014-07-20T12:14:00Z">
        <w:r w:rsidDel="00E16070">
          <w:rPr>
            <w:noProof/>
          </w:rPr>
          <w:delText>Gr.text.bold &lt;lexp&gt;, 114</w:delText>
        </w:r>
      </w:del>
    </w:p>
    <w:p w:rsidR="00BF62D0" w:rsidDel="00E16070" w:rsidRDefault="00BF62D0">
      <w:pPr>
        <w:pStyle w:val="Index1"/>
        <w:tabs>
          <w:tab w:val="right" w:leader="dot" w:pos="9350"/>
        </w:tabs>
        <w:rPr>
          <w:del w:id="6603" w:author="Sammartano, Marc (BIC USA)" w:date="2014-07-20T12:14:00Z"/>
          <w:noProof/>
        </w:rPr>
      </w:pPr>
      <w:del w:id="6604" w:author="Sammartano, Marc (BIC USA)" w:date="2014-07-20T12:14:00Z">
        <w:r w:rsidDel="00E16070">
          <w:rPr>
            <w:noProof/>
          </w:rPr>
          <w:delText>Gr.text.draw &lt;object_number_nvar&gt;, &lt;x_nexp&gt;, &lt;y_nexp&gt;, &lt;text_object_sexp&gt;, 115</w:delText>
        </w:r>
      </w:del>
    </w:p>
    <w:p w:rsidR="00BF62D0" w:rsidDel="00E16070" w:rsidRDefault="00BF62D0">
      <w:pPr>
        <w:pStyle w:val="Index1"/>
        <w:tabs>
          <w:tab w:val="right" w:leader="dot" w:pos="9350"/>
        </w:tabs>
        <w:rPr>
          <w:del w:id="6605" w:author="Sammartano, Marc (BIC USA)" w:date="2014-07-20T12:14:00Z"/>
          <w:noProof/>
        </w:rPr>
      </w:pPr>
      <w:del w:id="6606" w:author="Sammartano, Marc (BIC USA)" w:date="2014-07-20T12:14:00Z">
        <w:r w:rsidDel="00E16070">
          <w:rPr>
            <w:noProof/>
          </w:rPr>
          <w:delText>Gr.text.size &lt;nexp&gt;, 113</w:delText>
        </w:r>
      </w:del>
    </w:p>
    <w:p w:rsidR="00BF62D0" w:rsidDel="00E16070" w:rsidRDefault="00BF62D0">
      <w:pPr>
        <w:pStyle w:val="Index1"/>
        <w:tabs>
          <w:tab w:val="right" w:leader="dot" w:pos="9350"/>
        </w:tabs>
        <w:rPr>
          <w:del w:id="6607" w:author="Sammartano, Marc (BIC USA)" w:date="2014-07-20T12:14:00Z"/>
          <w:noProof/>
        </w:rPr>
      </w:pPr>
      <w:del w:id="6608" w:author="Sammartano, Marc (BIC USA)" w:date="2014-07-20T12:14:00Z">
        <w:r w:rsidDel="00E16070">
          <w:rPr>
            <w:noProof/>
          </w:rPr>
          <w:delText>Gr.text.skew &lt;nexp&gt;, 114</w:delText>
        </w:r>
      </w:del>
    </w:p>
    <w:p w:rsidR="00BF62D0" w:rsidDel="00E16070" w:rsidRDefault="00BF62D0">
      <w:pPr>
        <w:pStyle w:val="Index1"/>
        <w:tabs>
          <w:tab w:val="right" w:leader="dot" w:pos="9350"/>
        </w:tabs>
        <w:rPr>
          <w:del w:id="6609" w:author="Sammartano, Marc (BIC USA)" w:date="2014-07-20T12:14:00Z"/>
          <w:noProof/>
        </w:rPr>
      </w:pPr>
      <w:del w:id="6610" w:author="Sammartano, Marc (BIC USA)" w:date="2014-07-20T12:14:00Z">
        <w:r w:rsidDel="00E16070">
          <w:rPr>
            <w:noProof/>
          </w:rPr>
          <w:delText>Gr.text.strike &lt;lexp&gt;, 114</w:delText>
        </w:r>
      </w:del>
    </w:p>
    <w:p w:rsidR="00BF62D0" w:rsidDel="00E16070" w:rsidRDefault="00BF62D0">
      <w:pPr>
        <w:pStyle w:val="Index1"/>
        <w:tabs>
          <w:tab w:val="right" w:leader="dot" w:pos="9350"/>
        </w:tabs>
        <w:rPr>
          <w:del w:id="6611" w:author="Sammartano, Marc (BIC USA)" w:date="2014-07-20T12:14:00Z"/>
          <w:noProof/>
        </w:rPr>
      </w:pPr>
      <w:del w:id="6612" w:author="Sammartano, Marc (BIC USA)" w:date="2014-07-20T12:14:00Z">
        <w:r w:rsidDel="00E16070">
          <w:rPr>
            <w:noProof/>
          </w:rPr>
          <w:delText>Gr.text.typeface &lt;nexp&gt;, 114</w:delText>
        </w:r>
      </w:del>
    </w:p>
    <w:p w:rsidR="00BF62D0" w:rsidDel="00E16070" w:rsidRDefault="00BF62D0">
      <w:pPr>
        <w:pStyle w:val="Index1"/>
        <w:tabs>
          <w:tab w:val="right" w:leader="dot" w:pos="9350"/>
        </w:tabs>
        <w:rPr>
          <w:del w:id="6613" w:author="Sammartano, Marc (BIC USA)" w:date="2014-07-20T12:14:00Z"/>
          <w:noProof/>
        </w:rPr>
      </w:pPr>
      <w:del w:id="6614" w:author="Sammartano, Marc (BIC USA)" w:date="2014-07-20T12:14:00Z">
        <w:r w:rsidDel="00E16070">
          <w:rPr>
            <w:noProof/>
          </w:rPr>
          <w:delText>Gr.text.underline &lt;lexp&gt;, 114</w:delText>
        </w:r>
      </w:del>
    </w:p>
    <w:p w:rsidR="00BF62D0" w:rsidDel="00E16070" w:rsidRDefault="00BF62D0">
      <w:pPr>
        <w:pStyle w:val="Index1"/>
        <w:tabs>
          <w:tab w:val="right" w:leader="dot" w:pos="9350"/>
        </w:tabs>
        <w:rPr>
          <w:del w:id="6615" w:author="Sammartano, Marc (BIC USA)" w:date="2014-07-20T12:14:00Z"/>
          <w:noProof/>
        </w:rPr>
      </w:pPr>
      <w:del w:id="6616" w:author="Sammartano, Marc (BIC USA)" w:date="2014-07-20T12:14:00Z">
        <w:r w:rsidDel="00E16070">
          <w:rPr>
            <w:noProof/>
          </w:rPr>
          <w:delText>Gr.text.width &lt;nvar&gt;, &lt;sexp&gt;, 113</w:delText>
        </w:r>
      </w:del>
    </w:p>
    <w:p w:rsidR="00BF62D0" w:rsidDel="00E16070" w:rsidRDefault="00BF62D0">
      <w:pPr>
        <w:pStyle w:val="Index1"/>
        <w:tabs>
          <w:tab w:val="right" w:leader="dot" w:pos="9350"/>
        </w:tabs>
        <w:rPr>
          <w:del w:id="6617" w:author="Sammartano, Marc (BIC USA)" w:date="2014-07-20T12:14:00Z"/>
          <w:noProof/>
        </w:rPr>
      </w:pPr>
      <w:del w:id="6618" w:author="Sammartano, Marc (BIC USA)" w:date="2014-07-20T12:14:00Z">
        <w:r w:rsidDel="00E16070">
          <w:rPr>
            <w:noProof/>
          </w:rPr>
          <w:delText>Gr.touch touched, x, y, 112</w:delText>
        </w:r>
      </w:del>
    </w:p>
    <w:p w:rsidR="00BF62D0" w:rsidDel="00E16070" w:rsidRDefault="00BF62D0">
      <w:pPr>
        <w:pStyle w:val="Index1"/>
        <w:tabs>
          <w:tab w:val="right" w:leader="dot" w:pos="9350"/>
        </w:tabs>
        <w:rPr>
          <w:del w:id="6619" w:author="Sammartano, Marc (BIC USA)" w:date="2014-07-20T12:14:00Z"/>
          <w:noProof/>
        </w:rPr>
      </w:pPr>
      <w:del w:id="6620" w:author="Sammartano, Marc (BIC USA)" w:date="2014-07-20T12:14:00Z">
        <w:r w:rsidDel="00E16070">
          <w:rPr>
            <w:noProof/>
          </w:rPr>
          <w:delText>Gr.touch2 touched, x, y, 113</w:delText>
        </w:r>
      </w:del>
    </w:p>
    <w:p w:rsidR="00BF62D0" w:rsidDel="00E16070" w:rsidRDefault="00BF62D0">
      <w:pPr>
        <w:pStyle w:val="Index1"/>
        <w:tabs>
          <w:tab w:val="right" w:leader="dot" w:pos="9350"/>
        </w:tabs>
        <w:rPr>
          <w:del w:id="6621" w:author="Sammartano, Marc (BIC USA)" w:date="2014-07-20T12:14:00Z"/>
          <w:noProof/>
        </w:rPr>
      </w:pPr>
      <w:del w:id="6622" w:author="Sammartano, Marc (BIC USA)" w:date="2014-07-20T12:14:00Z">
        <w:r w:rsidDel="00E16070">
          <w:rPr>
            <w:noProof/>
          </w:rPr>
          <w:delText>Gr_collision ( &lt;object_1_nvar&gt;, &lt;object_2_nvar&gt;), 50, 122</w:delText>
        </w:r>
      </w:del>
    </w:p>
    <w:p w:rsidR="00BF62D0" w:rsidDel="00E16070" w:rsidRDefault="00BF62D0">
      <w:pPr>
        <w:pStyle w:val="Index1"/>
        <w:tabs>
          <w:tab w:val="right" w:leader="dot" w:pos="9350"/>
        </w:tabs>
        <w:rPr>
          <w:del w:id="6623" w:author="Sammartano, Marc (BIC USA)" w:date="2014-07-20T12:14:00Z"/>
          <w:noProof/>
        </w:rPr>
      </w:pPr>
      <w:del w:id="6624" w:author="Sammartano, Marc (BIC USA)" w:date="2014-07-20T12:14:00Z">
        <w:r w:rsidDel="00E16070">
          <w:rPr>
            <w:noProof/>
          </w:rPr>
          <w:delText>GrabFile &lt;result_svar&gt;, &lt;path_sexp&gt;{, &lt;unicode_flag_lexp&gt;}, 76</w:delText>
        </w:r>
      </w:del>
    </w:p>
    <w:p w:rsidR="00BF62D0" w:rsidDel="00E16070" w:rsidRDefault="00BF62D0">
      <w:pPr>
        <w:pStyle w:val="Index1"/>
        <w:tabs>
          <w:tab w:val="right" w:leader="dot" w:pos="9350"/>
        </w:tabs>
        <w:rPr>
          <w:del w:id="6625" w:author="Sammartano, Marc (BIC USA)" w:date="2014-07-20T12:14:00Z"/>
          <w:noProof/>
        </w:rPr>
      </w:pPr>
      <w:del w:id="6626" w:author="Sammartano, Marc (BIC USA)" w:date="2014-07-20T12:14:00Z">
        <w:r w:rsidDel="00E16070">
          <w:rPr>
            <w:noProof/>
          </w:rPr>
          <w:delText>GrabURL &lt;result_svar&gt;, &lt;url_sexp&gt;{, &lt;timeout_nexp&gt;}, 76</w:delText>
        </w:r>
      </w:del>
    </w:p>
    <w:p w:rsidR="00BF62D0" w:rsidDel="00E16070" w:rsidRDefault="00BF62D0">
      <w:pPr>
        <w:pStyle w:val="Index1"/>
        <w:tabs>
          <w:tab w:val="right" w:leader="dot" w:pos="9350"/>
        </w:tabs>
        <w:rPr>
          <w:del w:id="6627" w:author="Sammartano, Marc (BIC USA)" w:date="2014-07-20T12:14:00Z"/>
          <w:noProof/>
        </w:rPr>
      </w:pPr>
      <w:del w:id="6628" w:author="Sammartano, Marc (BIC USA)" w:date="2014-07-20T12:14:00Z">
        <w:r w:rsidDel="00E16070">
          <w:rPr>
            <w:noProof/>
          </w:rPr>
          <w:delText>Headset &lt;state_nvar&gt;, &lt;type_svar&gt;, &lt;mic_nvar&gt;, 100</w:delText>
        </w:r>
      </w:del>
    </w:p>
    <w:p w:rsidR="00BF62D0" w:rsidDel="00E16070" w:rsidRDefault="00BF62D0">
      <w:pPr>
        <w:pStyle w:val="Index1"/>
        <w:tabs>
          <w:tab w:val="right" w:leader="dot" w:pos="9350"/>
        </w:tabs>
        <w:rPr>
          <w:del w:id="6629" w:author="Sammartano, Marc (BIC USA)" w:date="2014-07-20T12:14:00Z"/>
          <w:noProof/>
        </w:rPr>
      </w:pPr>
      <w:del w:id="6630" w:author="Sammartano, Marc (BIC USA)" w:date="2014-07-20T12:14:00Z">
        <w:r w:rsidRPr="00965A16" w:rsidDel="00E16070">
          <w:rPr>
            <w:rFonts w:eastAsia="Times New Roman"/>
            <w:noProof/>
          </w:rPr>
          <w:delText>HEX$(&lt;nexp&gt;)</w:delText>
        </w:r>
        <w:r w:rsidDel="00E16070">
          <w:rPr>
            <w:noProof/>
          </w:rPr>
          <w:delText>, 53</w:delText>
        </w:r>
      </w:del>
    </w:p>
    <w:p w:rsidR="00BF62D0" w:rsidDel="00E16070" w:rsidRDefault="00BF62D0">
      <w:pPr>
        <w:pStyle w:val="Index1"/>
        <w:tabs>
          <w:tab w:val="right" w:leader="dot" w:pos="9350"/>
        </w:tabs>
        <w:rPr>
          <w:del w:id="6631" w:author="Sammartano, Marc (BIC USA)" w:date="2014-07-20T12:14:00Z"/>
          <w:noProof/>
        </w:rPr>
      </w:pPr>
      <w:del w:id="6632" w:author="Sammartano, Marc (BIC USA)" w:date="2014-07-20T12:14:00Z">
        <w:r w:rsidDel="00E16070">
          <w:rPr>
            <w:noProof/>
          </w:rPr>
          <w:delText>HEX(&lt;sexp&gt;), 49</w:delText>
        </w:r>
      </w:del>
    </w:p>
    <w:p w:rsidR="00BF62D0" w:rsidDel="00E16070" w:rsidRDefault="00BF62D0">
      <w:pPr>
        <w:pStyle w:val="Index1"/>
        <w:tabs>
          <w:tab w:val="right" w:leader="dot" w:pos="9350"/>
        </w:tabs>
        <w:rPr>
          <w:del w:id="6633" w:author="Sammartano, Marc (BIC USA)" w:date="2014-07-20T12:14:00Z"/>
          <w:noProof/>
        </w:rPr>
      </w:pPr>
      <w:del w:id="6634" w:author="Sammartano, Marc (BIC USA)" w:date="2014-07-20T12:14:00Z">
        <w:r w:rsidDel="00E16070">
          <w:rPr>
            <w:noProof/>
          </w:rPr>
          <w:delText>Home, 101</w:delText>
        </w:r>
      </w:del>
    </w:p>
    <w:p w:rsidR="00BF62D0" w:rsidDel="00E16070" w:rsidRDefault="00BF62D0">
      <w:pPr>
        <w:pStyle w:val="Index1"/>
        <w:tabs>
          <w:tab w:val="right" w:leader="dot" w:pos="9350"/>
        </w:tabs>
        <w:rPr>
          <w:del w:id="6635" w:author="Sammartano, Marc (BIC USA)" w:date="2014-07-20T12:14:00Z"/>
          <w:noProof/>
        </w:rPr>
      </w:pPr>
      <w:del w:id="6636" w:author="Sammartano, Marc (BIC USA)" w:date="2014-07-20T12:14:00Z">
        <w:r w:rsidDel="00E16070">
          <w:rPr>
            <w:noProof/>
          </w:rPr>
          <w:delText>Html.clear.cache, 81</w:delText>
        </w:r>
      </w:del>
    </w:p>
    <w:p w:rsidR="00BF62D0" w:rsidDel="00E16070" w:rsidRDefault="00BF62D0">
      <w:pPr>
        <w:pStyle w:val="Index1"/>
        <w:tabs>
          <w:tab w:val="right" w:leader="dot" w:pos="9350"/>
        </w:tabs>
        <w:rPr>
          <w:del w:id="6637" w:author="Sammartano, Marc (BIC USA)" w:date="2014-07-20T12:14:00Z"/>
          <w:noProof/>
        </w:rPr>
      </w:pPr>
      <w:del w:id="6638" w:author="Sammartano, Marc (BIC USA)" w:date="2014-07-20T12:14:00Z">
        <w:r w:rsidDel="00E16070">
          <w:rPr>
            <w:noProof/>
          </w:rPr>
          <w:delText>Html.clear.history, 81</w:delText>
        </w:r>
      </w:del>
    </w:p>
    <w:p w:rsidR="00BF62D0" w:rsidDel="00E16070" w:rsidRDefault="00BF62D0">
      <w:pPr>
        <w:pStyle w:val="Index1"/>
        <w:tabs>
          <w:tab w:val="right" w:leader="dot" w:pos="9350"/>
        </w:tabs>
        <w:rPr>
          <w:del w:id="6639" w:author="Sammartano, Marc (BIC USA)" w:date="2014-07-20T12:14:00Z"/>
          <w:noProof/>
        </w:rPr>
      </w:pPr>
      <w:del w:id="6640" w:author="Sammartano, Marc (BIC USA)" w:date="2014-07-20T12:14:00Z">
        <w:r w:rsidDel="00E16070">
          <w:rPr>
            <w:noProof/>
          </w:rPr>
          <w:delText>Html.close, 81</w:delText>
        </w:r>
      </w:del>
    </w:p>
    <w:p w:rsidR="00BF62D0" w:rsidDel="00E16070" w:rsidRDefault="00BF62D0">
      <w:pPr>
        <w:pStyle w:val="Index1"/>
        <w:tabs>
          <w:tab w:val="right" w:leader="dot" w:pos="9350"/>
        </w:tabs>
        <w:rPr>
          <w:del w:id="6641" w:author="Sammartano, Marc (BIC USA)" w:date="2014-07-20T12:14:00Z"/>
          <w:noProof/>
        </w:rPr>
      </w:pPr>
      <w:del w:id="6642" w:author="Sammartano, Marc (BIC USA)" w:date="2014-07-20T12:14:00Z">
        <w:r w:rsidDel="00E16070">
          <w:rPr>
            <w:noProof/>
          </w:rPr>
          <w:delText>Html.get.datalink &lt;data_svar&gt;, 80</w:delText>
        </w:r>
      </w:del>
    </w:p>
    <w:p w:rsidR="00BF62D0" w:rsidDel="00E16070" w:rsidRDefault="00BF62D0">
      <w:pPr>
        <w:pStyle w:val="Index1"/>
        <w:tabs>
          <w:tab w:val="right" w:leader="dot" w:pos="9350"/>
        </w:tabs>
        <w:rPr>
          <w:del w:id="6643" w:author="Sammartano, Marc (BIC USA)" w:date="2014-07-20T12:14:00Z"/>
          <w:noProof/>
        </w:rPr>
      </w:pPr>
      <w:del w:id="6644" w:author="Sammartano, Marc (BIC USA)" w:date="2014-07-20T12:14:00Z">
        <w:r w:rsidDel="00E16070">
          <w:rPr>
            <w:noProof/>
          </w:rPr>
          <w:delText>Html.go.back, 81</w:delText>
        </w:r>
      </w:del>
    </w:p>
    <w:p w:rsidR="00BF62D0" w:rsidDel="00E16070" w:rsidRDefault="00BF62D0">
      <w:pPr>
        <w:pStyle w:val="Index1"/>
        <w:tabs>
          <w:tab w:val="right" w:leader="dot" w:pos="9350"/>
        </w:tabs>
        <w:rPr>
          <w:del w:id="6645" w:author="Sammartano, Marc (BIC USA)" w:date="2014-07-20T12:14:00Z"/>
          <w:noProof/>
        </w:rPr>
      </w:pPr>
      <w:del w:id="6646" w:author="Sammartano, Marc (BIC USA)" w:date="2014-07-20T12:14:00Z">
        <w:r w:rsidDel="00E16070">
          <w:rPr>
            <w:noProof/>
          </w:rPr>
          <w:delText>Html.go.forward, 81</w:delText>
        </w:r>
      </w:del>
    </w:p>
    <w:p w:rsidR="00BF62D0" w:rsidDel="00E16070" w:rsidRDefault="00BF62D0">
      <w:pPr>
        <w:pStyle w:val="Index1"/>
        <w:tabs>
          <w:tab w:val="right" w:leader="dot" w:pos="9350"/>
        </w:tabs>
        <w:rPr>
          <w:del w:id="6647" w:author="Sammartano, Marc (BIC USA)" w:date="2014-07-20T12:14:00Z"/>
          <w:noProof/>
        </w:rPr>
      </w:pPr>
      <w:del w:id="6648" w:author="Sammartano, Marc (BIC USA)" w:date="2014-07-20T12:14:00Z">
        <w:r w:rsidDel="00E16070">
          <w:rPr>
            <w:noProof/>
          </w:rPr>
          <w:delText>Html.load.string &lt;html_sexp&gt;, 79</w:delText>
        </w:r>
      </w:del>
    </w:p>
    <w:p w:rsidR="00BF62D0" w:rsidDel="00E16070" w:rsidRDefault="00BF62D0">
      <w:pPr>
        <w:pStyle w:val="Index1"/>
        <w:tabs>
          <w:tab w:val="right" w:leader="dot" w:pos="9350"/>
        </w:tabs>
        <w:rPr>
          <w:del w:id="6649" w:author="Sammartano, Marc (BIC USA)" w:date="2014-07-20T12:14:00Z"/>
          <w:noProof/>
        </w:rPr>
      </w:pPr>
      <w:del w:id="6650" w:author="Sammartano, Marc (BIC USA)" w:date="2014-07-20T12:14:00Z">
        <w:r w:rsidDel="00E16070">
          <w:rPr>
            <w:noProof/>
          </w:rPr>
          <w:delText>Html.load.url &lt;file_sexp&gt;, 79</w:delText>
        </w:r>
      </w:del>
    </w:p>
    <w:p w:rsidR="00BF62D0" w:rsidDel="00E16070" w:rsidRDefault="00BF62D0">
      <w:pPr>
        <w:pStyle w:val="Index1"/>
        <w:tabs>
          <w:tab w:val="right" w:leader="dot" w:pos="9350"/>
        </w:tabs>
        <w:rPr>
          <w:del w:id="6651" w:author="Sammartano, Marc (BIC USA)" w:date="2014-07-20T12:14:00Z"/>
          <w:noProof/>
        </w:rPr>
      </w:pPr>
      <w:del w:id="6652" w:author="Sammartano, Marc (BIC USA)" w:date="2014-07-20T12:14:00Z">
        <w:r w:rsidDel="00E16070">
          <w:rPr>
            <w:noProof/>
          </w:rPr>
          <w:delText>Html.open {&lt;show_status_bar_nexp&gt;}, 79</w:delText>
        </w:r>
      </w:del>
    </w:p>
    <w:p w:rsidR="00BF62D0" w:rsidDel="00E16070" w:rsidRDefault="00BF62D0">
      <w:pPr>
        <w:pStyle w:val="Index1"/>
        <w:tabs>
          <w:tab w:val="right" w:leader="dot" w:pos="9350"/>
        </w:tabs>
        <w:rPr>
          <w:del w:id="6653" w:author="Sammartano, Marc (BIC USA)" w:date="2014-07-20T12:14:00Z"/>
          <w:noProof/>
        </w:rPr>
      </w:pPr>
      <w:del w:id="6654" w:author="Sammartano, Marc (BIC USA)" w:date="2014-07-20T12:14:00Z">
        <w:r w:rsidDel="00E16070">
          <w:rPr>
            <w:noProof/>
          </w:rPr>
          <w:delText>Html.post &lt;url_sexp&gt;, &lt;list_nexp&gt;, 79</w:delText>
        </w:r>
      </w:del>
    </w:p>
    <w:p w:rsidR="00BF62D0" w:rsidDel="00E16070" w:rsidRDefault="00BF62D0">
      <w:pPr>
        <w:pStyle w:val="Index1"/>
        <w:tabs>
          <w:tab w:val="right" w:leader="dot" w:pos="9350"/>
        </w:tabs>
        <w:rPr>
          <w:del w:id="6655" w:author="Sammartano, Marc (BIC USA)" w:date="2014-07-20T12:14:00Z"/>
          <w:noProof/>
        </w:rPr>
      </w:pPr>
      <w:del w:id="6656" w:author="Sammartano, Marc (BIC USA)" w:date="2014-07-20T12:14:00Z">
        <w:r w:rsidDel="00E16070">
          <w:rPr>
            <w:noProof/>
          </w:rPr>
          <w:delText>Http.post &lt;url_sexp&gt;, &lt;list_nexp&gt;, &lt;result_svar&gt;, 99</w:delText>
        </w:r>
      </w:del>
    </w:p>
    <w:p w:rsidR="00BF62D0" w:rsidDel="00E16070" w:rsidRDefault="00BF62D0">
      <w:pPr>
        <w:pStyle w:val="Index1"/>
        <w:tabs>
          <w:tab w:val="right" w:leader="dot" w:pos="9350"/>
        </w:tabs>
        <w:rPr>
          <w:del w:id="6657" w:author="Sammartano, Marc (BIC USA)" w:date="2014-07-20T12:14:00Z"/>
          <w:noProof/>
        </w:rPr>
      </w:pPr>
      <w:del w:id="6658" w:author="Sammartano, Marc (BIC USA)" w:date="2014-07-20T12:14:00Z">
        <w:r w:rsidDel="00E16070">
          <w:rPr>
            <w:noProof/>
          </w:rPr>
          <w:delText>HYPOT(&lt;nexp_x&gt;, &lt;nexp_y), 48</w:delText>
        </w:r>
      </w:del>
    </w:p>
    <w:p w:rsidR="00BF62D0" w:rsidDel="00E16070" w:rsidRDefault="00BF62D0">
      <w:pPr>
        <w:pStyle w:val="Index1"/>
        <w:tabs>
          <w:tab w:val="right" w:leader="dot" w:pos="9350"/>
        </w:tabs>
        <w:rPr>
          <w:del w:id="6659" w:author="Sammartano, Marc (BIC USA)" w:date="2014-07-20T12:14:00Z"/>
          <w:noProof/>
        </w:rPr>
      </w:pPr>
      <w:del w:id="6660" w:author="Sammartano, Marc (BIC USA)" w:date="2014-07-20T12:14:00Z">
        <w:r w:rsidDel="00E16070">
          <w:rPr>
            <w:noProof/>
          </w:rPr>
          <w:delText>If  - Then - Else, 57</w:delText>
        </w:r>
      </w:del>
    </w:p>
    <w:p w:rsidR="00BF62D0" w:rsidDel="00E16070" w:rsidRDefault="00BF62D0">
      <w:pPr>
        <w:pStyle w:val="Index1"/>
        <w:tabs>
          <w:tab w:val="right" w:leader="dot" w:pos="9350"/>
        </w:tabs>
        <w:rPr>
          <w:del w:id="6661" w:author="Sammartano, Marc (BIC USA)" w:date="2014-07-20T12:14:00Z"/>
          <w:noProof/>
        </w:rPr>
      </w:pPr>
      <w:del w:id="6662" w:author="Sammartano, Marc (BIC USA)" w:date="2014-07-20T12:14:00Z">
        <w:r w:rsidDel="00E16070">
          <w:rPr>
            <w:noProof/>
          </w:rPr>
          <w:delText>If  - Then - Else - Elseif - Endif, 56</w:delText>
        </w:r>
      </w:del>
    </w:p>
    <w:p w:rsidR="00BF62D0" w:rsidDel="00E16070" w:rsidRDefault="00BF62D0">
      <w:pPr>
        <w:pStyle w:val="Index1"/>
        <w:tabs>
          <w:tab w:val="right" w:leader="dot" w:pos="9350"/>
        </w:tabs>
        <w:rPr>
          <w:del w:id="6663" w:author="Sammartano, Marc (BIC USA)" w:date="2014-07-20T12:14:00Z"/>
          <w:noProof/>
        </w:rPr>
      </w:pPr>
      <w:del w:id="6664" w:author="Sammartano, Marc (BIC USA)" w:date="2014-07-20T12:14:00Z">
        <w:r w:rsidDel="00E16070">
          <w:rPr>
            <w:noProof/>
          </w:rPr>
          <w:delText>Include FileNamePath, 94</w:delText>
        </w:r>
      </w:del>
    </w:p>
    <w:p w:rsidR="00BF62D0" w:rsidDel="00E16070" w:rsidRDefault="00BF62D0">
      <w:pPr>
        <w:pStyle w:val="Index1"/>
        <w:tabs>
          <w:tab w:val="right" w:leader="dot" w:pos="9350"/>
        </w:tabs>
        <w:rPr>
          <w:del w:id="6665" w:author="Sammartano, Marc (BIC USA)" w:date="2014-07-20T12:14:00Z"/>
          <w:noProof/>
        </w:rPr>
      </w:pPr>
      <w:del w:id="6666" w:author="Sammartano, Marc (BIC USA)" w:date="2014-07-20T12:14:00Z">
        <w:r w:rsidDel="00E16070">
          <w:rPr>
            <w:noProof/>
          </w:rPr>
          <w:delText>Inkey$ &lt;svar&gt;, 70</w:delText>
        </w:r>
      </w:del>
    </w:p>
    <w:p w:rsidR="00BF62D0" w:rsidDel="00E16070" w:rsidRDefault="00BF62D0">
      <w:pPr>
        <w:pStyle w:val="Index1"/>
        <w:tabs>
          <w:tab w:val="right" w:leader="dot" w:pos="9350"/>
        </w:tabs>
        <w:rPr>
          <w:del w:id="6667" w:author="Sammartano, Marc (BIC USA)" w:date="2014-07-20T12:14:00Z"/>
          <w:noProof/>
        </w:rPr>
      </w:pPr>
      <w:del w:id="6668" w:author="Sammartano, Marc (BIC USA)" w:date="2014-07-20T12:14:00Z">
        <w:r w:rsidDel="00E16070">
          <w:rPr>
            <w:noProof/>
          </w:rPr>
          <w:delText>Input &lt;Prompt_sexp&gt;, &lt;nvar&gt;|&lt;svar&gt;, {&lt;Default_sexp&gt;|&lt;Default_nexp&gt;}, 69</w:delText>
        </w:r>
      </w:del>
    </w:p>
    <w:p w:rsidR="00BF62D0" w:rsidDel="00E16070" w:rsidRDefault="00BF62D0">
      <w:pPr>
        <w:pStyle w:val="Index1"/>
        <w:tabs>
          <w:tab w:val="right" w:leader="dot" w:pos="9350"/>
        </w:tabs>
        <w:rPr>
          <w:del w:id="6669" w:author="Sammartano, Marc (BIC USA)" w:date="2014-07-20T12:14:00Z"/>
          <w:noProof/>
        </w:rPr>
      </w:pPr>
      <w:del w:id="6670" w:author="Sammartano, Marc (BIC USA)" w:date="2014-07-20T12:14:00Z">
        <w:r w:rsidDel="00E16070">
          <w:rPr>
            <w:noProof/>
          </w:rPr>
          <w:lastRenderedPageBreak/>
          <w:delText>INT(&lt;nexp&gt;), 46</w:delText>
        </w:r>
      </w:del>
    </w:p>
    <w:p w:rsidR="00BF62D0" w:rsidDel="00E16070" w:rsidRDefault="00BF62D0">
      <w:pPr>
        <w:pStyle w:val="Index1"/>
        <w:tabs>
          <w:tab w:val="right" w:leader="dot" w:pos="9350"/>
        </w:tabs>
        <w:rPr>
          <w:del w:id="6671" w:author="Sammartano, Marc (BIC USA)" w:date="2014-07-20T12:14:00Z"/>
          <w:noProof/>
        </w:rPr>
      </w:pPr>
      <w:del w:id="6672" w:author="Sammartano, Marc (BIC USA)" w:date="2014-07-20T12:14:00Z">
        <w:r w:rsidRPr="00965A16" w:rsidDel="00E16070">
          <w:rPr>
            <w:rFonts w:eastAsia="Times New Roman"/>
            <w:noProof/>
          </w:rPr>
          <w:delText>Is_In(&lt;Search_for</w:delText>
        </w:r>
        <w:r w:rsidDel="00E16070">
          <w:rPr>
            <w:noProof/>
          </w:rPr>
          <w:delText>_sexp&gt;</w:delText>
        </w:r>
        <w:r w:rsidRPr="00965A16" w:rsidDel="00E16070">
          <w:rPr>
            <w:rFonts w:eastAsia="Times New Roman"/>
            <w:noProof/>
          </w:rPr>
          <w:delText>, &lt;Search_in</w:delText>
        </w:r>
        <w:r w:rsidDel="00E16070">
          <w:rPr>
            <w:noProof/>
          </w:rPr>
          <w:delText>_sexp&gt;{, &lt;start_nexp&gt;}, 49</w:delText>
        </w:r>
      </w:del>
    </w:p>
    <w:p w:rsidR="00BF62D0" w:rsidDel="00E16070" w:rsidRDefault="00BF62D0">
      <w:pPr>
        <w:pStyle w:val="Index1"/>
        <w:tabs>
          <w:tab w:val="right" w:leader="dot" w:pos="9350"/>
        </w:tabs>
        <w:rPr>
          <w:del w:id="6673" w:author="Sammartano, Marc (BIC USA)" w:date="2014-07-20T12:14:00Z"/>
          <w:noProof/>
        </w:rPr>
      </w:pPr>
      <w:del w:id="6674" w:author="Sammartano, Marc (BIC USA)" w:date="2014-07-20T12:14:00Z">
        <w:r w:rsidDel="00E16070">
          <w:rPr>
            <w:noProof/>
          </w:rPr>
          <w:delText>Kb.hide, 71</w:delText>
        </w:r>
      </w:del>
    </w:p>
    <w:p w:rsidR="00BF62D0" w:rsidDel="00E16070" w:rsidRDefault="00BF62D0">
      <w:pPr>
        <w:pStyle w:val="Index1"/>
        <w:tabs>
          <w:tab w:val="right" w:leader="dot" w:pos="9350"/>
        </w:tabs>
        <w:rPr>
          <w:del w:id="6675" w:author="Sammartano, Marc (BIC USA)" w:date="2014-07-20T12:14:00Z"/>
          <w:noProof/>
        </w:rPr>
      </w:pPr>
      <w:del w:id="6676" w:author="Sammartano, Marc (BIC USA)" w:date="2014-07-20T12:14:00Z">
        <w:r w:rsidDel="00E16070">
          <w:rPr>
            <w:noProof/>
          </w:rPr>
          <w:delText>Kb.toggle, 70</w:delText>
        </w:r>
      </w:del>
    </w:p>
    <w:p w:rsidR="00BF62D0" w:rsidDel="00E16070" w:rsidRDefault="00BF62D0">
      <w:pPr>
        <w:pStyle w:val="Index1"/>
        <w:tabs>
          <w:tab w:val="right" w:leader="dot" w:pos="9350"/>
        </w:tabs>
        <w:rPr>
          <w:del w:id="6677" w:author="Sammartano, Marc (BIC USA)" w:date="2014-07-20T12:14:00Z"/>
          <w:noProof/>
        </w:rPr>
      </w:pPr>
      <w:del w:id="6678" w:author="Sammartano, Marc (BIC USA)" w:date="2014-07-20T12:14:00Z">
        <w:r w:rsidDel="00E16070">
          <w:rPr>
            <w:noProof/>
          </w:rPr>
          <w:delText>Key.Resume, 63</w:delText>
        </w:r>
      </w:del>
    </w:p>
    <w:p w:rsidR="00BF62D0" w:rsidDel="00E16070" w:rsidRDefault="00BF62D0">
      <w:pPr>
        <w:pStyle w:val="Index1"/>
        <w:tabs>
          <w:tab w:val="right" w:leader="dot" w:pos="9350"/>
        </w:tabs>
        <w:rPr>
          <w:del w:id="6679" w:author="Sammartano, Marc (BIC USA)" w:date="2014-07-20T12:14:00Z"/>
          <w:noProof/>
        </w:rPr>
      </w:pPr>
      <w:del w:id="6680" w:author="Sammartano, Marc (BIC USA)" w:date="2014-07-20T12:14:00Z">
        <w:r w:rsidRPr="00965A16" w:rsidDel="00E16070">
          <w:rPr>
            <w:rFonts w:eastAsia="Times New Roman"/>
            <w:noProof/>
          </w:rPr>
          <w:delText xml:space="preserve">LEFT$ (&lt;sexp&gt;, </w:delText>
        </w:r>
        <w:r w:rsidDel="00E16070">
          <w:rPr>
            <w:noProof/>
          </w:rPr>
          <w:delText>&lt;nexp&gt;</w:delText>
        </w:r>
        <w:r w:rsidRPr="00965A16" w:rsidDel="00E16070">
          <w:rPr>
            <w:rFonts w:eastAsia="Times New Roman"/>
            <w:noProof/>
          </w:rPr>
          <w:delText>)</w:delText>
        </w:r>
        <w:r w:rsidDel="00E16070">
          <w:rPr>
            <w:noProof/>
          </w:rPr>
          <w:delText>, 51</w:delText>
        </w:r>
      </w:del>
    </w:p>
    <w:p w:rsidR="00BF62D0" w:rsidDel="00E16070" w:rsidRDefault="00BF62D0">
      <w:pPr>
        <w:pStyle w:val="Index1"/>
        <w:tabs>
          <w:tab w:val="right" w:leader="dot" w:pos="9350"/>
        </w:tabs>
        <w:rPr>
          <w:del w:id="6681" w:author="Sammartano, Marc (BIC USA)" w:date="2014-07-20T12:14:00Z"/>
          <w:noProof/>
        </w:rPr>
      </w:pPr>
      <w:del w:id="6682" w:author="Sammartano, Marc (BIC USA)" w:date="2014-07-20T12:14:00Z">
        <w:r w:rsidDel="00E16070">
          <w:rPr>
            <w:noProof/>
          </w:rPr>
          <w:delText>LEN(&lt;sexp&gt;), 49</w:delText>
        </w:r>
      </w:del>
    </w:p>
    <w:p w:rsidR="00BF62D0" w:rsidDel="00E16070" w:rsidRDefault="00BF62D0">
      <w:pPr>
        <w:pStyle w:val="Index1"/>
        <w:tabs>
          <w:tab w:val="right" w:leader="dot" w:pos="9350"/>
        </w:tabs>
        <w:rPr>
          <w:del w:id="6683" w:author="Sammartano, Marc (BIC USA)" w:date="2014-07-20T12:14:00Z"/>
          <w:noProof/>
        </w:rPr>
      </w:pPr>
      <w:del w:id="6684" w:author="Sammartano, Marc (BIC USA)" w:date="2014-07-20T12:14:00Z">
        <w:r w:rsidDel="00E16070">
          <w:rPr>
            <w:noProof/>
          </w:rPr>
          <w:delText>LET, 44</w:delText>
        </w:r>
      </w:del>
    </w:p>
    <w:p w:rsidR="00BF62D0" w:rsidDel="00E16070" w:rsidRDefault="00BF62D0">
      <w:pPr>
        <w:pStyle w:val="Index1"/>
        <w:tabs>
          <w:tab w:val="right" w:leader="dot" w:pos="9350"/>
        </w:tabs>
        <w:rPr>
          <w:del w:id="6685" w:author="Sammartano, Marc (BIC USA)" w:date="2014-07-20T12:14:00Z"/>
          <w:noProof/>
        </w:rPr>
      </w:pPr>
      <w:del w:id="6686" w:author="Sammartano, Marc (BIC USA)" w:date="2014-07-20T12:14:00Z">
        <w:r w:rsidDel="00E16070">
          <w:rPr>
            <w:noProof/>
          </w:rPr>
          <w:delText>List.add &lt;pointer_nexp&gt;, &lt;nexp&gt;{,&lt;nexp&gt;...,&lt;nexp&gt;}, 36</w:delText>
        </w:r>
      </w:del>
    </w:p>
    <w:p w:rsidR="00BF62D0" w:rsidDel="00E16070" w:rsidRDefault="00BF62D0">
      <w:pPr>
        <w:pStyle w:val="Index1"/>
        <w:tabs>
          <w:tab w:val="right" w:leader="dot" w:pos="9350"/>
        </w:tabs>
        <w:rPr>
          <w:del w:id="6687" w:author="Sammartano, Marc (BIC USA)" w:date="2014-07-20T12:14:00Z"/>
          <w:noProof/>
        </w:rPr>
      </w:pPr>
      <w:del w:id="6688" w:author="Sammartano, Marc (BIC USA)" w:date="2014-07-20T12:14:00Z">
        <w:r w:rsidDel="00E16070">
          <w:rPr>
            <w:noProof/>
          </w:rPr>
          <w:delText>List.add.array numeric_list_pointer, Array[{&lt;start&gt;,&lt;length&gt;}], 37</w:delText>
        </w:r>
      </w:del>
    </w:p>
    <w:p w:rsidR="00BF62D0" w:rsidDel="00E16070" w:rsidRDefault="00BF62D0">
      <w:pPr>
        <w:pStyle w:val="Index1"/>
        <w:tabs>
          <w:tab w:val="right" w:leader="dot" w:pos="9350"/>
        </w:tabs>
        <w:rPr>
          <w:del w:id="6689" w:author="Sammartano, Marc (BIC USA)" w:date="2014-07-20T12:14:00Z"/>
          <w:noProof/>
        </w:rPr>
      </w:pPr>
      <w:del w:id="6690" w:author="Sammartano, Marc (BIC USA)" w:date="2014-07-20T12:14:00Z">
        <w:r w:rsidDel="00E16070">
          <w:rPr>
            <w:noProof/>
          </w:rPr>
          <w:delText>List.add.array string_list_pointer, Array$[{&lt;start&gt;,&lt;length&gt;}], 37</w:delText>
        </w:r>
      </w:del>
    </w:p>
    <w:p w:rsidR="00BF62D0" w:rsidDel="00E16070" w:rsidRDefault="00BF62D0">
      <w:pPr>
        <w:pStyle w:val="Index1"/>
        <w:tabs>
          <w:tab w:val="right" w:leader="dot" w:pos="9350"/>
        </w:tabs>
        <w:rPr>
          <w:del w:id="6691" w:author="Sammartano, Marc (BIC USA)" w:date="2014-07-20T12:14:00Z"/>
          <w:noProof/>
        </w:rPr>
      </w:pPr>
      <w:del w:id="6692" w:author="Sammartano, Marc (BIC USA)" w:date="2014-07-20T12:14:00Z">
        <w:r w:rsidDel="00E16070">
          <w:rPr>
            <w:noProof/>
          </w:rPr>
          <w:delText>List.add.list &lt;destination_list_pointer_nexp&gt;, &lt;source_list_pointer_nexp&gt;, 37</w:delText>
        </w:r>
      </w:del>
    </w:p>
    <w:p w:rsidR="00BF62D0" w:rsidDel="00E16070" w:rsidRDefault="00BF62D0">
      <w:pPr>
        <w:pStyle w:val="Index1"/>
        <w:tabs>
          <w:tab w:val="right" w:leader="dot" w:pos="9350"/>
        </w:tabs>
        <w:rPr>
          <w:del w:id="6693" w:author="Sammartano, Marc (BIC USA)" w:date="2014-07-20T12:14:00Z"/>
          <w:noProof/>
        </w:rPr>
      </w:pPr>
      <w:del w:id="6694" w:author="Sammartano, Marc (BIC USA)" w:date="2014-07-20T12:14:00Z">
        <w:r w:rsidDel="00E16070">
          <w:rPr>
            <w:noProof/>
          </w:rPr>
          <w:delText>List.clear &lt;pointer_nexp&gt;, 38</w:delText>
        </w:r>
      </w:del>
    </w:p>
    <w:p w:rsidR="00BF62D0" w:rsidDel="00E16070" w:rsidRDefault="00BF62D0">
      <w:pPr>
        <w:pStyle w:val="Index1"/>
        <w:tabs>
          <w:tab w:val="right" w:leader="dot" w:pos="9350"/>
        </w:tabs>
        <w:rPr>
          <w:del w:id="6695" w:author="Sammartano, Marc (BIC USA)" w:date="2014-07-20T12:14:00Z"/>
          <w:noProof/>
        </w:rPr>
      </w:pPr>
      <w:del w:id="6696" w:author="Sammartano, Marc (BIC USA)" w:date="2014-07-20T12:14:00Z">
        <w:r w:rsidDel="00E16070">
          <w:rPr>
            <w:noProof/>
          </w:rPr>
          <w:delText>List.create N|S, &lt;pointer_nvar&gt;, 36</w:delText>
        </w:r>
      </w:del>
    </w:p>
    <w:p w:rsidR="00BF62D0" w:rsidDel="00E16070" w:rsidRDefault="00BF62D0">
      <w:pPr>
        <w:pStyle w:val="Index1"/>
        <w:tabs>
          <w:tab w:val="right" w:leader="dot" w:pos="9350"/>
        </w:tabs>
        <w:rPr>
          <w:del w:id="6697" w:author="Sammartano, Marc (BIC USA)" w:date="2014-07-20T12:14:00Z"/>
          <w:noProof/>
        </w:rPr>
      </w:pPr>
      <w:del w:id="6698" w:author="Sammartano, Marc (BIC USA)" w:date="2014-07-20T12:14:00Z">
        <w:r w:rsidDel="00E16070">
          <w:rPr>
            <w:noProof/>
          </w:rPr>
          <w:delText>List.get &lt;pointer_nexp&gt;,&lt;index_nexp&gt;, &lt;svar&gt;|&lt;nvar&gt;, 37</w:delText>
        </w:r>
      </w:del>
    </w:p>
    <w:p w:rsidR="00BF62D0" w:rsidDel="00E16070" w:rsidRDefault="00BF62D0">
      <w:pPr>
        <w:pStyle w:val="Index1"/>
        <w:tabs>
          <w:tab w:val="right" w:leader="dot" w:pos="9350"/>
        </w:tabs>
        <w:rPr>
          <w:del w:id="6699" w:author="Sammartano, Marc (BIC USA)" w:date="2014-07-20T12:14:00Z"/>
          <w:noProof/>
        </w:rPr>
      </w:pPr>
      <w:del w:id="6700" w:author="Sammartano, Marc (BIC USA)" w:date="2014-07-20T12:14:00Z">
        <w:r w:rsidDel="00E16070">
          <w:rPr>
            <w:noProof/>
          </w:rPr>
          <w:delText>List.insert &lt;pointer_nexp&gt;, &lt;index_nexp&gt;, &lt;sexp&gt;|&lt;nexp&gt;, 37</w:delText>
        </w:r>
      </w:del>
    </w:p>
    <w:p w:rsidR="00BF62D0" w:rsidDel="00E16070" w:rsidRDefault="00BF62D0">
      <w:pPr>
        <w:pStyle w:val="Index1"/>
        <w:tabs>
          <w:tab w:val="right" w:leader="dot" w:pos="9350"/>
        </w:tabs>
        <w:rPr>
          <w:del w:id="6701" w:author="Sammartano, Marc (BIC USA)" w:date="2014-07-20T12:14:00Z"/>
          <w:noProof/>
        </w:rPr>
      </w:pPr>
      <w:del w:id="6702" w:author="Sammartano, Marc (BIC USA)" w:date="2014-07-20T12:14:00Z">
        <w:r w:rsidDel="00E16070">
          <w:rPr>
            <w:noProof/>
          </w:rPr>
          <w:delText>List.remove &lt;pointer_nexp&gt;,&lt;index_nexp&gt;, 37</w:delText>
        </w:r>
      </w:del>
    </w:p>
    <w:p w:rsidR="00BF62D0" w:rsidDel="00E16070" w:rsidRDefault="00BF62D0">
      <w:pPr>
        <w:pStyle w:val="Index1"/>
        <w:tabs>
          <w:tab w:val="right" w:leader="dot" w:pos="9350"/>
        </w:tabs>
        <w:rPr>
          <w:del w:id="6703" w:author="Sammartano, Marc (BIC USA)" w:date="2014-07-20T12:14:00Z"/>
          <w:noProof/>
        </w:rPr>
      </w:pPr>
      <w:del w:id="6704" w:author="Sammartano, Marc (BIC USA)" w:date="2014-07-20T12:14:00Z">
        <w:r w:rsidDel="00E16070">
          <w:rPr>
            <w:noProof/>
          </w:rPr>
          <w:delText>List.replace &lt;pointer_nexp&gt;,&lt;index_nexp&gt;, &lt;sexp&gt;|&lt;nexp&gt;, 37</w:delText>
        </w:r>
      </w:del>
    </w:p>
    <w:p w:rsidR="00BF62D0" w:rsidDel="00E16070" w:rsidRDefault="00BF62D0">
      <w:pPr>
        <w:pStyle w:val="Index1"/>
        <w:tabs>
          <w:tab w:val="right" w:leader="dot" w:pos="9350"/>
        </w:tabs>
        <w:rPr>
          <w:del w:id="6705" w:author="Sammartano, Marc (BIC USA)" w:date="2014-07-20T12:14:00Z"/>
          <w:noProof/>
        </w:rPr>
      </w:pPr>
      <w:del w:id="6706" w:author="Sammartano, Marc (BIC USA)" w:date="2014-07-20T12:14:00Z">
        <w:r w:rsidDel="00E16070">
          <w:rPr>
            <w:noProof/>
          </w:rPr>
          <w:delText>List.search &lt;pointer_nexp&gt;, value|value$, &lt;result_nvar&gt;{,&lt;start_nexp&gt;}, 38</w:delText>
        </w:r>
      </w:del>
    </w:p>
    <w:p w:rsidR="00BF62D0" w:rsidDel="00E16070" w:rsidRDefault="00BF62D0">
      <w:pPr>
        <w:pStyle w:val="Index1"/>
        <w:tabs>
          <w:tab w:val="right" w:leader="dot" w:pos="9350"/>
        </w:tabs>
        <w:rPr>
          <w:del w:id="6707" w:author="Sammartano, Marc (BIC USA)" w:date="2014-07-20T12:14:00Z"/>
          <w:noProof/>
        </w:rPr>
      </w:pPr>
      <w:del w:id="6708" w:author="Sammartano, Marc (BIC USA)" w:date="2014-07-20T12:14:00Z">
        <w:r w:rsidDel="00E16070">
          <w:rPr>
            <w:noProof/>
          </w:rPr>
          <w:delText>List.size &lt;pointer_nexp&gt;, &lt;nvar&gt;, 38</w:delText>
        </w:r>
      </w:del>
    </w:p>
    <w:p w:rsidR="00BF62D0" w:rsidDel="00E16070" w:rsidRDefault="00BF62D0">
      <w:pPr>
        <w:pStyle w:val="Index1"/>
        <w:tabs>
          <w:tab w:val="right" w:leader="dot" w:pos="9350"/>
        </w:tabs>
        <w:rPr>
          <w:del w:id="6709" w:author="Sammartano, Marc (BIC USA)" w:date="2014-07-20T12:14:00Z"/>
          <w:noProof/>
        </w:rPr>
      </w:pPr>
      <w:del w:id="6710" w:author="Sammartano, Marc (BIC USA)" w:date="2014-07-20T12:14:00Z">
        <w:r w:rsidDel="00E16070">
          <w:rPr>
            <w:noProof/>
          </w:rPr>
          <w:delText>List.ToArray &lt;pointer_nexp&gt;, Array$[] | Array[], 38</w:delText>
        </w:r>
      </w:del>
    </w:p>
    <w:p w:rsidR="00BF62D0" w:rsidDel="00E16070" w:rsidRDefault="00BF62D0">
      <w:pPr>
        <w:pStyle w:val="Index1"/>
        <w:tabs>
          <w:tab w:val="right" w:leader="dot" w:pos="9350"/>
        </w:tabs>
        <w:rPr>
          <w:del w:id="6711" w:author="Sammartano, Marc (BIC USA)" w:date="2014-07-20T12:14:00Z"/>
          <w:noProof/>
        </w:rPr>
      </w:pPr>
      <w:del w:id="6712" w:author="Sammartano, Marc (BIC USA)" w:date="2014-07-20T12:14:00Z">
        <w:r w:rsidDel="00E16070">
          <w:rPr>
            <w:noProof/>
          </w:rPr>
          <w:delText>List.type &lt;pointer_nexp&gt;, &lt;svar&gt;, 38</w:delText>
        </w:r>
      </w:del>
    </w:p>
    <w:p w:rsidR="00BF62D0" w:rsidDel="00E16070" w:rsidRDefault="00BF62D0">
      <w:pPr>
        <w:pStyle w:val="Index1"/>
        <w:tabs>
          <w:tab w:val="right" w:leader="dot" w:pos="9350"/>
        </w:tabs>
        <w:rPr>
          <w:del w:id="6713" w:author="Sammartano, Marc (BIC USA)" w:date="2014-07-20T12:14:00Z"/>
          <w:noProof/>
        </w:rPr>
      </w:pPr>
      <w:del w:id="6714" w:author="Sammartano, Marc (BIC USA)" w:date="2014-07-20T12:14:00Z">
        <w:r w:rsidDel="00E16070">
          <w:rPr>
            <w:noProof/>
          </w:rPr>
          <w:delText>LOG(&lt;nexp&gt;), 47</w:delText>
        </w:r>
      </w:del>
    </w:p>
    <w:p w:rsidR="00BF62D0" w:rsidDel="00E16070" w:rsidRDefault="00BF62D0">
      <w:pPr>
        <w:pStyle w:val="Index1"/>
        <w:tabs>
          <w:tab w:val="right" w:leader="dot" w:pos="9350"/>
        </w:tabs>
        <w:rPr>
          <w:del w:id="6715" w:author="Sammartano, Marc (BIC USA)" w:date="2014-07-20T12:14:00Z"/>
          <w:noProof/>
        </w:rPr>
      </w:pPr>
      <w:del w:id="6716" w:author="Sammartano, Marc (BIC USA)" w:date="2014-07-20T12:14:00Z">
        <w:r w:rsidDel="00E16070">
          <w:rPr>
            <w:noProof/>
          </w:rPr>
          <w:delText>LOG10(&lt;nexp&gt;), 47</w:delText>
        </w:r>
      </w:del>
    </w:p>
    <w:p w:rsidR="00BF62D0" w:rsidDel="00E16070" w:rsidRDefault="00BF62D0">
      <w:pPr>
        <w:pStyle w:val="Index1"/>
        <w:tabs>
          <w:tab w:val="right" w:leader="dot" w:pos="9350"/>
        </w:tabs>
        <w:rPr>
          <w:del w:id="6717" w:author="Sammartano, Marc (BIC USA)" w:date="2014-07-20T12:14:00Z"/>
          <w:noProof/>
        </w:rPr>
      </w:pPr>
      <w:del w:id="6718" w:author="Sammartano, Marc (BIC USA)" w:date="2014-07-20T12:14:00Z">
        <w:r w:rsidRPr="00965A16" w:rsidDel="00E16070">
          <w:rPr>
            <w:rFonts w:eastAsia="Times New Roman"/>
            <w:noProof/>
          </w:rPr>
          <w:delText>LOWER$(</w:delText>
        </w:r>
        <w:r w:rsidDel="00E16070">
          <w:rPr>
            <w:noProof/>
          </w:rPr>
          <w:delText>&lt;sexp&gt;</w:delText>
        </w:r>
        <w:r w:rsidRPr="00965A16" w:rsidDel="00E16070">
          <w:rPr>
            <w:rFonts w:eastAsia="Times New Roman"/>
            <w:noProof/>
          </w:rPr>
          <w:delText>)</w:delText>
        </w:r>
        <w:r w:rsidDel="00E16070">
          <w:rPr>
            <w:noProof/>
          </w:rPr>
          <w:delText>, 53</w:delText>
        </w:r>
      </w:del>
    </w:p>
    <w:p w:rsidR="00BF62D0" w:rsidDel="00E16070" w:rsidRDefault="00BF62D0">
      <w:pPr>
        <w:pStyle w:val="Index1"/>
        <w:tabs>
          <w:tab w:val="right" w:leader="dot" w:pos="9350"/>
        </w:tabs>
        <w:rPr>
          <w:del w:id="6719" w:author="Sammartano, Marc (BIC USA)" w:date="2014-07-20T12:14:00Z"/>
          <w:noProof/>
        </w:rPr>
      </w:pPr>
      <w:del w:id="6720" w:author="Sammartano, Marc (BIC USA)" w:date="2014-07-20T12:14:00Z">
        <w:r w:rsidDel="00E16070">
          <w:rPr>
            <w:noProof/>
          </w:rPr>
          <w:delText>MAX(&lt;nexp&gt;, &lt;nexp&gt;), 46</w:delText>
        </w:r>
      </w:del>
    </w:p>
    <w:p w:rsidR="00BF62D0" w:rsidDel="00E16070" w:rsidRDefault="00BF62D0">
      <w:pPr>
        <w:pStyle w:val="Index1"/>
        <w:tabs>
          <w:tab w:val="right" w:leader="dot" w:pos="9350"/>
        </w:tabs>
        <w:rPr>
          <w:del w:id="6721" w:author="Sammartano, Marc (BIC USA)" w:date="2014-07-20T12:14:00Z"/>
          <w:noProof/>
        </w:rPr>
      </w:pPr>
      <w:del w:id="6722" w:author="Sammartano, Marc (BIC USA)" w:date="2014-07-20T12:14:00Z">
        <w:r w:rsidDel="00E16070">
          <w:rPr>
            <w:noProof/>
          </w:rPr>
          <w:delText>MenuKey.resume, 63</w:delText>
        </w:r>
      </w:del>
    </w:p>
    <w:p w:rsidR="00BF62D0" w:rsidDel="00E16070" w:rsidRDefault="00BF62D0">
      <w:pPr>
        <w:pStyle w:val="Index1"/>
        <w:tabs>
          <w:tab w:val="right" w:leader="dot" w:pos="9350"/>
        </w:tabs>
        <w:rPr>
          <w:del w:id="6723" w:author="Sammartano, Marc (BIC USA)" w:date="2014-07-20T12:14:00Z"/>
          <w:noProof/>
        </w:rPr>
      </w:pPr>
      <w:del w:id="6724" w:author="Sammartano, Marc (BIC USA)" w:date="2014-07-20T12:14:00Z">
        <w:r w:rsidRPr="00965A16" w:rsidDel="00E16070">
          <w:rPr>
            <w:rFonts w:eastAsia="Times New Roman"/>
            <w:noProof/>
          </w:rPr>
          <w:delText xml:space="preserve">MID$(&lt;sexp&gt;, </w:delText>
        </w:r>
        <w:r w:rsidDel="00E16070">
          <w:rPr>
            <w:noProof/>
          </w:rPr>
          <w:delText>&lt;start_nexp&gt;{, &lt;count_nexp&gt;}</w:delText>
        </w:r>
        <w:r w:rsidRPr="00965A16" w:rsidDel="00E16070">
          <w:rPr>
            <w:rFonts w:eastAsia="Times New Roman"/>
            <w:noProof/>
          </w:rPr>
          <w:delText>)</w:delText>
        </w:r>
        <w:r w:rsidDel="00E16070">
          <w:rPr>
            <w:noProof/>
          </w:rPr>
          <w:delText>, 52</w:delText>
        </w:r>
      </w:del>
    </w:p>
    <w:p w:rsidR="00BF62D0" w:rsidDel="00E16070" w:rsidRDefault="00BF62D0">
      <w:pPr>
        <w:pStyle w:val="Index1"/>
        <w:tabs>
          <w:tab w:val="right" w:leader="dot" w:pos="9350"/>
        </w:tabs>
        <w:rPr>
          <w:del w:id="6725" w:author="Sammartano, Marc (BIC USA)" w:date="2014-07-20T12:14:00Z"/>
          <w:noProof/>
        </w:rPr>
      </w:pPr>
      <w:del w:id="6726" w:author="Sammartano, Marc (BIC USA)" w:date="2014-07-20T12:14:00Z">
        <w:r w:rsidDel="00E16070">
          <w:rPr>
            <w:noProof/>
          </w:rPr>
          <w:delText>MIN(&lt;nexp&gt;, &lt;nexp&gt;), 46</w:delText>
        </w:r>
      </w:del>
    </w:p>
    <w:p w:rsidR="00BF62D0" w:rsidDel="00E16070" w:rsidRDefault="00BF62D0">
      <w:pPr>
        <w:pStyle w:val="Index1"/>
        <w:tabs>
          <w:tab w:val="right" w:leader="dot" w:pos="9350"/>
        </w:tabs>
        <w:rPr>
          <w:del w:id="6727" w:author="Sammartano, Marc (BIC USA)" w:date="2014-07-20T12:14:00Z"/>
          <w:noProof/>
        </w:rPr>
      </w:pPr>
      <w:del w:id="6728" w:author="Sammartano, Marc (BIC USA)" w:date="2014-07-20T12:14:00Z">
        <w:r w:rsidDel="00E16070">
          <w:rPr>
            <w:noProof/>
          </w:rPr>
          <w:delText>MOD(&lt;nexp1&gt;, &lt;nexp2&gt;), 46</w:delText>
        </w:r>
      </w:del>
    </w:p>
    <w:p w:rsidR="00BF62D0" w:rsidDel="00E16070" w:rsidRDefault="00BF62D0">
      <w:pPr>
        <w:pStyle w:val="Index1"/>
        <w:tabs>
          <w:tab w:val="right" w:leader="dot" w:pos="9350"/>
        </w:tabs>
        <w:rPr>
          <w:del w:id="6729" w:author="Sammartano, Marc (BIC USA)" w:date="2014-07-20T12:14:00Z"/>
          <w:noProof/>
        </w:rPr>
      </w:pPr>
      <w:del w:id="6730" w:author="Sammartano, Marc (BIC USA)" w:date="2014-07-20T12:14:00Z">
        <w:r w:rsidDel="00E16070">
          <w:rPr>
            <w:noProof/>
          </w:rPr>
          <w:delText>MyPhoneNumber &lt;svar&gt;, 99</w:delText>
        </w:r>
      </w:del>
    </w:p>
    <w:p w:rsidR="00BF62D0" w:rsidDel="00E16070" w:rsidRDefault="00BF62D0">
      <w:pPr>
        <w:pStyle w:val="Index1"/>
        <w:tabs>
          <w:tab w:val="right" w:leader="dot" w:pos="9350"/>
        </w:tabs>
        <w:rPr>
          <w:del w:id="6731" w:author="Sammartano, Marc (BIC USA)" w:date="2014-07-20T12:14:00Z"/>
          <w:noProof/>
        </w:rPr>
      </w:pPr>
      <w:del w:id="6732" w:author="Sammartano, Marc (BIC USA)" w:date="2014-07-20T12:14:00Z">
        <w:r w:rsidDel="00E16070">
          <w:rPr>
            <w:noProof/>
          </w:rPr>
          <w:delText>Notify &lt;title_sexp&gt;, &lt;subtitle_sexp&gt;, &lt;alert_sexp&gt;, &lt;wait_lexp&gt;, 100</w:delText>
        </w:r>
      </w:del>
    </w:p>
    <w:p w:rsidR="00BF62D0" w:rsidDel="00E16070" w:rsidRDefault="00BF62D0">
      <w:pPr>
        <w:pStyle w:val="Index1"/>
        <w:tabs>
          <w:tab w:val="right" w:leader="dot" w:pos="9350"/>
        </w:tabs>
        <w:rPr>
          <w:del w:id="6733" w:author="Sammartano, Marc (BIC USA)" w:date="2014-07-20T12:14:00Z"/>
          <w:noProof/>
        </w:rPr>
      </w:pPr>
      <w:del w:id="6734" w:author="Sammartano, Marc (BIC USA)" w:date="2014-07-20T12:14:00Z">
        <w:r w:rsidDel="00E16070">
          <w:rPr>
            <w:noProof/>
          </w:rPr>
          <w:delText>OCT$(&lt;nexp&gt;, 53</w:delText>
        </w:r>
      </w:del>
    </w:p>
    <w:p w:rsidR="00BF62D0" w:rsidDel="00E16070" w:rsidRDefault="00BF62D0">
      <w:pPr>
        <w:pStyle w:val="Index1"/>
        <w:tabs>
          <w:tab w:val="right" w:leader="dot" w:pos="9350"/>
        </w:tabs>
        <w:rPr>
          <w:del w:id="6735" w:author="Sammartano, Marc (BIC USA)" w:date="2014-07-20T12:14:00Z"/>
          <w:noProof/>
        </w:rPr>
      </w:pPr>
      <w:del w:id="6736" w:author="Sammartano, Marc (BIC USA)" w:date="2014-07-20T12:14:00Z">
        <w:r w:rsidDel="00E16070">
          <w:rPr>
            <w:noProof/>
          </w:rPr>
          <w:delText>OCT(&lt;sexp&gt;), 49</w:delText>
        </w:r>
      </w:del>
    </w:p>
    <w:p w:rsidR="00BF62D0" w:rsidDel="00E16070" w:rsidRDefault="00BF62D0">
      <w:pPr>
        <w:pStyle w:val="Index1"/>
        <w:tabs>
          <w:tab w:val="right" w:leader="dot" w:pos="9350"/>
        </w:tabs>
        <w:rPr>
          <w:del w:id="6737" w:author="Sammartano, Marc (BIC USA)" w:date="2014-07-20T12:14:00Z"/>
          <w:noProof/>
        </w:rPr>
      </w:pPr>
      <w:del w:id="6738" w:author="Sammartano, Marc (BIC USA)" w:date="2014-07-20T12:14:00Z">
        <w:r w:rsidDel="00E16070">
          <w:rPr>
            <w:noProof/>
          </w:rPr>
          <w:delText>OnBackGround:, 101</w:delText>
        </w:r>
      </w:del>
    </w:p>
    <w:p w:rsidR="00BF62D0" w:rsidDel="00E16070" w:rsidRDefault="00BF62D0">
      <w:pPr>
        <w:pStyle w:val="Index1"/>
        <w:tabs>
          <w:tab w:val="right" w:leader="dot" w:pos="9350"/>
        </w:tabs>
        <w:rPr>
          <w:del w:id="6739" w:author="Sammartano, Marc (BIC USA)" w:date="2014-07-20T12:14:00Z"/>
          <w:noProof/>
        </w:rPr>
      </w:pPr>
      <w:del w:id="6740" w:author="Sammartano, Marc (BIC USA)" w:date="2014-07-20T12:14:00Z">
        <w:r w:rsidDel="00E16070">
          <w:rPr>
            <w:noProof/>
          </w:rPr>
          <w:delText>OnBackKey:, 62</w:delText>
        </w:r>
      </w:del>
    </w:p>
    <w:p w:rsidR="00BF62D0" w:rsidDel="00E16070" w:rsidRDefault="00BF62D0">
      <w:pPr>
        <w:pStyle w:val="Index1"/>
        <w:tabs>
          <w:tab w:val="right" w:leader="dot" w:pos="9350"/>
        </w:tabs>
        <w:rPr>
          <w:del w:id="6741" w:author="Sammartano, Marc (BIC USA)" w:date="2014-07-20T12:14:00Z"/>
          <w:noProof/>
        </w:rPr>
      </w:pPr>
      <w:del w:id="6742" w:author="Sammartano, Marc (BIC USA)" w:date="2014-07-20T12:14:00Z">
        <w:r w:rsidDel="00E16070">
          <w:rPr>
            <w:noProof/>
          </w:rPr>
          <w:delText>OnBtReadReady:, 88</w:delText>
        </w:r>
      </w:del>
    </w:p>
    <w:p w:rsidR="00BF62D0" w:rsidDel="00E16070" w:rsidRDefault="00BF62D0">
      <w:pPr>
        <w:pStyle w:val="Index1"/>
        <w:tabs>
          <w:tab w:val="right" w:leader="dot" w:pos="9350"/>
        </w:tabs>
        <w:rPr>
          <w:del w:id="6743" w:author="Sammartano, Marc (BIC USA)" w:date="2014-07-20T12:14:00Z"/>
          <w:noProof/>
        </w:rPr>
      </w:pPr>
      <w:del w:id="6744" w:author="Sammartano, Marc (BIC USA)" w:date="2014-07-20T12:14:00Z">
        <w:r w:rsidDel="00E16070">
          <w:rPr>
            <w:noProof/>
          </w:rPr>
          <w:delText>OnConsoleTouch:, 62</w:delText>
        </w:r>
      </w:del>
    </w:p>
    <w:p w:rsidR="00BF62D0" w:rsidDel="00E16070" w:rsidRDefault="00BF62D0">
      <w:pPr>
        <w:pStyle w:val="Index1"/>
        <w:tabs>
          <w:tab w:val="right" w:leader="dot" w:pos="9350"/>
        </w:tabs>
        <w:rPr>
          <w:del w:id="6745" w:author="Sammartano, Marc (BIC USA)" w:date="2014-07-20T12:14:00Z"/>
          <w:noProof/>
        </w:rPr>
      </w:pPr>
      <w:del w:id="6746" w:author="Sammartano, Marc (BIC USA)" w:date="2014-07-20T12:14:00Z">
        <w:r w:rsidDel="00E16070">
          <w:rPr>
            <w:noProof/>
          </w:rPr>
          <w:delText>OnError:, 61</w:delText>
        </w:r>
      </w:del>
    </w:p>
    <w:p w:rsidR="00BF62D0" w:rsidDel="00E16070" w:rsidRDefault="00BF62D0">
      <w:pPr>
        <w:pStyle w:val="Index1"/>
        <w:tabs>
          <w:tab w:val="right" w:leader="dot" w:pos="9350"/>
        </w:tabs>
        <w:rPr>
          <w:del w:id="6747" w:author="Sammartano, Marc (BIC USA)" w:date="2014-07-20T12:14:00Z"/>
          <w:noProof/>
        </w:rPr>
      </w:pPr>
      <w:del w:id="6748" w:author="Sammartano, Marc (BIC USA)" w:date="2014-07-20T12:14:00Z">
        <w:r w:rsidDel="00E16070">
          <w:rPr>
            <w:noProof/>
          </w:rPr>
          <w:delText>OnGRTouch:, 113</w:delText>
        </w:r>
      </w:del>
    </w:p>
    <w:p w:rsidR="00BF62D0" w:rsidDel="00E16070" w:rsidRDefault="00BF62D0">
      <w:pPr>
        <w:pStyle w:val="Index1"/>
        <w:tabs>
          <w:tab w:val="right" w:leader="dot" w:pos="9350"/>
        </w:tabs>
        <w:rPr>
          <w:del w:id="6749" w:author="Sammartano, Marc (BIC USA)" w:date="2014-07-20T12:14:00Z"/>
          <w:noProof/>
        </w:rPr>
      </w:pPr>
      <w:del w:id="6750" w:author="Sammartano, Marc (BIC USA)" w:date="2014-07-20T12:14:00Z">
        <w:r w:rsidDel="00E16070">
          <w:rPr>
            <w:noProof/>
          </w:rPr>
          <w:delText>OnKeyPress:, 63</w:delText>
        </w:r>
      </w:del>
    </w:p>
    <w:p w:rsidR="00BF62D0" w:rsidDel="00E16070" w:rsidRDefault="00BF62D0">
      <w:pPr>
        <w:pStyle w:val="Index1"/>
        <w:tabs>
          <w:tab w:val="right" w:leader="dot" w:pos="9350"/>
        </w:tabs>
        <w:rPr>
          <w:del w:id="6751" w:author="Sammartano, Marc (BIC USA)" w:date="2014-07-20T12:14:00Z"/>
          <w:noProof/>
        </w:rPr>
      </w:pPr>
      <w:del w:id="6752" w:author="Sammartano, Marc (BIC USA)" w:date="2014-07-20T12:14:00Z">
        <w:r w:rsidDel="00E16070">
          <w:rPr>
            <w:noProof/>
          </w:rPr>
          <w:delText>OnMenuKey:, 63</w:delText>
        </w:r>
      </w:del>
    </w:p>
    <w:p w:rsidR="00BF62D0" w:rsidDel="00E16070" w:rsidRDefault="00BF62D0">
      <w:pPr>
        <w:pStyle w:val="Index1"/>
        <w:tabs>
          <w:tab w:val="right" w:leader="dot" w:pos="9350"/>
        </w:tabs>
        <w:rPr>
          <w:del w:id="6753" w:author="Sammartano, Marc (BIC USA)" w:date="2014-07-20T12:14:00Z"/>
          <w:noProof/>
        </w:rPr>
      </w:pPr>
      <w:del w:id="6754" w:author="Sammartano, Marc (BIC USA)" w:date="2014-07-20T12:14:00Z">
        <w:r w:rsidDel="00E16070">
          <w:rPr>
            <w:noProof/>
          </w:rPr>
          <w:delText>OnTimer:, 93</w:delText>
        </w:r>
      </w:del>
    </w:p>
    <w:p w:rsidR="00BF62D0" w:rsidDel="00E16070" w:rsidRDefault="00BF62D0">
      <w:pPr>
        <w:pStyle w:val="Index1"/>
        <w:tabs>
          <w:tab w:val="right" w:leader="dot" w:pos="9350"/>
        </w:tabs>
        <w:rPr>
          <w:del w:id="6755" w:author="Sammartano, Marc (BIC USA)" w:date="2014-07-20T12:14:00Z"/>
          <w:noProof/>
        </w:rPr>
      </w:pPr>
      <w:del w:id="6756" w:author="Sammartano, Marc (BIC USA)" w:date="2014-07-20T12:14:00Z">
        <w:r w:rsidDel="00E16070">
          <w:rPr>
            <w:noProof/>
          </w:rPr>
          <w:delText>Pause &lt;ticks_nexp&gt;, 94</w:delText>
        </w:r>
      </w:del>
    </w:p>
    <w:p w:rsidR="00BF62D0" w:rsidDel="00E16070" w:rsidRDefault="00BF62D0">
      <w:pPr>
        <w:pStyle w:val="Index1"/>
        <w:tabs>
          <w:tab w:val="right" w:leader="dot" w:pos="9350"/>
        </w:tabs>
        <w:rPr>
          <w:del w:id="6757" w:author="Sammartano, Marc (BIC USA)" w:date="2014-07-20T12:14:00Z"/>
          <w:noProof/>
        </w:rPr>
      </w:pPr>
      <w:del w:id="6758" w:author="Sammartano, Marc (BIC USA)" w:date="2014-07-20T12:14:00Z">
        <w:r w:rsidDel="00E16070">
          <w:rPr>
            <w:noProof/>
          </w:rPr>
          <w:delText>Phone.call &lt;sexp&gt;, 99</w:delText>
        </w:r>
      </w:del>
    </w:p>
    <w:p w:rsidR="00BF62D0" w:rsidDel="00E16070" w:rsidRDefault="00BF62D0">
      <w:pPr>
        <w:pStyle w:val="Index1"/>
        <w:tabs>
          <w:tab w:val="right" w:leader="dot" w:pos="9350"/>
        </w:tabs>
        <w:rPr>
          <w:del w:id="6759" w:author="Sammartano, Marc (BIC USA)" w:date="2014-07-20T12:14:00Z"/>
          <w:noProof/>
        </w:rPr>
      </w:pPr>
      <w:del w:id="6760" w:author="Sammartano, Marc (BIC USA)" w:date="2014-07-20T12:14:00Z">
        <w:r w:rsidDel="00E16070">
          <w:rPr>
            <w:noProof/>
          </w:rPr>
          <w:delText>Phone.rcv.init, 99</w:delText>
        </w:r>
      </w:del>
    </w:p>
    <w:p w:rsidR="00BF62D0" w:rsidDel="00E16070" w:rsidRDefault="00BF62D0">
      <w:pPr>
        <w:pStyle w:val="Index1"/>
        <w:tabs>
          <w:tab w:val="right" w:leader="dot" w:pos="9350"/>
        </w:tabs>
        <w:rPr>
          <w:del w:id="6761" w:author="Sammartano, Marc (BIC USA)" w:date="2014-07-20T12:14:00Z"/>
          <w:noProof/>
        </w:rPr>
      </w:pPr>
      <w:del w:id="6762" w:author="Sammartano, Marc (BIC USA)" w:date="2014-07-20T12:14:00Z">
        <w:r w:rsidDel="00E16070">
          <w:rPr>
            <w:noProof/>
          </w:rPr>
          <w:delText>Phone.rcv.next  &lt;state_nvar&gt;, &lt;number_svar&gt;, 99</w:delText>
        </w:r>
      </w:del>
    </w:p>
    <w:p w:rsidR="00BF62D0" w:rsidDel="00E16070" w:rsidRDefault="00BF62D0">
      <w:pPr>
        <w:pStyle w:val="Index1"/>
        <w:tabs>
          <w:tab w:val="right" w:leader="dot" w:pos="9350"/>
        </w:tabs>
        <w:rPr>
          <w:del w:id="6763" w:author="Sammartano, Marc (BIC USA)" w:date="2014-07-20T12:14:00Z"/>
          <w:noProof/>
        </w:rPr>
      </w:pPr>
      <w:del w:id="6764" w:author="Sammartano, Marc (BIC USA)" w:date="2014-07-20T12:14:00Z">
        <w:r w:rsidDel="00E16070">
          <w:rPr>
            <w:noProof/>
          </w:rPr>
          <w:delText>PI(), 48</w:delText>
        </w:r>
      </w:del>
    </w:p>
    <w:p w:rsidR="00BF62D0" w:rsidDel="00E16070" w:rsidRDefault="00BF62D0">
      <w:pPr>
        <w:pStyle w:val="Index1"/>
        <w:tabs>
          <w:tab w:val="right" w:leader="dot" w:pos="9350"/>
        </w:tabs>
        <w:rPr>
          <w:del w:id="6765" w:author="Sammartano, Marc (BIC USA)" w:date="2014-07-20T12:14:00Z"/>
          <w:noProof/>
        </w:rPr>
      </w:pPr>
      <w:del w:id="6766" w:author="Sammartano, Marc (BIC USA)" w:date="2014-07-20T12:14:00Z">
        <w:r w:rsidDel="00E16070">
          <w:rPr>
            <w:noProof/>
          </w:rPr>
          <w:lastRenderedPageBreak/>
          <w:delText>Popup &lt;message_sexp&gt;, &lt;x_nexp&gt;, &lt;y_nexp&gt;, &lt;duration_nexp&gt;, 94</w:delText>
        </w:r>
      </w:del>
    </w:p>
    <w:p w:rsidR="00BF62D0" w:rsidDel="00E16070" w:rsidRDefault="00BF62D0">
      <w:pPr>
        <w:pStyle w:val="Index1"/>
        <w:tabs>
          <w:tab w:val="right" w:leader="dot" w:pos="9350"/>
        </w:tabs>
        <w:rPr>
          <w:del w:id="6767" w:author="Sammartano, Marc (BIC USA)" w:date="2014-07-20T12:14:00Z"/>
          <w:noProof/>
        </w:rPr>
      </w:pPr>
      <w:del w:id="6768" w:author="Sammartano, Marc (BIC USA)" w:date="2014-07-20T12:14:00Z">
        <w:r w:rsidDel="00E16070">
          <w:rPr>
            <w:noProof/>
          </w:rPr>
          <w:delText>POW(&lt;nexp1&gt;, &lt;nexp2&gt;), 48</w:delText>
        </w:r>
      </w:del>
    </w:p>
    <w:p w:rsidR="00BF62D0" w:rsidDel="00E16070" w:rsidRDefault="00BF62D0">
      <w:pPr>
        <w:pStyle w:val="Index1"/>
        <w:tabs>
          <w:tab w:val="right" w:leader="dot" w:pos="9350"/>
        </w:tabs>
        <w:rPr>
          <w:del w:id="6769" w:author="Sammartano, Marc (BIC USA)" w:date="2014-07-20T12:14:00Z"/>
          <w:noProof/>
        </w:rPr>
      </w:pPr>
      <w:del w:id="6770" w:author="Sammartano, Marc (BIC USA)" w:date="2014-07-20T12:14:00Z">
        <w:r w:rsidDel="00E16070">
          <w:rPr>
            <w:noProof/>
          </w:rPr>
          <w:delText>Print &lt;sexp&gt;|&lt;nexp&gt; {,|;} . . . . &lt;sexp&gt;|&lt;nexp&gt;{,|;}, 68</w:delText>
        </w:r>
      </w:del>
    </w:p>
    <w:p w:rsidR="00BF62D0" w:rsidDel="00E16070" w:rsidRDefault="00BF62D0">
      <w:pPr>
        <w:pStyle w:val="Index1"/>
        <w:tabs>
          <w:tab w:val="right" w:leader="dot" w:pos="9350"/>
        </w:tabs>
        <w:rPr>
          <w:del w:id="6771" w:author="Sammartano, Marc (BIC USA)" w:date="2014-07-20T12:14:00Z"/>
          <w:noProof/>
        </w:rPr>
      </w:pPr>
      <w:del w:id="6772" w:author="Sammartano, Marc (BIC USA)" w:date="2014-07-20T12:14:00Z">
        <w:r w:rsidDel="00E16070">
          <w:rPr>
            <w:noProof/>
          </w:rPr>
          <w:delText>RANDOMIZE(&lt;nexp&gt;), 45</w:delText>
        </w:r>
      </w:del>
    </w:p>
    <w:p w:rsidR="00BF62D0" w:rsidDel="00E16070" w:rsidRDefault="00BF62D0">
      <w:pPr>
        <w:pStyle w:val="Index1"/>
        <w:tabs>
          <w:tab w:val="right" w:leader="dot" w:pos="9350"/>
        </w:tabs>
        <w:rPr>
          <w:del w:id="6773" w:author="Sammartano, Marc (BIC USA)" w:date="2014-07-20T12:14:00Z"/>
          <w:noProof/>
        </w:rPr>
      </w:pPr>
      <w:del w:id="6774" w:author="Sammartano, Marc (BIC USA)" w:date="2014-07-20T12:14:00Z">
        <w:r w:rsidDel="00E16070">
          <w:rPr>
            <w:noProof/>
          </w:rPr>
          <w:delText>Read.data &lt;number&gt;|&lt;string&gt; {,&lt;number&gt;|&lt;string&gt;…,&lt;number&gt;|&lt;string&gt;}, 63</w:delText>
        </w:r>
      </w:del>
    </w:p>
    <w:p w:rsidR="00BF62D0" w:rsidDel="00E16070" w:rsidRDefault="00BF62D0">
      <w:pPr>
        <w:pStyle w:val="Index1"/>
        <w:tabs>
          <w:tab w:val="right" w:leader="dot" w:pos="9350"/>
        </w:tabs>
        <w:rPr>
          <w:del w:id="6775" w:author="Sammartano, Marc (BIC USA)" w:date="2014-07-20T12:14:00Z"/>
          <w:noProof/>
        </w:rPr>
      </w:pPr>
      <w:del w:id="6776" w:author="Sammartano, Marc (BIC USA)" w:date="2014-07-20T12:14:00Z">
        <w:r w:rsidDel="00E16070">
          <w:rPr>
            <w:noProof/>
          </w:rPr>
          <w:delText>Read.from &lt;nexp&gt;, 64</w:delText>
        </w:r>
      </w:del>
    </w:p>
    <w:p w:rsidR="00BF62D0" w:rsidDel="00E16070" w:rsidRDefault="00BF62D0">
      <w:pPr>
        <w:pStyle w:val="Index1"/>
        <w:tabs>
          <w:tab w:val="right" w:leader="dot" w:pos="9350"/>
        </w:tabs>
        <w:rPr>
          <w:del w:id="6777" w:author="Sammartano, Marc (BIC USA)" w:date="2014-07-20T12:14:00Z"/>
          <w:noProof/>
        </w:rPr>
      </w:pPr>
      <w:del w:id="6778" w:author="Sammartano, Marc (BIC USA)" w:date="2014-07-20T12:14:00Z">
        <w:r w:rsidDel="00E16070">
          <w:rPr>
            <w:noProof/>
          </w:rPr>
          <w:delText>Read.next  &lt;svar&gt;|&lt;nvar&gt;{,&lt;svar&gt;|&lt;nvar&gt;… , &lt;svar&gt;|&lt;nvar&gt;}, 64</w:delText>
        </w:r>
      </w:del>
    </w:p>
    <w:p w:rsidR="00BF62D0" w:rsidDel="00E16070" w:rsidRDefault="00BF62D0">
      <w:pPr>
        <w:pStyle w:val="Index1"/>
        <w:tabs>
          <w:tab w:val="right" w:leader="dot" w:pos="9350"/>
        </w:tabs>
        <w:rPr>
          <w:del w:id="6779" w:author="Sammartano, Marc (BIC USA)" w:date="2014-07-20T12:14:00Z"/>
          <w:noProof/>
        </w:rPr>
      </w:pPr>
      <w:del w:id="6780" w:author="Sammartano, Marc (BIC USA)" w:date="2014-07-20T12:14:00Z">
        <w:r w:rsidDel="00E16070">
          <w:rPr>
            <w:noProof/>
          </w:rPr>
          <w:delText>REM, 42</w:delText>
        </w:r>
      </w:del>
    </w:p>
    <w:p w:rsidR="00BF62D0" w:rsidDel="00E16070" w:rsidRDefault="00BF62D0">
      <w:pPr>
        <w:pStyle w:val="Index1"/>
        <w:tabs>
          <w:tab w:val="right" w:leader="dot" w:pos="9350"/>
        </w:tabs>
        <w:rPr>
          <w:del w:id="6781" w:author="Sammartano, Marc (BIC USA)" w:date="2014-07-20T12:14:00Z"/>
          <w:noProof/>
        </w:rPr>
      </w:pPr>
      <w:del w:id="6782" w:author="Sammartano, Marc (BIC USA)" w:date="2014-07-20T12:14:00Z">
        <w:r w:rsidRPr="00965A16" w:rsidDel="00E16070">
          <w:rPr>
            <w:rFonts w:eastAsia="Times New Roman"/>
            <w:noProof/>
          </w:rPr>
          <w:delText>REPLACE$( &lt;target_sexp&gt;, &lt;argument_sexp&gt;, &lt;replace_sexp&gt;)</w:delText>
        </w:r>
        <w:r w:rsidDel="00E16070">
          <w:rPr>
            <w:noProof/>
          </w:rPr>
          <w:delText>, 52</w:delText>
        </w:r>
      </w:del>
    </w:p>
    <w:p w:rsidR="00BF62D0" w:rsidDel="00E16070" w:rsidRDefault="00BF62D0">
      <w:pPr>
        <w:pStyle w:val="Index1"/>
        <w:tabs>
          <w:tab w:val="right" w:leader="dot" w:pos="9350"/>
        </w:tabs>
        <w:rPr>
          <w:del w:id="6783" w:author="Sammartano, Marc (BIC USA)" w:date="2014-07-20T12:14:00Z"/>
          <w:noProof/>
        </w:rPr>
      </w:pPr>
      <w:del w:id="6784" w:author="Sammartano, Marc (BIC USA)" w:date="2014-07-20T12:14:00Z">
        <w:r w:rsidRPr="00965A16" w:rsidDel="00E16070">
          <w:rPr>
            <w:rFonts w:eastAsia="Times New Roman"/>
            <w:noProof/>
          </w:rPr>
          <w:delText>RIGHT$(</w:delText>
        </w:r>
        <w:r w:rsidDel="00E16070">
          <w:rPr>
            <w:noProof/>
          </w:rPr>
          <w:delText>&lt;sexp&gt;, &lt;nexp&gt;</w:delText>
        </w:r>
        <w:r w:rsidRPr="00965A16" w:rsidDel="00E16070">
          <w:rPr>
            <w:rFonts w:eastAsia="Times New Roman"/>
            <w:noProof/>
          </w:rPr>
          <w:delText>)</w:delText>
        </w:r>
        <w:r w:rsidDel="00E16070">
          <w:rPr>
            <w:noProof/>
          </w:rPr>
          <w:delText>, 52</w:delText>
        </w:r>
      </w:del>
    </w:p>
    <w:p w:rsidR="00BF62D0" w:rsidDel="00E16070" w:rsidRDefault="00BF62D0">
      <w:pPr>
        <w:pStyle w:val="Index1"/>
        <w:tabs>
          <w:tab w:val="right" w:leader="dot" w:pos="9350"/>
        </w:tabs>
        <w:rPr>
          <w:del w:id="6785" w:author="Sammartano, Marc (BIC USA)" w:date="2014-07-20T12:14:00Z"/>
          <w:noProof/>
        </w:rPr>
      </w:pPr>
      <w:del w:id="6786" w:author="Sammartano, Marc (BIC USA)" w:date="2014-07-20T12:14:00Z">
        <w:r w:rsidDel="00E16070">
          <w:rPr>
            <w:noProof/>
          </w:rPr>
          <w:delText>RND(), 46</w:delText>
        </w:r>
      </w:del>
    </w:p>
    <w:p w:rsidR="00BF62D0" w:rsidDel="00E16070" w:rsidRDefault="00BF62D0">
      <w:pPr>
        <w:pStyle w:val="Index1"/>
        <w:tabs>
          <w:tab w:val="right" w:leader="dot" w:pos="9350"/>
        </w:tabs>
        <w:rPr>
          <w:del w:id="6787" w:author="Sammartano, Marc (BIC USA)" w:date="2014-07-20T12:14:00Z"/>
          <w:noProof/>
        </w:rPr>
      </w:pPr>
      <w:del w:id="6788" w:author="Sammartano, Marc (BIC USA)" w:date="2014-07-20T12:14:00Z">
        <w:r w:rsidDel="00E16070">
          <w:rPr>
            <w:noProof/>
          </w:rPr>
          <w:delText>ROUND(&lt;value_nexp&gt;{, &lt;count_nexp&gt;{, &lt;mode_sexp&gt;}}), 46</w:delText>
        </w:r>
      </w:del>
    </w:p>
    <w:p w:rsidR="00BF62D0" w:rsidDel="00E16070" w:rsidRDefault="00BF62D0">
      <w:pPr>
        <w:pStyle w:val="Index1"/>
        <w:tabs>
          <w:tab w:val="right" w:leader="dot" w:pos="9350"/>
        </w:tabs>
        <w:rPr>
          <w:del w:id="6789" w:author="Sammartano, Marc (BIC USA)" w:date="2014-07-20T12:14:00Z"/>
          <w:noProof/>
        </w:rPr>
      </w:pPr>
      <w:del w:id="6790" w:author="Sammartano, Marc (BIC USA)" w:date="2014-07-20T12:14:00Z">
        <w:r w:rsidDel="00E16070">
          <w:rPr>
            <w:noProof/>
          </w:rPr>
          <w:delText>Run &lt;filename_sexp&gt; {, &lt;data_sexp&gt;}, 60</w:delText>
        </w:r>
      </w:del>
    </w:p>
    <w:p w:rsidR="00BF62D0" w:rsidDel="00E16070" w:rsidRDefault="00BF62D0">
      <w:pPr>
        <w:pStyle w:val="Index1"/>
        <w:tabs>
          <w:tab w:val="right" w:leader="dot" w:pos="9350"/>
        </w:tabs>
        <w:rPr>
          <w:del w:id="6791" w:author="Sammartano, Marc (BIC USA)" w:date="2014-07-20T12:14:00Z"/>
          <w:noProof/>
        </w:rPr>
      </w:pPr>
      <w:del w:id="6792" w:author="Sammartano, Marc (BIC USA)" w:date="2014-07-20T12:14:00Z">
        <w:r w:rsidDel="00E16070">
          <w:rPr>
            <w:noProof/>
          </w:rPr>
          <w:delText>Select &lt;selection_nvar&gt;, &lt; Array$[]&gt;|&lt;list_nexp&gt;, {,&lt;title_sexp&gt; {, &lt;message_sexp&gt; } } {,&lt;press_lvar&gt; }, 94</w:delText>
        </w:r>
      </w:del>
    </w:p>
    <w:p w:rsidR="00BF62D0" w:rsidDel="00E16070" w:rsidRDefault="00BF62D0">
      <w:pPr>
        <w:pStyle w:val="Index1"/>
        <w:tabs>
          <w:tab w:val="right" w:leader="dot" w:pos="9350"/>
        </w:tabs>
        <w:rPr>
          <w:del w:id="6793" w:author="Sammartano, Marc (BIC USA)" w:date="2014-07-20T12:14:00Z"/>
          <w:noProof/>
        </w:rPr>
      </w:pPr>
      <w:del w:id="6794" w:author="Sammartano, Marc (BIC USA)" w:date="2014-07-20T12:14:00Z">
        <w:r w:rsidDel="00E16070">
          <w:rPr>
            <w:noProof/>
          </w:rPr>
          <w:delText>Sensors.close, 131</w:delText>
        </w:r>
      </w:del>
    </w:p>
    <w:p w:rsidR="00BF62D0" w:rsidDel="00E16070" w:rsidRDefault="00BF62D0">
      <w:pPr>
        <w:pStyle w:val="Index1"/>
        <w:tabs>
          <w:tab w:val="right" w:leader="dot" w:pos="9350"/>
        </w:tabs>
        <w:rPr>
          <w:del w:id="6795" w:author="Sammartano, Marc (BIC USA)" w:date="2014-07-20T12:14:00Z"/>
          <w:noProof/>
        </w:rPr>
      </w:pPr>
      <w:del w:id="6796" w:author="Sammartano, Marc (BIC USA)" w:date="2014-07-20T12:14:00Z">
        <w:r w:rsidDel="00E16070">
          <w:rPr>
            <w:noProof/>
          </w:rPr>
          <w:delText>Sensors.list &lt;sensor_array$[]&gt;, 130</w:delText>
        </w:r>
      </w:del>
    </w:p>
    <w:p w:rsidR="00BF62D0" w:rsidDel="00E16070" w:rsidRDefault="00BF62D0">
      <w:pPr>
        <w:pStyle w:val="Index1"/>
        <w:tabs>
          <w:tab w:val="right" w:leader="dot" w:pos="9350"/>
        </w:tabs>
        <w:rPr>
          <w:del w:id="6797" w:author="Sammartano, Marc (BIC USA)" w:date="2014-07-20T12:14:00Z"/>
          <w:noProof/>
        </w:rPr>
      </w:pPr>
      <w:del w:id="6798" w:author="Sammartano, Marc (BIC USA)" w:date="2014-07-20T12:14:00Z">
        <w:r w:rsidDel="00E16070">
          <w:rPr>
            <w:noProof/>
          </w:rPr>
          <w:delText>Sensors.open &lt;type_nexp&gt;{:&lt;delay_nexp&gt;}{, &lt;type_nexp&gt;{:&lt;delay_nexp&gt;}, ...}, 130</w:delText>
        </w:r>
      </w:del>
    </w:p>
    <w:p w:rsidR="00BF62D0" w:rsidDel="00E16070" w:rsidRDefault="00BF62D0">
      <w:pPr>
        <w:pStyle w:val="Index1"/>
        <w:tabs>
          <w:tab w:val="right" w:leader="dot" w:pos="9350"/>
        </w:tabs>
        <w:rPr>
          <w:del w:id="6799" w:author="Sammartano, Marc (BIC USA)" w:date="2014-07-20T12:14:00Z"/>
          <w:noProof/>
        </w:rPr>
      </w:pPr>
      <w:del w:id="6800" w:author="Sammartano, Marc (BIC USA)" w:date="2014-07-20T12:14:00Z">
        <w:r w:rsidDel="00E16070">
          <w:rPr>
            <w:noProof/>
          </w:rPr>
          <w:delText>Sensors.read sensor_type, p1, p2, p3, 130</w:delText>
        </w:r>
      </w:del>
    </w:p>
    <w:p w:rsidR="00BF62D0" w:rsidDel="00E16070" w:rsidRDefault="00BF62D0">
      <w:pPr>
        <w:pStyle w:val="Index1"/>
        <w:tabs>
          <w:tab w:val="right" w:leader="dot" w:pos="9350"/>
        </w:tabs>
        <w:rPr>
          <w:del w:id="6801" w:author="Sammartano, Marc (BIC USA)" w:date="2014-07-20T12:14:00Z"/>
          <w:noProof/>
        </w:rPr>
      </w:pPr>
      <w:del w:id="6802" w:author="Sammartano, Marc (BIC USA)" w:date="2014-07-20T12:14:00Z">
        <w:r w:rsidDel="00E16070">
          <w:rPr>
            <w:noProof/>
          </w:rPr>
          <w:delText>SGN(&lt;nexp&gt;), 45</w:delText>
        </w:r>
      </w:del>
    </w:p>
    <w:p w:rsidR="00BF62D0" w:rsidDel="00E16070" w:rsidRDefault="00BF62D0">
      <w:pPr>
        <w:pStyle w:val="Index1"/>
        <w:tabs>
          <w:tab w:val="right" w:leader="dot" w:pos="9350"/>
        </w:tabs>
        <w:rPr>
          <w:del w:id="6803" w:author="Sammartano, Marc (BIC USA)" w:date="2014-07-20T12:14:00Z"/>
          <w:noProof/>
        </w:rPr>
      </w:pPr>
      <w:del w:id="6804" w:author="Sammartano, Marc (BIC USA)" w:date="2014-07-20T12:14:00Z">
        <w:r w:rsidDel="00E16070">
          <w:rPr>
            <w:noProof/>
          </w:rPr>
          <w:delText>SHIFT (&lt;value_nexp&gt;, &lt;bits_nexp&gt;), 49</w:delText>
        </w:r>
      </w:del>
    </w:p>
    <w:p w:rsidR="00BF62D0" w:rsidDel="00E16070" w:rsidRDefault="00BF62D0">
      <w:pPr>
        <w:pStyle w:val="Index1"/>
        <w:tabs>
          <w:tab w:val="right" w:leader="dot" w:pos="9350"/>
        </w:tabs>
        <w:rPr>
          <w:del w:id="6805" w:author="Sammartano, Marc (BIC USA)" w:date="2014-07-20T12:14:00Z"/>
          <w:noProof/>
        </w:rPr>
      </w:pPr>
      <w:del w:id="6806" w:author="Sammartano, Marc (BIC USA)" w:date="2014-07-20T12:14:00Z">
        <w:r w:rsidDel="00E16070">
          <w:rPr>
            <w:noProof/>
          </w:rPr>
          <w:delText>SIN(&lt;nexp&gt;), 48</w:delText>
        </w:r>
      </w:del>
    </w:p>
    <w:p w:rsidR="00BF62D0" w:rsidDel="00E16070" w:rsidRDefault="00BF62D0">
      <w:pPr>
        <w:pStyle w:val="Index1"/>
        <w:tabs>
          <w:tab w:val="right" w:leader="dot" w:pos="9350"/>
        </w:tabs>
        <w:rPr>
          <w:del w:id="6807" w:author="Sammartano, Marc (BIC USA)" w:date="2014-07-20T12:14:00Z"/>
          <w:noProof/>
        </w:rPr>
      </w:pPr>
      <w:del w:id="6808" w:author="Sammartano, Marc (BIC USA)" w:date="2014-07-20T12:14:00Z">
        <w:r w:rsidDel="00E16070">
          <w:rPr>
            <w:noProof/>
          </w:rPr>
          <w:delText>SINH(&lt;nexp&gt;), 48</w:delText>
        </w:r>
      </w:del>
    </w:p>
    <w:p w:rsidR="00BF62D0" w:rsidDel="00E16070" w:rsidRDefault="00BF62D0">
      <w:pPr>
        <w:pStyle w:val="Index1"/>
        <w:tabs>
          <w:tab w:val="right" w:leader="dot" w:pos="9350"/>
        </w:tabs>
        <w:rPr>
          <w:del w:id="6809" w:author="Sammartano, Marc (BIC USA)" w:date="2014-07-20T12:14:00Z"/>
          <w:noProof/>
        </w:rPr>
      </w:pPr>
      <w:del w:id="6810" w:author="Sammartano, Marc (BIC USA)" w:date="2014-07-20T12:14:00Z">
        <w:r w:rsidDel="00E16070">
          <w:rPr>
            <w:noProof/>
          </w:rPr>
          <w:delText>Sms.rcv.init, 99</w:delText>
        </w:r>
      </w:del>
    </w:p>
    <w:p w:rsidR="00BF62D0" w:rsidDel="00E16070" w:rsidRDefault="00BF62D0">
      <w:pPr>
        <w:pStyle w:val="Index1"/>
        <w:tabs>
          <w:tab w:val="right" w:leader="dot" w:pos="9350"/>
        </w:tabs>
        <w:rPr>
          <w:del w:id="6811" w:author="Sammartano, Marc (BIC USA)" w:date="2014-07-20T12:14:00Z"/>
          <w:noProof/>
        </w:rPr>
      </w:pPr>
      <w:del w:id="6812" w:author="Sammartano, Marc (BIC USA)" w:date="2014-07-20T12:14:00Z">
        <w:r w:rsidDel="00E16070">
          <w:rPr>
            <w:noProof/>
          </w:rPr>
          <w:delText>Sms.rcv.next &lt;svar&gt;, 100</w:delText>
        </w:r>
      </w:del>
    </w:p>
    <w:p w:rsidR="00BF62D0" w:rsidDel="00E16070" w:rsidRDefault="00BF62D0">
      <w:pPr>
        <w:pStyle w:val="Index1"/>
        <w:tabs>
          <w:tab w:val="right" w:leader="dot" w:pos="9350"/>
        </w:tabs>
        <w:rPr>
          <w:del w:id="6813" w:author="Sammartano, Marc (BIC USA)" w:date="2014-07-20T12:14:00Z"/>
          <w:noProof/>
        </w:rPr>
      </w:pPr>
      <w:del w:id="6814" w:author="Sammartano, Marc (BIC USA)" w:date="2014-07-20T12:14:00Z">
        <w:r w:rsidDel="00E16070">
          <w:rPr>
            <w:noProof/>
          </w:rPr>
          <w:delText>Sms.send &lt;number_sexp&gt;, &lt;message_sexp&gt;, 99</w:delText>
        </w:r>
      </w:del>
    </w:p>
    <w:p w:rsidR="00BF62D0" w:rsidDel="00E16070" w:rsidRDefault="00BF62D0">
      <w:pPr>
        <w:pStyle w:val="Index1"/>
        <w:tabs>
          <w:tab w:val="right" w:leader="dot" w:pos="9350"/>
        </w:tabs>
        <w:rPr>
          <w:del w:id="6815" w:author="Sammartano, Marc (BIC USA)" w:date="2014-07-20T12:14:00Z"/>
          <w:noProof/>
        </w:rPr>
      </w:pPr>
      <w:del w:id="6816" w:author="Sammartano, Marc (BIC USA)" w:date="2014-07-20T12:14:00Z">
        <w:r w:rsidDel="00E16070">
          <w:rPr>
            <w:noProof/>
          </w:rPr>
          <w:delText>Socket.client.close, 83</w:delText>
        </w:r>
      </w:del>
    </w:p>
    <w:p w:rsidR="00BF62D0" w:rsidDel="00E16070" w:rsidRDefault="00BF62D0">
      <w:pPr>
        <w:pStyle w:val="Index1"/>
        <w:tabs>
          <w:tab w:val="right" w:leader="dot" w:pos="9350"/>
        </w:tabs>
        <w:rPr>
          <w:del w:id="6817" w:author="Sammartano, Marc (BIC USA)" w:date="2014-07-20T12:14:00Z"/>
          <w:noProof/>
        </w:rPr>
      </w:pPr>
      <w:del w:id="6818" w:author="Sammartano, Marc (BIC USA)" w:date="2014-07-20T12:14:00Z">
        <w:r w:rsidDel="00E16070">
          <w:rPr>
            <w:noProof/>
          </w:rPr>
          <w:delText>Socket.client.connect &lt;server_ip_sexp&gt;, &lt;port_nexp&gt;, 82</w:delText>
        </w:r>
      </w:del>
    </w:p>
    <w:p w:rsidR="00BF62D0" w:rsidDel="00E16070" w:rsidRDefault="00BF62D0">
      <w:pPr>
        <w:pStyle w:val="Index1"/>
        <w:tabs>
          <w:tab w:val="right" w:leader="dot" w:pos="9350"/>
        </w:tabs>
        <w:rPr>
          <w:del w:id="6819" w:author="Sammartano, Marc (BIC USA)" w:date="2014-07-20T12:14:00Z"/>
          <w:noProof/>
        </w:rPr>
      </w:pPr>
      <w:del w:id="6820" w:author="Sammartano, Marc (BIC USA)" w:date="2014-07-20T12:14:00Z">
        <w:r w:rsidDel="00E16070">
          <w:rPr>
            <w:noProof/>
          </w:rPr>
          <w:delText>Socket.client.read.file  &lt;fw_nexp&gt;, 82</w:delText>
        </w:r>
      </w:del>
    </w:p>
    <w:p w:rsidR="00BF62D0" w:rsidDel="00E16070" w:rsidRDefault="00BF62D0">
      <w:pPr>
        <w:pStyle w:val="Index1"/>
        <w:tabs>
          <w:tab w:val="right" w:leader="dot" w:pos="9350"/>
        </w:tabs>
        <w:rPr>
          <w:del w:id="6821" w:author="Sammartano, Marc (BIC USA)" w:date="2014-07-20T12:14:00Z"/>
          <w:noProof/>
        </w:rPr>
      </w:pPr>
      <w:del w:id="6822" w:author="Sammartano, Marc (BIC USA)" w:date="2014-07-20T12:14:00Z">
        <w:r w:rsidDel="00E16070">
          <w:rPr>
            <w:noProof/>
          </w:rPr>
          <w:delText>Socket.client.read.line &lt;line_svar&gt;, 82</w:delText>
        </w:r>
      </w:del>
    </w:p>
    <w:p w:rsidR="00BF62D0" w:rsidDel="00E16070" w:rsidRDefault="00BF62D0">
      <w:pPr>
        <w:pStyle w:val="Index1"/>
        <w:tabs>
          <w:tab w:val="right" w:leader="dot" w:pos="9350"/>
        </w:tabs>
        <w:rPr>
          <w:del w:id="6823" w:author="Sammartano, Marc (BIC USA)" w:date="2014-07-20T12:14:00Z"/>
          <w:noProof/>
        </w:rPr>
      </w:pPr>
      <w:del w:id="6824" w:author="Sammartano, Marc (BIC USA)" w:date="2014-07-20T12:14:00Z">
        <w:r w:rsidDel="00E16070">
          <w:rPr>
            <w:noProof/>
          </w:rPr>
          <w:delText>Socket.client.read.ready &lt;nvar&gt;, 82</w:delText>
        </w:r>
      </w:del>
    </w:p>
    <w:p w:rsidR="00BF62D0" w:rsidDel="00E16070" w:rsidRDefault="00BF62D0">
      <w:pPr>
        <w:pStyle w:val="Index1"/>
        <w:tabs>
          <w:tab w:val="right" w:leader="dot" w:pos="9350"/>
        </w:tabs>
        <w:rPr>
          <w:del w:id="6825" w:author="Sammartano, Marc (BIC USA)" w:date="2014-07-20T12:14:00Z"/>
          <w:noProof/>
        </w:rPr>
      </w:pPr>
      <w:del w:id="6826" w:author="Sammartano, Marc (BIC USA)" w:date="2014-07-20T12:14:00Z">
        <w:r w:rsidDel="00E16070">
          <w:rPr>
            <w:noProof/>
          </w:rPr>
          <w:delText>Socket.client.server.ip &lt;svar&gt;, 82</w:delText>
        </w:r>
      </w:del>
    </w:p>
    <w:p w:rsidR="00BF62D0" w:rsidDel="00E16070" w:rsidRDefault="00BF62D0">
      <w:pPr>
        <w:pStyle w:val="Index1"/>
        <w:tabs>
          <w:tab w:val="right" w:leader="dot" w:pos="9350"/>
        </w:tabs>
        <w:rPr>
          <w:del w:id="6827" w:author="Sammartano, Marc (BIC USA)" w:date="2014-07-20T12:14:00Z"/>
          <w:noProof/>
        </w:rPr>
      </w:pPr>
      <w:del w:id="6828" w:author="Sammartano, Marc (BIC USA)" w:date="2014-07-20T12:14:00Z">
        <w:r w:rsidDel="00E16070">
          <w:rPr>
            <w:noProof/>
          </w:rPr>
          <w:delText>Socket.client.status &lt;status_nvar&gt;, 82</w:delText>
        </w:r>
      </w:del>
    </w:p>
    <w:p w:rsidR="00BF62D0" w:rsidDel="00E16070" w:rsidRDefault="00BF62D0">
      <w:pPr>
        <w:pStyle w:val="Index1"/>
        <w:tabs>
          <w:tab w:val="right" w:leader="dot" w:pos="9350"/>
        </w:tabs>
        <w:rPr>
          <w:del w:id="6829" w:author="Sammartano, Marc (BIC USA)" w:date="2014-07-20T12:14:00Z"/>
          <w:noProof/>
        </w:rPr>
      </w:pPr>
      <w:del w:id="6830" w:author="Sammartano, Marc (BIC USA)" w:date="2014-07-20T12:14:00Z">
        <w:r w:rsidDel="00E16070">
          <w:rPr>
            <w:noProof/>
          </w:rPr>
          <w:delText>Socket.client.write.bytes &lt;sexp&gt;, 83</w:delText>
        </w:r>
      </w:del>
    </w:p>
    <w:p w:rsidR="00BF62D0" w:rsidDel="00E16070" w:rsidRDefault="00BF62D0">
      <w:pPr>
        <w:pStyle w:val="Index1"/>
        <w:tabs>
          <w:tab w:val="right" w:leader="dot" w:pos="9350"/>
        </w:tabs>
        <w:rPr>
          <w:del w:id="6831" w:author="Sammartano, Marc (BIC USA)" w:date="2014-07-20T12:14:00Z"/>
          <w:noProof/>
        </w:rPr>
      </w:pPr>
      <w:del w:id="6832" w:author="Sammartano, Marc (BIC USA)" w:date="2014-07-20T12:14:00Z">
        <w:r w:rsidDel="00E16070">
          <w:rPr>
            <w:noProof/>
          </w:rPr>
          <w:delText>Socket.client.write.file  &lt;fr_nexp&gt;, 83</w:delText>
        </w:r>
      </w:del>
    </w:p>
    <w:p w:rsidR="00BF62D0" w:rsidDel="00E16070" w:rsidRDefault="00BF62D0">
      <w:pPr>
        <w:pStyle w:val="Index1"/>
        <w:tabs>
          <w:tab w:val="right" w:leader="dot" w:pos="9350"/>
        </w:tabs>
        <w:rPr>
          <w:del w:id="6833" w:author="Sammartano, Marc (BIC USA)" w:date="2014-07-20T12:14:00Z"/>
          <w:noProof/>
        </w:rPr>
      </w:pPr>
      <w:del w:id="6834" w:author="Sammartano, Marc (BIC USA)" w:date="2014-07-20T12:14:00Z">
        <w:r w:rsidDel="00E16070">
          <w:rPr>
            <w:noProof/>
          </w:rPr>
          <w:delText>Socket.client.write.line &lt;line_sexp&gt;, 83</w:delText>
        </w:r>
      </w:del>
    </w:p>
    <w:p w:rsidR="00BF62D0" w:rsidDel="00E16070" w:rsidRDefault="00BF62D0">
      <w:pPr>
        <w:pStyle w:val="Index1"/>
        <w:tabs>
          <w:tab w:val="right" w:leader="dot" w:pos="9350"/>
        </w:tabs>
        <w:rPr>
          <w:del w:id="6835" w:author="Sammartano, Marc (BIC USA)" w:date="2014-07-20T12:14:00Z"/>
          <w:noProof/>
        </w:rPr>
      </w:pPr>
      <w:del w:id="6836" w:author="Sammartano, Marc (BIC USA)" w:date="2014-07-20T12:14:00Z">
        <w:r w:rsidDel="00E16070">
          <w:rPr>
            <w:noProof/>
          </w:rPr>
          <w:delText>Socket.myip  &lt;svar&gt;, 83</w:delText>
        </w:r>
      </w:del>
    </w:p>
    <w:p w:rsidR="00BF62D0" w:rsidDel="00E16070" w:rsidRDefault="00BF62D0">
      <w:pPr>
        <w:pStyle w:val="Index1"/>
        <w:tabs>
          <w:tab w:val="right" w:leader="dot" w:pos="9350"/>
        </w:tabs>
        <w:rPr>
          <w:del w:id="6837" w:author="Sammartano, Marc (BIC USA)" w:date="2014-07-20T12:14:00Z"/>
          <w:noProof/>
        </w:rPr>
      </w:pPr>
      <w:del w:id="6838" w:author="Sammartano, Marc (BIC USA)" w:date="2014-07-20T12:14:00Z">
        <w:r w:rsidDel="00E16070">
          <w:rPr>
            <w:noProof/>
          </w:rPr>
          <w:delText>Socket.server.client.ip &lt;nvar&gt;, 85</w:delText>
        </w:r>
      </w:del>
    </w:p>
    <w:p w:rsidR="00BF62D0" w:rsidDel="00E16070" w:rsidRDefault="00BF62D0">
      <w:pPr>
        <w:pStyle w:val="Index1"/>
        <w:tabs>
          <w:tab w:val="right" w:leader="dot" w:pos="9350"/>
        </w:tabs>
        <w:rPr>
          <w:del w:id="6839" w:author="Sammartano, Marc (BIC USA)" w:date="2014-07-20T12:14:00Z"/>
          <w:noProof/>
        </w:rPr>
      </w:pPr>
      <w:del w:id="6840" w:author="Sammartano, Marc (BIC USA)" w:date="2014-07-20T12:14:00Z">
        <w:r w:rsidDel="00E16070">
          <w:rPr>
            <w:noProof/>
          </w:rPr>
          <w:delText>Socket.server.close, 85</w:delText>
        </w:r>
      </w:del>
    </w:p>
    <w:p w:rsidR="00BF62D0" w:rsidDel="00E16070" w:rsidRDefault="00BF62D0">
      <w:pPr>
        <w:pStyle w:val="Index1"/>
        <w:tabs>
          <w:tab w:val="right" w:leader="dot" w:pos="9350"/>
        </w:tabs>
        <w:rPr>
          <w:del w:id="6841" w:author="Sammartano, Marc (BIC USA)" w:date="2014-07-20T12:14:00Z"/>
          <w:noProof/>
        </w:rPr>
      </w:pPr>
      <w:del w:id="6842" w:author="Sammartano, Marc (BIC USA)" w:date="2014-07-20T12:14:00Z">
        <w:r w:rsidDel="00E16070">
          <w:rPr>
            <w:noProof/>
          </w:rPr>
          <w:delText>Socket.server.connect {&lt;wait_lexp&gt;}, 83</w:delText>
        </w:r>
      </w:del>
    </w:p>
    <w:p w:rsidR="00BF62D0" w:rsidDel="00E16070" w:rsidRDefault="00BF62D0">
      <w:pPr>
        <w:pStyle w:val="Index1"/>
        <w:tabs>
          <w:tab w:val="right" w:leader="dot" w:pos="9350"/>
        </w:tabs>
        <w:rPr>
          <w:del w:id="6843" w:author="Sammartano, Marc (BIC USA)" w:date="2014-07-20T12:14:00Z"/>
          <w:noProof/>
        </w:rPr>
      </w:pPr>
      <w:del w:id="6844" w:author="Sammartano, Marc (BIC USA)" w:date="2014-07-20T12:14:00Z">
        <w:r w:rsidDel="00E16070">
          <w:rPr>
            <w:noProof/>
          </w:rPr>
          <w:delText>Socket.server.create &lt;port_nexp&gt;, 83</w:delText>
        </w:r>
      </w:del>
    </w:p>
    <w:p w:rsidR="00BF62D0" w:rsidDel="00E16070" w:rsidRDefault="00BF62D0">
      <w:pPr>
        <w:pStyle w:val="Index1"/>
        <w:tabs>
          <w:tab w:val="right" w:leader="dot" w:pos="9350"/>
        </w:tabs>
        <w:rPr>
          <w:del w:id="6845" w:author="Sammartano, Marc (BIC USA)" w:date="2014-07-20T12:14:00Z"/>
          <w:noProof/>
        </w:rPr>
      </w:pPr>
      <w:del w:id="6846" w:author="Sammartano, Marc (BIC USA)" w:date="2014-07-20T12:14:00Z">
        <w:r w:rsidDel="00E16070">
          <w:rPr>
            <w:noProof/>
          </w:rPr>
          <w:delText>Socket.server.disconnect, 85</w:delText>
        </w:r>
      </w:del>
    </w:p>
    <w:p w:rsidR="00BF62D0" w:rsidDel="00E16070" w:rsidRDefault="00BF62D0">
      <w:pPr>
        <w:pStyle w:val="Index1"/>
        <w:tabs>
          <w:tab w:val="right" w:leader="dot" w:pos="9350"/>
        </w:tabs>
        <w:rPr>
          <w:del w:id="6847" w:author="Sammartano, Marc (BIC USA)" w:date="2014-07-20T12:14:00Z"/>
          <w:noProof/>
        </w:rPr>
      </w:pPr>
      <w:del w:id="6848" w:author="Sammartano, Marc (BIC USA)" w:date="2014-07-20T12:14:00Z">
        <w:r w:rsidDel="00E16070">
          <w:rPr>
            <w:noProof/>
          </w:rPr>
          <w:delText>Socket.server.read.file &lt;fw_nexp&gt;, 84</w:delText>
        </w:r>
      </w:del>
    </w:p>
    <w:p w:rsidR="00BF62D0" w:rsidDel="00E16070" w:rsidRDefault="00BF62D0">
      <w:pPr>
        <w:pStyle w:val="Index1"/>
        <w:tabs>
          <w:tab w:val="right" w:leader="dot" w:pos="9350"/>
        </w:tabs>
        <w:rPr>
          <w:del w:id="6849" w:author="Sammartano, Marc (BIC USA)" w:date="2014-07-20T12:14:00Z"/>
          <w:noProof/>
        </w:rPr>
      </w:pPr>
      <w:del w:id="6850" w:author="Sammartano, Marc (BIC USA)" w:date="2014-07-20T12:14:00Z">
        <w:r w:rsidDel="00E16070">
          <w:rPr>
            <w:noProof/>
          </w:rPr>
          <w:delText>Socket.server.read.line &lt;svar&gt;, 84</w:delText>
        </w:r>
      </w:del>
    </w:p>
    <w:p w:rsidR="00BF62D0" w:rsidDel="00E16070" w:rsidRDefault="00BF62D0">
      <w:pPr>
        <w:pStyle w:val="Index1"/>
        <w:tabs>
          <w:tab w:val="right" w:leader="dot" w:pos="9350"/>
        </w:tabs>
        <w:rPr>
          <w:del w:id="6851" w:author="Sammartano, Marc (BIC USA)" w:date="2014-07-20T12:14:00Z"/>
          <w:noProof/>
        </w:rPr>
      </w:pPr>
      <w:del w:id="6852" w:author="Sammartano, Marc (BIC USA)" w:date="2014-07-20T12:14:00Z">
        <w:r w:rsidDel="00E16070">
          <w:rPr>
            <w:noProof/>
          </w:rPr>
          <w:delText>Socket.server.read.ready &lt;nvar&gt;, 84</w:delText>
        </w:r>
      </w:del>
    </w:p>
    <w:p w:rsidR="00BF62D0" w:rsidDel="00E16070" w:rsidRDefault="00BF62D0">
      <w:pPr>
        <w:pStyle w:val="Index1"/>
        <w:tabs>
          <w:tab w:val="right" w:leader="dot" w:pos="9350"/>
        </w:tabs>
        <w:rPr>
          <w:del w:id="6853" w:author="Sammartano, Marc (BIC USA)" w:date="2014-07-20T12:14:00Z"/>
          <w:noProof/>
        </w:rPr>
      </w:pPr>
      <w:del w:id="6854" w:author="Sammartano, Marc (BIC USA)" w:date="2014-07-20T12:14:00Z">
        <w:r w:rsidDel="00E16070">
          <w:rPr>
            <w:noProof/>
          </w:rPr>
          <w:delText>Socket.server.status &lt;status_nvar&gt;, 84</w:delText>
        </w:r>
      </w:del>
    </w:p>
    <w:p w:rsidR="00BF62D0" w:rsidDel="00E16070" w:rsidRDefault="00BF62D0">
      <w:pPr>
        <w:pStyle w:val="Index1"/>
        <w:tabs>
          <w:tab w:val="right" w:leader="dot" w:pos="9350"/>
        </w:tabs>
        <w:rPr>
          <w:del w:id="6855" w:author="Sammartano, Marc (BIC USA)" w:date="2014-07-20T12:14:00Z"/>
          <w:noProof/>
        </w:rPr>
      </w:pPr>
      <w:del w:id="6856" w:author="Sammartano, Marc (BIC USA)" w:date="2014-07-20T12:14:00Z">
        <w:r w:rsidDel="00E16070">
          <w:rPr>
            <w:noProof/>
          </w:rPr>
          <w:delText>Socket.server.write.bytes &lt;sexp&gt;, 84</w:delText>
        </w:r>
      </w:del>
    </w:p>
    <w:p w:rsidR="00BF62D0" w:rsidDel="00E16070" w:rsidRDefault="00BF62D0">
      <w:pPr>
        <w:pStyle w:val="Index1"/>
        <w:tabs>
          <w:tab w:val="right" w:leader="dot" w:pos="9350"/>
        </w:tabs>
        <w:rPr>
          <w:del w:id="6857" w:author="Sammartano, Marc (BIC USA)" w:date="2014-07-20T12:14:00Z"/>
          <w:noProof/>
        </w:rPr>
      </w:pPr>
      <w:del w:id="6858" w:author="Sammartano, Marc (BIC USA)" w:date="2014-07-20T12:14:00Z">
        <w:r w:rsidDel="00E16070">
          <w:rPr>
            <w:noProof/>
          </w:rPr>
          <w:delText>Socket.server.write.file  &lt;fr_nexp&gt;, 84</w:delText>
        </w:r>
      </w:del>
    </w:p>
    <w:p w:rsidR="00BF62D0" w:rsidDel="00E16070" w:rsidRDefault="00BF62D0">
      <w:pPr>
        <w:pStyle w:val="Index1"/>
        <w:tabs>
          <w:tab w:val="right" w:leader="dot" w:pos="9350"/>
        </w:tabs>
        <w:rPr>
          <w:del w:id="6859" w:author="Sammartano, Marc (BIC USA)" w:date="2014-07-20T12:14:00Z"/>
          <w:noProof/>
        </w:rPr>
      </w:pPr>
      <w:del w:id="6860" w:author="Sammartano, Marc (BIC USA)" w:date="2014-07-20T12:14:00Z">
        <w:r w:rsidDel="00E16070">
          <w:rPr>
            <w:noProof/>
          </w:rPr>
          <w:lastRenderedPageBreak/>
          <w:delText>Socket.server.write.line &lt;sexp&gt;, 84</w:delText>
        </w:r>
      </w:del>
    </w:p>
    <w:p w:rsidR="00BF62D0" w:rsidDel="00E16070" w:rsidRDefault="00BF62D0">
      <w:pPr>
        <w:pStyle w:val="Index1"/>
        <w:tabs>
          <w:tab w:val="right" w:leader="dot" w:pos="9350"/>
        </w:tabs>
        <w:rPr>
          <w:del w:id="6861" w:author="Sammartano, Marc (BIC USA)" w:date="2014-07-20T12:14:00Z"/>
          <w:noProof/>
        </w:rPr>
      </w:pPr>
      <w:del w:id="6862" w:author="Sammartano, Marc (BIC USA)" w:date="2014-07-20T12:14:00Z">
        <w:r w:rsidDel="00E16070">
          <w:rPr>
            <w:noProof/>
          </w:rPr>
          <w:delText>Soundpool.load &lt;soundID_nvar&gt;, &lt;file_path_sexp&gt;, 127</w:delText>
        </w:r>
      </w:del>
    </w:p>
    <w:p w:rsidR="00BF62D0" w:rsidDel="00E16070" w:rsidRDefault="00BF62D0">
      <w:pPr>
        <w:pStyle w:val="Index1"/>
        <w:tabs>
          <w:tab w:val="right" w:leader="dot" w:pos="9350"/>
        </w:tabs>
        <w:rPr>
          <w:del w:id="6863" w:author="Sammartano, Marc (BIC USA)" w:date="2014-07-20T12:14:00Z"/>
          <w:noProof/>
        </w:rPr>
      </w:pPr>
      <w:del w:id="6864" w:author="Sammartano, Marc (BIC USA)" w:date="2014-07-20T12:14:00Z">
        <w:r w:rsidDel="00E16070">
          <w:rPr>
            <w:noProof/>
          </w:rPr>
          <w:delText>Soundpool.open &lt;MaxStreams_nexp&gt;, 127</w:delText>
        </w:r>
      </w:del>
    </w:p>
    <w:p w:rsidR="00BF62D0" w:rsidDel="00E16070" w:rsidRDefault="00BF62D0">
      <w:pPr>
        <w:pStyle w:val="Index1"/>
        <w:tabs>
          <w:tab w:val="right" w:leader="dot" w:pos="9350"/>
        </w:tabs>
        <w:rPr>
          <w:del w:id="6865" w:author="Sammartano, Marc (BIC USA)" w:date="2014-07-20T12:14:00Z"/>
          <w:noProof/>
        </w:rPr>
      </w:pPr>
      <w:del w:id="6866" w:author="Sammartano, Marc (BIC USA)" w:date="2014-07-20T12:14:00Z">
        <w:r w:rsidDel="00E16070">
          <w:rPr>
            <w:noProof/>
          </w:rPr>
          <w:delText>Soundpool.pause &lt;streamID_nexp&gt;, 128</w:delText>
        </w:r>
      </w:del>
    </w:p>
    <w:p w:rsidR="00BF62D0" w:rsidDel="00E16070" w:rsidRDefault="00BF62D0">
      <w:pPr>
        <w:pStyle w:val="Index1"/>
        <w:tabs>
          <w:tab w:val="right" w:leader="dot" w:pos="9350"/>
        </w:tabs>
        <w:rPr>
          <w:del w:id="6867" w:author="Sammartano, Marc (BIC USA)" w:date="2014-07-20T12:14:00Z"/>
          <w:noProof/>
        </w:rPr>
      </w:pPr>
      <w:del w:id="6868" w:author="Sammartano, Marc (BIC USA)" w:date="2014-07-20T12:14:00Z">
        <w:r w:rsidDel="00E16070">
          <w:rPr>
            <w:noProof/>
          </w:rPr>
          <w:delText>Soundpool.play &lt;streamID_nvar&gt;, &lt;sounded_nexp&gt;, &lt;rightVolume_nexp&gt;, &lt;leftVolume_nexp&gt;, &lt;priority_nexp&gt;, &lt;loop_nexp&gt;, &lt;rate_nexp&gt;, 127</w:delText>
        </w:r>
      </w:del>
    </w:p>
    <w:p w:rsidR="00BF62D0" w:rsidDel="00E16070" w:rsidRDefault="00BF62D0">
      <w:pPr>
        <w:pStyle w:val="Index1"/>
        <w:tabs>
          <w:tab w:val="right" w:leader="dot" w:pos="9350"/>
        </w:tabs>
        <w:rPr>
          <w:del w:id="6869" w:author="Sammartano, Marc (BIC USA)" w:date="2014-07-20T12:14:00Z"/>
          <w:noProof/>
        </w:rPr>
      </w:pPr>
      <w:del w:id="6870" w:author="Sammartano, Marc (BIC USA)" w:date="2014-07-20T12:14:00Z">
        <w:r w:rsidDel="00E16070">
          <w:rPr>
            <w:noProof/>
          </w:rPr>
          <w:delText>Soundpool.release, 128</w:delText>
        </w:r>
      </w:del>
    </w:p>
    <w:p w:rsidR="00BF62D0" w:rsidDel="00E16070" w:rsidRDefault="00BF62D0">
      <w:pPr>
        <w:pStyle w:val="Index1"/>
        <w:tabs>
          <w:tab w:val="right" w:leader="dot" w:pos="9350"/>
        </w:tabs>
        <w:rPr>
          <w:del w:id="6871" w:author="Sammartano, Marc (BIC USA)" w:date="2014-07-20T12:14:00Z"/>
          <w:noProof/>
        </w:rPr>
      </w:pPr>
      <w:del w:id="6872" w:author="Sammartano, Marc (BIC USA)" w:date="2014-07-20T12:14:00Z">
        <w:r w:rsidDel="00E16070">
          <w:rPr>
            <w:noProof/>
          </w:rPr>
          <w:delText>Soundpool.resume &lt;streamID_nexp&gt;, 128</w:delText>
        </w:r>
      </w:del>
    </w:p>
    <w:p w:rsidR="00BF62D0" w:rsidDel="00E16070" w:rsidRDefault="00BF62D0">
      <w:pPr>
        <w:pStyle w:val="Index1"/>
        <w:tabs>
          <w:tab w:val="right" w:leader="dot" w:pos="9350"/>
        </w:tabs>
        <w:rPr>
          <w:del w:id="6873" w:author="Sammartano, Marc (BIC USA)" w:date="2014-07-20T12:14:00Z"/>
          <w:noProof/>
        </w:rPr>
      </w:pPr>
      <w:del w:id="6874" w:author="Sammartano, Marc (BIC USA)" w:date="2014-07-20T12:14:00Z">
        <w:r w:rsidDel="00E16070">
          <w:rPr>
            <w:noProof/>
          </w:rPr>
          <w:delText>Soundpool.setpriority &lt;streamID_nexp&gt;, &lt;priority_nexp&gt;, 128</w:delText>
        </w:r>
      </w:del>
    </w:p>
    <w:p w:rsidR="00BF62D0" w:rsidDel="00E16070" w:rsidRDefault="00BF62D0">
      <w:pPr>
        <w:pStyle w:val="Index1"/>
        <w:tabs>
          <w:tab w:val="right" w:leader="dot" w:pos="9350"/>
        </w:tabs>
        <w:rPr>
          <w:del w:id="6875" w:author="Sammartano, Marc (BIC USA)" w:date="2014-07-20T12:14:00Z"/>
          <w:noProof/>
        </w:rPr>
      </w:pPr>
      <w:del w:id="6876" w:author="Sammartano, Marc (BIC USA)" w:date="2014-07-20T12:14:00Z">
        <w:r w:rsidDel="00E16070">
          <w:rPr>
            <w:noProof/>
          </w:rPr>
          <w:delText>Soundpool.setrate &lt;streamID_nexp&gt;, &lt;rate_nexp&gt;, 128</w:delText>
        </w:r>
      </w:del>
    </w:p>
    <w:p w:rsidR="00BF62D0" w:rsidDel="00E16070" w:rsidRDefault="00BF62D0">
      <w:pPr>
        <w:pStyle w:val="Index1"/>
        <w:tabs>
          <w:tab w:val="right" w:leader="dot" w:pos="9350"/>
        </w:tabs>
        <w:rPr>
          <w:del w:id="6877" w:author="Sammartano, Marc (BIC USA)" w:date="2014-07-20T12:14:00Z"/>
          <w:noProof/>
        </w:rPr>
      </w:pPr>
      <w:del w:id="6878" w:author="Sammartano, Marc (BIC USA)" w:date="2014-07-20T12:14:00Z">
        <w:r w:rsidDel="00E16070">
          <w:rPr>
            <w:noProof/>
          </w:rPr>
          <w:delText>Soundpool.setvolume &lt;streamID_nexp&gt;, &lt;leftVolume_nexp&gt;, &lt;rightVolume_nexp&gt;, 127</w:delText>
        </w:r>
      </w:del>
    </w:p>
    <w:p w:rsidR="00BF62D0" w:rsidDel="00E16070" w:rsidRDefault="00BF62D0">
      <w:pPr>
        <w:pStyle w:val="Index1"/>
        <w:tabs>
          <w:tab w:val="right" w:leader="dot" w:pos="9350"/>
        </w:tabs>
        <w:rPr>
          <w:del w:id="6879" w:author="Sammartano, Marc (BIC USA)" w:date="2014-07-20T12:14:00Z"/>
          <w:noProof/>
        </w:rPr>
      </w:pPr>
      <w:del w:id="6880" w:author="Sammartano, Marc (BIC USA)" w:date="2014-07-20T12:14:00Z">
        <w:r w:rsidDel="00E16070">
          <w:rPr>
            <w:noProof/>
          </w:rPr>
          <w:delText>Soundpool.stop &lt;streamID_nexp&gt;, 128</w:delText>
        </w:r>
      </w:del>
    </w:p>
    <w:p w:rsidR="00BF62D0" w:rsidDel="00E16070" w:rsidRDefault="00BF62D0">
      <w:pPr>
        <w:pStyle w:val="Index1"/>
        <w:tabs>
          <w:tab w:val="right" w:leader="dot" w:pos="9350"/>
        </w:tabs>
        <w:rPr>
          <w:del w:id="6881" w:author="Sammartano, Marc (BIC USA)" w:date="2014-07-20T12:14:00Z"/>
          <w:noProof/>
        </w:rPr>
      </w:pPr>
      <w:del w:id="6882" w:author="Sammartano, Marc (BIC USA)" w:date="2014-07-20T12:14:00Z">
        <w:r w:rsidDel="00E16070">
          <w:rPr>
            <w:noProof/>
          </w:rPr>
          <w:delText>Soundpool.unload &lt;soundID_nexp&gt;, 127</w:delText>
        </w:r>
      </w:del>
    </w:p>
    <w:p w:rsidR="00BF62D0" w:rsidDel="00E16070" w:rsidRDefault="00BF62D0">
      <w:pPr>
        <w:pStyle w:val="Index1"/>
        <w:tabs>
          <w:tab w:val="right" w:leader="dot" w:pos="9350"/>
        </w:tabs>
        <w:rPr>
          <w:del w:id="6883" w:author="Sammartano, Marc (BIC USA)" w:date="2014-07-20T12:14:00Z"/>
          <w:noProof/>
        </w:rPr>
      </w:pPr>
      <w:del w:id="6884" w:author="Sammartano, Marc (BIC USA)" w:date="2014-07-20T12:14:00Z">
        <w:r w:rsidDel="00E16070">
          <w:rPr>
            <w:noProof/>
          </w:rPr>
          <w:delText>Split &lt;result_array$[]&gt;, &lt;source_sexp&gt; {, &lt;test_sexp&gt;}, 95</w:delText>
        </w:r>
      </w:del>
    </w:p>
    <w:p w:rsidR="00BF62D0" w:rsidDel="00E16070" w:rsidRDefault="00BF62D0">
      <w:pPr>
        <w:pStyle w:val="Index1"/>
        <w:tabs>
          <w:tab w:val="right" w:leader="dot" w:pos="9350"/>
        </w:tabs>
        <w:rPr>
          <w:del w:id="6885" w:author="Sammartano, Marc (BIC USA)" w:date="2014-07-20T12:14:00Z"/>
          <w:noProof/>
        </w:rPr>
      </w:pPr>
      <w:del w:id="6886" w:author="Sammartano, Marc (BIC USA)" w:date="2014-07-20T12:14:00Z">
        <w:r w:rsidDel="00E16070">
          <w:rPr>
            <w:noProof/>
          </w:rPr>
          <w:delText>Split.all &lt;result_array$[]&gt;, &lt;source_sexp&gt; {, &lt;test_sexp&gt;}, 95</w:delText>
        </w:r>
      </w:del>
    </w:p>
    <w:p w:rsidR="00BF62D0" w:rsidDel="00E16070" w:rsidRDefault="00BF62D0">
      <w:pPr>
        <w:pStyle w:val="Index1"/>
        <w:tabs>
          <w:tab w:val="right" w:leader="dot" w:pos="9350"/>
        </w:tabs>
        <w:rPr>
          <w:del w:id="6887" w:author="Sammartano, Marc (BIC USA)" w:date="2014-07-20T12:14:00Z"/>
          <w:noProof/>
        </w:rPr>
      </w:pPr>
      <w:del w:id="6888" w:author="Sammartano, Marc (BIC USA)" w:date="2014-07-20T12:14:00Z">
        <w:r w:rsidDel="00E16070">
          <w:rPr>
            <w:noProof/>
          </w:rPr>
          <w:delText>Sql.close &lt;DB_pointer_nvar&gt;, 102</w:delText>
        </w:r>
      </w:del>
    </w:p>
    <w:p w:rsidR="00BF62D0" w:rsidDel="00E16070" w:rsidRDefault="00BF62D0">
      <w:pPr>
        <w:pStyle w:val="Index1"/>
        <w:tabs>
          <w:tab w:val="right" w:leader="dot" w:pos="9350"/>
        </w:tabs>
        <w:rPr>
          <w:del w:id="6889" w:author="Sammartano, Marc (BIC USA)" w:date="2014-07-20T12:14:00Z"/>
          <w:noProof/>
        </w:rPr>
      </w:pPr>
      <w:del w:id="6890" w:author="Sammartano, Marc (BIC USA)" w:date="2014-07-20T12:14:00Z">
        <w:r w:rsidDel="00E16070">
          <w:rPr>
            <w:noProof/>
          </w:rPr>
          <w:delText>Sql.delete &lt;DB_pointer_nvar&gt;, &lt;table_name_sexp&gt;{,&lt;where_sexp&gt;{,&lt;count_nvar&gt;} }, 104</w:delText>
        </w:r>
      </w:del>
    </w:p>
    <w:p w:rsidR="00BF62D0" w:rsidDel="00E16070" w:rsidRDefault="00BF62D0">
      <w:pPr>
        <w:pStyle w:val="Index1"/>
        <w:tabs>
          <w:tab w:val="right" w:leader="dot" w:pos="9350"/>
        </w:tabs>
        <w:rPr>
          <w:del w:id="6891" w:author="Sammartano, Marc (BIC USA)" w:date="2014-07-20T12:14:00Z"/>
          <w:noProof/>
        </w:rPr>
      </w:pPr>
      <w:del w:id="6892" w:author="Sammartano, Marc (BIC USA)" w:date="2014-07-20T12:14:00Z">
        <w:r w:rsidDel="00E16070">
          <w:rPr>
            <w:noProof/>
          </w:rPr>
          <w:delText>Sql.drop_table &lt;DB_pointer_nvar&gt;, &lt;table_name_sexp&gt;, 102</w:delText>
        </w:r>
      </w:del>
    </w:p>
    <w:p w:rsidR="00BF62D0" w:rsidDel="00E16070" w:rsidRDefault="00BF62D0">
      <w:pPr>
        <w:pStyle w:val="Index1"/>
        <w:tabs>
          <w:tab w:val="right" w:leader="dot" w:pos="9350"/>
        </w:tabs>
        <w:rPr>
          <w:del w:id="6893" w:author="Sammartano, Marc (BIC USA)" w:date="2014-07-20T12:14:00Z"/>
          <w:noProof/>
        </w:rPr>
      </w:pPr>
      <w:del w:id="6894" w:author="Sammartano, Marc (BIC USA)" w:date="2014-07-20T12:14:00Z">
        <w:r w:rsidDel="00E16070">
          <w:rPr>
            <w:noProof/>
          </w:rPr>
          <w:delText>Sql.exec &lt;DB_pointer_nvar&gt;, &lt;command_sexp&gt;, 104</w:delText>
        </w:r>
      </w:del>
    </w:p>
    <w:p w:rsidR="00BF62D0" w:rsidDel="00E16070" w:rsidRDefault="00BF62D0">
      <w:pPr>
        <w:pStyle w:val="Index1"/>
        <w:tabs>
          <w:tab w:val="right" w:leader="dot" w:pos="9350"/>
        </w:tabs>
        <w:rPr>
          <w:del w:id="6895" w:author="Sammartano, Marc (BIC USA)" w:date="2014-07-20T12:14:00Z"/>
          <w:noProof/>
        </w:rPr>
      </w:pPr>
      <w:del w:id="6896" w:author="Sammartano, Marc (BIC USA)" w:date="2014-07-20T12:14:00Z">
        <w:r w:rsidDel="00E16070">
          <w:rPr>
            <w:noProof/>
          </w:rPr>
          <w:delText>Sql.insert &lt;DB_pointer_nvar&gt;, &lt;table_name_sexp&gt;, C1$, V1$, C2$, V2$,...,CN$, VN$, 102</w:delText>
        </w:r>
      </w:del>
    </w:p>
    <w:p w:rsidR="00BF62D0" w:rsidDel="00E16070" w:rsidRDefault="00BF62D0">
      <w:pPr>
        <w:pStyle w:val="Index1"/>
        <w:tabs>
          <w:tab w:val="right" w:leader="dot" w:pos="9350"/>
        </w:tabs>
        <w:rPr>
          <w:del w:id="6897" w:author="Sammartano, Marc (BIC USA)" w:date="2014-07-20T12:14:00Z"/>
          <w:noProof/>
        </w:rPr>
      </w:pPr>
      <w:del w:id="6898" w:author="Sammartano, Marc (BIC USA)" w:date="2014-07-20T12:14:00Z">
        <w:r w:rsidDel="00E16070">
          <w:rPr>
            <w:noProof/>
          </w:rPr>
          <w:delText>Sql.new_table &lt;DB_pointer_nvar&gt;, &lt;table_name_sexp&gt;, C1$, C2$, ...,CN$, 102</w:delText>
        </w:r>
      </w:del>
    </w:p>
    <w:p w:rsidR="00BF62D0" w:rsidDel="00E16070" w:rsidRDefault="00BF62D0">
      <w:pPr>
        <w:pStyle w:val="Index1"/>
        <w:tabs>
          <w:tab w:val="right" w:leader="dot" w:pos="9350"/>
        </w:tabs>
        <w:rPr>
          <w:del w:id="6899" w:author="Sammartano, Marc (BIC USA)" w:date="2014-07-20T12:14:00Z"/>
          <w:noProof/>
        </w:rPr>
      </w:pPr>
      <w:del w:id="6900" w:author="Sammartano, Marc (BIC USA)" w:date="2014-07-20T12:14:00Z">
        <w:r w:rsidDel="00E16070">
          <w:rPr>
            <w:noProof/>
          </w:rPr>
          <w:delText>Sql.next &lt;done_lvar&gt;, &lt;cursor_nvar&gt;, C1V$, C2V$, .., CNV$, 104</w:delText>
        </w:r>
      </w:del>
    </w:p>
    <w:p w:rsidR="00BF62D0" w:rsidDel="00E16070" w:rsidRDefault="00BF62D0">
      <w:pPr>
        <w:pStyle w:val="Index1"/>
        <w:tabs>
          <w:tab w:val="right" w:leader="dot" w:pos="9350"/>
        </w:tabs>
        <w:rPr>
          <w:del w:id="6901" w:author="Sammartano, Marc (BIC USA)" w:date="2014-07-20T12:14:00Z"/>
          <w:noProof/>
        </w:rPr>
      </w:pPr>
      <w:del w:id="6902" w:author="Sammartano, Marc (BIC USA)" w:date="2014-07-20T12:14:00Z">
        <w:r w:rsidDel="00E16070">
          <w:rPr>
            <w:noProof/>
          </w:rPr>
          <w:delText>Sql.open &lt;DB_pointer_nvar&gt;, &lt;DB_name_sexp&gt;, 102</w:delText>
        </w:r>
      </w:del>
    </w:p>
    <w:p w:rsidR="00BF62D0" w:rsidDel="00E16070" w:rsidRDefault="00BF62D0">
      <w:pPr>
        <w:pStyle w:val="Index1"/>
        <w:tabs>
          <w:tab w:val="right" w:leader="dot" w:pos="9350"/>
        </w:tabs>
        <w:rPr>
          <w:del w:id="6903" w:author="Sammartano, Marc (BIC USA)" w:date="2014-07-20T12:14:00Z"/>
          <w:noProof/>
        </w:rPr>
      </w:pPr>
      <w:del w:id="6904" w:author="Sammartano, Marc (BIC USA)" w:date="2014-07-20T12:14:00Z">
        <w:r w:rsidDel="00E16070">
          <w:rPr>
            <w:noProof/>
          </w:rPr>
          <w:delText>Sql.query &lt;cursor_nvar&gt;, &lt;DB_pointer_nvar&gt;, &lt;table_name_sexp&gt;, &lt;columns_sexp&gt; {, &lt;where_sexp&gt;, &lt;order_sexp&gt; } }, 103</w:delText>
        </w:r>
      </w:del>
    </w:p>
    <w:p w:rsidR="00BF62D0" w:rsidDel="00E16070" w:rsidRDefault="00BF62D0">
      <w:pPr>
        <w:pStyle w:val="Index1"/>
        <w:tabs>
          <w:tab w:val="right" w:leader="dot" w:pos="9350"/>
        </w:tabs>
        <w:rPr>
          <w:del w:id="6905" w:author="Sammartano, Marc (BIC USA)" w:date="2014-07-20T12:14:00Z"/>
          <w:noProof/>
        </w:rPr>
      </w:pPr>
      <w:del w:id="6906" w:author="Sammartano, Marc (BIC USA)" w:date="2014-07-20T12:14:00Z">
        <w:r w:rsidDel="00E16070">
          <w:rPr>
            <w:noProof/>
          </w:rPr>
          <w:delText>Sql.query.length &lt;length_nvar&gt;, &lt;cursor_nvar&gt;, 103</w:delText>
        </w:r>
      </w:del>
    </w:p>
    <w:p w:rsidR="00BF62D0" w:rsidDel="00E16070" w:rsidRDefault="00BF62D0">
      <w:pPr>
        <w:pStyle w:val="Index1"/>
        <w:tabs>
          <w:tab w:val="right" w:leader="dot" w:pos="9350"/>
        </w:tabs>
        <w:rPr>
          <w:del w:id="6907" w:author="Sammartano, Marc (BIC USA)" w:date="2014-07-20T12:14:00Z"/>
          <w:noProof/>
        </w:rPr>
      </w:pPr>
      <w:del w:id="6908" w:author="Sammartano, Marc (BIC USA)" w:date="2014-07-20T12:14:00Z">
        <w:r w:rsidDel="00E16070">
          <w:rPr>
            <w:noProof/>
          </w:rPr>
          <w:delText>Sql.query.position &lt;position_nvar&gt;, &lt;cursor_nvar&gt;, 103</w:delText>
        </w:r>
      </w:del>
    </w:p>
    <w:p w:rsidR="00BF62D0" w:rsidDel="00E16070" w:rsidRDefault="00BF62D0">
      <w:pPr>
        <w:pStyle w:val="Index1"/>
        <w:tabs>
          <w:tab w:val="right" w:leader="dot" w:pos="9350"/>
        </w:tabs>
        <w:rPr>
          <w:del w:id="6909" w:author="Sammartano, Marc (BIC USA)" w:date="2014-07-20T12:14:00Z"/>
          <w:noProof/>
        </w:rPr>
      </w:pPr>
      <w:del w:id="6910" w:author="Sammartano, Marc (BIC USA)" w:date="2014-07-20T12:14:00Z">
        <w:r w:rsidDel="00E16070">
          <w:rPr>
            <w:noProof/>
          </w:rPr>
          <w:delText>Sql.raw_query &lt;cursor_nvar&gt;, &lt;DB_pointer_nvar&gt;, &lt;query_sexp&gt;, 104</w:delText>
        </w:r>
      </w:del>
    </w:p>
    <w:p w:rsidR="00BF62D0" w:rsidDel="00E16070" w:rsidRDefault="00BF62D0">
      <w:pPr>
        <w:pStyle w:val="Index1"/>
        <w:tabs>
          <w:tab w:val="right" w:leader="dot" w:pos="9350"/>
        </w:tabs>
        <w:rPr>
          <w:del w:id="6911" w:author="Sammartano, Marc (BIC USA)" w:date="2014-07-20T12:14:00Z"/>
          <w:noProof/>
        </w:rPr>
      </w:pPr>
      <w:del w:id="6912" w:author="Sammartano, Marc (BIC USA)" w:date="2014-07-20T12:14:00Z">
        <w:r w:rsidDel="00E16070">
          <w:rPr>
            <w:noProof/>
          </w:rPr>
          <w:delText>Sql.update &lt;DB_pointer_nvar&gt;, &lt;table_name_sexp&gt;, C1$, V1$, C2$, V2$,...,CN$, VN$: &lt;where_sexp&gt;, 104</w:delText>
        </w:r>
      </w:del>
    </w:p>
    <w:p w:rsidR="00BF62D0" w:rsidDel="00E16070" w:rsidRDefault="00BF62D0">
      <w:pPr>
        <w:pStyle w:val="Index1"/>
        <w:tabs>
          <w:tab w:val="right" w:leader="dot" w:pos="9350"/>
        </w:tabs>
        <w:rPr>
          <w:del w:id="6913" w:author="Sammartano, Marc (BIC USA)" w:date="2014-07-20T12:14:00Z"/>
          <w:noProof/>
        </w:rPr>
      </w:pPr>
      <w:del w:id="6914" w:author="Sammartano, Marc (BIC USA)" w:date="2014-07-20T12:14:00Z">
        <w:r w:rsidDel="00E16070">
          <w:rPr>
            <w:noProof/>
          </w:rPr>
          <w:delText>SQR(&lt;nexp&gt;), 45</w:delText>
        </w:r>
      </w:del>
    </w:p>
    <w:p w:rsidR="00BF62D0" w:rsidDel="00E16070" w:rsidRDefault="00BF62D0">
      <w:pPr>
        <w:pStyle w:val="Index1"/>
        <w:tabs>
          <w:tab w:val="right" w:leader="dot" w:pos="9350"/>
        </w:tabs>
        <w:rPr>
          <w:del w:id="6915" w:author="Sammartano, Marc (BIC USA)" w:date="2014-07-20T12:14:00Z"/>
          <w:noProof/>
        </w:rPr>
      </w:pPr>
      <w:del w:id="6916" w:author="Sammartano, Marc (BIC USA)" w:date="2014-07-20T12:14:00Z">
        <w:r w:rsidDel="00E16070">
          <w:rPr>
            <w:noProof/>
          </w:rPr>
          <w:delText>Stack.clear &lt;ptr_nexep&gt;, 41</w:delText>
        </w:r>
      </w:del>
    </w:p>
    <w:p w:rsidR="00BF62D0" w:rsidDel="00E16070" w:rsidRDefault="00BF62D0">
      <w:pPr>
        <w:pStyle w:val="Index1"/>
        <w:tabs>
          <w:tab w:val="right" w:leader="dot" w:pos="9350"/>
        </w:tabs>
        <w:rPr>
          <w:del w:id="6917" w:author="Sammartano, Marc (BIC USA)" w:date="2014-07-20T12:14:00Z"/>
          <w:noProof/>
        </w:rPr>
      </w:pPr>
      <w:del w:id="6918" w:author="Sammartano, Marc (BIC USA)" w:date="2014-07-20T12:14:00Z">
        <w:r w:rsidDel="00E16070">
          <w:rPr>
            <w:noProof/>
          </w:rPr>
          <w:delText>Stack.create N|S, &lt;ptr_nvar&gt;, 40</w:delText>
        </w:r>
      </w:del>
    </w:p>
    <w:p w:rsidR="00BF62D0" w:rsidDel="00E16070" w:rsidRDefault="00BF62D0">
      <w:pPr>
        <w:pStyle w:val="Index1"/>
        <w:tabs>
          <w:tab w:val="right" w:leader="dot" w:pos="9350"/>
        </w:tabs>
        <w:rPr>
          <w:del w:id="6919" w:author="Sammartano, Marc (BIC USA)" w:date="2014-07-20T12:14:00Z"/>
          <w:noProof/>
        </w:rPr>
      </w:pPr>
      <w:del w:id="6920" w:author="Sammartano, Marc (BIC USA)" w:date="2014-07-20T12:14:00Z">
        <w:r w:rsidDel="00E16070">
          <w:rPr>
            <w:noProof/>
          </w:rPr>
          <w:delText>Stack.IsEmpty &lt;ptr_nexep&gt;, &lt;nvar&gt;, 41</w:delText>
        </w:r>
      </w:del>
    </w:p>
    <w:p w:rsidR="00BF62D0" w:rsidDel="00E16070" w:rsidRDefault="00BF62D0">
      <w:pPr>
        <w:pStyle w:val="Index1"/>
        <w:tabs>
          <w:tab w:val="right" w:leader="dot" w:pos="9350"/>
        </w:tabs>
        <w:rPr>
          <w:del w:id="6921" w:author="Sammartano, Marc (BIC USA)" w:date="2014-07-20T12:14:00Z"/>
          <w:noProof/>
        </w:rPr>
      </w:pPr>
      <w:del w:id="6922" w:author="Sammartano, Marc (BIC USA)" w:date="2014-07-20T12:14:00Z">
        <w:r w:rsidDel="00E16070">
          <w:rPr>
            <w:noProof/>
          </w:rPr>
          <w:delText>Stack.peek &lt;ptr_nexep&gt;, &lt;nvar&gt;|&lt;svar&gt;, 41</w:delText>
        </w:r>
      </w:del>
    </w:p>
    <w:p w:rsidR="00BF62D0" w:rsidDel="00E16070" w:rsidRDefault="00BF62D0">
      <w:pPr>
        <w:pStyle w:val="Index1"/>
        <w:tabs>
          <w:tab w:val="right" w:leader="dot" w:pos="9350"/>
        </w:tabs>
        <w:rPr>
          <w:del w:id="6923" w:author="Sammartano, Marc (BIC USA)" w:date="2014-07-20T12:14:00Z"/>
          <w:noProof/>
        </w:rPr>
      </w:pPr>
      <w:del w:id="6924" w:author="Sammartano, Marc (BIC USA)" w:date="2014-07-20T12:14:00Z">
        <w:r w:rsidDel="00E16070">
          <w:rPr>
            <w:noProof/>
          </w:rPr>
          <w:delText>Stack.pop &lt;ptr_nexep&gt;, &lt;nvar&gt;|&lt;svar&gt;, 41</w:delText>
        </w:r>
      </w:del>
    </w:p>
    <w:p w:rsidR="00BF62D0" w:rsidDel="00E16070" w:rsidRDefault="00BF62D0">
      <w:pPr>
        <w:pStyle w:val="Index1"/>
        <w:tabs>
          <w:tab w:val="right" w:leader="dot" w:pos="9350"/>
        </w:tabs>
        <w:rPr>
          <w:del w:id="6925" w:author="Sammartano, Marc (BIC USA)" w:date="2014-07-20T12:14:00Z"/>
          <w:noProof/>
        </w:rPr>
      </w:pPr>
      <w:del w:id="6926" w:author="Sammartano, Marc (BIC USA)" w:date="2014-07-20T12:14:00Z">
        <w:r w:rsidDel="00E16070">
          <w:rPr>
            <w:noProof/>
          </w:rPr>
          <w:delText>Stack.push &lt;ptr_nexep&gt;, &lt;nexp&gt;|&lt;sexp&gt;, 41</w:delText>
        </w:r>
      </w:del>
    </w:p>
    <w:p w:rsidR="00BF62D0" w:rsidDel="00E16070" w:rsidRDefault="00BF62D0">
      <w:pPr>
        <w:pStyle w:val="Index1"/>
        <w:tabs>
          <w:tab w:val="right" w:leader="dot" w:pos="9350"/>
        </w:tabs>
        <w:rPr>
          <w:del w:id="6927" w:author="Sammartano, Marc (BIC USA)" w:date="2014-07-20T12:14:00Z"/>
          <w:noProof/>
        </w:rPr>
      </w:pPr>
      <w:del w:id="6928" w:author="Sammartano, Marc (BIC USA)" w:date="2014-07-20T12:14:00Z">
        <w:r w:rsidDel="00E16070">
          <w:rPr>
            <w:noProof/>
          </w:rPr>
          <w:delText>Stack.type &lt;ptr_nexep&gt;, &lt;svar&gt;, 41</w:delText>
        </w:r>
      </w:del>
    </w:p>
    <w:p w:rsidR="00BF62D0" w:rsidDel="00E16070" w:rsidRDefault="00BF62D0">
      <w:pPr>
        <w:pStyle w:val="Index1"/>
        <w:tabs>
          <w:tab w:val="right" w:leader="dot" w:pos="9350"/>
        </w:tabs>
        <w:rPr>
          <w:del w:id="6929" w:author="Sammartano, Marc (BIC USA)" w:date="2014-07-20T12:14:00Z"/>
          <w:noProof/>
        </w:rPr>
      </w:pPr>
      <w:del w:id="6930" w:author="Sammartano, Marc (BIC USA)" w:date="2014-07-20T12:14:00Z">
        <w:r w:rsidDel="00E16070">
          <w:rPr>
            <w:noProof/>
          </w:rPr>
          <w:delText>Starts_with (&lt;Search_for_sexp&gt;, &lt;Search_in_sexp&gt;{,&lt;start_nexp&gt;}, 50</w:delText>
        </w:r>
      </w:del>
    </w:p>
    <w:p w:rsidR="00BF62D0" w:rsidDel="00E16070" w:rsidRDefault="00BF62D0">
      <w:pPr>
        <w:pStyle w:val="Index1"/>
        <w:tabs>
          <w:tab w:val="right" w:leader="dot" w:pos="9350"/>
        </w:tabs>
        <w:rPr>
          <w:del w:id="6931" w:author="Sammartano, Marc (BIC USA)" w:date="2014-07-20T12:14:00Z"/>
          <w:noProof/>
        </w:rPr>
      </w:pPr>
      <w:del w:id="6932" w:author="Sammartano, Marc (BIC USA)" w:date="2014-07-20T12:14:00Z">
        <w:r w:rsidRPr="00965A16" w:rsidDel="00E16070">
          <w:rPr>
            <w:rFonts w:eastAsia="Times New Roman"/>
            <w:noProof/>
          </w:rPr>
          <w:delText>STR$(</w:delText>
        </w:r>
        <w:r w:rsidDel="00E16070">
          <w:rPr>
            <w:noProof/>
          </w:rPr>
          <w:delText>&lt;nexp&gt;</w:delText>
        </w:r>
        <w:r w:rsidRPr="00965A16" w:rsidDel="00E16070">
          <w:rPr>
            <w:rFonts w:eastAsia="Times New Roman"/>
            <w:noProof/>
          </w:rPr>
          <w:delText>)</w:delText>
        </w:r>
        <w:r w:rsidDel="00E16070">
          <w:rPr>
            <w:noProof/>
          </w:rPr>
          <w:delText>, 53</w:delText>
        </w:r>
      </w:del>
    </w:p>
    <w:p w:rsidR="00BF62D0" w:rsidDel="00E16070" w:rsidRDefault="00BF62D0">
      <w:pPr>
        <w:pStyle w:val="Index1"/>
        <w:tabs>
          <w:tab w:val="right" w:leader="dot" w:pos="9350"/>
        </w:tabs>
        <w:rPr>
          <w:del w:id="6933" w:author="Sammartano, Marc (BIC USA)" w:date="2014-07-20T12:14:00Z"/>
          <w:noProof/>
        </w:rPr>
      </w:pPr>
      <w:del w:id="6934" w:author="Sammartano, Marc (BIC USA)" w:date="2014-07-20T12:14:00Z">
        <w:r w:rsidDel="00E16070">
          <w:rPr>
            <w:noProof/>
          </w:rPr>
          <w:delText>Stt.listen, 91</w:delText>
        </w:r>
      </w:del>
    </w:p>
    <w:p w:rsidR="00BF62D0" w:rsidDel="00E16070" w:rsidRDefault="00BF62D0">
      <w:pPr>
        <w:pStyle w:val="Index1"/>
        <w:tabs>
          <w:tab w:val="right" w:leader="dot" w:pos="9350"/>
        </w:tabs>
        <w:rPr>
          <w:del w:id="6935" w:author="Sammartano, Marc (BIC USA)" w:date="2014-07-20T12:14:00Z"/>
          <w:noProof/>
        </w:rPr>
      </w:pPr>
      <w:del w:id="6936" w:author="Sammartano, Marc (BIC USA)" w:date="2014-07-20T12:14:00Z">
        <w:r w:rsidDel="00E16070">
          <w:rPr>
            <w:noProof/>
          </w:rPr>
          <w:delText>Stt.results &lt;string_list_ptr_nvar&gt;, 91</w:delText>
        </w:r>
      </w:del>
    </w:p>
    <w:p w:rsidR="00BF62D0" w:rsidDel="00E16070" w:rsidRDefault="00BF62D0">
      <w:pPr>
        <w:pStyle w:val="Index1"/>
        <w:tabs>
          <w:tab w:val="right" w:leader="dot" w:pos="9350"/>
        </w:tabs>
        <w:rPr>
          <w:del w:id="6937" w:author="Sammartano, Marc (BIC USA)" w:date="2014-07-20T12:14:00Z"/>
          <w:noProof/>
        </w:rPr>
      </w:pPr>
      <w:del w:id="6938" w:author="Sammartano, Marc (BIC USA)" w:date="2014-07-20T12:14:00Z">
        <w:r w:rsidDel="00E16070">
          <w:rPr>
            <w:noProof/>
          </w:rPr>
          <w:delText>Su.close, 132</w:delText>
        </w:r>
      </w:del>
    </w:p>
    <w:p w:rsidR="00BF62D0" w:rsidDel="00E16070" w:rsidRDefault="00BF62D0">
      <w:pPr>
        <w:pStyle w:val="Index1"/>
        <w:tabs>
          <w:tab w:val="right" w:leader="dot" w:pos="9350"/>
        </w:tabs>
        <w:rPr>
          <w:del w:id="6939" w:author="Sammartano, Marc (BIC USA)" w:date="2014-07-20T12:14:00Z"/>
          <w:noProof/>
        </w:rPr>
      </w:pPr>
      <w:del w:id="6940" w:author="Sammartano, Marc (BIC USA)" w:date="2014-07-20T12:14:00Z">
        <w:r w:rsidDel="00E16070">
          <w:rPr>
            <w:noProof/>
          </w:rPr>
          <w:delText>Su.open, 131</w:delText>
        </w:r>
      </w:del>
    </w:p>
    <w:p w:rsidR="00BF62D0" w:rsidDel="00E16070" w:rsidRDefault="00BF62D0">
      <w:pPr>
        <w:pStyle w:val="Index1"/>
        <w:tabs>
          <w:tab w:val="right" w:leader="dot" w:pos="9350"/>
        </w:tabs>
        <w:rPr>
          <w:del w:id="6941" w:author="Sammartano, Marc (BIC USA)" w:date="2014-07-20T12:14:00Z"/>
          <w:noProof/>
        </w:rPr>
      </w:pPr>
      <w:del w:id="6942" w:author="Sammartano, Marc (BIC USA)" w:date="2014-07-20T12:14:00Z">
        <w:r w:rsidDel="00E16070">
          <w:rPr>
            <w:noProof/>
          </w:rPr>
          <w:delText>Su.read.line &lt;svar&gt;, 132</w:delText>
        </w:r>
      </w:del>
    </w:p>
    <w:p w:rsidR="00BF62D0" w:rsidDel="00E16070" w:rsidRDefault="00BF62D0">
      <w:pPr>
        <w:pStyle w:val="Index1"/>
        <w:tabs>
          <w:tab w:val="right" w:leader="dot" w:pos="9350"/>
        </w:tabs>
        <w:rPr>
          <w:del w:id="6943" w:author="Sammartano, Marc (BIC USA)" w:date="2014-07-20T12:14:00Z"/>
          <w:noProof/>
        </w:rPr>
      </w:pPr>
      <w:del w:id="6944" w:author="Sammartano, Marc (BIC USA)" w:date="2014-07-20T12:14:00Z">
        <w:r w:rsidDel="00E16070">
          <w:rPr>
            <w:noProof/>
          </w:rPr>
          <w:delText>Su.read.ready &lt;nvar&gt;, 132</w:delText>
        </w:r>
      </w:del>
    </w:p>
    <w:p w:rsidR="00BF62D0" w:rsidDel="00E16070" w:rsidRDefault="00BF62D0">
      <w:pPr>
        <w:pStyle w:val="Index1"/>
        <w:tabs>
          <w:tab w:val="right" w:leader="dot" w:pos="9350"/>
        </w:tabs>
        <w:rPr>
          <w:del w:id="6945" w:author="Sammartano, Marc (BIC USA)" w:date="2014-07-20T12:14:00Z"/>
          <w:noProof/>
        </w:rPr>
      </w:pPr>
      <w:del w:id="6946" w:author="Sammartano, Marc (BIC USA)" w:date="2014-07-20T12:14:00Z">
        <w:r w:rsidDel="00E16070">
          <w:rPr>
            <w:noProof/>
          </w:rPr>
          <w:delText>Su.write &lt;sexp&gt;, 132</w:delText>
        </w:r>
      </w:del>
    </w:p>
    <w:p w:rsidR="00BF62D0" w:rsidDel="00E16070" w:rsidRDefault="00BF62D0">
      <w:pPr>
        <w:pStyle w:val="Index1"/>
        <w:tabs>
          <w:tab w:val="right" w:leader="dot" w:pos="9350"/>
        </w:tabs>
        <w:rPr>
          <w:del w:id="6947" w:author="Sammartano, Marc (BIC USA)" w:date="2014-07-20T12:14:00Z"/>
          <w:noProof/>
        </w:rPr>
      </w:pPr>
      <w:del w:id="6948" w:author="Sammartano, Marc (BIC USA)" w:date="2014-07-20T12:14:00Z">
        <w:r w:rsidDel="00E16070">
          <w:rPr>
            <w:noProof/>
          </w:rPr>
          <w:delText>Sw.begin &lt;nexp&gt;|&lt;sexp&gt;, 61</w:delText>
        </w:r>
      </w:del>
    </w:p>
    <w:p w:rsidR="00BF62D0" w:rsidDel="00E16070" w:rsidRDefault="00BF62D0">
      <w:pPr>
        <w:pStyle w:val="Index1"/>
        <w:tabs>
          <w:tab w:val="right" w:leader="dot" w:pos="9350"/>
        </w:tabs>
        <w:rPr>
          <w:del w:id="6949" w:author="Sammartano, Marc (BIC USA)" w:date="2014-07-20T12:14:00Z"/>
          <w:noProof/>
        </w:rPr>
      </w:pPr>
      <w:del w:id="6950" w:author="Sammartano, Marc (BIC USA)" w:date="2014-07-20T12:14:00Z">
        <w:r w:rsidDel="00E16070">
          <w:rPr>
            <w:noProof/>
          </w:rPr>
          <w:lastRenderedPageBreak/>
          <w:delText>Sw.break, 61</w:delText>
        </w:r>
      </w:del>
    </w:p>
    <w:p w:rsidR="00BF62D0" w:rsidDel="00E16070" w:rsidRDefault="00BF62D0">
      <w:pPr>
        <w:pStyle w:val="Index1"/>
        <w:tabs>
          <w:tab w:val="right" w:leader="dot" w:pos="9350"/>
        </w:tabs>
        <w:rPr>
          <w:del w:id="6951" w:author="Sammartano, Marc (BIC USA)" w:date="2014-07-20T12:14:00Z"/>
          <w:noProof/>
        </w:rPr>
      </w:pPr>
      <w:del w:id="6952" w:author="Sammartano, Marc (BIC USA)" w:date="2014-07-20T12:14:00Z">
        <w:r w:rsidDel="00E16070">
          <w:rPr>
            <w:noProof/>
          </w:rPr>
          <w:delText>Sw.case &lt;nexp &gt;|&lt;sexp&gt;, 61</w:delText>
        </w:r>
      </w:del>
    </w:p>
    <w:p w:rsidR="00BF62D0" w:rsidDel="00E16070" w:rsidRDefault="00BF62D0">
      <w:pPr>
        <w:pStyle w:val="Index1"/>
        <w:tabs>
          <w:tab w:val="right" w:leader="dot" w:pos="9350"/>
        </w:tabs>
        <w:rPr>
          <w:del w:id="6953" w:author="Sammartano, Marc (BIC USA)" w:date="2014-07-20T12:14:00Z"/>
          <w:noProof/>
        </w:rPr>
      </w:pPr>
      <w:del w:id="6954" w:author="Sammartano, Marc (BIC USA)" w:date="2014-07-20T12:14:00Z">
        <w:r w:rsidDel="00E16070">
          <w:rPr>
            <w:noProof/>
          </w:rPr>
          <w:delText>Sw.default, 61</w:delText>
        </w:r>
      </w:del>
    </w:p>
    <w:p w:rsidR="00BF62D0" w:rsidDel="00E16070" w:rsidRDefault="00BF62D0">
      <w:pPr>
        <w:pStyle w:val="Index1"/>
        <w:tabs>
          <w:tab w:val="right" w:leader="dot" w:pos="9350"/>
        </w:tabs>
        <w:rPr>
          <w:del w:id="6955" w:author="Sammartano, Marc (BIC USA)" w:date="2014-07-20T12:14:00Z"/>
          <w:noProof/>
        </w:rPr>
      </w:pPr>
      <w:del w:id="6956" w:author="Sammartano, Marc (BIC USA)" w:date="2014-07-20T12:14:00Z">
        <w:r w:rsidDel="00E16070">
          <w:rPr>
            <w:noProof/>
          </w:rPr>
          <w:delText>Sw.end, 61</w:delText>
        </w:r>
      </w:del>
    </w:p>
    <w:p w:rsidR="00BF62D0" w:rsidDel="00E16070" w:rsidRDefault="00BF62D0">
      <w:pPr>
        <w:pStyle w:val="Index1"/>
        <w:tabs>
          <w:tab w:val="right" w:leader="dot" w:pos="9350"/>
        </w:tabs>
        <w:rPr>
          <w:del w:id="6957" w:author="Sammartano, Marc (BIC USA)" w:date="2014-07-20T12:14:00Z"/>
          <w:noProof/>
        </w:rPr>
      </w:pPr>
      <w:del w:id="6958" w:author="Sammartano, Marc (BIC USA)" w:date="2014-07-20T12:14:00Z">
        <w:r w:rsidDel="00E16070">
          <w:rPr>
            <w:noProof/>
          </w:rPr>
          <w:delText>Swap &lt;nvar_a&gt;|&lt;svar_a&gt;, &lt;nvar_b&gt;|&lt;svar_b&gt;, 90</w:delText>
        </w:r>
      </w:del>
    </w:p>
    <w:p w:rsidR="00BF62D0" w:rsidDel="00E16070" w:rsidRDefault="00BF62D0">
      <w:pPr>
        <w:pStyle w:val="Index1"/>
        <w:tabs>
          <w:tab w:val="right" w:leader="dot" w:pos="9350"/>
        </w:tabs>
        <w:rPr>
          <w:del w:id="6959" w:author="Sammartano, Marc (BIC USA)" w:date="2014-07-20T12:14:00Z"/>
          <w:noProof/>
        </w:rPr>
      </w:pPr>
      <w:del w:id="6960" w:author="Sammartano, Marc (BIC USA)" w:date="2014-07-20T12:14:00Z">
        <w:r w:rsidDel="00E16070">
          <w:rPr>
            <w:noProof/>
          </w:rPr>
          <w:delText>System.close, 131</w:delText>
        </w:r>
      </w:del>
    </w:p>
    <w:p w:rsidR="00BF62D0" w:rsidDel="00E16070" w:rsidRDefault="00BF62D0">
      <w:pPr>
        <w:pStyle w:val="Index1"/>
        <w:tabs>
          <w:tab w:val="right" w:leader="dot" w:pos="9350"/>
        </w:tabs>
        <w:rPr>
          <w:del w:id="6961" w:author="Sammartano, Marc (BIC USA)" w:date="2014-07-20T12:14:00Z"/>
          <w:noProof/>
        </w:rPr>
      </w:pPr>
      <w:del w:id="6962" w:author="Sammartano, Marc (BIC USA)" w:date="2014-07-20T12:14:00Z">
        <w:r w:rsidDel="00E16070">
          <w:rPr>
            <w:noProof/>
          </w:rPr>
          <w:delText>System.open, 131</w:delText>
        </w:r>
      </w:del>
    </w:p>
    <w:p w:rsidR="00BF62D0" w:rsidDel="00E16070" w:rsidRDefault="00BF62D0">
      <w:pPr>
        <w:pStyle w:val="Index1"/>
        <w:tabs>
          <w:tab w:val="right" w:leader="dot" w:pos="9350"/>
        </w:tabs>
        <w:rPr>
          <w:del w:id="6963" w:author="Sammartano, Marc (BIC USA)" w:date="2014-07-20T12:14:00Z"/>
          <w:noProof/>
        </w:rPr>
      </w:pPr>
      <w:del w:id="6964" w:author="Sammartano, Marc (BIC USA)" w:date="2014-07-20T12:14:00Z">
        <w:r w:rsidDel="00E16070">
          <w:rPr>
            <w:noProof/>
          </w:rPr>
          <w:delText>System.read.line &lt;svar&gt;, 131</w:delText>
        </w:r>
      </w:del>
    </w:p>
    <w:p w:rsidR="00BF62D0" w:rsidDel="00E16070" w:rsidRDefault="00BF62D0">
      <w:pPr>
        <w:pStyle w:val="Index1"/>
        <w:tabs>
          <w:tab w:val="right" w:leader="dot" w:pos="9350"/>
        </w:tabs>
        <w:rPr>
          <w:del w:id="6965" w:author="Sammartano, Marc (BIC USA)" w:date="2014-07-20T12:14:00Z"/>
          <w:noProof/>
        </w:rPr>
      </w:pPr>
      <w:del w:id="6966" w:author="Sammartano, Marc (BIC USA)" w:date="2014-07-20T12:14:00Z">
        <w:r w:rsidDel="00E16070">
          <w:rPr>
            <w:noProof/>
          </w:rPr>
          <w:delText>System.read.ready &lt;nvar&gt;, 131</w:delText>
        </w:r>
      </w:del>
    </w:p>
    <w:p w:rsidR="00BF62D0" w:rsidDel="00E16070" w:rsidRDefault="00BF62D0">
      <w:pPr>
        <w:pStyle w:val="Index1"/>
        <w:tabs>
          <w:tab w:val="right" w:leader="dot" w:pos="9350"/>
        </w:tabs>
        <w:rPr>
          <w:del w:id="6967" w:author="Sammartano, Marc (BIC USA)" w:date="2014-07-20T12:14:00Z"/>
          <w:noProof/>
        </w:rPr>
      </w:pPr>
      <w:del w:id="6968" w:author="Sammartano, Marc (BIC USA)" w:date="2014-07-20T12:14:00Z">
        <w:r w:rsidDel="00E16070">
          <w:rPr>
            <w:noProof/>
          </w:rPr>
          <w:delText>System.write &lt;sexp&gt;, 131</w:delText>
        </w:r>
      </w:del>
    </w:p>
    <w:p w:rsidR="00BF62D0" w:rsidDel="00E16070" w:rsidRDefault="00BF62D0">
      <w:pPr>
        <w:pStyle w:val="Index1"/>
        <w:tabs>
          <w:tab w:val="right" w:leader="dot" w:pos="9350"/>
        </w:tabs>
        <w:rPr>
          <w:del w:id="6969" w:author="Sammartano, Marc (BIC USA)" w:date="2014-07-20T12:14:00Z"/>
          <w:noProof/>
        </w:rPr>
      </w:pPr>
      <w:del w:id="6970" w:author="Sammartano, Marc (BIC USA)" w:date="2014-07-20T12:14:00Z">
        <w:r w:rsidDel="00E16070">
          <w:rPr>
            <w:noProof/>
          </w:rPr>
          <w:delText>TAN(&lt;nexp&gt;), 48</w:delText>
        </w:r>
      </w:del>
    </w:p>
    <w:p w:rsidR="00BF62D0" w:rsidDel="00E16070" w:rsidRDefault="00BF62D0">
      <w:pPr>
        <w:pStyle w:val="Index1"/>
        <w:tabs>
          <w:tab w:val="right" w:leader="dot" w:pos="9350"/>
        </w:tabs>
        <w:rPr>
          <w:del w:id="6971" w:author="Sammartano, Marc (BIC USA)" w:date="2014-07-20T12:14:00Z"/>
          <w:noProof/>
        </w:rPr>
      </w:pPr>
      <w:del w:id="6972" w:author="Sammartano, Marc (BIC USA)" w:date="2014-07-20T12:14:00Z">
        <w:r w:rsidDel="00E16070">
          <w:rPr>
            <w:noProof/>
          </w:rPr>
          <w:delText>Text.close &lt;file_table_nvar&gt;, 75</w:delText>
        </w:r>
      </w:del>
    </w:p>
    <w:p w:rsidR="00BF62D0" w:rsidDel="00E16070" w:rsidRDefault="00BF62D0">
      <w:pPr>
        <w:pStyle w:val="Index1"/>
        <w:tabs>
          <w:tab w:val="right" w:leader="dot" w:pos="9350"/>
        </w:tabs>
        <w:rPr>
          <w:del w:id="6973" w:author="Sammartano, Marc (BIC USA)" w:date="2014-07-20T12:14:00Z"/>
          <w:noProof/>
        </w:rPr>
      </w:pPr>
      <w:del w:id="6974" w:author="Sammartano, Marc (BIC USA)" w:date="2014-07-20T12:14:00Z">
        <w:r w:rsidRPr="00965A16" w:rsidDel="00E16070">
          <w:rPr>
            <w:rFonts w:eastAsia="Times New Roman"/>
            <w:noProof/>
          </w:rPr>
          <w:delText>Text.input &lt;svar&gt;{, { &lt;text_sexp&gt;} , &lt;title_sexp&gt; }</w:delText>
        </w:r>
        <w:r w:rsidDel="00E16070">
          <w:rPr>
            <w:noProof/>
          </w:rPr>
          <w:delText>, 70</w:delText>
        </w:r>
      </w:del>
    </w:p>
    <w:p w:rsidR="00BF62D0" w:rsidDel="00E16070" w:rsidRDefault="00BF62D0">
      <w:pPr>
        <w:pStyle w:val="Index1"/>
        <w:tabs>
          <w:tab w:val="right" w:leader="dot" w:pos="9350"/>
        </w:tabs>
        <w:rPr>
          <w:del w:id="6975" w:author="Sammartano, Marc (BIC USA)" w:date="2014-07-20T12:14:00Z"/>
          <w:noProof/>
        </w:rPr>
      </w:pPr>
      <w:del w:id="6976" w:author="Sammartano, Marc (BIC USA)" w:date="2014-07-20T12:14:00Z">
        <w:r w:rsidDel="00E16070">
          <w:rPr>
            <w:noProof/>
          </w:rPr>
          <w:delText>Text.open {r|w|a}, &lt;file_table_nvar&gt;, &lt;path_sexp&gt;, 74</w:delText>
        </w:r>
      </w:del>
    </w:p>
    <w:p w:rsidR="00BF62D0" w:rsidDel="00E16070" w:rsidRDefault="00BF62D0">
      <w:pPr>
        <w:pStyle w:val="Index1"/>
        <w:tabs>
          <w:tab w:val="right" w:leader="dot" w:pos="9350"/>
        </w:tabs>
        <w:rPr>
          <w:del w:id="6977" w:author="Sammartano, Marc (BIC USA)" w:date="2014-07-20T12:14:00Z"/>
          <w:noProof/>
        </w:rPr>
      </w:pPr>
      <w:del w:id="6978" w:author="Sammartano, Marc (BIC USA)" w:date="2014-07-20T12:14:00Z">
        <w:r w:rsidDel="00E16070">
          <w:rPr>
            <w:noProof/>
          </w:rPr>
          <w:delText>Text.position.get  &lt;file_table_nvar&gt;, &lt;position_nvar&gt;, 75</w:delText>
        </w:r>
      </w:del>
    </w:p>
    <w:p w:rsidR="00BF62D0" w:rsidDel="00E16070" w:rsidRDefault="00BF62D0">
      <w:pPr>
        <w:pStyle w:val="Index1"/>
        <w:tabs>
          <w:tab w:val="right" w:leader="dot" w:pos="9350"/>
        </w:tabs>
        <w:rPr>
          <w:del w:id="6979" w:author="Sammartano, Marc (BIC USA)" w:date="2014-07-20T12:14:00Z"/>
          <w:noProof/>
        </w:rPr>
      </w:pPr>
      <w:del w:id="6980" w:author="Sammartano, Marc (BIC USA)" w:date="2014-07-20T12:14:00Z">
        <w:r w:rsidDel="00E16070">
          <w:rPr>
            <w:noProof/>
          </w:rPr>
          <w:delText>Text.position.set &lt;file_table_nvar&gt;, &lt;position_nexp&gt;, 76</w:delText>
        </w:r>
      </w:del>
    </w:p>
    <w:p w:rsidR="00BF62D0" w:rsidDel="00E16070" w:rsidRDefault="00BF62D0">
      <w:pPr>
        <w:pStyle w:val="Index1"/>
        <w:tabs>
          <w:tab w:val="right" w:leader="dot" w:pos="9350"/>
        </w:tabs>
        <w:rPr>
          <w:del w:id="6981" w:author="Sammartano, Marc (BIC USA)" w:date="2014-07-20T12:14:00Z"/>
          <w:noProof/>
        </w:rPr>
      </w:pPr>
      <w:del w:id="6982" w:author="Sammartano, Marc (BIC USA)" w:date="2014-07-20T12:14:00Z">
        <w:r w:rsidDel="00E16070">
          <w:rPr>
            <w:noProof/>
          </w:rPr>
          <w:delText>Text.readln &lt;file_table_nvar&gt;, &lt;line_svar&gt;, 75</w:delText>
        </w:r>
      </w:del>
    </w:p>
    <w:p w:rsidR="00BF62D0" w:rsidDel="00E16070" w:rsidRDefault="00BF62D0">
      <w:pPr>
        <w:pStyle w:val="Index1"/>
        <w:tabs>
          <w:tab w:val="right" w:leader="dot" w:pos="9350"/>
        </w:tabs>
        <w:rPr>
          <w:del w:id="6983" w:author="Sammartano, Marc (BIC USA)" w:date="2014-07-20T12:14:00Z"/>
          <w:noProof/>
        </w:rPr>
      </w:pPr>
      <w:del w:id="6984" w:author="Sammartano, Marc (BIC USA)" w:date="2014-07-20T12:14:00Z">
        <w:r w:rsidDel="00E16070">
          <w:rPr>
            <w:noProof/>
          </w:rPr>
          <w:delText>Text.writeln &lt;file_table_nexp&gt;, &lt;parms same as print&gt;, 75</w:delText>
        </w:r>
      </w:del>
    </w:p>
    <w:p w:rsidR="00BF62D0" w:rsidDel="00E16070" w:rsidRDefault="00BF62D0">
      <w:pPr>
        <w:pStyle w:val="Index1"/>
        <w:tabs>
          <w:tab w:val="right" w:leader="dot" w:pos="9350"/>
        </w:tabs>
        <w:rPr>
          <w:del w:id="6985" w:author="Sammartano, Marc (BIC USA)" w:date="2014-07-20T12:14:00Z"/>
          <w:noProof/>
        </w:rPr>
      </w:pPr>
      <w:del w:id="6986" w:author="Sammartano, Marc (BIC USA)" w:date="2014-07-20T12:14:00Z">
        <w:r w:rsidDel="00E16070">
          <w:rPr>
            <w:noProof/>
          </w:rPr>
          <w:delText>TGet &lt;result_svar&gt;, &lt;prompt_sexp&gt; {,  &lt;title_sexp&gt;}, 70</w:delText>
        </w:r>
      </w:del>
    </w:p>
    <w:p w:rsidR="00BF62D0" w:rsidDel="00E16070" w:rsidRDefault="00BF62D0">
      <w:pPr>
        <w:pStyle w:val="Index1"/>
        <w:tabs>
          <w:tab w:val="right" w:leader="dot" w:pos="9350"/>
        </w:tabs>
        <w:rPr>
          <w:del w:id="6987" w:author="Sammartano, Marc (BIC USA)" w:date="2014-07-20T12:14:00Z"/>
          <w:noProof/>
        </w:rPr>
      </w:pPr>
      <w:del w:id="6988" w:author="Sammartano, Marc (BIC USA)" w:date="2014-07-20T12:14:00Z">
        <w:r w:rsidDel="00E16070">
          <w:rPr>
            <w:noProof/>
          </w:rPr>
          <w:delText>Time {&lt;time_nexp&gt;,} Year$, Month$, Day$, Hour$, Minute$, Second$, WeekDay, isDST, 96</w:delText>
        </w:r>
      </w:del>
    </w:p>
    <w:p w:rsidR="00BF62D0" w:rsidDel="00E16070" w:rsidRDefault="00BF62D0">
      <w:pPr>
        <w:pStyle w:val="Index1"/>
        <w:tabs>
          <w:tab w:val="right" w:leader="dot" w:pos="9350"/>
        </w:tabs>
        <w:rPr>
          <w:del w:id="6989" w:author="Sammartano, Marc (BIC USA)" w:date="2014-07-20T12:14:00Z"/>
          <w:noProof/>
        </w:rPr>
      </w:pPr>
      <w:del w:id="6990" w:author="Sammartano, Marc (BIC USA)" w:date="2014-07-20T12:14:00Z">
        <w:r w:rsidDel="00E16070">
          <w:rPr>
            <w:noProof/>
          </w:rPr>
          <w:delText>TIME(), 51</w:delText>
        </w:r>
      </w:del>
    </w:p>
    <w:p w:rsidR="00BF62D0" w:rsidDel="00E16070" w:rsidRDefault="00BF62D0">
      <w:pPr>
        <w:pStyle w:val="Index1"/>
        <w:tabs>
          <w:tab w:val="right" w:leader="dot" w:pos="9350"/>
        </w:tabs>
        <w:rPr>
          <w:del w:id="6991" w:author="Sammartano, Marc (BIC USA)" w:date="2014-07-20T12:14:00Z"/>
          <w:noProof/>
        </w:rPr>
      </w:pPr>
      <w:del w:id="6992" w:author="Sammartano, Marc (BIC USA)" w:date="2014-07-20T12:14:00Z">
        <w:r w:rsidDel="00E16070">
          <w:rPr>
            <w:noProof/>
          </w:rPr>
          <w:delText>TIME(&lt;year_exp&gt;, &lt;month_exp&gt;, &lt;day_exp&gt;, &lt;hour_exp&gt;, &lt;minute_exp&gt;, &lt;second_exp&gt;), 51</w:delText>
        </w:r>
      </w:del>
    </w:p>
    <w:p w:rsidR="00BF62D0" w:rsidDel="00E16070" w:rsidRDefault="00BF62D0">
      <w:pPr>
        <w:pStyle w:val="Index1"/>
        <w:tabs>
          <w:tab w:val="right" w:leader="dot" w:pos="9350"/>
        </w:tabs>
        <w:rPr>
          <w:del w:id="6993" w:author="Sammartano, Marc (BIC USA)" w:date="2014-07-20T12:14:00Z"/>
          <w:noProof/>
        </w:rPr>
      </w:pPr>
      <w:del w:id="6994" w:author="Sammartano, Marc (BIC USA)" w:date="2014-07-20T12:14:00Z">
        <w:r w:rsidDel="00E16070">
          <w:rPr>
            <w:noProof/>
          </w:rPr>
          <w:delText>Timer.Clear, 93</w:delText>
        </w:r>
      </w:del>
    </w:p>
    <w:p w:rsidR="00BF62D0" w:rsidDel="00E16070" w:rsidRDefault="00BF62D0">
      <w:pPr>
        <w:pStyle w:val="Index1"/>
        <w:tabs>
          <w:tab w:val="right" w:leader="dot" w:pos="9350"/>
        </w:tabs>
        <w:rPr>
          <w:del w:id="6995" w:author="Sammartano, Marc (BIC USA)" w:date="2014-07-20T12:14:00Z"/>
          <w:noProof/>
        </w:rPr>
      </w:pPr>
      <w:del w:id="6996" w:author="Sammartano, Marc (BIC USA)" w:date="2014-07-20T12:14:00Z">
        <w:r w:rsidDel="00E16070">
          <w:rPr>
            <w:noProof/>
          </w:rPr>
          <w:delText>Timer.Resume, 93</w:delText>
        </w:r>
      </w:del>
    </w:p>
    <w:p w:rsidR="00BF62D0" w:rsidDel="00E16070" w:rsidRDefault="00BF62D0">
      <w:pPr>
        <w:pStyle w:val="Index1"/>
        <w:tabs>
          <w:tab w:val="right" w:leader="dot" w:pos="9350"/>
        </w:tabs>
        <w:rPr>
          <w:del w:id="6997" w:author="Sammartano, Marc (BIC USA)" w:date="2014-07-20T12:14:00Z"/>
          <w:noProof/>
        </w:rPr>
      </w:pPr>
      <w:del w:id="6998" w:author="Sammartano, Marc (BIC USA)" w:date="2014-07-20T12:14:00Z">
        <w:r w:rsidDel="00E16070">
          <w:rPr>
            <w:noProof/>
          </w:rPr>
          <w:delText>Timer.set &lt;interval_nexp&gt;, 93</w:delText>
        </w:r>
      </w:del>
    </w:p>
    <w:p w:rsidR="00BF62D0" w:rsidDel="00E16070" w:rsidRDefault="00BF62D0">
      <w:pPr>
        <w:pStyle w:val="Index1"/>
        <w:tabs>
          <w:tab w:val="right" w:leader="dot" w:pos="9350"/>
        </w:tabs>
        <w:rPr>
          <w:del w:id="6999" w:author="Sammartano, Marc (BIC USA)" w:date="2014-07-20T12:14:00Z"/>
          <w:noProof/>
        </w:rPr>
      </w:pPr>
      <w:del w:id="7000" w:author="Sammartano, Marc (BIC USA)" w:date="2014-07-20T12:14:00Z">
        <w:r w:rsidDel="00E16070">
          <w:rPr>
            <w:noProof/>
          </w:rPr>
          <w:delText>TimeZone.get &lt;tz_svar&gt;, 97</w:delText>
        </w:r>
      </w:del>
    </w:p>
    <w:p w:rsidR="00BF62D0" w:rsidDel="00E16070" w:rsidRDefault="00BF62D0">
      <w:pPr>
        <w:pStyle w:val="Index1"/>
        <w:tabs>
          <w:tab w:val="right" w:leader="dot" w:pos="9350"/>
        </w:tabs>
        <w:rPr>
          <w:del w:id="7001" w:author="Sammartano, Marc (BIC USA)" w:date="2014-07-20T12:14:00Z"/>
          <w:noProof/>
        </w:rPr>
      </w:pPr>
      <w:del w:id="7002" w:author="Sammartano, Marc (BIC USA)" w:date="2014-07-20T12:14:00Z">
        <w:r w:rsidDel="00E16070">
          <w:rPr>
            <w:noProof/>
          </w:rPr>
          <w:delText>TimeZone.list &lt;tz_list_pointer_nvar&gt;, 97</w:delText>
        </w:r>
      </w:del>
    </w:p>
    <w:p w:rsidR="00BF62D0" w:rsidDel="00E16070" w:rsidRDefault="00BF62D0">
      <w:pPr>
        <w:pStyle w:val="Index1"/>
        <w:tabs>
          <w:tab w:val="right" w:leader="dot" w:pos="9350"/>
        </w:tabs>
        <w:rPr>
          <w:del w:id="7003" w:author="Sammartano, Marc (BIC USA)" w:date="2014-07-20T12:14:00Z"/>
          <w:noProof/>
        </w:rPr>
      </w:pPr>
      <w:del w:id="7004" w:author="Sammartano, Marc (BIC USA)" w:date="2014-07-20T12:14:00Z">
        <w:r w:rsidDel="00E16070">
          <w:rPr>
            <w:noProof/>
          </w:rPr>
          <w:delText>TimeZone.set { &lt;tz_sexp&gt; }, 97</w:delText>
        </w:r>
      </w:del>
    </w:p>
    <w:p w:rsidR="00BF62D0" w:rsidDel="00E16070" w:rsidRDefault="00BF62D0">
      <w:pPr>
        <w:pStyle w:val="Index1"/>
        <w:tabs>
          <w:tab w:val="right" w:leader="dot" w:pos="9350"/>
        </w:tabs>
        <w:rPr>
          <w:del w:id="7005" w:author="Sammartano, Marc (BIC USA)" w:date="2014-07-20T12:14:00Z"/>
          <w:noProof/>
        </w:rPr>
      </w:pPr>
      <w:del w:id="7006" w:author="Sammartano, Marc (BIC USA)" w:date="2014-07-20T12:14:00Z">
        <w:r w:rsidDel="00E16070">
          <w:rPr>
            <w:noProof/>
          </w:rPr>
          <w:delText>TODEGREES(&lt;nexp&gt;), 49</w:delText>
        </w:r>
      </w:del>
    </w:p>
    <w:p w:rsidR="00BF62D0" w:rsidDel="00E16070" w:rsidRDefault="00BF62D0">
      <w:pPr>
        <w:pStyle w:val="Index1"/>
        <w:tabs>
          <w:tab w:val="right" w:leader="dot" w:pos="9350"/>
        </w:tabs>
        <w:rPr>
          <w:del w:id="7007" w:author="Sammartano, Marc (BIC USA)" w:date="2014-07-20T12:14:00Z"/>
          <w:noProof/>
        </w:rPr>
      </w:pPr>
      <w:del w:id="7008" w:author="Sammartano, Marc (BIC USA)" w:date="2014-07-20T12:14:00Z">
        <w:r w:rsidDel="00E16070">
          <w:rPr>
            <w:noProof/>
          </w:rPr>
          <w:delText>Tone &lt;frequency_nexp&gt;, &lt;duration_nexp&gt;, 97</w:delText>
        </w:r>
      </w:del>
    </w:p>
    <w:p w:rsidR="00BF62D0" w:rsidDel="00E16070" w:rsidRDefault="00BF62D0">
      <w:pPr>
        <w:pStyle w:val="Index1"/>
        <w:tabs>
          <w:tab w:val="right" w:leader="dot" w:pos="9350"/>
        </w:tabs>
        <w:rPr>
          <w:del w:id="7009" w:author="Sammartano, Marc (BIC USA)" w:date="2014-07-20T12:14:00Z"/>
          <w:noProof/>
        </w:rPr>
      </w:pPr>
      <w:del w:id="7010" w:author="Sammartano, Marc (BIC USA)" w:date="2014-07-20T12:14:00Z">
        <w:r w:rsidDel="00E16070">
          <w:rPr>
            <w:noProof/>
          </w:rPr>
          <w:delText>TORADIANS(&lt;nexp&gt;), 49</w:delText>
        </w:r>
      </w:del>
    </w:p>
    <w:p w:rsidR="00BF62D0" w:rsidDel="00E16070" w:rsidRDefault="00BF62D0">
      <w:pPr>
        <w:pStyle w:val="Index1"/>
        <w:tabs>
          <w:tab w:val="right" w:leader="dot" w:pos="9350"/>
        </w:tabs>
        <w:rPr>
          <w:del w:id="7011" w:author="Sammartano, Marc (BIC USA)" w:date="2014-07-20T12:14:00Z"/>
          <w:noProof/>
        </w:rPr>
      </w:pPr>
      <w:del w:id="7012" w:author="Sammartano, Marc (BIC USA)" w:date="2014-07-20T12:14:00Z">
        <w:r w:rsidDel="00E16070">
          <w:rPr>
            <w:noProof/>
          </w:rPr>
          <w:delText>Tts.init, 90</w:delText>
        </w:r>
      </w:del>
    </w:p>
    <w:p w:rsidR="00BF62D0" w:rsidDel="00E16070" w:rsidRDefault="00BF62D0">
      <w:pPr>
        <w:pStyle w:val="Index1"/>
        <w:tabs>
          <w:tab w:val="right" w:leader="dot" w:pos="9350"/>
        </w:tabs>
        <w:rPr>
          <w:del w:id="7013" w:author="Sammartano, Marc (BIC USA)" w:date="2014-07-20T12:14:00Z"/>
          <w:noProof/>
        </w:rPr>
      </w:pPr>
      <w:del w:id="7014" w:author="Sammartano, Marc (BIC USA)" w:date="2014-07-20T12:14:00Z">
        <w:r w:rsidDel="00E16070">
          <w:rPr>
            <w:noProof/>
          </w:rPr>
          <w:delText>Tts.speak  &lt;sexp&gt; {, &lt;wait_lexp&gt;}, 91</w:delText>
        </w:r>
      </w:del>
    </w:p>
    <w:p w:rsidR="00BF62D0" w:rsidDel="00E16070" w:rsidRDefault="00BF62D0">
      <w:pPr>
        <w:pStyle w:val="Index1"/>
        <w:tabs>
          <w:tab w:val="right" w:leader="dot" w:pos="9350"/>
        </w:tabs>
        <w:rPr>
          <w:del w:id="7015" w:author="Sammartano, Marc (BIC USA)" w:date="2014-07-20T12:14:00Z"/>
          <w:noProof/>
        </w:rPr>
      </w:pPr>
      <w:del w:id="7016" w:author="Sammartano, Marc (BIC USA)" w:date="2014-07-20T12:14:00Z">
        <w:r w:rsidDel="00E16070">
          <w:rPr>
            <w:noProof/>
          </w:rPr>
          <w:delText>Tts.speak.toFile &lt;sexp&gt; {, &lt;path_sexp&gt;}, 91</w:delText>
        </w:r>
      </w:del>
    </w:p>
    <w:p w:rsidR="00BF62D0" w:rsidDel="00E16070" w:rsidRDefault="00BF62D0">
      <w:pPr>
        <w:pStyle w:val="Index1"/>
        <w:tabs>
          <w:tab w:val="right" w:leader="dot" w:pos="9350"/>
        </w:tabs>
        <w:rPr>
          <w:del w:id="7017" w:author="Sammartano, Marc (BIC USA)" w:date="2014-07-20T12:14:00Z"/>
          <w:noProof/>
        </w:rPr>
      </w:pPr>
      <w:del w:id="7018" w:author="Sammartano, Marc (BIC USA)" w:date="2014-07-20T12:14:00Z">
        <w:r w:rsidDel="00E16070">
          <w:rPr>
            <w:noProof/>
          </w:rPr>
          <w:delText>Tts.stop, 91</w:delText>
        </w:r>
      </w:del>
    </w:p>
    <w:p w:rsidR="00BF62D0" w:rsidDel="00E16070" w:rsidRDefault="00BF62D0">
      <w:pPr>
        <w:pStyle w:val="Index1"/>
        <w:tabs>
          <w:tab w:val="right" w:leader="dot" w:pos="9350"/>
        </w:tabs>
        <w:rPr>
          <w:del w:id="7019" w:author="Sammartano, Marc (BIC USA)" w:date="2014-07-20T12:14:00Z"/>
          <w:noProof/>
        </w:rPr>
      </w:pPr>
      <w:del w:id="7020" w:author="Sammartano, Marc (BIC USA)" w:date="2014-07-20T12:14:00Z">
        <w:r w:rsidDel="00E16070">
          <w:rPr>
            <w:noProof/>
          </w:rPr>
          <w:delText>UCODE(&lt;sexp&gt;), 49</w:delText>
        </w:r>
      </w:del>
    </w:p>
    <w:p w:rsidR="00BF62D0" w:rsidDel="00E16070" w:rsidRDefault="00BF62D0">
      <w:pPr>
        <w:pStyle w:val="Index1"/>
        <w:tabs>
          <w:tab w:val="right" w:leader="dot" w:pos="9350"/>
        </w:tabs>
        <w:rPr>
          <w:del w:id="7021" w:author="Sammartano, Marc (BIC USA)" w:date="2014-07-20T12:14:00Z"/>
          <w:noProof/>
        </w:rPr>
      </w:pPr>
      <w:del w:id="7022" w:author="Sammartano, Marc (BIC USA)" w:date="2014-07-20T12:14:00Z">
        <w:r w:rsidDel="00E16070">
          <w:rPr>
            <w:noProof/>
          </w:rPr>
          <w:delText>UnDim Array[], Array$[], ..., 32</w:delText>
        </w:r>
      </w:del>
    </w:p>
    <w:p w:rsidR="00BF62D0" w:rsidDel="00E16070" w:rsidRDefault="00BF62D0">
      <w:pPr>
        <w:pStyle w:val="Index1"/>
        <w:tabs>
          <w:tab w:val="right" w:leader="dot" w:pos="9350"/>
        </w:tabs>
        <w:rPr>
          <w:del w:id="7023" w:author="Sammartano, Marc (BIC USA)" w:date="2014-07-20T12:14:00Z"/>
          <w:noProof/>
        </w:rPr>
      </w:pPr>
      <w:del w:id="7024" w:author="Sammartano, Marc (BIC USA)" w:date="2014-07-20T12:14:00Z">
        <w:r w:rsidRPr="00965A16" w:rsidDel="00E16070">
          <w:rPr>
            <w:rFonts w:eastAsia="Times New Roman"/>
            <w:noProof/>
          </w:rPr>
          <w:delText>UPPER$(</w:delText>
        </w:r>
        <w:r w:rsidDel="00E16070">
          <w:rPr>
            <w:noProof/>
          </w:rPr>
          <w:delText>&lt;sexp&gt;</w:delText>
        </w:r>
        <w:r w:rsidRPr="00965A16" w:rsidDel="00E16070">
          <w:rPr>
            <w:rFonts w:eastAsia="Times New Roman"/>
            <w:noProof/>
          </w:rPr>
          <w:delText>)</w:delText>
        </w:r>
        <w:r w:rsidDel="00E16070">
          <w:rPr>
            <w:noProof/>
          </w:rPr>
          <w:delText>, 53</w:delText>
        </w:r>
      </w:del>
    </w:p>
    <w:p w:rsidR="00BF62D0" w:rsidDel="00E16070" w:rsidRDefault="00BF62D0">
      <w:pPr>
        <w:pStyle w:val="Index1"/>
        <w:tabs>
          <w:tab w:val="right" w:leader="dot" w:pos="9350"/>
        </w:tabs>
        <w:rPr>
          <w:del w:id="7025" w:author="Sammartano, Marc (BIC USA)" w:date="2014-07-20T12:14:00Z"/>
          <w:noProof/>
        </w:rPr>
      </w:pPr>
      <w:del w:id="7026" w:author="Sammartano, Marc (BIC USA)" w:date="2014-07-20T12:14:00Z">
        <w:r w:rsidDel="00E16070">
          <w:rPr>
            <w:noProof/>
          </w:rPr>
          <w:delText>VAL( &lt;sexp&gt; ), 49</w:delText>
        </w:r>
      </w:del>
    </w:p>
    <w:p w:rsidR="00BF62D0" w:rsidDel="00E16070" w:rsidRDefault="00BF62D0">
      <w:pPr>
        <w:pStyle w:val="Index1"/>
        <w:tabs>
          <w:tab w:val="right" w:leader="dot" w:pos="9350"/>
        </w:tabs>
        <w:rPr>
          <w:del w:id="7027" w:author="Sammartano, Marc (BIC USA)" w:date="2014-07-20T12:14:00Z"/>
          <w:noProof/>
        </w:rPr>
      </w:pPr>
      <w:del w:id="7028" w:author="Sammartano, Marc (BIC USA)" w:date="2014-07-20T12:14:00Z">
        <w:r w:rsidRPr="00965A16" w:rsidDel="00E16070">
          <w:rPr>
            <w:rFonts w:eastAsia="Times New Roman"/>
            <w:noProof/>
          </w:rPr>
          <w:delText>VERSION$()</w:delText>
        </w:r>
        <w:r w:rsidDel="00E16070">
          <w:rPr>
            <w:noProof/>
          </w:rPr>
          <w:delText>, 53</w:delText>
        </w:r>
      </w:del>
    </w:p>
    <w:p w:rsidR="00BF62D0" w:rsidDel="00E16070" w:rsidRDefault="00BF62D0">
      <w:pPr>
        <w:pStyle w:val="Index1"/>
        <w:tabs>
          <w:tab w:val="right" w:leader="dot" w:pos="9350"/>
        </w:tabs>
        <w:rPr>
          <w:del w:id="7029" w:author="Sammartano, Marc (BIC USA)" w:date="2014-07-20T12:14:00Z"/>
          <w:noProof/>
        </w:rPr>
      </w:pPr>
      <w:del w:id="7030" w:author="Sammartano, Marc (BIC USA)" w:date="2014-07-20T12:14:00Z">
        <w:r w:rsidDel="00E16070">
          <w:rPr>
            <w:noProof/>
          </w:rPr>
          <w:delText>Vibrate &lt;pattern_array[{&lt;start&gt;,&lt;length&gt;}]&gt;,&lt;nexp&gt;, 97</w:delText>
        </w:r>
      </w:del>
    </w:p>
    <w:p w:rsidR="00BF62D0" w:rsidDel="00E16070" w:rsidRDefault="00BF62D0">
      <w:pPr>
        <w:pStyle w:val="Index1"/>
        <w:tabs>
          <w:tab w:val="right" w:leader="dot" w:pos="9350"/>
        </w:tabs>
        <w:rPr>
          <w:del w:id="7031" w:author="Sammartano, Marc (BIC USA)" w:date="2014-07-20T12:14:00Z"/>
          <w:noProof/>
        </w:rPr>
      </w:pPr>
      <w:del w:id="7032" w:author="Sammartano, Marc (BIC USA)" w:date="2014-07-20T12:14:00Z">
        <w:r w:rsidDel="00E16070">
          <w:rPr>
            <w:noProof/>
          </w:rPr>
          <w:delText>W_R.break, 58</w:delText>
        </w:r>
      </w:del>
    </w:p>
    <w:p w:rsidR="00BF62D0" w:rsidDel="00E16070" w:rsidRDefault="00BF62D0">
      <w:pPr>
        <w:pStyle w:val="Index1"/>
        <w:tabs>
          <w:tab w:val="right" w:leader="dot" w:pos="9350"/>
        </w:tabs>
        <w:rPr>
          <w:del w:id="7033" w:author="Sammartano, Marc (BIC USA)" w:date="2014-07-20T12:14:00Z"/>
          <w:noProof/>
        </w:rPr>
      </w:pPr>
      <w:del w:id="7034" w:author="Sammartano, Marc (BIC USA)" w:date="2014-07-20T12:14:00Z">
        <w:r w:rsidDel="00E16070">
          <w:rPr>
            <w:noProof/>
          </w:rPr>
          <w:delText>W_R.continue, 58</w:delText>
        </w:r>
      </w:del>
    </w:p>
    <w:p w:rsidR="00BF62D0" w:rsidDel="00E16070" w:rsidRDefault="00BF62D0">
      <w:pPr>
        <w:pStyle w:val="Index1"/>
        <w:tabs>
          <w:tab w:val="right" w:leader="dot" w:pos="9350"/>
        </w:tabs>
        <w:rPr>
          <w:del w:id="7035" w:author="Sammartano, Marc (BIC USA)" w:date="2014-07-20T12:14:00Z"/>
          <w:noProof/>
        </w:rPr>
      </w:pPr>
      <w:del w:id="7036" w:author="Sammartano, Marc (BIC USA)" w:date="2014-07-20T12:14:00Z">
        <w:r w:rsidDel="00E16070">
          <w:rPr>
            <w:noProof/>
          </w:rPr>
          <w:delText>WakeLock &lt;code_nexp&gt;, 97, 98</w:delText>
        </w:r>
      </w:del>
    </w:p>
    <w:p w:rsidR="00BF62D0" w:rsidDel="00E16070" w:rsidRDefault="00BF62D0">
      <w:pPr>
        <w:pStyle w:val="Index1"/>
        <w:tabs>
          <w:tab w:val="right" w:leader="dot" w:pos="9350"/>
        </w:tabs>
        <w:rPr>
          <w:del w:id="7037" w:author="Sammartano, Marc (BIC USA)" w:date="2014-07-20T12:14:00Z"/>
          <w:noProof/>
        </w:rPr>
      </w:pPr>
      <w:del w:id="7038" w:author="Sammartano, Marc (BIC USA)" w:date="2014-07-20T12:14:00Z">
        <w:r w:rsidDel="00E16070">
          <w:rPr>
            <w:noProof/>
          </w:rPr>
          <w:delText>While &lt;lexp&gt; - Repeat, 58</w:delText>
        </w:r>
      </w:del>
    </w:p>
    <w:p w:rsidR="00BF62D0" w:rsidDel="00E16070" w:rsidRDefault="00BF62D0">
      <w:pPr>
        <w:pStyle w:val="Index1"/>
        <w:tabs>
          <w:tab w:val="right" w:leader="dot" w:pos="9350"/>
        </w:tabs>
        <w:rPr>
          <w:del w:id="7039" w:author="Sammartano, Marc (BIC USA)" w:date="2014-07-20T12:14:00Z"/>
          <w:noProof/>
        </w:rPr>
      </w:pPr>
      <w:del w:id="7040" w:author="Sammartano, Marc (BIC USA)" w:date="2014-07-20T12:14:00Z">
        <w:r w:rsidRPr="00965A16" w:rsidDel="00E16070">
          <w:rPr>
            <w:rFonts w:eastAsia="Times New Roman"/>
            <w:noProof/>
          </w:rPr>
          <w:delText>WORD$(&lt;source_sexp&gt;, &lt;n_nexp&gt; {, &lt;test_sexp&gt;})</w:delText>
        </w:r>
        <w:r w:rsidDel="00E16070">
          <w:rPr>
            <w:noProof/>
          </w:rPr>
          <w:delText>, 52</w:delText>
        </w:r>
      </w:del>
    </w:p>
    <w:p w:rsidR="00BF62D0" w:rsidDel="00E16070" w:rsidRDefault="00BF62D0">
      <w:pPr>
        <w:rPr>
          <w:del w:id="7041" w:author="Sammartano, Marc (BIC USA)" w:date="2014-07-20T12:14:00Z"/>
          <w:noProof/>
        </w:rPr>
        <w:sectPr w:rsidR="00BF62D0" w:rsidDel="00E16070" w:rsidSect="00BF62D0">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7042" w:name="_Toc393651520"/>
      <w:r>
        <w:lastRenderedPageBreak/>
        <w:t xml:space="preserve">Appendix B – </w:t>
      </w:r>
      <w:r w:rsidR="004A1077">
        <w:t>Sample</w:t>
      </w:r>
      <w:r>
        <w:t xml:space="preserve"> Programs</w:t>
      </w:r>
      <w:bookmarkEnd w:id="7042"/>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7043" w:name="_Toc393651521"/>
      <w:r>
        <w:lastRenderedPageBreak/>
        <w:t>Appendix C – Launcher Short</w:t>
      </w:r>
      <w:r w:rsidR="00F4023C">
        <w:t>c</w:t>
      </w:r>
      <w:r>
        <w:t>ut Tutorial</w:t>
      </w:r>
      <w:bookmarkEnd w:id="7043"/>
    </w:p>
    <w:p w:rsidR="003A734C" w:rsidRDefault="003A734C" w:rsidP="00EB1F62">
      <w:pPr>
        <w:pStyle w:val="Heading2"/>
      </w:pPr>
      <w:bookmarkStart w:id="7044" w:name="_Toc393651522"/>
      <w:r>
        <w:t>Introduction</w:t>
      </w:r>
      <w:bookmarkEnd w:id="7044"/>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7045" w:name="_Toc39365152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7045"/>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7046" w:name="_Toc393651524"/>
      <w:r>
        <w:t>How to Make</w:t>
      </w:r>
      <w:r w:rsidR="00850B97" w:rsidRPr="00850B97">
        <w:t xml:space="preserve"> a Shortcut Application (newer versions of Android—Android 4.0 and later)</w:t>
      </w:r>
      <w:bookmarkEnd w:id="7046"/>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7047" w:name="_Toc393651525"/>
      <w:r>
        <w:t>What you need to know</w:t>
      </w:r>
      <w:bookmarkEnd w:id="7047"/>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7048" w:name="_Toc393651526"/>
      <w:r>
        <w:lastRenderedPageBreak/>
        <w:t>Appendix D – Building a Standalone Application</w:t>
      </w:r>
      <w:bookmarkEnd w:id="7048"/>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Note: A BASIC! user, Nicolas Mougin, has created a</w:t>
            </w:r>
            <w:del w:id="7049" w:author="Sammartano, Marc (BIC USA)" w:date="2014-07-20T12:19:00Z">
              <w:r w:rsidDel="009F7856">
                <w:delText>n</w:delText>
              </w:r>
            </w:del>
            <w:r>
              <w:t xml:space="preserve"> </w:t>
            </w:r>
            <w:ins w:id="7050" w:author="Sammartano, Marc (BIC USA)" w:date="2014-07-20T12:19:00Z">
              <w:r w:rsidR="009F7856">
                <w:t xml:space="preserve">suite of </w:t>
              </w:r>
            </w:ins>
            <w:r>
              <w:t>automated tool</w:t>
            </w:r>
            <w:ins w:id="7051" w:author="Sammartano, Marc (BIC USA)" w:date="2014-07-20T12:19:00Z">
              <w:r w:rsidR="009F7856">
                <w:t>s</w:t>
              </w:r>
            </w:ins>
            <w:r>
              <w:t xml:space="preserve"> for generating standalone applications. Th</w:t>
            </w:r>
            <w:ins w:id="7052" w:author="Sammartano, Marc (BIC USA)" w:date="2014-07-20T12:19:00Z">
              <w:r w:rsidR="009F7856">
                <w:t>ese</w:t>
              </w:r>
            </w:ins>
            <w:del w:id="7053" w:author="Sammartano, Marc (BIC USA)" w:date="2014-07-20T12:19:00Z">
              <w:r w:rsidDel="009F7856">
                <w:delText>is</w:delText>
              </w:r>
            </w:del>
            <w:r>
              <w:t xml:space="preserve"> tool</w:t>
            </w:r>
            <w:ins w:id="7054" w:author="Sammartano, Marc (BIC USA)" w:date="2014-07-20T12:19:00Z">
              <w:r w:rsidR="009F7856">
                <w:t>s</w:t>
              </w:r>
            </w:ins>
            <w:r>
              <w:t xml:space="preserve"> can be downloaded</w:t>
            </w:r>
            <w:r w:rsidR="00A416A5">
              <w:t xml:space="preserve"> from</w:t>
            </w:r>
            <w:ins w:id="7055" w:author="Sammartano, Marc (BIC USA)" w:date="2014-07-20T12:20:00Z">
              <w:r w:rsidR="009F7856">
                <w:t xml:space="preserve"> his website</w:t>
              </w:r>
            </w:ins>
            <w:r w:rsidR="00A416A5">
              <w:t>:</w:t>
            </w:r>
          </w:p>
          <w:p w:rsidR="008B0429" w:rsidRDefault="00E61167" w:rsidP="006A646F">
            <w:pPr>
              <w:spacing w:after="200"/>
              <w:ind w:left="720"/>
            </w:pPr>
            <w:r>
              <w:fldChar w:fldCharType="begin"/>
            </w:r>
            <w:ins w:id="7056" w:author="Sammartano, Marc (BIC USA)" w:date="2014-07-20T12:20:00Z">
              <w:r w:rsidR="009F7856">
                <w:instrText>HYPERLINK "http://mougino.free.fr/rfo-basic/"</w:instrText>
              </w:r>
            </w:ins>
            <w:del w:id="7057" w:author="Sammartano, Marc (BIC USA)" w:date="2014-07-20T12:20:00Z">
              <w:r w:rsidDel="009F7856">
                <w:delInstrText xml:space="preserve"> HYPERLINK "http://mougino.free.fr/rfo-basic-app-builder.zip" </w:delInstrText>
              </w:r>
            </w:del>
            <w:r>
              <w:fldChar w:fldCharType="separate"/>
            </w:r>
            <w:del w:id="7058" w:author="Sammartano, Marc (BIC USA)" w:date="2014-07-20T12:20:00Z">
              <w:r w:rsidR="008B0429" w:rsidRPr="00D4491E" w:rsidDel="009F7856">
                <w:rPr>
                  <w:rStyle w:val="Hyperlink"/>
                </w:rPr>
                <w:delText>http://mougino.free.fr/rfo-basic-app-builder.zip</w:delText>
              </w:r>
            </w:del>
            <w:ins w:id="7059" w:author="Sammartano, Marc (BIC USA)" w:date="2014-07-20T12:20:00Z">
              <w:r w:rsidR="009F7856">
                <w:rPr>
                  <w:rStyle w:val="Hyperlink"/>
                </w:rPr>
                <w:t>http://mougino.free.fr/rfo-basic/</w:t>
              </w:r>
            </w:ins>
            <w:r>
              <w:rPr>
                <w:rStyle w:val="Hyperlink"/>
              </w:rPr>
              <w:fldChar w:fldCharType="end"/>
            </w:r>
          </w:p>
          <w:p w:rsidR="00646A5F" w:rsidRDefault="008B0429" w:rsidP="00646A5F">
            <w:pPr>
              <w:spacing w:after="200"/>
            </w:pPr>
            <w:del w:id="7060" w:author="Sammartano, Marc (BIC USA)" w:date="2014-07-20T12:21:00Z">
              <w:r w:rsidDel="009F7856">
                <w:delText xml:space="preserve">Using </w:delText>
              </w:r>
            </w:del>
            <w:ins w:id="7061" w:author="Sammartano, Marc (BIC USA)" w:date="2014-07-20T12:21:00Z">
              <w:r w:rsidR="009F7856">
                <w:t xml:space="preserve">With </w:t>
              </w:r>
            </w:ins>
            <w:r>
              <w:t>Mr</w:t>
            </w:r>
            <w:r w:rsidR="00A416A5">
              <w:t>.</w:t>
            </w:r>
            <w:r>
              <w:t xml:space="preserve"> Mougin’s tool</w:t>
            </w:r>
            <w:ins w:id="7062" w:author="Sammartano, Marc (BIC USA)" w:date="2014-07-20T12:21:00Z">
              <w:r w:rsidR="009F7856">
                <w:t>s,</w:t>
              </w:r>
            </w:ins>
            <w:r>
              <w:t xml:space="preserve"> </w:t>
            </w:r>
            <w:ins w:id="7063" w:author="Sammartano, Marc (BIC USA)" w:date="2014-07-20T12:21:00Z">
              <w:r w:rsidR="009F7856">
                <w:t xml:space="preserve">you </w:t>
              </w:r>
            </w:ins>
            <w:r>
              <w:t>avoid</w:t>
            </w:r>
            <w:del w:id="7064" w:author="Sammartano, Marc (BIC USA)" w:date="2014-07-20T12:21:00Z">
              <w:r w:rsidDel="009F7856">
                <w:delText>s</w:delText>
              </w:r>
            </w:del>
            <w:r>
              <w:t xml:space="preserve">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864A03" w:rsidP="00646A5F">
            <w:pPr>
              <w:ind w:left="720"/>
            </w:pPr>
            <w:hyperlink r:id="rId6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7065" w:name="_Toc393651527"/>
      <w:r>
        <w:t>Introduction</w:t>
      </w:r>
      <w:bookmarkEnd w:id="7065"/>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w:t>
      </w:r>
      <w:del w:id="7066" w:author="Sammartano, Marc (BIC USA)" w:date="2014-07-20T18:05:00Z">
        <w:r w:rsidR="003F7509" w:rsidDel="00C316F4">
          <w:delText xml:space="preserve"> </w:delText>
        </w:r>
      </w:del>
      <w:r w:rsidR="003F7509">
        <w:t xml:space="preserve">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7067" w:name="_Toc393651528"/>
      <w:r>
        <w:t>License Information</w:t>
      </w:r>
      <w:bookmarkEnd w:id="7067"/>
    </w:p>
    <w:p w:rsidR="008B0429" w:rsidRDefault="008B0429" w:rsidP="00646A5F">
      <w:r>
        <w:t xml:space="preserve">BASIC! is distributed under the terms of the </w:t>
      </w:r>
      <w:hyperlink r:id="rId70"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7068" w:name="_Toc393651529"/>
      <w:r>
        <w:t>Before You Start</w:t>
      </w:r>
      <w:bookmarkEnd w:id="7068"/>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7069" w:name="_Toc393651530"/>
      <w:r>
        <w:t>Setting Up the Development Environment</w:t>
      </w:r>
      <w:bookmarkEnd w:id="7069"/>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1"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2"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7070" w:name="_Toc393651531"/>
      <w:r>
        <w:t>Download the BASIC! Source Code from the GitHub Repository</w:t>
      </w:r>
      <w:bookmarkEnd w:id="7070"/>
    </w:p>
    <w:p w:rsidR="00692E70" w:rsidRDefault="00692E70" w:rsidP="00106CC9">
      <w:pPr>
        <w:pStyle w:val="ListParagraph"/>
        <w:numPr>
          <w:ilvl w:val="0"/>
          <w:numId w:val="18"/>
        </w:numPr>
      </w:pPr>
      <w:r>
        <w:t xml:space="preserve">Go to: </w:t>
      </w:r>
      <w:hyperlink r:id="rId73"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w:t>
      </w:r>
      <w:del w:id="7071" w:author="Sammartano, Marc (BIC USA)" w:date="2014-07-20T18:05:00Z">
        <w:r w:rsidDel="00C316F4">
          <w:delText xml:space="preserve"> </w:delText>
        </w:r>
      </w:del>
      <w:r>
        <w:t xml:space="preserve">For this exercise, name the folder </w:t>
      </w:r>
      <w:r w:rsidR="007E28D7">
        <w:t>"</w:t>
      </w:r>
      <w:r>
        <w:t>Cats</w:t>
      </w:r>
      <w:r w:rsidR="007E28D7">
        <w:t>"</w:t>
      </w:r>
      <w:r>
        <w:t xml:space="preserve">. </w:t>
      </w:r>
      <w:del w:id="7072" w:author="Sammartano, Marc (BIC USA)" w:date="2014-07-20T18:06:00Z">
        <w:r w:rsidDel="00C316F4">
          <w:delText xml:space="preserve"> </w:delText>
        </w:r>
      </w:del>
      <w:r>
        <w:t>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7073" w:name="_Toc393651532"/>
      <w:r>
        <w:t>Download the BASIC! Source Code from the Legacy Archive</w:t>
      </w:r>
      <w:bookmarkEnd w:id="7073"/>
    </w:p>
    <w:p w:rsidR="008B0429" w:rsidRDefault="008B0429" w:rsidP="00106CC9">
      <w:pPr>
        <w:pStyle w:val="ListParagraph"/>
        <w:numPr>
          <w:ilvl w:val="0"/>
          <w:numId w:val="11"/>
        </w:numPr>
      </w:pPr>
      <w:r>
        <w:t xml:space="preserve">Go to: </w:t>
      </w:r>
      <w:hyperlink r:id="rId76"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 xml:space="preserve">Older versions of this file contain only the BASIC! source code. </w:t>
      </w:r>
      <w:del w:id="7074" w:author="Sammartano, Marc (BIC USA)" w:date="2014-07-20T18:06:00Z">
        <w:r w:rsidDel="00C316F4">
          <w:delText xml:space="preserve"> </w:delText>
        </w:r>
      </w:del>
      <w:r>
        <w:t>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rPr>
          <w:ins w:id="7075" w:author="Sammartano, Marc (BIC USA)" w:date="2014-07-20T17:18:00Z"/>
        </w:rPr>
      </w:pPr>
      <w:bookmarkStart w:id="7076" w:name="_Toc393651533"/>
      <w:r>
        <w:t>Create a New Project in Eclipse</w:t>
      </w:r>
      <w:bookmarkEnd w:id="7076"/>
    </w:p>
    <w:p w:rsidR="00BD5611" w:rsidRPr="00BD5611" w:rsidRDefault="00BD5611" w:rsidP="00BD5611">
      <w:ins w:id="7077" w:author="Sammartano, Marc (BIC USA)" w:date="2014-07-20T17:18:00Z">
        <w:r>
          <w:t xml:space="preserve">Note: to simplify later steps, turn off the automatic build feature of Eclipse before </w:t>
        </w:r>
      </w:ins>
      <w:ins w:id="7078" w:author="Sammartano, Marc (BIC USA)" w:date="2014-07-20T17:19:00Z">
        <w:r>
          <w:t>creating the new project:</w:t>
        </w:r>
      </w:ins>
    </w:p>
    <w:p w:rsidR="001F5237" w:rsidRDefault="001F5237" w:rsidP="00106CC9">
      <w:pPr>
        <w:pStyle w:val="ListParagraph"/>
        <w:numPr>
          <w:ilvl w:val="0"/>
          <w:numId w:val="12"/>
        </w:numPr>
        <w:rPr>
          <w:ins w:id="7079" w:author="Sammartano, Marc (BIC USA)" w:date="2014-07-20T17:23:00Z"/>
        </w:rPr>
      </w:pPr>
      <w:ins w:id="7080" w:author="Sammartano, Marc (BIC USA)" w:date="2014-07-20T17:23:00Z">
        <w:r>
          <w:t xml:space="preserve">On the menu, click </w:t>
        </w:r>
        <w:r>
          <w:rPr>
            <w:b/>
          </w:rPr>
          <w:t>Project</w:t>
        </w:r>
        <w:r>
          <w:t>.</w:t>
        </w:r>
      </w:ins>
    </w:p>
    <w:p w:rsidR="001F5237" w:rsidRDefault="001F5237" w:rsidP="00106CC9">
      <w:pPr>
        <w:pStyle w:val="ListParagraph"/>
        <w:numPr>
          <w:ilvl w:val="0"/>
          <w:numId w:val="12"/>
        </w:numPr>
        <w:rPr>
          <w:ins w:id="7081" w:author="Sammartano, Marc (BIC USA)" w:date="2014-07-20T17:22:00Z"/>
        </w:rPr>
      </w:pPr>
      <w:ins w:id="7082" w:author="Sammartano, Marc (BIC USA)" w:date="2014-07-20T17:23:00Z">
        <w:r w:rsidRPr="00260AC2">
          <w:t>Uncheck</w:t>
        </w:r>
        <w:r>
          <w:t xml:space="preserve"> </w:t>
        </w:r>
        <w:r>
          <w:rPr>
            <w:b/>
          </w:rPr>
          <w:t>Build Automatically</w:t>
        </w:r>
      </w:ins>
      <w:ins w:id="7083" w:author="Sammartano, Marc (BIC USA)" w:date="2014-07-20T17:24:00Z">
        <w:r>
          <w:t>.</w:t>
        </w:r>
      </w:ins>
    </w:p>
    <w:p w:rsidR="001F5237" w:rsidRDefault="001F5237" w:rsidP="001F5237">
      <w:pPr>
        <w:rPr>
          <w:ins w:id="7084" w:author="Sammartano, Marc (BIC USA)" w:date="2014-07-20T17:24:00Z"/>
        </w:rPr>
      </w:pPr>
      <w:ins w:id="7085" w:author="Sammartano, Marc (BIC USA)" w:date="2014-07-20T17:24:00Z">
        <w:r>
          <w:t>Now you can create the project.</w:t>
        </w:r>
      </w:ins>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xml:space="preserve">, click the project you are importing. </w:t>
      </w:r>
      <w:del w:id="7086" w:author="Sammartano, Marc (BIC USA)" w:date="2014-07-20T18:06:00Z">
        <w:r w:rsidDel="00C316F4">
          <w:delText xml:space="preserve"> </w:delText>
        </w:r>
      </w:del>
      <w:r>
        <w:t>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w:t>
      </w:r>
      <w:del w:id="7087" w:author="Sammartano, Marc (BIC USA)" w:date="2014-07-20T18:06:00Z">
        <w:r w:rsidDel="00C316F4">
          <w:delText xml:space="preserve"> </w:delText>
        </w:r>
      </w:del>
      <w:r>
        <w:t xml:space="preserve">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ins w:id="7088" w:author="Sammartano, Marc (BIC USA)" w:date="2014-07-20T16:53:00Z">
        <w:r w:rsidR="006112ED">
          <w:t xml:space="preserve"> (Note for KitKat users: BASIC! is currently compiled with API 18. The build works with higher levels, but you may choose to limit the OS level to 4.3, API 18.)</w:t>
        </w:r>
      </w:ins>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704176" w:rsidDel="001F5237" w:rsidRDefault="00704176" w:rsidP="00106CC9">
      <w:pPr>
        <w:pStyle w:val="ListParagraph"/>
        <w:numPr>
          <w:ilvl w:val="0"/>
          <w:numId w:val="12"/>
        </w:numPr>
        <w:spacing w:after="240"/>
        <w:rPr>
          <w:del w:id="7089" w:author="Sammartano, Marc (BIC USA)" w:date="2014-07-20T17:27:00Z"/>
        </w:rPr>
      </w:pPr>
      <w:del w:id="7090" w:author="Sammartano, Marc (BIC USA)" w:date="2014-07-20T17:27:00Z">
        <w:r w:rsidDel="001F5237">
          <w:delText xml:space="preserve">From the menu, select: </w:delText>
        </w:r>
        <w:r w:rsidRPr="00754F08" w:rsidDel="001F5237">
          <w:rPr>
            <w:b/>
          </w:rPr>
          <w:delText>Project-&gt;Clean</w:delText>
        </w:r>
        <w:r w:rsidDel="001F5237">
          <w:delText>.</w:delText>
        </w:r>
      </w:del>
    </w:p>
    <w:p w:rsidR="00704176" w:rsidDel="001F5237" w:rsidRDefault="00704176" w:rsidP="00106CC9">
      <w:pPr>
        <w:pStyle w:val="ListParagraph"/>
        <w:numPr>
          <w:ilvl w:val="0"/>
          <w:numId w:val="12"/>
        </w:numPr>
        <w:spacing w:after="240"/>
        <w:rPr>
          <w:del w:id="7091" w:author="Sammartano, Marc (BIC USA)" w:date="2014-07-20T17:27:00Z"/>
        </w:rPr>
      </w:pPr>
      <w:del w:id="7092" w:author="Sammartano, Marc (BIC USA)" w:date="2014-07-20T17:27:00Z">
        <w:r w:rsidDel="001F5237">
          <w:delText xml:space="preserve">Check </w:delText>
        </w:r>
        <w:r w:rsidRPr="00754F08" w:rsidDel="001F5237">
          <w:rPr>
            <w:b/>
          </w:rPr>
          <w:delText>Cats</w:delText>
        </w:r>
        <w:r w:rsidDel="001F5237">
          <w:delText>.</w:delText>
        </w:r>
      </w:del>
    </w:p>
    <w:p w:rsidR="00704176" w:rsidDel="001F5237" w:rsidRDefault="00704176" w:rsidP="00106CC9">
      <w:pPr>
        <w:pStyle w:val="ListParagraph"/>
        <w:numPr>
          <w:ilvl w:val="0"/>
          <w:numId w:val="12"/>
        </w:numPr>
        <w:spacing w:after="240"/>
        <w:rPr>
          <w:del w:id="7093" w:author="Sammartano, Marc (BIC USA)" w:date="2014-07-20T17:27:00Z"/>
        </w:rPr>
      </w:pPr>
      <w:del w:id="7094" w:author="Sammartano, Marc (BIC USA)" w:date="2014-07-20T17:27:00Z">
        <w:r w:rsidDel="001F5237">
          <w:delText xml:space="preserve">Click </w:delText>
        </w:r>
        <w:r w:rsidRPr="00754F08" w:rsidDel="001F5237">
          <w:rPr>
            <w:b/>
          </w:rPr>
          <w:delText>OK</w:delText>
        </w:r>
        <w:r w:rsidDel="001F5237">
          <w:delText>.</w:delText>
        </w:r>
      </w:del>
    </w:p>
    <w:p w:rsidR="008B0429" w:rsidRDefault="008B0429" w:rsidP="008B0429">
      <w:pPr>
        <w:spacing w:after="240"/>
      </w:pPr>
      <w:r>
        <w:t>The Basic source is now ready for making an APK.</w:t>
      </w:r>
    </w:p>
    <w:p w:rsidR="008B0429" w:rsidRDefault="00CD7F4F" w:rsidP="00EB1F62">
      <w:pPr>
        <w:pStyle w:val="Heading2"/>
      </w:pPr>
      <w:bookmarkStart w:id="7095" w:name="_Toc393651534"/>
      <w:r>
        <w:lastRenderedPageBreak/>
        <w:t>Rename the P</w:t>
      </w:r>
      <w:r w:rsidR="008B0429">
        <w:t>ackage</w:t>
      </w:r>
      <w:bookmarkEnd w:id="7095"/>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704176" w:rsidDel="00882237" w:rsidRDefault="00704176" w:rsidP="00704176">
      <w:pPr>
        <w:rPr>
          <w:del w:id="7096" w:author="Sammartano, Marc (BIC USA)" w:date="2014-07-20T16:08:00Z"/>
        </w:rPr>
      </w:pPr>
      <w:del w:id="7097" w:author="Sammartano, Marc (BIC USA)" w:date="2014-07-20T16:08:00Z">
        <w:r w:rsidRPr="00A31371" w:rsidDel="00A31371">
          <w:delText>There</w:delText>
        </w:r>
        <w:r w:rsidDel="00A31371">
          <w:delText xml:space="preserve"> is an Android tool that does most of the work for you:</w:delText>
        </w:r>
      </w:del>
    </w:p>
    <w:p w:rsidR="00882237" w:rsidRDefault="00882237" w:rsidP="00882237">
      <w:pPr>
        <w:spacing w:after="240"/>
      </w:pPr>
      <w:moveToRangeStart w:id="7098" w:author="Sammartano, Marc (BIC USA)" w:date="2014-07-20T16:24:00Z" w:name="move393636817"/>
      <w:moveTo w:id="7099" w:author="Sammartano, Marc (BIC USA)" w:date="2014-07-20T16:24:00Z">
        <w:r>
          <w:t>Fi</w:t>
        </w:r>
      </w:moveTo>
      <w:ins w:id="7100" w:author="Sammartano, Marc (BIC USA)" w:date="2014-07-20T16:24:00Z">
        <w:r>
          <w:t>rst</w:t>
        </w:r>
      </w:ins>
      <w:moveTo w:id="7101" w:author="Sammartano, Marc (BIC USA)" w:date="2014-07-20T16:24:00Z">
        <w:del w:id="7102" w:author="Sammartano, Marc (BIC USA)" w:date="2014-07-20T16:24:00Z">
          <w:r w:rsidDel="00882237">
            <w:delText>nally</w:delText>
          </w:r>
        </w:del>
        <w:r>
          <w:t xml:space="preserve">, use the search-and-replace dialog to update </w:t>
        </w:r>
        <w:del w:id="7103" w:author="Sammartano, Marc (BIC USA)" w:date="2014-07-20T16:25:00Z">
          <w:r w:rsidDel="00882237">
            <w:delText xml:space="preserve">any remaining internal </w:delText>
          </w:r>
        </w:del>
        <w:r>
          <w:t>references to the package name.</w:t>
        </w:r>
      </w:moveTo>
    </w:p>
    <w:p w:rsidR="00882237" w:rsidRDefault="00882237" w:rsidP="00882237">
      <w:pPr>
        <w:pStyle w:val="ListParagraph"/>
        <w:numPr>
          <w:ilvl w:val="0"/>
          <w:numId w:val="19"/>
        </w:numPr>
      </w:pPr>
      <w:moveTo w:id="7104" w:author="Sammartano, Marc (BIC USA)" w:date="2014-07-20T16:24:00Z">
        <w:r>
          <w:t xml:space="preserve">From the Menu Bar, select: </w:t>
        </w:r>
        <w:r w:rsidRPr="008732E5">
          <w:rPr>
            <w:b/>
          </w:rPr>
          <w:t>Search-&gt;File</w:t>
        </w:r>
        <w:r>
          <w:t>.</w:t>
        </w:r>
      </w:moveTo>
    </w:p>
    <w:p w:rsidR="00882237" w:rsidRDefault="00882237" w:rsidP="00882237">
      <w:pPr>
        <w:pStyle w:val="ListParagraph"/>
        <w:numPr>
          <w:ilvl w:val="0"/>
          <w:numId w:val="19"/>
        </w:numPr>
      </w:pPr>
      <w:moveTo w:id="7105" w:author="Sammartano, Marc (BIC USA)" w:date="2014-07-20T16:24:00Z">
        <w:r>
          <w:t>Fill in the dialog like this:</w:t>
        </w:r>
        <w:r>
          <w:br/>
        </w:r>
        <w:r>
          <w:rPr>
            <w:noProof/>
          </w:rPr>
          <w:drawing>
            <wp:inline distT="0" distB="0" distL="0" distR="0" wp14:anchorId="0D95BCC2" wp14:editId="447726DB">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moveTo>
    </w:p>
    <w:p w:rsidR="00882237" w:rsidRDefault="00882237" w:rsidP="00882237">
      <w:pPr>
        <w:pStyle w:val="ListParagraph"/>
        <w:numPr>
          <w:ilvl w:val="0"/>
          <w:numId w:val="19"/>
        </w:numPr>
      </w:pPr>
      <w:moveTo w:id="7106" w:author="Sammartano, Marc (BIC USA)" w:date="2014-07-20T16:24:00Z">
        <w:r>
          <w:t xml:space="preserve">Click </w:t>
        </w:r>
        <w:r w:rsidRPr="00160DB7">
          <w:rPr>
            <w:b/>
          </w:rPr>
          <w:t>Replace</w:t>
        </w:r>
        <w:r>
          <w:t>. The Replace Text Matches Dialog Box opens.</w:t>
        </w:r>
      </w:moveTo>
    </w:p>
    <w:p w:rsidR="00882237" w:rsidRDefault="00882237" w:rsidP="00882237">
      <w:pPr>
        <w:pStyle w:val="ListParagraph"/>
        <w:numPr>
          <w:ilvl w:val="0"/>
          <w:numId w:val="19"/>
        </w:numPr>
      </w:pPr>
      <w:moveTo w:id="7107" w:author="Sammartano, Marc (BIC USA)" w:date="2014-07-20T16:24:00Z">
        <w:r>
          <w:t xml:space="preserve">Enter "com.rfo.cats" in the </w:t>
        </w:r>
        <w:r w:rsidRPr="00160DB7">
          <w:rPr>
            <w:b/>
          </w:rPr>
          <w:t>With:</w:t>
        </w:r>
        <w:r>
          <w:t xml:space="preserve"> field, and click </w:t>
        </w:r>
        <w:r w:rsidRPr="00160DB7">
          <w:rPr>
            <w:b/>
          </w:rPr>
          <w:t>OK</w:t>
        </w:r>
        <w:r>
          <w:t>.</w:t>
        </w:r>
      </w:moveTo>
    </w:p>
    <w:moveToRangeEnd w:id="7098"/>
    <w:p w:rsidR="00704176" w:rsidDel="00882237" w:rsidRDefault="00704176" w:rsidP="00A31371">
      <w:pPr>
        <w:rPr>
          <w:del w:id="7108" w:author="Sammartano, Marc (BIC USA)" w:date="2014-07-20T16:23:00Z"/>
        </w:rPr>
      </w:pPr>
      <w:del w:id="7109" w:author="Sammartano, Marc (BIC USA)" w:date="2014-07-20T16:23:00Z">
        <w:r w:rsidDel="00882237">
          <w:delText xml:space="preserve">In the </w:delText>
        </w:r>
        <w:r w:rsidRPr="00754F08" w:rsidDel="00882237">
          <w:rPr>
            <w:b/>
          </w:rPr>
          <w:delText>Package Explorer</w:delText>
        </w:r>
        <w:r w:rsidDel="00882237">
          <w:delText xml:space="preserve">, </w:delText>
        </w:r>
      </w:del>
      <w:del w:id="7110" w:author="Sammartano, Marc (BIC USA)" w:date="2014-07-20T16:21:00Z">
        <w:r w:rsidDel="00882237">
          <w:delText>right-click on</w:delText>
        </w:r>
      </w:del>
      <w:del w:id="7111" w:author="Sammartano, Marc (BIC USA)" w:date="2014-07-20T16:23:00Z">
        <w:r w:rsidDel="00882237">
          <w:delText xml:space="preserve"> </w:delText>
        </w:r>
        <w:r w:rsidRPr="00754F08" w:rsidDel="00882237">
          <w:rPr>
            <w:b/>
          </w:rPr>
          <w:delText>Cats</w:delText>
        </w:r>
        <w:r w:rsidDel="00882237">
          <w:delText xml:space="preserve"> </w:delText>
        </w:r>
      </w:del>
      <w:del w:id="7112" w:author="Sammartano, Marc (BIC USA)" w:date="2014-07-20T16:21:00Z">
        <w:r w:rsidDel="00882237">
          <w:delText>and select</w:delText>
        </w:r>
        <w:r w:rsidDel="00882237">
          <w:br/>
        </w:r>
        <w:r w:rsidRPr="00754F08" w:rsidDel="00882237">
          <w:rPr>
            <w:b/>
          </w:rPr>
          <w:delText>Android Tools -&gt; Rename Application Package</w:delText>
        </w:r>
      </w:del>
      <w:del w:id="7113" w:author="Sammartano, Marc (BIC USA)" w:date="2014-07-20T16:23:00Z">
        <w:r w:rsidDel="00882237">
          <w:delText>.</w:delText>
        </w:r>
      </w:del>
    </w:p>
    <w:p w:rsidR="00704176" w:rsidDel="004E2CF5" w:rsidRDefault="00704176" w:rsidP="00106CC9">
      <w:pPr>
        <w:pStyle w:val="ListParagraph"/>
        <w:numPr>
          <w:ilvl w:val="0"/>
          <w:numId w:val="19"/>
        </w:numPr>
        <w:rPr>
          <w:del w:id="7114" w:author="Sammartano, Marc (BIC USA)" w:date="2014-07-20T16:38:00Z"/>
        </w:rPr>
      </w:pPr>
      <w:del w:id="7115" w:author="Sammartano, Marc (BIC USA)" w:date="2014-07-20T16:38:00Z">
        <w:r w:rsidDel="004E2CF5">
          <w:delText xml:space="preserve">Under </w:delText>
        </w:r>
        <w:r w:rsidRPr="00754F08" w:rsidDel="004E2CF5">
          <w:rPr>
            <w:b/>
          </w:rPr>
          <w:delText>Enter new package name:</w:delText>
        </w:r>
        <w:r w:rsidDel="004E2CF5">
          <w:delText xml:space="preserve"> change </w:delText>
        </w:r>
        <w:r w:rsidR="007E28D7" w:rsidDel="004E2CF5">
          <w:delText>"</w:delText>
        </w:r>
        <w:r w:rsidDel="004E2CF5">
          <w:delText>com.rfo.basic</w:delText>
        </w:r>
        <w:r w:rsidR="007E28D7" w:rsidDel="004E2CF5">
          <w:delText>"</w:delText>
        </w:r>
        <w:r w:rsidDel="004E2CF5">
          <w:delText xml:space="preserve"> to </w:delText>
        </w:r>
        <w:r w:rsidR="007E28D7" w:rsidDel="004E2CF5">
          <w:delText>"</w:delText>
        </w:r>
        <w:r w:rsidDel="004E2CF5">
          <w:delText>com.rfo.cats</w:delText>
        </w:r>
        <w:r w:rsidR="007E28D7" w:rsidDel="004E2CF5">
          <w:delText>"</w:delText>
        </w:r>
        <w:r w:rsidDel="004E2CF5">
          <w:delText>.</w:delText>
        </w:r>
      </w:del>
    </w:p>
    <w:p w:rsidR="00704176" w:rsidDel="004E2CF5" w:rsidRDefault="00704176" w:rsidP="00106CC9">
      <w:pPr>
        <w:pStyle w:val="ListParagraph"/>
        <w:numPr>
          <w:ilvl w:val="0"/>
          <w:numId w:val="19"/>
        </w:numPr>
        <w:rPr>
          <w:del w:id="7116" w:author="Sammartano, Marc (BIC USA)" w:date="2014-07-20T16:38:00Z"/>
        </w:rPr>
      </w:pPr>
      <w:del w:id="7117" w:author="Sammartano, Marc (BIC USA)" w:date="2014-07-20T16:38:00Z">
        <w:r w:rsidDel="004E2CF5">
          <w:delText xml:space="preserve">A </w:delText>
        </w:r>
        <w:r w:rsidRPr="00754F08" w:rsidDel="004E2CF5">
          <w:rPr>
            <w:b/>
          </w:rPr>
          <w:delText>Refactoring</w:delText>
        </w:r>
        <w:r w:rsidDel="004E2CF5">
          <w:delText xml:space="preserve"> window opens.  Click </w:delText>
        </w:r>
        <w:r w:rsidRPr="00754F08" w:rsidDel="004E2CF5">
          <w:rPr>
            <w:b/>
          </w:rPr>
          <w:delText>Finish</w:delText>
        </w:r>
        <w:r w:rsidDel="004E2CF5">
          <w:delText>.</w:delText>
        </w:r>
      </w:del>
    </w:p>
    <w:p w:rsidR="00704176" w:rsidDel="001F5237" w:rsidRDefault="00704176" w:rsidP="00106CC9">
      <w:pPr>
        <w:pStyle w:val="ListParagraph"/>
        <w:numPr>
          <w:ilvl w:val="0"/>
          <w:numId w:val="19"/>
        </w:numPr>
        <w:rPr>
          <w:del w:id="7118" w:author="Sammartano, Marc (BIC USA)" w:date="2014-07-20T17:29:00Z"/>
        </w:rPr>
      </w:pPr>
      <w:del w:id="7119" w:author="Sammartano, Marc (BIC USA)" w:date="2014-07-20T16:38:00Z">
        <w:r w:rsidDel="004E2CF5">
          <w:delText>A</w:delText>
        </w:r>
      </w:del>
      <w:del w:id="7120" w:author="Sammartano, Marc (BIC USA)" w:date="2014-07-20T17:29:00Z">
        <w:r w:rsidDel="001F5237">
          <w:delText xml:space="preserve"> </w:delText>
        </w:r>
        <w:r w:rsidRPr="00754F08" w:rsidDel="001F5237">
          <w:rPr>
            <w:b/>
          </w:rPr>
          <w:delText xml:space="preserve">Launch Configuration </w:delText>
        </w:r>
      </w:del>
      <w:del w:id="7121" w:author="Sammartano, Marc (BIC USA)" w:date="2014-07-20T16:38:00Z">
        <w:r w:rsidRPr="00754F08" w:rsidDel="004E2CF5">
          <w:rPr>
            <w:b/>
          </w:rPr>
          <w:delText>Change</w:delText>
        </w:r>
      </w:del>
      <w:del w:id="7122" w:author="Sammartano, Marc (BIC USA)" w:date="2014-07-20T17:29:00Z">
        <w:r w:rsidDel="001F5237">
          <w:delText xml:space="preserve"> dialog box</w:delText>
        </w:r>
      </w:del>
      <w:del w:id="7123" w:author="Sammartano, Marc (BIC USA)" w:date="2014-07-20T16:38:00Z">
        <w:r w:rsidDel="004E2CF5">
          <w:delText xml:space="preserve"> is displayed</w:delText>
        </w:r>
      </w:del>
      <w:del w:id="7124" w:author="Sammartano, Marc (BIC USA)" w:date="2014-07-20T17:29:00Z">
        <w:r w:rsidDel="001F5237">
          <w:delText xml:space="preserve">.  Click </w:delText>
        </w:r>
        <w:r w:rsidRPr="00754F08" w:rsidDel="001F5237">
          <w:rPr>
            <w:b/>
          </w:rPr>
          <w:delText>Yes</w:delText>
        </w:r>
        <w:r w:rsidDel="001F5237">
          <w:delText>.</w:delText>
        </w:r>
      </w:del>
    </w:p>
    <w:p w:rsidR="00704176" w:rsidRDefault="00704176" w:rsidP="00704176">
      <w:del w:id="7125" w:author="Sammartano, Marc (BIC USA)" w:date="2014-07-20T17:29:00Z">
        <w:r w:rsidDel="001F5237">
          <w:delText>You</w:delText>
        </w:r>
      </w:del>
      <w:del w:id="7126" w:author="Sammartano, Marc (BIC USA)" w:date="2014-07-20T16:39:00Z">
        <w:r w:rsidDel="004E2CF5">
          <w:delText xml:space="preserve"> still need to manually change some things the Android tool missed</w:delText>
        </w:r>
      </w:del>
      <w:del w:id="7127" w:author="Sammartano, Marc (BIC USA)" w:date="2014-07-20T17:29:00Z">
        <w:r w:rsidDel="001F5237">
          <w:delText xml:space="preserve">. </w:delText>
        </w:r>
      </w:del>
      <w:del w:id="7128" w:author="Sammartano, Marc (BIC USA)" w:date="2014-07-20T16:39:00Z">
        <w:r w:rsidDel="00D15AA2">
          <w:delText xml:space="preserve"> First</w:delText>
        </w:r>
      </w:del>
      <w:ins w:id="7129" w:author="Sammartano, Marc (BIC USA)" w:date="2014-07-20T17:29:00Z">
        <w:r w:rsidR="001F5237">
          <w:t>Next</w:t>
        </w:r>
      </w:ins>
      <w:r>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lastRenderedPageBreak/>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3976E46" wp14:editId="236E5866">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pPr>
        <w:rPr>
          <w:ins w:id="7130" w:author="Sammartano, Marc (BIC USA)" w:date="2014-07-20T17:36:00Z"/>
        </w:rPr>
      </w:pPr>
      <w:ins w:id="7131" w:author="Sammartano, Marc (BIC USA)" w:date="2014-07-20T17:36:00Z">
        <w:r>
          <w:t>Your project is ready to build.</w:t>
        </w:r>
      </w:ins>
      <w:ins w:id="7132" w:author="Sammartano, Marc (BIC USA)" w:date="2014-07-20T17:37:00Z">
        <w:r>
          <w:t xml:space="preserve"> Restore</w:t>
        </w:r>
      </w:ins>
      <w:ins w:id="7133" w:author="Sammartano, Marc (BIC USA)" w:date="2014-07-20T17:36:00Z">
        <w:r>
          <w:t xml:space="preserve"> </w:t>
        </w:r>
      </w:ins>
      <w:ins w:id="7134" w:author="Sammartano, Marc (BIC USA)" w:date="2014-07-20T17:37:00Z">
        <w:r>
          <w:t>the automatic build feature of Eclipse:</w:t>
        </w:r>
      </w:ins>
    </w:p>
    <w:p w:rsidR="00704176" w:rsidDel="00260AC2" w:rsidRDefault="00704176" w:rsidP="00106CC9">
      <w:pPr>
        <w:pStyle w:val="ListParagraph"/>
        <w:numPr>
          <w:ilvl w:val="0"/>
          <w:numId w:val="19"/>
        </w:numPr>
        <w:rPr>
          <w:del w:id="7135" w:author="Sammartano, Marc (BIC USA)" w:date="2014-07-20T17:37:00Z"/>
        </w:rPr>
      </w:pPr>
      <w:del w:id="7136" w:author="Sammartano, Marc (BIC USA)" w:date="2014-07-20T17:37:00Z">
        <w:r w:rsidDel="00260AC2">
          <w:delText xml:space="preserve">You may see a warning that the package already exists in folder ‘gen’. Click </w:delText>
        </w:r>
        <w:r w:rsidRPr="008732E5" w:rsidDel="00260AC2">
          <w:rPr>
            <w:b/>
          </w:rPr>
          <w:delText>Continue</w:delText>
        </w:r>
        <w:r w:rsidDel="00260AC2">
          <w:delText>.</w:delText>
        </w:r>
      </w:del>
    </w:p>
    <w:p w:rsidR="00704176" w:rsidRDefault="00704176" w:rsidP="00106CC9">
      <w:pPr>
        <w:pStyle w:val="ListParagraph"/>
        <w:numPr>
          <w:ilvl w:val="0"/>
          <w:numId w:val="19"/>
        </w:numPr>
        <w:spacing w:after="240"/>
      </w:pPr>
      <w:del w:id="7137" w:author="Sammartano, Marc (BIC USA)" w:date="2014-07-20T17:38:00Z">
        <w:r w:rsidDel="00260AC2">
          <w:delText>From the menu, select:</w:delText>
        </w:r>
      </w:del>
      <w:ins w:id="7138" w:author="Sammartano, Marc (BIC USA)" w:date="2014-07-20T17:38:00Z">
        <w:r w:rsidR="00260AC2">
          <w:t>Click</w:t>
        </w:r>
      </w:ins>
      <w:r>
        <w:t xml:space="preserve"> </w:t>
      </w:r>
      <w:r w:rsidRPr="008732E5">
        <w:rPr>
          <w:b/>
        </w:rPr>
        <w:t>Project-&gt;</w:t>
      </w:r>
      <w:ins w:id="7139" w:author="Sammartano, Marc (BIC USA)" w:date="2014-07-20T17:38:00Z">
        <w:r w:rsidR="00260AC2">
          <w:rPr>
            <w:b/>
          </w:rPr>
          <w:t>Build Automatically</w:t>
        </w:r>
      </w:ins>
      <w:del w:id="7140" w:author="Sammartano, Marc (BIC USA)" w:date="2014-07-20T17:38:00Z">
        <w:r w:rsidRPr="008732E5" w:rsidDel="00260AC2">
          <w:rPr>
            <w:b/>
          </w:rPr>
          <w:delText>Clean</w:delText>
        </w:r>
      </w:del>
      <w:r>
        <w:t>.</w:t>
      </w:r>
      <w:ins w:id="7141" w:author="Sammartano, Marc (BIC USA)" w:date="2014-07-20T17:39:00Z">
        <w:r w:rsidR="00260AC2">
          <w:t xml:space="preserve"> Make sure the checkmark appears.</w:t>
        </w:r>
      </w:ins>
    </w:p>
    <w:p w:rsidR="00704176" w:rsidDel="00260AC2" w:rsidRDefault="00704176" w:rsidP="00106CC9">
      <w:pPr>
        <w:pStyle w:val="ListParagraph"/>
        <w:numPr>
          <w:ilvl w:val="0"/>
          <w:numId w:val="19"/>
        </w:numPr>
        <w:spacing w:after="240"/>
        <w:rPr>
          <w:del w:id="7142" w:author="Sammartano, Marc (BIC USA)" w:date="2014-07-20T17:39:00Z"/>
        </w:rPr>
      </w:pPr>
      <w:del w:id="7143" w:author="Sammartano, Marc (BIC USA)" w:date="2014-07-20T17:39:00Z">
        <w:r w:rsidDel="00260AC2">
          <w:delText xml:space="preserve">Check </w:delText>
        </w:r>
        <w:r w:rsidRPr="008732E5" w:rsidDel="00260AC2">
          <w:rPr>
            <w:b/>
          </w:rPr>
          <w:delText>Cats</w:delText>
        </w:r>
        <w:r w:rsidDel="00260AC2">
          <w:delText xml:space="preserve"> and click </w:delText>
        </w:r>
        <w:r w:rsidRPr="008732E5" w:rsidDel="00260AC2">
          <w:rPr>
            <w:b/>
          </w:rPr>
          <w:delText>OK</w:delText>
        </w:r>
        <w:r w:rsidDel="00260AC2">
          <w:delText>.</w:delText>
        </w:r>
      </w:del>
    </w:p>
    <w:p w:rsidR="00704176" w:rsidDel="00882237" w:rsidRDefault="00704176" w:rsidP="00704176">
      <w:pPr>
        <w:spacing w:after="240"/>
      </w:pPr>
      <w:moveFromRangeStart w:id="7144" w:author="Sammartano, Marc (BIC USA)" w:date="2014-07-20T16:24:00Z" w:name="move393636817"/>
      <w:moveFrom w:id="7145" w:author="Sammartano, Marc (BIC USA)" w:date="2014-07-20T16:24:00Z">
        <w:r w:rsidDel="00882237">
          <w:t>Finally, use the search-and-replace dialog to update any remaining internal references to the package name.</w:t>
        </w:r>
      </w:moveFrom>
    </w:p>
    <w:p w:rsidR="00704176" w:rsidDel="00882237" w:rsidRDefault="00704176" w:rsidP="00106CC9">
      <w:pPr>
        <w:pStyle w:val="ListParagraph"/>
        <w:numPr>
          <w:ilvl w:val="0"/>
          <w:numId w:val="19"/>
        </w:numPr>
      </w:pPr>
      <w:moveFrom w:id="7146" w:author="Sammartano, Marc (BIC USA)" w:date="2014-07-20T16:24:00Z">
        <w:r w:rsidDel="00882237">
          <w:t xml:space="preserve">From the Menu Bar, select: </w:t>
        </w:r>
        <w:r w:rsidRPr="008732E5" w:rsidDel="00882237">
          <w:rPr>
            <w:b/>
          </w:rPr>
          <w:t>Search-&gt;File</w:t>
        </w:r>
        <w:r w:rsidDel="00882237">
          <w:t>.</w:t>
        </w:r>
      </w:moveFrom>
    </w:p>
    <w:p w:rsidR="00704176" w:rsidDel="00882237" w:rsidRDefault="00704176" w:rsidP="00106CC9">
      <w:pPr>
        <w:pStyle w:val="ListParagraph"/>
        <w:numPr>
          <w:ilvl w:val="0"/>
          <w:numId w:val="19"/>
        </w:numPr>
      </w:pPr>
      <w:moveFrom w:id="7147" w:author="Sammartano, Marc (BIC USA)" w:date="2014-07-20T16:24:00Z">
        <w:r w:rsidDel="00882237">
          <w:t>Fill in the dialog like this:</w:t>
        </w:r>
        <w:r w:rsidDel="00882237">
          <w:br/>
        </w:r>
        <w:r w:rsidR="00087B69" w:rsidDel="00882237">
          <w:rPr>
            <w:noProof/>
          </w:rPr>
          <w:drawing>
            <wp:inline distT="0" distB="0" distL="0" distR="0" wp14:anchorId="3908F6AC" wp14:editId="27EC0691">
              <wp:extent cx="3477006" cy="2928366"/>
              <wp:effectExtent l="19050" t="0" r="9144"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moveFrom>
    </w:p>
    <w:p w:rsidR="00704176" w:rsidDel="00882237" w:rsidRDefault="00704176" w:rsidP="00106CC9">
      <w:pPr>
        <w:pStyle w:val="ListParagraph"/>
        <w:numPr>
          <w:ilvl w:val="0"/>
          <w:numId w:val="19"/>
        </w:numPr>
      </w:pPr>
      <w:moveFrom w:id="7148" w:author="Sammartano, Marc (BIC USA)" w:date="2014-07-20T16:24:00Z">
        <w:r w:rsidDel="00882237">
          <w:t xml:space="preserve">Click </w:t>
        </w:r>
        <w:r w:rsidRPr="00160DB7" w:rsidDel="00882237">
          <w:rPr>
            <w:b/>
          </w:rPr>
          <w:t>Replace</w:t>
        </w:r>
        <w:r w:rsidDel="00882237">
          <w:t>. The Replace Text Matches Dialog Box opens.</w:t>
        </w:r>
      </w:moveFrom>
    </w:p>
    <w:p w:rsidR="00704176" w:rsidDel="00882237" w:rsidRDefault="00704176" w:rsidP="00106CC9">
      <w:pPr>
        <w:pStyle w:val="ListParagraph"/>
        <w:numPr>
          <w:ilvl w:val="0"/>
          <w:numId w:val="19"/>
        </w:numPr>
      </w:pPr>
      <w:moveFrom w:id="7149" w:author="Sammartano, Marc (BIC USA)" w:date="2014-07-20T16:24:00Z">
        <w:r w:rsidDel="00882237">
          <w:t xml:space="preserve">Enter </w:t>
        </w:r>
        <w:r w:rsidR="007E28D7" w:rsidDel="00882237">
          <w:t>"</w:t>
        </w:r>
        <w:r w:rsidDel="00882237">
          <w:t>com.rfo.cats</w:t>
        </w:r>
        <w:r w:rsidR="007E28D7" w:rsidDel="00882237">
          <w:t>"</w:t>
        </w:r>
        <w:r w:rsidDel="00882237">
          <w:t xml:space="preserve"> in the </w:t>
        </w:r>
        <w:r w:rsidRPr="00160DB7" w:rsidDel="00882237">
          <w:rPr>
            <w:b/>
          </w:rPr>
          <w:t>With:</w:t>
        </w:r>
        <w:r w:rsidDel="00882237">
          <w:t xml:space="preserve"> field, and click </w:t>
        </w:r>
        <w:r w:rsidRPr="00160DB7" w:rsidDel="00882237">
          <w:rPr>
            <w:b/>
          </w:rPr>
          <w:t>OK</w:t>
        </w:r>
        <w:r w:rsidDel="00882237">
          <w:t>.</w:t>
        </w:r>
      </w:moveFrom>
    </w:p>
    <w:moveFromRangeEnd w:id="7144"/>
    <w:p w:rsidR="00D15AA2" w:rsidRDefault="00704176" w:rsidP="00526823">
      <w:pPr>
        <w:rPr>
          <w:ins w:id="7150" w:author="Sammartano, Marc (BIC USA)" w:date="2014-07-20T16:47:00Z"/>
        </w:rPr>
      </w:pPr>
      <w:r>
        <w:lastRenderedPageBreak/>
        <w:t xml:space="preserve">The project should build </w:t>
      </w:r>
      <w:ins w:id="7151" w:author="Sammartano, Marc (BIC USA)" w:date="2014-07-20T17:39:00Z">
        <w:r w:rsidR="00260AC2">
          <w:t>without errors</w:t>
        </w:r>
      </w:ins>
      <w:del w:id="7152" w:author="Sammartano, Marc (BIC USA)" w:date="2014-07-20T17:39:00Z">
        <w:r w:rsidDel="00260AC2">
          <w:delText>automatically</w:delText>
        </w:r>
      </w:del>
      <w:r>
        <w:t>.</w:t>
      </w:r>
      <w:del w:id="7153" w:author="Sammartano, Marc (BIC USA)" w:date="2014-07-20T17:39:00Z">
        <w:r w:rsidDel="00260AC2">
          <w:delText xml:space="preserve"> </w:delText>
        </w:r>
      </w:del>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rPr>
          <w:ins w:id="7154" w:author="Sammartano, Marc (BIC USA)" w:date="2014-07-20T18:40:00Z"/>
        </w:rPr>
      </w:pPr>
      <w:bookmarkStart w:id="7155" w:name="_Toc393651535"/>
      <w:r>
        <w:t>Modifications to setup.xml</w:t>
      </w:r>
      <w:bookmarkEnd w:id="7155"/>
    </w:p>
    <w:p w:rsidR="00621494" w:rsidRPr="00621494" w:rsidRDefault="00621494" w:rsidP="00621494">
      <w:ins w:id="7156" w:author="Sammartano, Marc (BIC USA)" w:date="2014-07-20T18:40:00Z">
        <w:r>
          <w:t xml:space="preserve">You can customize </w:t>
        </w:r>
      </w:ins>
      <w:ins w:id="7157" w:author="Sammartano, Marc (BIC USA)" w:date="2014-07-20T18:41:00Z">
        <w:r>
          <w:t xml:space="preserve">your apk with settings in the resource file </w:t>
        </w:r>
        <w:r>
          <w:rPr>
            <w:b/>
          </w:rPr>
          <w:t>setup.xml</w:t>
        </w:r>
        <w:r>
          <w:t>. Some changes are required for any apk.</w:t>
        </w:r>
      </w:ins>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xml:space="preserve">. </w:t>
      </w:r>
      <w:del w:id="7158" w:author="Sammartano, Marc (BIC USA)" w:date="2014-07-20T17:41:00Z">
        <w:r w:rsidDel="008F3F56">
          <w:delText xml:space="preserve"> </w:delText>
        </w:r>
      </w:del>
      <w:r>
        <w:t>In this view, you can also see the comments describing the values you can change for your application.</w:t>
      </w:r>
    </w:p>
    <w:p w:rsidR="00EF3D97" w:rsidRDefault="00EF3D97" w:rsidP="00EF3D97">
      <w:r>
        <w:t xml:space="preserve">Be sure you change only values, not names. </w:t>
      </w:r>
      <w:del w:id="7159" w:author="Sammartano, Marc (BIC USA)" w:date="2014-07-20T17:42:00Z">
        <w:r w:rsidDel="008F3F56">
          <w:delText xml:space="preserve"> </w:delText>
        </w:r>
      </w:del>
      <w:r>
        <w:t xml:space="preserve">Names are shown as blue text in quotes. </w:t>
      </w:r>
      <w:del w:id="7160" w:author="Sammartano, Marc (BIC USA)" w:date="2014-07-20T18:02:00Z">
        <w:r w:rsidDel="00C316F4">
          <w:delText xml:space="preserve"> </w:delText>
        </w:r>
      </w:del>
      <w:r>
        <w:t xml:space="preserve">Values are shown as black text with no quotation marks. </w:t>
      </w:r>
      <w:del w:id="7161" w:author="Sammartano, Marc (BIC USA)" w:date="2014-07-20T17:42:00Z">
        <w:r w:rsidDel="008F3F56">
          <w:delText xml:space="preserve"> </w:delText>
        </w:r>
      </w:del>
      <w:r>
        <w:t>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xml:space="preserve">. </w:t>
      </w:r>
      <w:del w:id="7162" w:author="Sammartano, Marc (BIC USA)" w:date="2014-07-20T17:41:00Z">
        <w:r w:rsidDel="008F3F56">
          <w:delText xml:space="preserve"> </w:delText>
        </w:r>
      </w:del>
      <w:r>
        <w:t>This is the name of the application as it will appear on your Android device.</w:t>
      </w:r>
    </w:p>
    <w:p w:rsidR="00EF3D97" w:rsidDel="00CA03DE" w:rsidRDefault="00EF3D97" w:rsidP="00EF3D97">
      <w:moveFromRangeStart w:id="7163" w:author="Sammartano, Marc (BIC USA)" w:date="2014-07-20T18:42:00Z" w:name="move393645100"/>
      <w:moveFrom w:id="7164" w:author="Sammartano, Marc (BIC USA)" w:date="2014-07-20T18:42:00Z">
        <w:r w:rsidDel="00CA03DE">
          <w:t xml:space="preserve">The VERSION$() function gets its value from the item named </w:t>
        </w:r>
        <w:r w:rsidR="007E28D7" w:rsidRPr="008F3F56" w:rsidDel="00CA03DE">
          <w:rPr>
            <w:b/>
          </w:rPr>
          <w:t>"</w:t>
        </w:r>
        <w:r w:rsidRPr="008F3F56" w:rsidDel="00CA03DE">
          <w:rPr>
            <w:b/>
          </w:rPr>
          <w:t>version</w:t>
        </w:r>
        <w:r w:rsidR="007E28D7" w:rsidRPr="008F3F56" w:rsidDel="00CA03DE">
          <w:rPr>
            <w:b/>
          </w:rPr>
          <w:t>"</w:t>
        </w:r>
        <w:r w:rsidDel="00CA03DE">
          <w:t xml:space="preserve">. </w:t>
        </w:r>
        <w:r w:rsidDel="008F3F56">
          <w:t xml:space="preserve"> </w:t>
        </w:r>
        <w:r w:rsidDel="00CA03DE">
          <w:t>If your application uses VERSION$(), this is where you set the value you want it to return.</w:t>
        </w:r>
      </w:moveFrom>
    </w:p>
    <w:moveFromRangeEnd w:id="7163"/>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xml:space="preserve">. </w:t>
      </w:r>
      <w:del w:id="7165" w:author="Sammartano, Marc (BIC USA)" w:date="2014-07-20T17:43:00Z">
        <w:r w:rsidDel="008F3F56">
          <w:delText xml:space="preserve"> </w:delText>
        </w:r>
      </w:del>
      <w:r>
        <w:t>This will be the directory on the SD</w:t>
      </w:r>
      <w:r w:rsidR="00282CCE">
        <w:t xml:space="preserve"> card</w:t>
      </w:r>
      <w:r>
        <w:t xml:space="preserve"> where your files are stored, if you choose to have a directory for files for your application. </w:t>
      </w:r>
      <w:del w:id="7166" w:author="Sammartano, Marc (BIC USA)" w:date="2014-07-20T17:43:00Z">
        <w:r w:rsidDel="008F3F56">
          <w:delText xml:space="preserve"> </w:delText>
        </w:r>
      </w:del>
      <w:r>
        <w:t xml:space="preserve">Make this change even if you do not choose to create directories for your application. </w:t>
      </w:r>
      <w:del w:id="7167" w:author="Sammartano, Marc (BIC USA)" w:date="2014-07-20T17:43:00Z">
        <w:r w:rsidDel="008F3F56">
          <w:delText xml:space="preserve"> </w:delText>
        </w:r>
      </w:del>
      <w:r>
        <w:t>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w:t>
      </w:r>
      <w:del w:id="7168" w:author="Sammartano, Marc (BIC USA)" w:date="2014-07-20T17:43:00Z">
        <w:r w:rsidDel="008F3F56">
          <w:delText xml:space="preserve"> </w:delText>
        </w:r>
      </w:del>
      <w:r>
        <w:t xml:space="preserve">Since this practice application does not need any directories, change the values of both to </w:t>
      </w:r>
      <w:r w:rsidRPr="005A60A1">
        <w:rPr>
          <w:b/>
        </w:rPr>
        <w:t>false</w:t>
      </w:r>
      <w:r>
        <w:t>.</w:t>
      </w:r>
    </w:p>
    <w:p w:rsidR="00CA03DE" w:rsidDel="00CA03DE" w:rsidRDefault="00CA03DE" w:rsidP="00CA03DE">
      <w:pPr>
        <w:rPr>
          <w:del w:id="7169" w:author="Sammartano, Marc (BIC USA)" w:date="2014-07-20T18:43:00Z"/>
        </w:rPr>
      </w:pPr>
      <w:moveToRangeStart w:id="7170" w:author="Sammartano, Marc (BIC USA)" w:date="2014-07-20T18:42:00Z" w:name="move393645100"/>
      <w:moveTo w:id="7171" w:author="Sammartano, Marc (BIC USA)" w:date="2014-07-20T18:42:00Z">
        <w:del w:id="7172" w:author="Sammartano, Marc (BIC USA)" w:date="2014-07-20T18:43:00Z">
          <w:r w:rsidDel="00CA03DE">
            <w:delText xml:space="preserve">The VERSION$() function gets its value from the item named </w:delText>
          </w:r>
          <w:r w:rsidRPr="008F3F56" w:rsidDel="00CA03DE">
            <w:rPr>
              <w:b/>
            </w:rPr>
            <w:delText>"version"</w:delText>
          </w:r>
          <w:r w:rsidDel="00CA03DE">
            <w:delText>. If your application uses VERSION$(), this is where you set the value you want it to return.</w:delText>
          </w:r>
        </w:del>
      </w:moveTo>
    </w:p>
    <w:moveToRangeEnd w:id="7170"/>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w:t>
      </w:r>
      <w:del w:id="7173" w:author="Sammartano, Marc (BIC USA)" w:date="2014-07-20T17:44:00Z">
        <w:r w:rsidDel="008F3F56">
          <w:delText xml:space="preserve"> </w:delText>
        </w:r>
      </w:del>
      <w:r>
        <w:t xml:space="preserve">This practice application uses the sound clip </w:t>
      </w:r>
      <w:r w:rsidRPr="009D21C5">
        <w:rPr>
          <w:b/>
        </w:rPr>
        <w:t>meow.wav</w:t>
      </w:r>
      <w:r>
        <w:t xml:space="preserve">. </w:t>
      </w:r>
      <w:del w:id="7174" w:author="Sammartano, Marc (BIC USA)" w:date="2014-07-20T17:44:00Z">
        <w:r w:rsidDel="008F3F56">
          <w:delText xml:space="preserve"> </w:delText>
        </w:r>
      </w:del>
      <w:r>
        <w:t xml:space="preserve">Running under standard BASIC!, the program would use the file </w:t>
      </w:r>
      <w:r w:rsidRPr="008F3F56">
        <w:rPr>
          <w:b/>
        </w:rPr>
        <w:t>rfo-basic/data/meow.wav</w:t>
      </w:r>
      <w:r>
        <w:t xml:space="preserve">. </w:t>
      </w:r>
      <w:del w:id="7175" w:author="Sammartano, Marc (BIC USA)" w:date="2014-07-20T17:44:00Z">
        <w:r w:rsidDel="008F3F56">
          <w:delText xml:space="preserve"> </w:delText>
        </w:r>
      </w:del>
      <w:r>
        <w:t xml:space="preserve">As a standalone application, it can use a file image built into APK. </w:t>
      </w:r>
      <w:del w:id="7176" w:author="Sammartano, Marc (BIC USA)" w:date="2014-07-20T17:44:00Z">
        <w:r w:rsidDel="008F3F56">
          <w:delText xml:space="preserve"> </w:delText>
        </w:r>
      </w:del>
      <w:r>
        <w:t>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EF3D97" w:rsidRPr="00695D58" w:rsidDel="008F3F56" w:rsidRDefault="00EF3D97" w:rsidP="00EF3D97">
      <w:pPr>
        <w:rPr>
          <w:del w:id="7177" w:author="Sammartano, Marc (BIC USA)" w:date="2014-07-20T17:49:00Z"/>
        </w:rPr>
      </w:pPr>
      <w:del w:id="7178" w:author="Sammartano, Marc (BIC USA)" w:date="2014-07-20T17:49:00Z">
        <w:r w:rsidDel="008F3F56">
          <w:delText xml:space="preserve">The item </w:delText>
        </w:r>
        <w:r w:rsidR="007E28D7" w:rsidDel="008F3F56">
          <w:delText>"</w:delText>
        </w:r>
        <w:r w:rsidDel="008F3F56">
          <w:rPr>
            <w:b/>
          </w:rPr>
          <w:delText>my_program</w:delText>
        </w:r>
        <w:r w:rsidR="007E28D7" w:rsidDel="008F3F56">
          <w:delText>"</w:delText>
        </w:r>
        <w:r w:rsidDel="008F3F56">
          <w:delText xml:space="preserve"> is the name of the BASIC! program you want your application to run. </w:delText>
        </w:r>
        <w:r w:rsidRPr="00695D58" w:rsidDel="008F3F56">
          <w:delText xml:space="preserve"> </w:delText>
        </w:r>
        <w:r w:rsidDel="008F3F56">
          <w:delText>This will be explained in the next section.</w:delText>
        </w:r>
      </w:del>
    </w:p>
    <w:p w:rsidR="00EF3D97" w:rsidDel="008F3F56" w:rsidRDefault="00EF3D97" w:rsidP="00EF3D97">
      <w:pPr>
        <w:rPr>
          <w:del w:id="7179" w:author="Sammartano, Marc (BIC USA)" w:date="2014-07-20T17:49:00Z"/>
        </w:rPr>
      </w:pPr>
      <w:del w:id="7180" w:author="Sammartano, Marc (BIC USA)" w:date="2014-07-20T17:49:00Z">
        <w:r w:rsidDel="008F3F56">
          <w:lastRenderedPageBreak/>
          <w:delText xml:space="preserve">The item </w:delText>
        </w:r>
        <w:r w:rsidR="007E28D7" w:rsidDel="008F3F56">
          <w:delText>"</w:delText>
        </w:r>
        <w:r w:rsidDel="008F3F56">
          <w:rPr>
            <w:b/>
          </w:rPr>
          <w:delText>run_name</w:delText>
        </w:r>
        <w:r w:rsidR="007E28D7" w:rsidDel="008F3F56">
          <w:delText>"</w:delText>
        </w:r>
        <w:r w:rsidDel="008F3F56">
          <w:delText xml:space="preserve"> is the default title of the Console. </w:delText>
        </w:r>
      </w:del>
      <w:del w:id="7181" w:author="Sammartano, Marc (BIC USA)" w:date="2014-07-20T17:44:00Z">
        <w:r w:rsidDel="008F3F56">
          <w:delText xml:space="preserve"> </w:delText>
        </w:r>
      </w:del>
      <w:del w:id="7182" w:author="Sammartano, Marc (BIC USA)" w:date="2014-07-20T17:49:00Z">
        <w:r w:rsidDel="008F3F56">
          <w:delText>Your program can set the Console title, but you may want to change the default title here.</w:delText>
        </w:r>
      </w:del>
    </w:p>
    <w:p w:rsidR="00D65CFB" w:rsidRDefault="00EF3D97" w:rsidP="00EF3D97">
      <w:pPr>
        <w:rPr>
          <w:ins w:id="7183" w:author="Sammartano, Marc (BIC USA)" w:date="2014-06-03T14:18:00Z"/>
        </w:rPr>
      </w:pPr>
      <w:moveFromRangeStart w:id="7184" w:author="Sammartano, Marc (BIC USA)" w:date="2014-06-03T14:18:00Z" w:name="move389568440"/>
      <w:moveFrom w:id="7185" w:author="Sammartano, Marc (BIC USA)" w:date="2014-06-03T14:18:00Z">
        <w:r w:rsidDel="00D65CFB">
          <w:t>Save the changes to setup.xml.</w:t>
        </w:r>
        <w:r w:rsidRPr="00695D58" w:rsidDel="00D65CFB">
          <w:t xml:space="preserve"> </w:t>
        </w:r>
      </w:moveFrom>
      <w:moveFromRangeEnd w:id="7184"/>
      <w:r w:rsidR="00087B69">
        <w:rPr>
          <w:noProof/>
        </w:rPr>
        <w:drawing>
          <wp:inline distT="0" distB="0" distL="0" distR="0" wp14:anchorId="1232F71E" wp14:editId="483EED39">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moveToRangeStart w:id="7186" w:author="Sammartano, Marc (BIC USA)" w:date="2014-06-03T14:18:00Z" w:name="move389568440"/>
      <w:moveTo w:id="7187" w:author="Sammartano, Marc (BIC USA)" w:date="2014-06-03T14:18:00Z">
        <w:r>
          <w:t>Save the changes to setup.xml.</w:t>
        </w:r>
      </w:moveTo>
      <w:moveToRangeEnd w:id="7186"/>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 xml:space="preserve">The files will be loaded from the assets folder. </w:t>
      </w:r>
      <w:del w:id="7188" w:author="Sammartano, Marc (BIC USA)" w:date="2014-07-20T18:02:00Z">
        <w:r w:rsidDel="00C316F4">
          <w:delText xml:space="preserve"> </w:delText>
        </w:r>
      </w:del>
      <w:r>
        <w:t>This will be explained in the next section.</w:t>
      </w:r>
    </w:p>
    <w:p w:rsidR="00EF3D97" w:rsidRDefault="00EF3D97" w:rsidP="00EF3D97">
      <w:pPr>
        <w:rPr>
          <w:ins w:id="7189" w:author="Sammartano, Marc (BIC USA)" w:date="2014-07-20T18:43:00Z"/>
        </w:rPr>
      </w:pPr>
      <w:r>
        <w:t xml:space="preserve">At this point, you have modified the source files of the BASIC! interpreter so it can be packaged into a standalone application. </w:t>
      </w:r>
      <w:del w:id="7190" w:author="Sammartano, Marc (BIC USA)" w:date="2014-07-20T17:59:00Z">
        <w:r w:rsidDel="00C316F4">
          <w:delText xml:space="preserve"> </w:delText>
        </w:r>
      </w:del>
      <w:r>
        <w:t xml:space="preserve">You can build and run it, if you like, but it will display a blank Console. </w:t>
      </w:r>
      <w:del w:id="7191" w:author="Sammartano, Marc (BIC USA)" w:date="2014-07-20T17:59:00Z">
        <w:r w:rsidDel="00C316F4">
          <w:delText xml:space="preserve"> </w:delText>
        </w:r>
      </w:del>
      <w:r>
        <w:t>That’s result you get when you build BASIC! into an application but you don’t give it a program to run.</w:t>
      </w:r>
    </w:p>
    <w:p w:rsidR="00CA03DE" w:rsidRDefault="00CA03DE" w:rsidP="00CA03DE">
      <w:pPr>
        <w:pStyle w:val="Heading2"/>
        <w:rPr>
          <w:ins w:id="7192" w:author="Sammartano, Marc (BIC USA)" w:date="2014-07-20T18:44:00Z"/>
        </w:rPr>
      </w:pPr>
      <w:bookmarkStart w:id="7193" w:name="_Toc393651536"/>
      <w:ins w:id="7194" w:author="Sammartano, Marc (BIC USA)" w:date="2014-07-20T18:44:00Z">
        <w:r>
          <w:t>Advanced Customization with setup.xml</w:t>
        </w:r>
        <w:bookmarkEnd w:id="7193"/>
      </w:ins>
    </w:p>
    <w:p w:rsidR="00CA03DE" w:rsidRPr="00CA03DE" w:rsidRDefault="00CA03DE" w:rsidP="00CA03DE">
      <w:pPr>
        <w:rPr>
          <w:ins w:id="7195" w:author="Sammartano, Marc (BIC USA)" w:date="2014-07-20T18:43:00Z"/>
        </w:rPr>
      </w:pPr>
      <w:ins w:id="7196" w:author="Sammartano, Marc (BIC USA)" w:date="2014-07-20T18:44:00Z">
        <w:r>
          <w:t xml:space="preserve">The </w:t>
        </w:r>
        <w:r>
          <w:rPr>
            <w:b/>
          </w:rPr>
          <w:t>setup.xml</w:t>
        </w:r>
        <w:r>
          <w:t xml:space="preserve"> file allows more customization than the minimum required for </w:t>
        </w:r>
      </w:ins>
      <w:ins w:id="7197" w:author="Sammartano, Marc (BIC USA)" w:date="2014-07-20T18:45:00Z">
        <w:r>
          <w:rPr>
            <w:b/>
          </w:rPr>
          <w:t>Cats</w:t>
        </w:r>
        <w:r>
          <w:t>.</w:t>
        </w:r>
      </w:ins>
    </w:p>
    <w:p w:rsidR="00CA03DE" w:rsidRDefault="00CA03DE" w:rsidP="00CA03DE">
      <w:pPr>
        <w:rPr>
          <w:ins w:id="7198" w:author="Sammartano, Marc (BIC USA)" w:date="2014-07-20T18:43:00Z"/>
        </w:rPr>
      </w:pPr>
      <w:ins w:id="7199" w:author="Sammartano, Marc (BIC USA)" w:date="2014-07-20T18:43:00Z">
        <w:r>
          <w:t xml:space="preserve">The VERSION$() function gets its value from the item named </w:t>
        </w:r>
        <w:r w:rsidRPr="008F3F56">
          <w:rPr>
            <w:b/>
          </w:rPr>
          <w:t>"version"</w:t>
        </w:r>
        <w:r>
          <w:t>. If your application uses VERSION$(), this is where you set the value you want it to return.</w:t>
        </w:r>
      </w:ins>
    </w:p>
    <w:p w:rsidR="00CA03DE" w:rsidRPr="00695D58" w:rsidRDefault="00CA03DE" w:rsidP="00CA03DE">
      <w:pPr>
        <w:rPr>
          <w:ins w:id="7200" w:author="Sammartano, Marc (BIC USA)" w:date="2014-07-20T18:43:00Z"/>
        </w:rPr>
      </w:pPr>
      <w:ins w:id="7201" w:author="Sammartano, Marc (BIC USA)" w:date="2014-07-20T18:43:00Z">
        <w:r>
          <w:lastRenderedPageBreak/>
          <w:t xml:space="preserve">The item </w:t>
        </w:r>
        <w:r w:rsidRPr="008F3F56">
          <w:rPr>
            <w:b/>
          </w:rPr>
          <w:t>"my_program"</w:t>
        </w:r>
        <w:r>
          <w:t xml:space="preserve"> is the name of the BASIC! program you want your application to run. This will be explained in the next section.</w:t>
        </w:r>
      </w:ins>
    </w:p>
    <w:p w:rsidR="00CA03DE" w:rsidRDefault="00CA03DE" w:rsidP="00CA03DE">
      <w:pPr>
        <w:rPr>
          <w:ins w:id="7202" w:author="Sammartano, Marc (BIC USA)" w:date="2014-07-20T18:43:00Z"/>
        </w:rPr>
      </w:pPr>
      <w:ins w:id="7203" w:author="Sammartano, Marc (BIC USA)" w:date="2014-07-20T18:43:00Z">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ins>
    </w:p>
    <w:p w:rsidR="00CA03DE" w:rsidRDefault="00CA03DE" w:rsidP="00CA03DE">
      <w:pPr>
        <w:rPr>
          <w:ins w:id="7204" w:author="Sammartano, Marc (BIC USA)" w:date="2014-07-20T18:46:00Z"/>
        </w:rPr>
      </w:pPr>
      <w:ins w:id="7205" w:author="Sammartano, Marc (BIC USA)" w:date="2014-07-20T18:43:00Z">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ins>
    </w:p>
    <w:p w:rsidR="00CA03DE" w:rsidRPr="00CA03DE" w:rsidRDefault="00CA03DE" w:rsidP="00CA03DE">
      <w:pPr>
        <w:rPr>
          <w:ins w:id="7206" w:author="Sammartano, Marc (BIC USA)" w:date="2014-07-20T18:43:00Z"/>
        </w:rPr>
      </w:pPr>
      <w:ins w:id="7207" w:author="Sammartano, Marc (BIC USA)" w:date="2014-07-20T18:46:00Z">
        <w:r>
          <w:t xml:space="preserve">As mentioned earlier, the </w:t>
        </w:r>
        <w:r w:rsidRPr="008F3F56">
          <w:rPr>
            <w:b/>
          </w:rPr>
          <w:t>"load_file_names"</w:t>
        </w:r>
        <w:r>
          <w:t xml:space="preserve"> is a list of files that you want loaded to the SD card.</w:t>
        </w:r>
      </w:ins>
      <w:ins w:id="7208" w:author="Sammartano, Marc (BIC USA)" w:date="2014-07-20T18:47:00Z">
        <w:r>
          <w:t xml:space="preserve"> Any files listed here will be copied from the </w:t>
        </w:r>
      </w:ins>
      <w:ins w:id="7209" w:author="Sammartano, Marc (BIC USA)" w:date="2014-07-20T18:48:00Z">
        <w:r>
          <w:rPr>
            <w:b/>
          </w:rPr>
          <w:t>assets</w:t>
        </w:r>
        <w:r>
          <w:t xml:space="preserve"> directory to the SD card</w:t>
        </w:r>
      </w:ins>
      <w:ins w:id="7210" w:author="Sammartano, Marc (BIC USA)" w:date="2014-07-20T18:49:00Z">
        <w:r>
          <w:t xml:space="preserve"> t</w:t>
        </w:r>
      </w:ins>
      <w:ins w:id="7211" w:author="Sammartano, Marc (BIC USA)" w:date="2014-07-20T18:48:00Z">
        <w:r>
          <w:t xml:space="preserve">he first time your app runs. </w:t>
        </w:r>
      </w:ins>
      <w:ins w:id="7212" w:author="Sammartano, Marc (BIC USA)" w:date="2014-07-20T18:49:00Z">
        <w:r>
          <w:t>This may be the internal Android file system or</w:t>
        </w:r>
      </w:ins>
      <w:ins w:id="7213" w:author="Sammartano, Marc (BIC USA)" w:date="2014-07-20T18:50:00Z">
        <w:r>
          <w:t xml:space="preserve"> a file system mounted on</w:t>
        </w:r>
      </w:ins>
      <w:ins w:id="7214" w:author="Sammartano, Marc (BIC USA)" w:date="2014-07-20T18:49:00Z">
        <w:r>
          <w:t xml:space="preserve"> an external SD card. </w:t>
        </w:r>
      </w:ins>
      <w:ins w:id="7215" w:author="Sammartano, Marc (BIC USA)" w:date="2014-07-20T18:48:00Z">
        <w:r>
          <w:t xml:space="preserve">After that, your app will access the files from the </w:t>
        </w:r>
      </w:ins>
      <w:ins w:id="7216" w:author="Sammartano, Marc (BIC USA)" w:date="2014-07-20T18:50:00Z">
        <w:r>
          <w:t xml:space="preserve">SD card file system, not from </w:t>
        </w:r>
        <w:r>
          <w:rPr>
            <w:b/>
          </w:rPr>
          <w:t>assets</w:t>
        </w:r>
        <w:r>
          <w:t>.</w:t>
        </w:r>
      </w:ins>
      <w:ins w:id="7217" w:author="Sammartano, Marc (BIC USA)" w:date="2014-07-20T18:51:00Z">
        <w:r>
          <w:t xml:space="preserve"> Any changes your program makes to these files will be available the next time the app runs.</w:t>
        </w:r>
      </w:ins>
    </w:p>
    <w:p w:rsidR="00CA03DE" w:rsidRDefault="00CA03DE" w:rsidP="00CA03DE">
      <w:pPr>
        <w:rPr>
          <w:ins w:id="7218" w:author="Sammartano, Marc (BIC USA)" w:date="2014-07-20T18:43:00Z"/>
        </w:rPr>
      </w:pPr>
      <w:ins w:id="7219" w:author="Sammartano, Marc (BIC USA)" w:date="2014-07-20T18:43:00Z">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ins>
    </w:p>
    <w:p w:rsidR="00CA03DE" w:rsidRDefault="00CA03DE" w:rsidP="00CA03DE">
      <w:pPr>
        <w:rPr>
          <w:ins w:id="7220" w:author="Sammartano, Marc (BIC USA)" w:date="2014-07-20T18:43:00Z"/>
        </w:rPr>
      </w:pPr>
      <w:ins w:id="7221" w:author="Sammartano, Marc (BIC USA)" w:date="2014-07-20T18:43:00Z">
        <w:r>
          <w:t xml:space="preserve">You can turn off the splash screen by setting </w:t>
        </w:r>
        <w:r w:rsidRPr="008F3F56">
          <w:rPr>
            <w:b/>
          </w:rPr>
          <w:t>"</w:t>
        </w:r>
        <w:r>
          <w:rPr>
            <w:b/>
          </w:rPr>
          <w:t>splash_display</w:t>
        </w:r>
        <w:r w:rsidRPr="008F3F56">
          <w:rPr>
            <w:b/>
          </w:rPr>
          <w:t>"</w:t>
        </w:r>
        <w:r>
          <w:t xml:space="preserve"> to </w:t>
        </w:r>
        <w:r>
          <w:rPr>
            <w:b/>
          </w:rPr>
          <w:t>false</w:t>
        </w:r>
        <w:r>
          <w:t>.</w:t>
        </w:r>
      </w:ins>
    </w:p>
    <w:p w:rsidR="00CA03DE" w:rsidRDefault="00CA03DE" w:rsidP="00CA03DE">
      <w:pPr>
        <w:rPr>
          <w:ins w:id="7222" w:author="Sammartano, Marc (BIC USA)" w:date="2014-07-20T18:43:00Z"/>
        </w:rPr>
      </w:pPr>
      <w:ins w:id="7223" w:author="Sammartano, Marc (BIC USA)" w:date="2014-07-20T18:43:00Z">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ins>
    </w:p>
    <w:p w:rsidR="00CA03DE" w:rsidRDefault="00CA03DE" w:rsidP="00CA03DE">
      <w:pPr>
        <w:rPr>
          <w:ins w:id="7224" w:author="Sammartano, Marc (BIC USA)" w:date="2014-07-20T18:43:00Z"/>
        </w:rPr>
      </w:pPr>
      <w:ins w:id="7225" w:author="Sammartano, Marc (BIC USA)" w:date="2014-07-20T18:43:00Z">
        <w:r>
          <w:t xml:space="preserve">If you do not use a splash screen, you may remove this file from your project to make your apk a little smaller. Do not remove the file </w:t>
        </w:r>
        <w:r>
          <w:rPr>
            <w:b/>
          </w:rPr>
          <w:t>res/drawable/blank.jpg</w:t>
        </w:r>
        <w:r>
          <w:t>.</w:t>
        </w:r>
      </w:ins>
    </w:p>
    <w:p w:rsidR="00CA03DE" w:rsidRDefault="00CA03DE" w:rsidP="00CA03DE">
      <w:pPr>
        <w:rPr>
          <w:ins w:id="7226" w:author="Sammartano, Marc (BIC USA)" w:date="2014-07-20T18:43:00Z"/>
        </w:rPr>
      </w:pPr>
      <w:ins w:id="7227" w:author="Sammartano, Marc (BIC USA)" w:date="2014-07-20T18:43:00Z">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ins>
    </w:p>
    <w:p w:rsidR="00CA03DE" w:rsidRDefault="00CA03DE" w:rsidP="00EF3D97">
      <w:ins w:id="7228" w:author="Sammartano, Marc (BIC USA)" w:date="2014-07-20T18:43:00Z">
        <w:r>
          <w:t xml:space="preserve">You can turn off the progress indicator by making the </w:t>
        </w:r>
        <w:r w:rsidRPr="008F3F56">
          <w:rPr>
            <w:b/>
          </w:rPr>
          <w:t>"</w:t>
        </w:r>
        <w:r>
          <w:rPr>
            <w:b/>
          </w:rPr>
          <w:t>loading_msg</w:t>
        </w:r>
        <w:r w:rsidRPr="008F3F56">
          <w:rPr>
            <w:b/>
          </w:rPr>
          <w:t>"</w:t>
        </w:r>
        <w:r>
          <w:t xml:space="preserve"> an empty string.</w:t>
        </w:r>
      </w:ins>
    </w:p>
    <w:p w:rsidR="00EF3D97" w:rsidRDefault="00EF3D97" w:rsidP="00EF3D97">
      <w:pPr>
        <w:pStyle w:val="Heading2"/>
      </w:pPr>
      <w:bookmarkStart w:id="7229" w:name="_Toc393651537"/>
      <w:r>
        <w:t>Files and Resources</w:t>
      </w:r>
      <w:bookmarkEnd w:id="7229"/>
    </w:p>
    <w:p w:rsidR="00EF3D97" w:rsidRDefault="00EF3D97" w:rsidP="00EF3D97">
      <w:r>
        <w:t xml:space="preserve">Standard BASIC! loads its sample programs and the data files they need from the </w:t>
      </w:r>
      <w:r w:rsidRPr="00AE5255">
        <w:rPr>
          <w:b/>
        </w:rPr>
        <w:t>assets</w:t>
      </w:r>
      <w:r>
        <w:t xml:space="preserve"> folder of the Eclipse project. </w:t>
      </w:r>
      <w:del w:id="7230" w:author="Sammartano, Marc (BIC USA)" w:date="2014-07-20T18:02:00Z">
        <w:r w:rsidDel="00C316F4">
          <w:delText xml:space="preserve"> </w:delText>
        </w:r>
      </w:del>
      <w:r>
        <w:t xml:space="preserve">Android treats the </w:t>
      </w:r>
      <w:r w:rsidRPr="00AE5255">
        <w:rPr>
          <w:b/>
        </w:rPr>
        <w:t>assets</w:t>
      </w:r>
      <w:r>
        <w:t xml:space="preserve"> folder like a file system. </w:t>
      </w:r>
      <w:del w:id="7231" w:author="Sammartano, Marc (BIC USA)" w:date="2014-07-20T18:02:00Z">
        <w:r w:rsidDel="00C316F4">
          <w:delText xml:space="preserve"> </w:delText>
        </w:r>
      </w:del>
      <w:r>
        <w:t xml:space="preserve">At startup, BASIC! simply copies the entire </w:t>
      </w:r>
      <w:r>
        <w:rPr>
          <w:b/>
        </w:rPr>
        <w:t>assets/rfo-basic</w:t>
      </w:r>
      <w:r>
        <w:t xml:space="preserve"> folder to the SD</w:t>
      </w:r>
      <w:r w:rsidR="00282CCE">
        <w:t xml:space="preserve"> card</w:t>
      </w:r>
      <w:r>
        <w:t>.</w:t>
      </w:r>
    </w:p>
    <w:p w:rsidR="00EF3D97" w:rsidRPr="00027274" w:rsidRDefault="00EF3D97" w:rsidP="00EF3D97">
      <w:r>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lastRenderedPageBreak/>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w:t>
      </w:r>
      <w:del w:id="7232" w:author="Sammartano, Marc (BIC USA)" w:date="2014-07-20T18:03:00Z">
        <w:r w:rsidDel="00C316F4">
          <w:delText xml:space="preserve"> </w:delText>
        </w:r>
      </w:del>
      <w:r>
        <w:t xml:space="preserve">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xml:space="preserve">. </w:t>
      </w:r>
      <w:del w:id="7233" w:author="Sammartano, Marc (BIC USA)" w:date="2014-07-20T18:03:00Z">
        <w:r w:rsidDel="00C316F4">
          <w:delText xml:space="preserve"> </w:delText>
        </w:r>
      </w:del>
      <w:r>
        <w:t>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del w:id="7234" w:author="Sammartano, Marc (BIC USA)" w:date="2014-07-20T18:03:00Z">
        <w:r w:rsidDel="00C316F4">
          <w:delText xml:space="preserve">  </w:delText>
        </w:r>
      </w:del>
      <w:r>
        <w:t xml:space="preserve">You are done making changes! </w:t>
      </w:r>
      <w:del w:id="7235" w:author="Sammartano, Marc (BIC USA)" w:date="2014-07-20T18:03:00Z">
        <w:r w:rsidDel="00C316F4">
          <w:delText xml:space="preserve"> </w:delText>
        </w:r>
      </w:del>
      <w:r>
        <w:t xml:space="preserve">It wouldn’t hurt to do another </w:t>
      </w:r>
      <w:r>
        <w:rPr>
          <w:b/>
        </w:rPr>
        <w:t>Project-&gt;Clean</w:t>
      </w:r>
      <w:r>
        <w:t xml:space="preserve"> here.</w:t>
      </w:r>
    </w:p>
    <w:p w:rsidR="008B0429" w:rsidRDefault="008B0429" w:rsidP="00EB1F62">
      <w:pPr>
        <w:pStyle w:val="Heading2"/>
      </w:pPr>
      <w:bookmarkStart w:id="7236" w:name="_Toc393651538"/>
      <w:r>
        <w:t>Testing the APK</w:t>
      </w:r>
      <w:bookmarkEnd w:id="7236"/>
    </w:p>
    <w:p w:rsidR="008B0429" w:rsidRDefault="008B0429" w:rsidP="008B0429">
      <w:r>
        <w:t>We are now ready to test this practice APK.</w:t>
      </w:r>
    </w:p>
    <w:p w:rsidR="008B0429" w:rsidRDefault="008B0429" w:rsidP="008B0429">
      <w:r>
        <w:t xml:space="preserve">The first thing you will do is to create a Keystore. The Keystore is used to sign your application. </w:t>
      </w:r>
      <w:del w:id="7237" w:author="Sammartano, Marc (BIC USA)" w:date="2014-07-20T18:03:00Z">
        <w:r w:rsidDel="00C316F4">
          <w:delText xml:space="preserve"> </w:delText>
        </w:r>
      </w:del>
      <w:r>
        <w:t>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864A03" w:rsidP="000C7BD1">
      <w:pPr>
        <w:ind w:left="720"/>
      </w:pPr>
      <w:hyperlink r:id="rId83"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lastRenderedPageBreak/>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7238" w:name="_Toc393651539"/>
      <w:r>
        <w:t xml:space="preserve">Installing </w:t>
      </w:r>
      <w:r w:rsidR="00EF3D97">
        <w:t>a</w:t>
      </w:r>
      <w:r>
        <w:t xml:space="preserve"> BASIC! Program </w:t>
      </w:r>
      <w:r w:rsidR="00EF3D97">
        <w:t>i</w:t>
      </w:r>
      <w:r>
        <w:t>nto the Application</w:t>
      </w:r>
      <w:bookmarkEnd w:id="7238"/>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w:t>
      </w:r>
      <w:del w:id="7239" w:author="Sammartano, Marc (BIC USA)" w:date="2014-07-20T18:03:00Z">
        <w:r w:rsidDel="00C316F4">
          <w:delText xml:space="preserve"> </w:delText>
        </w:r>
      </w:del>
      <w:r>
        <w:t xml:space="preserve">One very simple way is to copy your text into </w:t>
      </w:r>
      <w:r>
        <w:rPr>
          <w:b/>
        </w:rPr>
        <w:t>assets/&lt;your-app&gt;/my_program.bas</w:t>
      </w:r>
      <w:r>
        <w:t xml:space="preserve">. </w:t>
      </w:r>
      <w:del w:id="7240" w:author="Sammartano, Marc (BIC USA)" w:date="2014-07-20T18:03:00Z">
        <w:r w:rsidDel="00C316F4">
          <w:delText xml:space="preserve"> </w:delText>
        </w:r>
        <w:r w:rsidR="007E28D7" w:rsidDel="00C316F4">
          <w:delText>"</w:delText>
        </w:r>
      </w:del>
      <w:r>
        <w:rPr>
          <w:b/>
        </w:rPr>
        <w:t>&lt;your-app&gt;</w:t>
      </w:r>
      <w:del w:id="7241" w:author="Sammartano, Marc (BIC USA)" w:date="2014-07-20T18:03:00Z">
        <w:r w:rsidR="007E28D7" w:rsidDel="00C316F4">
          <w:delText>"</w:delText>
        </w:r>
      </w:del>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w:t>
      </w:r>
      <w:del w:id="7242" w:author="Sammartano, Marc (BIC USA)" w:date="2014-07-20T18:04:00Z">
        <w:r w:rsidDel="00C316F4">
          <w:delText xml:space="preserve"> </w:delText>
        </w:r>
      </w:del>
      <w:r>
        <w:t xml:space="preserve">If you prefer, you can open your program outside of Eclipse, copy its contents to the clipboard, and paste it into the Eclipse editor. </w:t>
      </w:r>
      <w:del w:id="7243" w:author="Sammartano, Marc (BIC USA)" w:date="2014-07-20T18:04:00Z">
        <w:r w:rsidDel="00C316F4">
          <w:delText xml:space="preserve"> </w:delText>
        </w:r>
      </w:del>
      <w:r>
        <w:t xml:space="preserve">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w:t>
      </w:r>
      <w:del w:id="7244" w:author="Sammartano, Marc (BIC USA)" w:date="2014-07-20T18:04:00Z">
        <w:r w:rsidDel="00C316F4">
          <w:delText xml:space="preserve"> </w:delText>
        </w:r>
      </w:del>
      <w:r>
        <w:t xml:space="preserve">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7245" w:name="_Toc393651540"/>
      <w:r>
        <w:t>Application I</w:t>
      </w:r>
      <w:r w:rsidR="00EF3D97">
        <w:t>con</w:t>
      </w:r>
      <w:r>
        <w:t>s</w:t>
      </w:r>
      <w:bookmarkEnd w:id="7245"/>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7246" w:name="_Toc393651541"/>
      <w:r>
        <w:t>Modifications to the AndroidManifest.xml File</w:t>
      </w:r>
      <w:bookmarkEnd w:id="7246"/>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w:t>
      </w:r>
      <w:del w:id="7247" w:author="Sammartano, Marc (BIC USA)" w:date="2014-07-20T18:04:00Z">
        <w:r w:rsidDel="00C316F4">
          <w:delText xml:space="preserve"> </w:delText>
        </w:r>
      </w:del>
      <w:r>
        <w:t>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7248" w:name="_Toc393651542"/>
      <w:r>
        <w:t xml:space="preserve">Setting </w:t>
      </w:r>
      <w:r w:rsidR="00EF3D97">
        <w:t>t</w:t>
      </w:r>
      <w:r>
        <w:t>he Version Number and Version Name</w:t>
      </w:r>
      <w:bookmarkEnd w:id="7248"/>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7249" w:name="_Toc393651543"/>
      <w:r>
        <w:t>Permissions</w:t>
      </w:r>
      <w:bookmarkEnd w:id="7249"/>
    </w:p>
    <w:p w:rsidR="008B0429" w:rsidRDefault="008B0429" w:rsidP="008C6887">
      <w:r>
        <w:t xml:space="preserve">BASIC! uses many features about which the APK user is warned and must approve. Your particular APK may not need all or any of these permissions. </w:t>
      </w:r>
      <w:del w:id="7250" w:author="Sammartano, Marc (BIC USA)" w:date="2014-07-20T18:04:00Z">
        <w:r w:rsidDel="00C316F4">
          <w:delText xml:space="preserve"> </w:delText>
        </w:r>
      </w:del>
      <w:r>
        <w:t xml:space="preserve">The permission notifications are contained in the </w:t>
      </w:r>
      <w:r w:rsidR="00D135AB">
        <w:rPr>
          <w:b/>
        </w:rPr>
        <w:t>&lt;uses-permission&gt;</w:t>
      </w:r>
      <w:r w:rsidR="00D135AB">
        <w:t xml:space="preserve"> tags of the </w:t>
      </w:r>
      <w:r w:rsidRPr="00282CCE">
        <w:rPr>
          <w:b/>
        </w:rPr>
        <w:t>AndroidManiest.xml</w:t>
      </w:r>
      <w:r>
        <w:t>.</w:t>
      </w:r>
      <w:r w:rsidR="00D135AB">
        <w:t xml:space="preserve"> </w:t>
      </w:r>
      <w:del w:id="7251" w:author="Sammartano, Marc (BIC USA)" w:date="2014-07-20T18:05:00Z">
        <w:r w:rsidR="00D135AB" w:rsidDel="00C316F4">
          <w:delText xml:space="preserve"> </w:delText>
        </w:r>
      </w:del>
      <w:r w:rsidR="00D135AB">
        <w:t>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7252" w:name="_Toc393651544"/>
      <w:r>
        <w:t>Disable</w:t>
      </w:r>
      <w:r w:rsidR="00CD7F4F">
        <w:t xml:space="preserve"> the Shortcut Launcher</w:t>
      </w:r>
      <w:bookmarkEnd w:id="7252"/>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del w:id="7253" w:author="Sammartano, Marc (BIC USA)" w:date="2014-07-20T18:05:00Z">
        <w:r w:rsidDel="00C316F4">
          <w:delText xml:space="preserve"> </w:delText>
        </w:r>
      </w:del>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7254" w:name="_Toc393651545"/>
      <w:r>
        <w:t>Launch at device boot</w:t>
      </w:r>
      <w:bookmarkEnd w:id="7254"/>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7255" w:name="_Toc393651546"/>
      <w:r>
        <w:t>Preferences</w:t>
      </w:r>
      <w:bookmarkEnd w:id="7255"/>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w:t>
      </w:r>
      <w:del w:id="7256" w:author="Sammartano, Marc (BIC USA)" w:date="2014-07-20T18:05:00Z">
        <w:r w:rsidDel="00C316F4">
          <w:delText xml:space="preserve"> </w:delText>
        </w:r>
      </w:del>
      <w:r>
        <w:t xml:space="preserve">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7257" w:name="_Toc393651547"/>
      <w:r>
        <w:t>Finished</w:t>
      </w:r>
      <w:bookmarkEnd w:id="7257"/>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7258" w:name="_Toc393651548"/>
      <w:r>
        <w:lastRenderedPageBreak/>
        <w:t xml:space="preserve">Appendix E – </w:t>
      </w:r>
      <w:r w:rsidR="003B2F76">
        <w:t>BASIC! Distribution License</w:t>
      </w:r>
      <w:bookmarkEnd w:id="7258"/>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7259" w:name="_Toc393651549"/>
      <w:r>
        <w:rPr>
          <w:rFonts w:eastAsia="Times New Roman"/>
        </w:rPr>
        <w:lastRenderedPageBreak/>
        <w:t>Apache Commons</w:t>
      </w:r>
      <w:bookmarkEnd w:id="725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BF62D0">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A03" w:rsidRDefault="00864A03" w:rsidP="000A0539">
      <w:pPr>
        <w:spacing w:after="0" w:line="240" w:lineRule="auto"/>
      </w:pPr>
      <w:r>
        <w:separator/>
      </w:r>
    </w:p>
  </w:endnote>
  <w:endnote w:type="continuationSeparator" w:id="0">
    <w:p w:rsidR="00864A03" w:rsidRDefault="00864A03"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7A2A" w:rsidRPr="00D14B43" w:rsidRDefault="00237A2A">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1D724B">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A03" w:rsidRDefault="00864A03" w:rsidP="000A0539">
      <w:pPr>
        <w:spacing w:after="0" w:line="240" w:lineRule="auto"/>
      </w:pPr>
      <w:r>
        <w:separator/>
      </w:r>
    </w:p>
  </w:footnote>
  <w:footnote w:type="continuationSeparator" w:id="0">
    <w:p w:rsidR="00864A03" w:rsidRDefault="00864A03"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5"/>
  </w:num>
  <w:num w:numId="3">
    <w:abstractNumId w:val="2"/>
  </w:num>
  <w:num w:numId="4">
    <w:abstractNumId w:val="14"/>
  </w:num>
  <w:num w:numId="5">
    <w:abstractNumId w:val="21"/>
  </w:num>
  <w:num w:numId="6">
    <w:abstractNumId w:val="18"/>
  </w:num>
  <w:num w:numId="7">
    <w:abstractNumId w:val="9"/>
  </w:num>
  <w:num w:numId="8">
    <w:abstractNumId w:val="22"/>
  </w:num>
  <w:num w:numId="9">
    <w:abstractNumId w:val="1"/>
  </w:num>
  <w:num w:numId="10">
    <w:abstractNumId w:val="19"/>
  </w:num>
  <w:num w:numId="11">
    <w:abstractNumId w:val="3"/>
  </w:num>
  <w:num w:numId="12">
    <w:abstractNumId w:val="0"/>
  </w:num>
  <w:num w:numId="13">
    <w:abstractNumId w:val="5"/>
  </w:num>
  <w:num w:numId="14">
    <w:abstractNumId w:val="12"/>
  </w:num>
  <w:num w:numId="15">
    <w:abstractNumId w:val="13"/>
  </w:num>
  <w:num w:numId="16">
    <w:abstractNumId w:val="11"/>
  </w:num>
  <w:num w:numId="17">
    <w:abstractNumId w:val="20"/>
  </w:num>
  <w:num w:numId="18">
    <w:abstractNumId w:val="17"/>
  </w:num>
  <w:num w:numId="19">
    <w:abstractNumId w:val="6"/>
  </w:num>
  <w:num w:numId="20">
    <w:abstractNumId w:val="7"/>
  </w:num>
  <w:num w:numId="21">
    <w:abstractNumId w:val="16"/>
  </w:num>
  <w:num w:numId="22">
    <w:abstractNumId w:val="4"/>
  </w:num>
  <w:num w:numId="23">
    <w:abstractNumId w:val="1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70F3"/>
    <w:rsid w:val="00037A09"/>
    <w:rsid w:val="00040998"/>
    <w:rsid w:val="00041574"/>
    <w:rsid w:val="0004165F"/>
    <w:rsid w:val="000417A3"/>
    <w:rsid w:val="00041888"/>
    <w:rsid w:val="00042F29"/>
    <w:rsid w:val="00042FF1"/>
    <w:rsid w:val="0004686C"/>
    <w:rsid w:val="00046AB1"/>
    <w:rsid w:val="0005099A"/>
    <w:rsid w:val="00050E75"/>
    <w:rsid w:val="00052E88"/>
    <w:rsid w:val="00054246"/>
    <w:rsid w:val="00055A1F"/>
    <w:rsid w:val="00056418"/>
    <w:rsid w:val="00056996"/>
    <w:rsid w:val="00060496"/>
    <w:rsid w:val="00060733"/>
    <w:rsid w:val="00061E3E"/>
    <w:rsid w:val="000631F6"/>
    <w:rsid w:val="00063781"/>
    <w:rsid w:val="0006445F"/>
    <w:rsid w:val="00064982"/>
    <w:rsid w:val="0006591D"/>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697F"/>
    <w:rsid w:val="000E2A8F"/>
    <w:rsid w:val="000E355C"/>
    <w:rsid w:val="000E4097"/>
    <w:rsid w:val="000E496C"/>
    <w:rsid w:val="000E580C"/>
    <w:rsid w:val="000E6862"/>
    <w:rsid w:val="000E6C16"/>
    <w:rsid w:val="000E6F20"/>
    <w:rsid w:val="000E708B"/>
    <w:rsid w:val="000F0DAF"/>
    <w:rsid w:val="000F0E61"/>
    <w:rsid w:val="000F2E48"/>
    <w:rsid w:val="000F306B"/>
    <w:rsid w:val="000F4E5E"/>
    <w:rsid w:val="000F6104"/>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F28"/>
    <w:rsid w:val="00123990"/>
    <w:rsid w:val="0012690E"/>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60660"/>
    <w:rsid w:val="00160DB5"/>
    <w:rsid w:val="00162599"/>
    <w:rsid w:val="00163607"/>
    <w:rsid w:val="001656B8"/>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D0A"/>
    <w:rsid w:val="00182E34"/>
    <w:rsid w:val="00184A86"/>
    <w:rsid w:val="00184D19"/>
    <w:rsid w:val="00184DA5"/>
    <w:rsid w:val="0018635D"/>
    <w:rsid w:val="0018644F"/>
    <w:rsid w:val="0018696B"/>
    <w:rsid w:val="00187C33"/>
    <w:rsid w:val="00187DA7"/>
    <w:rsid w:val="0019073E"/>
    <w:rsid w:val="0019151A"/>
    <w:rsid w:val="00192A15"/>
    <w:rsid w:val="00193842"/>
    <w:rsid w:val="00193D9E"/>
    <w:rsid w:val="00194BF8"/>
    <w:rsid w:val="00196683"/>
    <w:rsid w:val="00196DD8"/>
    <w:rsid w:val="001A0796"/>
    <w:rsid w:val="001A3D44"/>
    <w:rsid w:val="001A3F83"/>
    <w:rsid w:val="001A520F"/>
    <w:rsid w:val="001A5A66"/>
    <w:rsid w:val="001A7162"/>
    <w:rsid w:val="001A7444"/>
    <w:rsid w:val="001A7E17"/>
    <w:rsid w:val="001B1B38"/>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2065"/>
    <w:rsid w:val="002C23DC"/>
    <w:rsid w:val="002C2F4B"/>
    <w:rsid w:val="002C2F6D"/>
    <w:rsid w:val="002C2FB8"/>
    <w:rsid w:val="002D13C1"/>
    <w:rsid w:val="002D1505"/>
    <w:rsid w:val="002D1C48"/>
    <w:rsid w:val="002D399E"/>
    <w:rsid w:val="002D4A72"/>
    <w:rsid w:val="002D53A8"/>
    <w:rsid w:val="002D664A"/>
    <w:rsid w:val="002E0AAF"/>
    <w:rsid w:val="002E10EB"/>
    <w:rsid w:val="002E1B0B"/>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E49"/>
    <w:rsid w:val="00310E71"/>
    <w:rsid w:val="003129B0"/>
    <w:rsid w:val="00312D7E"/>
    <w:rsid w:val="00313354"/>
    <w:rsid w:val="00313FAE"/>
    <w:rsid w:val="0031554D"/>
    <w:rsid w:val="003158FC"/>
    <w:rsid w:val="00316323"/>
    <w:rsid w:val="00316700"/>
    <w:rsid w:val="003170DA"/>
    <w:rsid w:val="00317ABB"/>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7950"/>
    <w:rsid w:val="00337EB5"/>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C9D"/>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C6DB0"/>
    <w:rsid w:val="003D3066"/>
    <w:rsid w:val="003D497F"/>
    <w:rsid w:val="003D50AF"/>
    <w:rsid w:val="003D50EC"/>
    <w:rsid w:val="003D72CE"/>
    <w:rsid w:val="003D7A1B"/>
    <w:rsid w:val="003E0916"/>
    <w:rsid w:val="003E1415"/>
    <w:rsid w:val="003E2113"/>
    <w:rsid w:val="003E3561"/>
    <w:rsid w:val="003E3DA5"/>
    <w:rsid w:val="003F09AE"/>
    <w:rsid w:val="003F0EED"/>
    <w:rsid w:val="003F1F08"/>
    <w:rsid w:val="003F2980"/>
    <w:rsid w:val="003F2D94"/>
    <w:rsid w:val="003F31E1"/>
    <w:rsid w:val="003F5799"/>
    <w:rsid w:val="003F6561"/>
    <w:rsid w:val="003F6866"/>
    <w:rsid w:val="003F7509"/>
    <w:rsid w:val="003F797C"/>
    <w:rsid w:val="003F798B"/>
    <w:rsid w:val="003F7BE2"/>
    <w:rsid w:val="00400B53"/>
    <w:rsid w:val="004010AA"/>
    <w:rsid w:val="00401743"/>
    <w:rsid w:val="004041BA"/>
    <w:rsid w:val="004043B4"/>
    <w:rsid w:val="0040493F"/>
    <w:rsid w:val="004053B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B48"/>
    <w:rsid w:val="004521AA"/>
    <w:rsid w:val="004544DB"/>
    <w:rsid w:val="00457C59"/>
    <w:rsid w:val="00462562"/>
    <w:rsid w:val="0046334F"/>
    <w:rsid w:val="004644A4"/>
    <w:rsid w:val="004654DD"/>
    <w:rsid w:val="00465F02"/>
    <w:rsid w:val="004673EE"/>
    <w:rsid w:val="00467E50"/>
    <w:rsid w:val="00470A5E"/>
    <w:rsid w:val="00471475"/>
    <w:rsid w:val="00471604"/>
    <w:rsid w:val="00472478"/>
    <w:rsid w:val="00473FA4"/>
    <w:rsid w:val="00474491"/>
    <w:rsid w:val="00474F5E"/>
    <w:rsid w:val="004776BD"/>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082"/>
    <w:rsid w:val="004A72DD"/>
    <w:rsid w:val="004A7CF1"/>
    <w:rsid w:val="004B032C"/>
    <w:rsid w:val="004B0A2A"/>
    <w:rsid w:val="004B1042"/>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2CF5"/>
    <w:rsid w:val="004E64AD"/>
    <w:rsid w:val="004E705F"/>
    <w:rsid w:val="004F0685"/>
    <w:rsid w:val="004F0E07"/>
    <w:rsid w:val="004F1BD8"/>
    <w:rsid w:val="004F3582"/>
    <w:rsid w:val="004F37C4"/>
    <w:rsid w:val="004F405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2349"/>
    <w:rsid w:val="0055479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129B"/>
    <w:rsid w:val="00592CD8"/>
    <w:rsid w:val="00593A5D"/>
    <w:rsid w:val="0059526D"/>
    <w:rsid w:val="00596D62"/>
    <w:rsid w:val="005970BB"/>
    <w:rsid w:val="005A1E89"/>
    <w:rsid w:val="005A5756"/>
    <w:rsid w:val="005A62BE"/>
    <w:rsid w:val="005A67BD"/>
    <w:rsid w:val="005A6DD7"/>
    <w:rsid w:val="005A7D8C"/>
    <w:rsid w:val="005B05E7"/>
    <w:rsid w:val="005B0AD6"/>
    <w:rsid w:val="005B1502"/>
    <w:rsid w:val="005B1807"/>
    <w:rsid w:val="005B2415"/>
    <w:rsid w:val="005B35C6"/>
    <w:rsid w:val="005B3879"/>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C1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2ED"/>
    <w:rsid w:val="00611329"/>
    <w:rsid w:val="006125CA"/>
    <w:rsid w:val="00613176"/>
    <w:rsid w:val="00613B38"/>
    <w:rsid w:val="00615228"/>
    <w:rsid w:val="00615599"/>
    <w:rsid w:val="00615BC9"/>
    <w:rsid w:val="00616C41"/>
    <w:rsid w:val="00617069"/>
    <w:rsid w:val="00617077"/>
    <w:rsid w:val="006208DB"/>
    <w:rsid w:val="00620A76"/>
    <w:rsid w:val="00621494"/>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5A3A"/>
    <w:rsid w:val="00645E12"/>
    <w:rsid w:val="00646A5F"/>
    <w:rsid w:val="00653909"/>
    <w:rsid w:val="00656BF7"/>
    <w:rsid w:val="00657C51"/>
    <w:rsid w:val="006622D5"/>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59CE"/>
    <w:rsid w:val="006A6394"/>
    <w:rsid w:val="006A646F"/>
    <w:rsid w:val="006A7398"/>
    <w:rsid w:val="006B0595"/>
    <w:rsid w:val="006B145D"/>
    <w:rsid w:val="006B5451"/>
    <w:rsid w:val="006B63C3"/>
    <w:rsid w:val="006B69F2"/>
    <w:rsid w:val="006B78A0"/>
    <w:rsid w:val="006B7DC7"/>
    <w:rsid w:val="006C195E"/>
    <w:rsid w:val="006C1FD9"/>
    <w:rsid w:val="006C339A"/>
    <w:rsid w:val="006C3E9E"/>
    <w:rsid w:val="006C4174"/>
    <w:rsid w:val="006C41B2"/>
    <w:rsid w:val="006C53E4"/>
    <w:rsid w:val="006C5B85"/>
    <w:rsid w:val="006C6C99"/>
    <w:rsid w:val="006C745C"/>
    <w:rsid w:val="006D0694"/>
    <w:rsid w:val="006D1DC1"/>
    <w:rsid w:val="006D2052"/>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CE6"/>
    <w:rsid w:val="007145BC"/>
    <w:rsid w:val="00714C04"/>
    <w:rsid w:val="00714DB8"/>
    <w:rsid w:val="007158B3"/>
    <w:rsid w:val="00715E35"/>
    <w:rsid w:val="007168AF"/>
    <w:rsid w:val="00716A29"/>
    <w:rsid w:val="00716E6B"/>
    <w:rsid w:val="00717C32"/>
    <w:rsid w:val="007202D6"/>
    <w:rsid w:val="00720670"/>
    <w:rsid w:val="00721C1D"/>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745"/>
    <w:rsid w:val="00734963"/>
    <w:rsid w:val="00734B95"/>
    <w:rsid w:val="00736FB7"/>
    <w:rsid w:val="0073725A"/>
    <w:rsid w:val="00737C32"/>
    <w:rsid w:val="00737EB3"/>
    <w:rsid w:val="00740160"/>
    <w:rsid w:val="00740701"/>
    <w:rsid w:val="00740FA6"/>
    <w:rsid w:val="00741611"/>
    <w:rsid w:val="007417B9"/>
    <w:rsid w:val="00742714"/>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77B9E"/>
    <w:rsid w:val="0078043A"/>
    <w:rsid w:val="0078122F"/>
    <w:rsid w:val="00782D28"/>
    <w:rsid w:val="007850E9"/>
    <w:rsid w:val="0078615E"/>
    <w:rsid w:val="007863E0"/>
    <w:rsid w:val="0078797C"/>
    <w:rsid w:val="007909BF"/>
    <w:rsid w:val="0079151D"/>
    <w:rsid w:val="00791AD7"/>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152B"/>
    <w:rsid w:val="007B2223"/>
    <w:rsid w:val="007B41AD"/>
    <w:rsid w:val="007B4804"/>
    <w:rsid w:val="007B5830"/>
    <w:rsid w:val="007B591C"/>
    <w:rsid w:val="007B5B5A"/>
    <w:rsid w:val="007B5DAD"/>
    <w:rsid w:val="007B6272"/>
    <w:rsid w:val="007B6E79"/>
    <w:rsid w:val="007B736D"/>
    <w:rsid w:val="007B78EF"/>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97"/>
    <w:rsid w:val="008545F3"/>
    <w:rsid w:val="008571B1"/>
    <w:rsid w:val="00863164"/>
    <w:rsid w:val="00864788"/>
    <w:rsid w:val="00864A03"/>
    <w:rsid w:val="00864F38"/>
    <w:rsid w:val="008651CB"/>
    <w:rsid w:val="008669AA"/>
    <w:rsid w:val="008670CB"/>
    <w:rsid w:val="008673E0"/>
    <w:rsid w:val="00872619"/>
    <w:rsid w:val="008731B4"/>
    <w:rsid w:val="00874F49"/>
    <w:rsid w:val="0087549C"/>
    <w:rsid w:val="0087624E"/>
    <w:rsid w:val="00877B00"/>
    <w:rsid w:val="00880906"/>
    <w:rsid w:val="00882237"/>
    <w:rsid w:val="008822FF"/>
    <w:rsid w:val="00882B4C"/>
    <w:rsid w:val="00883645"/>
    <w:rsid w:val="008837AF"/>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1657"/>
    <w:rsid w:val="008C2622"/>
    <w:rsid w:val="008C376A"/>
    <w:rsid w:val="008C4DBB"/>
    <w:rsid w:val="008C634D"/>
    <w:rsid w:val="008C6887"/>
    <w:rsid w:val="008C6CA5"/>
    <w:rsid w:val="008C6E0B"/>
    <w:rsid w:val="008C6F8F"/>
    <w:rsid w:val="008D34BA"/>
    <w:rsid w:val="008D532B"/>
    <w:rsid w:val="008D568E"/>
    <w:rsid w:val="008D59B9"/>
    <w:rsid w:val="008D645D"/>
    <w:rsid w:val="008D6F5E"/>
    <w:rsid w:val="008E00AF"/>
    <w:rsid w:val="008E01D4"/>
    <w:rsid w:val="008E2479"/>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798"/>
    <w:rsid w:val="009A783B"/>
    <w:rsid w:val="009B2826"/>
    <w:rsid w:val="009B3E32"/>
    <w:rsid w:val="009B47A8"/>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51FC"/>
    <w:rsid w:val="009E5397"/>
    <w:rsid w:val="009E6E85"/>
    <w:rsid w:val="009F216C"/>
    <w:rsid w:val="009F2833"/>
    <w:rsid w:val="009F4516"/>
    <w:rsid w:val="009F4DB6"/>
    <w:rsid w:val="009F502C"/>
    <w:rsid w:val="009F52BA"/>
    <w:rsid w:val="009F592B"/>
    <w:rsid w:val="009F6789"/>
    <w:rsid w:val="009F67DA"/>
    <w:rsid w:val="009F6EC7"/>
    <w:rsid w:val="009F7856"/>
    <w:rsid w:val="00A00D1B"/>
    <w:rsid w:val="00A02B75"/>
    <w:rsid w:val="00A02EF2"/>
    <w:rsid w:val="00A0337C"/>
    <w:rsid w:val="00A0434D"/>
    <w:rsid w:val="00A049E1"/>
    <w:rsid w:val="00A05E01"/>
    <w:rsid w:val="00A06668"/>
    <w:rsid w:val="00A079D6"/>
    <w:rsid w:val="00A10646"/>
    <w:rsid w:val="00A10C51"/>
    <w:rsid w:val="00A1178A"/>
    <w:rsid w:val="00A11E66"/>
    <w:rsid w:val="00A1543D"/>
    <w:rsid w:val="00A164CE"/>
    <w:rsid w:val="00A17391"/>
    <w:rsid w:val="00A2081E"/>
    <w:rsid w:val="00A220DD"/>
    <w:rsid w:val="00A227E1"/>
    <w:rsid w:val="00A247F1"/>
    <w:rsid w:val="00A27CAD"/>
    <w:rsid w:val="00A300EC"/>
    <w:rsid w:val="00A31371"/>
    <w:rsid w:val="00A32397"/>
    <w:rsid w:val="00A33ED2"/>
    <w:rsid w:val="00A34D63"/>
    <w:rsid w:val="00A36839"/>
    <w:rsid w:val="00A37013"/>
    <w:rsid w:val="00A3777D"/>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342F"/>
    <w:rsid w:val="00AB3E12"/>
    <w:rsid w:val="00AB45B0"/>
    <w:rsid w:val="00AB4D97"/>
    <w:rsid w:val="00AB5A1E"/>
    <w:rsid w:val="00AB6136"/>
    <w:rsid w:val="00AB6BA6"/>
    <w:rsid w:val="00AC0CD1"/>
    <w:rsid w:val="00AC4943"/>
    <w:rsid w:val="00AC4E4B"/>
    <w:rsid w:val="00AC545C"/>
    <w:rsid w:val="00AC56F2"/>
    <w:rsid w:val="00AC643D"/>
    <w:rsid w:val="00AC64BE"/>
    <w:rsid w:val="00AD03AA"/>
    <w:rsid w:val="00AD0580"/>
    <w:rsid w:val="00AD13B3"/>
    <w:rsid w:val="00AD2B7B"/>
    <w:rsid w:val="00AD2D2D"/>
    <w:rsid w:val="00AD4884"/>
    <w:rsid w:val="00AD4C0E"/>
    <w:rsid w:val="00AD6270"/>
    <w:rsid w:val="00AD7A8B"/>
    <w:rsid w:val="00AE0120"/>
    <w:rsid w:val="00AE1A19"/>
    <w:rsid w:val="00AE277D"/>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434A"/>
    <w:rsid w:val="00B45092"/>
    <w:rsid w:val="00B45901"/>
    <w:rsid w:val="00B45975"/>
    <w:rsid w:val="00B45C5F"/>
    <w:rsid w:val="00B50555"/>
    <w:rsid w:val="00B51014"/>
    <w:rsid w:val="00B52FB4"/>
    <w:rsid w:val="00B5336A"/>
    <w:rsid w:val="00B53ACE"/>
    <w:rsid w:val="00B54F18"/>
    <w:rsid w:val="00B55199"/>
    <w:rsid w:val="00B562D5"/>
    <w:rsid w:val="00B56620"/>
    <w:rsid w:val="00B644BA"/>
    <w:rsid w:val="00B67011"/>
    <w:rsid w:val="00B67D77"/>
    <w:rsid w:val="00B714CE"/>
    <w:rsid w:val="00B72C96"/>
    <w:rsid w:val="00B7498E"/>
    <w:rsid w:val="00B74D81"/>
    <w:rsid w:val="00B75306"/>
    <w:rsid w:val="00B76D14"/>
    <w:rsid w:val="00B77A1C"/>
    <w:rsid w:val="00B80C92"/>
    <w:rsid w:val="00B8105E"/>
    <w:rsid w:val="00B81B2B"/>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34FB"/>
    <w:rsid w:val="00BB3C12"/>
    <w:rsid w:val="00BB3D0C"/>
    <w:rsid w:val="00BB432D"/>
    <w:rsid w:val="00BB5FF4"/>
    <w:rsid w:val="00BB62FD"/>
    <w:rsid w:val="00BB7496"/>
    <w:rsid w:val="00BC0092"/>
    <w:rsid w:val="00BC0590"/>
    <w:rsid w:val="00BC0606"/>
    <w:rsid w:val="00BC180C"/>
    <w:rsid w:val="00BC3859"/>
    <w:rsid w:val="00BC4440"/>
    <w:rsid w:val="00BC4783"/>
    <w:rsid w:val="00BC48B2"/>
    <w:rsid w:val="00BC53EF"/>
    <w:rsid w:val="00BC658A"/>
    <w:rsid w:val="00BD0007"/>
    <w:rsid w:val="00BD2420"/>
    <w:rsid w:val="00BD2B9F"/>
    <w:rsid w:val="00BD3D66"/>
    <w:rsid w:val="00BD3E12"/>
    <w:rsid w:val="00BD462A"/>
    <w:rsid w:val="00BD5611"/>
    <w:rsid w:val="00BE1479"/>
    <w:rsid w:val="00BE1E5B"/>
    <w:rsid w:val="00BE2E8D"/>
    <w:rsid w:val="00BE4A2A"/>
    <w:rsid w:val="00BE4AB1"/>
    <w:rsid w:val="00BE6D9B"/>
    <w:rsid w:val="00BE7189"/>
    <w:rsid w:val="00BF09ED"/>
    <w:rsid w:val="00BF1116"/>
    <w:rsid w:val="00BF62D0"/>
    <w:rsid w:val="00BF6569"/>
    <w:rsid w:val="00C01265"/>
    <w:rsid w:val="00C01BB8"/>
    <w:rsid w:val="00C0427A"/>
    <w:rsid w:val="00C0513E"/>
    <w:rsid w:val="00C067A8"/>
    <w:rsid w:val="00C0707E"/>
    <w:rsid w:val="00C11549"/>
    <w:rsid w:val="00C121F3"/>
    <w:rsid w:val="00C128F2"/>
    <w:rsid w:val="00C130D2"/>
    <w:rsid w:val="00C134F3"/>
    <w:rsid w:val="00C13FC5"/>
    <w:rsid w:val="00C14682"/>
    <w:rsid w:val="00C15E9D"/>
    <w:rsid w:val="00C16B63"/>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498"/>
    <w:rsid w:val="00C50032"/>
    <w:rsid w:val="00C50FA4"/>
    <w:rsid w:val="00C5499E"/>
    <w:rsid w:val="00C56F97"/>
    <w:rsid w:val="00C61910"/>
    <w:rsid w:val="00C62F81"/>
    <w:rsid w:val="00C64D7F"/>
    <w:rsid w:val="00C66D76"/>
    <w:rsid w:val="00C70574"/>
    <w:rsid w:val="00C71019"/>
    <w:rsid w:val="00C724A6"/>
    <w:rsid w:val="00C72B28"/>
    <w:rsid w:val="00C73885"/>
    <w:rsid w:val="00C738B7"/>
    <w:rsid w:val="00C73D6C"/>
    <w:rsid w:val="00C760EB"/>
    <w:rsid w:val="00C84D65"/>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31FA"/>
    <w:rsid w:val="00CF3627"/>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5AA2"/>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9AA"/>
    <w:rsid w:val="00D335ED"/>
    <w:rsid w:val="00D346D6"/>
    <w:rsid w:val="00D34E47"/>
    <w:rsid w:val="00D34F26"/>
    <w:rsid w:val="00D3543D"/>
    <w:rsid w:val="00D3745D"/>
    <w:rsid w:val="00D430CB"/>
    <w:rsid w:val="00D43A31"/>
    <w:rsid w:val="00D43DA8"/>
    <w:rsid w:val="00D4463D"/>
    <w:rsid w:val="00D44917"/>
    <w:rsid w:val="00D4588D"/>
    <w:rsid w:val="00D50FDC"/>
    <w:rsid w:val="00D51188"/>
    <w:rsid w:val="00D51BD5"/>
    <w:rsid w:val="00D5379A"/>
    <w:rsid w:val="00D53FEF"/>
    <w:rsid w:val="00D54187"/>
    <w:rsid w:val="00D542AF"/>
    <w:rsid w:val="00D54788"/>
    <w:rsid w:val="00D5729C"/>
    <w:rsid w:val="00D572D0"/>
    <w:rsid w:val="00D573D4"/>
    <w:rsid w:val="00D575F9"/>
    <w:rsid w:val="00D57CCE"/>
    <w:rsid w:val="00D60851"/>
    <w:rsid w:val="00D60878"/>
    <w:rsid w:val="00D612BA"/>
    <w:rsid w:val="00D62ADE"/>
    <w:rsid w:val="00D64583"/>
    <w:rsid w:val="00D64840"/>
    <w:rsid w:val="00D6500D"/>
    <w:rsid w:val="00D653A8"/>
    <w:rsid w:val="00D65CFB"/>
    <w:rsid w:val="00D65DA8"/>
    <w:rsid w:val="00D663E0"/>
    <w:rsid w:val="00D669A4"/>
    <w:rsid w:val="00D67B9F"/>
    <w:rsid w:val="00D70E1E"/>
    <w:rsid w:val="00D720A5"/>
    <w:rsid w:val="00D73535"/>
    <w:rsid w:val="00D749F4"/>
    <w:rsid w:val="00D753C1"/>
    <w:rsid w:val="00D76563"/>
    <w:rsid w:val="00D81E53"/>
    <w:rsid w:val="00D82586"/>
    <w:rsid w:val="00D85978"/>
    <w:rsid w:val="00D87AB5"/>
    <w:rsid w:val="00D87F5A"/>
    <w:rsid w:val="00D91984"/>
    <w:rsid w:val="00D91C25"/>
    <w:rsid w:val="00D924F1"/>
    <w:rsid w:val="00D93423"/>
    <w:rsid w:val="00D9387A"/>
    <w:rsid w:val="00D94528"/>
    <w:rsid w:val="00D94677"/>
    <w:rsid w:val="00D96D26"/>
    <w:rsid w:val="00D96F1A"/>
    <w:rsid w:val="00D97A25"/>
    <w:rsid w:val="00DA02A4"/>
    <w:rsid w:val="00DA19C6"/>
    <w:rsid w:val="00DA2136"/>
    <w:rsid w:val="00DA2611"/>
    <w:rsid w:val="00DA274F"/>
    <w:rsid w:val="00DA2889"/>
    <w:rsid w:val="00DA3108"/>
    <w:rsid w:val="00DA3688"/>
    <w:rsid w:val="00DA3A3C"/>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843"/>
    <w:rsid w:val="00E22A9C"/>
    <w:rsid w:val="00E22E92"/>
    <w:rsid w:val="00E22F77"/>
    <w:rsid w:val="00E268A7"/>
    <w:rsid w:val="00E26F8B"/>
    <w:rsid w:val="00E27F5E"/>
    <w:rsid w:val="00E303B0"/>
    <w:rsid w:val="00E33967"/>
    <w:rsid w:val="00E343D8"/>
    <w:rsid w:val="00E348D5"/>
    <w:rsid w:val="00E34BE5"/>
    <w:rsid w:val="00E425DD"/>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5154"/>
    <w:rsid w:val="00E6519E"/>
    <w:rsid w:val="00E6715F"/>
    <w:rsid w:val="00E7166F"/>
    <w:rsid w:val="00E71DB6"/>
    <w:rsid w:val="00E720A8"/>
    <w:rsid w:val="00E721FC"/>
    <w:rsid w:val="00E72B35"/>
    <w:rsid w:val="00E75EEE"/>
    <w:rsid w:val="00E76F75"/>
    <w:rsid w:val="00E80BE0"/>
    <w:rsid w:val="00E8419A"/>
    <w:rsid w:val="00E87F5A"/>
    <w:rsid w:val="00E91442"/>
    <w:rsid w:val="00E91DD5"/>
    <w:rsid w:val="00E92F3D"/>
    <w:rsid w:val="00E93A29"/>
    <w:rsid w:val="00E93BA0"/>
    <w:rsid w:val="00E94276"/>
    <w:rsid w:val="00E94815"/>
    <w:rsid w:val="00E95069"/>
    <w:rsid w:val="00E95C98"/>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4946"/>
    <w:rsid w:val="00F37427"/>
    <w:rsid w:val="00F374C1"/>
    <w:rsid w:val="00F378FD"/>
    <w:rsid w:val="00F4023C"/>
    <w:rsid w:val="00F4028D"/>
    <w:rsid w:val="00F40500"/>
    <w:rsid w:val="00F41579"/>
    <w:rsid w:val="00F4272F"/>
    <w:rsid w:val="00F42897"/>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51A"/>
    <w:rsid w:val="00F82A38"/>
    <w:rsid w:val="00F82F76"/>
    <w:rsid w:val="00F84952"/>
    <w:rsid w:val="00F85C12"/>
    <w:rsid w:val="00F8649B"/>
    <w:rsid w:val="00F87A75"/>
    <w:rsid w:val="00F900F8"/>
    <w:rsid w:val="00F91921"/>
    <w:rsid w:val="00F94791"/>
    <w:rsid w:val="00F94E33"/>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786"/>
    <w:rsid w:val="00FB578F"/>
    <w:rsid w:val="00FB64D6"/>
    <w:rsid w:val="00FB73A0"/>
    <w:rsid w:val="00FB766E"/>
    <w:rsid w:val="00FB7A91"/>
    <w:rsid w:val="00FC07C4"/>
    <w:rsid w:val="00FC097F"/>
    <w:rsid w:val="00FC22BC"/>
    <w:rsid w:val="00FC37E4"/>
    <w:rsid w:val="00FC3C1F"/>
    <w:rsid w:val="00FC3DB0"/>
    <w:rsid w:val="00FC4BA3"/>
    <w:rsid w:val="00FC4E52"/>
    <w:rsid w:val="00FC4F3C"/>
    <w:rsid w:val="00FC55CD"/>
    <w:rsid w:val="00FC5885"/>
    <w:rsid w:val="00FD054B"/>
    <w:rsid w:val="00FD44C0"/>
    <w:rsid w:val="00FD6B3C"/>
    <w:rsid w:val="00FD71A8"/>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26" Type="http://schemas.openxmlformats.org/officeDocument/2006/relationships/hyperlink" Target="ftp://ftp.cd" TargetMode="External"/><Relationship Id="rId39" Type="http://schemas.openxmlformats.org/officeDocument/2006/relationships/hyperlink" Target="http://developer.android.com/reference/android/net/wifi/WifiManager.html" TargetMode="External"/><Relationship Id="rId21" Type="http://schemas.openxmlformats.org/officeDocument/2006/relationships/hyperlink" Target="ftp://ftp.open" TargetMode="External"/><Relationship Id="rId34" Type="http://schemas.openxmlformats.org/officeDocument/2006/relationships/hyperlink" Target="http://developer.android.com/reference/android/os/PowerManager.html" TargetMode="External"/><Relationship Id="rId42" Type="http://schemas.openxmlformats.org/officeDocument/2006/relationships/image" Target="media/image4.jpeg"/><Relationship Id="rId47" Type="http://schemas.openxmlformats.org/officeDocument/2006/relationships/hyperlink" Target="http://www.sqlite.org/mostdeployed.html" TargetMode="External"/><Relationship Id="rId50" Type="http://schemas.openxmlformats.org/officeDocument/2006/relationships/hyperlink" Target="http://www.w3schools.com/sql/default.asp" TargetMode="External"/><Relationship Id="rId55" Type="http://schemas.openxmlformats.org/officeDocument/2006/relationships/image" Target="media/image8.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7.png"/><Relationship Id="rId76" Type="http://schemas.openxmlformats.org/officeDocument/2006/relationships/hyperlink" Target="http://laughton.com/basic/versions/index.html" TargetMode="External"/><Relationship Id="rId84" Type="http://schemas.openxmlformats.org/officeDocument/2006/relationships/image" Target="media/image26.png"/><Relationship Id="rId89"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developer.android.com/sdk/index.html"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m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get" TargetMode="External"/><Relationship Id="rId32" Type="http://schemas.openxmlformats.org/officeDocument/2006/relationships/hyperlink" Target="file:///C:\sdcard\"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zeroconf.htm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image" Target="media/image18.png"/><Relationship Id="rId79" Type="http://schemas.openxmlformats.org/officeDocument/2006/relationships/image" Target="media/image22.png"/><Relationship Id="rId87"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developer.android.com/reference/android/hardware/SensorEvent.html" TargetMode="External"/><Relationship Id="rId82" Type="http://schemas.openxmlformats.org/officeDocument/2006/relationships/image" Target="media/image25.png"/><Relationship Id="rId90" Type="http://schemas.openxmlformats.org/officeDocument/2006/relationships/image" Target="media/image32.png"/><Relationship Id="rId95" Type="http://schemas.microsoft.com/office/2011/relationships/people" Target="people.xml"/><Relationship Id="rId19" Type="http://schemas.openxmlformats.org/officeDocument/2006/relationships/hyperlink" Target="http://automation.whatismyip.com/n09230945.asp" TargetMode="External"/><Relationship Id="rId14" Type="http://schemas.openxmlformats.org/officeDocument/2006/relationships/hyperlink" Target="http://rfobasic.freeforums.org" TargetMode="External"/><Relationship Id="rId22" Type="http://schemas.openxmlformats.org/officeDocument/2006/relationships/hyperlink" Target="ftp://ftp.laughton.com" TargetMode="External"/><Relationship Id="rId27" Type="http://schemas.openxmlformats.org/officeDocument/2006/relationships/hyperlink" Target="ftp://ftp.rename" TargetMode="External"/><Relationship Id="rId30" Type="http://schemas.openxmlformats.org/officeDocument/2006/relationships/hyperlink" Target="ftp://ftp.mk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selfcontained.html" TargetMode="External"/><Relationship Id="rId48" Type="http://schemas.openxmlformats.org/officeDocument/2006/relationships/hyperlink" Target="http://www.sqlite.org/" TargetMode="External"/><Relationship Id="rId56" Type="http://schemas.openxmlformats.org/officeDocument/2006/relationships/image" Target="media/image9.png"/><Relationship Id="rId64" Type="http://schemas.openxmlformats.org/officeDocument/2006/relationships/footer" Target="footer1.xml"/><Relationship Id="rId69" Type="http://schemas.openxmlformats.org/officeDocument/2006/relationships/hyperlink" Target="http://rfobasic.freeforums.org/rfo-basic-app-builder-f20.html" TargetMode="External"/><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http://www.sqlite.org/lang_expr.html" TargetMode="External"/><Relationship Id="rId72" Type="http://schemas.openxmlformats.org/officeDocument/2006/relationships/hyperlink" Target="http://rfobasic.freeforums.org" TargetMode="External"/><Relationship Id="rId80" Type="http://schemas.openxmlformats.org/officeDocument/2006/relationships/image" Target="media/image23.png"/><Relationship Id="rId85" Type="http://schemas.openxmlformats.org/officeDocument/2006/relationships/image" Target="media/image27.png"/><Relationship Id="rId93"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dir" TargetMode="External"/><Relationship Id="rId33" Type="http://schemas.openxmlformats.org/officeDocument/2006/relationships/hyperlink" Target="http://developer.android.com/reference/java/util/regex/Pattern.html" TargetMode="External"/><Relationship Id="rId38" Type="http://schemas.openxmlformats.org/officeDocument/2006/relationships/hyperlink" Target="http://developer.android.com/reference/android/net/wifi/WifiManager.html" TargetMode="External"/><Relationship Id="rId46" Type="http://schemas.openxmlformats.org/officeDocument/2006/relationships/hyperlink" Target="http://www.sqlite.org/transactional.html" TargetMode="External"/><Relationship Id="rId59" Type="http://schemas.openxmlformats.org/officeDocument/2006/relationships/image" Target="media/image12.png"/><Relationship Id="rId67" Type="http://schemas.openxmlformats.org/officeDocument/2006/relationships/image" Target="media/image16.png"/><Relationship Id="rId20" Type="http://schemas.openxmlformats.org/officeDocument/2006/relationships/hyperlink" Target="http://automation.whatismyip.com/n09230945.asp"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laughton.com/basic/license.html" TargetMode="External"/><Relationship Id="rId75" Type="http://schemas.openxmlformats.org/officeDocument/2006/relationships/image" Target="media/image19.png"/><Relationship Id="rId83" Type="http://schemas.openxmlformats.org/officeDocument/2006/relationships/hyperlink" Target="http://developer.android.com/tools/publishing/app-signing.html" TargetMode="External"/><Relationship Id="rId88" Type="http://schemas.openxmlformats.org/officeDocument/2006/relationships/image" Target="media/image30.jpeg"/><Relationship Id="rId91" Type="http://schemas.openxmlformats.org/officeDocument/2006/relationships/image" Target="media/image3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put" TargetMode="External"/><Relationship Id="rId28" Type="http://schemas.openxmlformats.org/officeDocument/2006/relationships/hyperlink" Target="ftp://ftp.delet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10.png"/><Relationship Id="rId10" Type="http://schemas.openxmlformats.org/officeDocument/2006/relationships/hyperlink" Target="http://rfobasic.freeforums.org/shared-basic-programs-f6.html" TargetMode="External"/><Relationship Id="rId31" Type="http://schemas.openxmlformats.org/officeDocument/2006/relationships/hyperlink" Target="http://farwestab.wordpress.com/2011/02/05/some-tips-on-android-and-bluetooth/" TargetMode="External"/><Relationship Id="rId44" Type="http://schemas.openxmlformats.org/officeDocument/2006/relationships/hyperlink" Target="http://www.sqlite.org/serverless.html" TargetMode="Externa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image" Target="media/image14.png"/><Relationship Id="rId73" Type="http://schemas.openxmlformats.org/officeDocument/2006/relationships/hyperlink" Target="https://github.com/RFO-BASIC/Basic"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03D25-7C19-435B-ACF4-137AF6230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54832</TotalTime>
  <Pages>1</Pages>
  <Words>63978</Words>
  <Characters>364677</Characters>
  <Application>Microsoft Office Word</Application>
  <DocSecurity>0</DocSecurity>
  <Lines>3038</Lines>
  <Paragraphs>855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427800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Laughton</dc:creator>
  <cp:lastModifiedBy>Sammartano, Marc (BIC USA)</cp:lastModifiedBy>
  <cp:revision>285</cp:revision>
  <cp:lastPrinted>2014-07-21T04:08:00Z</cp:lastPrinted>
  <dcterms:created xsi:type="dcterms:W3CDTF">2012-08-24T05:42:00Z</dcterms:created>
  <dcterms:modified xsi:type="dcterms:W3CDTF">2014-07-21T04:09:00Z</dcterms:modified>
</cp:coreProperties>
</file>